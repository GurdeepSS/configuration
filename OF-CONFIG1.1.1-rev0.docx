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4BDD2E59" w:rsidR="001A4B1B" w:rsidRDefault="00371954"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del w:id="0" w:author="Deepak Bansal (AZURE)" w:date="2012-06-27T13:44:00Z">
                      <w:r w:rsidDel="00371954">
                        <w:rPr>
                          <w:rStyle w:val="TitleChar"/>
                        </w:rPr>
                        <w:delText>OF-CONFIG 1.1</w:delText>
                      </w:r>
                    </w:del>
                    <w:ins w:id="1" w:author="Deepak Bansal (AZURE)" w:date="2012-06-27T13:44:00Z">
                      <w:r>
                        <w:rPr>
                          <w:rStyle w:val="TitleChar"/>
                        </w:rPr>
                        <w:t>OF-CONFIG 1.1.1</w:t>
                      </w:r>
                    </w:ins>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77777777" w:rsidR="001A4B1B" w:rsidRDefault="00E64B71"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40988A72" w:rsidR="001A4B1B" w:rsidRPr="000D08C8" w:rsidRDefault="00811ADE" w:rsidP="002201B4">
                <w:pPr>
                  <w:rPr>
                    <w:sz w:val="28"/>
                    <w:szCs w:val="28"/>
                  </w:rPr>
                </w:pPr>
                <w:r w:rsidRPr="000D08C8">
                  <w:rPr>
                    <w:sz w:val="28"/>
                    <w:szCs w:val="28"/>
                  </w:rPr>
                  <w:t>Document V</w:t>
                </w:r>
                <w:r w:rsidR="000D08C8" w:rsidRPr="000D08C8">
                  <w:rPr>
                    <w:sz w:val="28"/>
                    <w:szCs w:val="28"/>
                  </w:rPr>
                  <w:t xml:space="preserve">ersion </w:t>
                </w:r>
                <w:r w:rsidR="003234D5">
                  <w:rPr>
                    <w:sz w:val="28"/>
                    <w:szCs w:val="28"/>
                  </w:rPr>
                  <w:t>.</w:t>
                </w:r>
                <w:ins w:id="2" w:author="Deepak Bansal (AZURE)" w:date="2012-06-27T13:44:00Z">
                  <w:r w:rsidR="00371954">
                    <w:rPr>
                      <w:sz w:val="28"/>
                      <w:szCs w:val="28"/>
                    </w:rPr>
                    <w:t>1</w:t>
                  </w:r>
                </w:ins>
                <w:del w:id="3" w:author="Deepak Bansal (AZURE)" w:date="2012-06-27T13:44:00Z">
                  <w:r w:rsidR="009745D8" w:rsidDel="00371954">
                    <w:rPr>
                      <w:sz w:val="28"/>
                      <w:szCs w:val="28"/>
                    </w:rPr>
                    <w:delText>15</w:delText>
                  </w:r>
                </w:del>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7777777" w:rsidR="000E7F98" w:rsidRDefault="000E7F98">
          <w:r>
            <w:t>Contact: [email address</w:t>
          </w:r>
          <w:r w:rsidR="000D08C8">
            <w:t>es</w:t>
          </w:r>
          <w:r>
            <w:t xml:space="preserve"> of people to contact]</w:t>
          </w:r>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99EF3DF" w14:textId="46379BA8" w:rsidR="00CD1D1D" w:rsidDel="00371954" w:rsidRDefault="00CD1D1D" w:rsidP="00CD1D1D">
          <w:pPr>
            <w:autoSpaceDE w:val="0"/>
            <w:autoSpaceDN w:val="0"/>
            <w:adjustRightInd w:val="0"/>
            <w:spacing w:before="0" w:after="0"/>
            <w:rPr>
              <w:del w:id="4" w:author="Deepak Bansal (AZURE)" w:date="2012-06-27T13:44:00Z"/>
              <w:rFonts w:ascii="CMR12" w:hAnsi="CMR12" w:cs="CMR12"/>
              <w:sz w:val="24"/>
              <w:szCs w:val="24"/>
            </w:rPr>
          </w:pPr>
          <w:del w:id="5" w:author="Deepak Bansal (AZURE)" w:date="2012-06-27T13:44:00Z">
            <w:r w:rsidDel="00371954">
              <w:rPr>
                <w:rFonts w:ascii="CMR12" w:hAnsi="CMR12" w:cs="CMR12"/>
                <w:sz w:val="24"/>
                <w:szCs w:val="24"/>
              </w:rPr>
              <w:delText>THIS SPECIFICATION HAS BEEN APPROVED BY THE BOARD OF DIRECTORS</w:delText>
            </w:r>
          </w:del>
        </w:p>
        <w:p w14:paraId="51FE893A" w14:textId="7053652F" w:rsidR="00CD1D1D" w:rsidDel="00371954" w:rsidRDefault="00CD1D1D" w:rsidP="00CD1D1D">
          <w:pPr>
            <w:autoSpaceDE w:val="0"/>
            <w:autoSpaceDN w:val="0"/>
            <w:adjustRightInd w:val="0"/>
            <w:spacing w:before="0" w:after="0"/>
            <w:rPr>
              <w:del w:id="6" w:author="Deepak Bansal (AZURE)" w:date="2012-06-27T13:44:00Z"/>
              <w:rFonts w:ascii="CMR12" w:hAnsi="CMR12" w:cs="CMR12"/>
              <w:sz w:val="24"/>
              <w:szCs w:val="24"/>
            </w:rPr>
          </w:pPr>
          <w:del w:id="7" w:author="Deepak Bansal (AZURE)" w:date="2012-06-27T13:44:00Z">
            <w:r w:rsidDel="00371954">
              <w:rPr>
                <w:rFonts w:ascii="CMR12" w:hAnsi="CMR12" w:cs="CMR12"/>
                <w:sz w:val="24"/>
                <w:szCs w:val="24"/>
              </w:rPr>
              <w:delText>OF THE OPEN NETWORKING FOUNDATION (”ONF”) BUT WILL NOT</w:delText>
            </w:r>
          </w:del>
        </w:p>
        <w:p w14:paraId="2CE36065" w14:textId="048EF546" w:rsidR="00CD1D1D" w:rsidDel="00371954" w:rsidRDefault="00CD1D1D" w:rsidP="00CD1D1D">
          <w:pPr>
            <w:autoSpaceDE w:val="0"/>
            <w:autoSpaceDN w:val="0"/>
            <w:adjustRightInd w:val="0"/>
            <w:spacing w:before="0" w:after="0"/>
            <w:rPr>
              <w:del w:id="8" w:author="Deepak Bansal (AZURE)" w:date="2012-06-27T13:44:00Z"/>
              <w:rFonts w:ascii="CMR12" w:hAnsi="CMR12" w:cs="CMR12"/>
              <w:sz w:val="24"/>
              <w:szCs w:val="24"/>
            </w:rPr>
          </w:pPr>
          <w:del w:id="9" w:author="Deepak Bansal (AZURE)" w:date="2012-06-27T13:44:00Z">
            <w:r w:rsidDel="00371954">
              <w:rPr>
                <w:rFonts w:ascii="CMR12" w:hAnsi="CMR12" w:cs="CMR12"/>
                <w:sz w:val="24"/>
                <w:szCs w:val="24"/>
              </w:rPr>
              <w:delText>BE A FINAL SPECIFICATION UNTIL RATIFIED BY THE MEMBERS PER ONF’S</w:delText>
            </w:r>
          </w:del>
        </w:p>
        <w:p w14:paraId="29F5D2DE" w14:textId="09F76259" w:rsidR="00CD1D1D" w:rsidDel="00371954" w:rsidRDefault="00CD1D1D" w:rsidP="00CD1D1D">
          <w:pPr>
            <w:autoSpaceDE w:val="0"/>
            <w:autoSpaceDN w:val="0"/>
            <w:adjustRightInd w:val="0"/>
            <w:spacing w:before="0" w:after="0"/>
            <w:rPr>
              <w:del w:id="10" w:author="Deepak Bansal (AZURE)" w:date="2012-06-27T13:44:00Z"/>
              <w:rFonts w:ascii="CMR12" w:hAnsi="CMR12" w:cs="CMR12"/>
              <w:sz w:val="24"/>
              <w:szCs w:val="24"/>
            </w:rPr>
          </w:pPr>
          <w:del w:id="11" w:author="Deepak Bansal (AZURE)" w:date="2012-06-27T13:44:00Z">
            <w:r w:rsidDel="00371954">
              <w:rPr>
                <w:rFonts w:ascii="CMR12" w:hAnsi="CMR12" w:cs="CMR12"/>
                <w:sz w:val="24"/>
                <w:szCs w:val="24"/>
              </w:rPr>
              <w:delText>POLICIES AND PROCEDURES. THE CONTENTS OF THIS SPECIFICATION MAY</w:delText>
            </w:r>
          </w:del>
        </w:p>
        <w:p w14:paraId="56A74FC3" w14:textId="63178A31" w:rsidR="00CD1D1D" w:rsidDel="00371954" w:rsidRDefault="00CD1D1D" w:rsidP="00CD1D1D">
          <w:pPr>
            <w:autoSpaceDE w:val="0"/>
            <w:autoSpaceDN w:val="0"/>
            <w:adjustRightInd w:val="0"/>
            <w:spacing w:before="0" w:after="0"/>
            <w:rPr>
              <w:del w:id="12" w:author="Deepak Bansal (AZURE)" w:date="2012-06-27T13:44:00Z"/>
              <w:rFonts w:ascii="CMR12" w:hAnsi="CMR12" w:cs="CMR12"/>
              <w:sz w:val="24"/>
              <w:szCs w:val="24"/>
            </w:rPr>
          </w:pPr>
          <w:del w:id="13" w:author="Deepak Bansal (AZURE)" w:date="2012-06-27T13:44:00Z">
            <w:r w:rsidDel="00371954">
              <w:rPr>
                <w:rFonts w:ascii="CMR12" w:hAnsi="CMR12" w:cs="CMR12"/>
                <w:sz w:val="24"/>
                <w:szCs w:val="24"/>
              </w:rPr>
              <w:delText>BE CHANGED PRIOR TO PUBLICATION AND SUCH CHANGES MAY INCLUDE</w:delText>
            </w:r>
          </w:del>
        </w:p>
        <w:p w14:paraId="6BABBFC2" w14:textId="18156A1C" w:rsidR="00CD1D1D" w:rsidDel="00371954" w:rsidRDefault="00CD1D1D" w:rsidP="00CD1D1D">
          <w:pPr>
            <w:autoSpaceDE w:val="0"/>
            <w:autoSpaceDN w:val="0"/>
            <w:adjustRightInd w:val="0"/>
            <w:spacing w:before="0" w:after="0"/>
            <w:rPr>
              <w:del w:id="14" w:author="Deepak Bansal (AZURE)" w:date="2012-06-27T13:44:00Z"/>
              <w:rFonts w:ascii="CMR12" w:hAnsi="CMR12" w:cs="CMR12"/>
              <w:sz w:val="24"/>
              <w:szCs w:val="24"/>
            </w:rPr>
          </w:pPr>
          <w:del w:id="15" w:author="Deepak Bansal (AZURE)" w:date="2012-06-27T13:44:00Z">
            <w:r w:rsidDel="00371954">
              <w:rPr>
                <w:rFonts w:ascii="CMR12" w:hAnsi="CMR12" w:cs="CMR12"/>
                <w:sz w:val="24"/>
                <w:szCs w:val="24"/>
              </w:rPr>
              <w:delText>THE ADDITION OR DELETION OF NECESSARY CLAIMS OF PATENT AND OTHER</w:delText>
            </w:r>
          </w:del>
        </w:p>
        <w:p w14:paraId="27815980" w14:textId="6A4AAD00" w:rsidR="00CD1D1D" w:rsidRPr="00CD1D1D" w:rsidDel="00371954" w:rsidRDefault="00CD1D1D" w:rsidP="00CD1D1D">
          <w:pPr>
            <w:autoSpaceDE w:val="0"/>
            <w:autoSpaceDN w:val="0"/>
            <w:adjustRightInd w:val="0"/>
            <w:spacing w:before="0" w:after="0"/>
            <w:rPr>
              <w:del w:id="16" w:author="Deepak Bansal (AZURE)" w:date="2012-06-27T13:44:00Z"/>
              <w:rFonts w:ascii="CMR12" w:hAnsi="CMR12" w:cs="CMR12"/>
              <w:sz w:val="24"/>
              <w:szCs w:val="24"/>
            </w:rPr>
          </w:pPr>
          <w:del w:id="17" w:author="Deepak Bansal (AZURE)" w:date="2012-06-27T13:44:00Z">
            <w:r w:rsidDel="00371954">
              <w:rPr>
                <w:rFonts w:ascii="CMR12" w:hAnsi="CMR12" w:cs="CMR12"/>
                <w:sz w:val="24"/>
                <w:szCs w:val="24"/>
              </w:rPr>
              <w:delText>INTELLECTUAL PROPERTY RIGHTS. THEREFORE, ONF PROVIDES THIS SPECIFICATION TO YOU ON AN ”AS IS” BASIS, AND WITHOUT WARRANTY OF ANY KIND.</w:delText>
            </w:r>
          </w:del>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0"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3A0B13">
          <w:pPr>
            <w:pStyle w:val="TOCHeading"/>
          </w:pPr>
          <w:r>
            <w:t>Contents</w:t>
          </w:r>
        </w:p>
        <w:p w14:paraId="00241926" w14:textId="77777777" w:rsidR="00B40C61" w:rsidRDefault="00554195">
          <w:pPr>
            <w:pStyle w:val="TOC1"/>
            <w:tabs>
              <w:tab w:val="left" w:pos="440"/>
              <w:tab w:val="right" w:leader="dot" w:pos="9350"/>
            </w:tabs>
            <w:rPr>
              <w:rFonts w:eastAsiaTheme="minorEastAsia"/>
              <w:noProof/>
            </w:rPr>
          </w:pPr>
          <w:r>
            <w:fldChar w:fldCharType="begin"/>
          </w:r>
          <w:r w:rsidR="00FF734B">
            <w:instrText xml:space="preserve"> TOC \o "1-3" \h \z \u </w:instrText>
          </w:r>
          <w:r>
            <w:fldChar w:fldCharType="separate"/>
          </w:r>
          <w:hyperlink w:anchor="_Toc320556651" w:history="1">
            <w:r w:rsidR="00B40C61" w:rsidRPr="003A0B81">
              <w:rPr>
                <w:rStyle w:val="Hyperlink"/>
                <w:noProof/>
              </w:rPr>
              <w:t>1</w:t>
            </w:r>
            <w:r w:rsidR="00B40C61">
              <w:rPr>
                <w:rFonts w:eastAsiaTheme="minorEastAsia"/>
                <w:noProof/>
              </w:rPr>
              <w:tab/>
            </w:r>
            <w:r w:rsidR="00B40C61" w:rsidRPr="003A0B81">
              <w:rPr>
                <w:rStyle w:val="Hyperlink"/>
                <w:noProof/>
              </w:rPr>
              <w:t>Introduction</w:t>
            </w:r>
            <w:r w:rsidR="00B40C61">
              <w:rPr>
                <w:noProof/>
                <w:webHidden/>
              </w:rPr>
              <w:tab/>
            </w:r>
            <w:r w:rsidR="00B40C61">
              <w:rPr>
                <w:noProof/>
                <w:webHidden/>
              </w:rPr>
              <w:fldChar w:fldCharType="begin"/>
            </w:r>
            <w:r w:rsidR="00B40C61">
              <w:rPr>
                <w:noProof/>
                <w:webHidden/>
              </w:rPr>
              <w:instrText xml:space="preserve"> PAGEREF _Toc320556651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03E58453" w14:textId="77777777" w:rsidR="00B40C61" w:rsidRDefault="00D05265">
          <w:pPr>
            <w:pStyle w:val="TOC1"/>
            <w:tabs>
              <w:tab w:val="left" w:pos="440"/>
              <w:tab w:val="right" w:leader="dot" w:pos="9350"/>
            </w:tabs>
            <w:rPr>
              <w:rFonts w:eastAsiaTheme="minorEastAsia"/>
              <w:noProof/>
            </w:rPr>
          </w:pPr>
          <w:hyperlink w:anchor="_Toc320556652" w:history="1">
            <w:r w:rsidR="00B40C61" w:rsidRPr="003A0B81">
              <w:rPr>
                <w:rStyle w:val="Hyperlink"/>
                <w:noProof/>
              </w:rPr>
              <w:t>2</w:t>
            </w:r>
            <w:r w:rsidR="00B40C61">
              <w:rPr>
                <w:rFonts w:eastAsiaTheme="minorEastAsia"/>
                <w:noProof/>
              </w:rPr>
              <w:tab/>
            </w:r>
            <w:r w:rsidR="00B40C61" w:rsidRPr="003A0B81">
              <w:rPr>
                <w:rStyle w:val="Hyperlink"/>
                <w:noProof/>
              </w:rPr>
              <w:t>Motivation</w:t>
            </w:r>
            <w:r w:rsidR="00B40C61">
              <w:rPr>
                <w:noProof/>
                <w:webHidden/>
              </w:rPr>
              <w:tab/>
            </w:r>
            <w:r w:rsidR="00B40C61">
              <w:rPr>
                <w:noProof/>
                <w:webHidden/>
              </w:rPr>
              <w:fldChar w:fldCharType="begin"/>
            </w:r>
            <w:r w:rsidR="00B40C61">
              <w:rPr>
                <w:noProof/>
                <w:webHidden/>
              </w:rPr>
              <w:instrText xml:space="preserve"> PAGEREF _Toc320556652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17121C81" w14:textId="77777777" w:rsidR="00B40C61" w:rsidRDefault="00D05265">
          <w:pPr>
            <w:pStyle w:val="TOC1"/>
            <w:tabs>
              <w:tab w:val="left" w:pos="440"/>
              <w:tab w:val="right" w:leader="dot" w:pos="9350"/>
            </w:tabs>
            <w:rPr>
              <w:rFonts w:eastAsiaTheme="minorEastAsia"/>
              <w:noProof/>
            </w:rPr>
          </w:pPr>
          <w:hyperlink w:anchor="_Toc320556653" w:history="1">
            <w:r w:rsidR="00B40C61" w:rsidRPr="003A0B81">
              <w:rPr>
                <w:rStyle w:val="Hyperlink"/>
                <w:noProof/>
              </w:rPr>
              <w:t>3</w:t>
            </w:r>
            <w:r w:rsidR="00B40C61">
              <w:rPr>
                <w:rFonts w:eastAsiaTheme="minorEastAsia"/>
                <w:noProof/>
              </w:rPr>
              <w:tab/>
            </w:r>
            <w:r w:rsidR="00B40C61" w:rsidRPr="003A0B81">
              <w:rPr>
                <w:rStyle w:val="Hyperlink"/>
                <w:noProof/>
              </w:rPr>
              <w:t>Scope</w:t>
            </w:r>
            <w:r w:rsidR="00B40C61">
              <w:rPr>
                <w:noProof/>
                <w:webHidden/>
              </w:rPr>
              <w:tab/>
            </w:r>
            <w:r w:rsidR="00B40C61">
              <w:rPr>
                <w:noProof/>
                <w:webHidden/>
              </w:rPr>
              <w:fldChar w:fldCharType="begin"/>
            </w:r>
            <w:r w:rsidR="00B40C61">
              <w:rPr>
                <w:noProof/>
                <w:webHidden/>
              </w:rPr>
              <w:instrText xml:space="preserve"> PAGEREF _Toc320556653 \h </w:instrText>
            </w:r>
            <w:r w:rsidR="00B40C61">
              <w:rPr>
                <w:noProof/>
                <w:webHidden/>
              </w:rPr>
            </w:r>
            <w:r w:rsidR="00B40C61">
              <w:rPr>
                <w:noProof/>
                <w:webHidden/>
              </w:rPr>
              <w:fldChar w:fldCharType="separate"/>
            </w:r>
            <w:r w:rsidR="00B40C61">
              <w:rPr>
                <w:noProof/>
                <w:webHidden/>
              </w:rPr>
              <w:t>8</w:t>
            </w:r>
            <w:r w:rsidR="00B40C61">
              <w:rPr>
                <w:noProof/>
                <w:webHidden/>
              </w:rPr>
              <w:fldChar w:fldCharType="end"/>
            </w:r>
          </w:hyperlink>
        </w:p>
        <w:p w14:paraId="2CDC3321" w14:textId="77777777" w:rsidR="00B40C61" w:rsidRDefault="00D05265">
          <w:pPr>
            <w:pStyle w:val="TOC1"/>
            <w:tabs>
              <w:tab w:val="left" w:pos="440"/>
              <w:tab w:val="right" w:leader="dot" w:pos="9350"/>
            </w:tabs>
            <w:rPr>
              <w:rFonts w:eastAsiaTheme="minorEastAsia"/>
              <w:noProof/>
            </w:rPr>
          </w:pPr>
          <w:hyperlink w:anchor="_Toc320556654" w:history="1">
            <w:r w:rsidR="00B40C61" w:rsidRPr="003A0B81">
              <w:rPr>
                <w:rStyle w:val="Hyperlink"/>
                <w:noProof/>
              </w:rPr>
              <w:t>4</w:t>
            </w:r>
            <w:r w:rsidR="00B40C61">
              <w:rPr>
                <w:rFonts w:eastAsiaTheme="minorEastAsia"/>
                <w:noProof/>
              </w:rPr>
              <w:tab/>
            </w:r>
            <w:r w:rsidR="00B40C61" w:rsidRPr="003A0B81">
              <w:rPr>
                <w:rStyle w:val="Hyperlink"/>
                <w:noProof/>
              </w:rPr>
              <w:t>Normative Language</w:t>
            </w:r>
            <w:r w:rsidR="00B40C61">
              <w:rPr>
                <w:noProof/>
                <w:webHidden/>
              </w:rPr>
              <w:tab/>
            </w:r>
            <w:r w:rsidR="00B40C61">
              <w:rPr>
                <w:noProof/>
                <w:webHidden/>
              </w:rPr>
              <w:fldChar w:fldCharType="begin"/>
            </w:r>
            <w:r w:rsidR="00B40C61">
              <w:rPr>
                <w:noProof/>
                <w:webHidden/>
              </w:rPr>
              <w:instrText xml:space="preserve"> PAGEREF _Toc320556654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6A2375E" w14:textId="77777777" w:rsidR="00B40C61" w:rsidRDefault="00D05265">
          <w:pPr>
            <w:pStyle w:val="TOC1"/>
            <w:tabs>
              <w:tab w:val="left" w:pos="440"/>
              <w:tab w:val="right" w:leader="dot" w:pos="9350"/>
            </w:tabs>
            <w:rPr>
              <w:rFonts w:eastAsiaTheme="minorEastAsia"/>
              <w:noProof/>
            </w:rPr>
          </w:pPr>
          <w:hyperlink w:anchor="_Toc320556655" w:history="1">
            <w:r w:rsidR="00B40C61" w:rsidRPr="003A0B81">
              <w:rPr>
                <w:rStyle w:val="Hyperlink"/>
                <w:noProof/>
              </w:rPr>
              <w:t>5</w:t>
            </w:r>
            <w:r w:rsidR="00B40C61">
              <w:rPr>
                <w:rFonts w:eastAsiaTheme="minorEastAsia"/>
                <w:noProof/>
              </w:rPr>
              <w:tab/>
            </w:r>
            <w:r w:rsidR="00B40C61" w:rsidRPr="003A0B81">
              <w:rPr>
                <w:rStyle w:val="Hyperlink"/>
                <w:noProof/>
              </w:rPr>
              <w:t>Terms</w:t>
            </w:r>
            <w:r w:rsidR="00B40C61">
              <w:rPr>
                <w:noProof/>
                <w:webHidden/>
              </w:rPr>
              <w:tab/>
            </w:r>
            <w:r w:rsidR="00B40C61">
              <w:rPr>
                <w:noProof/>
                <w:webHidden/>
              </w:rPr>
              <w:fldChar w:fldCharType="begin"/>
            </w:r>
            <w:r w:rsidR="00B40C61">
              <w:rPr>
                <w:noProof/>
                <w:webHidden/>
              </w:rPr>
              <w:instrText xml:space="preserve"> PAGEREF _Toc320556655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6832E015" w14:textId="77777777" w:rsidR="00B40C61" w:rsidRDefault="00D05265">
          <w:pPr>
            <w:pStyle w:val="TOC2"/>
            <w:tabs>
              <w:tab w:val="left" w:pos="880"/>
              <w:tab w:val="right" w:leader="dot" w:pos="9350"/>
            </w:tabs>
            <w:rPr>
              <w:rFonts w:eastAsiaTheme="minorEastAsia"/>
              <w:noProof/>
            </w:rPr>
          </w:pPr>
          <w:hyperlink w:anchor="_Toc320556656" w:history="1">
            <w:r w:rsidR="00B40C61" w:rsidRPr="003A0B81">
              <w:rPr>
                <w:rStyle w:val="Hyperlink"/>
                <w:noProof/>
              </w:rPr>
              <w:t>5.1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_Toc320556656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02CB8067" w14:textId="77777777" w:rsidR="00B40C61" w:rsidRDefault="00D05265">
          <w:pPr>
            <w:pStyle w:val="TOC2"/>
            <w:tabs>
              <w:tab w:val="left" w:pos="880"/>
              <w:tab w:val="right" w:leader="dot" w:pos="9350"/>
            </w:tabs>
            <w:rPr>
              <w:rFonts w:eastAsiaTheme="minorEastAsia"/>
              <w:noProof/>
            </w:rPr>
          </w:pPr>
          <w:hyperlink w:anchor="_Toc320556657" w:history="1">
            <w:r w:rsidR="00B40C61" w:rsidRPr="003A0B81">
              <w:rPr>
                <w:rStyle w:val="Hyperlink"/>
                <w:noProof/>
              </w:rPr>
              <w:t>5.2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_Toc320556657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5409A777" w14:textId="77777777" w:rsidR="00B40C61" w:rsidRDefault="00D05265">
          <w:pPr>
            <w:pStyle w:val="TOC2"/>
            <w:tabs>
              <w:tab w:val="left" w:pos="880"/>
              <w:tab w:val="right" w:leader="dot" w:pos="9350"/>
            </w:tabs>
            <w:rPr>
              <w:rFonts w:eastAsiaTheme="minorEastAsia"/>
              <w:noProof/>
            </w:rPr>
          </w:pPr>
          <w:hyperlink w:anchor="_Toc320556658" w:history="1">
            <w:r w:rsidR="00B40C61" w:rsidRPr="003A0B81">
              <w:rPr>
                <w:rStyle w:val="Hyperlink"/>
                <w:noProof/>
              </w:rPr>
              <w:t>5.3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_Toc320556658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16A54FB" w14:textId="77777777" w:rsidR="00B40C61" w:rsidRDefault="00D05265">
          <w:pPr>
            <w:pStyle w:val="TOC2"/>
            <w:tabs>
              <w:tab w:val="left" w:pos="880"/>
              <w:tab w:val="right" w:leader="dot" w:pos="9350"/>
            </w:tabs>
            <w:rPr>
              <w:rFonts w:eastAsiaTheme="minorEastAsia"/>
              <w:noProof/>
            </w:rPr>
          </w:pPr>
          <w:hyperlink w:anchor="_Toc320556659" w:history="1">
            <w:r w:rsidR="00B40C61" w:rsidRPr="003A0B81">
              <w:rPr>
                <w:rStyle w:val="Hyperlink"/>
                <w:noProof/>
              </w:rPr>
              <w:t>5.4</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_Toc320556659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74AD602" w14:textId="77777777" w:rsidR="00B40C61" w:rsidRDefault="00D05265">
          <w:pPr>
            <w:pStyle w:val="TOC3"/>
            <w:tabs>
              <w:tab w:val="left" w:pos="1320"/>
              <w:tab w:val="right" w:leader="dot" w:pos="9350"/>
            </w:tabs>
            <w:rPr>
              <w:rFonts w:eastAsiaTheme="minorEastAsia"/>
              <w:noProof/>
            </w:rPr>
          </w:pPr>
          <w:hyperlink w:anchor="_Toc320556660" w:history="1">
            <w:r w:rsidR="00B40C61" w:rsidRPr="003A0B81">
              <w:rPr>
                <w:rStyle w:val="Hyperlink"/>
                <w:noProof/>
              </w:rPr>
              <w:t>5.4.1</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_Toc320556660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4D00E6BD" w14:textId="77777777" w:rsidR="00B40C61" w:rsidRDefault="00D05265">
          <w:pPr>
            <w:pStyle w:val="TOC3"/>
            <w:tabs>
              <w:tab w:val="left" w:pos="1320"/>
              <w:tab w:val="right" w:leader="dot" w:pos="9350"/>
            </w:tabs>
            <w:rPr>
              <w:rFonts w:eastAsiaTheme="minorEastAsia"/>
              <w:noProof/>
            </w:rPr>
          </w:pPr>
          <w:hyperlink w:anchor="_Toc320556661" w:history="1">
            <w:r w:rsidR="00B40C61" w:rsidRPr="003A0B81">
              <w:rPr>
                <w:rStyle w:val="Hyperlink"/>
                <w:noProof/>
              </w:rPr>
              <w:t>5.4.2</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_Toc320556661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6A0BC99" w14:textId="77777777" w:rsidR="00B40C61" w:rsidRDefault="00D05265">
          <w:pPr>
            <w:pStyle w:val="TOC2"/>
            <w:tabs>
              <w:tab w:val="left" w:pos="880"/>
              <w:tab w:val="right" w:leader="dot" w:pos="9350"/>
            </w:tabs>
            <w:rPr>
              <w:rFonts w:eastAsiaTheme="minorEastAsia"/>
              <w:noProof/>
            </w:rPr>
          </w:pPr>
          <w:hyperlink w:anchor="_Toc320556662" w:history="1">
            <w:r w:rsidR="00B40C61" w:rsidRPr="003A0B81">
              <w:rPr>
                <w:rStyle w:val="Hyperlink"/>
                <w:noProof/>
              </w:rPr>
              <w:t>5.5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_Toc320556662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4F700E8D" w14:textId="77777777" w:rsidR="00B40C61" w:rsidRDefault="00D05265">
          <w:pPr>
            <w:pStyle w:val="TOC1"/>
            <w:tabs>
              <w:tab w:val="left" w:pos="440"/>
              <w:tab w:val="right" w:leader="dot" w:pos="9350"/>
            </w:tabs>
            <w:rPr>
              <w:rFonts w:eastAsiaTheme="minorEastAsia"/>
              <w:noProof/>
            </w:rPr>
          </w:pPr>
          <w:hyperlink w:anchor="_Toc320556663" w:history="1">
            <w:r w:rsidR="00B40C61" w:rsidRPr="003A0B81">
              <w:rPr>
                <w:rStyle w:val="Hyperlink"/>
                <w:noProof/>
              </w:rPr>
              <w:t>6</w:t>
            </w:r>
            <w:r w:rsidR="00B40C61">
              <w:rPr>
                <w:rFonts w:eastAsiaTheme="minorEastAsia"/>
                <w:noProof/>
              </w:rPr>
              <w:tab/>
            </w:r>
            <w:r w:rsidR="00B40C61" w:rsidRPr="003A0B81">
              <w:rPr>
                <w:rStyle w:val="Hyperlink"/>
                <w:noProof/>
              </w:rPr>
              <w:t>Requirements</w:t>
            </w:r>
            <w:r w:rsidR="00B40C61">
              <w:rPr>
                <w:noProof/>
                <w:webHidden/>
              </w:rPr>
              <w:tab/>
            </w:r>
            <w:r w:rsidR="00B40C61">
              <w:rPr>
                <w:noProof/>
                <w:webHidden/>
              </w:rPr>
              <w:fldChar w:fldCharType="begin"/>
            </w:r>
            <w:r w:rsidR="00B40C61">
              <w:rPr>
                <w:noProof/>
                <w:webHidden/>
              </w:rPr>
              <w:instrText xml:space="preserve"> PAGEREF _Toc320556663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18EB1051" w14:textId="77777777" w:rsidR="00B40C61" w:rsidRDefault="00D05265">
          <w:pPr>
            <w:pStyle w:val="TOC2"/>
            <w:tabs>
              <w:tab w:val="left" w:pos="880"/>
              <w:tab w:val="right" w:leader="dot" w:pos="9350"/>
            </w:tabs>
            <w:rPr>
              <w:rFonts w:eastAsiaTheme="minorEastAsia"/>
              <w:noProof/>
            </w:rPr>
          </w:pPr>
          <w:hyperlink w:anchor="_Toc320556664" w:history="1">
            <w:r w:rsidR="00B40C61" w:rsidRPr="003A0B81">
              <w:rPr>
                <w:rStyle w:val="Hyperlink"/>
                <w:noProof/>
              </w:rPr>
              <w:t>6.1</w:t>
            </w:r>
            <w:r w:rsidR="00B40C61">
              <w:rPr>
                <w:rFonts w:eastAsiaTheme="minorEastAsia"/>
                <w:noProof/>
              </w:rPr>
              <w:tab/>
            </w:r>
            <w:r w:rsidR="00B40C61" w:rsidRPr="003A0B81">
              <w:rPr>
                <w:rStyle w:val="Hyperlink"/>
                <w:noProof/>
              </w:rPr>
              <w:t>Requirements from the OpenFlow 1.3 Protocol Specification</w:t>
            </w:r>
            <w:r w:rsidR="00B40C61">
              <w:rPr>
                <w:noProof/>
                <w:webHidden/>
              </w:rPr>
              <w:tab/>
            </w:r>
            <w:r w:rsidR="00B40C61">
              <w:rPr>
                <w:noProof/>
                <w:webHidden/>
              </w:rPr>
              <w:fldChar w:fldCharType="begin"/>
            </w:r>
            <w:r w:rsidR="00B40C61">
              <w:rPr>
                <w:noProof/>
                <w:webHidden/>
              </w:rPr>
              <w:instrText xml:space="preserve"> PAGEREF _Toc320556664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0CDDA5C8" w14:textId="77777777" w:rsidR="00B40C61" w:rsidRDefault="00D05265">
          <w:pPr>
            <w:pStyle w:val="TOC3"/>
            <w:tabs>
              <w:tab w:val="left" w:pos="1320"/>
              <w:tab w:val="right" w:leader="dot" w:pos="9350"/>
            </w:tabs>
            <w:rPr>
              <w:rFonts w:eastAsiaTheme="minorEastAsia"/>
              <w:noProof/>
            </w:rPr>
          </w:pPr>
          <w:hyperlink w:anchor="_Toc320556665" w:history="1">
            <w:r w:rsidR="00B40C61" w:rsidRPr="003A0B81">
              <w:rPr>
                <w:rStyle w:val="Hyperlink"/>
                <w:noProof/>
              </w:rPr>
              <w:t>6.1.1</w:t>
            </w:r>
            <w:r w:rsidR="00B40C61">
              <w:rPr>
                <w:rFonts w:eastAsiaTheme="minorEastAsia"/>
                <w:noProof/>
              </w:rPr>
              <w:tab/>
            </w:r>
            <w:r w:rsidR="00B40C61" w:rsidRPr="003A0B81">
              <w:rPr>
                <w:rStyle w:val="Hyperlink"/>
                <w:noProof/>
              </w:rPr>
              <w:t>Connection Setup to a Controller</w:t>
            </w:r>
            <w:r w:rsidR="00B40C61">
              <w:rPr>
                <w:noProof/>
                <w:webHidden/>
              </w:rPr>
              <w:tab/>
            </w:r>
            <w:r w:rsidR="00B40C61">
              <w:rPr>
                <w:noProof/>
                <w:webHidden/>
              </w:rPr>
              <w:fldChar w:fldCharType="begin"/>
            </w:r>
            <w:r w:rsidR="00B40C61">
              <w:rPr>
                <w:noProof/>
                <w:webHidden/>
              </w:rPr>
              <w:instrText xml:space="preserve"> PAGEREF _Toc320556665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E2D9F88" w14:textId="77777777" w:rsidR="00B40C61" w:rsidRDefault="00D05265">
          <w:pPr>
            <w:pStyle w:val="TOC3"/>
            <w:tabs>
              <w:tab w:val="left" w:pos="1320"/>
              <w:tab w:val="right" w:leader="dot" w:pos="9350"/>
            </w:tabs>
            <w:rPr>
              <w:rFonts w:eastAsiaTheme="minorEastAsia"/>
              <w:noProof/>
            </w:rPr>
          </w:pPr>
          <w:hyperlink w:anchor="_Toc320556666" w:history="1">
            <w:r w:rsidR="00B40C61" w:rsidRPr="003A0B81">
              <w:rPr>
                <w:rStyle w:val="Hyperlink"/>
                <w:noProof/>
              </w:rPr>
              <w:t>6.1.2</w:t>
            </w:r>
            <w:r w:rsidR="00B40C61">
              <w:rPr>
                <w:rFonts w:eastAsiaTheme="minorEastAsia"/>
                <w:noProof/>
              </w:rPr>
              <w:tab/>
            </w:r>
            <w:r w:rsidR="00B40C61" w:rsidRPr="003A0B81">
              <w:rPr>
                <w:rStyle w:val="Hyperlink"/>
                <w:noProof/>
              </w:rPr>
              <w:t>Multiple Controllers</w:t>
            </w:r>
            <w:r w:rsidR="00B40C61">
              <w:rPr>
                <w:noProof/>
                <w:webHidden/>
              </w:rPr>
              <w:tab/>
            </w:r>
            <w:r w:rsidR="00B40C61">
              <w:rPr>
                <w:noProof/>
                <w:webHidden/>
              </w:rPr>
              <w:fldChar w:fldCharType="begin"/>
            </w:r>
            <w:r w:rsidR="00B40C61">
              <w:rPr>
                <w:noProof/>
                <w:webHidden/>
              </w:rPr>
              <w:instrText xml:space="preserve"> PAGEREF _Toc320556666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74DEEE3" w14:textId="77777777" w:rsidR="00B40C61" w:rsidRDefault="00D05265">
          <w:pPr>
            <w:pStyle w:val="TOC3"/>
            <w:tabs>
              <w:tab w:val="left" w:pos="1320"/>
              <w:tab w:val="right" w:leader="dot" w:pos="9350"/>
            </w:tabs>
            <w:rPr>
              <w:rFonts w:eastAsiaTheme="minorEastAsia"/>
              <w:noProof/>
            </w:rPr>
          </w:pPr>
          <w:hyperlink w:anchor="_Toc320556667" w:history="1">
            <w:r w:rsidR="00B40C61" w:rsidRPr="003A0B81">
              <w:rPr>
                <w:rStyle w:val="Hyperlink"/>
                <w:noProof/>
              </w:rPr>
              <w:t>6.1.3</w:t>
            </w:r>
            <w:r w:rsidR="00B40C61">
              <w:rPr>
                <w:rFonts w:eastAsiaTheme="minorEastAsia"/>
                <w:noProof/>
              </w:rPr>
              <w:tab/>
            </w:r>
            <w:r w:rsidR="00B40C61" w:rsidRPr="003A0B81">
              <w:rPr>
                <w:rStyle w:val="Hyperlink"/>
                <w:noProof/>
              </w:rPr>
              <w:t>OpenFlow Logical Switches</w:t>
            </w:r>
            <w:r w:rsidR="00B40C61">
              <w:rPr>
                <w:noProof/>
                <w:webHidden/>
              </w:rPr>
              <w:tab/>
            </w:r>
            <w:r w:rsidR="00B40C61">
              <w:rPr>
                <w:noProof/>
                <w:webHidden/>
              </w:rPr>
              <w:fldChar w:fldCharType="begin"/>
            </w:r>
            <w:r w:rsidR="00B40C61">
              <w:rPr>
                <w:noProof/>
                <w:webHidden/>
              </w:rPr>
              <w:instrText xml:space="preserve"> PAGEREF _Toc320556667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73D24311" w14:textId="77777777" w:rsidR="00B40C61" w:rsidRDefault="00D05265">
          <w:pPr>
            <w:pStyle w:val="TOC3"/>
            <w:tabs>
              <w:tab w:val="left" w:pos="1320"/>
              <w:tab w:val="right" w:leader="dot" w:pos="9350"/>
            </w:tabs>
            <w:rPr>
              <w:rFonts w:eastAsiaTheme="minorEastAsia"/>
              <w:noProof/>
            </w:rPr>
          </w:pPr>
          <w:hyperlink w:anchor="_Toc320556668" w:history="1">
            <w:r w:rsidR="00B40C61" w:rsidRPr="003A0B81">
              <w:rPr>
                <w:rStyle w:val="Hyperlink"/>
                <w:noProof/>
              </w:rPr>
              <w:t>6.1.4</w:t>
            </w:r>
            <w:r w:rsidR="00B40C61">
              <w:rPr>
                <w:rFonts w:eastAsiaTheme="minorEastAsia"/>
                <w:noProof/>
              </w:rPr>
              <w:tab/>
            </w:r>
            <w:r w:rsidR="00B40C61" w:rsidRPr="003A0B81">
              <w:rPr>
                <w:rStyle w:val="Hyperlink"/>
                <w:noProof/>
              </w:rPr>
              <w:t>Connection Interruption</w:t>
            </w:r>
            <w:r w:rsidR="00B40C61">
              <w:rPr>
                <w:noProof/>
                <w:webHidden/>
              </w:rPr>
              <w:tab/>
            </w:r>
            <w:r w:rsidR="00B40C61">
              <w:rPr>
                <w:noProof/>
                <w:webHidden/>
              </w:rPr>
              <w:fldChar w:fldCharType="begin"/>
            </w:r>
            <w:r w:rsidR="00B40C61">
              <w:rPr>
                <w:noProof/>
                <w:webHidden/>
              </w:rPr>
              <w:instrText xml:space="preserve"> PAGEREF _Toc320556668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463E3C0" w14:textId="77777777" w:rsidR="00B40C61" w:rsidRDefault="00D05265">
          <w:pPr>
            <w:pStyle w:val="TOC3"/>
            <w:tabs>
              <w:tab w:val="left" w:pos="1320"/>
              <w:tab w:val="right" w:leader="dot" w:pos="9350"/>
            </w:tabs>
            <w:rPr>
              <w:rFonts w:eastAsiaTheme="minorEastAsia"/>
              <w:noProof/>
            </w:rPr>
          </w:pPr>
          <w:hyperlink w:anchor="_Toc320556669" w:history="1">
            <w:r w:rsidR="00B40C61" w:rsidRPr="003A0B81">
              <w:rPr>
                <w:rStyle w:val="Hyperlink"/>
                <w:noProof/>
              </w:rPr>
              <w:t>6.1.5</w:t>
            </w:r>
            <w:r w:rsidR="00B40C61">
              <w:rPr>
                <w:rFonts w:eastAsiaTheme="minorEastAsia"/>
                <w:noProof/>
              </w:rPr>
              <w:tab/>
            </w:r>
            <w:r w:rsidR="00B40C61" w:rsidRPr="003A0B81">
              <w:rPr>
                <w:rStyle w:val="Hyperlink"/>
                <w:noProof/>
              </w:rPr>
              <w:t>Encryption</w:t>
            </w:r>
            <w:r w:rsidR="00B40C61">
              <w:rPr>
                <w:noProof/>
                <w:webHidden/>
              </w:rPr>
              <w:tab/>
            </w:r>
            <w:r w:rsidR="00B40C61">
              <w:rPr>
                <w:noProof/>
                <w:webHidden/>
              </w:rPr>
              <w:fldChar w:fldCharType="begin"/>
            </w:r>
            <w:r w:rsidR="00B40C61">
              <w:rPr>
                <w:noProof/>
                <w:webHidden/>
              </w:rPr>
              <w:instrText xml:space="preserve"> PAGEREF _Toc320556669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7253143" w14:textId="77777777" w:rsidR="00B40C61" w:rsidRDefault="00D05265">
          <w:pPr>
            <w:pStyle w:val="TOC3"/>
            <w:tabs>
              <w:tab w:val="left" w:pos="1320"/>
              <w:tab w:val="right" w:leader="dot" w:pos="9350"/>
            </w:tabs>
            <w:rPr>
              <w:rFonts w:eastAsiaTheme="minorEastAsia"/>
              <w:noProof/>
            </w:rPr>
          </w:pPr>
          <w:hyperlink w:anchor="_Toc320556670" w:history="1">
            <w:r w:rsidR="00B40C61" w:rsidRPr="003A0B81">
              <w:rPr>
                <w:rStyle w:val="Hyperlink"/>
                <w:noProof/>
              </w:rPr>
              <w:t>6.1.6</w:t>
            </w:r>
            <w:r w:rsidR="00B40C61">
              <w:rPr>
                <w:rFonts w:eastAsiaTheme="minorEastAsia"/>
                <w:noProof/>
              </w:rPr>
              <w:tab/>
            </w:r>
            <w:r w:rsidR="00B40C61" w:rsidRPr="003A0B81">
              <w:rPr>
                <w:rStyle w:val="Hyperlink"/>
                <w:noProof/>
              </w:rPr>
              <w:t>Queues</w:t>
            </w:r>
            <w:r w:rsidR="00B40C61">
              <w:rPr>
                <w:noProof/>
                <w:webHidden/>
              </w:rPr>
              <w:tab/>
            </w:r>
            <w:r w:rsidR="00B40C61">
              <w:rPr>
                <w:noProof/>
                <w:webHidden/>
              </w:rPr>
              <w:fldChar w:fldCharType="begin"/>
            </w:r>
            <w:r w:rsidR="00B40C61">
              <w:rPr>
                <w:noProof/>
                <w:webHidden/>
              </w:rPr>
              <w:instrText xml:space="preserve"> PAGEREF _Toc320556670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18DFC27D" w14:textId="77777777" w:rsidR="00B40C61" w:rsidRDefault="00D05265">
          <w:pPr>
            <w:pStyle w:val="TOC3"/>
            <w:tabs>
              <w:tab w:val="left" w:pos="1320"/>
              <w:tab w:val="right" w:leader="dot" w:pos="9350"/>
            </w:tabs>
            <w:rPr>
              <w:rFonts w:eastAsiaTheme="minorEastAsia"/>
              <w:noProof/>
            </w:rPr>
          </w:pPr>
          <w:hyperlink w:anchor="_Toc320556671" w:history="1">
            <w:r w:rsidR="00B40C61" w:rsidRPr="003A0B81">
              <w:rPr>
                <w:rStyle w:val="Hyperlink"/>
                <w:noProof/>
              </w:rPr>
              <w:t>6.1.7</w:t>
            </w:r>
            <w:r w:rsidR="00B40C61">
              <w:rPr>
                <w:rFonts w:eastAsiaTheme="minorEastAsia"/>
                <w:noProof/>
              </w:rPr>
              <w:tab/>
            </w:r>
            <w:r w:rsidR="00B40C61" w:rsidRPr="003A0B81">
              <w:rPr>
                <w:rStyle w:val="Hyperlink"/>
                <w:noProof/>
              </w:rPr>
              <w:t>Ports</w:t>
            </w:r>
            <w:r w:rsidR="00B40C61">
              <w:rPr>
                <w:noProof/>
                <w:webHidden/>
              </w:rPr>
              <w:tab/>
            </w:r>
            <w:r w:rsidR="00B40C61">
              <w:rPr>
                <w:noProof/>
                <w:webHidden/>
              </w:rPr>
              <w:fldChar w:fldCharType="begin"/>
            </w:r>
            <w:r w:rsidR="00B40C61">
              <w:rPr>
                <w:noProof/>
                <w:webHidden/>
              </w:rPr>
              <w:instrText xml:space="preserve"> PAGEREF _Toc320556671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5B350582" w14:textId="77777777" w:rsidR="00B40C61" w:rsidRDefault="00D05265">
          <w:pPr>
            <w:pStyle w:val="TOC3"/>
            <w:tabs>
              <w:tab w:val="left" w:pos="1320"/>
              <w:tab w:val="right" w:leader="dot" w:pos="9350"/>
            </w:tabs>
            <w:rPr>
              <w:rFonts w:eastAsiaTheme="minorEastAsia"/>
              <w:noProof/>
            </w:rPr>
          </w:pPr>
          <w:hyperlink w:anchor="_Toc320556672" w:history="1">
            <w:r w:rsidR="00B40C61" w:rsidRPr="003A0B81">
              <w:rPr>
                <w:rStyle w:val="Hyperlink"/>
                <w:noProof/>
              </w:rPr>
              <w:t>6.1.8</w:t>
            </w:r>
            <w:r w:rsidR="00B40C61">
              <w:rPr>
                <w:rFonts w:eastAsiaTheme="minorEastAsia"/>
                <w:noProof/>
              </w:rPr>
              <w:tab/>
            </w:r>
            <w:r w:rsidR="00B40C61" w:rsidRPr="003A0B81">
              <w:rPr>
                <w:rStyle w:val="Hyperlink"/>
                <w:noProof/>
              </w:rPr>
              <w:t>Capability Discovery</w:t>
            </w:r>
            <w:r w:rsidR="00B40C61">
              <w:rPr>
                <w:noProof/>
                <w:webHidden/>
              </w:rPr>
              <w:tab/>
            </w:r>
            <w:r w:rsidR="00B40C61">
              <w:rPr>
                <w:noProof/>
                <w:webHidden/>
              </w:rPr>
              <w:fldChar w:fldCharType="begin"/>
            </w:r>
            <w:r w:rsidR="00B40C61">
              <w:rPr>
                <w:noProof/>
                <w:webHidden/>
              </w:rPr>
              <w:instrText xml:space="preserve"> PAGEREF _Toc320556672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C212CBD" w14:textId="77777777" w:rsidR="00B40C61" w:rsidRDefault="00D05265">
          <w:pPr>
            <w:pStyle w:val="TOC3"/>
            <w:tabs>
              <w:tab w:val="left" w:pos="1320"/>
              <w:tab w:val="right" w:leader="dot" w:pos="9350"/>
            </w:tabs>
            <w:rPr>
              <w:rFonts w:eastAsiaTheme="minorEastAsia"/>
              <w:noProof/>
            </w:rPr>
          </w:pPr>
          <w:hyperlink w:anchor="_Toc320556673" w:history="1">
            <w:r w:rsidR="00B40C61" w:rsidRPr="003A0B81">
              <w:rPr>
                <w:rStyle w:val="Hyperlink"/>
                <w:noProof/>
              </w:rPr>
              <w:t>6.1.9</w:t>
            </w:r>
            <w:r w:rsidR="00B40C61">
              <w:rPr>
                <w:rFonts w:eastAsiaTheme="minorEastAsia"/>
                <w:noProof/>
              </w:rPr>
              <w:tab/>
            </w:r>
            <w:r w:rsidR="00B40C61" w:rsidRPr="003A0B81">
              <w:rPr>
                <w:rStyle w:val="Hyperlink"/>
                <w:noProof/>
              </w:rPr>
              <w:t>Tunnel Configuration</w:t>
            </w:r>
            <w:r w:rsidR="00B40C61">
              <w:rPr>
                <w:noProof/>
                <w:webHidden/>
              </w:rPr>
              <w:tab/>
            </w:r>
            <w:r w:rsidR="00B40C61">
              <w:rPr>
                <w:noProof/>
                <w:webHidden/>
              </w:rPr>
              <w:fldChar w:fldCharType="begin"/>
            </w:r>
            <w:r w:rsidR="00B40C61">
              <w:rPr>
                <w:noProof/>
                <w:webHidden/>
              </w:rPr>
              <w:instrText xml:space="preserve"> PAGEREF _Toc320556673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3FBE0057" w14:textId="77777777" w:rsidR="00B40C61" w:rsidRDefault="00D05265">
          <w:pPr>
            <w:pStyle w:val="TOC3"/>
            <w:tabs>
              <w:tab w:val="left" w:pos="1320"/>
              <w:tab w:val="right" w:leader="dot" w:pos="9350"/>
            </w:tabs>
            <w:rPr>
              <w:rFonts w:eastAsiaTheme="minorEastAsia"/>
              <w:noProof/>
            </w:rPr>
          </w:pPr>
          <w:hyperlink w:anchor="_Toc320556674" w:history="1">
            <w:r w:rsidR="00B40C61" w:rsidRPr="003A0B81">
              <w:rPr>
                <w:rStyle w:val="Hyperlink"/>
                <w:noProof/>
              </w:rPr>
              <w:t>6.1.10</w:t>
            </w:r>
            <w:r w:rsidR="00B40C61">
              <w:rPr>
                <w:rFonts w:eastAsiaTheme="minorEastAsia"/>
                <w:noProof/>
              </w:rPr>
              <w:tab/>
            </w:r>
            <w:r w:rsidR="00B40C61" w:rsidRPr="003A0B81">
              <w:rPr>
                <w:rStyle w:val="Hyperlink"/>
                <w:noProof/>
              </w:rPr>
              <w:t>Datapath ID</w:t>
            </w:r>
            <w:r w:rsidR="00B40C61">
              <w:rPr>
                <w:noProof/>
                <w:webHidden/>
              </w:rPr>
              <w:tab/>
            </w:r>
            <w:r w:rsidR="00B40C61">
              <w:rPr>
                <w:noProof/>
                <w:webHidden/>
              </w:rPr>
              <w:fldChar w:fldCharType="begin"/>
            </w:r>
            <w:r w:rsidR="00B40C61">
              <w:rPr>
                <w:noProof/>
                <w:webHidden/>
              </w:rPr>
              <w:instrText xml:space="preserve"> PAGEREF _Toc320556674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771FCD7D" w14:textId="77777777" w:rsidR="00B40C61" w:rsidRDefault="00D05265">
          <w:pPr>
            <w:pStyle w:val="TOC2"/>
            <w:tabs>
              <w:tab w:val="left" w:pos="880"/>
              <w:tab w:val="right" w:leader="dot" w:pos="9350"/>
            </w:tabs>
            <w:rPr>
              <w:rFonts w:eastAsiaTheme="minorEastAsia"/>
              <w:noProof/>
            </w:rPr>
          </w:pPr>
          <w:hyperlink w:anchor="_Toc320556675" w:history="1">
            <w:r w:rsidR="00B40C61" w:rsidRPr="003A0B81">
              <w:rPr>
                <w:rStyle w:val="Hyperlink"/>
                <w:noProof/>
              </w:rPr>
              <w:t>6.2</w:t>
            </w:r>
            <w:r w:rsidR="00B40C61">
              <w:rPr>
                <w:rFonts w:eastAsiaTheme="minorEastAsia"/>
                <w:noProof/>
              </w:rPr>
              <w:tab/>
            </w:r>
            <w:r w:rsidR="00B40C61" w:rsidRPr="003A0B81">
              <w:rPr>
                <w:rStyle w:val="Hyperlink"/>
                <w:noProof/>
              </w:rPr>
              <w:t>Operational Requirements</w:t>
            </w:r>
            <w:r w:rsidR="00B40C61">
              <w:rPr>
                <w:noProof/>
                <w:webHidden/>
              </w:rPr>
              <w:tab/>
            </w:r>
            <w:r w:rsidR="00B40C61">
              <w:rPr>
                <w:noProof/>
                <w:webHidden/>
              </w:rPr>
              <w:fldChar w:fldCharType="begin"/>
            </w:r>
            <w:r w:rsidR="00B40C61">
              <w:rPr>
                <w:noProof/>
                <w:webHidden/>
              </w:rPr>
              <w:instrText xml:space="preserve"> PAGEREF _Toc320556675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A1B23FB" w14:textId="77777777" w:rsidR="00B40C61" w:rsidRDefault="00D05265">
          <w:pPr>
            <w:pStyle w:val="TOC2"/>
            <w:tabs>
              <w:tab w:val="left" w:pos="880"/>
              <w:tab w:val="right" w:leader="dot" w:pos="9350"/>
            </w:tabs>
            <w:rPr>
              <w:rFonts w:eastAsiaTheme="minorEastAsia"/>
              <w:noProof/>
            </w:rPr>
          </w:pPr>
          <w:hyperlink w:anchor="_Toc320556676" w:history="1">
            <w:r w:rsidR="00B40C61" w:rsidRPr="003A0B81">
              <w:rPr>
                <w:rStyle w:val="Hyperlink"/>
                <w:noProof/>
              </w:rPr>
              <w:t>6.3</w:t>
            </w:r>
            <w:r w:rsidR="00B40C61">
              <w:rPr>
                <w:rFonts w:eastAsiaTheme="minorEastAsia"/>
                <w:noProof/>
              </w:rPr>
              <w:tab/>
            </w:r>
            <w:r w:rsidR="00B40C61" w:rsidRPr="003A0B81">
              <w:rPr>
                <w:rStyle w:val="Hyperlink"/>
                <w:noProof/>
              </w:rPr>
              <w:t>Requirements for the Switch Management Protocol</w:t>
            </w:r>
            <w:r w:rsidR="00B40C61">
              <w:rPr>
                <w:noProof/>
                <w:webHidden/>
              </w:rPr>
              <w:tab/>
            </w:r>
            <w:r w:rsidR="00B40C61">
              <w:rPr>
                <w:noProof/>
                <w:webHidden/>
              </w:rPr>
              <w:fldChar w:fldCharType="begin"/>
            </w:r>
            <w:r w:rsidR="00B40C61">
              <w:rPr>
                <w:noProof/>
                <w:webHidden/>
              </w:rPr>
              <w:instrText xml:space="preserve"> PAGEREF _Toc320556676 \h </w:instrText>
            </w:r>
            <w:r w:rsidR="00B40C61">
              <w:rPr>
                <w:noProof/>
                <w:webHidden/>
              </w:rPr>
            </w:r>
            <w:r w:rsidR="00B40C61">
              <w:rPr>
                <w:noProof/>
                <w:webHidden/>
              </w:rPr>
              <w:fldChar w:fldCharType="separate"/>
            </w:r>
            <w:r w:rsidR="00B40C61">
              <w:rPr>
                <w:noProof/>
                <w:webHidden/>
              </w:rPr>
              <w:t>13</w:t>
            </w:r>
            <w:r w:rsidR="00B40C61">
              <w:rPr>
                <w:noProof/>
                <w:webHidden/>
              </w:rPr>
              <w:fldChar w:fldCharType="end"/>
            </w:r>
          </w:hyperlink>
        </w:p>
        <w:p w14:paraId="1E40197F" w14:textId="77777777" w:rsidR="00B40C61" w:rsidRDefault="00D05265">
          <w:pPr>
            <w:pStyle w:val="TOC1"/>
            <w:tabs>
              <w:tab w:val="left" w:pos="440"/>
              <w:tab w:val="right" w:leader="dot" w:pos="9350"/>
            </w:tabs>
            <w:rPr>
              <w:rFonts w:eastAsiaTheme="minorEastAsia"/>
              <w:noProof/>
            </w:rPr>
          </w:pPr>
          <w:hyperlink w:anchor="_Toc320556677" w:history="1">
            <w:r w:rsidR="00B40C61" w:rsidRPr="003A0B81">
              <w:rPr>
                <w:rStyle w:val="Hyperlink"/>
                <w:noProof/>
              </w:rPr>
              <w:t>7</w:t>
            </w:r>
            <w:r w:rsidR="00B40C61">
              <w:rPr>
                <w:rFonts w:eastAsiaTheme="minorEastAsia"/>
                <w:noProof/>
              </w:rPr>
              <w:tab/>
            </w:r>
            <w:r w:rsidR="00B40C61" w:rsidRPr="003A0B81">
              <w:rPr>
                <w:rStyle w:val="Hyperlink"/>
                <w:noProof/>
              </w:rPr>
              <w:t>Data Model</w:t>
            </w:r>
            <w:r w:rsidR="00B40C61">
              <w:rPr>
                <w:noProof/>
                <w:webHidden/>
              </w:rPr>
              <w:tab/>
            </w:r>
            <w:r w:rsidR="00B40C61">
              <w:rPr>
                <w:noProof/>
                <w:webHidden/>
              </w:rPr>
              <w:fldChar w:fldCharType="begin"/>
            </w:r>
            <w:r w:rsidR="00B40C61">
              <w:rPr>
                <w:noProof/>
                <w:webHidden/>
              </w:rPr>
              <w:instrText xml:space="preserve"> PAGEREF _Toc320556677 \h </w:instrText>
            </w:r>
            <w:r w:rsidR="00B40C61">
              <w:rPr>
                <w:noProof/>
                <w:webHidden/>
              </w:rPr>
            </w:r>
            <w:r w:rsidR="00B40C61">
              <w:rPr>
                <w:noProof/>
                <w:webHidden/>
              </w:rPr>
              <w:fldChar w:fldCharType="separate"/>
            </w:r>
            <w:r w:rsidR="00B40C61">
              <w:rPr>
                <w:noProof/>
                <w:webHidden/>
              </w:rPr>
              <w:t>14</w:t>
            </w:r>
            <w:r w:rsidR="00B40C61">
              <w:rPr>
                <w:noProof/>
                <w:webHidden/>
              </w:rPr>
              <w:fldChar w:fldCharType="end"/>
            </w:r>
          </w:hyperlink>
        </w:p>
        <w:p w14:paraId="1C1ED14A" w14:textId="77777777" w:rsidR="00B40C61" w:rsidRDefault="00D05265">
          <w:pPr>
            <w:pStyle w:val="TOC2"/>
            <w:tabs>
              <w:tab w:val="left" w:pos="880"/>
              <w:tab w:val="right" w:leader="dot" w:pos="9350"/>
            </w:tabs>
            <w:rPr>
              <w:rFonts w:eastAsiaTheme="minorEastAsia"/>
              <w:noProof/>
            </w:rPr>
          </w:pPr>
          <w:hyperlink w:anchor="_Toc320556678" w:history="1">
            <w:r w:rsidR="00B40C61" w:rsidRPr="003A0B81">
              <w:rPr>
                <w:rStyle w:val="Hyperlink"/>
                <w:noProof/>
              </w:rPr>
              <w:t>7.1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_Toc320556678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54FC78B" w14:textId="77777777" w:rsidR="00B40C61" w:rsidRDefault="00D05265">
          <w:pPr>
            <w:pStyle w:val="TOC3"/>
            <w:tabs>
              <w:tab w:val="left" w:pos="1320"/>
              <w:tab w:val="right" w:leader="dot" w:pos="9350"/>
            </w:tabs>
            <w:rPr>
              <w:rFonts w:eastAsiaTheme="minorEastAsia"/>
              <w:noProof/>
            </w:rPr>
          </w:pPr>
          <w:hyperlink w:anchor="_Toc320556679" w:history="1">
            <w:r w:rsidR="00B40C61" w:rsidRPr="003A0B81">
              <w:rPr>
                <w:rStyle w:val="Hyperlink"/>
                <w:noProof/>
              </w:rPr>
              <w:t>7.1.1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_Toc320556679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40A6FA29" w14:textId="77777777" w:rsidR="00B40C61" w:rsidRDefault="00D05265">
          <w:pPr>
            <w:pStyle w:val="TOC3"/>
            <w:tabs>
              <w:tab w:val="left" w:pos="1320"/>
              <w:tab w:val="right" w:leader="dot" w:pos="9350"/>
            </w:tabs>
            <w:rPr>
              <w:rFonts w:eastAsiaTheme="minorEastAsia"/>
              <w:noProof/>
            </w:rPr>
          </w:pPr>
          <w:hyperlink w:anchor="_Toc320556680" w:history="1">
            <w:r w:rsidR="00B40C61" w:rsidRPr="003A0B81">
              <w:rPr>
                <w:rStyle w:val="Hyperlink"/>
                <w:noProof/>
              </w:rPr>
              <w:t>7.1.2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_Toc320556680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0D7C87D" w14:textId="77777777" w:rsidR="00B40C61" w:rsidRDefault="00D05265">
          <w:pPr>
            <w:pStyle w:val="TOC3"/>
            <w:tabs>
              <w:tab w:val="left" w:pos="1320"/>
              <w:tab w:val="right" w:leader="dot" w:pos="9350"/>
            </w:tabs>
            <w:rPr>
              <w:rFonts w:eastAsiaTheme="minorEastAsia"/>
              <w:noProof/>
            </w:rPr>
          </w:pPr>
          <w:hyperlink w:anchor="_Toc320556681" w:history="1">
            <w:r w:rsidR="00B40C61" w:rsidRPr="003A0B81">
              <w:rPr>
                <w:rStyle w:val="Hyperlink"/>
                <w:noProof/>
              </w:rPr>
              <w:t>7.1.3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_Toc320556681 \h </w:instrText>
            </w:r>
            <w:r w:rsidR="00B40C61">
              <w:rPr>
                <w:noProof/>
                <w:webHidden/>
              </w:rPr>
            </w:r>
            <w:r w:rsidR="00B40C61">
              <w:rPr>
                <w:noProof/>
                <w:webHidden/>
              </w:rPr>
              <w:fldChar w:fldCharType="separate"/>
            </w:r>
            <w:r w:rsidR="00B40C61">
              <w:rPr>
                <w:noProof/>
                <w:webHidden/>
              </w:rPr>
              <w:t>17</w:t>
            </w:r>
            <w:r w:rsidR="00B40C61">
              <w:rPr>
                <w:noProof/>
                <w:webHidden/>
              </w:rPr>
              <w:fldChar w:fldCharType="end"/>
            </w:r>
          </w:hyperlink>
        </w:p>
        <w:p w14:paraId="51335C32" w14:textId="77777777" w:rsidR="00B40C61" w:rsidRDefault="00D05265">
          <w:pPr>
            <w:pStyle w:val="TOC3"/>
            <w:tabs>
              <w:tab w:val="left" w:pos="1320"/>
              <w:tab w:val="right" w:leader="dot" w:pos="9350"/>
            </w:tabs>
            <w:rPr>
              <w:rFonts w:eastAsiaTheme="minorEastAsia"/>
              <w:noProof/>
            </w:rPr>
          </w:pPr>
          <w:hyperlink w:anchor="_Toc320556682" w:history="1">
            <w:r w:rsidR="00B40C61" w:rsidRPr="003A0B81">
              <w:rPr>
                <w:rStyle w:val="Hyperlink"/>
                <w:noProof/>
              </w:rPr>
              <w:t>7.1.4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_Toc320556682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3A64BC83" w14:textId="77777777" w:rsidR="00B40C61" w:rsidRDefault="00D05265">
          <w:pPr>
            <w:pStyle w:val="TOC3"/>
            <w:tabs>
              <w:tab w:val="left" w:pos="1320"/>
              <w:tab w:val="right" w:leader="dot" w:pos="9350"/>
            </w:tabs>
            <w:rPr>
              <w:rFonts w:eastAsiaTheme="minorEastAsia"/>
              <w:noProof/>
            </w:rPr>
          </w:pPr>
          <w:hyperlink w:anchor="_Toc320556683" w:history="1">
            <w:r w:rsidR="00B40C61" w:rsidRPr="003A0B81">
              <w:rPr>
                <w:rStyle w:val="Hyperlink"/>
                <w:noProof/>
              </w:rPr>
              <w:t>7.1.5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_Toc320556683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45A0B8F8" w14:textId="77777777" w:rsidR="00B40C61" w:rsidRDefault="00D05265">
          <w:pPr>
            <w:pStyle w:val="TOC2"/>
            <w:tabs>
              <w:tab w:val="left" w:pos="880"/>
              <w:tab w:val="right" w:leader="dot" w:pos="9350"/>
            </w:tabs>
            <w:rPr>
              <w:rFonts w:eastAsiaTheme="minorEastAsia"/>
              <w:noProof/>
            </w:rPr>
          </w:pPr>
          <w:hyperlink w:anchor="_Toc320556684" w:history="1">
            <w:r w:rsidR="00B40C61" w:rsidRPr="003A0B81">
              <w:rPr>
                <w:rStyle w:val="Hyperlink"/>
                <w:noProof/>
              </w:rPr>
              <w:t>7.2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_Toc320556684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41E4D198" w14:textId="77777777" w:rsidR="00B40C61" w:rsidRDefault="00D05265">
          <w:pPr>
            <w:pStyle w:val="TOC3"/>
            <w:tabs>
              <w:tab w:val="left" w:pos="1320"/>
              <w:tab w:val="right" w:leader="dot" w:pos="9350"/>
            </w:tabs>
            <w:rPr>
              <w:rFonts w:eastAsiaTheme="minorEastAsia"/>
              <w:noProof/>
            </w:rPr>
          </w:pPr>
          <w:hyperlink w:anchor="_Toc320556685" w:history="1">
            <w:r w:rsidR="00B40C61" w:rsidRPr="003A0B81">
              <w:rPr>
                <w:rStyle w:val="Hyperlink"/>
                <w:noProof/>
              </w:rPr>
              <w:t>7.2.1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_Toc320556685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02498359" w14:textId="77777777" w:rsidR="00B40C61" w:rsidRDefault="00D05265">
          <w:pPr>
            <w:pStyle w:val="TOC3"/>
            <w:tabs>
              <w:tab w:val="left" w:pos="1320"/>
              <w:tab w:val="right" w:leader="dot" w:pos="9350"/>
            </w:tabs>
            <w:rPr>
              <w:rFonts w:eastAsiaTheme="minorEastAsia"/>
              <w:noProof/>
            </w:rPr>
          </w:pPr>
          <w:hyperlink w:anchor="_Toc320556686" w:history="1">
            <w:r w:rsidR="00B40C61" w:rsidRPr="003A0B81">
              <w:rPr>
                <w:rStyle w:val="Hyperlink"/>
                <w:noProof/>
              </w:rPr>
              <w:t>7.2.2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_Toc320556686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5940999D" w14:textId="77777777" w:rsidR="00B40C61" w:rsidRDefault="00D05265">
          <w:pPr>
            <w:pStyle w:val="TOC3"/>
            <w:tabs>
              <w:tab w:val="left" w:pos="1320"/>
              <w:tab w:val="right" w:leader="dot" w:pos="9350"/>
            </w:tabs>
            <w:rPr>
              <w:rFonts w:eastAsiaTheme="minorEastAsia"/>
              <w:noProof/>
            </w:rPr>
          </w:pPr>
          <w:hyperlink w:anchor="_Toc320556687" w:history="1">
            <w:r w:rsidR="00B40C61" w:rsidRPr="003A0B81">
              <w:rPr>
                <w:rStyle w:val="Hyperlink"/>
                <w:noProof/>
              </w:rPr>
              <w:t>7.2.3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_Toc320556687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E52034B" w14:textId="77777777" w:rsidR="00B40C61" w:rsidRDefault="00D05265">
          <w:pPr>
            <w:pStyle w:val="TOC3"/>
            <w:tabs>
              <w:tab w:val="left" w:pos="1320"/>
              <w:tab w:val="right" w:leader="dot" w:pos="9350"/>
            </w:tabs>
            <w:rPr>
              <w:rFonts w:eastAsiaTheme="minorEastAsia"/>
              <w:noProof/>
            </w:rPr>
          </w:pPr>
          <w:hyperlink w:anchor="_Toc320556688" w:history="1">
            <w:r w:rsidR="00B40C61" w:rsidRPr="003A0B81">
              <w:rPr>
                <w:rStyle w:val="Hyperlink"/>
                <w:noProof/>
              </w:rPr>
              <w:t>7.2.4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_Toc320556688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4B5503E6" w14:textId="77777777" w:rsidR="00B40C61" w:rsidRDefault="00D05265">
          <w:pPr>
            <w:pStyle w:val="TOC3"/>
            <w:tabs>
              <w:tab w:val="left" w:pos="1320"/>
              <w:tab w:val="right" w:leader="dot" w:pos="9350"/>
            </w:tabs>
            <w:rPr>
              <w:rFonts w:eastAsiaTheme="minorEastAsia"/>
              <w:noProof/>
            </w:rPr>
          </w:pPr>
          <w:hyperlink w:anchor="_Toc320556689" w:history="1">
            <w:r w:rsidR="00B40C61" w:rsidRPr="003A0B81">
              <w:rPr>
                <w:rStyle w:val="Hyperlink"/>
                <w:noProof/>
              </w:rPr>
              <w:t>7.2.5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_Toc320556689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7837C7A" w14:textId="77777777" w:rsidR="00B40C61" w:rsidRDefault="00D05265">
          <w:pPr>
            <w:pStyle w:val="TOC2"/>
            <w:tabs>
              <w:tab w:val="left" w:pos="880"/>
              <w:tab w:val="right" w:leader="dot" w:pos="9350"/>
            </w:tabs>
            <w:rPr>
              <w:rFonts w:eastAsiaTheme="minorEastAsia"/>
              <w:noProof/>
            </w:rPr>
          </w:pPr>
          <w:hyperlink w:anchor="_Toc320556690" w:history="1">
            <w:r w:rsidR="00B40C61" w:rsidRPr="003A0B81">
              <w:rPr>
                <w:rStyle w:val="Hyperlink"/>
                <w:noProof/>
              </w:rPr>
              <w:t>7.3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_Toc320556690 \h </w:instrText>
            </w:r>
            <w:r w:rsidR="00B40C61">
              <w:rPr>
                <w:noProof/>
                <w:webHidden/>
              </w:rPr>
            </w:r>
            <w:r w:rsidR="00B40C61">
              <w:rPr>
                <w:noProof/>
                <w:webHidden/>
              </w:rPr>
              <w:fldChar w:fldCharType="separate"/>
            </w:r>
            <w:r w:rsidR="00B40C61">
              <w:rPr>
                <w:noProof/>
                <w:webHidden/>
              </w:rPr>
              <w:t>21</w:t>
            </w:r>
            <w:r w:rsidR="00B40C61">
              <w:rPr>
                <w:noProof/>
                <w:webHidden/>
              </w:rPr>
              <w:fldChar w:fldCharType="end"/>
            </w:r>
          </w:hyperlink>
        </w:p>
        <w:p w14:paraId="2A4B19B5" w14:textId="77777777" w:rsidR="00B40C61" w:rsidRDefault="00D05265">
          <w:pPr>
            <w:pStyle w:val="TOC3"/>
            <w:tabs>
              <w:tab w:val="left" w:pos="1320"/>
              <w:tab w:val="right" w:leader="dot" w:pos="9350"/>
            </w:tabs>
            <w:rPr>
              <w:rFonts w:eastAsiaTheme="minorEastAsia"/>
              <w:noProof/>
            </w:rPr>
          </w:pPr>
          <w:hyperlink w:anchor="_Toc320556691" w:history="1">
            <w:r w:rsidR="00B40C61" w:rsidRPr="003A0B81">
              <w:rPr>
                <w:rStyle w:val="Hyperlink"/>
                <w:noProof/>
              </w:rPr>
              <w:t>7.3.1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_Toc320556691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1E25EFE0" w14:textId="77777777" w:rsidR="00B40C61" w:rsidRDefault="00D05265">
          <w:pPr>
            <w:pStyle w:val="TOC3"/>
            <w:tabs>
              <w:tab w:val="left" w:pos="1320"/>
              <w:tab w:val="right" w:leader="dot" w:pos="9350"/>
            </w:tabs>
            <w:rPr>
              <w:rFonts w:eastAsiaTheme="minorEastAsia"/>
              <w:noProof/>
            </w:rPr>
          </w:pPr>
          <w:hyperlink w:anchor="_Toc320556692" w:history="1">
            <w:r w:rsidR="00B40C61" w:rsidRPr="003A0B81">
              <w:rPr>
                <w:rStyle w:val="Hyperlink"/>
                <w:noProof/>
              </w:rPr>
              <w:t>7.3.2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_Toc320556692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307023EA" w14:textId="77777777" w:rsidR="00B40C61" w:rsidRDefault="00D05265">
          <w:pPr>
            <w:pStyle w:val="TOC3"/>
            <w:tabs>
              <w:tab w:val="left" w:pos="1320"/>
              <w:tab w:val="right" w:leader="dot" w:pos="9350"/>
            </w:tabs>
            <w:rPr>
              <w:rFonts w:eastAsiaTheme="minorEastAsia"/>
              <w:noProof/>
            </w:rPr>
          </w:pPr>
          <w:hyperlink w:anchor="_Toc320556693" w:history="1">
            <w:r w:rsidR="00B40C61" w:rsidRPr="003A0B81">
              <w:rPr>
                <w:rStyle w:val="Hyperlink"/>
                <w:noProof/>
              </w:rPr>
              <w:t>7.3.3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_Toc320556693 \h </w:instrText>
            </w:r>
            <w:r w:rsidR="00B40C61">
              <w:rPr>
                <w:noProof/>
                <w:webHidden/>
              </w:rPr>
            </w:r>
            <w:r w:rsidR="00B40C61">
              <w:rPr>
                <w:noProof/>
                <w:webHidden/>
              </w:rPr>
              <w:fldChar w:fldCharType="separate"/>
            </w:r>
            <w:r w:rsidR="00B40C61">
              <w:rPr>
                <w:noProof/>
                <w:webHidden/>
              </w:rPr>
              <w:t>23</w:t>
            </w:r>
            <w:r w:rsidR="00B40C61">
              <w:rPr>
                <w:noProof/>
                <w:webHidden/>
              </w:rPr>
              <w:fldChar w:fldCharType="end"/>
            </w:r>
          </w:hyperlink>
        </w:p>
        <w:p w14:paraId="591EA30B" w14:textId="77777777" w:rsidR="00B40C61" w:rsidRDefault="00D05265">
          <w:pPr>
            <w:pStyle w:val="TOC3"/>
            <w:tabs>
              <w:tab w:val="left" w:pos="1320"/>
              <w:tab w:val="right" w:leader="dot" w:pos="9350"/>
            </w:tabs>
            <w:rPr>
              <w:rFonts w:eastAsiaTheme="minorEastAsia"/>
              <w:noProof/>
            </w:rPr>
          </w:pPr>
          <w:hyperlink w:anchor="_Toc320556694" w:history="1">
            <w:r w:rsidR="00B40C61" w:rsidRPr="003A0B81">
              <w:rPr>
                <w:rStyle w:val="Hyperlink"/>
                <w:noProof/>
              </w:rPr>
              <w:t>7.3.4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_Toc320556694 \h </w:instrText>
            </w:r>
            <w:r w:rsidR="00B40C61">
              <w:rPr>
                <w:noProof/>
                <w:webHidden/>
              </w:rPr>
            </w:r>
            <w:r w:rsidR="00B40C61">
              <w:rPr>
                <w:noProof/>
                <w:webHidden/>
              </w:rPr>
              <w:fldChar w:fldCharType="separate"/>
            </w:r>
            <w:r w:rsidR="00B40C61">
              <w:rPr>
                <w:noProof/>
                <w:webHidden/>
              </w:rPr>
              <w:t>24</w:t>
            </w:r>
            <w:r w:rsidR="00B40C61">
              <w:rPr>
                <w:noProof/>
                <w:webHidden/>
              </w:rPr>
              <w:fldChar w:fldCharType="end"/>
            </w:r>
          </w:hyperlink>
        </w:p>
        <w:p w14:paraId="0761D170" w14:textId="77777777" w:rsidR="00B40C61" w:rsidRDefault="00D05265">
          <w:pPr>
            <w:pStyle w:val="TOC3"/>
            <w:tabs>
              <w:tab w:val="left" w:pos="1320"/>
              <w:tab w:val="right" w:leader="dot" w:pos="9350"/>
            </w:tabs>
            <w:rPr>
              <w:rFonts w:eastAsiaTheme="minorEastAsia"/>
              <w:noProof/>
            </w:rPr>
          </w:pPr>
          <w:hyperlink w:anchor="_Toc320556695" w:history="1">
            <w:r w:rsidR="00B40C61" w:rsidRPr="003A0B81">
              <w:rPr>
                <w:rStyle w:val="Hyperlink"/>
                <w:noProof/>
              </w:rPr>
              <w:t>7.3.5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_Toc320556695 \h </w:instrText>
            </w:r>
            <w:r w:rsidR="00B40C61">
              <w:rPr>
                <w:noProof/>
                <w:webHidden/>
              </w:rPr>
            </w:r>
            <w:r w:rsidR="00B40C61">
              <w:rPr>
                <w:noProof/>
                <w:webHidden/>
              </w:rPr>
              <w:fldChar w:fldCharType="separate"/>
            </w:r>
            <w:r w:rsidR="00B40C61">
              <w:rPr>
                <w:noProof/>
                <w:webHidden/>
              </w:rPr>
              <w:t>25</w:t>
            </w:r>
            <w:r w:rsidR="00B40C61">
              <w:rPr>
                <w:noProof/>
                <w:webHidden/>
              </w:rPr>
              <w:fldChar w:fldCharType="end"/>
            </w:r>
          </w:hyperlink>
        </w:p>
        <w:p w14:paraId="4EAC7381" w14:textId="77777777" w:rsidR="00B40C61" w:rsidRDefault="00D05265">
          <w:pPr>
            <w:pStyle w:val="TOC2"/>
            <w:tabs>
              <w:tab w:val="left" w:pos="880"/>
              <w:tab w:val="right" w:leader="dot" w:pos="9350"/>
            </w:tabs>
            <w:rPr>
              <w:rFonts w:eastAsiaTheme="minorEastAsia"/>
              <w:noProof/>
            </w:rPr>
          </w:pPr>
          <w:hyperlink w:anchor="_Toc320556696" w:history="1">
            <w:r w:rsidR="00B40C61" w:rsidRPr="003A0B81">
              <w:rPr>
                <w:rStyle w:val="Hyperlink"/>
                <w:noProof/>
              </w:rPr>
              <w:t>7.4</w:t>
            </w:r>
            <w:r w:rsidR="00B40C61">
              <w:rPr>
                <w:rFonts w:eastAsiaTheme="minorEastAsia"/>
                <w:noProof/>
              </w:rPr>
              <w:tab/>
            </w:r>
            <w:r w:rsidR="00B40C61" w:rsidRPr="003A0B81">
              <w:rPr>
                <w:rStyle w:val="Hyperlink"/>
                <w:noProof/>
              </w:rPr>
              <w:t>Logical Switch Capabilities</w:t>
            </w:r>
            <w:r w:rsidR="00B40C61">
              <w:rPr>
                <w:noProof/>
                <w:webHidden/>
              </w:rPr>
              <w:tab/>
            </w:r>
            <w:r w:rsidR="00B40C61">
              <w:rPr>
                <w:noProof/>
                <w:webHidden/>
              </w:rPr>
              <w:fldChar w:fldCharType="begin"/>
            </w:r>
            <w:r w:rsidR="00B40C61">
              <w:rPr>
                <w:noProof/>
                <w:webHidden/>
              </w:rPr>
              <w:instrText xml:space="preserve"> PAGEREF _Toc320556696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48D7F015" w14:textId="77777777" w:rsidR="00B40C61" w:rsidRDefault="00D05265">
          <w:pPr>
            <w:pStyle w:val="TOC3"/>
            <w:tabs>
              <w:tab w:val="left" w:pos="1320"/>
              <w:tab w:val="right" w:leader="dot" w:pos="9350"/>
            </w:tabs>
            <w:rPr>
              <w:rFonts w:eastAsiaTheme="minorEastAsia"/>
              <w:noProof/>
            </w:rPr>
          </w:pPr>
          <w:hyperlink w:anchor="_Toc320556697" w:history="1">
            <w:r w:rsidR="00B40C61" w:rsidRPr="003A0B81">
              <w:rPr>
                <w:rStyle w:val="Hyperlink"/>
                <w:noProof/>
              </w:rPr>
              <w:t>7.4.1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_Toc320556697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1F2235C4" w14:textId="77777777" w:rsidR="00B40C61" w:rsidRDefault="00D05265">
          <w:pPr>
            <w:pStyle w:val="TOC3"/>
            <w:tabs>
              <w:tab w:val="left" w:pos="1320"/>
              <w:tab w:val="right" w:leader="dot" w:pos="9350"/>
            </w:tabs>
            <w:rPr>
              <w:rFonts w:eastAsiaTheme="minorEastAsia"/>
              <w:noProof/>
            </w:rPr>
          </w:pPr>
          <w:hyperlink w:anchor="_Toc320556698" w:history="1">
            <w:r w:rsidR="00B40C61" w:rsidRPr="003A0B81">
              <w:rPr>
                <w:rStyle w:val="Hyperlink"/>
                <w:noProof/>
              </w:rPr>
              <w:t>7.4.2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_Toc320556698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7E755566" w14:textId="77777777" w:rsidR="00B40C61" w:rsidRDefault="00D05265">
          <w:pPr>
            <w:pStyle w:val="TOC3"/>
            <w:tabs>
              <w:tab w:val="left" w:pos="1320"/>
              <w:tab w:val="right" w:leader="dot" w:pos="9350"/>
            </w:tabs>
            <w:rPr>
              <w:rFonts w:eastAsiaTheme="minorEastAsia"/>
              <w:noProof/>
            </w:rPr>
          </w:pPr>
          <w:hyperlink w:anchor="_Toc320556699" w:history="1">
            <w:r w:rsidR="00B40C61" w:rsidRPr="003A0B81">
              <w:rPr>
                <w:rStyle w:val="Hyperlink"/>
                <w:noProof/>
              </w:rPr>
              <w:t>7.4.3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_Toc320556699 \h </w:instrText>
            </w:r>
            <w:r w:rsidR="00B40C61">
              <w:rPr>
                <w:noProof/>
                <w:webHidden/>
              </w:rPr>
            </w:r>
            <w:r w:rsidR="00B40C61">
              <w:rPr>
                <w:noProof/>
                <w:webHidden/>
              </w:rPr>
              <w:fldChar w:fldCharType="separate"/>
            </w:r>
            <w:r w:rsidR="00B40C61">
              <w:rPr>
                <w:noProof/>
                <w:webHidden/>
              </w:rPr>
              <w:t>31</w:t>
            </w:r>
            <w:r w:rsidR="00B40C61">
              <w:rPr>
                <w:noProof/>
                <w:webHidden/>
              </w:rPr>
              <w:fldChar w:fldCharType="end"/>
            </w:r>
          </w:hyperlink>
        </w:p>
        <w:p w14:paraId="765A28E8" w14:textId="77777777" w:rsidR="00B40C61" w:rsidRDefault="00D05265">
          <w:pPr>
            <w:pStyle w:val="TOC3"/>
            <w:tabs>
              <w:tab w:val="left" w:pos="1320"/>
              <w:tab w:val="right" w:leader="dot" w:pos="9350"/>
            </w:tabs>
            <w:rPr>
              <w:rFonts w:eastAsiaTheme="minorEastAsia"/>
              <w:noProof/>
            </w:rPr>
          </w:pPr>
          <w:hyperlink w:anchor="_Toc320556700" w:history="1">
            <w:r w:rsidR="00B40C61" w:rsidRPr="003A0B81">
              <w:rPr>
                <w:rStyle w:val="Hyperlink"/>
                <w:noProof/>
              </w:rPr>
              <w:t>7.4.4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_Toc320556700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7BE03A0C" w14:textId="77777777" w:rsidR="00B40C61" w:rsidRDefault="00D05265">
          <w:pPr>
            <w:pStyle w:val="TOC3"/>
            <w:tabs>
              <w:tab w:val="left" w:pos="1320"/>
              <w:tab w:val="right" w:leader="dot" w:pos="9350"/>
            </w:tabs>
            <w:rPr>
              <w:rFonts w:eastAsiaTheme="minorEastAsia"/>
              <w:noProof/>
            </w:rPr>
          </w:pPr>
          <w:hyperlink w:anchor="_Toc320556701" w:history="1">
            <w:r w:rsidR="00B40C61" w:rsidRPr="003A0B81">
              <w:rPr>
                <w:rStyle w:val="Hyperlink"/>
                <w:noProof/>
              </w:rPr>
              <w:t>7.4.5</w:t>
            </w:r>
            <w:r w:rsidR="00B40C61">
              <w:rPr>
                <w:rFonts w:eastAsiaTheme="minorEastAsia"/>
                <w:noProof/>
              </w:rPr>
              <w:tab/>
            </w:r>
            <w:r w:rsidR="00B40C61" w:rsidRPr="003A0B81">
              <w:rPr>
                <w:rStyle w:val="Hyperlink"/>
                <w:noProof/>
              </w:rPr>
              <w:t>Element &lt;instruction-types&gt; denotes the instruction types supported by the OpenFlow logical switch.Yang Specification</w:t>
            </w:r>
            <w:r w:rsidR="00B40C61">
              <w:rPr>
                <w:noProof/>
                <w:webHidden/>
              </w:rPr>
              <w:tab/>
            </w:r>
            <w:r w:rsidR="00B40C61">
              <w:rPr>
                <w:noProof/>
                <w:webHidden/>
              </w:rPr>
              <w:fldChar w:fldCharType="begin"/>
            </w:r>
            <w:r w:rsidR="00B40C61">
              <w:rPr>
                <w:noProof/>
                <w:webHidden/>
              </w:rPr>
              <w:instrText xml:space="preserve"> PAGEREF _Toc320556701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641FE29B" w14:textId="77777777" w:rsidR="00B40C61" w:rsidRDefault="00D05265">
          <w:pPr>
            <w:pStyle w:val="TOC2"/>
            <w:tabs>
              <w:tab w:val="left" w:pos="880"/>
              <w:tab w:val="right" w:leader="dot" w:pos="9350"/>
            </w:tabs>
            <w:rPr>
              <w:rFonts w:eastAsiaTheme="minorEastAsia"/>
              <w:noProof/>
            </w:rPr>
          </w:pPr>
          <w:hyperlink w:anchor="_Toc320556702" w:history="1">
            <w:r w:rsidR="00B40C61" w:rsidRPr="003A0B81">
              <w:rPr>
                <w:rStyle w:val="Hyperlink"/>
                <w:noProof/>
              </w:rPr>
              <w:t>7.5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_Toc320556702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36454514" w14:textId="77777777" w:rsidR="00B40C61" w:rsidRDefault="00D05265">
          <w:pPr>
            <w:pStyle w:val="TOC3"/>
            <w:tabs>
              <w:tab w:val="left" w:pos="1320"/>
              <w:tab w:val="right" w:leader="dot" w:pos="9350"/>
            </w:tabs>
            <w:rPr>
              <w:rFonts w:eastAsiaTheme="minorEastAsia"/>
              <w:noProof/>
            </w:rPr>
          </w:pPr>
          <w:hyperlink w:anchor="_Toc320556703" w:history="1">
            <w:r w:rsidR="00B40C61" w:rsidRPr="003A0B81">
              <w:rPr>
                <w:rStyle w:val="Hyperlink"/>
                <w:noProof/>
              </w:rPr>
              <w:t>7.5.1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_Toc320556703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1A77D1E8" w14:textId="77777777" w:rsidR="00B40C61" w:rsidRDefault="00D05265">
          <w:pPr>
            <w:pStyle w:val="TOC3"/>
            <w:tabs>
              <w:tab w:val="left" w:pos="1320"/>
              <w:tab w:val="right" w:leader="dot" w:pos="9350"/>
            </w:tabs>
            <w:rPr>
              <w:rFonts w:eastAsiaTheme="minorEastAsia"/>
              <w:noProof/>
            </w:rPr>
          </w:pPr>
          <w:hyperlink w:anchor="_Toc320556704" w:history="1">
            <w:r w:rsidR="00B40C61" w:rsidRPr="003A0B81">
              <w:rPr>
                <w:rStyle w:val="Hyperlink"/>
                <w:noProof/>
              </w:rPr>
              <w:t>7.5.2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_Toc320556704 \h </w:instrText>
            </w:r>
            <w:r w:rsidR="00B40C61">
              <w:rPr>
                <w:noProof/>
                <w:webHidden/>
              </w:rPr>
            </w:r>
            <w:r w:rsidR="00B40C61">
              <w:rPr>
                <w:noProof/>
                <w:webHidden/>
              </w:rPr>
              <w:fldChar w:fldCharType="separate"/>
            </w:r>
            <w:r w:rsidR="00B40C61">
              <w:rPr>
                <w:noProof/>
                <w:webHidden/>
              </w:rPr>
              <w:t>37</w:t>
            </w:r>
            <w:r w:rsidR="00B40C61">
              <w:rPr>
                <w:noProof/>
                <w:webHidden/>
              </w:rPr>
              <w:fldChar w:fldCharType="end"/>
            </w:r>
          </w:hyperlink>
        </w:p>
        <w:p w14:paraId="01BC6942" w14:textId="77777777" w:rsidR="00B40C61" w:rsidRDefault="00D05265">
          <w:pPr>
            <w:pStyle w:val="TOC3"/>
            <w:tabs>
              <w:tab w:val="left" w:pos="1320"/>
              <w:tab w:val="right" w:leader="dot" w:pos="9350"/>
            </w:tabs>
            <w:rPr>
              <w:rFonts w:eastAsiaTheme="minorEastAsia"/>
              <w:noProof/>
            </w:rPr>
          </w:pPr>
          <w:hyperlink w:anchor="_Toc320556705" w:history="1">
            <w:r w:rsidR="00B40C61" w:rsidRPr="003A0B81">
              <w:rPr>
                <w:rStyle w:val="Hyperlink"/>
                <w:noProof/>
              </w:rPr>
              <w:t>7.5.3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_Toc320556705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341EB064" w14:textId="77777777" w:rsidR="00B40C61" w:rsidRDefault="00D05265">
          <w:pPr>
            <w:pStyle w:val="TOC3"/>
            <w:tabs>
              <w:tab w:val="left" w:pos="1320"/>
              <w:tab w:val="right" w:leader="dot" w:pos="9350"/>
            </w:tabs>
            <w:rPr>
              <w:rFonts w:eastAsiaTheme="minorEastAsia"/>
              <w:noProof/>
            </w:rPr>
          </w:pPr>
          <w:hyperlink w:anchor="_Toc320556706" w:history="1">
            <w:r w:rsidR="00B40C61" w:rsidRPr="003A0B81">
              <w:rPr>
                <w:rStyle w:val="Hyperlink"/>
                <w:noProof/>
              </w:rPr>
              <w:t>7.5.4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_Toc320556706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1861B4A4" w14:textId="77777777" w:rsidR="00B40C61" w:rsidRDefault="00D05265">
          <w:pPr>
            <w:pStyle w:val="TOC3"/>
            <w:tabs>
              <w:tab w:val="left" w:pos="1320"/>
              <w:tab w:val="right" w:leader="dot" w:pos="9350"/>
            </w:tabs>
            <w:rPr>
              <w:rFonts w:eastAsiaTheme="minorEastAsia"/>
              <w:noProof/>
            </w:rPr>
          </w:pPr>
          <w:hyperlink w:anchor="_Toc320556707" w:history="1">
            <w:r w:rsidR="00B40C61" w:rsidRPr="003A0B81">
              <w:rPr>
                <w:rStyle w:val="Hyperlink"/>
                <w:noProof/>
              </w:rPr>
              <w:t>7.5.5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_Toc320556707 \h </w:instrText>
            </w:r>
            <w:r w:rsidR="00B40C61">
              <w:rPr>
                <w:noProof/>
                <w:webHidden/>
              </w:rPr>
            </w:r>
            <w:r w:rsidR="00B40C61">
              <w:rPr>
                <w:noProof/>
                <w:webHidden/>
              </w:rPr>
              <w:fldChar w:fldCharType="separate"/>
            </w:r>
            <w:r w:rsidR="00B40C61">
              <w:rPr>
                <w:noProof/>
                <w:webHidden/>
              </w:rPr>
              <w:t>39</w:t>
            </w:r>
            <w:r w:rsidR="00B40C61">
              <w:rPr>
                <w:noProof/>
                <w:webHidden/>
              </w:rPr>
              <w:fldChar w:fldCharType="end"/>
            </w:r>
          </w:hyperlink>
        </w:p>
        <w:p w14:paraId="775BA68E" w14:textId="77777777" w:rsidR="00B40C61" w:rsidRDefault="00D05265">
          <w:pPr>
            <w:pStyle w:val="TOC2"/>
            <w:tabs>
              <w:tab w:val="left" w:pos="880"/>
              <w:tab w:val="right" w:leader="dot" w:pos="9350"/>
            </w:tabs>
            <w:rPr>
              <w:rFonts w:eastAsiaTheme="minorEastAsia"/>
              <w:noProof/>
            </w:rPr>
          </w:pPr>
          <w:hyperlink w:anchor="_Toc320556708" w:history="1">
            <w:r w:rsidR="00B40C61" w:rsidRPr="003A0B81">
              <w:rPr>
                <w:rStyle w:val="Hyperlink"/>
                <w:noProof/>
              </w:rPr>
              <w:t>7.6</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_Toc320556708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12119185" w14:textId="77777777" w:rsidR="00B40C61" w:rsidRDefault="00D05265">
          <w:pPr>
            <w:pStyle w:val="TOC3"/>
            <w:tabs>
              <w:tab w:val="left" w:pos="1320"/>
              <w:tab w:val="right" w:leader="dot" w:pos="9350"/>
            </w:tabs>
            <w:rPr>
              <w:rFonts w:eastAsiaTheme="minorEastAsia"/>
              <w:noProof/>
            </w:rPr>
          </w:pPr>
          <w:hyperlink w:anchor="_Toc320556709" w:history="1">
            <w:r w:rsidR="00B40C61" w:rsidRPr="003A0B81">
              <w:rPr>
                <w:rStyle w:val="Hyperlink"/>
                <w:noProof/>
              </w:rPr>
              <w:t>7.6.1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_Toc320556709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47085F93" w14:textId="77777777" w:rsidR="00B40C61" w:rsidRDefault="00D05265">
          <w:pPr>
            <w:pStyle w:val="TOC3"/>
            <w:tabs>
              <w:tab w:val="left" w:pos="1320"/>
              <w:tab w:val="right" w:leader="dot" w:pos="9350"/>
            </w:tabs>
            <w:rPr>
              <w:rFonts w:eastAsiaTheme="minorEastAsia"/>
              <w:noProof/>
            </w:rPr>
          </w:pPr>
          <w:hyperlink w:anchor="_Toc320556710" w:history="1">
            <w:r w:rsidR="00B40C61" w:rsidRPr="003A0B81">
              <w:rPr>
                <w:rStyle w:val="Hyperlink"/>
                <w:noProof/>
              </w:rPr>
              <w:t>7.6.2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_Toc320556710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7477673" w14:textId="77777777" w:rsidR="00B40C61" w:rsidRDefault="00D05265">
          <w:pPr>
            <w:pStyle w:val="TOC3"/>
            <w:tabs>
              <w:tab w:val="left" w:pos="1320"/>
              <w:tab w:val="right" w:leader="dot" w:pos="9350"/>
            </w:tabs>
            <w:rPr>
              <w:rFonts w:eastAsiaTheme="minorEastAsia"/>
              <w:noProof/>
            </w:rPr>
          </w:pPr>
          <w:hyperlink w:anchor="_Toc320556711" w:history="1">
            <w:r w:rsidR="00B40C61" w:rsidRPr="003A0B81">
              <w:rPr>
                <w:rStyle w:val="Hyperlink"/>
                <w:noProof/>
              </w:rPr>
              <w:t>7.6.3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_Toc320556711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7B97F0C4" w14:textId="77777777" w:rsidR="00B40C61" w:rsidRDefault="00D05265">
          <w:pPr>
            <w:pStyle w:val="TOC3"/>
            <w:tabs>
              <w:tab w:val="left" w:pos="1320"/>
              <w:tab w:val="right" w:leader="dot" w:pos="9350"/>
            </w:tabs>
            <w:rPr>
              <w:rFonts w:eastAsiaTheme="minorEastAsia"/>
              <w:noProof/>
            </w:rPr>
          </w:pPr>
          <w:hyperlink w:anchor="_Toc320556712" w:history="1">
            <w:r w:rsidR="00B40C61" w:rsidRPr="003A0B81">
              <w:rPr>
                <w:rStyle w:val="Hyperlink"/>
                <w:noProof/>
              </w:rPr>
              <w:t>7.6.4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_Toc320556712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EFC8AFD" w14:textId="77777777" w:rsidR="00B40C61" w:rsidRDefault="00D05265">
          <w:pPr>
            <w:pStyle w:val="TOC3"/>
            <w:tabs>
              <w:tab w:val="left" w:pos="1320"/>
              <w:tab w:val="right" w:leader="dot" w:pos="9350"/>
            </w:tabs>
            <w:rPr>
              <w:rFonts w:eastAsiaTheme="minorEastAsia"/>
              <w:noProof/>
            </w:rPr>
          </w:pPr>
          <w:hyperlink w:anchor="_Toc320556713" w:history="1">
            <w:r w:rsidR="00B40C61" w:rsidRPr="003A0B81">
              <w:rPr>
                <w:rStyle w:val="Hyperlink"/>
                <w:noProof/>
              </w:rPr>
              <w:t>7.6.5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_Toc320556713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96CC216" w14:textId="77777777" w:rsidR="00B40C61" w:rsidRDefault="00D05265">
          <w:pPr>
            <w:pStyle w:val="TOC2"/>
            <w:tabs>
              <w:tab w:val="left" w:pos="880"/>
              <w:tab w:val="right" w:leader="dot" w:pos="9350"/>
            </w:tabs>
            <w:rPr>
              <w:rFonts w:eastAsiaTheme="minorEastAsia"/>
              <w:noProof/>
            </w:rPr>
          </w:pPr>
          <w:hyperlink w:anchor="_Toc320556714" w:history="1">
            <w:r w:rsidR="00B40C61" w:rsidRPr="003A0B81">
              <w:rPr>
                <w:rStyle w:val="Hyperlink"/>
                <w:noProof/>
              </w:rPr>
              <w:t>7.7</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_Toc320556714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C5E85FC" w14:textId="77777777" w:rsidR="00B40C61" w:rsidRDefault="00D05265">
          <w:pPr>
            <w:pStyle w:val="TOC3"/>
            <w:tabs>
              <w:tab w:val="left" w:pos="1320"/>
              <w:tab w:val="right" w:leader="dot" w:pos="9350"/>
            </w:tabs>
            <w:rPr>
              <w:rFonts w:eastAsiaTheme="minorEastAsia"/>
              <w:noProof/>
            </w:rPr>
          </w:pPr>
          <w:hyperlink w:anchor="_Toc320556715" w:history="1">
            <w:r w:rsidR="00B40C61" w:rsidRPr="003A0B81">
              <w:rPr>
                <w:rStyle w:val="Hyperlink"/>
                <w:noProof/>
              </w:rPr>
              <w:t>7.7.1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_Toc320556715 \h </w:instrText>
            </w:r>
            <w:r w:rsidR="00B40C61">
              <w:rPr>
                <w:noProof/>
                <w:webHidden/>
              </w:rPr>
            </w:r>
            <w:r w:rsidR="00B40C61">
              <w:rPr>
                <w:noProof/>
                <w:webHidden/>
              </w:rPr>
              <w:fldChar w:fldCharType="separate"/>
            </w:r>
            <w:r w:rsidR="00B40C61">
              <w:rPr>
                <w:noProof/>
                <w:webHidden/>
              </w:rPr>
              <w:t>42</w:t>
            </w:r>
            <w:r w:rsidR="00B40C61">
              <w:rPr>
                <w:noProof/>
                <w:webHidden/>
              </w:rPr>
              <w:fldChar w:fldCharType="end"/>
            </w:r>
          </w:hyperlink>
        </w:p>
        <w:p w14:paraId="4146CCAB" w14:textId="77777777" w:rsidR="00B40C61" w:rsidRDefault="00D05265">
          <w:pPr>
            <w:pStyle w:val="TOC3"/>
            <w:tabs>
              <w:tab w:val="left" w:pos="1320"/>
              <w:tab w:val="right" w:leader="dot" w:pos="9350"/>
            </w:tabs>
            <w:rPr>
              <w:rFonts w:eastAsiaTheme="minorEastAsia"/>
              <w:noProof/>
            </w:rPr>
          </w:pPr>
          <w:hyperlink w:anchor="_Toc320556716" w:history="1">
            <w:r w:rsidR="00B40C61" w:rsidRPr="003A0B81">
              <w:rPr>
                <w:rStyle w:val="Hyperlink"/>
                <w:noProof/>
              </w:rPr>
              <w:t>7.7.2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_Toc320556716 \h </w:instrText>
            </w:r>
            <w:r w:rsidR="00B40C61">
              <w:rPr>
                <w:noProof/>
                <w:webHidden/>
              </w:rPr>
            </w:r>
            <w:r w:rsidR="00B40C61">
              <w:rPr>
                <w:noProof/>
                <w:webHidden/>
              </w:rPr>
              <w:fldChar w:fldCharType="separate"/>
            </w:r>
            <w:r w:rsidR="00B40C61">
              <w:rPr>
                <w:noProof/>
                <w:webHidden/>
              </w:rPr>
              <w:t>43</w:t>
            </w:r>
            <w:r w:rsidR="00B40C61">
              <w:rPr>
                <w:noProof/>
                <w:webHidden/>
              </w:rPr>
              <w:fldChar w:fldCharType="end"/>
            </w:r>
          </w:hyperlink>
        </w:p>
        <w:p w14:paraId="542697D5" w14:textId="77777777" w:rsidR="00B40C61" w:rsidRDefault="00D05265">
          <w:pPr>
            <w:pStyle w:val="TOC3"/>
            <w:tabs>
              <w:tab w:val="left" w:pos="1320"/>
              <w:tab w:val="right" w:leader="dot" w:pos="9350"/>
            </w:tabs>
            <w:rPr>
              <w:rFonts w:eastAsiaTheme="minorEastAsia"/>
              <w:noProof/>
            </w:rPr>
          </w:pPr>
          <w:hyperlink w:anchor="_Toc320556717" w:history="1">
            <w:r w:rsidR="00B40C61" w:rsidRPr="003A0B81">
              <w:rPr>
                <w:rStyle w:val="Hyperlink"/>
                <w:noProof/>
              </w:rPr>
              <w:t>7.7.3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_Toc320556717 \h </w:instrText>
            </w:r>
            <w:r w:rsidR="00B40C61">
              <w:rPr>
                <w:noProof/>
                <w:webHidden/>
              </w:rPr>
            </w:r>
            <w:r w:rsidR="00B40C61">
              <w:rPr>
                <w:noProof/>
                <w:webHidden/>
              </w:rPr>
              <w:fldChar w:fldCharType="separate"/>
            </w:r>
            <w:r w:rsidR="00B40C61">
              <w:rPr>
                <w:noProof/>
                <w:webHidden/>
              </w:rPr>
              <w:t>46</w:t>
            </w:r>
            <w:r w:rsidR="00B40C61">
              <w:rPr>
                <w:noProof/>
                <w:webHidden/>
              </w:rPr>
              <w:fldChar w:fldCharType="end"/>
            </w:r>
          </w:hyperlink>
        </w:p>
        <w:p w14:paraId="679BACCE" w14:textId="77777777" w:rsidR="00B40C61" w:rsidRDefault="00D05265">
          <w:pPr>
            <w:pStyle w:val="TOC3"/>
            <w:tabs>
              <w:tab w:val="left" w:pos="1320"/>
              <w:tab w:val="right" w:leader="dot" w:pos="9350"/>
            </w:tabs>
            <w:rPr>
              <w:rFonts w:eastAsiaTheme="minorEastAsia"/>
              <w:noProof/>
            </w:rPr>
          </w:pPr>
          <w:hyperlink w:anchor="_Toc320556718" w:history="1">
            <w:r w:rsidR="00B40C61" w:rsidRPr="003A0B81">
              <w:rPr>
                <w:rStyle w:val="Hyperlink"/>
                <w:noProof/>
              </w:rPr>
              <w:t>7.7.4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_Toc320556718 \h </w:instrText>
            </w:r>
            <w:r w:rsidR="00B40C61">
              <w:rPr>
                <w:noProof/>
                <w:webHidden/>
              </w:rPr>
            </w:r>
            <w:r w:rsidR="00B40C61">
              <w:rPr>
                <w:noProof/>
                <w:webHidden/>
              </w:rPr>
              <w:fldChar w:fldCharType="separate"/>
            </w:r>
            <w:r w:rsidR="00B40C61">
              <w:rPr>
                <w:noProof/>
                <w:webHidden/>
              </w:rPr>
              <w:t>47</w:t>
            </w:r>
            <w:r w:rsidR="00B40C61">
              <w:rPr>
                <w:noProof/>
                <w:webHidden/>
              </w:rPr>
              <w:fldChar w:fldCharType="end"/>
            </w:r>
          </w:hyperlink>
        </w:p>
        <w:p w14:paraId="5A41404A" w14:textId="77777777" w:rsidR="00B40C61" w:rsidRDefault="00D05265">
          <w:pPr>
            <w:pStyle w:val="TOC3"/>
            <w:tabs>
              <w:tab w:val="left" w:pos="1320"/>
              <w:tab w:val="right" w:leader="dot" w:pos="9350"/>
            </w:tabs>
            <w:rPr>
              <w:rFonts w:eastAsiaTheme="minorEastAsia"/>
              <w:noProof/>
            </w:rPr>
          </w:pPr>
          <w:hyperlink w:anchor="_Toc320556719" w:history="1">
            <w:r w:rsidR="00B40C61" w:rsidRPr="003A0B81">
              <w:rPr>
                <w:rStyle w:val="Hyperlink"/>
                <w:noProof/>
              </w:rPr>
              <w:t>7.7.5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_Toc320556719 \h </w:instrText>
            </w:r>
            <w:r w:rsidR="00B40C61">
              <w:rPr>
                <w:noProof/>
                <w:webHidden/>
              </w:rPr>
            </w:r>
            <w:r w:rsidR="00B40C61">
              <w:rPr>
                <w:noProof/>
                <w:webHidden/>
              </w:rPr>
              <w:fldChar w:fldCharType="separate"/>
            </w:r>
            <w:r w:rsidR="00B40C61">
              <w:rPr>
                <w:noProof/>
                <w:webHidden/>
              </w:rPr>
              <w:t>49</w:t>
            </w:r>
            <w:r w:rsidR="00B40C61">
              <w:rPr>
                <w:noProof/>
                <w:webHidden/>
              </w:rPr>
              <w:fldChar w:fldCharType="end"/>
            </w:r>
          </w:hyperlink>
        </w:p>
        <w:p w14:paraId="144C2E7A" w14:textId="77777777" w:rsidR="00B40C61" w:rsidRDefault="00D05265">
          <w:pPr>
            <w:pStyle w:val="TOC2"/>
            <w:tabs>
              <w:tab w:val="left" w:pos="880"/>
              <w:tab w:val="right" w:leader="dot" w:pos="9350"/>
            </w:tabs>
            <w:rPr>
              <w:rFonts w:eastAsiaTheme="minorEastAsia"/>
              <w:noProof/>
            </w:rPr>
          </w:pPr>
          <w:hyperlink w:anchor="_Toc320556720" w:history="1">
            <w:r w:rsidR="00B40C61" w:rsidRPr="003A0B81">
              <w:rPr>
                <w:rStyle w:val="Hyperlink"/>
                <w:noProof/>
              </w:rPr>
              <w:t>7.8</w:t>
            </w:r>
            <w:r w:rsidR="00B40C61">
              <w:rPr>
                <w:rFonts w:eastAsiaTheme="minorEastAsia"/>
                <w:noProof/>
              </w:rPr>
              <w:tab/>
            </w:r>
            <w:r w:rsidR="00B40C61" w:rsidRPr="003A0B81">
              <w:rPr>
                <w:rStyle w:val="Hyperlink"/>
                <w:noProof/>
              </w:rPr>
              <w:t>OpenFlow Port Feature</w:t>
            </w:r>
            <w:r w:rsidR="00B40C61">
              <w:rPr>
                <w:noProof/>
                <w:webHidden/>
              </w:rPr>
              <w:tab/>
            </w:r>
            <w:r w:rsidR="00B40C61">
              <w:rPr>
                <w:noProof/>
                <w:webHidden/>
              </w:rPr>
              <w:fldChar w:fldCharType="begin"/>
            </w:r>
            <w:r w:rsidR="00B40C61">
              <w:rPr>
                <w:noProof/>
                <w:webHidden/>
              </w:rPr>
              <w:instrText xml:space="preserve"> PAGEREF _Toc320556720 \h </w:instrText>
            </w:r>
            <w:r w:rsidR="00B40C61">
              <w:rPr>
                <w:noProof/>
                <w:webHidden/>
              </w:rPr>
            </w:r>
            <w:r w:rsidR="00B40C61">
              <w:rPr>
                <w:noProof/>
                <w:webHidden/>
              </w:rPr>
              <w:fldChar w:fldCharType="separate"/>
            </w:r>
            <w:r w:rsidR="00B40C61">
              <w:rPr>
                <w:noProof/>
                <w:webHidden/>
              </w:rPr>
              <w:t>51</w:t>
            </w:r>
            <w:r w:rsidR="00B40C61">
              <w:rPr>
                <w:noProof/>
                <w:webHidden/>
              </w:rPr>
              <w:fldChar w:fldCharType="end"/>
            </w:r>
          </w:hyperlink>
        </w:p>
        <w:p w14:paraId="499FBEC2" w14:textId="77777777" w:rsidR="00B40C61" w:rsidRDefault="00D05265">
          <w:pPr>
            <w:pStyle w:val="TOC3"/>
            <w:tabs>
              <w:tab w:val="left" w:pos="1320"/>
              <w:tab w:val="right" w:leader="dot" w:pos="9350"/>
            </w:tabs>
            <w:rPr>
              <w:rFonts w:eastAsiaTheme="minorEastAsia"/>
              <w:noProof/>
            </w:rPr>
          </w:pPr>
          <w:hyperlink w:anchor="_Toc320556721" w:history="1">
            <w:r w:rsidR="00B40C61" w:rsidRPr="003A0B81">
              <w:rPr>
                <w:rStyle w:val="Hyperlink"/>
                <w:noProof/>
              </w:rPr>
              <w:t>7.8.1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_Toc320556721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1065FA69" w14:textId="77777777" w:rsidR="00B40C61" w:rsidRDefault="00D05265">
          <w:pPr>
            <w:pStyle w:val="TOC3"/>
            <w:tabs>
              <w:tab w:val="left" w:pos="1320"/>
              <w:tab w:val="right" w:leader="dot" w:pos="9350"/>
            </w:tabs>
            <w:rPr>
              <w:rFonts w:eastAsiaTheme="minorEastAsia"/>
              <w:noProof/>
            </w:rPr>
          </w:pPr>
          <w:hyperlink w:anchor="_Toc320556722" w:history="1">
            <w:r w:rsidR="00B40C61" w:rsidRPr="003A0B81">
              <w:rPr>
                <w:rStyle w:val="Hyperlink"/>
                <w:noProof/>
              </w:rPr>
              <w:t>7.8.2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_Toc320556722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33445122" w14:textId="77777777" w:rsidR="00B40C61" w:rsidRDefault="00D05265">
          <w:pPr>
            <w:pStyle w:val="TOC3"/>
            <w:tabs>
              <w:tab w:val="left" w:pos="1320"/>
              <w:tab w:val="right" w:leader="dot" w:pos="9350"/>
            </w:tabs>
            <w:rPr>
              <w:rFonts w:eastAsiaTheme="minorEastAsia"/>
              <w:noProof/>
            </w:rPr>
          </w:pPr>
          <w:hyperlink w:anchor="_Toc320556723" w:history="1">
            <w:r w:rsidR="00B40C61" w:rsidRPr="003A0B81">
              <w:rPr>
                <w:rStyle w:val="Hyperlink"/>
                <w:noProof/>
              </w:rPr>
              <w:t>7.8.3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_Toc320556723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5EE947A9" w14:textId="77777777" w:rsidR="00B40C61" w:rsidRDefault="00D05265">
          <w:pPr>
            <w:pStyle w:val="TOC3"/>
            <w:tabs>
              <w:tab w:val="left" w:pos="1320"/>
              <w:tab w:val="right" w:leader="dot" w:pos="9350"/>
            </w:tabs>
            <w:rPr>
              <w:rFonts w:eastAsiaTheme="minorEastAsia"/>
              <w:noProof/>
            </w:rPr>
          </w:pPr>
          <w:hyperlink w:anchor="_Toc320556724" w:history="1">
            <w:r w:rsidR="00B40C61" w:rsidRPr="003A0B81">
              <w:rPr>
                <w:rStyle w:val="Hyperlink"/>
                <w:noProof/>
              </w:rPr>
              <w:t>7.8.4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_Toc320556724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366F1515" w14:textId="77777777" w:rsidR="00B40C61" w:rsidRDefault="00D05265">
          <w:pPr>
            <w:pStyle w:val="TOC3"/>
            <w:tabs>
              <w:tab w:val="left" w:pos="1320"/>
              <w:tab w:val="right" w:leader="dot" w:pos="9350"/>
            </w:tabs>
            <w:rPr>
              <w:rFonts w:eastAsiaTheme="minorEastAsia"/>
              <w:noProof/>
            </w:rPr>
          </w:pPr>
          <w:hyperlink w:anchor="_Toc320556725" w:history="1">
            <w:r w:rsidR="00B40C61" w:rsidRPr="003A0B81">
              <w:rPr>
                <w:rStyle w:val="Hyperlink"/>
                <w:noProof/>
              </w:rPr>
              <w:t>7.8.5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_Toc320556725 \h </w:instrText>
            </w:r>
            <w:r w:rsidR="00B40C61">
              <w:rPr>
                <w:noProof/>
                <w:webHidden/>
              </w:rPr>
            </w:r>
            <w:r w:rsidR="00B40C61">
              <w:rPr>
                <w:noProof/>
                <w:webHidden/>
              </w:rPr>
              <w:fldChar w:fldCharType="separate"/>
            </w:r>
            <w:r w:rsidR="00B40C61">
              <w:rPr>
                <w:noProof/>
                <w:webHidden/>
              </w:rPr>
              <w:t>54</w:t>
            </w:r>
            <w:r w:rsidR="00B40C61">
              <w:rPr>
                <w:noProof/>
                <w:webHidden/>
              </w:rPr>
              <w:fldChar w:fldCharType="end"/>
            </w:r>
          </w:hyperlink>
        </w:p>
        <w:p w14:paraId="5E8895AD" w14:textId="77777777" w:rsidR="00B40C61" w:rsidRDefault="00D05265">
          <w:pPr>
            <w:pStyle w:val="TOC2"/>
            <w:tabs>
              <w:tab w:val="left" w:pos="880"/>
              <w:tab w:val="right" w:leader="dot" w:pos="9350"/>
            </w:tabs>
            <w:rPr>
              <w:rFonts w:eastAsiaTheme="minorEastAsia"/>
              <w:noProof/>
            </w:rPr>
          </w:pPr>
          <w:hyperlink w:anchor="_Toc320556726" w:history="1">
            <w:r w:rsidR="00B40C61" w:rsidRPr="003A0B81">
              <w:rPr>
                <w:rStyle w:val="Hyperlink"/>
                <w:noProof/>
              </w:rPr>
              <w:t>7.9</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_Toc320556726 \h </w:instrText>
            </w:r>
            <w:r w:rsidR="00B40C61">
              <w:rPr>
                <w:noProof/>
                <w:webHidden/>
              </w:rPr>
            </w:r>
            <w:r w:rsidR="00B40C61">
              <w:rPr>
                <w:noProof/>
                <w:webHidden/>
              </w:rPr>
              <w:fldChar w:fldCharType="separate"/>
            </w:r>
            <w:r w:rsidR="00B40C61">
              <w:rPr>
                <w:noProof/>
                <w:webHidden/>
              </w:rPr>
              <w:t>55</w:t>
            </w:r>
            <w:r w:rsidR="00B40C61">
              <w:rPr>
                <w:noProof/>
                <w:webHidden/>
              </w:rPr>
              <w:fldChar w:fldCharType="end"/>
            </w:r>
          </w:hyperlink>
        </w:p>
        <w:p w14:paraId="38E2FFE4" w14:textId="77777777" w:rsidR="00B40C61" w:rsidRDefault="00D05265">
          <w:pPr>
            <w:pStyle w:val="TOC3"/>
            <w:tabs>
              <w:tab w:val="left" w:pos="1320"/>
              <w:tab w:val="right" w:leader="dot" w:pos="9350"/>
            </w:tabs>
            <w:rPr>
              <w:rFonts w:eastAsiaTheme="minorEastAsia"/>
              <w:noProof/>
            </w:rPr>
          </w:pPr>
          <w:hyperlink w:anchor="_Toc320556727" w:history="1">
            <w:r w:rsidR="00B40C61" w:rsidRPr="003A0B81">
              <w:rPr>
                <w:rStyle w:val="Hyperlink"/>
                <w:noProof/>
              </w:rPr>
              <w:t>7.9.1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_Toc320556727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77F92D6" w14:textId="77777777" w:rsidR="00B40C61" w:rsidRDefault="00D05265">
          <w:pPr>
            <w:pStyle w:val="TOC3"/>
            <w:tabs>
              <w:tab w:val="left" w:pos="1320"/>
              <w:tab w:val="right" w:leader="dot" w:pos="9350"/>
            </w:tabs>
            <w:rPr>
              <w:rFonts w:eastAsiaTheme="minorEastAsia"/>
              <w:noProof/>
            </w:rPr>
          </w:pPr>
          <w:hyperlink w:anchor="_Toc320556728" w:history="1">
            <w:r w:rsidR="00B40C61" w:rsidRPr="003A0B81">
              <w:rPr>
                <w:rStyle w:val="Hyperlink"/>
                <w:noProof/>
              </w:rPr>
              <w:t>7.9.2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_Toc320556728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43100BE" w14:textId="77777777" w:rsidR="00B40C61" w:rsidRDefault="00D05265">
          <w:pPr>
            <w:pStyle w:val="TOC3"/>
            <w:tabs>
              <w:tab w:val="left" w:pos="1320"/>
              <w:tab w:val="right" w:leader="dot" w:pos="9350"/>
            </w:tabs>
            <w:rPr>
              <w:rFonts w:eastAsiaTheme="minorEastAsia"/>
              <w:noProof/>
            </w:rPr>
          </w:pPr>
          <w:hyperlink w:anchor="_Toc320556729" w:history="1">
            <w:r w:rsidR="00B40C61" w:rsidRPr="003A0B81">
              <w:rPr>
                <w:rStyle w:val="Hyperlink"/>
                <w:noProof/>
              </w:rPr>
              <w:t>7.9.3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_Toc320556729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16F67389" w14:textId="77777777" w:rsidR="00B40C61" w:rsidRDefault="00D05265">
          <w:pPr>
            <w:pStyle w:val="TOC3"/>
            <w:tabs>
              <w:tab w:val="left" w:pos="1320"/>
              <w:tab w:val="right" w:leader="dot" w:pos="9350"/>
            </w:tabs>
            <w:rPr>
              <w:rFonts w:eastAsiaTheme="minorEastAsia"/>
              <w:noProof/>
            </w:rPr>
          </w:pPr>
          <w:hyperlink w:anchor="_Toc320556730" w:history="1">
            <w:r w:rsidR="00B40C61" w:rsidRPr="003A0B81">
              <w:rPr>
                <w:rStyle w:val="Hyperlink"/>
                <w:noProof/>
              </w:rPr>
              <w:t>7.9.4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_Toc320556730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07BB01A6" w14:textId="77777777" w:rsidR="00B40C61" w:rsidRDefault="00D05265">
          <w:pPr>
            <w:pStyle w:val="TOC3"/>
            <w:tabs>
              <w:tab w:val="left" w:pos="1320"/>
              <w:tab w:val="right" w:leader="dot" w:pos="9350"/>
            </w:tabs>
            <w:rPr>
              <w:rFonts w:eastAsiaTheme="minorEastAsia"/>
              <w:noProof/>
            </w:rPr>
          </w:pPr>
          <w:hyperlink w:anchor="_Toc320556731" w:history="1">
            <w:r w:rsidR="00B40C61" w:rsidRPr="003A0B81">
              <w:rPr>
                <w:rStyle w:val="Hyperlink"/>
                <w:noProof/>
              </w:rPr>
              <w:t>7.9.5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_Toc320556731 \h </w:instrText>
            </w:r>
            <w:r w:rsidR="00B40C61">
              <w:rPr>
                <w:noProof/>
                <w:webHidden/>
              </w:rPr>
            </w:r>
            <w:r w:rsidR="00B40C61">
              <w:rPr>
                <w:noProof/>
                <w:webHidden/>
              </w:rPr>
              <w:fldChar w:fldCharType="separate"/>
            </w:r>
            <w:r w:rsidR="00B40C61">
              <w:rPr>
                <w:noProof/>
                <w:webHidden/>
              </w:rPr>
              <w:t>58</w:t>
            </w:r>
            <w:r w:rsidR="00B40C61">
              <w:rPr>
                <w:noProof/>
                <w:webHidden/>
              </w:rPr>
              <w:fldChar w:fldCharType="end"/>
            </w:r>
          </w:hyperlink>
        </w:p>
        <w:p w14:paraId="2C3AFD98" w14:textId="77777777" w:rsidR="00B40C61" w:rsidRDefault="00D05265">
          <w:pPr>
            <w:pStyle w:val="TOC2"/>
            <w:tabs>
              <w:tab w:val="left" w:pos="880"/>
              <w:tab w:val="right" w:leader="dot" w:pos="9350"/>
            </w:tabs>
            <w:rPr>
              <w:rFonts w:eastAsiaTheme="minorEastAsia"/>
              <w:noProof/>
            </w:rPr>
          </w:pPr>
          <w:hyperlink w:anchor="_Toc320556732" w:history="1">
            <w:r w:rsidR="00B40C61" w:rsidRPr="003A0B81">
              <w:rPr>
                <w:rStyle w:val="Hyperlink"/>
                <w:noProof/>
              </w:rPr>
              <w:t>7.10</w:t>
            </w:r>
            <w:r w:rsidR="00B40C61">
              <w:rPr>
                <w:rFonts w:eastAsiaTheme="minorEastAsia"/>
                <w:noProof/>
              </w:rPr>
              <w:tab/>
            </w:r>
            <w:r w:rsidR="00B40C61" w:rsidRPr="003A0B81">
              <w:rPr>
                <w:rStyle w:val="Hyperlink"/>
                <w:noProof/>
              </w:rPr>
              <w:t>External Certificate</w:t>
            </w:r>
            <w:r w:rsidR="00B40C61">
              <w:rPr>
                <w:noProof/>
                <w:webHidden/>
              </w:rPr>
              <w:tab/>
            </w:r>
            <w:r w:rsidR="00B40C61">
              <w:rPr>
                <w:noProof/>
                <w:webHidden/>
              </w:rPr>
              <w:fldChar w:fldCharType="begin"/>
            </w:r>
            <w:r w:rsidR="00B40C61">
              <w:rPr>
                <w:noProof/>
                <w:webHidden/>
              </w:rPr>
              <w:instrText xml:space="preserve"> PAGEREF _Toc320556732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6E1F8436" w14:textId="77777777" w:rsidR="00B40C61" w:rsidRDefault="00D05265">
          <w:pPr>
            <w:pStyle w:val="TOC3"/>
            <w:tabs>
              <w:tab w:val="left" w:pos="1320"/>
              <w:tab w:val="right" w:leader="dot" w:pos="9350"/>
            </w:tabs>
            <w:rPr>
              <w:rFonts w:eastAsiaTheme="minorEastAsia"/>
              <w:noProof/>
            </w:rPr>
          </w:pPr>
          <w:hyperlink w:anchor="_Toc320556733" w:history="1">
            <w:r w:rsidR="00B40C61" w:rsidRPr="003A0B81">
              <w:rPr>
                <w:rStyle w:val="Hyperlink"/>
                <w:noProof/>
              </w:rPr>
              <w:t>7.10.1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_Toc320556733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A1FFD35" w14:textId="77777777" w:rsidR="00B40C61" w:rsidRDefault="00D05265">
          <w:pPr>
            <w:pStyle w:val="TOC3"/>
            <w:tabs>
              <w:tab w:val="left" w:pos="1320"/>
              <w:tab w:val="right" w:leader="dot" w:pos="9350"/>
            </w:tabs>
            <w:rPr>
              <w:rFonts w:eastAsiaTheme="minorEastAsia"/>
              <w:noProof/>
            </w:rPr>
          </w:pPr>
          <w:hyperlink w:anchor="_Toc320556734" w:history="1">
            <w:r w:rsidR="00B40C61" w:rsidRPr="003A0B81">
              <w:rPr>
                <w:rStyle w:val="Hyperlink"/>
                <w:noProof/>
              </w:rPr>
              <w:t>7.10.2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_Toc320556734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841C22E" w14:textId="77777777" w:rsidR="00B40C61" w:rsidRDefault="00D05265">
          <w:pPr>
            <w:pStyle w:val="TOC3"/>
            <w:tabs>
              <w:tab w:val="left" w:pos="1320"/>
              <w:tab w:val="right" w:leader="dot" w:pos="9350"/>
            </w:tabs>
            <w:rPr>
              <w:rFonts w:eastAsiaTheme="minorEastAsia"/>
              <w:noProof/>
            </w:rPr>
          </w:pPr>
          <w:hyperlink w:anchor="_Toc320556735" w:history="1">
            <w:r w:rsidR="00B40C61" w:rsidRPr="003A0B81">
              <w:rPr>
                <w:rStyle w:val="Hyperlink"/>
                <w:noProof/>
              </w:rPr>
              <w:t>7.10.3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_Toc320556735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1DC33614" w14:textId="77777777" w:rsidR="00B40C61" w:rsidRDefault="00D05265">
          <w:pPr>
            <w:pStyle w:val="TOC3"/>
            <w:tabs>
              <w:tab w:val="left" w:pos="1320"/>
              <w:tab w:val="right" w:leader="dot" w:pos="9350"/>
            </w:tabs>
            <w:rPr>
              <w:rFonts w:eastAsiaTheme="minorEastAsia"/>
              <w:noProof/>
            </w:rPr>
          </w:pPr>
          <w:hyperlink w:anchor="_Toc320556736" w:history="1">
            <w:r w:rsidR="00B40C61" w:rsidRPr="003A0B81">
              <w:rPr>
                <w:rStyle w:val="Hyperlink"/>
                <w:noProof/>
              </w:rPr>
              <w:t>7.10.4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_Toc320556736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64FE6F29" w14:textId="77777777" w:rsidR="00B40C61" w:rsidRDefault="00D05265">
          <w:pPr>
            <w:pStyle w:val="TOC3"/>
            <w:tabs>
              <w:tab w:val="left" w:pos="1320"/>
              <w:tab w:val="right" w:leader="dot" w:pos="9350"/>
            </w:tabs>
            <w:rPr>
              <w:rFonts w:eastAsiaTheme="minorEastAsia"/>
              <w:noProof/>
            </w:rPr>
          </w:pPr>
          <w:hyperlink w:anchor="_Toc320556737" w:history="1">
            <w:r w:rsidR="00B40C61" w:rsidRPr="003A0B81">
              <w:rPr>
                <w:rStyle w:val="Hyperlink"/>
                <w:noProof/>
              </w:rPr>
              <w:t>7.10.5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_Toc320556737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0FFB6631" w14:textId="77777777" w:rsidR="00B40C61" w:rsidRDefault="00D05265">
          <w:pPr>
            <w:pStyle w:val="TOC2"/>
            <w:tabs>
              <w:tab w:val="left" w:pos="880"/>
              <w:tab w:val="right" w:leader="dot" w:pos="9350"/>
            </w:tabs>
            <w:rPr>
              <w:rFonts w:eastAsiaTheme="minorEastAsia"/>
              <w:noProof/>
            </w:rPr>
          </w:pPr>
          <w:hyperlink w:anchor="_Toc320556738" w:history="1">
            <w:r w:rsidR="00B40C61" w:rsidRPr="003A0B81">
              <w:rPr>
                <w:rStyle w:val="Hyperlink"/>
                <w:noProof/>
              </w:rPr>
              <w:t>7.11</w:t>
            </w:r>
            <w:r w:rsidR="00B40C61">
              <w:rPr>
                <w:rFonts w:eastAsiaTheme="minorEastAsia"/>
                <w:noProof/>
              </w:rPr>
              <w:tab/>
            </w:r>
            <w:r w:rsidR="00B40C61" w:rsidRPr="003A0B81">
              <w:rPr>
                <w:rStyle w:val="Hyperlink"/>
                <w:noProof/>
              </w:rPr>
              <w:t>Owned Certificate</w:t>
            </w:r>
            <w:r w:rsidR="00B40C61">
              <w:rPr>
                <w:noProof/>
                <w:webHidden/>
              </w:rPr>
              <w:tab/>
            </w:r>
            <w:r w:rsidR="00B40C61">
              <w:rPr>
                <w:noProof/>
                <w:webHidden/>
              </w:rPr>
              <w:fldChar w:fldCharType="begin"/>
            </w:r>
            <w:r w:rsidR="00B40C61">
              <w:rPr>
                <w:noProof/>
                <w:webHidden/>
              </w:rPr>
              <w:instrText xml:space="preserve"> PAGEREF _Toc320556738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A8C27AA" w14:textId="77777777" w:rsidR="00B40C61" w:rsidRDefault="00D05265">
          <w:pPr>
            <w:pStyle w:val="TOC3"/>
            <w:tabs>
              <w:tab w:val="left" w:pos="1320"/>
              <w:tab w:val="right" w:leader="dot" w:pos="9350"/>
            </w:tabs>
            <w:rPr>
              <w:rFonts w:eastAsiaTheme="minorEastAsia"/>
              <w:noProof/>
            </w:rPr>
          </w:pPr>
          <w:hyperlink w:anchor="_Toc320556739" w:history="1">
            <w:r w:rsidR="00B40C61" w:rsidRPr="003A0B81">
              <w:rPr>
                <w:rStyle w:val="Hyperlink"/>
                <w:noProof/>
              </w:rPr>
              <w:t>7.11.1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_Toc320556739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2DDA71A3" w14:textId="77777777" w:rsidR="00B40C61" w:rsidRDefault="00D05265">
          <w:pPr>
            <w:pStyle w:val="TOC3"/>
            <w:tabs>
              <w:tab w:val="left" w:pos="1320"/>
              <w:tab w:val="right" w:leader="dot" w:pos="9350"/>
            </w:tabs>
            <w:rPr>
              <w:rFonts w:eastAsiaTheme="minorEastAsia"/>
              <w:noProof/>
            </w:rPr>
          </w:pPr>
          <w:hyperlink w:anchor="_Toc320556740" w:history="1">
            <w:r w:rsidR="00B40C61" w:rsidRPr="003A0B81">
              <w:rPr>
                <w:rStyle w:val="Hyperlink"/>
                <w:noProof/>
              </w:rPr>
              <w:t>7.11.2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_Toc320556740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0463BA1" w14:textId="77777777" w:rsidR="00B40C61" w:rsidRDefault="00D05265">
          <w:pPr>
            <w:pStyle w:val="TOC3"/>
            <w:tabs>
              <w:tab w:val="left" w:pos="1320"/>
              <w:tab w:val="right" w:leader="dot" w:pos="9350"/>
            </w:tabs>
            <w:rPr>
              <w:rFonts w:eastAsiaTheme="minorEastAsia"/>
              <w:noProof/>
            </w:rPr>
          </w:pPr>
          <w:hyperlink w:anchor="_Toc320556741" w:history="1">
            <w:r w:rsidR="00B40C61" w:rsidRPr="003A0B81">
              <w:rPr>
                <w:rStyle w:val="Hyperlink"/>
                <w:noProof/>
              </w:rPr>
              <w:t>7.11.3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_Toc320556741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116A58EC" w14:textId="77777777" w:rsidR="00B40C61" w:rsidRDefault="00D05265">
          <w:pPr>
            <w:pStyle w:val="TOC3"/>
            <w:tabs>
              <w:tab w:val="left" w:pos="1320"/>
              <w:tab w:val="right" w:leader="dot" w:pos="9350"/>
            </w:tabs>
            <w:rPr>
              <w:rFonts w:eastAsiaTheme="minorEastAsia"/>
              <w:noProof/>
            </w:rPr>
          </w:pPr>
          <w:hyperlink w:anchor="_Toc320556742" w:history="1">
            <w:r w:rsidR="00B40C61" w:rsidRPr="003A0B81">
              <w:rPr>
                <w:rStyle w:val="Hyperlink"/>
                <w:noProof/>
              </w:rPr>
              <w:t>7.11.4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_Toc320556742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7E20983" w14:textId="77777777" w:rsidR="00B40C61" w:rsidRDefault="00D05265">
          <w:pPr>
            <w:pStyle w:val="TOC3"/>
            <w:tabs>
              <w:tab w:val="left" w:pos="1320"/>
              <w:tab w:val="right" w:leader="dot" w:pos="9350"/>
            </w:tabs>
            <w:rPr>
              <w:rFonts w:eastAsiaTheme="minorEastAsia"/>
              <w:noProof/>
            </w:rPr>
          </w:pPr>
          <w:hyperlink w:anchor="_Toc320556743" w:history="1">
            <w:r w:rsidR="00B40C61" w:rsidRPr="003A0B81">
              <w:rPr>
                <w:rStyle w:val="Hyperlink"/>
                <w:noProof/>
              </w:rPr>
              <w:t>7.11.5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_Toc320556743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7593ADC5" w14:textId="77777777" w:rsidR="00B40C61" w:rsidRDefault="00D05265">
          <w:pPr>
            <w:pStyle w:val="TOC2"/>
            <w:tabs>
              <w:tab w:val="left" w:pos="880"/>
              <w:tab w:val="right" w:leader="dot" w:pos="9350"/>
            </w:tabs>
            <w:rPr>
              <w:rFonts w:eastAsiaTheme="minorEastAsia"/>
              <w:noProof/>
            </w:rPr>
          </w:pPr>
          <w:hyperlink w:anchor="_Toc320556744" w:history="1">
            <w:r w:rsidR="00B40C61" w:rsidRPr="003A0B81">
              <w:rPr>
                <w:rStyle w:val="Hyperlink"/>
                <w:noProof/>
              </w:rPr>
              <w:t>7.12</w:t>
            </w:r>
            <w:r w:rsidR="00B40C61">
              <w:rPr>
                <w:rFonts w:eastAsiaTheme="minorEastAsia"/>
                <w:noProof/>
              </w:rPr>
              <w:tab/>
            </w:r>
            <w:r w:rsidR="00B40C61" w:rsidRPr="003A0B81">
              <w:rPr>
                <w:rStyle w:val="Hyperlink"/>
                <w:noProof/>
              </w:rPr>
              <w:t>OpenFlow Flow Table</w:t>
            </w:r>
            <w:r w:rsidR="00B40C61">
              <w:rPr>
                <w:noProof/>
                <w:webHidden/>
              </w:rPr>
              <w:tab/>
            </w:r>
            <w:r w:rsidR="00B40C61">
              <w:rPr>
                <w:noProof/>
                <w:webHidden/>
              </w:rPr>
              <w:fldChar w:fldCharType="begin"/>
            </w:r>
            <w:r w:rsidR="00B40C61">
              <w:rPr>
                <w:noProof/>
                <w:webHidden/>
              </w:rPr>
              <w:instrText xml:space="preserve"> PAGEREF _Toc320556744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D7E4DD6" w14:textId="77777777" w:rsidR="00B40C61" w:rsidRDefault="00D05265">
          <w:pPr>
            <w:pStyle w:val="TOC3"/>
            <w:tabs>
              <w:tab w:val="left" w:pos="1320"/>
              <w:tab w:val="right" w:leader="dot" w:pos="9350"/>
            </w:tabs>
            <w:rPr>
              <w:rFonts w:eastAsiaTheme="minorEastAsia"/>
              <w:noProof/>
            </w:rPr>
          </w:pPr>
          <w:hyperlink w:anchor="_Toc320556745" w:history="1">
            <w:r w:rsidR="00B40C61" w:rsidRPr="003A0B81">
              <w:rPr>
                <w:rStyle w:val="Hyperlink"/>
                <w:noProof/>
              </w:rPr>
              <w:t>7.12.1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_Toc320556745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317CDA8B" w14:textId="77777777" w:rsidR="00B40C61" w:rsidRDefault="00D05265">
          <w:pPr>
            <w:pStyle w:val="TOC3"/>
            <w:tabs>
              <w:tab w:val="left" w:pos="1320"/>
              <w:tab w:val="right" w:leader="dot" w:pos="9350"/>
            </w:tabs>
            <w:rPr>
              <w:rFonts w:eastAsiaTheme="minorEastAsia"/>
              <w:noProof/>
            </w:rPr>
          </w:pPr>
          <w:hyperlink w:anchor="_Toc320556746" w:history="1">
            <w:r w:rsidR="00B40C61" w:rsidRPr="003A0B81">
              <w:rPr>
                <w:rStyle w:val="Hyperlink"/>
                <w:noProof/>
              </w:rPr>
              <w:t>7.12.2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_Toc320556746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1DD8CB22" w14:textId="77777777" w:rsidR="00B40C61" w:rsidRDefault="00D05265">
          <w:pPr>
            <w:pStyle w:val="TOC3"/>
            <w:tabs>
              <w:tab w:val="left" w:pos="1320"/>
              <w:tab w:val="right" w:leader="dot" w:pos="9350"/>
            </w:tabs>
            <w:rPr>
              <w:rFonts w:eastAsiaTheme="minorEastAsia"/>
              <w:noProof/>
            </w:rPr>
          </w:pPr>
          <w:hyperlink w:anchor="_Toc320556747" w:history="1">
            <w:r w:rsidR="00B40C61" w:rsidRPr="003A0B81">
              <w:rPr>
                <w:rStyle w:val="Hyperlink"/>
                <w:noProof/>
              </w:rPr>
              <w:t>7.12.3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_Toc320556747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20F59984" w14:textId="77777777" w:rsidR="00B40C61" w:rsidRDefault="00D05265">
          <w:pPr>
            <w:pStyle w:val="TOC3"/>
            <w:tabs>
              <w:tab w:val="left" w:pos="1320"/>
              <w:tab w:val="right" w:leader="dot" w:pos="9350"/>
            </w:tabs>
            <w:rPr>
              <w:rFonts w:eastAsiaTheme="minorEastAsia"/>
              <w:noProof/>
            </w:rPr>
          </w:pPr>
          <w:hyperlink w:anchor="_Toc320556748" w:history="1">
            <w:r w:rsidR="00B40C61" w:rsidRPr="003A0B81">
              <w:rPr>
                <w:rStyle w:val="Hyperlink"/>
                <w:noProof/>
              </w:rPr>
              <w:t>7.12.4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_Toc320556748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090F1F58" w14:textId="77777777" w:rsidR="00B40C61" w:rsidRDefault="00D05265">
          <w:pPr>
            <w:pStyle w:val="TOC3"/>
            <w:tabs>
              <w:tab w:val="left" w:pos="1320"/>
              <w:tab w:val="right" w:leader="dot" w:pos="9350"/>
            </w:tabs>
            <w:rPr>
              <w:rFonts w:eastAsiaTheme="minorEastAsia"/>
              <w:noProof/>
            </w:rPr>
          </w:pPr>
          <w:hyperlink w:anchor="_Toc320556749" w:history="1">
            <w:r w:rsidR="00B40C61" w:rsidRPr="003A0B81">
              <w:rPr>
                <w:rStyle w:val="Hyperlink"/>
                <w:noProof/>
              </w:rPr>
              <w:t>7.12.5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_Toc320556749 \h </w:instrText>
            </w:r>
            <w:r w:rsidR="00B40C61">
              <w:rPr>
                <w:noProof/>
                <w:webHidden/>
              </w:rPr>
            </w:r>
            <w:r w:rsidR="00B40C61">
              <w:rPr>
                <w:noProof/>
                <w:webHidden/>
              </w:rPr>
              <w:fldChar w:fldCharType="separate"/>
            </w:r>
            <w:r w:rsidR="00B40C61">
              <w:rPr>
                <w:noProof/>
                <w:webHidden/>
              </w:rPr>
              <w:t>65</w:t>
            </w:r>
            <w:r w:rsidR="00B40C61">
              <w:rPr>
                <w:noProof/>
                <w:webHidden/>
              </w:rPr>
              <w:fldChar w:fldCharType="end"/>
            </w:r>
          </w:hyperlink>
        </w:p>
        <w:p w14:paraId="243223E6" w14:textId="77777777" w:rsidR="00B40C61" w:rsidRDefault="00D05265">
          <w:pPr>
            <w:pStyle w:val="TOC1"/>
            <w:tabs>
              <w:tab w:val="left" w:pos="440"/>
              <w:tab w:val="right" w:leader="dot" w:pos="9350"/>
            </w:tabs>
            <w:rPr>
              <w:rFonts w:eastAsiaTheme="minorEastAsia"/>
              <w:noProof/>
            </w:rPr>
          </w:pPr>
          <w:hyperlink w:anchor="_Toc320556750" w:history="1">
            <w:r w:rsidR="00B40C61" w:rsidRPr="003A0B81">
              <w:rPr>
                <w:rStyle w:val="Hyperlink"/>
                <w:noProof/>
              </w:rPr>
              <w:t>8</w:t>
            </w:r>
            <w:r w:rsidR="00B40C61">
              <w:rPr>
                <w:rFonts w:eastAsiaTheme="minorEastAsia"/>
                <w:noProof/>
              </w:rPr>
              <w:tab/>
            </w:r>
            <w:r w:rsidR="00B40C61" w:rsidRPr="003A0B81">
              <w:rPr>
                <w:rStyle w:val="Hyperlink"/>
                <w:noProof/>
              </w:rPr>
              <w:t>Binding to NETCONF</w:t>
            </w:r>
            <w:r w:rsidR="00B40C61">
              <w:rPr>
                <w:noProof/>
                <w:webHidden/>
              </w:rPr>
              <w:tab/>
            </w:r>
            <w:r w:rsidR="00B40C61">
              <w:rPr>
                <w:noProof/>
                <w:webHidden/>
              </w:rPr>
              <w:fldChar w:fldCharType="begin"/>
            </w:r>
            <w:r w:rsidR="00B40C61">
              <w:rPr>
                <w:noProof/>
                <w:webHidden/>
              </w:rPr>
              <w:instrText xml:space="preserve"> PAGEREF _Toc320556750 \h </w:instrText>
            </w:r>
            <w:r w:rsidR="00B40C61">
              <w:rPr>
                <w:noProof/>
                <w:webHidden/>
              </w:rPr>
            </w:r>
            <w:r w:rsidR="00B40C61">
              <w:rPr>
                <w:noProof/>
                <w:webHidden/>
              </w:rPr>
              <w:fldChar w:fldCharType="separate"/>
            </w:r>
            <w:r w:rsidR="00B40C61">
              <w:rPr>
                <w:noProof/>
                <w:webHidden/>
              </w:rPr>
              <w:t>67</w:t>
            </w:r>
            <w:r w:rsidR="00B40C61">
              <w:rPr>
                <w:noProof/>
                <w:webHidden/>
              </w:rPr>
              <w:fldChar w:fldCharType="end"/>
            </w:r>
          </w:hyperlink>
        </w:p>
        <w:p w14:paraId="3297F97C" w14:textId="77777777" w:rsidR="00B40C61" w:rsidRDefault="00D05265">
          <w:pPr>
            <w:pStyle w:val="TOC2"/>
            <w:tabs>
              <w:tab w:val="left" w:pos="880"/>
              <w:tab w:val="right" w:leader="dot" w:pos="9350"/>
            </w:tabs>
            <w:rPr>
              <w:rFonts w:eastAsiaTheme="minorEastAsia"/>
              <w:noProof/>
            </w:rPr>
          </w:pPr>
          <w:hyperlink w:anchor="_Toc320556751" w:history="1">
            <w:r w:rsidR="00B40C61" w:rsidRPr="003A0B81">
              <w:rPr>
                <w:rStyle w:val="Hyperlink"/>
                <w:noProof/>
              </w:rPr>
              <w:t>8.1</w:t>
            </w:r>
            <w:r w:rsidR="00B40C61">
              <w:rPr>
                <w:rFonts w:eastAsiaTheme="minorEastAsia"/>
                <w:noProof/>
              </w:rPr>
              <w:tab/>
            </w:r>
            <w:r w:rsidR="00B40C61" w:rsidRPr="003A0B81">
              <w:rPr>
                <w:rStyle w:val="Hyperlink"/>
                <w:noProof/>
              </w:rPr>
              <w:t>How Data Model is Bound to Netconf</w:t>
            </w:r>
            <w:r w:rsidR="00B40C61">
              <w:rPr>
                <w:noProof/>
                <w:webHidden/>
              </w:rPr>
              <w:tab/>
            </w:r>
            <w:r w:rsidR="00B40C61">
              <w:rPr>
                <w:noProof/>
                <w:webHidden/>
              </w:rPr>
              <w:fldChar w:fldCharType="begin"/>
            </w:r>
            <w:r w:rsidR="00B40C61">
              <w:rPr>
                <w:noProof/>
                <w:webHidden/>
              </w:rPr>
              <w:instrText xml:space="preserve"> PAGEREF _Toc320556751 \h </w:instrText>
            </w:r>
            <w:r w:rsidR="00B40C61">
              <w:rPr>
                <w:noProof/>
                <w:webHidden/>
              </w:rPr>
            </w:r>
            <w:r w:rsidR="00B40C61">
              <w:rPr>
                <w:noProof/>
                <w:webHidden/>
              </w:rPr>
              <w:fldChar w:fldCharType="separate"/>
            </w:r>
            <w:r w:rsidR="00B40C61">
              <w:rPr>
                <w:noProof/>
                <w:webHidden/>
              </w:rPr>
              <w:t>68</w:t>
            </w:r>
            <w:r w:rsidR="00B40C61">
              <w:rPr>
                <w:noProof/>
                <w:webHidden/>
              </w:rPr>
              <w:fldChar w:fldCharType="end"/>
            </w:r>
          </w:hyperlink>
        </w:p>
        <w:p w14:paraId="0B4AD61A" w14:textId="77777777" w:rsidR="00B40C61" w:rsidRDefault="00D05265">
          <w:pPr>
            <w:pStyle w:val="TOC3"/>
            <w:tabs>
              <w:tab w:val="left" w:pos="1320"/>
              <w:tab w:val="right" w:leader="dot" w:pos="9350"/>
            </w:tabs>
            <w:rPr>
              <w:rFonts w:eastAsiaTheme="minorEastAsia"/>
              <w:noProof/>
            </w:rPr>
          </w:pPr>
          <w:hyperlink w:anchor="_Toc320556752" w:history="1">
            <w:r w:rsidR="00B40C61" w:rsidRPr="003A0B81">
              <w:rPr>
                <w:rStyle w:val="Hyperlink"/>
                <w:noProof/>
              </w:rPr>
              <w:t>8.1.1</w:t>
            </w:r>
            <w:r w:rsidR="00B40C61">
              <w:rPr>
                <w:rFonts w:eastAsiaTheme="minorEastAsia"/>
                <w:noProof/>
              </w:rPr>
              <w:tab/>
            </w:r>
            <w:r w:rsidR="00B40C61" w:rsidRPr="003A0B81">
              <w:rPr>
                <w:rStyle w:val="Hyperlink"/>
                <w:noProof/>
              </w:rPr>
              <w:t>edit-config</w:t>
            </w:r>
            <w:r w:rsidR="00B40C61">
              <w:rPr>
                <w:noProof/>
                <w:webHidden/>
              </w:rPr>
              <w:tab/>
            </w:r>
            <w:r w:rsidR="00B40C61">
              <w:rPr>
                <w:noProof/>
                <w:webHidden/>
              </w:rPr>
              <w:fldChar w:fldCharType="begin"/>
            </w:r>
            <w:r w:rsidR="00B40C61">
              <w:rPr>
                <w:noProof/>
                <w:webHidden/>
              </w:rPr>
              <w:instrText xml:space="preserve"> PAGEREF _Toc320556752 \h </w:instrText>
            </w:r>
            <w:r w:rsidR="00B40C61">
              <w:rPr>
                <w:noProof/>
                <w:webHidden/>
              </w:rPr>
            </w:r>
            <w:r w:rsidR="00B40C61">
              <w:rPr>
                <w:noProof/>
                <w:webHidden/>
              </w:rPr>
              <w:fldChar w:fldCharType="separate"/>
            </w:r>
            <w:r w:rsidR="00B40C61">
              <w:rPr>
                <w:noProof/>
                <w:webHidden/>
              </w:rPr>
              <w:t>69</w:t>
            </w:r>
            <w:r w:rsidR="00B40C61">
              <w:rPr>
                <w:noProof/>
                <w:webHidden/>
              </w:rPr>
              <w:fldChar w:fldCharType="end"/>
            </w:r>
          </w:hyperlink>
        </w:p>
        <w:p w14:paraId="510464EF" w14:textId="77777777" w:rsidR="00B40C61" w:rsidRDefault="00D05265">
          <w:pPr>
            <w:pStyle w:val="TOC3"/>
            <w:tabs>
              <w:tab w:val="left" w:pos="1320"/>
              <w:tab w:val="right" w:leader="dot" w:pos="9350"/>
            </w:tabs>
            <w:rPr>
              <w:rFonts w:eastAsiaTheme="minorEastAsia"/>
              <w:noProof/>
            </w:rPr>
          </w:pPr>
          <w:hyperlink w:anchor="_Toc320556753" w:history="1">
            <w:r w:rsidR="00B40C61" w:rsidRPr="003A0B81">
              <w:rPr>
                <w:rStyle w:val="Hyperlink"/>
                <w:noProof/>
              </w:rPr>
              <w:t>8.1.2</w:t>
            </w:r>
            <w:r w:rsidR="00B40C61">
              <w:rPr>
                <w:rFonts w:eastAsiaTheme="minorEastAsia"/>
                <w:noProof/>
              </w:rPr>
              <w:tab/>
            </w:r>
            <w:r w:rsidR="00B40C61" w:rsidRPr="003A0B81">
              <w:rPr>
                <w:rStyle w:val="Hyperlink"/>
                <w:noProof/>
              </w:rPr>
              <w:t>get-config</w:t>
            </w:r>
            <w:r w:rsidR="00B40C61">
              <w:rPr>
                <w:noProof/>
                <w:webHidden/>
              </w:rPr>
              <w:tab/>
            </w:r>
            <w:r w:rsidR="00B40C61">
              <w:rPr>
                <w:noProof/>
                <w:webHidden/>
              </w:rPr>
              <w:fldChar w:fldCharType="begin"/>
            </w:r>
            <w:r w:rsidR="00B40C61">
              <w:rPr>
                <w:noProof/>
                <w:webHidden/>
              </w:rPr>
              <w:instrText xml:space="preserve"> PAGEREF _Toc320556753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30A0F539" w14:textId="77777777" w:rsidR="00B40C61" w:rsidRDefault="00D05265">
          <w:pPr>
            <w:pStyle w:val="TOC3"/>
            <w:tabs>
              <w:tab w:val="left" w:pos="1320"/>
              <w:tab w:val="right" w:leader="dot" w:pos="9350"/>
            </w:tabs>
            <w:rPr>
              <w:rFonts w:eastAsiaTheme="minorEastAsia"/>
              <w:noProof/>
            </w:rPr>
          </w:pPr>
          <w:hyperlink w:anchor="_Toc320556754" w:history="1">
            <w:r w:rsidR="00B40C61" w:rsidRPr="003A0B81">
              <w:rPr>
                <w:rStyle w:val="Hyperlink"/>
                <w:noProof/>
              </w:rPr>
              <w:t>8.1.3</w:t>
            </w:r>
            <w:r w:rsidR="00B40C61">
              <w:rPr>
                <w:rFonts w:eastAsiaTheme="minorEastAsia"/>
                <w:noProof/>
              </w:rPr>
              <w:tab/>
            </w:r>
            <w:r w:rsidR="00B40C61" w:rsidRPr="003A0B81">
              <w:rPr>
                <w:rStyle w:val="Hyperlink"/>
                <w:noProof/>
              </w:rPr>
              <w:t>copy-config</w:t>
            </w:r>
            <w:r w:rsidR="00B40C61">
              <w:rPr>
                <w:noProof/>
                <w:webHidden/>
              </w:rPr>
              <w:tab/>
            </w:r>
            <w:r w:rsidR="00B40C61">
              <w:rPr>
                <w:noProof/>
                <w:webHidden/>
              </w:rPr>
              <w:fldChar w:fldCharType="begin"/>
            </w:r>
            <w:r w:rsidR="00B40C61">
              <w:rPr>
                <w:noProof/>
                <w:webHidden/>
              </w:rPr>
              <w:instrText xml:space="preserve"> PAGEREF _Toc320556754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29EC61BA" w14:textId="77777777" w:rsidR="00B40C61" w:rsidRDefault="00D05265">
          <w:pPr>
            <w:pStyle w:val="TOC3"/>
            <w:tabs>
              <w:tab w:val="left" w:pos="1320"/>
              <w:tab w:val="right" w:leader="dot" w:pos="9350"/>
            </w:tabs>
            <w:rPr>
              <w:rFonts w:eastAsiaTheme="minorEastAsia"/>
              <w:noProof/>
            </w:rPr>
          </w:pPr>
          <w:hyperlink w:anchor="_Toc320556755" w:history="1">
            <w:r w:rsidR="00B40C61" w:rsidRPr="003A0B81">
              <w:rPr>
                <w:rStyle w:val="Hyperlink"/>
                <w:noProof/>
              </w:rPr>
              <w:t>8.1.4</w:t>
            </w:r>
            <w:r w:rsidR="00B40C61">
              <w:rPr>
                <w:rFonts w:eastAsiaTheme="minorEastAsia"/>
                <w:noProof/>
              </w:rPr>
              <w:tab/>
            </w:r>
            <w:r w:rsidR="00B40C61" w:rsidRPr="003A0B81">
              <w:rPr>
                <w:rStyle w:val="Hyperlink"/>
                <w:noProof/>
              </w:rPr>
              <w:t>delete-config</w:t>
            </w:r>
            <w:r w:rsidR="00B40C61">
              <w:rPr>
                <w:noProof/>
                <w:webHidden/>
              </w:rPr>
              <w:tab/>
            </w:r>
            <w:r w:rsidR="00B40C61">
              <w:rPr>
                <w:noProof/>
                <w:webHidden/>
              </w:rPr>
              <w:fldChar w:fldCharType="begin"/>
            </w:r>
            <w:r w:rsidR="00B40C61">
              <w:rPr>
                <w:noProof/>
                <w:webHidden/>
              </w:rPr>
              <w:instrText xml:space="preserve"> PAGEREF _Toc320556755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6C6DE420" w14:textId="77777777" w:rsidR="00B40C61" w:rsidRDefault="00D05265">
          <w:pPr>
            <w:pStyle w:val="TOC2"/>
            <w:tabs>
              <w:tab w:val="left" w:pos="880"/>
              <w:tab w:val="right" w:leader="dot" w:pos="9350"/>
            </w:tabs>
            <w:rPr>
              <w:rFonts w:eastAsiaTheme="minorEastAsia"/>
              <w:noProof/>
            </w:rPr>
          </w:pPr>
          <w:hyperlink w:anchor="_Toc320556756" w:history="1">
            <w:r w:rsidR="00B40C61" w:rsidRPr="003A0B81">
              <w:rPr>
                <w:rStyle w:val="Hyperlink"/>
                <w:noProof/>
              </w:rPr>
              <w:t>8.2</w:t>
            </w:r>
            <w:r w:rsidR="00B40C61">
              <w:rPr>
                <w:rFonts w:eastAsiaTheme="minorEastAsia"/>
                <w:noProof/>
              </w:rPr>
              <w:tab/>
            </w:r>
            <w:r w:rsidR="00B40C61" w:rsidRPr="003A0B81">
              <w:rPr>
                <w:rStyle w:val="Hyperlink"/>
                <w:noProof/>
              </w:rPr>
              <w:t>RPC error</w:t>
            </w:r>
            <w:r w:rsidR="00B40C61">
              <w:rPr>
                <w:noProof/>
                <w:webHidden/>
              </w:rPr>
              <w:tab/>
            </w:r>
            <w:r w:rsidR="00B40C61">
              <w:rPr>
                <w:noProof/>
                <w:webHidden/>
              </w:rPr>
              <w:fldChar w:fldCharType="begin"/>
            </w:r>
            <w:r w:rsidR="00B40C61">
              <w:rPr>
                <w:noProof/>
                <w:webHidden/>
              </w:rPr>
              <w:instrText xml:space="preserve"> PAGEREF _Toc320556756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4ED58B5F" w14:textId="77777777" w:rsidR="00B40C61" w:rsidRDefault="00D05265">
          <w:pPr>
            <w:pStyle w:val="TOC2"/>
            <w:tabs>
              <w:tab w:val="left" w:pos="1540"/>
              <w:tab w:val="right" w:leader="dot" w:pos="9350"/>
            </w:tabs>
            <w:rPr>
              <w:rFonts w:eastAsiaTheme="minorEastAsia"/>
              <w:noProof/>
            </w:rPr>
          </w:pPr>
          <w:hyperlink w:anchor="_Toc320556757" w:history="1">
            <w:r w:rsidR="00B40C61" w:rsidRPr="003A0B81">
              <w:rPr>
                <w:rStyle w:val="Hyperlink"/>
                <w:noProof/>
              </w:rPr>
              <w:t>Appendix A</w:t>
            </w:r>
            <w:r w:rsidR="00B40C61">
              <w:rPr>
                <w:rFonts w:eastAsiaTheme="minorEastAsia"/>
                <w:noProof/>
              </w:rPr>
              <w:tab/>
            </w:r>
            <w:r w:rsidR="00B40C61" w:rsidRPr="003A0B81">
              <w:rPr>
                <w:rStyle w:val="Hyperlink"/>
                <w:noProof/>
              </w:rPr>
              <w:t>XMLSchema</w:t>
            </w:r>
            <w:r w:rsidR="00B40C61">
              <w:rPr>
                <w:noProof/>
                <w:webHidden/>
              </w:rPr>
              <w:tab/>
            </w:r>
            <w:r w:rsidR="00B40C61">
              <w:rPr>
                <w:noProof/>
                <w:webHidden/>
              </w:rPr>
              <w:fldChar w:fldCharType="begin"/>
            </w:r>
            <w:r w:rsidR="00B40C61">
              <w:rPr>
                <w:noProof/>
                <w:webHidden/>
              </w:rPr>
              <w:instrText xml:space="preserve"> PAGEREF _Toc320556757 \h </w:instrText>
            </w:r>
            <w:r w:rsidR="00B40C61">
              <w:rPr>
                <w:noProof/>
                <w:webHidden/>
              </w:rPr>
            </w:r>
            <w:r w:rsidR="00B40C61">
              <w:rPr>
                <w:noProof/>
                <w:webHidden/>
              </w:rPr>
              <w:fldChar w:fldCharType="separate"/>
            </w:r>
            <w:r w:rsidR="00B40C61">
              <w:rPr>
                <w:noProof/>
                <w:webHidden/>
              </w:rPr>
              <w:t>74</w:t>
            </w:r>
            <w:r w:rsidR="00B40C61">
              <w:rPr>
                <w:noProof/>
                <w:webHidden/>
              </w:rPr>
              <w:fldChar w:fldCharType="end"/>
            </w:r>
          </w:hyperlink>
        </w:p>
        <w:p w14:paraId="71509D24" w14:textId="77777777" w:rsidR="00B40C61" w:rsidRDefault="00D05265">
          <w:pPr>
            <w:pStyle w:val="TOC2"/>
            <w:tabs>
              <w:tab w:val="left" w:pos="1540"/>
              <w:tab w:val="right" w:leader="dot" w:pos="9350"/>
            </w:tabs>
            <w:rPr>
              <w:rFonts w:eastAsiaTheme="minorEastAsia"/>
              <w:noProof/>
            </w:rPr>
          </w:pPr>
          <w:hyperlink w:anchor="_Toc320556758" w:history="1">
            <w:r w:rsidR="00B40C61" w:rsidRPr="003A0B81">
              <w:rPr>
                <w:rStyle w:val="Hyperlink"/>
                <w:noProof/>
              </w:rPr>
              <w:t>Appendix B</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_Toc320556758 \h </w:instrText>
            </w:r>
            <w:r w:rsidR="00B40C61">
              <w:rPr>
                <w:noProof/>
                <w:webHidden/>
              </w:rPr>
            </w:r>
            <w:r w:rsidR="00B40C61">
              <w:rPr>
                <w:noProof/>
                <w:webHidden/>
              </w:rPr>
              <w:fldChar w:fldCharType="separate"/>
            </w:r>
            <w:r w:rsidR="00B40C61">
              <w:rPr>
                <w:noProof/>
                <w:webHidden/>
              </w:rPr>
              <w:t>89</w:t>
            </w:r>
            <w:r w:rsidR="00B40C61">
              <w:rPr>
                <w:noProof/>
                <w:webHidden/>
              </w:rPr>
              <w:fldChar w:fldCharType="end"/>
            </w:r>
          </w:hyperlink>
        </w:p>
        <w:p w14:paraId="3CA961EB" w14:textId="77777777" w:rsidR="00B40C61" w:rsidRDefault="00D05265">
          <w:pPr>
            <w:pStyle w:val="TOC2"/>
            <w:tabs>
              <w:tab w:val="left" w:pos="1540"/>
              <w:tab w:val="right" w:leader="dot" w:pos="9350"/>
            </w:tabs>
            <w:rPr>
              <w:rFonts w:eastAsiaTheme="minorEastAsia"/>
              <w:noProof/>
            </w:rPr>
          </w:pPr>
          <w:hyperlink w:anchor="_Toc320556759" w:history="1">
            <w:r w:rsidR="00B40C61" w:rsidRPr="003A0B81">
              <w:rPr>
                <w:rStyle w:val="Hyperlink"/>
                <w:noProof/>
              </w:rPr>
              <w:t>Appendix C</w:t>
            </w:r>
            <w:r w:rsidR="00B40C61">
              <w:rPr>
                <w:rFonts w:eastAsiaTheme="minorEastAsia"/>
                <w:noProof/>
              </w:rPr>
              <w:tab/>
            </w:r>
            <w:r w:rsidR="00B40C61" w:rsidRPr="003A0B81">
              <w:rPr>
                <w:rStyle w:val="Hyperlink"/>
                <w:noProof/>
              </w:rPr>
              <w:t>Bibliography</w:t>
            </w:r>
            <w:r w:rsidR="00B40C61">
              <w:rPr>
                <w:noProof/>
                <w:webHidden/>
              </w:rPr>
              <w:tab/>
            </w:r>
            <w:r w:rsidR="00B40C61">
              <w:rPr>
                <w:noProof/>
                <w:webHidden/>
              </w:rPr>
              <w:fldChar w:fldCharType="begin"/>
            </w:r>
            <w:r w:rsidR="00B40C61">
              <w:rPr>
                <w:noProof/>
                <w:webHidden/>
              </w:rPr>
              <w:instrText xml:space="preserve"> PAGEREF _Toc320556759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491E4751" w14:textId="77777777" w:rsidR="00B40C61" w:rsidRDefault="00D05265">
          <w:pPr>
            <w:pStyle w:val="TOC2"/>
            <w:tabs>
              <w:tab w:val="left" w:pos="1540"/>
              <w:tab w:val="right" w:leader="dot" w:pos="9350"/>
            </w:tabs>
            <w:rPr>
              <w:rFonts w:eastAsiaTheme="minorEastAsia"/>
              <w:noProof/>
            </w:rPr>
          </w:pPr>
          <w:hyperlink w:anchor="_Toc320556760" w:history="1">
            <w:r w:rsidR="00B40C61" w:rsidRPr="003A0B81">
              <w:rPr>
                <w:rStyle w:val="Hyperlink"/>
                <w:noProof/>
              </w:rPr>
              <w:t>Appendix D</w:t>
            </w:r>
            <w:r w:rsidR="00B40C61">
              <w:rPr>
                <w:rFonts w:eastAsiaTheme="minorEastAsia"/>
                <w:noProof/>
              </w:rPr>
              <w:tab/>
            </w:r>
            <w:r w:rsidR="00B40C61" w:rsidRPr="003A0B81">
              <w:rPr>
                <w:rStyle w:val="Hyperlink"/>
                <w:noProof/>
              </w:rPr>
              <w:t>Revision History</w:t>
            </w:r>
            <w:r w:rsidR="00B40C61">
              <w:rPr>
                <w:noProof/>
                <w:webHidden/>
              </w:rPr>
              <w:tab/>
            </w:r>
            <w:r w:rsidR="00B40C61">
              <w:rPr>
                <w:noProof/>
                <w:webHidden/>
              </w:rPr>
              <w:fldChar w:fldCharType="begin"/>
            </w:r>
            <w:r w:rsidR="00B40C61">
              <w:rPr>
                <w:noProof/>
                <w:webHidden/>
              </w:rPr>
              <w:instrText xml:space="preserve"> PAGEREF _Toc320556760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29A2CB30" w14:textId="77777777" w:rsidR="00B40C61" w:rsidRDefault="00D05265">
          <w:pPr>
            <w:pStyle w:val="TOC2"/>
            <w:tabs>
              <w:tab w:val="left" w:pos="1540"/>
              <w:tab w:val="right" w:leader="dot" w:pos="9350"/>
            </w:tabs>
            <w:rPr>
              <w:rFonts w:eastAsiaTheme="minorEastAsia"/>
              <w:noProof/>
            </w:rPr>
          </w:pPr>
          <w:hyperlink w:anchor="_Toc320556761" w:history="1">
            <w:r w:rsidR="00B40C61" w:rsidRPr="003A0B81">
              <w:rPr>
                <w:rStyle w:val="Hyperlink"/>
                <w:noProof/>
              </w:rPr>
              <w:t>Appendix E</w:t>
            </w:r>
            <w:r w:rsidR="00B40C61">
              <w:rPr>
                <w:rFonts w:eastAsiaTheme="minorEastAsia"/>
                <w:noProof/>
              </w:rPr>
              <w:tab/>
            </w:r>
            <w:r w:rsidR="00B40C61" w:rsidRPr="003A0B81">
              <w:rPr>
                <w:rStyle w:val="Hyperlink"/>
                <w:noProof/>
              </w:rPr>
              <w:t>Considerations for Next or Future Releases</w:t>
            </w:r>
            <w:r w:rsidR="00B40C61">
              <w:rPr>
                <w:noProof/>
                <w:webHidden/>
              </w:rPr>
              <w:tab/>
            </w:r>
            <w:r w:rsidR="00B40C61">
              <w:rPr>
                <w:noProof/>
                <w:webHidden/>
              </w:rPr>
              <w:fldChar w:fldCharType="begin"/>
            </w:r>
            <w:r w:rsidR="00B40C61">
              <w:rPr>
                <w:noProof/>
                <w:webHidden/>
              </w:rPr>
              <w:instrText xml:space="preserve"> PAGEREF _Toc320556761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6559C554" w14:textId="77777777" w:rsidR="00B40C61" w:rsidRDefault="00D05265">
          <w:pPr>
            <w:pStyle w:val="TOC2"/>
            <w:tabs>
              <w:tab w:val="left" w:pos="1540"/>
              <w:tab w:val="right" w:leader="dot" w:pos="9350"/>
            </w:tabs>
            <w:rPr>
              <w:rFonts w:eastAsiaTheme="minorEastAsia"/>
              <w:noProof/>
            </w:rPr>
          </w:pPr>
          <w:hyperlink w:anchor="_Toc320556762" w:history="1">
            <w:r w:rsidR="00B40C61" w:rsidRPr="003A0B81">
              <w:rPr>
                <w:rStyle w:val="Hyperlink"/>
                <w:noProof/>
              </w:rPr>
              <w:t>Appendix F</w:t>
            </w:r>
            <w:r w:rsidR="00B40C61">
              <w:rPr>
                <w:rFonts w:eastAsiaTheme="minorEastAsia"/>
                <w:noProof/>
              </w:rPr>
              <w:tab/>
            </w:r>
            <w:r w:rsidR="00B40C61" w:rsidRPr="003A0B81">
              <w:rPr>
                <w:rStyle w:val="Hyperlink"/>
                <w:noProof/>
              </w:rPr>
              <w:t>Appendix E: ToDo List</w:t>
            </w:r>
            <w:r w:rsidR="00B40C61">
              <w:rPr>
                <w:noProof/>
                <w:webHidden/>
              </w:rPr>
              <w:tab/>
            </w:r>
            <w:r w:rsidR="00B40C61">
              <w:rPr>
                <w:noProof/>
                <w:webHidden/>
              </w:rPr>
              <w:fldChar w:fldCharType="begin"/>
            </w:r>
            <w:r w:rsidR="00B40C61">
              <w:rPr>
                <w:noProof/>
                <w:webHidden/>
              </w:rPr>
              <w:instrText xml:space="preserve"> PAGEREF _Toc320556762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3FF42000" w14:textId="77777777" w:rsidR="00B40C61" w:rsidRDefault="00D05265">
          <w:pPr>
            <w:pStyle w:val="TOC2"/>
            <w:tabs>
              <w:tab w:val="left" w:pos="1540"/>
              <w:tab w:val="right" w:leader="dot" w:pos="9350"/>
            </w:tabs>
            <w:rPr>
              <w:rFonts w:eastAsiaTheme="minorEastAsia"/>
              <w:noProof/>
            </w:rPr>
          </w:pPr>
          <w:hyperlink w:anchor="_Toc320556763" w:history="1">
            <w:r w:rsidR="00B40C61" w:rsidRPr="003A0B81">
              <w:rPr>
                <w:rStyle w:val="Hyperlink"/>
                <w:noProof/>
              </w:rPr>
              <w:t>Appendix G</w:t>
            </w:r>
            <w:r w:rsidR="00B40C61">
              <w:rPr>
                <w:rFonts w:eastAsiaTheme="minorEastAsia"/>
                <w:noProof/>
              </w:rPr>
              <w:tab/>
            </w:r>
            <w:r w:rsidR="00B40C61" w:rsidRPr="003A0B81">
              <w:rPr>
                <w:rStyle w:val="Hyperlink"/>
                <w:noProof/>
              </w:rPr>
              <w:t>Notes From The Board And The Tag</w:t>
            </w:r>
            <w:r w:rsidR="00B40C61">
              <w:rPr>
                <w:noProof/>
                <w:webHidden/>
              </w:rPr>
              <w:tab/>
            </w:r>
            <w:r w:rsidR="00B40C61">
              <w:rPr>
                <w:noProof/>
                <w:webHidden/>
              </w:rPr>
              <w:fldChar w:fldCharType="begin"/>
            </w:r>
            <w:r w:rsidR="00B40C61">
              <w:rPr>
                <w:noProof/>
                <w:webHidden/>
              </w:rPr>
              <w:instrText xml:space="preserve"> PAGEREF _Toc320556763 \h </w:instrText>
            </w:r>
            <w:r w:rsidR="00B40C61">
              <w:rPr>
                <w:noProof/>
                <w:webHidden/>
              </w:rPr>
            </w:r>
            <w:r w:rsidR="00B40C61">
              <w:rPr>
                <w:noProof/>
                <w:webHidden/>
              </w:rPr>
              <w:fldChar w:fldCharType="separate"/>
            </w:r>
            <w:r w:rsidR="00B40C61">
              <w:rPr>
                <w:noProof/>
                <w:webHidden/>
              </w:rPr>
              <w:t>108</w:t>
            </w:r>
            <w:r w:rsidR="00B40C61">
              <w:rPr>
                <w:noProof/>
                <w:webHidden/>
              </w:rPr>
              <w:fldChar w:fldCharType="end"/>
            </w:r>
          </w:hyperlink>
        </w:p>
        <w:p w14:paraId="28665A73" w14:textId="77777777" w:rsidR="00FF734B" w:rsidRDefault="00554195">
          <w:r>
            <w:rPr>
              <w:b/>
              <w:bCs/>
              <w:noProof/>
            </w:rPr>
            <w:fldChar w:fldCharType="end"/>
          </w:r>
        </w:p>
      </w:sdtContent>
    </w:sdt>
    <w:p w14:paraId="79A8B75B" w14:textId="77777777" w:rsidR="00E64B71" w:rsidRDefault="00A921AB" w:rsidP="00F71F36">
      <w:pPr>
        <w:pStyle w:val="Heading1"/>
      </w:pPr>
      <w:r>
        <w:br w:type="page"/>
      </w:r>
      <w:bookmarkStart w:id="18" w:name="_Toc320556651"/>
      <w:r w:rsidR="00E64B71" w:rsidRPr="00013F69">
        <w:lastRenderedPageBreak/>
        <w:t>Introduction</w:t>
      </w:r>
      <w:bookmarkEnd w:id="18"/>
    </w:p>
    <w:p w14:paraId="588F0622" w14:textId="0A52EDF9"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45pt;height:243.1pt" o:ole="">
            <v:imagedata r:id="rId11" o:title=""/>
          </v:shape>
          <o:OLEObject Type="Embed" ProgID="Visio.Drawing.11" ShapeID="_x0000_i1025" DrawAspect="Content" ObjectID="_1402310007" r:id="rId12"/>
        </w:object>
      </w:r>
      <w:r w:rsidDel="006B018A">
        <w:rPr>
          <w:noProof/>
          <w:lang w:eastAsia="zh-CN"/>
        </w:rPr>
        <w:t xml:space="preserve"> </w:t>
      </w:r>
    </w:p>
    <w:p w14:paraId="35F9758F" w14:textId="77777777" w:rsidR="00E64B71" w:rsidRDefault="00E64B71" w:rsidP="00E64B71">
      <w:pPr>
        <w:pStyle w:val="Caption"/>
      </w:pPr>
      <w:bookmarkStart w:id="19" w:name="_Ref316755854"/>
      <w:r>
        <w:t xml:space="preserve">Figure </w:t>
      </w:r>
      <w:fldSimple w:instr=" SEQ Figure \* ARABIC ">
        <w:r w:rsidR="001F476B">
          <w:rPr>
            <w:noProof/>
          </w:rPr>
          <w:t>1</w:t>
        </w:r>
      </w:fldSimple>
      <w:bookmarkEnd w:id="19"/>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E64B71">
      <w:pPr>
        <w:pStyle w:val="Heading1"/>
      </w:pPr>
      <w:bookmarkStart w:id="20" w:name="_Toc320556652"/>
      <w:r>
        <w:t>Motivation</w:t>
      </w:r>
      <w:bookmarkEnd w:id="20"/>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0D8CE966" w:rsidR="00E64B71" w:rsidRDefault="00E64B71" w:rsidP="00E64B71">
      <w:r>
        <w:t>OF-CONFIG 1.</w:t>
      </w:r>
      <w:r w:rsidR="00D35927">
        <w:t>1</w:t>
      </w:r>
      <w:r>
        <w:t xml:space="preserve"> introduces an operating context for one or more OpenFlow datapaths called an OpenFlow Capable Switch. An OpenFlow Capable Switch is intended to be equivalent to </w:t>
      </w:r>
      <w:r w:rsidR="00920140">
        <w:t>an</w:t>
      </w:r>
      <w:r>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71E2AE44" w:rsidR="00E64B71" w:rsidRDefault="00E64B71" w:rsidP="00E64B71">
      <w:r>
        <w:t>OF-CONFIG 1.</w:t>
      </w:r>
      <w:r w:rsidR="00D35927">
        <w:t>1</w:t>
      </w:r>
      <w:r>
        <w:t xml:space="preserve"> makes simplifying assumptions about the architecture of OpenFlow switches. The specification is deliberately decoupled from whether the switch supports flowvisor or other virtualization models. </w:t>
      </w:r>
    </w:p>
    <w:p w14:paraId="01B7FB90" w14:textId="20445A18"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r>
        <w:t>.</w:t>
      </w:r>
    </w:p>
    <w:p w14:paraId="0A3A6ABA" w14:textId="23343DA1"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r w:rsidR="00E64B71">
        <w:t xml:space="preserve"> and the lines indicate that the OpenFlow Configuration Points and OpenFlow Capable Switches communicate via OF-</w:t>
      </w:r>
      <w:bookmarkStart w:id="21" w:name="_GoBack"/>
      <w:bookmarkEnd w:id="21"/>
      <w:del w:id="22" w:author="Deepak Bansal (AZURE)" w:date="2012-06-27T13:45:00Z">
        <w:r w:rsidR="00E64B71" w:rsidDel="00371954">
          <w:delText>OF</w:delText>
        </w:r>
      </w:del>
      <w:r w:rsidR="00E64B71">
        <w:t>CONFIG</w:t>
      </w:r>
      <w:r w:rsidR="00065E25">
        <w:t xml:space="preserve">. The configuration settings </w:t>
      </w:r>
      <w:r w:rsidR="00AF34D9">
        <w:t xml:space="preserve">then </w:t>
      </w:r>
      <w:r w:rsidR="00065E25">
        <w:t xml:space="preserve">take effect on targeted logical </w:t>
      </w:r>
      <w:proofErr w:type="gramStart"/>
      <w:r w:rsidR="00065E25">
        <w:t>switch(</w:t>
      </w:r>
      <w:proofErr w:type="gramEnd"/>
      <w:r w:rsidR="00065E25">
        <w:t>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23" w:name="_Ref316755787"/>
      <w:r>
        <w:t xml:space="preserve">Figure </w:t>
      </w:r>
      <w:fldSimple w:instr=" SEQ Figure \* ARABIC ">
        <w:r w:rsidR="001F476B">
          <w:rPr>
            <w:noProof/>
          </w:rPr>
          <w:t>2</w:t>
        </w:r>
      </w:fldSimple>
      <w:bookmarkEnd w:id="23"/>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E64B71">
      <w:pPr>
        <w:pStyle w:val="Heading1"/>
      </w:pPr>
      <w:bookmarkStart w:id="24" w:name="_Toc320556653"/>
      <w:r>
        <w:t>Scope</w:t>
      </w:r>
      <w:bookmarkEnd w:id="24"/>
    </w:p>
    <w:p w14:paraId="195AD289" w14:textId="77777777" w:rsidR="00D35927" w:rsidRDefault="00D35927" w:rsidP="00D35927">
      <w:r>
        <w:t>OF-CONFIG 1.1 is focused on the following functions needed to configure an OpenFlow 1.3 (OFv1.2)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694F9F48" w14:textId="3D41B3E6" w:rsidR="00D35927" w:rsidRDefault="00D35927" w:rsidP="00D35927">
      <w:r>
        <w:t>While limited in scope, OF-CONFIG</w:t>
      </w:r>
      <w:r w:rsidR="009C7A8A">
        <w:t xml:space="preserve"> </w:t>
      </w:r>
      <w:r>
        <w:t>1.1 lays the foundation on top of which various automated and more advanced configurations will be possible in future revisions</w:t>
      </w:r>
      <w:r w:rsidR="00E25161">
        <w:t>.</w:t>
      </w:r>
      <w:r>
        <w:t>Switch discovery, topology discovery, capability configuration</w:t>
      </w:r>
      <w:r w:rsidR="009C7A8A">
        <w:t xml:space="preserve">, </w:t>
      </w:r>
      <w:r>
        <w:t xml:space="preserve">event triggers, </w:t>
      </w:r>
      <w:r w:rsidR="00E25161">
        <w:t xml:space="preserve">versioning, </w:t>
      </w:r>
      <w:r>
        <w:t xml:space="preserve">instantiation of OpenFlow Logical Switches, </w:t>
      </w:r>
      <w:r>
        <w:lastRenderedPageBreak/>
        <w:t>assignment of resources such as ports and queues to OpenFlow Logical Switches, and bootstrap of the OpenFlow capable network are outside the scope of OF-CONFIG 1.1 protocol. These may be included in future versions.</w:t>
      </w:r>
    </w:p>
    <w:p w14:paraId="474A8AFC" w14:textId="77777777" w:rsidR="00E64B71" w:rsidRDefault="00E64B71" w:rsidP="00E64B71">
      <w:pPr>
        <w:pStyle w:val="Heading1"/>
      </w:pPr>
      <w:bookmarkStart w:id="25" w:name="_Toc320556654"/>
      <w:r>
        <w:t>Normative Language</w:t>
      </w:r>
      <w:bookmarkEnd w:id="25"/>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E64B71">
      <w:pPr>
        <w:pStyle w:val="Heading1"/>
      </w:pPr>
      <w:bookmarkStart w:id="26" w:name="_Toc320556655"/>
      <w:r>
        <w:t>Terms</w:t>
      </w:r>
      <w:bookmarkEnd w:id="26"/>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D14D27">
      <w:pPr>
        <w:pStyle w:val="Heading2"/>
      </w:pPr>
      <w:bookmarkStart w:id="27" w:name="_Toc320556656"/>
      <w:r>
        <w:t>OpenFlow Capable Switch</w:t>
      </w:r>
      <w:bookmarkEnd w:id="27"/>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D14D27">
      <w:pPr>
        <w:pStyle w:val="Heading2"/>
      </w:pPr>
      <w:bookmarkStart w:id="28" w:name="_Toc320556657"/>
      <w:r>
        <w:t>OpenFlow Configuration Point</w:t>
      </w:r>
      <w:bookmarkEnd w:id="28"/>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D14D27">
      <w:pPr>
        <w:pStyle w:val="Heading2"/>
      </w:pPr>
      <w:bookmarkStart w:id="29" w:name="_Toc320556658"/>
      <w:r>
        <w:t>OpenFlow Logical Switch</w:t>
      </w:r>
      <w:bookmarkEnd w:id="29"/>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D14D27">
      <w:pPr>
        <w:pStyle w:val="Heading2"/>
      </w:pPr>
      <w:bookmarkStart w:id="30" w:name="_Toc320556659"/>
      <w:r>
        <w:t>OpenFlow Resource</w:t>
      </w:r>
      <w:bookmarkEnd w:id="30"/>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D14D27">
      <w:pPr>
        <w:pStyle w:val="Heading3"/>
      </w:pPr>
      <w:bookmarkStart w:id="31" w:name="_Toc320556660"/>
      <w:r>
        <w:t>OpenFlow Queue</w:t>
      </w:r>
      <w:bookmarkEnd w:id="31"/>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D14D27">
      <w:pPr>
        <w:pStyle w:val="Heading3"/>
      </w:pPr>
      <w:bookmarkStart w:id="32" w:name="_Toc320556661"/>
      <w:r>
        <w:t>OpenFlow Port</w:t>
      </w:r>
      <w:bookmarkEnd w:id="32"/>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D14D27">
      <w:pPr>
        <w:pStyle w:val="Heading2"/>
      </w:pPr>
      <w:bookmarkStart w:id="33" w:name="_Toc320556662"/>
      <w:r>
        <w:lastRenderedPageBreak/>
        <w:t>OpenFlow Controller</w:t>
      </w:r>
      <w:bookmarkEnd w:id="33"/>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E64B71">
      <w:pPr>
        <w:pStyle w:val="Heading1"/>
      </w:pPr>
      <w:bookmarkStart w:id="34" w:name="_Toc320556663"/>
      <w:r>
        <w:t>Requirements</w:t>
      </w:r>
      <w:bookmarkEnd w:id="34"/>
    </w:p>
    <w:p w14:paraId="4EE98BAB" w14:textId="5EF29DCA" w:rsidR="00E64B71" w:rsidRDefault="00E64B71" w:rsidP="00E64B71">
      <w:r>
        <w:t>This section describes requirements for the design of OF-CONFIG 1.</w:t>
      </w:r>
      <w:r w:rsidR="00D35927">
        <w:t>1</w:t>
      </w:r>
      <w:r>
        <w:t>.</w:t>
      </w:r>
    </w:p>
    <w:p w14:paraId="709FF12A" w14:textId="1C9C253A" w:rsidR="00E64B71" w:rsidRDefault="00E64B71" w:rsidP="00D14D27">
      <w:pPr>
        <w:pStyle w:val="Heading2"/>
      </w:pPr>
      <w:bookmarkStart w:id="35" w:name="_Toc320556664"/>
      <w:r w:rsidRPr="008206D7">
        <w:t>Requirements</w:t>
      </w:r>
      <w:r>
        <w:t xml:space="preserve"> from the OpenFlow 1.</w:t>
      </w:r>
      <w:r w:rsidR="00D35927">
        <w:t>3</w:t>
      </w:r>
      <w:r>
        <w:t xml:space="preserve"> Protocol Specification</w:t>
      </w:r>
      <w:bookmarkEnd w:id="35"/>
    </w:p>
    <w:p w14:paraId="42F3D47D" w14:textId="294F4A8D"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 in (1). OF-CONFIG 1.</w:t>
      </w:r>
      <w:r w:rsidR="00D35927">
        <w:t>1</w:t>
      </w:r>
      <w:r>
        <w:t xml:space="preserve"> enables other configuration of OpenFlow switches.</w:t>
      </w:r>
      <w:r w:rsidR="003C232C">
        <w:t xml:space="preserve"> The specification of OF-CONFIG 1.1 is written with extensibility in mind. This includes versioning and backward compatibility. Whereas the current specification does not explicitly uses versioning</w:t>
      </w:r>
      <w:r w:rsidR="003E0B1C">
        <w:t>,</w:t>
      </w:r>
      <w:r w:rsidR="003C232C">
        <w:t xml:space="preserve"> </w:t>
      </w:r>
      <w:r w:rsidR="003E0B1C">
        <w:t>t</w:t>
      </w:r>
      <w:r w:rsidR="003C232C">
        <w:t>hose features are inherent capabilities of the chosen protocol</w:t>
      </w:r>
      <w:r w:rsidR="003E0B1C">
        <w:t>. In a future version OF-CONFIG will make use of these features and will include versioning, which in turn will enable backward compatibility.</w:t>
      </w:r>
    </w:p>
    <w:p w14:paraId="1F2B9F8C" w14:textId="77777777" w:rsidR="00E64B71" w:rsidRDefault="00E64B71" w:rsidP="00D14D27">
      <w:pPr>
        <w:pStyle w:val="Heading3"/>
      </w:pPr>
      <w:bookmarkStart w:id="36" w:name="_Toc320556665"/>
      <w:r>
        <w:t>Connection Setup to a Controller</w:t>
      </w:r>
      <w:bookmarkEnd w:id="36"/>
    </w:p>
    <w:p w14:paraId="6794730E" w14:textId="77777777" w:rsidR="00E64B71" w:rsidRDefault="00E64B71" w:rsidP="00E64B71">
      <w:r>
        <w:t>Section 6.2 (Connection Setup) of (1) 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33B5049B" w:rsidR="00E64B71" w:rsidRDefault="00E64B71" w:rsidP="00E64B71">
      <w:r>
        <w:t>OF-CONFIG 1.</w:t>
      </w:r>
      <w:r w:rsidR="00D35927">
        <w:t>1</w:t>
      </w:r>
      <w:r>
        <w:t xml:space="preserve"> must provide means for configuring these parameters.</w:t>
      </w:r>
    </w:p>
    <w:p w14:paraId="24A80C79" w14:textId="77777777" w:rsidR="00E64B71" w:rsidRDefault="00E64B71" w:rsidP="00D14D27">
      <w:pPr>
        <w:pStyle w:val="Heading3"/>
      </w:pPr>
      <w:bookmarkStart w:id="37" w:name="_Toc320556666"/>
      <w:r>
        <w:t xml:space="preserve">Multiple </w:t>
      </w:r>
      <w:r w:rsidRPr="005250DF">
        <w:t>Controllers</w:t>
      </w:r>
      <w:bookmarkEnd w:id="37"/>
    </w:p>
    <w:p w14:paraId="5DF33D32" w14:textId="427E6D79" w:rsidR="00E64B71" w:rsidRDefault="00E64B71" w:rsidP="00E64B71">
      <w:r>
        <w:t>Section 6.3 of (1) discusses how a switch deals with multiple controllers simultaneously. This implicitly requires OF-CONFIG 1.</w:t>
      </w:r>
      <w:r w:rsidR="00D35927">
        <w:t>1</w:t>
      </w:r>
      <w:r>
        <w:t xml:space="preserve"> to provide means for configuring multiple instances of the parameter set listed in 6.1.1 for specifying the connection setup to multiple controllers.</w:t>
      </w:r>
    </w:p>
    <w:p w14:paraId="577F8CB1" w14:textId="77777777" w:rsidR="00E64B71" w:rsidRDefault="00920140" w:rsidP="00D14D27">
      <w:pPr>
        <w:pStyle w:val="Heading3"/>
      </w:pPr>
      <w:bookmarkStart w:id="38" w:name="_Toc320556667"/>
      <w:r>
        <w:t>OpenFlow</w:t>
      </w:r>
      <w:r w:rsidR="00E64B71">
        <w:t xml:space="preserve"> Logical Switches</w:t>
      </w:r>
      <w:bookmarkEnd w:id="38"/>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w:t>
      </w:r>
      <w:r>
        <w:lastRenderedPageBreak/>
        <w:t xml:space="preserve">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D14D27">
      <w:pPr>
        <w:pStyle w:val="Heading3"/>
      </w:pPr>
      <w:bookmarkStart w:id="39" w:name="_Toc320556668"/>
      <w:r>
        <w:t>Connection Interruption</w:t>
      </w:r>
      <w:bookmarkEnd w:id="39"/>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D14D27">
      <w:pPr>
        <w:pStyle w:val="Heading3"/>
      </w:pPr>
      <w:bookmarkStart w:id="40" w:name="_Toc320556669"/>
      <w:r>
        <w:t>Encryption</w:t>
      </w:r>
      <w:bookmarkEnd w:id="40"/>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D14D27">
      <w:pPr>
        <w:pStyle w:val="Heading3"/>
      </w:pPr>
      <w:bookmarkStart w:id="41" w:name="_Toc320556670"/>
      <w:r>
        <w:t>Queues</w:t>
      </w:r>
      <w:bookmarkEnd w:id="41"/>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66360C28" w:rsidR="00E64B71" w:rsidRDefault="00E64B71" w:rsidP="00E64B71">
      <w:r>
        <w:t>OF-CONFIG 1.</w:t>
      </w:r>
      <w:r w:rsidR="00D35927">
        <w:t>1</w:t>
      </w:r>
      <w:r>
        <w:t xml:space="preserve"> must provide means for configuring these parameters.</w:t>
      </w:r>
    </w:p>
    <w:p w14:paraId="4F475302" w14:textId="77777777" w:rsidR="00E64B71" w:rsidRDefault="00E64B71" w:rsidP="00D14D27">
      <w:pPr>
        <w:pStyle w:val="Heading3"/>
      </w:pPr>
      <w:bookmarkStart w:id="42" w:name="_Toc320556671"/>
      <w:r>
        <w:t>Ports</w:t>
      </w:r>
      <w:bookmarkEnd w:id="42"/>
    </w:p>
    <w:p w14:paraId="7E485F18" w14:textId="694F33B5"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arequirement for OF-CONFIG 1.</w:t>
      </w:r>
      <w:r w:rsidR="00D35927">
        <w:t>1</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A1ADD7D" w:rsidR="00E64B71" w:rsidRDefault="00E64B71" w:rsidP="00E64B71">
      <w:r>
        <w:lastRenderedPageBreak/>
        <w:t>OF-CONFIG 1.</w:t>
      </w:r>
      <w:r w:rsidR="00D35927">
        <w:t>1</w:t>
      </w:r>
      <w:r>
        <w:t xml:space="preserve"> must provide means for configuring these parameters.</w:t>
      </w:r>
    </w:p>
    <w:p w14:paraId="575E33B9" w14:textId="69771C2A" w:rsidR="00E64B71" w:rsidRDefault="00E64B71" w:rsidP="00E64B71">
      <w:r>
        <w:t xml:space="preserve">Also defined in </w:t>
      </w:r>
      <w:r w:rsidR="00AC06DB">
        <w:t xml:space="preserve">Section A.2.1 of </w:t>
      </w:r>
      <w:r>
        <w:t xml:space="preserve">the OpenFlow protocol specification </w:t>
      </w:r>
      <w:r w:rsidR="00AC06DB">
        <w:t xml:space="preserve">(1) </w:t>
      </w:r>
      <w:r>
        <w:t>are port features. There are four sets of these features for current, advertised, supported, and peer-advertised features. Feature sets current, supported, and peer-advertised contain state information and are 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53AFFCF8" w:rsidR="00E64B71" w:rsidRDefault="00E64B71" w:rsidP="00E64B71">
      <w:r>
        <w:t>OF-CONFIG 1.</w:t>
      </w:r>
      <w:r w:rsidR="00D35927">
        <w:t>1</w:t>
      </w:r>
      <w:r>
        <w:t xml:space="preserve"> must provide means for configuring these advertised features. </w:t>
      </w:r>
    </w:p>
    <w:p w14:paraId="727F5EBF" w14:textId="101E48A5" w:rsidR="00E25161" w:rsidRDefault="00E25161" w:rsidP="00E64B71">
      <w:r>
        <w:t xml:space="preserve">Section 4.4 of (1) defines logical ports that are higher level abstratcions and that may include encapsulation. In addition, logical ports support passing of </w:t>
      </w:r>
      <w:proofErr w:type="gramStart"/>
      <w:r>
        <w:t>meta</w:t>
      </w:r>
      <w:proofErr w:type="gramEnd"/>
      <w:r>
        <w:t xml:space="preserve"> data to the controller. OF-CONFIG 1.1 must support the configuration of these logical ports. However, the configuration of logical ports in OF-Config 1.1 is limited to a small number of tunnels (specifically to IPinGRE, VxLAN and NVGRE) that may be used in datacenter scenarios like network virtualization. Future versions of OF-Config will support configuration of additional types of tunnels.</w:t>
      </w:r>
    </w:p>
    <w:p w14:paraId="35095525" w14:textId="77777777" w:rsidR="00D35927" w:rsidRDefault="00D35927" w:rsidP="00D35927">
      <w:pPr>
        <w:pStyle w:val="Heading3"/>
      </w:pPr>
      <w:bookmarkStart w:id="43" w:name="_Toc320556672"/>
      <w:r>
        <w:t>Capability Discovery</w:t>
      </w:r>
      <w:bookmarkEnd w:id="43"/>
    </w:p>
    <w:p w14:paraId="42143007" w14:textId="1622140B"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While configuration of these capabilities is outside the scope of OF-CONFIG 1.1,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D14D27">
      <w:pPr>
        <w:pStyle w:val="Heading3"/>
      </w:pPr>
      <w:bookmarkStart w:id="44" w:name="_Toc320556674"/>
      <w:r>
        <w:t>Datapath ID</w:t>
      </w:r>
      <w:bookmarkEnd w:id="44"/>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D14D27">
      <w:pPr>
        <w:pStyle w:val="Heading2"/>
      </w:pPr>
      <w:bookmarkStart w:id="45" w:name="_Toc320556675"/>
      <w:r>
        <w:t>Operational Requirements</w:t>
      </w:r>
      <w:bookmarkEnd w:id="45"/>
    </w:p>
    <w:p w14:paraId="6BD3358E" w14:textId="218899E7" w:rsidR="00E64B71" w:rsidRDefault="00E64B71" w:rsidP="00E64B71">
      <w:r>
        <w:t>The OF-CONFIG 1.</w:t>
      </w:r>
      <w:r w:rsidR="00A601F7">
        <w:t>1</w:t>
      </w:r>
      <w:r>
        <w:t xml:space="preserve"> must meet support the following scenarios:</w:t>
      </w:r>
    </w:p>
    <w:p w14:paraId="20BA7C81" w14:textId="1084E44D" w:rsidR="00E64B71" w:rsidRPr="00B937C8" w:rsidRDefault="00E64B71" w:rsidP="002C0E22">
      <w:pPr>
        <w:numPr>
          <w:ilvl w:val="0"/>
          <w:numId w:val="8"/>
        </w:numPr>
      </w:pPr>
      <w:r w:rsidRPr="00B937C8">
        <w:t>OF-CONFIG 1.</w:t>
      </w:r>
      <w:r w:rsidR="00A601F7">
        <w:t>1</w:t>
      </w:r>
      <w:r w:rsidRPr="00B937C8">
        <w:t xml:space="preserve"> must support an OpenFlow Capable Switch being configured by multiple OpenFlow </w:t>
      </w:r>
      <w:r w:rsidRPr="00B67448">
        <w:t>Configuration</w:t>
      </w:r>
      <w:r w:rsidRPr="00B937C8">
        <w:t xml:space="preserve"> Points.</w:t>
      </w:r>
    </w:p>
    <w:p w14:paraId="2D471457" w14:textId="553705FC" w:rsidR="00E64B71" w:rsidRPr="00B937C8" w:rsidRDefault="00E64B71" w:rsidP="002C0E22">
      <w:pPr>
        <w:numPr>
          <w:ilvl w:val="0"/>
          <w:numId w:val="8"/>
        </w:numPr>
      </w:pPr>
      <w:r w:rsidRPr="00B937C8">
        <w:lastRenderedPageBreak/>
        <w:t>OF-CONFIG 1.</w:t>
      </w:r>
      <w:r w:rsidR="00A601F7">
        <w:t>1</w:t>
      </w:r>
      <w:r w:rsidRPr="00B937C8">
        <w:t xml:space="preserve"> must support an OpenFlow Configuration Point managing multiple OpenFlow Capable Switches.</w:t>
      </w:r>
    </w:p>
    <w:p w14:paraId="1AE41F48" w14:textId="3AED6E3D" w:rsidR="00E64B71" w:rsidRPr="00B937C8" w:rsidRDefault="00E64B71" w:rsidP="002C0E22">
      <w:pPr>
        <w:numPr>
          <w:ilvl w:val="0"/>
          <w:numId w:val="8"/>
        </w:numPr>
      </w:pPr>
      <w:r w:rsidRPr="00B937C8">
        <w:t>OF-CONFIG 1.</w:t>
      </w:r>
      <w:r w:rsidR="00A601F7">
        <w:t>1</w:t>
      </w:r>
      <w:r w:rsidRPr="00B937C8">
        <w:t xml:space="preserve"> must support an OpenFlow Logical Switch being controlled by multiple OpenFlow Controllers.</w:t>
      </w:r>
    </w:p>
    <w:p w14:paraId="3C90C02F" w14:textId="41AADDE5" w:rsidR="00E64B71" w:rsidRDefault="00E64B71" w:rsidP="002C0E22">
      <w:pPr>
        <w:numPr>
          <w:ilvl w:val="0"/>
          <w:numId w:val="8"/>
        </w:numPr>
      </w:pPr>
      <w:r w:rsidRPr="00B937C8">
        <w:t>OF-CONFIG 1.</w:t>
      </w:r>
      <w:r w:rsidR="00A601F7">
        <w:t>1</w:t>
      </w:r>
      <w:r w:rsidRPr="00B937C8">
        <w:t xml:space="preserve"> must support configuring ports and queues of an OpenFlow Capable Switch that have been assigned to an OpenFlow Logical Switch.</w:t>
      </w:r>
    </w:p>
    <w:p w14:paraId="465333DF" w14:textId="4FF5B487" w:rsidR="00A601F7" w:rsidRDefault="00A601F7" w:rsidP="00A601F7">
      <w:pPr>
        <w:numPr>
          <w:ilvl w:val="0"/>
          <w:numId w:val="8"/>
        </w:numPr>
      </w:pPr>
      <w:r>
        <w:t>OF-CONFIG 1.1 must support discovery of capabilities of an OpenFlow Logical Switch</w:t>
      </w:r>
      <w:r w:rsidR="00401619">
        <w:t>.</w:t>
      </w:r>
    </w:p>
    <w:p w14:paraId="00F9BBF8" w14:textId="1BF63902" w:rsidR="00A601F7" w:rsidRPr="00B937C8" w:rsidRDefault="00A601F7" w:rsidP="00A601F7">
      <w:pPr>
        <w:numPr>
          <w:ilvl w:val="0"/>
          <w:numId w:val="8"/>
        </w:numPr>
      </w:pPr>
      <w:r>
        <w:t>OF-CONFIG 1.1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D14D27">
      <w:pPr>
        <w:pStyle w:val="Heading2"/>
      </w:pPr>
      <w:bookmarkStart w:id="46" w:name="_Toc320556676"/>
      <w:r>
        <w:t>Requirements for the Switch Management Protocol</w:t>
      </w:r>
      <w:bookmarkEnd w:id="46"/>
    </w:p>
    <w:p w14:paraId="0EEAEABA" w14:textId="7460A5F2" w:rsidR="00E64B71" w:rsidRDefault="00E64B71" w:rsidP="00E64B71">
      <w:r>
        <w:t>OF-CONFIG 1.</w:t>
      </w:r>
      <w:r w:rsidR="00A601F7">
        <w:t>1</w:t>
      </w:r>
      <w:r>
        <w:t xml:space="preserve"> defines a communication standard between an OpenFlow switch and an OpenFlow Configuration Point. It consists of a network management protocol specified in Section 8 and a data model defined in Section </w:t>
      </w:r>
      <w:r w:rsidR="00554195">
        <w:fldChar w:fldCharType="begin"/>
      </w:r>
      <w:r>
        <w:instrText xml:space="preserve"> REF _Ref316762640 \r \h </w:instrText>
      </w:r>
      <w:r w:rsidR="00554195">
        <w:fldChar w:fldCharType="separate"/>
      </w:r>
      <w:r>
        <w:t>7</w:t>
      </w:r>
      <w:r w:rsidR="00554195">
        <w:fldChar w:fldCharType="end"/>
      </w:r>
      <w:r>
        <w:t xml:space="preserve">. This subsection specifies requirements for the network management protocol. </w:t>
      </w:r>
      <w:r w:rsidR="007C0427">
        <w:t xml:space="preserve">Note that these requirements are a superset of the requirements that may be needed for the limited scope of configuration specified in </w:t>
      </w:r>
      <w:proofErr w:type="gramStart"/>
      <w:r w:rsidR="007C0427">
        <w:t>this specifications</w:t>
      </w:r>
      <w:proofErr w:type="gramEnd"/>
      <w:r w:rsidR="007C0427">
        <w:t xml:space="preserve">.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lastRenderedPageBreak/>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73FE672C"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581F3868" w14:textId="77777777" w:rsidR="00E64B71" w:rsidRDefault="00E64B71" w:rsidP="00E64B71">
      <w:pPr>
        <w:pStyle w:val="Heading1"/>
      </w:pPr>
      <w:bookmarkStart w:id="47" w:name="_Ref316762640"/>
      <w:bookmarkStart w:id="48" w:name="_Toc320556677"/>
      <w:r>
        <w:t>Data Model</w:t>
      </w:r>
      <w:bookmarkEnd w:id="47"/>
      <w:bookmarkEnd w:id="48"/>
    </w:p>
    <w:p w14:paraId="40C3C0E1" w14:textId="59D97DAF" w:rsidR="00E64B71" w:rsidRDefault="00E64B71" w:rsidP="00E64B71">
      <w:r>
        <w:t>This section specifies the data model for OF-CONFIG 1.</w:t>
      </w:r>
      <w:r w:rsidR="00B719B3">
        <w:t>1</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31FDFBB0" w:rsidR="00E64B71" w:rsidRDefault="00E64B71" w:rsidP="002C0E22">
      <w:pPr>
        <w:numPr>
          <w:ilvl w:val="0"/>
          <w:numId w:val="11"/>
        </w:numPr>
      </w:pPr>
      <w:r>
        <w:t>a portion of an XML schema</w:t>
      </w:r>
      <w:r w:rsidR="00B719B3">
        <w:t xml:space="preserve"> </w:t>
      </w:r>
      <w:r>
        <w:t>extracted from the normative XML schema in Appendix A,</w:t>
      </w:r>
    </w:p>
    <w:p w14:paraId="612D2774" w14:textId="77777777" w:rsidR="00E64B71" w:rsidRDefault="00E64B71" w:rsidP="002C0E22">
      <w:pPr>
        <w:numPr>
          <w:ilvl w:val="0"/>
          <w:numId w:val="11"/>
        </w:numPr>
      </w:pPr>
      <w:r>
        <w:t>an example for XML code encoding an instance of the class,</w:t>
      </w:r>
    </w:p>
    <w:p w14:paraId="1C4F8973" w14:textId="77AD530B" w:rsidR="00E64B71" w:rsidRDefault="00E64B71" w:rsidP="002C0E22">
      <w:pPr>
        <w:numPr>
          <w:ilvl w:val="0"/>
          <w:numId w:val="11"/>
        </w:numPr>
      </w:pPr>
      <w:r>
        <w:t>normative constraints for instances of the class</w:t>
      </w:r>
      <w:r w:rsidR="00B719B3">
        <w:t xml:space="preserve"> </w:t>
      </w:r>
      <w:r>
        <w:t>extending the XML schema by semantic specifications,</w:t>
      </w:r>
    </w:p>
    <w:p w14:paraId="3258C15E" w14:textId="4F57D178" w:rsidR="00E64B71" w:rsidRDefault="00E64B71" w:rsidP="002C0E22">
      <w:pPr>
        <w:numPr>
          <w:ilvl w:val="0"/>
          <w:numId w:val="11"/>
        </w:numPr>
      </w:pPr>
      <w:proofErr w:type="gramStart"/>
      <w:r>
        <w:t>a</w:t>
      </w:r>
      <w:proofErr w:type="gramEnd"/>
      <w:r>
        <w:t xml:space="preserve"> portion of a YANG (9) module</w:t>
      </w:r>
      <w:r w:rsidR="00B719B3">
        <w:t xml:space="preserve"> </w:t>
      </w:r>
      <w:r>
        <w:t>extracted from the YANG module in Appendix B.</w:t>
      </w:r>
    </w:p>
    <w:p w14:paraId="11FEFCA8" w14:textId="140E1B22" w:rsidR="00E64B71" w:rsidRDefault="00E64B71" w:rsidP="00E64B71">
      <w:r>
        <w:t>The full XML schema and the full YANG module are listed in Appendices A and B. Normative for OF-CONFIG 1.</w:t>
      </w:r>
      <w:r w:rsidR="002A04D2">
        <w:t>1</w:t>
      </w:r>
      <w:r>
        <w:t xml:space="preserve"> is the XML schema in Appendix A and the normative constraints in sub-sections 7.X.4. The YANG module in Appendix B incorporates the XML schema specifications as well as the normative constraints.</w:t>
      </w:r>
    </w:p>
    <w:p w14:paraId="46FB2225" w14:textId="5A6D65C3" w:rsidR="00502971" w:rsidRDefault="00502971" w:rsidP="00E64B71">
      <w:r>
        <w:t xml:space="preserve">One of the desing goals of the model is efficient and clear encding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7E2F73C6" w14:textId="77777777" w:rsidR="00E64B71" w:rsidRDefault="00E64B71" w:rsidP="00E64B71">
      <w:r>
        <w:t xml:space="preserve">OF-CONFIG specific terminology used for describing the model is defined in Section 5. The following UML diagram describes the top-level classes of the data model. </w:t>
      </w:r>
    </w:p>
    <w:p w14:paraId="7D795C5A" w14:textId="31E5CD92" w:rsidR="00E64B71" w:rsidRDefault="002A241D" w:rsidP="00E64B71">
      <w:r>
        <w:object w:dxaOrig="8964" w:dyaOrig="7275" w14:anchorId="4EA5632E">
          <v:shape id="_x0000_i1026" type="#_x0000_t75" style="width:448.4pt;height:364.3pt" o:ole="">
            <v:imagedata r:id="rId14" o:title=""/>
          </v:shape>
          <o:OLEObject Type="Embed" ProgID="Visio.Drawing.11" ShapeID="_x0000_i1026" DrawAspect="Content" ObjectID="_1402310008" r:id="rId15"/>
        </w:object>
      </w:r>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26A68BFD" w:rsidR="00E64B71" w:rsidRDefault="00E64B71" w:rsidP="00E64B71">
      <w:r>
        <w:t>The switch contains a set of resources of different types. For OF-CONFIG 1.</w:t>
      </w:r>
      <w:r w:rsidR="00DF0F70">
        <w:t>1</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5E5538EF" w:rsidR="00E64B71" w:rsidRDefault="00E64B71" w:rsidP="00E64B71">
      <w:r>
        <w:t>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v1.</w:t>
      </w:r>
      <w:r w:rsidR="00DF0F70">
        <w:t>1</w:t>
      </w:r>
      <w:r>
        <w:t>.</w:t>
      </w:r>
    </w:p>
    <w:p w14:paraId="2947D1E3" w14:textId="77777777" w:rsidR="00E64B71" w:rsidRDefault="00E64B71" w:rsidP="00E64B71">
      <w:r>
        <w:lastRenderedPageBreak/>
        <w:t>When issuing a NETCONF get request all elements in the requested sub-tree must be returned in the result. Those elements that can be modified by a NETCONF edit-config request or retrieved by a NETCONF get-config request are identified in the normative constraints sub-sections 8.X.4.</w:t>
      </w:r>
    </w:p>
    <w:p w14:paraId="434BC7A2" w14:textId="77777777" w:rsidR="00E64B71" w:rsidRDefault="00E64B71" w:rsidP="00D14D27">
      <w:pPr>
        <w:pStyle w:val="Heading2"/>
      </w:pPr>
      <w:bookmarkStart w:id="49" w:name="_Toc320556678"/>
      <w:r>
        <w:t>OpenFlow Capable Switch</w:t>
      </w:r>
      <w:bookmarkEnd w:id="49"/>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D14D27">
      <w:pPr>
        <w:pStyle w:val="Heading3"/>
      </w:pPr>
      <w:bookmarkStart w:id="50" w:name="_Toc320556679"/>
      <w:r>
        <w:t>UML Diagram</w:t>
      </w:r>
      <w:bookmarkEnd w:id="50"/>
    </w:p>
    <w:p w14:paraId="0BFC3B0A" w14:textId="1716B542" w:rsidR="00E64B71" w:rsidRDefault="00F27C8A" w:rsidP="000B2FB6">
      <w:pPr>
        <w:jc w:val="center"/>
      </w:pPr>
      <w:r>
        <w:object w:dxaOrig="8154" w:dyaOrig="4195" w14:anchorId="40102CBF">
          <v:shape id="_x0000_i1027" type="#_x0000_t75" style="width:407.05pt;height:208.15pt" o:ole="">
            <v:imagedata r:id="rId16" o:title=""/>
          </v:shape>
          <o:OLEObject Type="Embed" ProgID="Visio.Drawing.11" ShapeID="_x0000_i1027" DrawAspect="Content" ObjectID="_1402310009" r:id="rId17"/>
        </w:object>
      </w:r>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D14D27">
      <w:pPr>
        <w:pStyle w:val="Heading3"/>
      </w:pPr>
      <w:bookmarkStart w:id="51" w:name="_Toc320556680"/>
      <w:r>
        <w:t xml:space="preserve">XML </w:t>
      </w:r>
      <w:r w:rsidR="001F476B">
        <w:t>Schema</w:t>
      </w:r>
      <w:bookmarkEnd w:id="51"/>
    </w:p>
    <w:tbl>
      <w:tblPr>
        <w:tblStyle w:val="TableGrid"/>
        <w:tblW w:w="0" w:type="auto"/>
        <w:tblInd w:w="378" w:type="dxa"/>
        <w:shd w:val="clear" w:color="auto" w:fill="C8FCCD"/>
        <w:tblLook w:val="04A0" w:firstRow="1" w:lastRow="0" w:firstColumn="1" w:lastColumn="0" w:noHBand="0" w:noVBand="1"/>
      </w:tblPr>
      <w:tblGrid>
        <w:gridCol w:w="8820"/>
      </w:tblGrid>
      <w:tr w:rsidR="00D84428" w:rsidRPr="009F1B7D" w14:paraId="5BCE7943" w14:textId="77777777" w:rsidTr="00F86237">
        <w:tc>
          <w:tcPr>
            <w:tcW w:w="8820" w:type="dxa"/>
            <w:shd w:val="clear" w:color="auto" w:fill="C8FCCD"/>
          </w:tcPr>
          <w:p w14:paraId="2C6D48FD" w14:textId="77777777" w:rsidR="00D84428" w:rsidRPr="009F1B7D" w:rsidRDefault="00D84428" w:rsidP="00011096">
            <w:pPr>
              <w:pStyle w:val="XML1"/>
            </w:pPr>
            <w:r w:rsidRPr="00DB42FD">
              <w:t>&lt;xs:complexType name="OFCapableSwitchType"&gt;</w:t>
            </w:r>
          </w:p>
          <w:p w14:paraId="7795D4BE" w14:textId="77777777" w:rsidR="00D84428" w:rsidRPr="009F1B7D" w:rsidRDefault="00D84428" w:rsidP="00011096">
            <w:pPr>
              <w:pStyle w:val="XML2"/>
            </w:pPr>
            <w:r w:rsidRPr="009F1B7D">
              <w:t>&lt;xs:sequence&gt;</w:t>
            </w:r>
          </w:p>
          <w:p w14:paraId="4A0F7E20" w14:textId="77777777" w:rsidR="00D84428" w:rsidRPr="009F1B7D" w:rsidRDefault="00D84428" w:rsidP="00011096">
            <w:pPr>
              <w:pStyle w:val="XML3"/>
            </w:pPr>
            <w:r w:rsidRPr="009F1B7D">
              <w:t>&lt;xs:element name="id"</w:t>
            </w:r>
          </w:p>
          <w:p w14:paraId="4F666A44" w14:textId="77777777" w:rsidR="00D84428" w:rsidRPr="009F1B7D" w:rsidRDefault="00D84428" w:rsidP="00011096">
            <w:pPr>
              <w:pStyle w:val="XML9"/>
            </w:pPr>
            <w:r w:rsidRPr="009F1B7D">
              <w:t>type="OFConfigID"/&gt;</w:t>
            </w:r>
          </w:p>
          <w:p w14:paraId="270787F9" w14:textId="77777777" w:rsidR="00D84428" w:rsidRPr="009F1B7D" w:rsidRDefault="00D84428" w:rsidP="00011096">
            <w:pPr>
              <w:pStyle w:val="XML3"/>
            </w:pPr>
            <w:r w:rsidRPr="009F1B7D">
              <w:t xml:space="preserve">&lt;xs:element name="configuration-points" </w:t>
            </w:r>
          </w:p>
          <w:p w14:paraId="66F82A0E" w14:textId="77777777" w:rsidR="00D84428" w:rsidRPr="009F1B7D" w:rsidRDefault="00D84428" w:rsidP="00011096">
            <w:pPr>
              <w:pStyle w:val="XML6"/>
            </w:pPr>
            <w:r w:rsidRPr="009F1B7D">
              <w:t>type="OFConfigurationPointListType"/&gt;</w:t>
            </w:r>
          </w:p>
          <w:p w14:paraId="597249AE" w14:textId="77777777" w:rsidR="00D84428" w:rsidRPr="009F1B7D" w:rsidRDefault="00D84428" w:rsidP="00011096">
            <w:pPr>
              <w:pStyle w:val="XML3"/>
            </w:pPr>
            <w:r w:rsidRPr="009F1B7D">
              <w:t>&lt;xs:element name="resources"</w:t>
            </w:r>
          </w:p>
          <w:p w14:paraId="108175F3" w14:textId="77777777" w:rsidR="00D84428" w:rsidRPr="009F1B7D" w:rsidRDefault="00D84428" w:rsidP="00011096">
            <w:pPr>
              <w:pStyle w:val="XML6"/>
            </w:pPr>
            <w:r w:rsidRPr="009F1B7D">
              <w:t>type="OFCapableSwitchResourceListType"/&gt;</w:t>
            </w:r>
          </w:p>
          <w:p w14:paraId="5196A7AB" w14:textId="77777777" w:rsidR="00D84428" w:rsidRPr="009F1B7D" w:rsidRDefault="00D84428" w:rsidP="00011096">
            <w:pPr>
              <w:pStyle w:val="XML3"/>
            </w:pPr>
            <w:r w:rsidRPr="009F1B7D">
              <w:t>&lt;xs:element name="logical-switches"</w:t>
            </w:r>
          </w:p>
          <w:p w14:paraId="1BAB3466" w14:textId="77777777" w:rsidR="00D84428" w:rsidRPr="009F1B7D" w:rsidRDefault="00D84428" w:rsidP="00011096">
            <w:pPr>
              <w:pStyle w:val="XML6"/>
            </w:pPr>
            <w:r w:rsidRPr="009F1B7D">
              <w:t>type="OFLogicalSwitchListType"/&gt;</w:t>
            </w:r>
          </w:p>
          <w:p w14:paraId="1205E867" w14:textId="77777777" w:rsidR="00D84428" w:rsidRPr="009F1B7D" w:rsidRDefault="00D84428" w:rsidP="00011096">
            <w:pPr>
              <w:pStyle w:val="XML2"/>
            </w:pPr>
            <w:r w:rsidRPr="009F1B7D">
              <w:t>&lt;/xs:sequence&gt;</w:t>
            </w:r>
          </w:p>
          <w:p w14:paraId="07B16581" w14:textId="77777777" w:rsidR="00D84428" w:rsidRPr="009F1B7D" w:rsidRDefault="00D84428" w:rsidP="00011096">
            <w:pPr>
              <w:pStyle w:val="XML1"/>
            </w:pPr>
            <w:r w:rsidRPr="009F1B7D">
              <w:lastRenderedPageBreak/>
              <w:t>&lt;/xs:complexType&gt;</w:t>
            </w:r>
          </w:p>
          <w:p w14:paraId="3B8FAE2D" w14:textId="77777777" w:rsidR="00D84428" w:rsidRPr="009F1B7D" w:rsidRDefault="00D84428" w:rsidP="00F86237">
            <w:pPr>
              <w:spacing w:after="200" w:line="276" w:lineRule="auto"/>
            </w:pPr>
          </w:p>
          <w:p w14:paraId="1219C38D" w14:textId="77777777" w:rsidR="00D84428" w:rsidRPr="009F1B7D" w:rsidRDefault="00D84428" w:rsidP="00011096">
            <w:pPr>
              <w:pStyle w:val="XML1"/>
            </w:pPr>
            <w:r w:rsidRPr="009F1B7D">
              <w:t>&lt;xs:complexType name="OFConfigurationPointListType"&gt;</w:t>
            </w:r>
          </w:p>
          <w:p w14:paraId="016FAB7A" w14:textId="77777777" w:rsidR="00D84428" w:rsidRPr="009F1B7D" w:rsidRDefault="00D84428" w:rsidP="00011096">
            <w:pPr>
              <w:pStyle w:val="XML2"/>
            </w:pPr>
            <w:r w:rsidRPr="009F1B7D">
              <w:t>&lt;xs:sequence&gt;</w:t>
            </w:r>
          </w:p>
          <w:p w14:paraId="34122417" w14:textId="77777777" w:rsidR="00D84428" w:rsidRPr="009F1B7D" w:rsidRDefault="00D84428" w:rsidP="00011096">
            <w:pPr>
              <w:pStyle w:val="XML3"/>
            </w:pPr>
            <w:r w:rsidRPr="009F1B7D">
              <w:t>&lt;xs:element name=“configuration-point”</w:t>
            </w:r>
          </w:p>
          <w:p w14:paraId="36FF45BF" w14:textId="77777777" w:rsidR="00D84428" w:rsidRPr="009F1B7D" w:rsidRDefault="00D84428" w:rsidP="00011096">
            <w:pPr>
              <w:pStyle w:val="XML9"/>
            </w:pPr>
            <w:r w:rsidRPr="009F1B7D">
              <w:t xml:space="preserve">type="OFConfigurationPointType" </w:t>
            </w:r>
          </w:p>
          <w:p w14:paraId="7A2388FC" w14:textId="77777777" w:rsidR="00D84428" w:rsidRPr="009F1B7D" w:rsidRDefault="00D84428" w:rsidP="00011096">
            <w:pPr>
              <w:pStyle w:val="XML9"/>
            </w:pPr>
            <w:r w:rsidRPr="009F1B7D">
              <w:t>maxOccurs="unbounded"/&gt;</w:t>
            </w:r>
          </w:p>
          <w:p w14:paraId="404B36EA" w14:textId="77777777" w:rsidR="00D84428" w:rsidRPr="009F1B7D" w:rsidRDefault="00D84428" w:rsidP="00011096">
            <w:pPr>
              <w:pStyle w:val="XML2"/>
            </w:pPr>
            <w:r w:rsidRPr="009F1B7D">
              <w:t>&lt;/xs:sequence&gt;</w:t>
            </w:r>
          </w:p>
          <w:p w14:paraId="20868328" w14:textId="77777777" w:rsidR="00D84428" w:rsidRPr="009F1B7D" w:rsidRDefault="00D84428" w:rsidP="00011096">
            <w:pPr>
              <w:pStyle w:val="XML1"/>
            </w:pPr>
            <w:r w:rsidRPr="009F1B7D">
              <w:t>&lt;/xs:complexType&gt;</w:t>
            </w:r>
          </w:p>
          <w:p w14:paraId="63624855" w14:textId="77777777" w:rsidR="00D84428" w:rsidRPr="009F1B7D" w:rsidRDefault="00D84428" w:rsidP="00F86237">
            <w:pPr>
              <w:spacing w:after="200" w:line="276" w:lineRule="auto"/>
            </w:pPr>
          </w:p>
          <w:p w14:paraId="4C7DC490" w14:textId="77777777" w:rsidR="00D84428" w:rsidRPr="009F1B7D" w:rsidRDefault="00D84428" w:rsidP="00011096">
            <w:pPr>
              <w:pStyle w:val="XML1"/>
            </w:pPr>
            <w:r w:rsidRPr="009F1B7D">
              <w:t>&lt;xs:complexType name="OFCapableSwitchResourceListType"&gt;</w:t>
            </w:r>
          </w:p>
          <w:p w14:paraId="0FEAA06E" w14:textId="77777777" w:rsidR="00D84428" w:rsidRPr="009F1B7D" w:rsidRDefault="00D84428" w:rsidP="00011096">
            <w:pPr>
              <w:pStyle w:val="XML2"/>
            </w:pPr>
            <w:r w:rsidRPr="009F1B7D">
              <w:t>&lt;xs:sequence&gt;</w:t>
            </w:r>
          </w:p>
          <w:p w14:paraId="371966D1" w14:textId="77777777" w:rsidR="00D84428" w:rsidRPr="009F1B7D" w:rsidRDefault="00D84428" w:rsidP="00011096">
            <w:pPr>
              <w:pStyle w:val="XML3"/>
            </w:pPr>
            <w:r w:rsidRPr="009F1B7D">
              <w:t>&lt;xs:element name="port"</w:t>
            </w:r>
          </w:p>
          <w:p w14:paraId="648A2502" w14:textId="77777777" w:rsidR="00D84428" w:rsidRPr="009F1B7D" w:rsidRDefault="00D84428" w:rsidP="00011096">
            <w:pPr>
              <w:pStyle w:val="XML9"/>
            </w:pPr>
            <w:r w:rsidRPr="009F1B7D">
              <w:t>type="OFPortType" maxOccurs="unbounded"/&gt;</w:t>
            </w:r>
          </w:p>
          <w:p w14:paraId="22BAA9B3" w14:textId="77777777" w:rsidR="00D84428" w:rsidRPr="009F1B7D" w:rsidRDefault="00D84428" w:rsidP="00011096">
            <w:pPr>
              <w:pStyle w:val="XML3"/>
            </w:pPr>
            <w:r w:rsidRPr="009F1B7D">
              <w:t>&lt;xs:element name="queue"</w:t>
            </w:r>
          </w:p>
          <w:p w14:paraId="6E0D080C" w14:textId="77777777" w:rsidR="00D84428" w:rsidRPr="009F1B7D" w:rsidRDefault="00D84428" w:rsidP="00011096">
            <w:pPr>
              <w:pStyle w:val="XML9"/>
            </w:pPr>
            <w:r w:rsidRPr="009F1B7D">
              <w:t>type="OFQueueType" maxOccurs="unbounded"/&gt;</w:t>
            </w:r>
          </w:p>
          <w:p w14:paraId="04FAB444" w14:textId="12E6F7EF" w:rsidR="00013348" w:rsidRPr="009F1B7D" w:rsidRDefault="00013348" w:rsidP="009C250D">
            <w:pPr>
              <w:pStyle w:val="XML3"/>
            </w:pPr>
            <w:r w:rsidRPr="009F1B7D">
              <w:t>&lt;xs:element name="</w:t>
            </w:r>
            <w:r>
              <w:t>owned-certificate</w:t>
            </w:r>
            <w:r w:rsidRPr="009F1B7D">
              <w:t>"</w:t>
            </w:r>
          </w:p>
          <w:p w14:paraId="20E24A94" w14:textId="77777777" w:rsidR="00013348" w:rsidRPr="009F1B7D" w:rsidRDefault="00013348" w:rsidP="00013348">
            <w:pPr>
              <w:pStyle w:val="XML9"/>
            </w:pPr>
            <w:r w:rsidRPr="009F1B7D">
              <w:t>type="OF</w:t>
            </w:r>
            <w:r>
              <w:t>OwnedCertificate</w:t>
            </w:r>
            <w:r w:rsidRPr="009F1B7D">
              <w:t>Type" maxOccurs="unbounded"/&gt;</w:t>
            </w:r>
          </w:p>
          <w:p w14:paraId="2453DA3F" w14:textId="77777777" w:rsidR="00013348" w:rsidRPr="009F1B7D" w:rsidRDefault="00013348" w:rsidP="009C250D">
            <w:pPr>
              <w:pStyle w:val="XML3"/>
            </w:pPr>
            <w:r w:rsidRPr="009F1B7D">
              <w:t>&lt;xs:element name="</w:t>
            </w:r>
            <w:r>
              <w:t>external-certificate</w:t>
            </w:r>
            <w:r w:rsidRPr="009F1B7D">
              <w:t>"</w:t>
            </w:r>
          </w:p>
          <w:p w14:paraId="1B135A9B" w14:textId="5087BD01" w:rsidR="00852996" w:rsidRDefault="00013348" w:rsidP="00852996">
            <w:pPr>
              <w:pStyle w:val="XML9"/>
            </w:pPr>
            <w:r w:rsidRPr="009F1B7D">
              <w:t>type="OF</w:t>
            </w:r>
            <w:r w:rsidR="002A5300">
              <w:t>External</w:t>
            </w:r>
            <w:r>
              <w:t>Certificate</w:t>
            </w:r>
            <w:r w:rsidRPr="009F1B7D">
              <w:t xml:space="preserve">Type" </w:t>
            </w:r>
          </w:p>
          <w:p w14:paraId="7EB06E64" w14:textId="2F297481" w:rsidR="007B1613" w:rsidRDefault="00013348" w:rsidP="009C250D">
            <w:pPr>
              <w:pStyle w:val="XML9"/>
            </w:pPr>
            <w:r w:rsidRPr="009F1B7D">
              <w:t>maxOccurs="unbounded"/&gt;</w:t>
            </w:r>
          </w:p>
          <w:p w14:paraId="0602F346" w14:textId="5AF9A5BF" w:rsidR="009767AE" w:rsidRPr="009F1B7D" w:rsidRDefault="009767AE" w:rsidP="009767AE">
            <w:pPr>
              <w:pStyle w:val="XML3"/>
            </w:pPr>
            <w:r>
              <w:t>&lt;xs:element name="flow-table</w:t>
            </w:r>
            <w:r w:rsidRPr="009F1B7D">
              <w:t>"</w:t>
            </w:r>
          </w:p>
          <w:p w14:paraId="4CDB5FDD" w14:textId="00328FFB" w:rsidR="009767AE" w:rsidRPr="009F1B7D" w:rsidRDefault="009767AE" w:rsidP="009767AE">
            <w:pPr>
              <w:pStyle w:val="XML9"/>
            </w:pPr>
            <w:r>
              <w:t>type="OFFlowTable</w:t>
            </w:r>
            <w:r w:rsidRPr="009F1B7D">
              <w:t>Type" maxOccurs="unbounded"/&gt;</w:t>
            </w:r>
          </w:p>
          <w:p w14:paraId="52709AFC" w14:textId="77777777" w:rsidR="00D84428" w:rsidRPr="009F1B7D" w:rsidRDefault="00D84428" w:rsidP="00011096">
            <w:pPr>
              <w:pStyle w:val="XML2"/>
            </w:pPr>
            <w:r w:rsidRPr="009F1B7D">
              <w:t>&lt;/xs:sequence&gt;</w:t>
            </w:r>
          </w:p>
          <w:p w14:paraId="44F6AA0F" w14:textId="77777777" w:rsidR="00D84428" w:rsidRPr="009F1B7D" w:rsidRDefault="00D84428" w:rsidP="00011096">
            <w:pPr>
              <w:pStyle w:val="XML1"/>
            </w:pPr>
            <w:r w:rsidRPr="009F1B7D">
              <w:t>&lt;/xs:complexType&gt;</w:t>
            </w:r>
          </w:p>
          <w:p w14:paraId="45E6EC99" w14:textId="77777777" w:rsidR="00D84428" w:rsidRPr="009F1B7D" w:rsidRDefault="00D84428" w:rsidP="00F86237">
            <w:pPr>
              <w:pStyle w:val="BodyText"/>
            </w:pPr>
          </w:p>
          <w:p w14:paraId="470F79AE" w14:textId="77777777" w:rsidR="00D84428" w:rsidRPr="009F1B7D" w:rsidRDefault="00D84428" w:rsidP="00011096">
            <w:pPr>
              <w:pStyle w:val="XML1"/>
            </w:pPr>
            <w:r w:rsidRPr="009F1B7D">
              <w:t>&lt;xs:complexType name="OFLogicalSwitchListType"&gt;</w:t>
            </w:r>
          </w:p>
          <w:p w14:paraId="37BBE8B8" w14:textId="77777777" w:rsidR="00D84428" w:rsidRPr="009F1B7D" w:rsidRDefault="00D84428" w:rsidP="00011096">
            <w:pPr>
              <w:pStyle w:val="XML2"/>
            </w:pPr>
            <w:r w:rsidRPr="009F1B7D">
              <w:t>&lt;xs:sequence&gt;</w:t>
            </w:r>
          </w:p>
          <w:p w14:paraId="3EDBB2E3" w14:textId="77777777" w:rsidR="00D84428" w:rsidRPr="009F1B7D" w:rsidRDefault="00D84428" w:rsidP="00011096">
            <w:pPr>
              <w:pStyle w:val="XML3"/>
            </w:pPr>
            <w:r w:rsidRPr="009F1B7D">
              <w:t xml:space="preserve">&lt;xs:element name="logical-switch" </w:t>
            </w:r>
          </w:p>
          <w:p w14:paraId="0D6A725A" w14:textId="77777777" w:rsidR="00D84428" w:rsidRPr="009F1B7D" w:rsidRDefault="00D84428" w:rsidP="00011096">
            <w:pPr>
              <w:pStyle w:val="XML9"/>
            </w:pPr>
            <w:r w:rsidRPr="009F1B7D">
              <w:t xml:space="preserve">type="OFLogicalSwitchType" </w:t>
            </w:r>
          </w:p>
          <w:p w14:paraId="47B1AFE6" w14:textId="77777777" w:rsidR="00D84428" w:rsidRPr="009F1B7D" w:rsidRDefault="00D84428" w:rsidP="00011096">
            <w:pPr>
              <w:pStyle w:val="XML9"/>
            </w:pPr>
            <w:r w:rsidRPr="009F1B7D">
              <w:t>maxOccurs="unbounded"/&gt;</w:t>
            </w:r>
          </w:p>
          <w:p w14:paraId="06B5F628" w14:textId="77777777" w:rsidR="00D84428" w:rsidRPr="009F1B7D" w:rsidRDefault="00D84428" w:rsidP="00011096">
            <w:pPr>
              <w:pStyle w:val="XML2"/>
            </w:pPr>
            <w:r w:rsidRPr="009F1B7D">
              <w:t>&lt;/xs:sequence&gt;</w:t>
            </w:r>
          </w:p>
          <w:p w14:paraId="0DB109B7" w14:textId="77777777" w:rsidR="00D84428" w:rsidRPr="009F1B7D" w:rsidRDefault="00D84428" w:rsidP="00011096">
            <w:pPr>
              <w:pStyle w:val="XML1"/>
            </w:pPr>
            <w:r w:rsidRPr="009F1B7D">
              <w:t>&lt;/xs:complexType&gt;</w:t>
            </w:r>
            <w:r w:rsidRPr="009F1B7D">
              <w:tab/>
            </w:r>
          </w:p>
        </w:tc>
      </w:tr>
    </w:tbl>
    <w:p w14:paraId="1B0ED9A2" w14:textId="77777777" w:rsidR="00D84428" w:rsidRPr="00D84428" w:rsidRDefault="00D84428" w:rsidP="00D84428"/>
    <w:p w14:paraId="23BFCA9C" w14:textId="77777777" w:rsidR="001F476B" w:rsidRPr="009F1B7D" w:rsidRDefault="001F476B" w:rsidP="00D14D27">
      <w:pPr>
        <w:pStyle w:val="Heading3"/>
      </w:pPr>
      <w:bookmarkStart w:id="52" w:name="_Toc320556681"/>
      <w:r>
        <w:t>XML Example</w:t>
      </w:r>
      <w:bookmarkEnd w:id="52"/>
    </w:p>
    <w:tbl>
      <w:tblPr>
        <w:tblStyle w:val="TableGrid"/>
        <w:tblW w:w="0" w:type="auto"/>
        <w:tblInd w:w="378" w:type="dxa"/>
        <w:shd w:val="clear" w:color="auto" w:fill="C8FCCD"/>
        <w:tblLook w:val="04A0" w:firstRow="1" w:lastRow="0" w:firstColumn="1" w:lastColumn="0" w:noHBand="0" w:noVBand="1"/>
      </w:tblPr>
      <w:tblGrid>
        <w:gridCol w:w="8820"/>
      </w:tblGrid>
      <w:tr w:rsidR="001F476B" w:rsidRPr="009F1B7D" w14:paraId="3E714129" w14:textId="77777777" w:rsidTr="00F86237">
        <w:tc>
          <w:tcPr>
            <w:tcW w:w="8820" w:type="dxa"/>
            <w:shd w:val="clear" w:color="auto" w:fill="C8FCCD"/>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9DDA2C8" w14:textId="77777777" w:rsidR="00D84428" w:rsidRDefault="00D84428" w:rsidP="00D14D27">
      <w:pPr>
        <w:pStyle w:val="Heading3"/>
      </w:pPr>
      <w:bookmarkStart w:id="53" w:name="_Toc320556682"/>
      <w:r>
        <w:lastRenderedPageBreak/>
        <w:t>Normative Constraints</w:t>
      </w:r>
      <w:bookmarkEnd w:id="53"/>
    </w:p>
    <w:p w14:paraId="66BA80CF" w14:textId="77777777" w:rsidR="00D84428" w:rsidRDefault="00D84428" w:rsidP="00D84428">
      <w:r>
        <w:t xml:space="preserve">The OpenFlow Capable Switch is identified by the OpenFlow Configuration Point with identifier </w:t>
      </w:r>
      <w:r w:rsidRPr="0023288C">
        <w:rPr>
          <w:rStyle w:val="codeChar"/>
        </w:rPr>
        <w:t>&lt;id&gt;</w:t>
      </w:r>
      <w:r>
        <w:t>. The identifier MUST be unique within the context of potential OpenFlow Configuration Points. It MUST be persistent across reboots of the OpenFlow Capable Switch.</w:t>
      </w:r>
    </w:p>
    <w:p w14:paraId="1BEC8135" w14:textId="77777777" w:rsidR="00D84428" w:rsidRDefault="00D84428" w:rsidP="00D84428">
      <w:r>
        <w:t xml:space="preserve">Element </w:t>
      </w:r>
      <w:r w:rsidRPr="00ED48AF">
        <w:rPr>
          <w:rStyle w:val="codeChar"/>
        </w:rPr>
        <w:t>&lt;configuration-points&gt;</w:t>
      </w:r>
      <w:r>
        <w:t>contains a list of all Configuration Points known to the OpenFlow Capable Switch that manage it or have managed it using OF-CONFIG.</w:t>
      </w:r>
    </w:p>
    <w:p w14:paraId="5B259955" w14:textId="77777777" w:rsidR="00D84428" w:rsidRDefault="00D84428" w:rsidP="00D84428">
      <w:r>
        <w:t xml:space="preserve">Element </w:t>
      </w:r>
      <w:r w:rsidRPr="00ED48AF">
        <w:rPr>
          <w:rStyle w:val="codeChar"/>
        </w:rPr>
        <w:t>&lt;resources&gt;</w:t>
      </w:r>
      <w:r>
        <w:t xml:space="preserve"> contains lists of all resources of an OpenFlow Capable Switch that can be used by OpenFlow Logical Switches. Resources are listed here independent of their actual assignment to OpenFlow Logical Switches. They may be available to be assigned to an OpenFlow Logical Switch or already in use by an OpenFlow Logical Switch.</w:t>
      </w:r>
    </w:p>
    <w:p w14:paraId="4C782BDE" w14:textId="77777777" w:rsidR="001F476B" w:rsidRDefault="00D84428" w:rsidP="00D84428">
      <w:r>
        <w:t xml:space="preserve">Element </w:t>
      </w:r>
      <w:r w:rsidRPr="00ED48AF">
        <w:rPr>
          <w:rStyle w:val="codeChar"/>
        </w:rPr>
        <w:t>&lt;logical-switches&gt;</w:t>
      </w:r>
      <w:r>
        <w:t xml:space="preserve"> contains a list of all OpenFlow Logical Switches available on the OpenFlow Capable Switch.</w:t>
      </w:r>
    </w:p>
    <w:p w14:paraId="3937C342" w14:textId="77777777" w:rsidR="00D84428" w:rsidRPr="009F1B7D" w:rsidRDefault="00D84428" w:rsidP="00D14D27">
      <w:pPr>
        <w:pStyle w:val="Heading3"/>
      </w:pPr>
      <w:bookmarkStart w:id="54" w:name="_Toc315953987"/>
      <w:bookmarkStart w:id="55" w:name="_Toc320556683"/>
      <w:r w:rsidRPr="00DB42FD">
        <w:t>YANG Specification</w:t>
      </w:r>
      <w:bookmarkEnd w:id="54"/>
      <w:bookmarkEnd w:id="55"/>
    </w:p>
    <w:tbl>
      <w:tblPr>
        <w:tblStyle w:val="TableGrid"/>
        <w:tblW w:w="0" w:type="auto"/>
        <w:tblInd w:w="378" w:type="dxa"/>
        <w:shd w:val="clear" w:color="auto" w:fill="C8FCCD"/>
        <w:tblLook w:val="04A0" w:firstRow="1" w:lastRow="0" w:firstColumn="1" w:lastColumn="0" w:noHBand="0" w:noVBand="1"/>
      </w:tblPr>
      <w:tblGrid>
        <w:gridCol w:w="8820"/>
      </w:tblGrid>
      <w:tr w:rsidR="00D84428" w:rsidRPr="009F1B7D" w14:paraId="06AF40D9" w14:textId="77777777" w:rsidTr="00F86237">
        <w:tc>
          <w:tcPr>
            <w:tcW w:w="8820" w:type="dxa"/>
            <w:shd w:val="clear" w:color="auto" w:fill="C8FCCD"/>
          </w:tcPr>
          <w:p w14:paraId="2B4A8C20" w14:textId="77777777" w:rsidR="00D84428" w:rsidRPr="009F1B7D" w:rsidRDefault="00D84428" w:rsidP="00011096">
            <w:pPr>
              <w:pStyle w:val="XML1"/>
            </w:pPr>
            <w:r w:rsidRPr="009F1B7D">
              <w:t>container capable-switch {</w:t>
            </w:r>
          </w:p>
          <w:p w14:paraId="65EE7699" w14:textId="77777777" w:rsidR="00D84428" w:rsidRPr="009F1B7D" w:rsidRDefault="00D84428" w:rsidP="00011096">
            <w:pPr>
              <w:pStyle w:val="XML2"/>
            </w:pPr>
            <w:proofErr w:type="gramStart"/>
            <w:r w:rsidRPr="009F1B7D">
              <w:t>description</w:t>
            </w:r>
            <w:proofErr w:type="gramEnd"/>
            <w:r w:rsidRPr="009F1B7D">
              <w:t xml:space="preserve"> "The OpenFlow Capable Switch containing logical switches, and resources that can be assigned to logical switches.";</w:t>
            </w:r>
          </w:p>
          <w:p w14:paraId="0848B6A9" w14:textId="77777777" w:rsidR="00D84428" w:rsidRPr="009F1B7D" w:rsidRDefault="00D84428" w:rsidP="00011096">
            <w:pPr>
              <w:pStyle w:val="XML2"/>
            </w:pPr>
            <w:r w:rsidRPr="009F1B7D">
              <w:t>leaf id {</w:t>
            </w:r>
          </w:p>
          <w:p w14:paraId="68941429" w14:textId="77777777" w:rsidR="00D84428" w:rsidRPr="009F1B7D" w:rsidRDefault="00D84428" w:rsidP="00011096">
            <w:pPr>
              <w:pStyle w:val="XML2"/>
            </w:pPr>
            <w:r w:rsidRPr="009F1B7D">
              <w:t>type inet:uri;</w:t>
            </w:r>
          </w:p>
          <w:p w14:paraId="13D64D87" w14:textId="77777777" w:rsidR="00D84428" w:rsidRPr="009F1B7D" w:rsidRDefault="00D84428" w:rsidP="00011096">
            <w:pPr>
              <w:pStyle w:val="XML3"/>
            </w:pPr>
            <w:r w:rsidRPr="009F1B7D">
              <w:t>mandatory true;</w:t>
            </w:r>
          </w:p>
          <w:p w14:paraId="1F68E559" w14:textId="77777777" w:rsidR="00D84428" w:rsidRPr="009F1B7D" w:rsidRDefault="00D84428" w:rsidP="00011096">
            <w:pPr>
              <w:pStyle w:val="XML3"/>
            </w:pPr>
            <w:proofErr w:type="gramStart"/>
            <w:r w:rsidRPr="009F1B7D">
              <w:t>description</w:t>
            </w:r>
            <w:proofErr w:type="gramEnd"/>
            <w:r w:rsidRPr="009F1B7D">
              <w:t xml:space="preserve"> "An unique but locally arbitrary identifier that identifies a Capable Switch towards the management system and is persistent across reboots of the system.";</w:t>
            </w:r>
          </w:p>
          <w:p w14:paraId="16334EBE" w14:textId="77777777" w:rsidR="00D84428" w:rsidRPr="009F1B7D" w:rsidRDefault="00D84428" w:rsidP="00011096">
            <w:pPr>
              <w:pStyle w:val="XML2"/>
            </w:pPr>
            <w:r w:rsidRPr="009F1B7D">
              <w:t>}</w:t>
            </w:r>
          </w:p>
          <w:p w14:paraId="49608678" w14:textId="77777777" w:rsidR="00D84428" w:rsidRPr="009F1B7D" w:rsidRDefault="00D84428" w:rsidP="00011096">
            <w:pPr>
              <w:pStyle w:val="XML2"/>
            </w:pPr>
            <w:r w:rsidRPr="009F1B7D">
              <w:t>container configuration-points {</w:t>
            </w:r>
          </w:p>
          <w:p w14:paraId="17139352" w14:textId="77777777" w:rsidR="00D84428" w:rsidRPr="009F1B7D" w:rsidRDefault="00D84428" w:rsidP="00011096">
            <w:pPr>
              <w:pStyle w:val="XML3"/>
            </w:pPr>
            <w:r w:rsidRPr="009F1B7D">
              <w:t xml:space="preserve">list </w:t>
            </w:r>
            <w:r w:rsidRPr="00DB42FD">
              <w:rPr>
                <w:rStyle w:val="XML2Char"/>
              </w:rPr>
              <w:t>con</w:t>
            </w:r>
            <w:r w:rsidRPr="009F1B7D">
              <w:t>figuration-point {</w:t>
            </w:r>
          </w:p>
          <w:p w14:paraId="65076F94" w14:textId="77777777" w:rsidR="00D84428" w:rsidRPr="009F1B7D" w:rsidRDefault="00D84428" w:rsidP="00011096">
            <w:pPr>
              <w:pStyle w:val="XML4"/>
            </w:pPr>
            <w:r w:rsidRPr="009F1B7D">
              <w:t>key "id";</w:t>
            </w:r>
          </w:p>
          <w:p w14:paraId="695062D8" w14:textId="77777777" w:rsidR="00D84428" w:rsidRPr="009F1B7D" w:rsidRDefault="00D84428" w:rsidP="00011096">
            <w:pPr>
              <w:pStyle w:val="XML4"/>
            </w:pPr>
            <w:r w:rsidRPr="009F1B7D">
              <w:t>unique "id";</w:t>
            </w:r>
          </w:p>
          <w:p w14:paraId="4BECEFC1" w14:textId="77777777" w:rsidR="00D84428" w:rsidRPr="009F1B7D" w:rsidRDefault="00D84428" w:rsidP="00011096">
            <w:pPr>
              <w:pStyle w:val="XML4"/>
            </w:pPr>
            <w:proofErr w:type="gramStart"/>
            <w:r w:rsidRPr="009F1B7D">
              <w:t>description</w:t>
            </w:r>
            <w:proofErr w:type="gramEnd"/>
            <w:r w:rsidRPr="009F1B7D">
              <w:t xml:space="preserve"> "The list of all Configuration Points known to the OpenFlow Capable Switch that may configure it using OF-CONFIG.";</w:t>
            </w:r>
          </w:p>
          <w:p w14:paraId="5BB69F8B" w14:textId="77777777" w:rsidR="00D84428" w:rsidRPr="009F1B7D" w:rsidRDefault="00D84428" w:rsidP="00011096">
            <w:pPr>
              <w:pStyle w:val="XML4"/>
            </w:pPr>
            <w:r w:rsidRPr="009F1B7D">
              <w:t>uses openflow-configuration-point-grouping;</w:t>
            </w:r>
          </w:p>
          <w:p w14:paraId="08138EEF" w14:textId="77777777" w:rsidR="00D84428" w:rsidRPr="009F1B7D" w:rsidRDefault="00D84428" w:rsidP="00011096">
            <w:pPr>
              <w:pStyle w:val="XML3"/>
            </w:pPr>
            <w:r w:rsidRPr="009F1B7D">
              <w:t>}</w:t>
            </w:r>
          </w:p>
          <w:p w14:paraId="715F2ED4" w14:textId="77777777" w:rsidR="00D84428" w:rsidRPr="009F1B7D" w:rsidRDefault="00D84428" w:rsidP="00011096">
            <w:pPr>
              <w:pStyle w:val="XML2"/>
            </w:pPr>
            <w:r w:rsidRPr="009F1B7D">
              <w:t>}</w:t>
            </w:r>
          </w:p>
          <w:p w14:paraId="6B946A35" w14:textId="77777777" w:rsidR="00D84428" w:rsidRPr="009F1B7D" w:rsidRDefault="00D84428" w:rsidP="00011096">
            <w:pPr>
              <w:pStyle w:val="XML2"/>
            </w:pPr>
            <w:r w:rsidRPr="009F1B7D">
              <w:t>container resources {</w:t>
            </w:r>
          </w:p>
          <w:p w14:paraId="37BB6260" w14:textId="77777777" w:rsidR="00D84428" w:rsidRPr="009F1B7D" w:rsidRDefault="00D84428" w:rsidP="00011096">
            <w:pPr>
              <w:pStyle w:val="XML3"/>
            </w:pPr>
            <w:proofErr w:type="gramStart"/>
            <w:r w:rsidRPr="009F1B7D">
              <w:t>description</w:t>
            </w:r>
            <w:proofErr w:type="gramEnd"/>
            <w:r w:rsidRPr="009F1B7D">
              <w:t xml:space="preserve"> "A lists containing all resources of the OpenFlow Capable Switch.";</w:t>
            </w:r>
          </w:p>
          <w:p w14:paraId="2AB9BEBD" w14:textId="77777777" w:rsidR="00D84428" w:rsidRPr="009F1B7D" w:rsidRDefault="00D84428" w:rsidP="00011096">
            <w:pPr>
              <w:pStyle w:val="XML1"/>
            </w:pPr>
            <w:r w:rsidRPr="009F1B7D">
              <w:t>...</w:t>
            </w:r>
          </w:p>
          <w:p w14:paraId="32D7258A" w14:textId="77777777" w:rsidR="00D84428" w:rsidRPr="009F1B7D" w:rsidRDefault="00D84428" w:rsidP="00011096">
            <w:pPr>
              <w:pStyle w:val="XML2"/>
            </w:pPr>
            <w:r w:rsidRPr="009F1B7D">
              <w:t>}</w:t>
            </w:r>
          </w:p>
          <w:p w14:paraId="02C7E08D" w14:textId="77777777" w:rsidR="00D84428" w:rsidRPr="009F1B7D" w:rsidRDefault="00D84428" w:rsidP="00011096">
            <w:pPr>
              <w:pStyle w:val="XML2"/>
            </w:pPr>
            <w:r w:rsidRPr="009F1B7D">
              <w:t>container logical-switches {</w:t>
            </w:r>
          </w:p>
          <w:p w14:paraId="48FE244A" w14:textId="77777777" w:rsidR="00D84428" w:rsidRPr="009F1B7D" w:rsidRDefault="00D84428" w:rsidP="00011096">
            <w:pPr>
              <w:pStyle w:val="XML3"/>
            </w:pPr>
            <w:proofErr w:type="gramStart"/>
            <w:r w:rsidRPr="009F1B7D">
              <w:t>description</w:t>
            </w:r>
            <w:proofErr w:type="gramEnd"/>
            <w:r w:rsidRPr="009F1B7D">
              <w:t xml:space="preserve"> "This element contains all OpenFlow Logical Switches on the OpenFlow Capable Switch.";</w:t>
            </w:r>
          </w:p>
          <w:p w14:paraId="58C30506" w14:textId="77777777" w:rsidR="00D84428" w:rsidRPr="009F1B7D" w:rsidRDefault="00D84428" w:rsidP="00011096">
            <w:pPr>
              <w:pStyle w:val="XML3"/>
            </w:pPr>
            <w:r w:rsidRPr="009F1B7D">
              <w:t>list switch {</w:t>
            </w:r>
          </w:p>
          <w:p w14:paraId="4CA4955D" w14:textId="77777777" w:rsidR="00D84428" w:rsidRPr="009F1B7D" w:rsidRDefault="00D84428" w:rsidP="00011096">
            <w:pPr>
              <w:pStyle w:val="XML4"/>
            </w:pPr>
            <w:r w:rsidRPr="009F1B7D">
              <w:t>key "id";</w:t>
            </w:r>
          </w:p>
          <w:p w14:paraId="6102F6FC" w14:textId="77777777" w:rsidR="00D84428" w:rsidRPr="009F1B7D" w:rsidRDefault="00D84428" w:rsidP="00011096">
            <w:pPr>
              <w:pStyle w:val="XML4"/>
            </w:pPr>
            <w:r w:rsidRPr="009F1B7D">
              <w:t>unique "id";</w:t>
            </w:r>
          </w:p>
          <w:p w14:paraId="49CA1875" w14:textId="77777777" w:rsidR="00D84428" w:rsidRPr="009F1B7D" w:rsidRDefault="00D84428" w:rsidP="00011096">
            <w:pPr>
              <w:pStyle w:val="XML4"/>
            </w:pPr>
            <w:proofErr w:type="gramStart"/>
            <w:r w:rsidRPr="009F1B7D">
              <w:t>description</w:t>
            </w:r>
            <w:proofErr w:type="gramEnd"/>
            <w:r w:rsidRPr="009F1B7D">
              <w:t xml:space="preserve"> "The list of all OpenFlow Logical Switches the OpenFlow Capable Switch.";</w:t>
            </w:r>
          </w:p>
          <w:p w14:paraId="69192475" w14:textId="77777777" w:rsidR="00D84428" w:rsidRPr="009F1B7D" w:rsidRDefault="00D84428" w:rsidP="00011096">
            <w:pPr>
              <w:pStyle w:val="XML4"/>
            </w:pPr>
            <w:r w:rsidRPr="009F1B7D">
              <w:t>uses openflow-logical-switch-grouping;</w:t>
            </w:r>
          </w:p>
          <w:p w14:paraId="04988230" w14:textId="77777777" w:rsidR="00D84428" w:rsidRPr="009F1B7D" w:rsidRDefault="00D84428" w:rsidP="00011096">
            <w:pPr>
              <w:pStyle w:val="XML3"/>
            </w:pPr>
            <w:r w:rsidRPr="009F1B7D">
              <w:t>}</w:t>
            </w:r>
          </w:p>
          <w:p w14:paraId="69C70B34" w14:textId="77777777" w:rsidR="00D84428" w:rsidRPr="009F1B7D" w:rsidRDefault="00D84428" w:rsidP="00011096">
            <w:pPr>
              <w:pStyle w:val="XML2"/>
            </w:pPr>
            <w:r w:rsidRPr="009F1B7D">
              <w:t>}</w:t>
            </w:r>
          </w:p>
          <w:p w14:paraId="1405CAB2" w14:textId="77777777" w:rsidR="00D84428" w:rsidRPr="009F1B7D" w:rsidRDefault="00D84428" w:rsidP="00011096">
            <w:pPr>
              <w:pStyle w:val="XML1"/>
            </w:pPr>
            <w:r w:rsidRPr="009F1B7D">
              <w:lastRenderedPageBreak/>
              <w:t>}</w:t>
            </w:r>
          </w:p>
          <w:p w14:paraId="3D3DCB5B" w14:textId="77777777" w:rsidR="00D84428" w:rsidRPr="009F1B7D" w:rsidRDefault="00D84428" w:rsidP="00011096">
            <w:pPr>
              <w:pStyle w:val="XML1"/>
            </w:pPr>
          </w:p>
        </w:tc>
      </w:tr>
    </w:tbl>
    <w:p w14:paraId="0C576FB2" w14:textId="77777777" w:rsidR="00D84428" w:rsidRDefault="00D84428" w:rsidP="00D84428"/>
    <w:p w14:paraId="1164AF3F" w14:textId="77777777" w:rsidR="00E366DF" w:rsidRDefault="00E366DF" w:rsidP="00D14D27">
      <w:pPr>
        <w:pStyle w:val="Heading2"/>
      </w:pPr>
      <w:bookmarkStart w:id="56" w:name="_Toc320556684"/>
      <w:r>
        <w:t>OpenFlow Configuration Point</w:t>
      </w:r>
      <w:bookmarkEnd w:id="56"/>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w:t>
      </w:r>
      <w:proofErr w:type="gramStart"/>
      <w:r>
        <w:t>,7,8</w:t>
      </w:r>
      <w:proofErr w:type="gramEnd"/>
      <w:r>
        <w:t>)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D14D27">
      <w:pPr>
        <w:pStyle w:val="Heading3"/>
      </w:pPr>
      <w:bookmarkStart w:id="57" w:name="_Toc315953989"/>
      <w:bookmarkStart w:id="58" w:name="_Toc316542499"/>
      <w:bookmarkStart w:id="59" w:name="_Toc320556685"/>
      <w:r w:rsidRPr="00DB42FD">
        <w:t>UML Diagram</w:t>
      </w:r>
      <w:bookmarkEnd w:id="57"/>
      <w:bookmarkEnd w:id="58"/>
      <w:bookmarkEnd w:id="59"/>
    </w:p>
    <w:p w14:paraId="55724BE6" w14:textId="679254FF" w:rsidR="00A47610" w:rsidRPr="009F1B7D" w:rsidRDefault="00CA2CAF" w:rsidP="00A47610">
      <w:pPr>
        <w:keepNext/>
        <w:jc w:val="center"/>
      </w:pPr>
      <w:r>
        <w:object w:dxaOrig="3214" w:dyaOrig="2755" w14:anchorId="7EAA552B">
          <v:shape id="_x0000_i1028" type="#_x0000_t75" style="width:160.4pt;height:136.15pt" o:ole="">
            <v:imagedata r:id="rId18" o:title=""/>
          </v:shape>
          <o:OLEObject Type="Embed" ProgID="Visio.Drawing.11" ShapeID="_x0000_i1028" DrawAspect="Content" ObjectID="_1402310010" r:id="rId19"/>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D14D27">
      <w:pPr>
        <w:pStyle w:val="Heading3"/>
      </w:pPr>
      <w:bookmarkStart w:id="60" w:name="_Toc315953990"/>
      <w:bookmarkStart w:id="61" w:name="_Toc316542500"/>
      <w:bookmarkStart w:id="62" w:name="_Toc320556686"/>
      <w:r w:rsidRPr="00DB42FD">
        <w:t>XML Schema</w:t>
      </w:r>
      <w:bookmarkEnd w:id="60"/>
      <w:bookmarkEnd w:id="61"/>
      <w:bookmarkEnd w:id="62"/>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25A1363B" w14:textId="77777777" w:rsidTr="00F86237">
        <w:tc>
          <w:tcPr>
            <w:tcW w:w="8820" w:type="dxa"/>
            <w:shd w:val="clear" w:color="auto" w:fill="C8FCCD"/>
          </w:tcPr>
          <w:p w14:paraId="714BDB5B" w14:textId="77777777" w:rsidR="00A47610" w:rsidRPr="009F1B7D" w:rsidRDefault="00A47610" w:rsidP="00011096">
            <w:pPr>
              <w:pStyle w:val="XML1"/>
            </w:pPr>
            <w:r w:rsidRPr="009F1B7D">
              <w:t>&lt;xs:complexType name="OFConfigurationPointType"&gt;</w:t>
            </w:r>
          </w:p>
          <w:p w14:paraId="062B2095" w14:textId="77777777" w:rsidR="00A47610" w:rsidRPr="009F1B7D" w:rsidRDefault="00A47610" w:rsidP="00011096">
            <w:pPr>
              <w:pStyle w:val="XML2"/>
            </w:pPr>
            <w:r w:rsidRPr="009F1B7D">
              <w:t>&lt;xs:sequence&gt;</w:t>
            </w:r>
          </w:p>
          <w:p w14:paraId="3F8DA49C" w14:textId="77777777" w:rsidR="00A47610" w:rsidRPr="009F1B7D" w:rsidRDefault="00A47610" w:rsidP="00011096">
            <w:pPr>
              <w:pStyle w:val="XML3"/>
            </w:pPr>
            <w:r w:rsidRPr="009F1B7D">
              <w:t>&lt;xs:element name="id"</w:t>
            </w:r>
          </w:p>
          <w:p w14:paraId="37F0BC27" w14:textId="77777777" w:rsidR="00A47610" w:rsidRPr="009F1B7D" w:rsidRDefault="00A47610" w:rsidP="00011096">
            <w:pPr>
              <w:pStyle w:val="XML9"/>
            </w:pPr>
            <w:r w:rsidRPr="009F1B7D">
              <w:t>type="OFConfigID"/&gt;</w:t>
            </w:r>
          </w:p>
          <w:p w14:paraId="296F08F3" w14:textId="77777777" w:rsidR="00A47610" w:rsidRPr="009F1B7D" w:rsidRDefault="00A47610" w:rsidP="00011096">
            <w:pPr>
              <w:pStyle w:val="XML3"/>
            </w:pPr>
            <w:r w:rsidRPr="009F1B7D">
              <w:t>&lt;xs:element name="uri"</w:t>
            </w:r>
          </w:p>
          <w:p w14:paraId="23B71185" w14:textId="77777777" w:rsidR="00A47610" w:rsidRPr="009F1B7D" w:rsidRDefault="00A47610" w:rsidP="00011096">
            <w:pPr>
              <w:pStyle w:val="XML9"/>
            </w:pPr>
            <w:r w:rsidRPr="009F1B7D">
              <w:t>type="inet:uri"/&gt;</w:t>
            </w:r>
          </w:p>
          <w:p w14:paraId="4127DA7B" w14:textId="77777777" w:rsidR="00A47610" w:rsidRPr="009F1B7D" w:rsidRDefault="00A47610" w:rsidP="00011096">
            <w:pPr>
              <w:pStyle w:val="XML3"/>
            </w:pPr>
            <w:r w:rsidRPr="009F1B7D">
              <w:t xml:space="preserve">&lt;xs:element name="protocol" </w:t>
            </w:r>
          </w:p>
          <w:p w14:paraId="30F57F3F" w14:textId="77777777" w:rsidR="00A47610" w:rsidRPr="009F1B7D" w:rsidRDefault="00A47610" w:rsidP="00011096">
            <w:pPr>
              <w:pStyle w:val="XML9"/>
            </w:pPr>
            <w:r w:rsidRPr="009F1B7D">
              <w:t>type="OFConfigurationPointProtocolType"/&gt;</w:t>
            </w:r>
          </w:p>
          <w:p w14:paraId="551F5034" w14:textId="77777777" w:rsidR="00A47610" w:rsidRPr="009F1B7D" w:rsidRDefault="00A47610" w:rsidP="00011096">
            <w:pPr>
              <w:pStyle w:val="XML2"/>
            </w:pPr>
            <w:r w:rsidRPr="009F1B7D">
              <w:t>&lt;/xs:sequence&gt;</w:t>
            </w:r>
          </w:p>
          <w:p w14:paraId="2D54BD33" w14:textId="77777777" w:rsidR="00A47610" w:rsidRPr="009F1B7D" w:rsidRDefault="00A47610" w:rsidP="00011096">
            <w:pPr>
              <w:pStyle w:val="XML1"/>
            </w:pPr>
            <w:r w:rsidRPr="009F1B7D">
              <w:t>&lt;/xs:complexType&gt;</w:t>
            </w:r>
          </w:p>
          <w:p w14:paraId="26EB0CFE" w14:textId="77777777" w:rsidR="00A47610" w:rsidRPr="009F1B7D" w:rsidRDefault="00A47610" w:rsidP="00011096">
            <w:pPr>
              <w:pStyle w:val="XML1"/>
            </w:pPr>
          </w:p>
          <w:p w14:paraId="225E4058" w14:textId="77777777" w:rsidR="00A47610" w:rsidRPr="009F1B7D" w:rsidRDefault="00A47610" w:rsidP="00011096">
            <w:pPr>
              <w:pStyle w:val="XML1"/>
            </w:pPr>
            <w:r w:rsidRPr="009F1B7D">
              <w:t>&lt;xs:simpleType name="OFConfigurationPointProtocolType"&gt;</w:t>
            </w:r>
          </w:p>
          <w:p w14:paraId="14D7422B" w14:textId="77777777" w:rsidR="00A47610" w:rsidRPr="009F1B7D" w:rsidRDefault="00A47610" w:rsidP="00011096">
            <w:pPr>
              <w:pStyle w:val="XML2"/>
            </w:pPr>
            <w:r w:rsidRPr="009F1B7D">
              <w:t>&lt;xs:restriction base="xs:string"&gt;</w:t>
            </w:r>
          </w:p>
          <w:p w14:paraId="21122911" w14:textId="77777777" w:rsidR="00A47610" w:rsidRPr="009F1B7D" w:rsidRDefault="00A47610" w:rsidP="00011096">
            <w:pPr>
              <w:pStyle w:val="XML3"/>
            </w:pPr>
            <w:r w:rsidRPr="009F1B7D">
              <w:t>&lt;xs:enumeration value="ssh"/&gt;</w:t>
            </w:r>
          </w:p>
          <w:p w14:paraId="50BE228E" w14:textId="77777777" w:rsidR="00A47610" w:rsidRPr="009F1B7D" w:rsidRDefault="00A47610" w:rsidP="00011096">
            <w:pPr>
              <w:pStyle w:val="XML3"/>
            </w:pPr>
            <w:r w:rsidRPr="009F1B7D">
              <w:t>&lt;xs:enumeration value="soap"/&gt;</w:t>
            </w:r>
          </w:p>
          <w:p w14:paraId="29406FF6" w14:textId="77777777" w:rsidR="00A47610" w:rsidRPr="009F1B7D" w:rsidRDefault="00A47610" w:rsidP="00011096">
            <w:pPr>
              <w:pStyle w:val="XML3"/>
            </w:pPr>
            <w:r w:rsidRPr="009F1B7D">
              <w:t>&lt;xs:enumeration value="tls"/&gt;</w:t>
            </w:r>
          </w:p>
          <w:p w14:paraId="28140A0F" w14:textId="77777777" w:rsidR="00A47610" w:rsidRPr="009F1B7D" w:rsidRDefault="00A47610" w:rsidP="00011096">
            <w:pPr>
              <w:pStyle w:val="XML3"/>
            </w:pPr>
            <w:r w:rsidRPr="009F1B7D">
              <w:lastRenderedPageBreak/>
              <w:t>&lt;xs:enumeration value="beep"/&gt;</w:t>
            </w:r>
          </w:p>
          <w:p w14:paraId="23D2A530" w14:textId="77777777" w:rsidR="00A47610" w:rsidRPr="009F1B7D" w:rsidRDefault="00A47610" w:rsidP="00011096">
            <w:pPr>
              <w:pStyle w:val="XML2"/>
            </w:pPr>
            <w:r w:rsidRPr="009F1B7D">
              <w:t>&lt;/xs:restriction&gt;</w:t>
            </w:r>
          </w:p>
          <w:p w14:paraId="6317DDB4" w14:textId="77777777" w:rsidR="00A47610" w:rsidRPr="009F1B7D" w:rsidRDefault="00A47610" w:rsidP="00011096">
            <w:pPr>
              <w:pStyle w:val="XML1"/>
              <w:rPr>
                <w:b/>
              </w:rPr>
            </w:pPr>
            <w:r w:rsidRPr="009F1B7D">
              <w:t>&lt;/xs:simpleType&gt;</w:t>
            </w:r>
            <w:r w:rsidRPr="009F1B7D">
              <w:tab/>
            </w:r>
          </w:p>
        </w:tc>
      </w:tr>
    </w:tbl>
    <w:p w14:paraId="34AA483B" w14:textId="77777777" w:rsidR="00A47610" w:rsidRPr="009F1B7D" w:rsidRDefault="00A47610" w:rsidP="00A47610">
      <w:pPr>
        <w:pStyle w:val="BodyText"/>
      </w:pPr>
    </w:p>
    <w:p w14:paraId="03A1CE43" w14:textId="77777777" w:rsidR="00A47610" w:rsidRPr="009F1B7D" w:rsidRDefault="00A47610" w:rsidP="00D14D27">
      <w:pPr>
        <w:pStyle w:val="Heading3"/>
      </w:pPr>
      <w:bookmarkStart w:id="63" w:name="_Toc315953991"/>
      <w:bookmarkStart w:id="64" w:name="_Toc316542501"/>
      <w:bookmarkStart w:id="65" w:name="_Toc320556687"/>
      <w:r w:rsidRPr="00DB42FD">
        <w:t>XML Example</w:t>
      </w:r>
      <w:bookmarkEnd w:id="63"/>
      <w:bookmarkEnd w:id="64"/>
      <w:bookmarkEnd w:id="65"/>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0A3669C9" w14:textId="77777777" w:rsidTr="00F86237">
        <w:tc>
          <w:tcPr>
            <w:tcW w:w="8820" w:type="dxa"/>
            <w:shd w:val="clear" w:color="auto" w:fill="C8FCCD"/>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6484FD30" w14:textId="77777777" w:rsidR="00A47610" w:rsidRDefault="00A47610" w:rsidP="00D14D27">
      <w:pPr>
        <w:pStyle w:val="Heading3"/>
      </w:pPr>
      <w:bookmarkStart w:id="66" w:name="_Toc320556688"/>
      <w:r>
        <w:t>Normative Constraints</w:t>
      </w:r>
      <w:bookmarkEnd w:id="66"/>
    </w:p>
    <w:p w14:paraId="5CF20AFA" w14:textId="77777777" w:rsidR="00A47610" w:rsidRDefault="00A47610" w:rsidP="00A47610">
      <w:r>
        <w:t xml:space="preserve">OF-CONFIG uses the NETCONF protocol as described in Section 8. NETCONF can use four different transport protocols: SSH, BEEP, SOAP, and TLS. Element </w:t>
      </w:r>
      <w:r w:rsidRPr="00ED48AF">
        <w:rPr>
          <w:rStyle w:val="codeChar"/>
        </w:rPr>
        <w:t>&lt;protocol&gt;</w:t>
      </w:r>
      <w:r>
        <w:t xml:space="preserve"> defines the transport protocol that the Configuration Point used last when communicating via NETCONF with the OpenFlow Capable Switch. If this element is missing, then the default protocol is SSH.</w:t>
      </w:r>
    </w:p>
    <w:p w14:paraId="4C9C1247" w14:textId="646E8DC3" w:rsidR="00A47610" w:rsidRDefault="00A47610" w:rsidP="00A47610">
      <w:r>
        <w:t>When a</w:t>
      </w:r>
      <w:r w:rsidR="00F47EAD">
        <w:t xml:space="preserve"> connection</w:t>
      </w:r>
      <w:r>
        <w:t xml:space="preserve"> </w:t>
      </w:r>
      <w:r w:rsidR="00F47EAD">
        <w:t xml:space="preserve">is established between an </w:t>
      </w:r>
      <w:r>
        <w:t xml:space="preserve">OpenFlow Capable Switch </w:t>
      </w:r>
      <w:r w:rsidR="00F47EAD">
        <w:t>and</w:t>
      </w:r>
      <w:r>
        <w:t xml:space="preserve"> a </w:t>
      </w:r>
      <w:r w:rsidR="00F47EAD">
        <w:t>C</w:t>
      </w:r>
      <w:r>
        <w:t xml:space="preserve">onfiguration </w:t>
      </w:r>
      <w:r w:rsidR="00F47EAD">
        <w:t>P</w:t>
      </w:r>
      <w:r>
        <w:t xml:space="preserve">oint </w:t>
      </w:r>
      <w:r w:rsidR="00F47EAD">
        <w:t xml:space="preserve">the </w:t>
      </w:r>
      <w:proofErr w:type="gramStart"/>
      <w:r w:rsidR="00F47EAD">
        <w:t xml:space="preserve">switch </w:t>
      </w:r>
      <w:r>
        <w:t xml:space="preserve"> must</w:t>
      </w:r>
      <w:proofErr w:type="gramEnd"/>
      <w:r>
        <w:t xml:space="preserve"> </w:t>
      </w:r>
      <w:r w:rsidR="00F47EAD">
        <w:t xml:space="preserve">store </w:t>
      </w:r>
      <w:r>
        <w:t xml:space="preserve">the connection information in an instance of the Configuration Point class. If such an instance does not exist, the OpenFlow Capable Switch MUST </w:t>
      </w:r>
      <w:proofErr w:type="gramStart"/>
      <w:r>
        <w:t>create</w:t>
      </w:r>
      <w:proofErr w:type="gramEnd"/>
      <w:r>
        <w:t xml:space="preserve"> an instance </w:t>
      </w:r>
      <w:r w:rsidR="00F47EAD">
        <w:t xml:space="preserve">where it then stores the </w:t>
      </w:r>
      <w:r>
        <w:t>connection information.</w:t>
      </w:r>
    </w:p>
    <w:p w14:paraId="1A76187E" w14:textId="77777777" w:rsidR="00A47610" w:rsidRDefault="00A47610" w:rsidP="00A47610">
      <w:r>
        <w:t xml:space="preserve">An OpenFlow Capable Switch that cannot initiate a connection to a configuration point does not have to implement the Configuration Point class. It SHOULD block attempts to write to instances of the Configuration Point class with NETCONF </w:t>
      </w:r>
      <w:r w:rsidRPr="00ED48AF">
        <w:rPr>
          <w:rStyle w:val="codeChar"/>
        </w:rPr>
        <w:t>&lt;edit-config&gt;</w:t>
      </w:r>
      <w:r>
        <w:t>operations.</w:t>
      </w:r>
    </w:p>
    <w:p w14:paraId="3F96666D" w14:textId="77777777" w:rsidR="00A47610" w:rsidRDefault="00A47610" w:rsidP="00A47610">
      <w:r>
        <w:t>Instances of the Configuration Point class SHOULD be stored persistently across reboots of the OpenFlow Capable Switch.</w:t>
      </w:r>
    </w:p>
    <w:p w14:paraId="07E43679" w14:textId="77777777" w:rsidR="00A47610" w:rsidRDefault="00A47610" w:rsidP="00A47610">
      <w:r>
        <w:t xml:space="preserve">A Configuration Point is identified by OpenFlow Capable Switches with identifier </w:t>
      </w:r>
      <w:r w:rsidRPr="00ED48AF">
        <w:rPr>
          <w:rStyle w:val="codeChar"/>
        </w:rPr>
        <w:t>&lt;id&gt;</w:t>
      </w:r>
      <w:r w:rsidRPr="00294BFA">
        <w:t>.</w:t>
      </w:r>
      <w:r>
        <w:t xml:space="preserve"> The identifier MUST be unique within the context of potential OpenFlow Capable Switches. </w:t>
      </w:r>
    </w:p>
    <w:p w14:paraId="590A6F63" w14:textId="77777777" w:rsidR="00A47610" w:rsidRDefault="00A47610" w:rsidP="00A47610">
      <w:r>
        <w:t xml:space="preserve">Element </w:t>
      </w:r>
      <w:r w:rsidRPr="00ED48AF">
        <w:rPr>
          <w:rStyle w:val="codeChar"/>
        </w:rPr>
        <w:t>&lt;uri&gt;</w:t>
      </w:r>
      <w:r>
        <w:t xml:space="preserve"> identifies the location of the configuration point as a service resource and MUST include all information necessary for the OpenFlow Capable Switch to reconnect to the Configuration Point should it become disconnected (e.g. protocol, fully qualified domain name, and port).</w:t>
      </w:r>
    </w:p>
    <w:p w14:paraId="006001FC" w14:textId="77777777" w:rsidR="00A47610" w:rsidRPr="00294BFA" w:rsidRDefault="00A47610" w:rsidP="00A47610">
      <w:r>
        <w:t xml:space="preserve">The following elements of the Configuration Point can be modified by a NETCONF edit-config request or retrieved by a NETCONF </w:t>
      </w:r>
      <w:r w:rsidRPr="00ED48AF">
        <w:rPr>
          <w:rStyle w:val="codeChar"/>
        </w:rPr>
        <w:t>get-config</w:t>
      </w:r>
      <w:r>
        <w:t xml:space="preserve"> request: </w:t>
      </w:r>
      <w:r w:rsidRPr="00ED48AF">
        <w:rPr>
          <w:rStyle w:val="codeChar"/>
        </w:rPr>
        <w:t>&lt;id&gt;</w:t>
      </w:r>
      <w:r w:rsidRPr="00294BFA">
        <w:t xml:space="preserve">, </w:t>
      </w:r>
      <w:r w:rsidRPr="00ED48AF">
        <w:rPr>
          <w:rStyle w:val="codeChar"/>
        </w:rPr>
        <w:t>&lt;uri&gt;</w:t>
      </w:r>
      <w:r w:rsidRPr="00294BFA">
        <w:t xml:space="preserve">, </w:t>
      </w:r>
      <w:r w:rsidRPr="00ED48AF">
        <w:rPr>
          <w:rStyle w:val="codeChar"/>
        </w:rPr>
        <w:t>&lt;protocol&gt;</w:t>
      </w:r>
      <w:r w:rsidRPr="00294BFA">
        <w:t>.</w:t>
      </w:r>
    </w:p>
    <w:p w14:paraId="7E38CBED" w14:textId="77777777" w:rsidR="00C805D1" w:rsidRPr="009F1B7D" w:rsidRDefault="00C805D1" w:rsidP="00D14D27">
      <w:pPr>
        <w:pStyle w:val="Heading3"/>
      </w:pPr>
      <w:bookmarkStart w:id="67" w:name="_Toc315953993"/>
      <w:bookmarkStart w:id="68" w:name="_Toc316542503"/>
      <w:bookmarkStart w:id="69" w:name="_Toc320556689"/>
      <w:r w:rsidRPr="00DB42FD">
        <w:t>YANG Specification</w:t>
      </w:r>
      <w:bookmarkEnd w:id="67"/>
      <w:bookmarkEnd w:id="68"/>
      <w:bookmarkEnd w:id="69"/>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56D16770" w14:textId="77777777" w:rsidTr="00F86237">
        <w:tc>
          <w:tcPr>
            <w:tcW w:w="8820" w:type="dxa"/>
            <w:shd w:val="clear" w:color="auto" w:fill="C8FCCD"/>
          </w:tcPr>
          <w:p w14:paraId="63F449D1" w14:textId="77777777" w:rsidR="00C805D1" w:rsidRPr="009F1B7D" w:rsidRDefault="00C805D1" w:rsidP="00011096">
            <w:pPr>
              <w:pStyle w:val="XML1"/>
            </w:pPr>
            <w:r w:rsidRPr="009F1B7D">
              <w:t>grouping openflow-configuration-point-grouping {</w:t>
            </w:r>
          </w:p>
          <w:p w14:paraId="2DC0D5C8" w14:textId="77777777" w:rsidR="00C805D1" w:rsidRPr="009F1B7D" w:rsidRDefault="00C805D1" w:rsidP="00011096">
            <w:pPr>
              <w:pStyle w:val="XML1"/>
            </w:pPr>
            <w:proofErr w:type="gramStart"/>
            <w:r w:rsidRPr="009F1B7D">
              <w:t>description</w:t>
            </w:r>
            <w:proofErr w:type="gramEnd"/>
            <w:r w:rsidRPr="009F1B7D">
              <w:t xml:space="preserve"> "Representation of an OpenFlow Configuration Point.";</w:t>
            </w:r>
          </w:p>
          <w:p w14:paraId="59D620FD" w14:textId="77777777" w:rsidR="00C805D1" w:rsidRPr="009F1B7D" w:rsidRDefault="00C805D1" w:rsidP="00011096">
            <w:pPr>
              <w:pStyle w:val="XML2"/>
            </w:pPr>
            <w:r w:rsidRPr="009F1B7D">
              <w:t>leaf id {</w:t>
            </w:r>
          </w:p>
          <w:p w14:paraId="06BC60C2" w14:textId="77777777" w:rsidR="00C805D1" w:rsidRPr="009F1B7D" w:rsidRDefault="00C805D1" w:rsidP="00011096">
            <w:pPr>
              <w:pStyle w:val="XML3"/>
            </w:pPr>
            <w:r w:rsidRPr="009F1B7D">
              <w:t>type inet:uri;</w:t>
            </w:r>
          </w:p>
          <w:p w14:paraId="03D89399" w14:textId="77777777" w:rsidR="00C805D1" w:rsidRPr="009F1B7D" w:rsidRDefault="00C805D1" w:rsidP="00011096">
            <w:pPr>
              <w:pStyle w:val="XML3"/>
            </w:pPr>
            <w:proofErr w:type="gramStart"/>
            <w:r w:rsidRPr="009F1B7D">
              <w:t>description</w:t>
            </w:r>
            <w:proofErr w:type="gramEnd"/>
            <w:r w:rsidRPr="009F1B7D">
              <w:t xml:space="preserve"> "An identifier that identifies a Configuration Point of the OpenFlow Capable Switch.";</w:t>
            </w:r>
          </w:p>
          <w:p w14:paraId="26A31300" w14:textId="77777777" w:rsidR="00C805D1" w:rsidRPr="009F1B7D" w:rsidRDefault="00C805D1" w:rsidP="00011096">
            <w:pPr>
              <w:pStyle w:val="XML2"/>
            </w:pPr>
            <w:r w:rsidRPr="009F1B7D">
              <w:t>}</w:t>
            </w:r>
          </w:p>
          <w:p w14:paraId="591CA63D" w14:textId="77777777" w:rsidR="00C805D1" w:rsidRPr="009F1B7D" w:rsidRDefault="00C805D1" w:rsidP="00011096">
            <w:pPr>
              <w:pStyle w:val="XML2"/>
            </w:pPr>
            <w:r w:rsidRPr="009F1B7D">
              <w:t>leaf uri {</w:t>
            </w:r>
          </w:p>
          <w:p w14:paraId="3B2257B0" w14:textId="77777777" w:rsidR="00C805D1" w:rsidRPr="009F1B7D" w:rsidRDefault="00C805D1" w:rsidP="00011096">
            <w:pPr>
              <w:pStyle w:val="XML3"/>
            </w:pPr>
            <w:r w:rsidRPr="009F1B7D">
              <w:t>type inet:uri;</w:t>
            </w:r>
          </w:p>
          <w:p w14:paraId="2F8AD980" w14:textId="77777777" w:rsidR="00C805D1" w:rsidRPr="009F1B7D" w:rsidRDefault="00C805D1" w:rsidP="00011096">
            <w:pPr>
              <w:pStyle w:val="XML3"/>
            </w:pPr>
            <w:proofErr w:type="gramStart"/>
            <w:r w:rsidRPr="009F1B7D">
              <w:lastRenderedPageBreak/>
              <w:t>description</w:t>
            </w:r>
            <w:proofErr w:type="gramEnd"/>
            <w:r w:rsidRPr="009F1B7D">
              <w:t xml:space="preserve"> "A locator of the Configuration Point. This element MAY contain a locator of the Configuration Point including, for example, an IP address and a port number.</w:t>
            </w:r>
            <w:proofErr w:type="gramStart"/>
            <w:r w:rsidRPr="009F1B7D">
              <w:t>";</w:t>
            </w:r>
            <w:proofErr w:type="gramEnd"/>
          </w:p>
          <w:p w14:paraId="7CC6BFD0" w14:textId="77777777" w:rsidR="00C805D1" w:rsidRPr="009F1B7D" w:rsidRDefault="00C805D1" w:rsidP="00011096">
            <w:pPr>
              <w:pStyle w:val="XML2"/>
            </w:pPr>
            <w:r w:rsidRPr="009F1B7D">
              <w:t>}</w:t>
            </w:r>
          </w:p>
          <w:p w14:paraId="6FB9973B" w14:textId="77777777" w:rsidR="00C805D1" w:rsidRPr="009F1B7D" w:rsidRDefault="00C805D1" w:rsidP="00011096">
            <w:pPr>
              <w:pStyle w:val="XML2"/>
            </w:pPr>
            <w:r w:rsidRPr="009F1B7D">
              <w:t>leaf protocol {</w:t>
            </w:r>
          </w:p>
          <w:p w14:paraId="3DEB9843" w14:textId="77777777" w:rsidR="00C805D1" w:rsidRPr="009F1B7D" w:rsidRDefault="00C805D1" w:rsidP="00011096">
            <w:pPr>
              <w:pStyle w:val="XML3"/>
            </w:pPr>
            <w:r w:rsidRPr="009F1B7D">
              <w:t>type enumeration {</w:t>
            </w:r>
          </w:p>
          <w:p w14:paraId="123D167D" w14:textId="77777777" w:rsidR="00C805D1" w:rsidRPr="009F1B7D" w:rsidRDefault="00C805D1" w:rsidP="00011096">
            <w:pPr>
              <w:pStyle w:val="XML4"/>
            </w:pPr>
            <w:r w:rsidRPr="009F1B7D">
              <w:t>enum "ssh";</w:t>
            </w:r>
          </w:p>
          <w:p w14:paraId="4C946C36" w14:textId="77777777" w:rsidR="00C805D1" w:rsidRPr="009F1B7D" w:rsidRDefault="00C805D1" w:rsidP="00011096">
            <w:pPr>
              <w:pStyle w:val="XML4"/>
            </w:pPr>
            <w:r w:rsidRPr="009F1B7D">
              <w:t>enum "soap";</w:t>
            </w:r>
          </w:p>
          <w:p w14:paraId="7508334C" w14:textId="77777777" w:rsidR="00C805D1" w:rsidRPr="009F1B7D" w:rsidRDefault="00C805D1" w:rsidP="00011096">
            <w:pPr>
              <w:pStyle w:val="XML4"/>
            </w:pPr>
            <w:r w:rsidRPr="009F1B7D">
              <w:t>enum "tls";</w:t>
            </w:r>
          </w:p>
          <w:p w14:paraId="56A4E916" w14:textId="77777777" w:rsidR="00C805D1" w:rsidRPr="009F1B7D" w:rsidRDefault="00C805D1" w:rsidP="00011096">
            <w:pPr>
              <w:pStyle w:val="XML4"/>
            </w:pPr>
            <w:r w:rsidRPr="009F1B7D">
              <w:t>enum "beep";</w:t>
            </w:r>
          </w:p>
          <w:p w14:paraId="0F8EE236" w14:textId="77777777" w:rsidR="00C805D1" w:rsidRPr="009F1B7D" w:rsidRDefault="00C805D1" w:rsidP="00011096">
            <w:pPr>
              <w:pStyle w:val="XML3"/>
            </w:pPr>
            <w:r w:rsidRPr="009F1B7D">
              <w:t>}</w:t>
            </w:r>
          </w:p>
          <w:p w14:paraId="7788F6B3" w14:textId="77777777" w:rsidR="00C805D1" w:rsidRPr="009F1B7D" w:rsidRDefault="00C805D1" w:rsidP="00011096">
            <w:pPr>
              <w:pStyle w:val="XML3"/>
            </w:pPr>
            <w:r w:rsidRPr="009F1B7D">
              <w:t>default "ssh";</w:t>
            </w:r>
          </w:p>
          <w:p w14:paraId="5C6D1CFF" w14:textId="77777777" w:rsidR="00C805D1" w:rsidRPr="009F1B7D" w:rsidRDefault="00C805D1" w:rsidP="00011096">
            <w:pPr>
              <w:pStyle w:val="XML3"/>
            </w:pPr>
            <w:proofErr w:type="gramStart"/>
            <w:r w:rsidRPr="009F1B7D">
              <w:t>description</w:t>
            </w:r>
            <w:proofErr w:type="gramEnd"/>
            <w:r w:rsidRPr="009F1B7D">
              <w:t xml:space="preserve"> "The transport protocol that the Configuration Point uses when communicating via NETCONF with the OpenFlow Capable Switch.";</w:t>
            </w:r>
          </w:p>
          <w:p w14:paraId="60FE5919" w14:textId="77777777" w:rsidR="00C805D1" w:rsidRPr="009F1B7D" w:rsidRDefault="00C805D1" w:rsidP="00011096">
            <w:pPr>
              <w:pStyle w:val="XML3"/>
            </w:pPr>
            <w:r w:rsidRPr="009F1B7D">
              <w:t>reference "The mappings of NETCONF to different transport protocols are defined in RFC 6242 for SSH, RFC 4743 for SOAP, RFC 4744 for BEEP, and RFC 5539 for TLS";</w:t>
            </w:r>
          </w:p>
          <w:p w14:paraId="18ACF498" w14:textId="77777777" w:rsidR="00C805D1" w:rsidRPr="009F1B7D" w:rsidRDefault="00C805D1" w:rsidP="00011096">
            <w:pPr>
              <w:pStyle w:val="XML2"/>
            </w:pPr>
            <w:r w:rsidRPr="009F1B7D">
              <w:t>}</w:t>
            </w:r>
          </w:p>
          <w:p w14:paraId="3E301CE6" w14:textId="77777777" w:rsidR="00C805D1" w:rsidRPr="009F1B7D" w:rsidRDefault="00C805D1" w:rsidP="00011096">
            <w:pPr>
              <w:pStyle w:val="XML1"/>
            </w:pPr>
            <w:r w:rsidRPr="009F1B7D">
              <w:t>}</w:t>
            </w:r>
          </w:p>
        </w:tc>
      </w:tr>
    </w:tbl>
    <w:p w14:paraId="3A7A2342" w14:textId="77777777" w:rsidR="00C4487B" w:rsidRDefault="00C4487B" w:rsidP="00A47610"/>
    <w:p w14:paraId="7AA76035" w14:textId="77777777" w:rsidR="00C805D1" w:rsidRDefault="00C805D1" w:rsidP="00D14D27">
      <w:pPr>
        <w:pStyle w:val="Heading2"/>
      </w:pPr>
      <w:bookmarkStart w:id="70" w:name="_Toc320556690"/>
      <w:r>
        <w:t>OpenFlow Logical Switch</w:t>
      </w:r>
      <w:bookmarkEnd w:id="70"/>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D14D27">
      <w:pPr>
        <w:pStyle w:val="Heading3"/>
      </w:pPr>
      <w:bookmarkStart w:id="71" w:name="_Toc315953995"/>
      <w:bookmarkStart w:id="72" w:name="_Toc316542505"/>
      <w:bookmarkStart w:id="73" w:name="_Toc320556691"/>
      <w:r w:rsidRPr="00DB42FD">
        <w:lastRenderedPageBreak/>
        <w:t>UML Diagram</w:t>
      </w:r>
      <w:bookmarkEnd w:id="71"/>
      <w:bookmarkEnd w:id="72"/>
      <w:bookmarkEnd w:id="73"/>
    </w:p>
    <w:p w14:paraId="1C1F23C0" w14:textId="19B7D0FB" w:rsidR="00C805D1" w:rsidRPr="009F1B7D" w:rsidRDefault="00056F2B" w:rsidP="00C805D1">
      <w:pPr>
        <w:keepNext/>
        <w:jc w:val="center"/>
      </w:pPr>
      <w:r>
        <w:object w:dxaOrig="7209" w:dyaOrig="5365" w14:anchorId="6ED26D4B">
          <v:shape id="_x0000_i1029" type="#_x0000_t75" style="width:5in;height:268.75pt" o:ole="">
            <v:imagedata r:id="rId20" o:title=""/>
          </v:shape>
          <o:OLEObject Type="Embed" ProgID="Visio.Drawing.11" ShapeID="_x0000_i1029" DrawAspect="Content" ObjectID="_1402310011" r:id="rId21"/>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D14D27">
      <w:pPr>
        <w:pStyle w:val="Heading3"/>
      </w:pPr>
      <w:bookmarkStart w:id="74" w:name="_Toc315953996"/>
      <w:bookmarkStart w:id="75" w:name="_Toc316542506"/>
      <w:bookmarkStart w:id="76" w:name="_Toc320556692"/>
      <w:r w:rsidRPr="00DB42FD">
        <w:t>XML Schema</w:t>
      </w:r>
      <w:bookmarkEnd w:id="74"/>
      <w:bookmarkEnd w:id="75"/>
      <w:bookmarkEnd w:id="76"/>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4E1DC8D1" w14:textId="77777777" w:rsidTr="00F86237">
        <w:tc>
          <w:tcPr>
            <w:tcW w:w="8820" w:type="dxa"/>
            <w:shd w:val="clear" w:color="auto" w:fill="C8FCCD"/>
          </w:tcPr>
          <w:p w14:paraId="422C055C" w14:textId="77777777" w:rsidR="00D8113B" w:rsidRPr="009F1B7D" w:rsidRDefault="00D8113B" w:rsidP="00D8113B">
            <w:pPr>
              <w:pStyle w:val="XML1"/>
            </w:pPr>
            <w:r w:rsidRPr="009F1B7D">
              <w:t>&lt;xs:complexType name="OFLogicalSwitchType"&gt;</w:t>
            </w:r>
          </w:p>
          <w:p w14:paraId="2DD66726" w14:textId="77777777" w:rsidR="00D8113B" w:rsidRPr="009F1B7D" w:rsidRDefault="00D8113B" w:rsidP="00D8113B">
            <w:pPr>
              <w:pStyle w:val="XML2"/>
            </w:pPr>
            <w:r w:rsidRPr="009F1B7D">
              <w:t>&lt;xs:sequence&gt;</w:t>
            </w:r>
          </w:p>
          <w:p w14:paraId="153FF6A6" w14:textId="77777777" w:rsidR="00D8113B" w:rsidRPr="009F1B7D" w:rsidRDefault="00D8113B" w:rsidP="00D8113B">
            <w:pPr>
              <w:pStyle w:val="XML3"/>
            </w:pPr>
            <w:r w:rsidRPr="009F1B7D">
              <w:t xml:space="preserve">&lt;xs:element name="id" </w:t>
            </w:r>
          </w:p>
          <w:p w14:paraId="51E5E99D" w14:textId="77777777" w:rsidR="00D8113B" w:rsidRDefault="00D8113B" w:rsidP="00D8113B">
            <w:pPr>
              <w:pStyle w:val="XML9"/>
            </w:pPr>
            <w:r w:rsidRPr="009F1B7D">
              <w:t>type="OFConfigID"/&gt;</w:t>
            </w:r>
          </w:p>
          <w:p w14:paraId="7C40056C" w14:textId="77777777" w:rsidR="00D8113B" w:rsidRDefault="00D8113B" w:rsidP="00D8113B">
            <w:pPr>
              <w:pStyle w:val="XML3"/>
              <w:rPr>
                <w:color w:val="F5844C"/>
              </w:rPr>
            </w:pPr>
            <w:r w:rsidRPr="00825EF4">
              <w:t>&lt;xs:elementname=</w:t>
            </w:r>
            <w:r>
              <w:t>"capabilities"</w:t>
            </w:r>
          </w:p>
          <w:p w14:paraId="3F1CF4D3" w14:textId="77777777" w:rsidR="00D8113B" w:rsidRPr="00825EF4" w:rsidRDefault="00D8113B" w:rsidP="00D8113B">
            <w:pPr>
              <w:pStyle w:val="XML9"/>
            </w:pPr>
            <w:r w:rsidRPr="00825EF4">
              <w:t>type=</w:t>
            </w:r>
            <w:r>
              <w:t>"OFLogicalSwitchCapabilitiesType"</w:t>
            </w:r>
            <w:r>
              <w:rPr>
                <w:color w:val="000096"/>
              </w:rPr>
              <w:t>/&gt;</w:t>
            </w:r>
          </w:p>
          <w:p w14:paraId="54E90E67" w14:textId="77777777" w:rsidR="00D8113B" w:rsidRPr="009F1B7D" w:rsidRDefault="00D8113B" w:rsidP="00D8113B">
            <w:pPr>
              <w:pStyle w:val="XML3"/>
            </w:pPr>
            <w:r w:rsidRPr="009F1B7D">
              <w:t xml:space="preserve">&lt;xs:element name="datapath-id" </w:t>
            </w:r>
          </w:p>
          <w:p w14:paraId="0BDA77C3" w14:textId="77777777" w:rsidR="00D8113B" w:rsidRPr="009F1B7D" w:rsidRDefault="00D8113B" w:rsidP="00D8113B">
            <w:pPr>
              <w:pStyle w:val="XML9"/>
            </w:pPr>
            <w:r w:rsidRPr="009F1B7D">
              <w:t>type="OFConfigID"/&gt;</w:t>
            </w:r>
          </w:p>
          <w:p w14:paraId="57312E5C" w14:textId="77777777" w:rsidR="00D8113B" w:rsidRPr="009F1B7D" w:rsidRDefault="00D8113B" w:rsidP="00D8113B">
            <w:pPr>
              <w:pStyle w:val="XML3"/>
            </w:pPr>
            <w:r w:rsidRPr="009F1B7D">
              <w:t>&lt;xs:element name="enabled"</w:t>
            </w:r>
          </w:p>
          <w:p w14:paraId="14CC53F2" w14:textId="77777777" w:rsidR="00D8113B" w:rsidRDefault="00D8113B" w:rsidP="00D8113B">
            <w:pPr>
              <w:pStyle w:val="XML9"/>
            </w:pPr>
            <w:r w:rsidRPr="009F1B7D">
              <w:t>type="xs:boolean"/&gt;</w:t>
            </w:r>
          </w:p>
          <w:p w14:paraId="718D97A0" w14:textId="56970FC7" w:rsidR="009423A9" w:rsidRDefault="009423A9" w:rsidP="009767AE">
            <w:pPr>
              <w:pStyle w:val="XML3"/>
            </w:pPr>
            <w:r>
              <w:t>&lt;xs:element name=</w:t>
            </w:r>
            <w:r w:rsidRPr="009F1B7D">
              <w:t>"</w:t>
            </w:r>
            <w:r>
              <w:t>check-controller-certificate</w:t>
            </w:r>
            <w:r w:rsidRPr="009F1B7D">
              <w:t>"</w:t>
            </w:r>
          </w:p>
          <w:p w14:paraId="5C45EBE2" w14:textId="74BA8AC4" w:rsidR="009423A9" w:rsidRPr="009423A9" w:rsidRDefault="009423A9" w:rsidP="009423A9">
            <w:pPr>
              <w:pStyle w:val="XML9"/>
            </w:pPr>
            <w:r>
              <w:t>type=</w:t>
            </w:r>
            <w:r w:rsidRPr="009F1B7D">
              <w:t>"</w:t>
            </w:r>
            <w:r>
              <w:t>xs:boolean</w:t>
            </w:r>
            <w:r w:rsidRPr="009F1B7D">
              <w:t>"</w:t>
            </w:r>
            <w:r>
              <w:t>/&gt;</w:t>
            </w:r>
          </w:p>
          <w:p w14:paraId="7DBD1A31" w14:textId="77777777" w:rsidR="00D8113B" w:rsidRPr="009F1B7D" w:rsidRDefault="00D8113B" w:rsidP="00D8113B">
            <w:pPr>
              <w:pStyle w:val="XML3"/>
            </w:pPr>
            <w:r w:rsidRPr="009F1B7D">
              <w:t>&lt;xs:element name="</w:t>
            </w:r>
            <w:r>
              <w:t>lost-connection-behavior</w:t>
            </w:r>
            <w:r w:rsidRPr="009F1B7D">
              <w:t xml:space="preserve">" </w:t>
            </w:r>
          </w:p>
          <w:p w14:paraId="5AA2BB3E" w14:textId="77777777" w:rsidR="00D8113B" w:rsidRPr="009F1B7D" w:rsidRDefault="00D8113B" w:rsidP="00D8113B">
            <w:pPr>
              <w:pStyle w:val="XML9"/>
            </w:pPr>
            <w:r w:rsidRPr="009F1B7D">
              <w:t>type="OF</w:t>
            </w:r>
            <w:r>
              <w:t>LogicalSwitchLostConnnectionBehavior</w:t>
            </w:r>
            <w:r w:rsidRPr="009F1B7D">
              <w:t>"/&gt;</w:t>
            </w:r>
          </w:p>
          <w:p w14:paraId="2FF613AA" w14:textId="77777777" w:rsidR="00D8113B" w:rsidRPr="009F1B7D" w:rsidRDefault="00D8113B" w:rsidP="00D8113B">
            <w:pPr>
              <w:pStyle w:val="XML3"/>
            </w:pPr>
            <w:r w:rsidRPr="009F1B7D">
              <w:t xml:space="preserve">&lt;xs:element name="controllers" </w:t>
            </w:r>
          </w:p>
          <w:p w14:paraId="0E5D27F1" w14:textId="77777777" w:rsidR="00D8113B" w:rsidRPr="009F1B7D" w:rsidRDefault="00D8113B" w:rsidP="00D8113B">
            <w:pPr>
              <w:pStyle w:val="XML9"/>
            </w:pPr>
            <w:r w:rsidRPr="009F1B7D">
              <w:t>type="OFControllerListType"/&gt;</w:t>
            </w:r>
          </w:p>
          <w:p w14:paraId="26D21175" w14:textId="77777777" w:rsidR="00D8113B" w:rsidRPr="009F1B7D" w:rsidRDefault="00D8113B" w:rsidP="00D8113B">
            <w:pPr>
              <w:pStyle w:val="XML3"/>
            </w:pPr>
            <w:r w:rsidRPr="009F1B7D">
              <w:t>&lt;xs:element name="resources"</w:t>
            </w:r>
          </w:p>
          <w:p w14:paraId="63F4853A" w14:textId="77777777" w:rsidR="00D8113B" w:rsidRPr="009F1B7D" w:rsidRDefault="00D8113B" w:rsidP="00D8113B">
            <w:pPr>
              <w:pStyle w:val="XML9"/>
            </w:pPr>
            <w:r w:rsidRPr="009F1B7D">
              <w:t>type="OFLogicalSwitchResourceListType"/&gt;</w:t>
            </w:r>
          </w:p>
          <w:p w14:paraId="36A7E61A" w14:textId="77777777" w:rsidR="00D8113B" w:rsidRPr="009F1B7D" w:rsidRDefault="00D8113B" w:rsidP="00D8113B">
            <w:pPr>
              <w:pStyle w:val="XML2"/>
            </w:pPr>
            <w:r w:rsidRPr="009F1B7D">
              <w:t>&lt;/xs:sequence&gt;</w:t>
            </w:r>
          </w:p>
          <w:p w14:paraId="623339BA" w14:textId="77777777" w:rsidR="00D8113B" w:rsidRPr="009F1B7D" w:rsidRDefault="00D8113B" w:rsidP="00D8113B">
            <w:pPr>
              <w:pStyle w:val="XML1"/>
            </w:pPr>
            <w:r w:rsidRPr="009F1B7D">
              <w:t>&lt;/xs:complexType&gt;</w:t>
            </w:r>
          </w:p>
          <w:p w14:paraId="623A7CF2" w14:textId="77777777" w:rsidR="00D8113B" w:rsidRPr="009F1B7D" w:rsidRDefault="00D8113B" w:rsidP="00D8113B">
            <w:pPr>
              <w:pStyle w:val="XML1"/>
            </w:pPr>
          </w:p>
          <w:p w14:paraId="78D82AB9" w14:textId="77777777" w:rsidR="00D8113B" w:rsidRPr="009F1B7D" w:rsidRDefault="00D8113B" w:rsidP="00D8113B">
            <w:pPr>
              <w:pStyle w:val="XML1"/>
            </w:pPr>
            <w:r w:rsidRPr="009F1B7D">
              <w:t>&lt;xs:simpleType name="OF</w:t>
            </w:r>
            <w:r>
              <w:t>LogicalSwitchLostConnnectionBehavior</w:t>
            </w:r>
            <w:r w:rsidRPr="009F1B7D">
              <w:t>"&gt;</w:t>
            </w:r>
          </w:p>
          <w:p w14:paraId="17EC011B" w14:textId="77777777" w:rsidR="00D8113B" w:rsidRPr="009F1B7D" w:rsidRDefault="00D8113B" w:rsidP="00D8113B">
            <w:pPr>
              <w:pStyle w:val="XML2"/>
            </w:pPr>
            <w:r w:rsidRPr="009F1B7D">
              <w:t>&lt;xs:restriction base="xs:string"&gt;</w:t>
            </w:r>
          </w:p>
          <w:p w14:paraId="53F33310" w14:textId="77777777" w:rsidR="00D8113B" w:rsidRPr="009F1B7D" w:rsidRDefault="00D8113B" w:rsidP="00D8113B">
            <w:pPr>
              <w:pStyle w:val="XML3"/>
            </w:pPr>
            <w:r w:rsidRPr="009F1B7D">
              <w:t>&lt;xs:enumeration value="</w:t>
            </w:r>
            <w:r>
              <w:t>failSecureMode</w:t>
            </w:r>
            <w:r w:rsidRPr="009F1B7D">
              <w:t>"/&gt;</w:t>
            </w:r>
          </w:p>
          <w:p w14:paraId="33FAC6E1" w14:textId="77777777" w:rsidR="00D8113B" w:rsidRPr="009F1B7D" w:rsidRDefault="00D8113B" w:rsidP="00D8113B">
            <w:pPr>
              <w:pStyle w:val="XML3"/>
            </w:pPr>
            <w:r w:rsidRPr="009F1B7D">
              <w:t>&lt;xs:enumeration value="</w:t>
            </w:r>
            <w:r>
              <w:t>failStandaloneMode</w:t>
            </w:r>
            <w:r w:rsidRPr="009F1B7D">
              <w:t>"/&gt;</w:t>
            </w:r>
          </w:p>
          <w:p w14:paraId="36AC65F4" w14:textId="77777777" w:rsidR="00D8113B" w:rsidRPr="009F1B7D" w:rsidRDefault="00D8113B" w:rsidP="00D8113B">
            <w:pPr>
              <w:pStyle w:val="XML2"/>
            </w:pPr>
            <w:r w:rsidRPr="009F1B7D">
              <w:t>&lt;/xs:restriction&gt;</w:t>
            </w:r>
          </w:p>
          <w:p w14:paraId="0ED00EAC" w14:textId="77777777" w:rsidR="00D8113B" w:rsidRDefault="00D8113B" w:rsidP="00D8113B">
            <w:pPr>
              <w:pStyle w:val="XML1"/>
            </w:pPr>
            <w:r w:rsidRPr="009F1B7D">
              <w:lastRenderedPageBreak/>
              <w:t>&lt;/xs:simpleType&gt;</w:t>
            </w:r>
            <w:r w:rsidRPr="009F1B7D">
              <w:tab/>
            </w:r>
          </w:p>
          <w:p w14:paraId="5ECF8578" w14:textId="77777777" w:rsidR="00D8113B" w:rsidRDefault="00D8113B" w:rsidP="00D8113B">
            <w:pPr>
              <w:pStyle w:val="XML1"/>
            </w:pPr>
          </w:p>
          <w:p w14:paraId="5A403425" w14:textId="77777777" w:rsidR="00D8113B" w:rsidRPr="009F1B7D" w:rsidRDefault="00D8113B" w:rsidP="00D8113B">
            <w:pPr>
              <w:pStyle w:val="XML1"/>
            </w:pPr>
            <w:r w:rsidRPr="009F1B7D">
              <w:t>&lt;xs:complexType name="OFControllerListType"&gt;</w:t>
            </w:r>
          </w:p>
          <w:p w14:paraId="6C1D4A54" w14:textId="77777777" w:rsidR="00D8113B" w:rsidRPr="009F1B7D" w:rsidRDefault="00D8113B" w:rsidP="00D8113B">
            <w:pPr>
              <w:pStyle w:val="XML2"/>
            </w:pPr>
            <w:r w:rsidRPr="009F1B7D">
              <w:t>&lt;xs:sequence&gt;</w:t>
            </w:r>
          </w:p>
          <w:p w14:paraId="3AB95F05" w14:textId="77777777" w:rsidR="00D8113B" w:rsidRPr="009F1B7D" w:rsidRDefault="00D8113B" w:rsidP="00D8113B">
            <w:pPr>
              <w:pStyle w:val="XML3"/>
            </w:pPr>
            <w:r w:rsidRPr="009F1B7D">
              <w:t>&lt;xs:element name="controller"</w:t>
            </w:r>
          </w:p>
          <w:p w14:paraId="747F08DF" w14:textId="77777777" w:rsidR="00D8113B" w:rsidRPr="009F1B7D" w:rsidRDefault="00D8113B" w:rsidP="00D8113B">
            <w:pPr>
              <w:pStyle w:val="XML9"/>
            </w:pPr>
            <w:r w:rsidRPr="009F1B7D">
              <w:t xml:space="preserve">type="OFControllerType" </w:t>
            </w:r>
          </w:p>
          <w:p w14:paraId="48844CD8" w14:textId="77777777" w:rsidR="00D8113B" w:rsidRPr="009F1B7D" w:rsidRDefault="00D8113B" w:rsidP="00D8113B">
            <w:pPr>
              <w:pStyle w:val="XML9"/>
            </w:pPr>
            <w:r w:rsidRPr="009F1B7D">
              <w:rPr>
                <w:rStyle w:val="XML3Char"/>
                <w:rFonts w:eastAsiaTheme="minorEastAsia"/>
              </w:rPr>
              <w:t>maxOccurs="unbounded</w:t>
            </w:r>
            <w:r w:rsidRPr="009F1B7D">
              <w:t>"/&gt;</w:t>
            </w:r>
          </w:p>
          <w:p w14:paraId="1684E1CC" w14:textId="77777777" w:rsidR="00D8113B" w:rsidRPr="009F1B7D" w:rsidRDefault="00D8113B" w:rsidP="00D8113B">
            <w:pPr>
              <w:pStyle w:val="XML2"/>
            </w:pPr>
            <w:r w:rsidRPr="009F1B7D">
              <w:t>&lt;/xs:sequence&gt;</w:t>
            </w:r>
          </w:p>
          <w:p w14:paraId="02D71519" w14:textId="77777777" w:rsidR="00D8113B" w:rsidRPr="009F1B7D" w:rsidRDefault="00D8113B" w:rsidP="00D8113B">
            <w:pPr>
              <w:pStyle w:val="XML1"/>
            </w:pPr>
            <w:r w:rsidRPr="009F1B7D">
              <w:t>&lt;/xs:complexType&gt;</w:t>
            </w:r>
          </w:p>
          <w:p w14:paraId="10510639" w14:textId="77777777" w:rsidR="00D8113B" w:rsidRPr="009F1B7D" w:rsidRDefault="00D8113B" w:rsidP="00D8113B">
            <w:pPr>
              <w:pStyle w:val="XML1"/>
            </w:pPr>
          </w:p>
          <w:p w14:paraId="0F687DA6" w14:textId="77777777" w:rsidR="00D8113B" w:rsidRPr="009F1B7D" w:rsidRDefault="00D8113B" w:rsidP="00D8113B">
            <w:pPr>
              <w:pStyle w:val="XML1"/>
            </w:pPr>
            <w:r w:rsidRPr="009F1B7D">
              <w:t>&lt;xs:complexType name="OFLogicalSwitchResourceListType"&gt;</w:t>
            </w:r>
          </w:p>
          <w:p w14:paraId="36A8F19E" w14:textId="77777777" w:rsidR="00D8113B" w:rsidRPr="009F1B7D" w:rsidRDefault="00D8113B" w:rsidP="00D8113B">
            <w:pPr>
              <w:pStyle w:val="XML2"/>
            </w:pPr>
            <w:r w:rsidRPr="009F1B7D">
              <w:t>&lt;xs:sequence&gt;</w:t>
            </w:r>
          </w:p>
          <w:p w14:paraId="0A4A099A" w14:textId="77777777" w:rsidR="00D8113B" w:rsidRPr="009F1B7D" w:rsidRDefault="00D8113B" w:rsidP="00D8113B">
            <w:pPr>
              <w:pStyle w:val="XML3"/>
            </w:pPr>
            <w:r w:rsidRPr="009F1B7D">
              <w:t xml:space="preserve">&lt;xs:element name="port" </w:t>
            </w:r>
          </w:p>
          <w:p w14:paraId="555F0C32" w14:textId="77777777" w:rsidR="00D8113B" w:rsidRPr="009F1B7D" w:rsidRDefault="00D8113B" w:rsidP="00D8113B">
            <w:pPr>
              <w:pStyle w:val="XML9"/>
            </w:pPr>
            <w:r w:rsidRPr="009F1B7D">
              <w:t>type="OFConfigID" maxOccurs="unbounded"/&gt;</w:t>
            </w:r>
          </w:p>
          <w:p w14:paraId="3A63BD4B" w14:textId="77777777" w:rsidR="00D8113B" w:rsidRPr="009F1B7D" w:rsidRDefault="00D8113B" w:rsidP="00D8113B">
            <w:pPr>
              <w:pStyle w:val="XML3"/>
            </w:pPr>
            <w:r w:rsidRPr="009F1B7D">
              <w:t xml:space="preserve">&lt;xs:element name="queue" </w:t>
            </w:r>
          </w:p>
          <w:p w14:paraId="1F61CC00" w14:textId="77777777" w:rsidR="00D8113B" w:rsidRPr="009F1B7D" w:rsidRDefault="00D8113B" w:rsidP="00D8113B">
            <w:pPr>
              <w:pStyle w:val="XML9"/>
            </w:pPr>
            <w:r w:rsidRPr="009F1B7D">
              <w:t xml:space="preserve">type="OFConfigID" </w:t>
            </w:r>
          </w:p>
          <w:p w14:paraId="05DBE91B" w14:textId="77777777" w:rsidR="00D8113B" w:rsidRDefault="00D8113B" w:rsidP="00D8113B">
            <w:pPr>
              <w:pStyle w:val="XML9"/>
            </w:pPr>
            <w:r w:rsidRPr="009F1B7D">
              <w:t>maxOccurs="unbounded"/&gt;</w:t>
            </w:r>
          </w:p>
          <w:p w14:paraId="2AC9F77A" w14:textId="44D6495B" w:rsidR="009423A9" w:rsidRDefault="009423A9" w:rsidP="009767AE">
            <w:pPr>
              <w:pStyle w:val="XML3"/>
            </w:pPr>
            <w:r>
              <w:t>&lt;xs:element name=</w:t>
            </w:r>
            <w:r w:rsidRPr="009F1B7D">
              <w:t>"</w:t>
            </w:r>
            <w:r>
              <w:t>certificate</w:t>
            </w:r>
            <w:r w:rsidRPr="009F1B7D">
              <w:t>"</w:t>
            </w:r>
          </w:p>
          <w:p w14:paraId="0CF7B083" w14:textId="32E02A43" w:rsidR="009423A9" w:rsidRDefault="009423A9" w:rsidP="009423A9">
            <w:pPr>
              <w:pStyle w:val="XML9"/>
            </w:pPr>
            <w:r>
              <w:t>type=</w:t>
            </w:r>
            <w:r w:rsidRPr="009F1B7D">
              <w:t>"</w:t>
            </w:r>
            <w:r>
              <w:t>OFConfigID</w:t>
            </w:r>
            <w:r w:rsidRPr="009F1B7D">
              <w:t>"</w:t>
            </w:r>
            <w:r>
              <w:t xml:space="preserve"> minOccurs=</w:t>
            </w:r>
            <w:r w:rsidRPr="009F1B7D">
              <w:t>"</w:t>
            </w:r>
            <w:r>
              <w:t>0</w:t>
            </w:r>
            <w:r w:rsidRPr="009F1B7D">
              <w:t>"</w:t>
            </w:r>
            <w:r>
              <w:t xml:space="preserve"> maxOccurs=</w:t>
            </w:r>
            <w:r w:rsidRPr="009F1B7D">
              <w:t>"</w:t>
            </w:r>
            <w:r>
              <w:t>1</w:t>
            </w:r>
            <w:r w:rsidRPr="009F1B7D">
              <w:t>"</w:t>
            </w:r>
            <w:r>
              <w:t>/&gt;</w:t>
            </w:r>
          </w:p>
          <w:p w14:paraId="1108235E" w14:textId="031FE88B" w:rsidR="00FB2D28" w:rsidRPr="009F1B7D" w:rsidRDefault="00FB2D28" w:rsidP="00FB2D28">
            <w:pPr>
              <w:pStyle w:val="XML3"/>
            </w:pPr>
            <w:r>
              <w:t>&lt;xs:element name="flow-table</w:t>
            </w:r>
            <w:r w:rsidRPr="009F1B7D">
              <w:t xml:space="preserve">" </w:t>
            </w:r>
          </w:p>
          <w:p w14:paraId="00418F77" w14:textId="77777777" w:rsidR="00FB2D28" w:rsidRPr="009F1B7D" w:rsidRDefault="00FB2D28" w:rsidP="00FB2D28">
            <w:pPr>
              <w:pStyle w:val="XML9"/>
            </w:pPr>
            <w:r w:rsidRPr="009F1B7D">
              <w:t xml:space="preserve">type="OFConfigID" </w:t>
            </w:r>
          </w:p>
          <w:p w14:paraId="70DE08E5" w14:textId="470E90DA" w:rsidR="00FB2D28" w:rsidRPr="009F1B7D" w:rsidRDefault="00FB2D28" w:rsidP="00FB2D28">
            <w:pPr>
              <w:pStyle w:val="XML9"/>
            </w:pPr>
            <w:r w:rsidRPr="009F1B7D">
              <w:t>maxOccurs="unbounded"/&gt;</w:t>
            </w:r>
          </w:p>
          <w:p w14:paraId="608A60C3" w14:textId="77777777" w:rsidR="00D8113B" w:rsidRPr="009F1B7D" w:rsidRDefault="00D8113B" w:rsidP="00D8113B">
            <w:pPr>
              <w:pStyle w:val="XML2"/>
            </w:pPr>
            <w:r w:rsidRPr="009F1B7D">
              <w:t>&lt;/xs:sequence&gt;</w:t>
            </w:r>
          </w:p>
          <w:p w14:paraId="3581C2E0" w14:textId="37AEFC45" w:rsidR="00C805D1" w:rsidRPr="009F1B7D" w:rsidRDefault="00D8113B" w:rsidP="00D8113B">
            <w:pPr>
              <w:pStyle w:val="XML1"/>
              <w:rPr>
                <w:b/>
              </w:rPr>
            </w:pPr>
            <w:r w:rsidRPr="009F1B7D">
              <w:t>&lt;/xs:complexType&gt;</w:t>
            </w:r>
          </w:p>
        </w:tc>
      </w:tr>
    </w:tbl>
    <w:p w14:paraId="67ADD1AA" w14:textId="77777777" w:rsidR="00C805D1" w:rsidRPr="009F1B7D" w:rsidRDefault="00C805D1" w:rsidP="00C805D1">
      <w:pPr>
        <w:pStyle w:val="BodyText"/>
      </w:pPr>
    </w:p>
    <w:p w14:paraId="12515B80" w14:textId="77777777" w:rsidR="00C805D1" w:rsidRPr="009F1B7D" w:rsidRDefault="00C805D1" w:rsidP="00D14D27">
      <w:pPr>
        <w:pStyle w:val="Heading3"/>
      </w:pPr>
      <w:bookmarkStart w:id="77" w:name="_Toc315953997"/>
      <w:bookmarkStart w:id="78" w:name="_Toc316542507"/>
      <w:bookmarkStart w:id="79" w:name="_Toc320556693"/>
      <w:r w:rsidRPr="00DB42FD">
        <w:t>XML Example</w:t>
      </w:r>
      <w:bookmarkEnd w:id="77"/>
      <w:bookmarkEnd w:id="78"/>
      <w:bookmarkEnd w:id="79"/>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6A37CA90" w14:textId="77777777" w:rsidTr="00F86237">
        <w:tc>
          <w:tcPr>
            <w:tcW w:w="8820" w:type="dxa"/>
            <w:shd w:val="clear" w:color="auto" w:fill="C8FCCD"/>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301053" w:rsidRDefault="00C805D1" w:rsidP="00011096">
            <w:pPr>
              <w:pStyle w:val="XML3"/>
            </w:pPr>
            <w:r w:rsidRPr="00301053">
              <w:rPr>
                <w:rFonts w:eastAsiaTheme="minorEastAsia"/>
              </w:rPr>
              <w:t>&lt;port&gt;port3&lt;/port&gt;</w:t>
            </w:r>
          </w:p>
          <w:p w14:paraId="0C352766" w14:textId="77777777" w:rsidR="00C805D1" w:rsidRPr="00301053" w:rsidRDefault="00C805D1" w:rsidP="00011096">
            <w:pPr>
              <w:pStyle w:val="XML3"/>
            </w:pPr>
            <w:r w:rsidRPr="00301053">
              <w:rPr>
                <w:rFonts w:eastAsiaTheme="minorEastAsia"/>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62B7ED38" w14:textId="77777777" w:rsidR="00C805D1" w:rsidRDefault="00C805D1" w:rsidP="00D14D27">
      <w:pPr>
        <w:pStyle w:val="Heading3"/>
      </w:pPr>
      <w:bookmarkStart w:id="80" w:name="_Toc320556694"/>
      <w:r>
        <w:lastRenderedPageBreak/>
        <w:t>Normative Constraints</w:t>
      </w:r>
      <w:bookmarkEnd w:id="80"/>
    </w:p>
    <w:p w14:paraId="45147AD9" w14:textId="77777777" w:rsidR="00C805D1" w:rsidRDefault="00C805D1" w:rsidP="00C805D1">
      <w:r>
        <w:t xml:space="preserve">An OpenFlow Logical Switch is identified by identifier </w:t>
      </w:r>
      <w:r w:rsidRPr="00F542E2">
        <w:rPr>
          <w:rStyle w:val="codeChar"/>
        </w:rPr>
        <w:t>&lt;id&gt;.</w:t>
      </w:r>
      <w:r w:rsidRPr="00294BFA">
        <w:t xml:space="preserve"> </w:t>
      </w:r>
      <w:r>
        <w:t>The identifier MUST be unique within the context of the OpenFlow Capable Switch. It MUST be persistent across reboots of the OpenFlow Capable Switch.</w:t>
      </w:r>
    </w:p>
    <w:p w14:paraId="5AC03E98" w14:textId="3DDD8811" w:rsidR="00B11D9A" w:rsidRDefault="00193BF1" w:rsidP="00C805D1">
      <w:r>
        <w:t>Element</w:t>
      </w:r>
      <w:r w:rsidR="00B11D9A">
        <w:t xml:space="preserve"> </w:t>
      </w:r>
      <w:r w:rsidR="00B11D9A" w:rsidRPr="00C91C8C">
        <w:rPr>
          <w:rStyle w:val="codeChar"/>
        </w:rPr>
        <w:t>&lt;capabilities&gt;</w:t>
      </w:r>
      <w:r w:rsidR="00B11D9A">
        <w:t xml:space="preserve"> </w:t>
      </w:r>
      <w:r>
        <w:t>contains the capability items the OpenFlow Logical Switch MAY implement. Configuration of these capability items are out of scope of OF-CONFIG1.1. These OpenFlow Logical Switch items MAY</w:t>
      </w:r>
      <w:r w:rsidR="00E76726">
        <w:t xml:space="preserve"> be discovered</w:t>
      </w:r>
      <w:r>
        <w:t xml:space="preserve"> by the configuration point</w:t>
      </w:r>
      <w:r w:rsidR="00E76726">
        <w:t xml:space="preserve"> using a NETCONF </w:t>
      </w:r>
      <w:r w:rsidR="00E76726" w:rsidRPr="00C91C8C">
        <w:rPr>
          <w:rStyle w:val="codeChar"/>
        </w:rPr>
        <w:t>get-config</w:t>
      </w:r>
      <w:r w:rsidR="00E76726">
        <w:t xml:space="preserve"> request.</w:t>
      </w:r>
      <w:r w:rsidR="00AD2548">
        <w:t xml:space="preserve"> C</w:t>
      </w:r>
      <w:r w:rsidR="00E76726">
        <w:t>apability item definition details</w:t>
      </w:r>
      <w:r w:rsidR="00AD2548">
        <w:t xml:space="preserve"> are included in section </w:t>
      </w:r>
      <w:r w:rsidR="00C91C8C">
        <w:fldChar w:fldCharType="begin"/>
      </w:r>
      <w:r w:rsidR="00C91C8C">
        <w:instrText xml:space="preserve"> REF _Ref320556201 \r \h </w:instrText>
      </w:r>
      <w:r w:rsidR="00C91C8C">
        <w:fldChar w:fldCharType="separate"/>
      </w:r>
      <w:r w:rsidR="00C91C8C">
        <w:t>7.4</w:t>
      </w:r>
      <w:r w:rsidR="00C91C8C">
        <w:fldChar w:fldCharType="end"/>
      </w:r>
      <w:r w:rsidR="00E76726">
        <w:t>.</w:t>
      </w:r>
      <w:r>
        <w:t xml:space="preserve"> </w:t>
      </w:r>
    </w:p>
    <w:p w14:paraId="3DB9BA30" w14:textId="77777777" w:rsidR="00C805D1" w:rsidRDefault="00C805D1" w:rsidP="00C805D1">
      <w:r>
        <w:t xml:space="preserve">Element </w:t>
      </w:r>
      <w:r w:rsidRPr="00F542E2">
        <w:rPr>
          <w:rStyle w:val="codeChar"/>
        </w:rPr>
        <w:t>&lt;datapath-id&gt;</w:t>
      </w:r>
      <w:r>
        <w:t xml:space="preserve"> identifies the OpenFlow Logical Switch to the OpenFlow controllers that has been assigned to the OpenFlow Logical Switch. The </w:t>
      </w:r>
      <w:r w:rsidRPr="00F542E2">
        <w:rPr>
          <w:rStyle w:val="codeChar"/>
        </w:rPr>
        <w:t>&lt;datapath-id&gt;</w:t>
      </w:r>
      <w:r>
        <w:t xml:space="preserve"> MUST be unique within the context of OpenFlow Controllers associated with OpenFlow Logical Switch. The </w:t>
      </w:r>
      <w:r w:rsidRPr="00884102">
        <w:rPr>
          <w:rStyle w:val="codeChar"/>
        </w:rPr>
        <w:t>&lt;datapath-id&gt;</w:t>
      </w:r>
      <w:r>
        <w:t>is a string value that MUST be formatted as a sequence of 10 2-digit hexadecimal numbers that are separated by colons, e.g.</w:t>
      </w:r>
      <w:proofErr w:type="gramStart"/>
      <w:r>
        <w:t>,01:23:45:67:89:ab:cd:ef:01:23</w:t>
      </w:r>
      <w:proofErr w:type="gramEnd"/>
      <w:r>
        <w:t>. The case of the hexadecimal digits MUST be ignored.</w:t>
      </w:r>
    </w:p>
    <w:p w14:paraId="192897BC" w14:textId="4B46B9C5" w:rsidR="00C805D1" w:rsidRDefault="00C805D1" w:rsidP="00C805D1">
      <w:r>
        <w:t xml:space="preserve">Element </w:t>
      </w:r>
      <w:r w:rsidRPr="00F542E2">
        <w:rPr>
          <w:rStyle w:val="codeChar"/>
        </w:rPr>
        <w:t>&lt;enabled&gt;</w:t>
      </w:r>
      <w:r>
        <w:t xml:space="preserve"> denotes the administrative state of the OpenFlow Logical Switch. A value of </w:t>
      </w:r>
      <w:r w:rsidR="00884102">
        <w:t>“</w:t>
      </w:r>
      <w:r>
        <w:t>false</w:t>
      </w:r>
      <w:r w:rsidR="00884102">
        <w:t>”</w:t>
      </w:r>
      <w:r>
        <w:t xml:space="preserve"> means the OpenFlow Logical Switch MUST NOT communicate with any OpenFlow Controllers, MUST NOT conduct any OpenFlow processing, and SHOULD NOT be utilizing computational or network resources of the underlying platform.</w:t>
      </w:r>
    </w:p>
    <w:p w14:paraId="4551C809" w14:textId="5622D8F3" w:rsidR="003A1761" w:rsidRDefault="003A1761" w:rsidP="00C805D1">
      <w:r>
        <w:t xml:space="preserve">Element </w:t>
      </w:r>
      <w:r w:rsidRPr="00F542E2">
        <w:rPr>
          <w:rStyle w:val="codeChar"/>
        </w:rPr>
        <w:t>&lt;check-controller-certificate&gt;</w:t>
      </w:r>
      <w:r>
        <w:t xml:space="preserve"> defines the behavior of the OpenFlow Logical Switch when establishing a connection to a controller. If set to value </w:t>
      </w:r>
      <w:r w:rsidR="00294BFA">
        <w:t>“</w:t>
      </w:r>
      <w:r w:rsidRPr="00294BFA">
        <w:t>false</w:t>
      </w:r>
      <w:r w:rsidR="00294BFA">
        <w:t>”</w:t>
      </w:r>
      <w:r>
        <w:t xml:space="preserve">, the logical switch will connect to a controller without checking any controller certificate. If set to value </w:t>
      </w:r>
      <w:r w:rsidR="00294BFA">
        <w:t>“</w:t>
      </w:r>
      <w:r w:rsidRPr="00294BFA">
        <w:t>true</w:t>
      </w:r>
      <w:r w:rsidR="00294BFA">
        <w:t>”</w:t>
      </w:r>
      <w:r>
        <w:t xml:space="preserve">, </w:t>
      </w:r>
      <w:r w:rsidR="00E159CE">
        <w:t xml:space="preserve">then </w:t>
      </w:r>
      <w:r>
        <w:t>the logical swit</w:t>
      </w:r>
      <w:r w:rsidR="00E159CE">
        <w:t xml:space="preserve">ch will connect to a </w:t>
      </w:r>
      <w:r>
        <w:t xml:space="preserve">controller </w:t>
      </w:r>
      <w:r w:rsidR="00E159CE">
        <w:t xml:space="preserve">with element </w:t>
      </w:r>
      <w:r w:rsidR="00E159CE" w:rsidRPr="00C91C8C">
        <w:rPr>
          <w:rStyle w:val="codeChar"/>
        </w:rPr>
        <w:t>&lt;protocol&gt;</w:t>
      </w:r>
      <w:r w:rsidR="00E159CE">
        <w:t xml:space="preserve"> set to </w:t>
      </w:r>
      <w:r w:rsidR="003F39C5">
        <w:t>“</w:t>
      </w:r>
      <w:r w:rsidR="00E159CE" w:rsidRPr="003F39C5">
        <w:t>TLS</w:t>
      </w:r>
      <w:r w:rsidR="003F39C5">
        <w:t>”</w:t>
      </w:r>
      <w:r w:rsidR="00E159CE">
        <w:t xml:space="preserve">, only </w:t>
      </w:r>
      <w:r>
        <w:t xml:space="preserve">if the controller provides a certificate that can be verified with one of the certificates stored in the list </w:t>
      </w:r>
      <w:r w:rsidRPr="00C91C8C">
        <w:t xml:space="preserve">of </w:t>
      </w:r>
      <w:r w:rsidRPr="00C91C8C">
        <w:rPr>
          <w:rStyle w:val="codeChar"/>
        </w:rPr>
        <w:t>&lt;external-certificates&gt;</w:t>
      </w:r>
      <w:r>
        <w:t xml:space="preserve"> in the OpenFlow Capable Switch.</w:t>
      </w:r>
    </w:p>
    <w:p w14:paraId="6D73D8B5" w14:textId="77777777" w:rsidR="00C805D1" w:rsidRDefault="00C805D1" w:rsidP="00C805D1">
      <w:r>
        <w:t xml:space="preserve">Element </w:t>
      </w:r>
      <w:r w:rsidRPr="00E751F5">
        <w:rPr>
          <w:rStyle w:val="codeChar"/>
        </w:rPr>
        <w:t>&lt;</w:t>
      </w:r>
      <w:r w:rsidRPr="00F542E2">
        <w:rPr>
          <w:rStyle w:val="codeChar"/>
        </w:rPr>
        <w:t>lost-connection-behavior</w:t>
      </w:r>
      <w:r w:rsidRPr="00E751F5">
        <w:rPr>
          <w:rStyle w:val="codeChar"/>
        </w:rPr>
        <w:t>&gt;</w:t>
      </w:r>
      <w:r>
        <w:t xml:space="preserve"> defines the behavior of the OpenFlow Logical Switch in case it </w:t>
      </w:r>
      <w:r w:rsidR="00920140">
        <w:t>loses</w:t>
      </w:r>
      <w:r>
        <w:t xml:space="preserve"> contact with all controllers. Section 6.4 of the OpenFlow specification 1.2 defines two </w:t>
      </w:r>
      <w:r w:rsidR="00920140">
        <w:t>alternative</w:t>
      </w:r>
      <w:r>
        <w:t xml:space="preserve"> modes in such a case: fails secure mode and fail standalone mode. These are the only</w:t>
      </w:r>
      <w:r w:rsidR="00202B9D">
        <w:t xml:space="preserve"> a</w:t>
      </w:r>
      <w:r>
        <w:t>llowed values for this element. Default is the fail secure mode.</w:t>
      </w:r>
    </w:p>
    <w:p w14:paraId="33E46F3D" w14:textId="341C3158" w:rsidR="006E7866" w:rsidRDefault="00C805D1" w:rsidP="00C805D1">
      <w:r>
        <w:t xml:space="preserve">Element </w:t>
      </w:r>
      <w:r w:rsidRPr="00F542E2">
        <w:rPr>
          <w:rStyle w:val="codeChar"/>
        </w:rPr>
        <w:t>&lt;resources&gt;</w:t>
      </w:r>
      <w:r>
        <w:t xml:space="preserve"> contains the list of all resources of the OpenFlow Capable Switch that the OpenFlow Logical Switch has exclusive access to. Any resource identified in the </w:t>
      </w:r>
      <w:r w:rsidRPr="007E551E">
        <w:rPr>
          <w:rStyle w:val="codeChar"/>
        </w:rPr>
        <w:t>&lt;resources&gt;</w:t>
      </w:r>
      <w:r>
        <w:t xml:space="preserve">list of a Logical Switch MUST </w:t>
      </w:r>
      <w:proofErr w:type="gramStart"/>
      <w:r>
        <w:t>be</w:t>
      </w:r>
      <w:proofErr w:type="gramEnd"/>
      <w:r>
        <w:t xml:space="preserve"> present in the </w:t>
      </w:r>
      <w:r w:rsidRPr="00C91C8C">
        <w:rPr>
          <w:rStyle w:val="codeChar"/>
        </w:rPr>
        <w:t>&lt;resources&gt;</w:t>
      </w:r>
      <w:r>
        <w:t xml:space="preserve"> list of the OpenFlow Capable Switch containing the OpenFlow Logical Switch. Resources are identified by a </w:t>
      </w:r>
      <w:r w:rsidRPr="00F542E2">
        <w:rPr>
          <w:rStyle w:val="codeChar"/>
        </w:rPr>
        <w:t>&lt;port&gt;</w:t>
      </w:r>
      <w:r>
        <w:t xml:space="preserve"> element</w:t>
      </w:r>
      <w:r w:rsidR="006E7866">
        <w:t>,</w:t>
      </w:r>
      <w:r>
        <w:t xml:space="preserve"> a </w:t>
      </w:r>
      <w:r w:rsidRPr="007E551E">
        <w:rPr>
          <w:rStyle w:val="codeChar"/>
        </w:rPr>
        <w:t>&lt;queue&gt;</w:t>
      </w:r>
      <w:r>
        <w:t xml:space="preserve"> element</w:t>
      </w:r>
      <w:r w:rsidR="006E7866">
        <w:t xml:space="preserve">, a </w:t>
      </w:r>
      <w:r w:rsidR="006E7866" w:rsidRPr="00F542E2">
        <w:rPr>
          <w:rStyle w:val="codeChar"/>
        </w:rPr>
        <w:t>&lt;certificate&gt;</w:t>
      </w:r>
      <w:r w:rsidR="006E7866">
        <w:t xml:space="preserve"> element</w:t>
      </w:r>
      <w:r w:rsidR="000548DA">
        <w:t xml:space="preserve">, or a </w:t>
      </w:r>
      <w:r w:rsidR="000548DA" w:rsidRPr="00E8414C">
        <w:rPr>
          <w:rStyle w:val="codeChar"/>
        </w:rPr>
        <w:t>&lt;flow-table&gt;</w:t>
      </w:r>
      <w:r w:rsidR="000548DA">
        <w:t xml:space="preserve"> element</w:t>
      </w:r>
      <w:r>
        <w:t xml:space="preserve">. Values of these elements MUST match a value of an </w:t>
      </w:r>
      <w:r w:rsidR="00884102">
        <w:t xml:space="preserve">element </w:t>
      </w:r>
      <w:r w:rsidRPr="00E8414C">
        <w:rPr>
          <w:rStyle w:val="codeChar"/>
        </w:rPr>
        <w:t>&lt;resource-id&gt;</w:t>
      </w:r>
      <w:r>
        <w:t xml:space="preserve"> of a resource of the </w:t>
      </w:r>
      <w:r w:rsidR="00920140">
        <w:t>OpenFlow</w:t>
      </w:r>
      <w:r>
        <w:t xml:space="preserve"> Capable Switch. </w:t>
      </w:r>
    </w:p>
    <w:p w14:paraId="104D96FC" w14:textId="6D314CFF" w:rsidR="00C805D1" w:rsidRDefault="00C805D1" w:rsidP="00C805D1">
      <w:r>
        <w:t xml:space="preserve">Any </w:t>
      </w:r>
      <w:r w:rsidR="006E7866" w:rsidRPr="00E8414C">
        <w:rPr>
          <w:rStyle w:val="codeChar"/>
        </w:rPr>
        <w:t>&lt;port&gt;</w:t>
      </w:r>
      <w:r w:rsidR="00E8414C">
        <w:t>,</w:t>
      </w:r>
      <w:r w:rsidR="00E8414C" w:rsidRPr="00E8414C">
        <w:rPr>
          <w:rStyle w:val="codeChar"/>
        </w:rPr>
        <w:t xml:space="preserve"> &lt;</w:t>
      </w:r>
      <w:r w:rsidR="006E7866" w:rsidRPr="00E8414C">
        <w:rPr>
          <w:rStyle w:val="codeChar"/>
        </w:rPr>
        <w:t>queue&gt;</w:t>
      </w:r>
      <w:r w:rsidR="00A972D9" w:rsidRPr="00E751F5">
        <w:t xml:space="preserve"> or </w:t>
      </w:r>
      <w:r w:rsidR="00A972D9" w:rsidRPr="00E8414C">
        <w:rPr>
          <w:rStyle w:val="codeChar"/>
        </w:rPr>
        <w:t>&lt;flow-table&gt;</w:t>
      </w:r>
      <w:r w:rsidR="006E7866">
        <w:t xml:space="preserve"> </w:t>
      </w:r>
      <w:r>
        <w:t xml:space="preserve">resource identified in the </w:t>
      </w:r>
      <w:r w:rsidRPr="00F542E2">
        <w:rPr>
          <w:rStyle w:val="codeChar"/>
        </w:rPr>
        <w:t>&lt;resources&gt;</w:t>
      </w:r>
      <w:r>
        <w:t xml:space="preserve"> list of an</w:t>
      </w:r>
      <w:r w:rsidR="008C3B6E">
        <w:t xml:space="preserve"> </w:t>
      </w:r>
      <w:r>
        <w:t xml:space="preserve">OpenFlow Logical Switch MUST NOT be identified in the </w:t>
      </w:r>
      <w:r w:rsidRPr="00F542E2">
        <w:rPr>
          <w:rStyle w:val="codeChar"/>
        </w:rPr>
        <w:t>&lt;resources&gt;</w:t>
      </w:r>
      <w:r>
        <w:t xml:space="preserve"> list of any other OpenFlow Logical Switch.</w:t>
      </w:r>
    </w:p>
    <w:p w14:paraId="6A03CA91" w14:textId="1BC7D5E2" w:rsidR="006E7866" w:rsidRDefault="006E7866" w:rsidP="00C805D1">
      <w:r>
        <w:t xml:space="preserve">If there is a </w:t>
      </w:r>
      <w:r w:rsidR="00E159CE" w:rsidRPr="00E751F5">
        <w:rPr>
          <w:rStyle w:val="codeChar"/>
        </w:rPr>
        <w:t>&lt;</w:t>
      </w:r>
      <w:r w:rsidR="00E159CE" w:rsidRPr="00F542E2">
        <w:rPr>
          <w:rStyle w:val="codeChar"/>
        </w:rPr>
        <w:t>certificate&gt;</w:t>
      </w:r>
      <w:r w:rsidR="00E159CE">
        <w:t xml:space="preserve"> element present, the logical switch MUST provide the identified certificate when connecting to a controller that has its element </w:t>
      </w:r>
      <w:r w:rsidR="00E159CE" w:rsidRPr="00F542E2">
        <w:rPr>
          <w:rStyle w:val="codeChar"/>
        </w:rPr>
        <w:t>&lt;protocol&gt;</w:t>
      </w:r>
      <w:r w:rsidR="00E159CE">
        <w:t xml:space="preserve"> set to </w:t>
      </w:r>
      <w:r w:rsidR="00E159CE" w:rsidRPr="00F542E2">
        <w:rPr>
          <w:rStyle w:val="codeChar"/>
        </w:rPr>
        <w:t>TLS</w:t>
      </w:r>
      <w:r w:rsidR="00E159CE">
        <w:t>.</w:t>
      </w:r>
    </w:p>
    <w:p w14:paraId="0BA60583" w14:textId="4ABDFC97" w:rsidR="00C805D1" w:rsidRDefault="00C805D1" w:rsidP="00C805D1">
      <w:r>
        <w:lastRenderedPageBreak/>
        <w:t>The following elements of the OpenFlow Logical Switch can be</w:t>
      </w:r>
      <w:r w:rsidR="006E7866">
        <w:t xml:space="preserve"> </w:t>
      </w:r>
      <w:r>
        <w:t xml:space="preserve">modified by a </w:t>
      </w:r>
      <w:r w:rsidRPr="001A73E6">
        <w:rPr>
          <w:rStyle w:val="codeChar"/>
        </w:rPr>
        <w:t>NETCONF edit-config</w:t>
      </w:r>
      <w:r>
        <w:t xml:space="preserve"> request or retrieved by a </w:t>
      </w:r>
      <w:r w:rsidRPr="00E8414C">
        <w:rPr>
          <w:rStyle w:val="codeChar"/>
        </w:rPr>
        <w:t>NETCONF get-config</w:t>
      </w:r>
      <w:r>
        <w:t xml:space="preserve"> request: </w:t>
      </w:r>
      <w:r w:rsidRPr="00F542E2">
        <w:rPr>
          <w:rStyle w:val="codeChar"/>
        </w:rPr>
        <w:t>&lt;id&gt;, &lt;datapath-id&gt;,</w:t>
      </w:r>
      <w:r w:rsidRPr="00E8414C">
        <w:rPr>
          <w:rStyle w:val="codeChar"/>
        </w:rPr>
        <w:t xml:space="preserve"> </w:t>
      </w:r>
      <w:r w:rsidRPr="00F542E2">
        <w:rPr>
          <w:rStyle w:val="codeChar"/>
        </w:rPr>
        <w:t>&lt;enabled&gt;</w:t>
      </w:r>
      <w:r>
        <w:t xml:space="preserve">. Elements in the </w:t>
      </w:r>
      <w:r w:rsidRPr="00E8414C">
        <w:rPr>
          <w:rStyle w:val="codeChar"/>
        </w:rPr>
        <w:t>&lt;resources&gt;</w:t>
      </w:r>
      <w:r>
        <w:t xml:space="preserve"> list can also be modified and retrieved by those commands.</w:t>
      </w:r>
    </w:p>
    <w:p w14:paraId="7B2E1C66" w14:textId="77777777" w:rsidR="00F86237" w:rsidRPr="009F1B7D" w:rsidRDefault="00F86237" w:rsidP="00D14D27">
      <w:pPr>
        <w:pStyle w:val="Heading3"/>
      </w:pPr>
      <w:bookmarkStart w:id="81" w:name="_Toc315953999"/>
      <w:bookmarkStart w:id="82" w:name="_Toc316542509"/>
      <w:bookmarkStart w:id="83" w:name="_Toc320556695"/>
      <w:r w:rsidRPr="00DB42FD">
        <w:t>YANG Specification</w:t>
      </w:r>
      <w:bookmarkEnd w:id="81"/>
      <w:bookmarkEnd w:id="82"/>
      <w:bookmarkEnd w:id="83"/>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48A5AD8" w14:textId="77777777" w:rsidTr="00F86237">
        <w:tc>
          <w:tcPr>
            <w:tcW w:w="8820" w:type="dxa"/>
            <w:shd w:val="clear" w:color="auto" w:fill="C8FCCD"/>
          </w:tcPr>
          <w:p w14:paraId="33045C88" w14:textId="3AE5CC0E" w:rsidR="00F86237" w:rsidRPr="009F1B7D" w:rsidRDefault="00F86237" w:rsidP="00011096">
            <w:pPr>
              <w:pStyle w:val="XML1"/>
            </w:pPr>
            <w:r w:rsidRPr="009F1B7D">
              <w:t>typedef datapath-id-type {</w:t>
            </w:r>
          </w:p>
          <w:p w14:paraId="495EA167" w14:textId="77777777" w:rsidR="00F86237" w:rsidRPr="009F1B7D" w:rsidRDefault="00F86237" w:rsidP="00011096">
            <w:pPr>
              <w:pStyle w:val="XML2"/>
            </w:pPr>
            <w:r w:rsidRPr="009F1B7D">
              <w:t>type string {</w:t>
            </w:r>
          </w:p>
          <w:p w14:paraId="4E62B7A5" w14:textId="77777777" w:rsidR="00F86237" w:rsidRPr="009F1B7D" w:rsidRDefault="00F86237" w:rsidP="00011096">
            <w:pPr>
              <w:pStyle w:val="XML3"/>
            </w:pPr>
            <w:r w:rsidRPr="009F1B7D">
              <w:t>pattern</w:t>
            </w:r>
          </w:p>
          <w:p w14:paraId="3C2C1CDE" w14:textId="77777777" w:rsidR="00F86237" w:rsidRPr="009F1B7D" w:rsidRDefault="00F86237" w:rsidP="00011096">
            <w:pPr>
              <w:pStyle w:val="XML4"/>
            </w:pPr>
            <w:r w:rsidRPr="009F1B7D">
              <w:t>'[0-9a-fA-F]{2}(:[0-9a-fA-F]{2}){7}';</w:t>
            </w:r>
          </w:p>
          <w:p w14:paraId="035C4805" w14:textId="77777777" w:rsidR="00F86237" w:rsidRPr="009F1B7D" w:rsidRDefault="00F86237" w:rsidP="00011096">
            <w:pPr>
              <w:pStyle w:val="XML2"/>
            </w:pPr>
            <w:r w:rsidRPr="009F1B7D">
              <w:t>}</w:t>
            </w:r>
          </w:p>
          <w:p w14:paraId="0643935B" w14:textId="77777777" w:rsidR="00F86237" w:rsidRPr="009F1B7D" w:rsidRDefault="00F86237" w:rsidP="00011096">
            <w:pPr>
              <w:pStyle w:val="XML2"/>
            </w:pPr>
            <w:proofErr w:type="gramStart"/>
            <w:r w:rsidRPr="009F1B7D">
              <w:t>description</w:t>
            </w:r>
            <w:proofErr w:type="gramEnd"/>
            <w:r w:rsidRPr="009F1B7D">
              <w:t xml:space="preserve"> "The datapath-id type represents an OpenFlow datapath identifier.";</w:t>
            </w:r>
          </w:p>
          <w:p w14:paraId="6978ABA0" w14:textId="77777777" w:rsidR="00F86237" w:rsidRPr="009F1B7D" w:rsidRDefault="00F86237" w:rsidP="00011096">
            <w:pPr>
              <w:pStyle w:val="XML1"/>
            </w:pPr>
            <w:r w:rsidRPr="009F1B7D">
              <w:t>}</w:t>
            </w:r>
          </w:p>
          <w:p w14:paraId="555D0159" w14:textId="77777777" w:rsidR="00F86237" w:rsidRPr="009F1B7D" w:rsidRDefault="00F86237" w:rsidP="00011096">
            <w:pPr>
              <w:pStyle w:val="XML3"/>
            </w:pPr>
          </w:p>
          <w:p w14:paraId="6C09A692" w14:textId="77777777" w:rsidR="00F86237" w:rsidRPr="009F1B7D" w:rsidRDefault="00F86237" w:rsidP="00011096">
            <w:pPr>
              <w:pStyle w:val="XML1"/>
            </w:pPr>
            <w:r w:rsidRPr="009F1B7D">
              <w:t>grouping openflow-logical-switch-grouping {</w:t>
            </w:r>
          </w:p>
          <w:p w14:paraId="494816D1" w14:textId="77777777" w:rsidR="00F86237" w:rsidRPr="009F1B7D" w:rsidRDefault="00F86237" w:rsidP="00011096">
            <w:pPr>
              <w:pStyle w:val="XML2"/>
            </w:pPr>
            <w:proofErr w:type="gramStart"/>
            <w:r w:rsidRPr="009F1B7D">
              <w:t>description</w:t>
            </w:r>
            <w:proofErr w:type="gramEnd"/>
            <w:r w:rsidRPr="009F1B7D">
              <w:t xml:space="preserve"> "This grouping specifies all properties of an OpenFlow Logical Switch.";</w:t>
            </w:r>
          </w:p>
          <w:p w14:paraId="6DA0196E" w14:textId="77777777" w:rsidR="00F86237" w:rsidRPr="009F1B7D" w:rsidRDefault="00F86237" w:rsidP="00011096">
            <w:pPr>
              <w:pStyle w:val="XML2"/>
            </w:pPr>
            <w:r w:rsidRPr="009F1B7D">
              <w:t>leaf id {</w:t>
            </w:r>
          </w:p>
          <w:p w14:paraId="31FC7212" w14:textId="77777777" w:rsidR="00F86237" w:rsidRPr="009F1B7D" w:rsidRDefault="00F86237" w:rsidP="00011096">
            <w:pPr>
              <w:pStyle w:val="XML3"/>
            </w:pPr>
            <w:r w:rsidRPr="009F1B7D">
              <w:t>type inet:uri;</w:t>
            </w:r>
          </w:p>
          <w:p w14:paraId="3CB0DF9A" w14:textId="77777777" w:rsidR="00F86237" w:rsidRPr="009F1B7D" w:rsidRDefault="00F86237" w:rsidP="00011096">
            <w:pPr>
              <w:pStyle w:val="XML3"/>
            </w:pPr>
            <w:r w:rsidRPr="009F1B7D">
              <w:t>mandatory true;</w:t>
            </w:r>
          </w:p>
          <w:p w14:paraId="687EE039" w14:textId="77777777" w:rsidR="00F86237" w:rsidRPr="009F1B7D" w:rsidRDefault="00F86237" w:rsidP="00011096">
            <w:pPr>
              <w:pStyle w:val="XML3"/>
            </w:pPr>
            <w:proofErr w:type="gramStart"/>
            <w:r w:rsidRPr="009F1B7D">
              <w:t>description</w:t>
            </w:r>
            <w:proofErr w:type="gramEnd"/>
            <w:r w:rsidRPr="009F1B7D">
              <w:t xml:space="preserve"> "An unique but locally arbitrary identifier that identifies a Logical Switch within a Capable Switch and is persistent across reboots of the system.";</w:t>
            </w:r>
          </w:p>
          <w:p w14:paraId="666CDD45" w14:textId="77777777" w:rsidR="00F86237" w:rsidRDefault="00F86237" w:rsidP="00011096">
            <w:pPr>
              <w:pStyle w:val="XML2"/>
            </w:pPr>
            <w:r w:rsidRPr="009F1B7D">
              <w:t>}</w:t>
            </w:r>
          </w:p>
          <w:p w14:paraId="01B6B62D" w14:textId="2F2D0C33" w:rsidR="00BC0B19" w:rsidRDefault="00BC0B19" w:rsidP="00011096">
            <w:pPr>
              <w:pStyle w:val="XML2"/>
            </w:pPr>
            <w:r>
              <w:t>container capabilities {</w:t>
            </w:r>
          </w:p>
          <w:p w14:paraId="4473F1EE" w14:textId="264681C1" w:rsidR="0017507E" w:rsidRDefault="0017507E" w:rsidP="001A73E6">
            <w:pPr>
              <w:pStyle w:val="XML3"/>
            </w:pPr>
            <w:proofErr w:type="gramStart"/>
            <w:r w:rsidRPr="009F1B7D">
              <w:t>description</w:t>
            </w:r>
            <w:proofErr w:type="gramEnd"/>
            <w:r w:rsidRPr="009F1B7D">
              <w:t xml:space="preserve"> "This </w:t>
            </w:r>
            <w:r>
              <w:t xml:space="preserve">container </w:t>
            </w:r>
            <w:r w:rsidRPr="009F1B7D">
              <w:t xml:space="preserve">specifies all </w:t>
            </w:r>
            <w:r>
              <w:t>capability items</w:t>
            </w:r>
            <w:r w:rsidRPr="009F1B7D">
              <w:t xml:space="preserve"> o</w:t>
            </w:r>
            <w:r>
              <w:t>f an OpenFlow Logical Switch.";</w:t>
            </w:r>
          </w:p>
          <w:p w14:paraId="6E39CFCD" w14:textId="54EF1514" w:rsidR="00BC0B19" w:rsidRDefault="00BC0B19" w:rsidP="001A73E6">
            <w:pPr>
              <w:pStyle w:val="XML3"/>
            </w:pPr>
            <w:r>
              <w:t>uses openflow-logical-switch-capabilities-grouping;</w:t>
            </w:r>
          </w:p>
          <w:p w14:paraId="1CD2142C" w14:textId="425CA2B8" w:rsidR="00BC0B19" w:rsidRPr="009F1B7D" w:rsidRDefault="00BC0B19" w:rsidP="00011096">
            <w:pPr>
              <w:pStyle w:val="XML2"/>
            </w:pPr>
            <w:r>
              <w:t>}</w:t>
            </w:r>
          </w:p>
          <w:p w14:paraId="797195DA" w14:textId="77777777" w:rsidR="00F86237" w:rsidRPr="009F1B7D" w:rsidRDefault="00F86237" w:rsidP="00011096">
            <w:pPr>
              <w:pStyle w:val="XML2"/>
            </w:pPr>
            <w:r w:rsidRPr="009F1B7D">
              <w:t>leaf datapath-id {</w:t>
            </w:r>
          </w:p>
          <w:p w14:paraId="158EBAB8" w14:textId="77777777" w:rsidR="00F86237" w:rsidRPr="009F1B7D" w:rsidRDefault="00F86237" w:rsidP="00011096">
            <w:pPr>
              <w:pStyle w:val="XML3"/>
            </w:pPr>
            <w:r w:rsidRPr="009F1B7D">
              <w:t>type datapath-id-type;</w:t>
            </w:r>
          </w:p>
          <w:p w14:paraId="1F9DD553" w14:textId="77777777" w:rsidR="00F86237" w:rsidRPr="009F1B7D" w:rsidRDefault="00F86237" w:rsidP="00011096">
            <w:pPr>
              <w:pStyle w:val="XML3"/>
            </w:pPr>
            <w:r w:rsidRPr="009F1B7D">
              <w:t>mandatory true;</w:t>
            </w:r>
          </w:p>
          <w:p w14:paraId="050D98A3" w14:textId="77777777" w:rsidR="00F86237" w:rsidRPr="009F1B7D" w:rsidRDefault="00F86237" w:rsidP="00011096">
            <w:pPr>
              <w:pStyle w:val="XML3"/>
            </w:pPr>
            <w:proofErr w:type="gramStart"/>
            <w:r w:rsidRPr="009F1B7D">
              <w:t>description</w:t>
            </w:r>
            <w:proofErr w:type="gramEnd"/>
            <w:r w:rsidRPr="009F1B7D">
              <w:t xml:space="preserve"> "The datapath identifier of the Logical Switch that uniquely identifies this Logical Switch in the controller.";</w:t>
            </w:r>
          </w:p>
          <w:p w14:paraId="75A563A1" w14:textId="77777777" w:rsidR="00F86237" w:rsidRPr="009F1B7D" w:rsidRDefault="00F86237" w:rsidP="00011096">
            <w:pPr>
              <w:pStyle w:val="XML2"/>
            </w:pPr>
            <w:r w:rsidRPr="009F1B7D">
              <w:t>}</w:t>
            </w:r>
          </w:p>
          <w:p w14:paraId="64EBFD17" w14:textId="77777777" w:rsidR="00F86237" w:rsidRPr="009F1B7D" w:rsidRDefault="00F86237" w:rsidP="00011096">
            <w:pPr>
              <w:pStyle w:val="XML3"/>
            </w:pPr>
            <w:r w:rsidRPr="009F1B7D">
              <w:t>leaf enabled {</w:t>
            </w:r>
          </w:p>
          <w:p w14:paraId="4C5940E2" w14:textId="77777777" w:rsidR="00F86237" w:rsidRPr="009F1B7D" w:rsidRDefault="00F86237" w:rsidP="00011096">
            <w:pPr>
              <w:pStyle w:val="XML3"/>
            </w:pPr>
            <w:r w:rsidRPr="009F1B7D">
              <w:t>type boolean;</w:t>
            </w:r>
          </w:p>
          <w:p w14:paraId="171AFCAA" w14:textId="77777777" w:rsidR="00F86237" w:rsidRPr="009F1B7D" w:rsidRDefault="00F86237" w:rsidP="00011096">
            <w:pPr>
              <w:pStyle w:val="XML3"/>
            </w:pPr>
            <w:r w:rsidRPr="009F1B7D">
              <w:t>mandatory true;</w:t>
            </w:r>
          </w:p>
          <w:p w14:paraId="015BC214" w14:textId="77777777" w:rsidR="00F86237" w:rsidRPr="009F1B7D" w:rsidRDefault="00F86237" w:rsidP="00011096">
            <w:pPr>
              <w:pStyle w:val="XML3"/>
            </w:pPr>
            <w:proofErr w:type="gramStart"/>
            <w:r w:rsidRPr="009F1B7D">
              <w:t>description</w:t>
            </w:r>
            <w:proofErr w:type="gramEnd"/>
            <w:r w:rsidRPr="009F1B7D">
              <w:t xml:space="preserve"> "Specifies if the Logical Switch is enabled.";</w:t>
            </w:r>
          </w:p>
          <w:p w14:paraId="38313536" w14:textId="77777777" w:rsidR="00F86237" w:rsidRPr="009F1B7D" w:rsidRDefault="00F86237" w:rsidP="00011096">
            <w:pPr>
              <w:pStyle w:val="XML2"/>
            </w:pPr>
            <w:r w:rsidRPr="009F1B7D">
              <w:t>}</w:t>
            </w:r>
          </w:p>
          <w:p w14:paraId="52D31815" w14:textId="77777777" w:rsidR="00F86237" w:rsidRPr="009F1B7D" w:rsidRDefault="00F86237" w:rsidP="00011096">
            <w:pPr>
              <w:pStyle w:val="XML2"/>
            </w:pPr>
            <w:r w:rsidRPr="009F1B7D">
              <w:t>container controllers {</w:t>
            </w:r>
          </w:p>
          <w:p w14:paraId="074FBD2B" w14:textId="77777777" w:rsidR="00F86237" w:rsidRPr="009F1B7D" w:rsidRDefault="00F86237" w:rsidP="00011096">
            <w:pPr>
              <w:pStyle w:val="XML3"/>
            </w:pPr>
            <w:proofErr w:type="gramStart"/>
            <w:r w:rsidRPr="009F1B7D">
              <w:t>description</w:t>
            </w:r>
            <w:proofErr w:type="gramEnd"/>
            <w:r w:rsidRPr="009F1B7D">
              <w:t xml:space="preserve"> "The list of controllers for this Logical switch.";</w:t>
            </w:r>
          </w:p>
          <w:p w14:paraId="1918BE71" w14:textId="77777777" w:rsidR="00F86237" w:rsidRPr="009F1B7D" w:rsidRDefault="00F86237" w:rsidP="00011096">
            <w:pPr>
              <w:pStyle w:val="XML3"/>
            </w:pPr>
            <w:r w:rsidRPr="009F1B7D">
              <w:t>list controller {</w:t>
            </w:r>
          </w:p>
          <w:p w14:paraId="654EA1C8" w14:textId="77777777" w:rsidR="00F86237" w:rsidRPr="009F1B7D" w:rsidRDefault="00F86237" w:rsidP="00011096">
            <w:pPr>
              <w:pStyle w:val="XML4"/>
            </w:pPr>
            <w:r w:rsidRPr="009F1B7D">
              <w:t>key "id";</w:t>
            </w:r>
          </w:p>
          <w:p w14:paraId="14A1605B" w14:textId="77777777" w:rsidR="00F86237" w:rsidRPr="009F1B7D" w:rsidRDefault="00F86237" w:rsidP="00011096">
            <w:pPr>
              <w:pStyle w:val="XML4"/>
            </w:pPr>
            <w:r w:rsidRPr="009F1B7D">
              <w:t>unique "id";</w:t>
            </w:r>
          </w:p>
          <w:p w14:paraId="0DFA4FB7" w14:textId="77777777" w:rsidR="00F86237" w:rsidRPr="009F1B7D" w:rsidRDefault="00F86237" w:rsidP="00011096">
            <w:pPr>
              <w:pStyle w:val="XML4"/>
            </w:pPr>
            <w:proofErr w:type="gramStart"/>
            <w:r w:rsidRPr="009F1B7D">
              <w:t>description</w:t>
            </w:r>
            <w:proofErr w:type="gramEnd"/>
            <w:r w:rsidRPr="009F1B7D">
              <w:t xml:space="preserve"> "The list of controllers that are assigned to the OpenFlow Logical Switch.";</w:t>
            </w:r>
          </w:p>
          <w:p w14:paraId="56D0CBFD" w14:textId="77777777" w:rsidR="00F86237" w:rsidRPr="009F1B7D" w:rsidRDefault="00F86237" w:rsidP="00011096">
            <w:pPr>
              <w:pStyle w:val="XML4"/>
            </w:pPr>
            <w:r w:rsidRPr="009F1B7D">
              <w:t>uses openflow-controller-grouping;</w:t>
            </w:r>
          </w:p>
          <w:p w14:paraId="232E7EB5" w14:textId="77777777" w:rsidR="00F86237" w:rsidRPr="009F1B7D" w:rsidRDefault="00F86237" w:rsidP="00011096">
            <w:pPr>
              <w:pStyle w:val="XML3"/>
            </w:pPr>
            <w:r w:rsidRPr="009F1B7D">
              <w:t>}</w:t>
            </w:r>
          </w:p>
          <w:p w14:paraId="49BF9868" w14:textId="77777777" w:rsidR="00F86237" w:rsidRPr="009F1B7D" w:rsidRDefault="00F86237" w:rsidP="00011096">
            <w:pPr>
              <w:pStyle w:val="XML2"/>
            </w:pPr>
            <w:r w:rsidRPr="009F1B7D">
              <w:t>}</w:t>
            </w:r>
          </w:p>
          <w:p w14:paraId="56469F87" w14:textId="77777777" w:rsidR="00F86237" w:rsidRPr="009F1B7D" w:rsidRDefault="00F86237" w:rsidP="00011096">
            <w:pPr>
              <w:pStyle w:val="XML2"/>
            </w:pPr>
            <w:r w:rsidRPr="009F1B7D">
              <w:t>container resources {</w:t>
            </w:r>
          </w:p>
          <w:p w14:paraId="6E62DE66" w14:textId="77777777" w:rsidR="00F86237" w:rsidRPr="009F1B7D" w:rsidRDefault="00F86237" w:rsidP="00011096">
            <w:pPr>
              <w:pStyle w:val="XML3"/>
            </w:pPr>
            <w:r w:rsidRPr="009F1B7D">
              <w:t>description "The following lists reference to all resources of the OpenFlow Capable Switch that the OpenFlow Logical Switch has exclusive access to.";</w:t>
            </w:r>
          </w:p>
          <w:p w14:paraId="61FADF85" w14:textId="77777777" w:rsidR="00F86237" w:rsidRPr="009F1B7D" w:rsidRDefault="00F86237" w:rsidP="00011096">
            <w:pPr>
              <w:pStyle w:val="XML3"/>
            </w:pPr>
            <w:r w:rsidRPr="009F1B7D">
              <w:t>leaf-list port {</w:t>
            </w:r>
          </w:p>
          <w:p w14:paraId="705DE3E1" w14:textId="77777777" w:rsidR="00F86237" w:rsidRPr="009F1B7D" w:rsidRDefault="00F86237" w:rsidP="00011096">
            <w:pPr>
              <w:pStyle w:val="XML4"/>
            </w:pPr>
            <w:r w:rsidRPr="009F1B7D">
              <w:lastRenderedPageBreak/>
              <w:t>type leafref {</w:t>
            </w:r>
          </w:p>
          <w:p w14:paraId="5CFC2486" w14:textId="77777777" w:rsidR="00F86237" w:rsidRPr="009F1B7D" w:rsidRDefault="00F86237" w:rsidP="00011096">
            <w:pPr>
              <w:pStyle w:val="XML5"/>
            </w:pPr>
            <w:r w:rsidRPr="009F1B7D">
              <w:t>path "/capable-switch/resources/port/resource-id";</w:t>
            </w:r>
          </w:p>
          <w:p w14:paraId="50121733" w14:textId="77777777" w:rsidR="00F86237" w:rsidRPr="009F1B7D" w:rsidRDefault="00F86237" w:rsidP="00011096">
            <w:pPr>
              <w:pStyle w:val="XML4"/>
            </w:pPr>
            <w:r w:rsidRPr="009F1B7D">
              <w:t>}</w:t>
            </w:r>
          </w:p>
          <w:p w14:paraId="6110D64B" w14:textId="77777777" w:rsidR="00F86237" w:rsidRPr="009F1B7D" w:rsidRDefault="00F86237" w:rsidP="00011096">
            <w:pPr>
              <w:pStyle w:val="XML4"/>
            </w:pPr>
            <w:r w:rsidRPr="009F1B7D">
              <w:t>description "The list references to all port resources of the OpenFlow Capable Switch that the OpenFlow Logical Switch has exclusive access to.";</w:t>
            </w:r>
          </w:p>
          <w:p w14:paraId="5DF9E21F" w14:textId="77777777" w:rsidR="00F86237" w:rsidRPr="009F1B7D" w:rsidRDefault="00F86237" w:rsidP="00011096">
            <w:pPr>
              <w:pStyle w:val="XML3"/>
            </w:pPr>
            <w:r w:rsidRPr="009F1B7D">
              <w:t>}</w:t>
            </w:r>
          </w:p>
          <w:p w14:paraId="5664A829" w14:textId="77777777" w:rsidR="00F86237" w:rsidRPr="009F1B7D" w:rsidRDefault="00F86237" w:rsidP="00011096">
            <w:pPr>
              <w:pStyle w:val="XML3"/>
            </w:pPr>
            <w:r w:rsidRPr="009F1B7D">
              <w:t>leaf-list queue {</w:t>
            </w:r>
          </w:p>
          <w:p w14:paraId="6E94121F" w14:textId="77777777" w:rsidR="00F86237" w:rsidRPr="009F1B7D" w:rsidRDefault="00F86237" w:rsidP="00011096">
            <w:pPr>
              <w:pStyle w:val="XML4"/>
            </w:pPr>
            <w:r w:rsidRPr="009F1B7D">
              <w:t>type leafref {</w:t>
            </w:r>
          </w:p>
          <w:p w14:paraId="41881850" w14:textId="77777777" w:rsidR="00F86237" w:rsidRPr="009F1B7D" w:rsidRDefault="00F86237" w:rsidP="00011096">
            <w:pPr>
              <w:pStyle w:val="XML5"/>
            </w:pPr>
            <w:r w:rsidRPr="009F1B7D">
              <w:t>path "/capable-switch/resources/queue/resource-id";</w:t>
            </w:r>
          </w:p>
          <w:p w14:paraId="1D198204" w14:textId="77777777" w:rsidR="00F86237" w:rsidRPr="009F1B7D" w:rsidRDefault="00F86237" w:rsidP="00011096">
            <w:pPr>
              <w:pStyle w:val="XML4"/>
            </w:pPr>
            <w:r w:rsidRPr="009F1B7D">
              <w:t>}</w:t>
            </w:r>
          </w:p>
          <w:p w14:paraId="769D9BD5" w14:textId="77777777" w:rsidR="00F86237" w:rsidRPr="009F1B7D" w:rsidRDefault="00F86237" w:rsidP="00011096">
            <w:pPr>
              <w:pStyle w:val="XML4"/>
            </w:pPr>
            <w:r w:rsidRPr="009F1B7D">
              <w:t>description "The list references to all queue resources of the OpenFlow Capable Switch that the OpenFlow Logical Switch has exclusive access to.";</w:t>
            </w:r>
          </w:p>
          <w:p w14:paraId="1770260E" w14:textId="77777777" w:rsidR="00F86237" w:rsidRDefault="00F86237" w:rsidP="00011096">
            <w:pPr>
              <w:pStyle w:val="XML3"/>
            </w:pPr>
            <w:r w:rsidRPr="009F1B7D">
              <w:t>}</w:t>
            </w:r>
          </w:p>
          <w:p w14:paraId="3472EDE8" w14:textId="1BC51003" w:rsidR="00D65422" w:rsidRDefault="00D65422" w:rsidP="00D65422">
            <w:pPr>
              <w:pStyle w:val="XML3"/>
            </w:pPr>
            <w:r>
              <w:t>leaf certificate {</w:t>
            </w:r>
          </w:p>
          <w:p w14:paraId="381DB818" w14:textId="0D19EEAD" w:rsidR="00D65422" w:rsidRDefault="00D65422" w:rsidP="004165BB">
            <w:pPr>
              <w:pStyle w:val="XML4"/>
            </w:pPr>
            <w:r>
              <w:t>type leafref {</w:t>
            </w:r>
          </w:p>
          <w:p w14:paraId="672C5040" w14:textId="712621A7" w:rsidR="00D65422" w:rsidRDefault="00D65422" w:rsidP="004165BB">
            <w:pPr>
              <w:pStyle w:val="XML5"/>
            </w:pPr>
            <w:r>
              <w:t>path "/capable-switch/resources/owned-certificate/resource-id";</w:t>
            </w:r>
          </w:p>
          <w:p w14:paraId="2A0F97CB" w14:textId="157C327D" w:rsidR="00D65422" w:rsidRDefault="00D65422" w:rsidP="004165BB">
            <w:pPr>
              <w:pStyle w:val="XML4"/>
            </w:pPr>
            <w:r>
              <w:t>}</w:t>
            </w:r>
          </w:p>
          <w:p w14:paraId="333F19D8" w14:textId="58A9ACE4" w:rsidR="00D65422" w:rsidRDefault="00D65422" w:rsidP="004165BB">
            <w:pPr>
              <w:pStyle w:val="XML4"/>
            </w:pPr>
            <w:r>
              <w:t xml:space="preserve">description "The reference to the owned certificate in </w:t>
            </w:r>
          </w:p>
          <w:p w14:paraId="16CF37CE" w14:textId="005A8B9C" w:rsidR="00D65422" w:rsidRDefault="00D65422" w:rsidP="004165BB">
            <w:pPr>
              <w:pStyle w:val="XML5"/>
            </w:pPr>
            <w:r>
              <w:t>the OpenFlow Capable Switch that the OpenFlow Logical</w:t>
            </w:r>
          </w:p>
          <w:p w14:paraId="269CA67D" w14:textId="2CAA9EEA" w:rsidR="00D65422" w:rsidRDefault="00D65422" w:rsidP="004165BB">
            <w:pPr>
              <w:pStyle w:val="XML5"/>
            </w:pPr>
            <w:r>
              <w:t>Switch used to identify itself.</w:t>
            </w:r>
            <w:proofErr w:type="gramStart"/>
            <w:r>
              <w:t>";</w:t>
            </w:r>
            <w:proofErr w:type="gramEnd"/>
          </w:p>
          <w:p w14:paraId="7EEE22ED" w14:textId="77777777" w:rsidR="00D65422" w:rsidRDefault="00D65422" w:rsidP="00D65422">
            <w:pPr>
              <w:pStyle w:val="XML3"/>
            </w:pPr>
            <w:r>
              <w:t>}</w:t>
            </w:r>
          </w:p>
          <w:p w14:paraId="34FC769E" w14:textId="10BEE259" w:rsidR="00A972D9" w:rsidRPr="009F1B7D" w:rsidRDefault="00A972D9" w:rsidP="00D65422">
            <w:pPr>
              <w:pStyle w:val="XML3"/>
            </w:pPr>
            <w:r>
              <w:t>leaf-list flow-table</w:t>
            </w:r>
            <w:r w:rsidRPr="009F1B7D">
              <w:t xml:space="preserve"> {</w:t>
            </w:r>
          </w:p>
          <w:p w14:paraId="545F6490" w14:textId="77777777" w:rsidR="00A972D9" w:rsidRPr="009F1B7D" w:rsidRDefault="00A972D9" w:rsidP="00A972D9">
            <w:pPr>
              <w:pStyle w:val="XML4"/>
            </w:pPr>
            <w:r w:rsidRPr="009F1B7D">
              <w:t>type leafref {</w:t>
            </w:r>
          </w:p>
          <w:p w14:paraId="6AA1C7FE" w14:textId="720CD952" w:rsidR="00A972D9" w:rsidRPr="009F1B7D" w:rsidRDefault="00A972D9" w:rsidP="00A972D9">
            <w:pPr>
              <w:pStyle w:val="XML5"/>
            </w:pPr>
            <w:r w:rsidRPr="009F1B7D">
              <w:t xml:space="preserve">path </w:t>
            </w:r>
            <w:r>
              <w:t>"/capable-switch/resources/flow-table</w:t>
            </w:r>
            <w:r w:rsidRPr="009F1B7D">
              <w:t>/resource-id";</w:t>
            </w:r>
          </w:p>
          <w:p w14:paraId="5B8259C0" w14:textId="77777777" w:rsidR="00A972D9" w:rsidRPr="009F1B7D" w:rsidRDefault="00A972D9" w:rsidP="00A972D9">
            <w:pPr>
              <w:pStyle w:val="XML4"/>
            </w:pPr>
            <w:r w:rsidRPr="009F1B7D">
              <w:t>}</w:t>
            </w:r>
          </w:p>
          <w:p w14:paraId="32BA0BF8" w14:textId="5D60C1B9" w:rsidR="00A972D9" w:rsidRPr="009F1B7D" w:rsidRDefault="00A972D9" w:rsidP="00A972D9">
            <w:pPr>
              <w:pStyle w:val="XML4"/>
            </w:pPr>
            <w:r w:rsidRPr="009F1B7D">
              <w:t>description "</w:t>
            </w:r>
            <w:r>
              <w:t>The list references to all flow table</w:t>
            </w:r>
            <w:r w:rsidRPr="009F1B7D">
              <w:t xml:space="preserve"> resources of the OpenFlow Capable Switch that the OpenFlow Logical Switch has exclusive access to.";</w:t>
            </w:r>
          </w:p>
          <w:p w14:paraId="2669EE2E" w14:textId="77777777" w:rsidR="00A972D9" w:rsidRPr="009F1B7D" w:rsidRDefault="00A972D9" w:rsidP="00A972D9">
            <w:pPr>
              <w:pStyle w:val="XML3"/>
            </w:pPr>
            <w:r w:rsidRPr="009F1B7D">
              <w:t>}</w:t>
            </w:r>
          </w:p>
          <w:p w14:paraId="44709B50" w14:textId="77777777" w:rsidR="00F86237" w:rsidRPr="009F1B7D" w:rsidRDefault="00F86237" w:rsidP="00011096">
            <w:pPr>
              <w:pStyle w:val="XML2"/>
            </w:pPr>
            <w:r w:rsidRPr="009F1B7D">
              <w:t>}</w:t>
            </w:r>
          </w:p>
          <w:p w14:paraId="2F0316B1" w14:textId="77777777" w:rsidR="00F86237" w:rsidRPr="009F1B7D" w:rsidRDefault="00F86237" w:rsidP="00011096">
            <w:pPr>
              <w:pStyle w:val="XML1"/>
            </w:pPr>
            <w:r w:rsidRPr="009F1B7D">
              <w:t>}</w:t>
            </w:r>
          </w:p>
        </w:tc>
      </w:tr>
    </w:tbl>
    <w:p w14:paraId="4F99CBD6" w14:textId="77777777" w:rsidR="00D8113B" w:rsidRDefault="00D8113B" w:rsidP="00D8113B">
      <w:pPr>
        <w:pStyle w:val="Heading2"/>
      </w:pPr>
      <w:bookmarkStart w:id="84" w:name="_Ref320556201"/>
      <w:bookmarkStart w:id="85" w:name="_Toc320556696"/>
      <w:r>
        <w:lastRenderedPageBreak/>
        <w:t xml:space="preserve">Logical </w:t>
      </w:r>
      <w:r w:rsidRPr="0082590C">
        <w:t>Switch</w:t>
      </w:r>
      <w:r>
        <w:t xml:space="preserve"> Capabilities</w:t>
      </w:r>
      <w:bookmarkEnd w:id="84"/>
      <w:bookmarkEnd w:id="85"/>
    </w:p>
    <w:p w14:paraId="5A2DC302" w14:textId="77777777" w:rsidR="00D8113B" w:rsidRDefault="00D8113B" w:rsidP="00D8113B">
      <w:pPr>
        <w:pStyle w:val="Heading3"/>
      </w:pPr>
      <w:bookmarkStart w:id="86" w:name="_Toc320556697"/>
      <w:r>
        <w:t>UML Diagram</w:t>
      </w:r>
      <w:bookmarkEnd w:id="86"/>
    </w:p>
    <w:p w14:paraId="6376345E" w14:textId="28853628" w:rsidR="00AF1D6D" w:rsidRDefault="00AF1D6D" w:rsidP="00AF1D6D">
      <w:pPr>
        <w:jc w:val="center"/>
      </w:pPr>
      <w:r>
        <w:object w:dxaOrig="6040" w:dyaOrig="6895" w14:anchorId="71B78564">
          <v:shape id="_x0000_i1030" type="#_x0000_t75" style="width:298.7pt;height:346.45pt" o:ole="">
            <v:imagedata r:id="rId22" o:title=""/>
          </v:shape>
          <o:OLEObject Type="Embed" ProgID="Visio.Drawing.11" ShapeID="_x0000_i1030" DrawAspect="Content" ObjectID="_1402310012" r:id="rId23"/>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D8113B">
      <w:pPr>
        <w:pStyle w:val="Heading3"/>
      </w:pPr>
      <w:bookmarkStart w:id="87" w:name="_Toc320556698"/>
      <w:r>
        <w:t>XML Schema</w:t>
      </w:r>
      <w:bookmarkEnd w:id="87"/>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5370D03" w14:textId="77777777" w:rsidTr="00173F8A">
        <w:tc>
          <w:tcPr>
            <w:tcW w:w="8820" w:type="dxa"/>
            <w:shd w:val="clear" w:color="auto" w:fill="C8FCCD"/>
          </w:tcPr>
          <w:p w14:paraId="76755537" w14:textId="020123C3" w:rsidR="00D8113B" w:rsidRPr="00D8113B" w:rsidRDefault="00D8113B" w:rsidP="00D8113B">
            <w:pPr>
              <w:pStyle w:val="XML1"/>
            </w:pPr>
            <w:r>
              <w:t>&lt;xs:</w:t>
            </w:r>
            <w:r w:rsidRPr="00D8113B">
              <w:t>complexType name="OFLogicalSwitchCapabilitiesType"&gt;</w:t>
            </w:r>
          </w:p>
          <w:p w14:paraId="0E531A9E" w14:textId="00C58F2A" w:rsidR="00D8113B" w:rsidRDefault="00D8113B" w:rsidP="00781A6A">
            <w:pPr>
              <w:pStyle w:val="XML2"/>
            </w:pPr>
            <w:r w:rsidRPr="00D8113B">
              <w:t>&lt;xs</w:t>
            </w:r>
            <w:r>
              <w:t>:sequence&gt;</w:t>
            </w:r>
          </w:p>
          <w:p w14:paraId="2530C7C9" w14:textId="65A69BF8" w:rsidR="00D8113B" w:rsidRDefault="00D8113B" w:rsidP="00781A6A">
            <w:pPr>
              <w:pStyle w:val="XML3"/>
            </w:pPr>
            <w:r>
              <w:t>&lt;xs:element name="max-buffered-packets" type="xs:integer"&gt;</w:t>
            </w:r>
          </w:p>
          <w:p w14:paraId="5B6D4030" w14:textId="43BA6524" w:rsidR="00D8113B" w:rsidRDefault="00D8113B" w:rsidP="00781A6A">
            <w:pPr>
              <w:pStyle w:val="XML4"/>
            </w:pPr>
            <w:r>
              <w:t>&lt;xs:annotation&gt;</w:t>
            </w:r>
          </w:p>
          <w:p w14:paraId="1B61FBF8" w14:textId="6634C032" w:rsidR="00D8113B" w:rsidRDefault="00D8113B" w:rsidP="00781A6A">
            <w:pPr>
              <w:pStyle w:val="XML5"/>
            </w:pPr>
            <w:r>
              <w:t>&lt;xs</w:t>
            </w:r>
            <w:proofErr w:type="gramStart"/>
            <w:r>
              <w:t>:documentation</w:t>
            </w:r>
            <w:proofErr w:type="gramEnd"/>
            <w:r>
              <w:t>&gt;The maximum number of packets the switch can buffer when sending packets to the controller using packet-in messages. See OpenFlow protocol 1.2 section A.3.1</w:t>
            </w:r>
          </w:p>
          <w:p w14:paraId="190C14F7" w14:textId="1534D55B" w:rsidR="00D8113B" w:rsidRDefault="00D8113B" w:rsidP="00781A6A">
            <w:pPr>
              <w:pStyle w:val="XML5"/>
            </w:pPr>
            <w:r>
              <w:t>&lt;/xs:documentation&gt;</w:t>
            </w:r>
          </w:p>
          <w:p w14:paraId="7F8D0039" w14:textId="26E9C925" w:rsidR="00D8113B" w:rsidRDefault="00D8113B" w:rsidP="00781A6A">
            <w:pPr>
              <w:pStyle w:val="XML4"/>
            </w:pPr>
            <w:r>
              <w:t>&lt;/xs:annotation&gt;</w:t>
            </w:r>
          </w:p>
          <w:p w14:paraId="5F4E8942" w14:textId="71D6560C" w:rsidR="00D8113B" w:rsidRDefault="00D8113B" w:rsidP="00B16420">
            <w:pPr>
              <w:pStyle w:val="XML3"/>
            </w:pPr>
            <w:r>
              <w:t>&lt;/xs:element&gt;</w:t>
            </w:r>
          </w:p>
          <w:p w14:paraId="62F4A13C" w14:textId="6F72C176" w:rsidR="00D8113B" w:rsidRDefault="00D8113B" w:rsidP="00B16420">
            <w:pPr>
              <w:pStyle w:val="XML3"/>
            </w:pPr>
            <w:r>
              <w:t>&lt;xs:element name="max-tables" type="xs:integer"&gt;</w:t>
            </w:r>
          </w:p>
          <w:p w14:paraId="5DDA6917" w14:textId="03546247" w:rsidR="00D8113B" w:rsidRDefault="00D8113B" w:rsidP="00B16420">
            <w:pPr>
              <w:pStyle w:val="XML4"/>
            </w:pPr>
            <w:r>
              <w:t>&lt;xs:annotation&gt;</w:t>
            </w:r>
          </w:p>
          <w:p w14:paraId="24714402" w14:textId="1F5F538B" w:rsidR="00D8113B" w:rsidRDefault="00D8113B" w:rsidP="00B16420">
            <w:pPr>
              <w:pStyle w:val="XML5"/>
            </w:pPr>
            <w:r>
              <w:t>&lt;xs</w:t>
            </w:r>
            <w:proofErr w:type="gramStart"/>
            <w:r>
              <w:t>:documentation</w:t>
            </w:r>
            <w:proofErr w:type="gramEnd"/>
            <w:r>
              <w:t>&gt; The number of flow tables supported by the switch. See OpenFlow protocol 1.2 section A.3.1</w:t>
            </w:r>
            <w:r>
              <w:tab/>
            </w:r>
            <w:r>
              <w:tab/>
            </w:r>
          </w:p>
          <w:p w14:paraId="284AC224" w14:textId="73BBFB31" w:rsidR="00D8113B" w:rsidRDefault="00D8113B" w:rsidP="00B16420">
            <w:pPr>
              <w:pStyle w:val="XML5"/>
            </w:pPr>
            <w:r>
              <w:t>&lt;/xs:documentation&gt;</w:t>
            </w:r>
          </w:p>
          <w:p w14:paraId="5706A882" w14:textId="0DA08C7A" w:rsidR="00D8113B" w:rsidRDefault="00D8113B" w:rsidP="00B16420">
            <w:pPr>
              <w:pStyle w:val="XML4"/>
            </w:pPr>
            <w:r>
              <w:t>&lt;/xs:annotation&gt;</w:t>
            </w:r>
          </w:p>
          <w:p w14:paraId="357B5D5E" w14:textId="465E856C" w:rsidR="00D8113B" w:rsidRDefault="00D8113B" w:rsidP="00B16420">
            <w:pPr>
              <w:pStyle w:val="XML3"/>
            </w:pPr>
            <w:r>
              <w:lastRenderedPageBreak/>
              <w:t>&lt;/xs:element&gt;</w:t>
            </w:r>
          </w:p>
          <w:p w14:paraId="58B9A654" w14:textId="33315774" w:rsidR="00D8113B" w:rsidRDefault="00D8113B" w:rsidP="00B16420">
            <w:pPr>
              <w:pStyle w:val="XML3"/>
            </w:pPr>
            <w:r>
              <w:t>&lt;xs:element name="max-ports" type="xs:integer"&gt;</w:t>
            </w:r>
          </w:p>
          <w:p w14:paraId="652ED3C8" w14:textId="06F4C11B" w:rsidR="00D8113B" w:rsidRDefault="00D8113B" w:rsidP="00B16420">
            <w:pPr>
              <w:pStyle w:val="XML4"/>
            </w:pPr>
            <w:r>
              <w:t>&lt;xs:annotation&gt;</w:t>
            </w:r>
          </w:p>
          <w:p w14:paraId="49A07E0D" w14:textId="20471774" w:rsidR="00D8113B" w:rsidRDefault="00D8113B" w:rsidP="00B16420">
            <w:pPr>
              <w:pStyle w:val="XML5"/>
            </w:pPr>
            <w:r>
              <w:t>&lt;xs</w:t>
            </w:r>
            <w:proofErr w:type="gramStart"/>
            <w:r>
              <w:t>:documentation</w:t>
            </w:r>
            <w:proofErr w:type="gramEnd"/>
            <w:r>
              <w:t>&gt; The number of ports supported by the switch. See OpenFlow protocol 1.2 section A.3.1</w:t>
            </w:r>
            <w:r>
              <w:tab/>
            </w:r>
            <w:r>
              <w:tab/>
            </w:r>
          </w:p>
          <w:p w14:paraId="2D10A55F" w14:textId="625B70EA" w:rsidR="00D8113B" w:rsidRDefault="00D8113B" w:rsidP="00B16420">
            <w:pPr>
              <w:pStyle w:val="XML5"/>
            </w:pPr>
            <w:r>
              <w:t>&lt;/xs:documentation&gt;</w:t>
            </w:r>
          </w:p>
          <w:p w14:paraId="72A4EF85" w14:textId="6907AE8D" w:rsidR="00D8113B" w:rsidRDefault="00D8113B" w:rsidP="00B16420">
            <w:pPr>
              <w:pStyle w:val="XML4"/>
            </w:pPr>
            <w:r>
              <w:t>&lt;/xs:annotation&gt;</w:t>
            </w:r>
          </w:p>
          <w:p w14:paraId="3C85C27E" w14:textId="66C0467D" w:rsidR="00D8113B" w:rsidRDefault="00D8113B" w:rsidP="00B16420">
            <w:pPr>
              <w:pStyle w:val="XML3"/>
            </w:pPr>
            <w:r>
              <w:t>&lt;/xs:element&gt;</w:t>
            </w:r>
          </w:p>
          <w:p w14:paraId="72833B4E" w14:textId="795D1F7E" w:rsidR="00D8113B" w:rsidRDefault="00D8113B" w:rsidP="00B16420">
            <w:pPr>
              <w:pStyle w:val="XML3"/>
            </w:pPr>
            <w:r>
              <w:t>&lt;xs:element name="flow-statistics" type="xs:boolean"&gt;</w:t>
            </w:r>
          </w:p>
          <w:p w14:paraId="2F870FE1" w14:textId="048E2F2C" w:rsidR="00D8113B" w:rsidRDefault="00D8113B" w:rsidP="00B16420">
            <w:pPr>
              <w:pStyle w:val="XML4"/>
            </w:pPr>
            <w:r>
              <w:t>&lt;xs:annotation&gt;</w:t>
            </w:r>
          </w:p>
          <w:p w14:paraId="1BB47ED2" w14:textId="08B205A9" w:rsidR="00D8113B" w:rsidRDefault="00D8113B" w:rsidP="00B16420">
            <w:pPr>
              <w:pStyle w:val="XML5"/>
            </w:pPr>
            <w:r>
              <w:t>&lt;xs</w:t>
            </w:r>
            <w:proofErr w:type="gramStart"/>
            <w:r>
              <w:t>:documentation</w:t>
            </w:r>
            <w:proofErr w:type="gramEnd"/>
            <w:r>
              <w:t>&gt; Whether the switch supports flow statistics. See OpenFlow protocol 1.2 section A.3.1</w:t>
            </w:r>
            <w:r>
              <w:tab/>
            </w:r>
            <w:r>
              <w:tab/>
            </w:r>
          </w:p>
          <w:p w14:paraId="767202D8" w14:textId="308FDE9D" w:rsidR="00D8113B" w:rsidRDefault="00D8113B" w:rsidP="00B16420">
            <w:pPr>
              <w:pStyle w:val="XML5"/>
            </w:pPr>
            <w:r>
              <w:t>&lt;/xs:documentation&gt;</w:t>
            </w:r>
          </w:p>
          <w:p w14:paraId="0EE42064" w14:textId="1A5C0C0C" w:rsidR="00D8113B" w:rsidRDefault="00D8113B" w:rsidP="00B16420">
            <w:pPr>
              <w:pStyle w:val="XML4"/>
            </w:pPr>
            <w:r>
              <w:t>&lt;/xs:annotation&gt;</w:t>
            </w:r>
          </w:p>
          <w:p w14:paraId="60BB62FC" w14:textId="78C613B4" w:rsidR="00D8113B" w:rsidRDefault="00D8113B" w:rsidP="00B16420">
            <w:pPr>
              <w:pStyle w:val="XML3"/>
            </w:pPr>
            <w:r>
              <w:t>&lt;/xs:element&gt;</w:t>
            </w:r>
          </w:p>
          <w:p w14:paraId="0FD14267" w14:textId="4B676734" w:rsidR="00D8113B" w:rsidRDefault="00D8113B" w:rsidP="00B16420">
            <w:pPr>
              <w:pStyle w:val="XML3"/>
            </w:pPr>
            <w:r>
              <w:t>&lt;xs:element name="table-statistics" type="xs:boolean"&gt;</w:t>
            </w:r>
          </w:p>
          <w:p w14:paraId="69ED2FA0" w14:textId="58EF162C" w:rsidR="00D8113B" w:rsidRDefault="00D8113B" w:rsidP="00613003">
            <w:pPr>
              <w:pStyle w:val="XML4"/>
            </w:pPr>
            <w:r>
              <w:t>&lt;xs:annotation&gt;</w:t>
            </w:r>
          </w:p>
          <w:p w14:paraId="47F3B657" w14:textId="21130ECC" w:rsidR="00D8113B" w:rsidRDefault="00D8113B" w:rsidP="00613003">
            <w:pPr>
              <w:pStyle w:val="XML5"/>
            </w:pPr>
            <w:r>
              <w:t>&lt;xs</w:t>
            </w:r>
            <w:proofErr w:type="gramStart"/>
            <w:r>
              <w:t>:documentation</w:t>
            </w:r>
            <w:proofErr w:type="gramEnd"/>
            <w:r>
              <w:t>&gt; Whether the switch supports table statistics. See OpenFlow protocol 1.2 section A.3.1</w:t>
            </w:r>
            <w:r>
              <w:tab/>
            </w:r>
            <w:r>
              <w:tab/>
            </w:r>
          </w:p>
          <w:p w14:paraId="6BA706C3" w14:textId="732B5B22" w:rsidR="00D8113B" w:rsidRDefault="00D8113B" w:rsidP="00613003">
            <w:pPr>
              <w:pStyle w:val="XML5"/>
            </w:pPr>
            <w:r>
              <w:t>&lt;/xs:documentation&gt;</w:t>
            </w:r>
          </w:p>
          <w:p w14:paraId="01BB5AE8" w14:textId="61541BF0" w:rsidR="00D8113B" w:rsidRDefault="00D8113B" w:rsidP="00613003">
            <w:pPr>
              <w:pStyle w:val="XML4"/>
            </w:pPr>
            <w:r>
              <w:t>&lt;/xs:annotation&gt;</w:t>
            </w:r>
          </w:p>
          <w:p w14:paraId="0B9B37B2" w14:textId="72C0B84D" w:rsidR="00D8113B" w:rsidRDefault="00D8113B" w:rsidP="00613003">
            <w:pPr>
              <w:pStyle w:val="XML3"/>
            </w:pPr>
            <w:r>
              <w:t>&lt;/xs:element&gt;</w:t>
            </w:r>
          </w:p>
          <w:p w14:paraId="5CB47118" w14:textId="666B5450" w:rsidR="00D8113B" w:rsidRDefault="00D8113B" w:rsidP="00613003">
            <w:pPr>
              <w:pStyle w:val="XML3"/>
            </w:pPr>
            <w:r>
              <w:t>&lt;xs:element name="port-statistics" type="xs:boolean"&gt;</w:t>
            </w:r>
          </w:p>
          <w:p w14:paraId="116396DB" w14:textId="3E8E6218" w:rsidR="00D8113B" w:rsidRDefault="00D8113B" w:rsidP="00613003">
            <w:pPr>
              <w:pStyle w:val="XML4"/>
            </w:pPr>
            <w:r>
              <w:t>&lt;xs:annotation&gt;</w:t>
            </w:r>
          </w:p>
          <w:p w14:paraId="529209F5" w14:textId="42FC8DA7" w:rsidR="00D8113B" w:rsidRDefault="00D8113B" w:rsidP="00613003">
            <w:pPr>
              <w:pStyle w:val="XML5"/>
            </w:pPr>
            <w:r>
              <w:t>&lt;xs</w:t>
            </w:r>
            <w:proofErr w:type="gramStart"/>
            <w:r>
              <w:t>:documentation</w:t>
            </w:r>
            <w:proofErr w:type="gramEnd"/>
            <w:r>
              <w:t>&gt;Whether the switch supports port statistics. See OpenFlow protocol 1.2 section A.3.1</w:t>
            </w:r>
            <w:r>
              <w:tab/>
            </w:r>
            <w:r>
              <w:tab/>
            </w:r>
          </w:p>
          <w:p w14:paraId="4794EEB8" w14:textId="6DD31994" w:rsidR="00D8113B" w:rsidRDefault="00D8113B" w:rsidP="00613003">
            <w:pPr>
              <w:pStyle w:val="XML5"/>
            </w:pPr>
            <w:r>
              <w:t>&lt;/xs:documentation&gt;</w:t>
            </w:r>
          </w:p>
          <w:p w14:paraId="3796E635" w14:textId="568941C5" w:rsidR="00D8113B" w:rsidRDefault="00D8113B" w:rsidP="00613003">
            <w:pPr>
              <w:pStyle w:val="XML4"/>
            </w:pPr>
            <w:r>
              <w:t>&lt;/xs:annotation&gt;</w:t>
            </w:r>
          </w:p>
          <w:p w14:paraId="330A3F2B" w14:textId="6AACF7E8" w:rsidR="00D8113B" w:rsidRDefault="00D8113B" w:rsidP="00613003">
            <w:pPr>
              <w:pStyle w:val="XML3"/>
            </w:pPr>
            <w:r>
              <w:t>&lt;/xs:element&gt;</w:t>
            </w:r>
          </w:p>
          <w:p w14:paraId="2B262C24" w14:textId="08AF7B37" w:rsidR="00D8113B" w:rsidRDefault="00D8113B" w:rsidP="00613003">
            <w:pPr>
              <w:pStyle w:val="XML3"/>
            </w:pPr>
            <w:r>
              <w:t>&lt;xs:element name="group-statistics" type="xs:boolean"&gt;</w:t>
            </w:r>
          </w:p>
          <w:p w14:paraId="72781A8C" w14:textId="616766EE" w:rsidR="00D8113B" w:rsidRDefault="00D8113B" w:rsidP="00613003">
            <w:pPr>
              <w:pStyle w:val="XML4"/>
            </w:pPr>
            <w:r>
              <w:t>&lt;xs:annotation&gt;</w:t>
            </w:r>
          </w:p>
          <w:p w14:paraId="6F3C9DC4" w14:textId="4FBDB0C1" w:rsidR="00D8113B" w:rsidRDefault="00D8113B" w:rsidP="000C19B4">
            <w:pPr>
              <w:pStyle w:val="XML5"/>
            </w:pPr>
            <w:r>
              <w:t>&lt;xs</w:t>
            </w:r>
            <w:proofErr w:type="gramStart"/>
            <w:r>
              <w:t>:documentation</w:t>
            </w:r>
            <w:proofErr w:type="gramEnd"/>
            <w:r>
              <w:t>&gt; Whether the switch supports group statistics. See OpenF</w:t>
            </w:r>
            <w:r w:rsidR="000C19B4">
              <w:t>low protocol 1.2 section A.3.1</w:t>
            </w:r>
          </w:p>
          <w:p w14:paraId="037D6257" w14:textId="691F67B1" w:rsidR="00D8113B" w:rsidRDefault="00D8113B" w:rsidP="000C19B4">
            <w:pPr>
              <w:pStyle w:val="XML5"/>
            </w:pPr>
            <w:r>
              <w:t>&lt;/xs:documentation&gt;</w:t>
            </w:r>
          </w:p>
          <w:p w14:paraId="7C325A13" w14:textId="20066E8C" w:rsidR="00D8113B" w:rsidRDefault="00D8113B" w:rsidP="000C19B4">
            <w:pPr>
              <w:pStyle w:val="XML4"/>
            </w:pPr>
            <w:r>
              <w:t>&lt;/xs:annotation&gt;</w:t>
            </w:r>
          </w:p>
          <w:p w14:paraId="32B68D21" w14:textId="2C33E29D" w:rsidR="00D8113B" w:rsidRDefault="00D8113B" w:rsidP="000C19B4">
            <w:pPr>
              <w:pStyle w:val="XML3"/>
            </w:pPr>
            <w:r>
              <w:t>&lt;/xs:element&gt;</w:t>
            </w:r>
          </w:p>
          <w:p w14:paraId="2050F924" w14:textId="7C9DC7AB" w:rsidR="00D8113B" w:rsidRDefault="00D8113B" w:rsidP="000C19B4">
            <w:pPr>
              <w:pStyle w:val="XML3"/>
            </w:pPr>
            <w:r>
              <w:t>&lt;xs:element name="queue-statistics" type="xs:boolean"&gt;</w:t>
            </w:r>
          </w:p>
          <w:p w14:paraId="5D729EDC" w14:textId="5D897015" w:rsidR="00D8113B" w:rsidRDefault="00D8113B" w:rsidP="000C19B4">
            <w:pPr>
              <w:pStyle w:val="XML4"/>
            </w:pPr>
            <w:r>
              <w:t>&lt;xs:annotation&gt;</w:t>
            </w:r>
          </w:p>
          <w:p w14:paraId="2BC3141C" w14:textId="20164215" w:rsidR="00D8113B" w:rsidRDefault="00D8113B" w:rsidP="000C19B4">
            <w:pPr>
              <w:pStyle w:val="XML5"/>
            </w:pPr>
            <w:r>
              <w:t>&lt;xs</w:t>
            </w:r>
            <w:proofErr w:type="gramStart"/>
            <w:r>
              <w:t>:documentation</w:t>
            </w:r>
            <w:proofErr w:type="gramEnd"/>
            <w:r>
              <w:t>&gt;Whether the switch supports queue statistics. See OpenFlow protocol 1.2 section A.3.1</w:t>
            </w:r>
            <w:r>
              <w:tab/>
            </w:r>
            <w:r>
              <w:tab/>
            </w:r>
          </w:p>
          <w:p w14:paraId="75E74E36" w14:textId="10F1F43A" w:rsidR="00D8113B" w:rsidRDefault="00D8113B" w:rsidP="000C19B4">
            <w:pPr>
              <w:pStyle w:val="XML5"/>
            </w:pPr>
            <w:r>
              <w:t>&lt;/xs:documentation&gt;</w:t>
            </w:r>
          </w:p>
          <w:p w14:paraId="45B057DE" w14:textId="3180FBE5" w:rsidR="00D8113B" w:rsidRDefault="00D8113B" w:rsidP="000C19B4">
            <w:pPr>
              <w:pStyle w:val="XML4"/>
            </w:pPr>
            <w:r>
              <w:t>&lt;/xs:annotation&gt;</w:t>
            </w:r>
          </w:p>
          <w:p w14:paraId="1927A902" w14:textId="3C4C486C" w:rsidR="00D8113B" w:rsidRDefault="00D8113B" w:rsidP="000C19B4">
            <w:pPr>
              <w:pStyle w:val="XML3"/>
            </w:pPr>
            <w:r>
              <w:t>&lt;/xs:element&gt;</w:t>
            </w:r>
          </w:p>
          <w:p w14:paraId="218B5E89" w14:textId="558334F8" w:rsidR="00D8113B" w:rsidRDefault="00D8113B" w:rsidP="000C19B4">
            <w:pPr>
              <w:pStyle w:val="XML3"/>
            </w:pPr>
            <w:r>
              <w:t>&lt;xs:element name="reassemble-ip-fragments" type="xs:boolean"&gt;</w:t>
            </w:r>
          </w:p>
          <w:p w14:paraId="7AB67912" w14:textId="40986220" w:rsidR="00D8113B" w:rsidRDefault="00D8113B" w:rsidP="000C19B4">
            <w:pPr>
              <w:pStyle w:val="XML4"/>
            </w:pPr>
            <w:r>
              <w:t>&lt;xs:annotation&gt;</w:t>
            </w:r>
          </w:p>
          <w:p w14:paraId="194AF392" w14:textId="3B780770" w:rsidR="00D8113B" w:rsidRDefault="00D8113B" w:rsidP="000C19B4">
            <w:pPr>
              <w:pStyle w:val="XML5"/>
            </w:pPr>
            <w:r>
              <w:t>&lt;xs</w:t>
            </w:r>
            <w:proofErr w:type="gramStart"/>
            <w:r>
              <w:t>:documentation</w:t>
            </w:r>
            <w:proofErr w:type="gramEnd"/>
            <w:r>
              <w:t>&gt;Whether the switch supports reassemble IP fragments. See OpenFlow protocol 1.2 section A.3.1</w:t>
            </w:r>
            <w:r>
              <w:tab/>
            </w:r>
            <w:r>
              <w:tab/>
            </w:r>
          </w:p>
          <w:p w14:paraId="6B6EFA4F" w14:textId="06C224C4" w:rsidR="00D8113B" w:rsidRDefault="00D8113B" w:rsidP="000C19B4">
            <w:pPr>
              <w:pStyle w:val="XML5"/>
            </w:pPr>
            <w:r>
              <w:t>&lt;/xs:documentation&gt;</w:t>
            </w:r>
          </w:p>
          <w:p w14:paraId="1B859379" w14:textId="610914D8" w:rsidR="00D8113B" w:rsidRDefault="00D8113B" w:rsidP="000C19B4">
            <w:pPr>
              <w:pStyle w:val="XML4"/>
            </w:pPr>
            <w:r>
              <w:t>&lt;/xs:annotation&gt;</w:t>
            </w:r>
          </w:p>
          <w:p w14:paraId="6E775CA6" w14:textId="5A0A5CBD" w:rsidR="00D8113B" w:rsidRDefault="00D8113B" w:rsidP="000C19B4">
            <w:pPr>
              <w:pStyle w:val="XML3"/>
            </w:pPr>
            <w:r>
              <w:t>&lt;/xs:element&gt;</w:t>
            </w:r>
          </w:p>
          <w:p w14:paraId="742A4862" w14:textId="334CC20D" w:rsidR="00D8113B" w:rsidRDefault="00D8113B" w:rsidP="000C19B4">
            <w:pPr>
              <w:pStyle w:val="XML3"/>
            </w:pPr>
            <w:r>
              <w:t>&lt;xs:element name="block-looping-ports" type="xs:boolean"&gt;</w:t>
            </w:r>
          </w:p>
          <w:p w14:paraId="1527D004" w14:textId="22BD4A16" w:rsidR="00D8113B" w:rsidRDefault="00D8113B" w:rsidP="000C19B4">
            <w:pPr>
              <w:pStyle w:val="XML4"/>
            </w:pPr>
            <w:r>
              <w:t>&lt;xs:annotation&gt;</w:t>
            </w:r>
          </w:p>
          <w:p w14:paraId="1889EEDC" w14:textId="7324A672" w:rsidR="00D8113B" w:rsidRDefault="00D8113B" w:rsidP="000C19B4">
            <w:pPr>
              <w:pStyle w:val="XML5"/>
            </w:pPr>
            <w:r>
              <w:t xml:space="preserve">&lt;xs:documentation&gt;"true" indicates that a switch protocol outside of OpenFlow, such as 802.1D Spanning Tree, will detect topology loops and block ports to prevent packet loops. See </w:t>
            </w:r>
            <w:r>
              <w:lastRenderedPageBreak/>
              <w:t>OpenFlow protocol 1.2 section A.3.1</w:t>
            </w:r>
            <w:r>
              <w:tab/>
            </w:r>
            <w:r>
              <w:tab/>
            </w:r>
          </w:p>
          <w:p w14:paraId="7E9D376C" w14:textId="60125C0C" w:rsidR="00D8113B" w:rsidRDefault="00D8113B" w:rsidP="000C19B4">
            <w:pPr>
              <w:pStyle w:val="XML5"/>
            </w:pPr>
            <w:r>
              <w:t>&lt;/xs:documentation&gt;</w:t>
            </w:r>
          </w:p>
          <w:p w14:paraId="706431B4" w14:textId="3B622348" w:rsidR="00D8113B" w:rsidRDefault="00D8113B" w:rsidP="000C19B4">
            <w:pPr>
              <w:pStyle w:val="XML4"/>
            </w:pPr>
            <w:r>
              <w:t>&lt;/xs:annotation&gt;</w:t>
            </w:r>
          </w:p>
          <w:p w14:paraId="4ED3AFD0" w14:textId="3EF062B7" w:rsidR="00D8113B" w:rsidRDefault="00D8113B" w:rsidP="000C19B4">
            <w:pPr>
              <w:pStyle w:val="XML3"/>
            </w:pPr>
            <w:r>
              <w:t>&lt;/xs:element&gt;</w:t>
            </w:r>
          </w:p>
          <w:p w14:paraId="5B4A71DE" w14:textId="77777777" w:rsidR="007B796F" w:rsidRDefault="00D8113B" w:rsidP="000C19B4">
            <w:pPr>
              <w:pStyle w:val="XML3"/>
            </w:pPr>
            <w:r>
              <w:t xml:space="preserve">&lt;xs:element name="reserved-port-types" </w:t>
            </w:r>
          </w:p>
          <w:p w14:paraId="2A0CAE48" w14:textId="51FF2AF6" w:rsidR="00D8113B" w:rsidRDefault="007B796F" w:rsidP="007B796F">
            <w:pPr>
              <w:pStyle w:val="XML9"/>
            </w:pPr>
            <w:r>
              <w:t>t</w:t>
            </w:r>
            <w:r w:rsidR="00D8113B">
              <w:t>ype="OFReservedPortTypes"&gt;</w:t>
            </w:r>
          </w:p>
          <w:p w14:paraId="4386D354" w14:textId="714FDCD3" w:rsidR="00D8113B" w:rsidRDefault="00D8113B" w:rsidP="007B796F">
            <w:pPr>
              <w:pStyle w:val="XML4"/>
            </w:pPr>
            <w:r>
              <w:t>&lt;xs:annotation&gt;</w:t>
            </w:r>
          </w:p>
          <w:p w14:paraId="336D28D2" w14:textId="4025200E" w:rsidR="00D8113B" w:rsidRDefault="00D8113B" w:rsidP="007B796F">
            <w:pPr>
              <w:pStyle w:val="XML5"/>
            </w:pPr>
            <w:r>
              <w:t xml:space="preserve">&lt;xs:documentation&gt;Specify generic forwarding actions such as sending to the controller, </w:t>
            </w:r>
            <w:r w:rsidR="00C4220E">
              <w:t>fl</w:t>
            </w:r>
            <w:r>
              <w:t xml:space="preserve">ooding, or forwarding using non-OpenFlow methods, such as "normal" switch processing. SeeOpenFlow protocol 1.2 </w:t>
            </w:r>
            <w:proofErr w:type="gramStart"/>
            <w:r>
              <w:t>section</w:t>
            </w:r>
            <w:proofErr w:type="gramEnd"/>
            <w:r>
              <w:t xml:space="preserve"> 4.5.</w:t>
            </w:r>
          </w:p>
          <w:p w14:paraId="7DC3D388" w14:textId="0955D4F4" w:rsidR="00D8113B" w:rsidRDefault="00D8113B" w:rsidP="007B796F">
            <w:pPr>
              <w:pStyle w:val="XML5"/>
            </w:pPr>
            <w:r>
              <w:t>&lt;/xs:documentation&gt;</w:t>
            </w:r>
          </w:p>
          <w:p w14:paraId="5C97010A" w14:textId="6153A725" w:rsidR="00D8113B" w:rsidRDefault="00D8113B" w:rsidP="007B796F">
            <w:pPr>
              <w:pStyle w:val="XML4"/>
            </w:pPr>
            <w:r>
              <w:t>&lt;/xs:annotation&gt;</w:t>
            </w:r>
          </w:p>
          <w:p w14:paraId="280FC78F" w14:textId="45DF0908" w:rsidR="00D8113B" w:rsidRDefault="00D8113B" w:rsidP="007B796F">
            <w:pPr>
              <w:pStyle w:val="XML3"/>
            </w:pPr>
            <w:r>
              <w:t xml:space="preserve">&lt;/xs:element&gt;  </w:t>
            </w:r>
            <w:r>
              <w:tab/>
            </w:r>
          </w:p>
          <w:p w14:paraId="00677426" w14:textId="186A5532" w:rsidR="00D8113B" w:rsidRDefault="00D8113B" w:rsidP="007B796F">
            <w:pPr>
              <w:pStyle w:val="XML3"/>
            </w:pPr>
            <w:r>
              <w:t>&lt;xs:element name="group-types" type="OFGroupTypes"&gt;</w:t>
            </w:r>
          </w:p>
          <w:p w14:paraId="1BDF75F4" w14:textId="4253181C" w:rsidR="00D8113B" w:rsidRDefault="00D8113B" w:rsidP="007B796F">
            <w:pPr>
              <w:pStyle w:val="XML4"/>
            </w:pPr>
            <w:r>
              <w:t>&lt;xs:annotation&gt;</w:t>
            </w:r>
          </w:p>
          <w:p w14:paraId="7272D4FF" w14:textId="064B979C" w:rsidR="00D8113B" w:rsidRDefault="00D8113B" w:rsidP="007B796F">
            <w:pPr>
              <w:pStyle w:val="XML5"/>
            </w:pPr>
            <w:r>
              <w:t>&lt;xs</w:t>
            </w:r>
            <w:proofErr w:type="gramStart"/>
            <w:r>
              <w:t>:documentation</w:t>
            </w:r>
            <w:proofErr w:type="gramEnd"/>
            <w:r>
              <w:t xml:space="preserve">&gt;The group types supported by the switch. SeeOpenFlow protocol 1.2 </w:t>
            </w:r>
            <w:proofErr w:type="gramStart"/>
            <w:r>
              <w:t>section</w:t>
            </w:r>
            <w:proofErr w:type="gramEnd"/>
            <w:r>
              <w:t xml:space="preserve"> 5.4.1.</w:t>
            </w:r>
          </w:p>
          <w:p w14:paraId="3A623CDD" w14:textId="1D03EC87" w:rsidR="00D8113B" w:rsidRDefault="00D8113B" w:rsidP="007B796F">
            <w:pPr>
              <w:pStyle w:val="XML5"/>
            </w:pPr>
            <w:r>
              <w:t>&lt;/xs:documentation&gt;</w:t>
            </w:r>
          </w:p>
          <w:p w14:paraId="65C5B86F" w14:textId="3A95BB01" w:rsidR="00D8113B" w:rsidRDefault="00D8113B" w:rsidP="007B796F">
            <w:pPr>
              <w:pStyle w:val="XML4"/>
            </w:pPr>
            <w:r>
              <w:t>&lt;/xs:annotation&gt;</w:t>
            </w:r>
          </w:p>
          <w:p w14:paraId="6D416578" w14:textId="1D33E58A" w:rsidR="00D8113B" w:rsidRDefault="00D8113B" w:rsidP="007B796F">
            <w:pPr>
              <w:pStyle w:val="XML3"/>
            </w:pPr>
            <w:r>
              <w:t>&lt;/xs:element&gt;</w:t>
            </w:r>
          </w:p>
          <w:p w14:paraId="00DEA30F" w14:textId="6AF9A03E" w:rsidR="00D8113B" w:rsidRDefault="00D8113B" w:rsidP="007B796F">
            <w:pPr>
              <w:pStyle w:val="XML3"/>
            </w:pPr>
            <w:r>
              <w:t>&lt;xs:element name="group-capabilities" type="OFGroupCapabilities"&gt;</w:t>
            </w:r>
          </w:p>
          <w:p w14:paraId="782230AA" w14:textId="058564CF" w:rsidR="00D8113B" w:rsidRDefault="00D8113B" w:rsidP="007B796F">
            <w:pPr>
              <w:pStyle w:val="XML4"/>
            </w:pPr>
            <w:r>
              <w:t>&lt;xs:annotation&gt;</w:t>
            </w:r>
          </w:p>
          <w:p w14:paraId="0F2FB6A8" w14:textId="57EAE137" w:rsidR="00D8113B" w:rsidRDefault="00D8113B" w:rsidP="007B796F">
            <w:pPr>
              <w:pStyle w:val="XML5"/>
            </w:pPr>
            <w:r>
              <w:t>&lt;xs</w:t>
            </w:r>
            <w:proofErr w:type="gramStart"/>
            <w:r>
              <w:t>:documentation</w:t>
            </w:r>
            <w:proofErr w:type="gramEnd"/>
            <w:r>
              <w:t xml:space="preserve">&gt;The group capabilities supported by the switch. SeeOpenFlow protocol 1.2 </w:t>
            </w:r>
            <w:proofErr w:type="gramStart"/>
            <w:r>
              <w:t>section</w:t>
            </w:r>
            <w:proofErr w:type="gramEnd"/>
            <w:r>
              <w:t xml:space="preserve"> A.3.5.9.</w:t>
            </w:r>
          </w:p>
          <w:p w14:paraId="347F1390" w14:textId="68CED066" w:rsidR="00D8113B" w:rsidRDefault="00D8113B" w:rsidP="007B796F">
            <w:pPr>
              <w:pStyle w:val="XML5"/>
            </w:pPr>
            <w:r>
              <w:t>&lt;/xs:documentation&gt;</w:t>
            </w:r>
          </w:p>
          <w:p w14:paraId="0A1E4E90" w14:textId="611DB597" w:rsidR="00D8113B" w:rsidRDefault="00D8113B" w:rsidP="007B796F">
            <w:pPr>
              <w:pStyle w:val="XML4"/>
            </w:pPr>
            <w:r>
              <w:t xml:space="preserve">&lt;/xs:annotation&gt;  </w:t>
            </w:r>
            <w:r>
              <w:tab/>
            </w:r>
          </w:p>
          <w:p w14:paraId="47B89638" w14:textId="004227A5" w:rsidR="00D8113B" w:rsidRDefault="00D8113B" w:rsidP="007B796F">
            <w:pPr>
              <w:pStyle w:val="XML3"/>
            </w:pPr>
            <w:r>
              <w:t>&lt;/xs:element&gt;</w:t>
            </w:r>
          </w:p>
          <w:p w14:paraId="0F67CD1F" w14:textId="04F7962C" w:rsidR="00D8113B" w:rsidRDefault="00D8113B" w:rsidP="007B796F">
            <w:pPr>
              <w:pStyle w:val="XML3"/>
            </w:pPr>
            <w:r>
              <w:t>&lt;xs:element name="action-types" type="OFActionTypes"&gt;</w:t>
            </w:r>
          </w:p>
          <w:p w14:paraId="1C34CB85" w14:textId="2948D66D" w:rsidR="00D8113B" w:rsidRDefault="00D8113B" w:rsidP="007B796F">
            <w:pPr>
              <w:pStyle w:val="XML4"/>
            </w:pPr>
            <w:r>
              <w:t>&lt;xs:annotation&gt;</w:t>
            </w:r>
          </w:p>
          <w:p w14:paraId="66546E57" w14:textId="70F3972E" w:rsidR="00D8113B" w:rsidRDefault="00D8113B" w:rsidP="007B796F">
            <w:pPr>
              <w:pStyle w:val="XML5"/>
            </w:pPr>
            <w:r>
              <w:t>&lt;xs</w:t>
            </w:r>
            <w:proofErr w:type="gramStart"/>
            <w:r>
              <w:t>:documentation</w:t>
            </w:r>
            <w:proofErr w:type="gramEnd"/>
            <w:r>
              <w:t xml:space="preserve">&gt;The action types supported by the switch. See OpenFlow protocol 1.2 </w:t>
            </w:r>
            <w:proofErr w:type="gramStart"/>
            <w:r>
              <w:t>section</w:t>
            </w:r>
            <w:proofErr w:type="gramEnd"/>
            <w:r>
              <w:t xml:space="preserve"> 5.9 and A.2.5.</w:t>
            </w:r>
          </w:p>
          <w:p w14:paraId="5019FB76" w14:textId="4BFBAE14" w:rsidR="00D8113B" w:rsidRDefault="00D8113B" w:rsidP="007B796F">
            <w:pPr>
              <w:pStyle w:val="XML5"/>
            </w:pPr>
            <w:r>
              <w:t>&lt;/xs:documentation&gt;</w:t>
            </w:r>
          </w:p>
          <w:p w14:paraId="0FD0C160" w14:textId="0338A4CF" w:rsidR="00D8113B" w:rsidRDefault="00D8113B" w:rsidP="007B796F">
            <w:pPr>
              <w:pStyle w:val="XML4"/>
            </w:pPr>
            <w:r>
              <w:t xml:space="preserve">&lt;/xs:annotation&gt;  </w:t>
            </w:r>
            <w:r>
              <w:tab/>
            </w:r>
          </w:p>
          <w:p w14:paraId="56973BBE" w14:textId="2F17391F" w:rsidR="00D8113B" w:rsidRDefault="00D8113B" w:rsidP="007B796F">
            <w:pPr>
              <w:pStyle w:val="XML3"/>
            </w:pPr>
            <w:r>
              <w:t>&lt;/xs:element&gt;</w:t>
            </w:r>
          </w:p>
          <w:p w14:paraId="02DBC6E3" w14:textId="28F71C47" w:rsidR="00D8113B" w:rsidRDefault="00D8113B" w:rsidP="007B796F">
            <w:pPr>
              <w:pStyle w:val="XML3"/>
            </w:pPr>
            <w:r>
              <w:t>&lt;xs:element name="instruction-types" type="OFInstructionTypes"&gt;</w:t>
            </w:r>
          </w:p>
          <w:p w14:paraId="4469A44B" w14:textId="2B049B3F" w:rsidR="00D8113B" w:rsidRDefault="00D8113B" w:rsidP="007B796F">
            <w:pPr>
              <w:pStyle w:val="XML4"/>
            </w:pPr>
            <w:r>
              <w:t>&lt;xs:annotation&gt;</w:t>
            </w:r>
          </w:p>
          <w:p w14:paraId="160CC182" w14:textId="4114F4E9" w:rsidR="00D8113B" w:rsidRDefault="00D8113B" w:rsidP="007B796F">
            <w:pPr>
              <w:pStyle w:val="XML5"/>
            </w:pPr>
            <w:r>
              <w:t>&lt;xs</w:t>
            </w:r>
            <w:proofErr w:type="gramStart"/>
            <w:r>
              <w:t>:documentation</w:t>
            </w:r>
            <w:proofErr w:type="gramEnd"/>
            <w:r>
              <w:t>&gt;The instruction types supported by the switch. See OpenFlow protocol 1.2 section 5.6.</w:t>
            </w:r>
          </w:p>
          <w:p w14:paraId="02685526" w14:textId="5C0452FA" w:rsidR="00D8113B" w:rsidRDefault="00D8113B" w:rsidP="007B796F">
            <w:pPr>
              <w:pStyle w:val="XML5"/>
            </w:pPr>
            <w:r>
              <w:t>&lt;/xs:documentation&gt;</w:t>
            </w:r>
          </w:p>
          <w:p w14:paraId="779739C4" w14:textId="35F826A6" w:rsidR="00D8113B" w:rsidRDefault="00D8113B" w:rsidP="007B796F">
            <w:pPr>
              <w:pStyle w:val="XML4"/>
            </w:pPr>
            <w:r>
              <w:t xml:space="preserve">&lt;/xs:annotation&gt;  </w:t>
            </w:r>
            <w:r>
              <w:tab/>
            </w:r>
          </w:p>
          <w:p w14:paraId="7F8FFF6D" w14:textId="0BEF7A6F" w:rsidR="00D8113B" w:rsidRDefault="00D8113B" w:rsidP="007B796F">
            <w:pPr>
              <w:pStyle w:val="XML3"/>
            </w:pPr>
            <w:r>
              <w:t>&lt;/xs:element&gt;</w:t>
            </w:r>
          </w:p>
          <w:p w14:paraId="424D21FC" w14:textId="157823FE" w:rsidR="00D8113B" w:rsidRDefault="00D8113B" w:rsidP="007B796F">
            <w:pPr>
              <w:pStyle w:val="XML2"/>
            </w:pPr>
            <w:r>
              <w:t>&lt;/xs:sequence&gt;</w:t>
            </w:r>
          </w:p>
          <w:p w14:paraId="241DA747" w14:textId="3D098C82" w:rsidR="00D8113B" w:rsidRDefault="00D8113B" w:rsidP="007B796F">
            <w:pPr>
              <w:pStyle w:val="XML1"/>
            </w:pPr>
            <w:r>
              <w:t>&lt;/xs:complexType&gt;</w:t>
            </w:r>
          </w:p>
          <w:p w14:paraId="32602AC6" w14:textId="77777777" w:rsidR="007B796F" w:rsidRDefault="007B796F" w:rsidP="007B796F">
            <w:pPr>
              <w:pStyle w:val="XML1"/>
            </w:pPr>
          </w:p>
          <w:p w14:paraId="423A00CC" w14:textId="2E55B5B6" w:rsidR="00D8113B" w:rsidRDefault="00D8113B" w:rsidP="007B796F">
            <w:pPr>
              <w:pStyle w:val="XML1"/>
            </w:pPr>
            <w:r>
              <w:t>&lt;xs:complexType name="OFReservedPortTypes"&gt;</w:t>
            </w:r>
          </w:p>
          <w:p w14:paraId="463D7A69" w14:textId="2928E168" w:rsidR="00D8113B" w:rsidRDefault="00D8113B" w:rsidP="007B796F">
            <w:pPr>
              <w:pStyle w:val="XML2"/>
            </w:pPr>
            <w:r>
              <w:t>&lt;xs:sequence minOccurs="1" maxOccurs="unbounded"&gt;</w:t>
            </w:r>
          </w:p>
          <w:p w14:paraId="3F8DE1FD" w14:textId="70AA6E42" w:rsidR="00D8113B" w:rsidRDefault="00D8113B" w:rsidP="007B796F">
            <w:pPr>
              <w:pStyle w:val="XML3"/>
            </w:pPr>
            <w:r>
              <w:t>&lt;xs:element name="type" type="OFReservedPortType"/&gt;</w:t>
            </w:r>
          </w:p>
          <w:p w14:paraId="41238A91" w14:textId="5554DDD9" w:rsidR="00D8113B" w:rsidRDefault="00D8113B" w:rsidP="007B796F">
            <w:pPr>
              <w:pStyle w:val="XML2"/>
            </w:pPr>
            <w:r>
              <w:t>&lt;/xs:sequence&gt;</w:t>
            </w:r>
          </w:p>
          <w:p w14:paraId="0B87A67C" w14:textId="33CFC20C" w:rsidR="00D8113B" w:rsidRDefault="00D8113B" w:rsidP="007B796F">
            <w:pPr>
              <w:pStyle w:val="XML1"/>
            </w:pPr>
            <w:r>
              <w:t>&lt;/xs:complexType&gt;</w:t>
            </w:r>
          </w:p>
          <w:p w14:paraId="445415A2" w14:textId="77777777" w:rsidR="007B796F" w:rsidRDefault="007B796F" w:rsidP="00173F8A">
            <w:pPr>
              <w:pStyle w:val="XML1"/>
            </w:pPr>
          </w:p>
          <w:p w14:paraId="26C1C9EA" w14:textId="68CEC86F" w:rsidR="00D8113B" w:rsidRDefault="00D8113B" w:rsidP="007B796F">
            <w:pPr>
              <w:pStyle w:val="XML1"/>
            </w:pPr>
            <w:r>
              <w:t>&lt;xs:simpleType name="OFReservedPortType"&gt;</w:t>
            </w:r>
          </w:p>
          <w:p w14:paraId="736BE0DC" w14:textId="5FEC2955" w:rsidR="00D8113B" w:rsidRDefault="00D8113B" w:rsidP="007B796F">
            <w:pPr>
              <w:pStyle w:val="XML2"/>
            </w:pPr>
            <w:r>
              <w:t>&lt;xs:restriction base="xs:string"&gt;</w:t>
            </w:r>
          </w:p>
          <w:p w14:paraId="0C9E435F" w14:textId="01FA8803" w:rsidR="00D8113B" w:rsidRDefault="00D8113B" w:rsidP="007B796F">
            <w:pPr>
              <w:pStyle w:val="XML3"/>
            </w:pPr>
            <w:r>
              <w:t>&lt;xs:enumeration value="all"/&gt;</w:t>
            </w:r>
          </w:p>
          <w:p w14:paraId="2E8B5945" w14:textId="03407E4F" w:rsidR="00D8113B" w:rsidRDefault="00D8113B" w:rsidP="007B796F">
            <w:pPr>
              <w:pStyle w:val="XML3"/>
            </w:pPr>
            <w:r>
              <w:t>&lt;xs:enumeration value="controller"/&gt;</w:t>
            </w:r>
          </w:p>
          <w:p w14:paraId="32EC8A07" w14:textId="5C3A5E6A" w:rsidR="00D8113B" w:rsidRDefault="00D8113B" w:rsidP="007B796F">
            <w:pPr>
              <w:pStyle w:val="XML3"/>
            </w:pPr>
            <w:r>
              <w:t>&lt;xs:enumeration value="table"/&gt;</w:t>
            </w:r>
          </w:p>
          <w:p w14:paraId="3777FFD7" w14:textId="4644DE72" w:rsidR="00D8113B" w:rsidRDefault="00D8113B" w:rsidP="007B796F">
            <w:pPr>
              <w:pStyle w:val="XML3"/>
            </w:pPr>
            <w:r>
              <w:lastRenderedPageBreak/>
              <w:t>&lt;xs:enumeration value="inport"/&gt;</w:t>
            </w:r>
          </w:p>
          <w:p w14:paraId="119EB805" w14:textId="5B169AB9" w:rsidR="00D8113B" w:rsidRDefault="00D8113B" w:rsidP="007B796F">
            <w:pPr>
              <w:pStyle w:val="XML3"/>
            </w:pPr>
            <w:r>
              <w:t>&lt;xs:enumeration value="any"/&gt;</w:t>
            </w:r>
          </w:p>
          <w:p w14:paraId="11065449" w14:textId="0D3A86D9" w:rsidR="00D8113B" w:rsidRDefault="00D8113B" w:rsidP="007B796F">
            <w:pPr>
              <w:pStyle w:val="XML3"/>
            </w:pPr>
            <w:r>
              <w:t>&lt;xs:enumeration value="local"/&gt;</w:t>
            </w:r>
          </w:p>
          <w:p w14:paraId="3ADC3E66" w14:textId="1953EBEE" w:rsidR="00D8113B" w:rsidRDefault="00D8113B" w:rsidP="007B796F">
            <w:pPr>
              <w:pStyle w:val="XML3"/>
            </w:pPr>
            <w:r>
              <w:t>&lt;xs:enumeration value="normal"/&gt;</w:t>
            </w:r>
          </w:p>
          <w:p w14:paraId="2E52ACA4" w14:textId="145FE2E9" w:rsidR="00D8113B" w:rsidRDefault="00D8113B" w:rsidP="007B796F">
            <w:pPr>
              <w:pStyle w:val="XML3"/>
            </w:pPr>
            <w:r>
              <w:t>&lt;xs:enumeration value="flood"/&gt;</w:t>
            </w:r>
          </w:p>
          <w:p w14:paraId="34B5E466" w14:textId="3D90B234" w:rsidR="00D8113B" w:rsidRDefault="00D8113B" w:rsidP="007B796F">
            <w:pPr>
              <w:pStyle w:val="XML2"/>
            </w:pPr>
            <w:r>
              <w:t>&lt;/xs:restriction&gt;</w:t>
            </w:r>
          </w:p>
          <w:p w14:paraId="4107E835" w14:textId="73113926" w:rsidR="00D8113B" w:rsidRDefault="00D8113B" w:rsidP="007B796F">
            <w:pPr>
              <w:pStyle w:val="XML1"/>
            </w:pPr>
            <w:r>
              <w:t>&lt;/xs:simpleType&gt;</w:t>
            </w:r>
          </w:p>
          <w:p w14:paraId="76CA52D9" w14:textId="77777777" w:rsidR="007B796F" w:rsidRDefault="007B796F" w:rsidP="007B796F">
            <w:pPr>
              <w:pStyle w:val="XML1"/>
            </w:pPr>
          </w:p>
          <w:p w14:paraId="064E651C" w14:textId="4AD94C56" w:rsidR="00D8113B" w:rsidRDefault="00D8113B" w:rsidP="007B796F">
            <w:pPr>
              <w:pStyle w:val="XML1"/>
            </w:pPr>
            <w:r>
              <w:t>&lt;xs:complexType name="OFGroupTypes"&gt;</w:t>
            </w:r>
          </w:p>
          <w:p w14:paraId="08898E56" w14:textId="7CD87AF6" w:rsidR="00D8113B" w:rsidRDefault="00D8113B" w:rsidP="007B796F">
            <w:pPr>
              <w:pStyle w:val="XML2"/>
            </w:pPr>
            <w:r>
              <w:t>&lt;xs:sequence minOccurs="1" maxOccurs="unbounded"&gt;</w:t>
            </w:r>
          </w:p>
          <w:p w14:paraId="20261E55" w14:textId="17F22B14" w:rsidR="00D8113B" w:rsidRDefault="00D8113B" w:rsidP="007B796F">
            <w:pPr>
              <w:pStyle w:val="XML3"/>
            </w:pPr>
            <w:r>
              <w:t>&lt;xs:element name="type" type="OFGroupType"/&gt;</w:t>
            </w:r>
          </w:p>
          <w:p w14:paraId="71667958" w14:textId="406B4D8C" w:rsidR="00D8113B" w:rsidRDefault="00D8113B" w:rsidP="007B796F">
            <w:pPr>
              <w:pStyle w:val="XML2"/>
            </w:pPr>
            <w:r>
              <w:t>&lt;/xs:sequence&gt;</w:t>
            </w:r>
          </w:p>
          <w:p w14:paraId="034A1657" w14:textId="6F8ABEEF" w:rsidR="00D8113B" w:rsidRDefault="00D8113B" w:rsidP="007B796F">
            <w:pPr>
              <w:pStyle w:val="XML1"/>
            </w:pPr>
            <w:r>
              <w:t>&lt;/xs:complexType&gt;</w:t>
            </w:r>
          </w:p>
          <w:p w14:paraId="4C47B456" w14:textId="5FA37B25" w:rsidR="00D8113B" w:rsidRDefault="00D8113B" w:rsidP="00173F8A">
            <w:pPr>
              <w:pStyle w:val="XML1"/>
            </w:pPr>
          </w:p>
          <w:p w14:paraId="75DE31F1" w14:textId="1DB813FC" w:rsidR="00D8113B" w:rsidRDefault="00D8113B" w:rsidP="00173F8A">
            <w:pPr>
              <w:pStyle w:val="XML1"/>
            </w:pPr>
            <w:r>
              <w:t>&lt;xs:simpleType name="OFGroupType"&gt;</w:t>
            </w:r>
          </w:p>
          <w:p w14:paraId="682ECE34" w14:textId="3A2A537E" w:rsidR="00D8113B" w:rsidRDefault="00D8113B" w:rsidP="004D0DB6">
            <w:pPr>
              <w:pStyle w:val="XML2"/>
            </w:pPr>
            <w:r>
              <w:t>&lt;xs:restriction base="xs:string"&gt;</w:t>
            </w:r>
          </w:p>
          <w:p w14:paraId="66A99135" w14:textId="04D1CC23" w:rsidR="00D8113B" w:rsidRDefault="00D8113B" w:rsidP="004D0DB6">
            <w:pPr>
              <w:pStyle w:val="XML3"/>
            </w:pPr>
            <w:r>
              <w:t>&lt;xs:enumeration value="all"/&gt;</w:t>
            </w:r>
          </w:p>
          <w:p w14:paraId="123482D0" w14:textId="7F911980" w:rsidR="00D8113B" w:rsidRDefault="00D8113B" w:rsidP="004D0DB6">
            <w:pPr>
              <w:pStyle w:val="XML3"/>
            </w:pPr>
            <w:r>
              <w:t>&lt;xs:enumeration value="select"/&gt;</w:t>
            </w:r>
          </w:p>
          <w:p w14:paraId="038B0FE7" w14:textId="7C8C4BF1" w:rsidR="00D8113B" w:rsidRDefault="00D8113B" w:rsidP="004D0DB6">
            <w:pPr>
              <w:pStyle w:val="XML3"/>
            </w:pPr>
            <w:r>
              <w:t>&lt;xs:enumeration value="indirect"/&gt;</w:t>
            </w:r>
          </w:p>
          <w:p w14:paraId="08EDB616" w14:textId="2D4A53EA" w:rsidR="00D8113B" w:rsidRDefault="00D8113B" w:rsidP="004D0DB6">
            <w:pPr>
              <w:pStyle w:val="XML3"/>
            </w:pPr>
            <w:r>
              <w:t>&lt;xs:enumeration value="fast-failover"/&gt;</w:t>
            </w:r>
          </w:p>
          <w:p w14:paraId="226F2111" w14:textId="1781F920" w:rsidR="00D8113B" w:rsidRDefault="00D8113B" w:rsidP="004D0DB6">
            <w:pPr>
              <w:pStyle w:val="XML2"/>
            </w:pPr>
            <w:r>
              <w:t>&lt;/xs:restriction&gt;</w:t>
            </w:r>
          </w:p>
          <w:p w14:paraId="1C54500F" w14:textId="703EEE2E" w:rsidR="00D8113B" w:rsidRDefault="00D8113B" w:rsidP="00173F8A">
            <w:pPr>
              <w:pStyle w:val="XML1"/>
            </w:pPr>
            <w:r>
              <w:t>&lt;/xs:simpleType&gt;</w:t>
            </w:r>
          </w:p>
          <w:p w14:paraId="39444556" w14:textId="77777777" w:rsidR="004D0DB6" w:rsidRDefault="004D0DB6" w:rsidP="00173F8A">
            <w:pPr>
              <w:pStyle w:val="XML1"/>
            </w:pPr>
          </w:p>
          <w:p w14:paraId="599598AD" w14:textId="3250B3AC" w:rsidR="00D8113B" w:rsidRDefault="00D8113B" w:rsidP="00173F8A">
            <w:pPr>
              <w:pStyle w:val="XML1"/>
            </w:pPr>
            <w:r>
              <w:t>&lt;xs:complexType name="OFGroupCapabilities"&gt;</w:t>
            </w:r>
          </w:p>
          <w:p w14:paraId="5B0F0761" w14:textId="5D0989F3" w:rsidR="00D8113B" w:rsidRDefault="00D8113B" w:rsidP="004D0DB6">
            <w:pPr>
              <w:pStyle w:val="XML2"/>
            </w:pPr>
            <w:r>
              <w:t>&lt;xs:sequence minOccurs="1" maxOccurs="unbounded"&gt;</w:t>
            </w:r>
          </w:p>
          <w:p w14:paraId="6A9AE89B" w14:textId="51FE1F85" w:rsidR="00D8113B" w:rsidRDefault="00D8113B" w:rsidP="004D0DB6">
            <w:pPr>
              <w:pStyle w:val="XML3"/>
            </w:pPr>
            <w:r>
              <w:t>&lt;xs:element name="capability" type="OFGroupCapability"/&gt;</w:t>
            </w:r>
          </w:p>
          <w:p w14:paraId="53DA7061" w14:textId="341372AD" w:rsidR="00D8113B" w:rsidRDefault="00D8113B" w:rsidP="004D0DB6">
            <w:pPr>
              <w:pStyle w:val="XML2"/>
            </w:pPr>
            <w:r>
              <w:t>&lt;/xs:sequence&gt;</w:t>
            </w:r>
          </w:p>
          <w:p w14:paraId="7E160C8E" w14:textId="6923243F" w:rsidR="00D8113B" w:rsidRDefault="00D8113B" w:rsidP="004D0DB6">
            <w:pPr>
              <w:pStyle w:val="XML1"/>
            </w:pPr>
            <w:r>
              <w:t>&lt;/xs:complexType&gt;</w:t>
            </w:r>
          </w:p>
          <w:p w14:paraId="2EECA331" w14:textId="31AF5A9C" w:rsidR="00D8113B" w:rsidRDefault="00D8113B" w:rsidP="00173F8A">
            <w:pPr>
              <w:pStyle w:val="XML1"/>
            </w:pPr>
          </w:p>
          <w:p w14:paraId="473D4F2A" w14:textId="2F33E0AC" w:rsidR="00D8113B" w:rsidRDefault="00D8113B" w:rsidP="00173F8A">
            <w:pPr>
              <w:pStyle w:val="XML1"/>
            </w:pPr>
            <w:r>
              <w:t>&lt;xs:simpleType name="OFGroupCapability"&gt;</w:t>
            </w:r>
          </w:p>
          <w:p w14:paraId="1612D939" w14:textId="743F03B1" w:rsidR="00D8113B" w:rsidRDefault="00D8113B" w:rsidP="004D0DB6">
            <w:pPr>
              <w:pStyle w:val="XML2"/>
            </w:pPr>
            <w:r>
              <w:t>&lt;xs:restriction base="xs:string"&gt;</w:t>
            </w:r>
          </w:p>
          <w:p w14:paraId="6C2426D0" w14:textId="307D9C01" w:rsidR="00D8113B" w:rsidRDefault="00D8113B" w:rsidP="004D0DB6">
            <w:pPr>
              <w:pStyle w:val="XML3"/>
            </w:pPr>
            <w:r>
              <w:t>&lt;xs:enumeration value="select-weight"/&gt;</w:t>
            </w:r>
          </w:p>
          <w:p w14:paraId="41F1E1DD" w14:textId="5DD6B232" w:rsidR="00D8113B" w:rsidRDefault="00D8113B" w:rsidP="004D0DB6">
            <w:pPr>
              <w:pStyle w:val="XML3"/>
            </w:pPr>
            <w:r>
              <w:t>&lt;xs:enumeration value="select-liveness"/&gt;</w:t>
            </w:r>
          </w:p>
          <w:p w14:paraId="7772AF20" w14:textId="107F0E38" w:rsidR="00D8113B" w:rsidRDefault="00D8113B" w:rsidP="004D0DB6">
            <w:pPr>
              <w:pStyle w:val="XML3"/>
            </w:pPr>
            <w:r>
              <w:t>&lt;xs:enumeration value="chaining"/&gt;</w:t>
            </w:r>
          </w:p>
          <w:p w14:paraId="05B568A6" w14:textId="75513CF4" w:rsidR="00D8113B" w:rsidRDefault="00D8113B" w:rsidP="004D0DB6">
            <w:pPr>
              <w:pStyle w:val="XML3"/>
            </w:pPr>
            <w:r>
              <w:t>&lt;xs:enumeration value="chaining-check"/&gt;</w:t>
            </w:r>
          </w:p>
          <w:p w14:paraId="1B7C4BE6" w14:textId="489C48D6" w:rsidR="00D8113B" w:rsidRDefault="00D8113B" w:rsidP="004D0DB6">
            <w:pPr>
              <w:pStyle w:val="XML2"/>
            </w:pPr>
            <w:r>
              <w:t>&lt;/xs:restriction&gt;</w:t>
            </w:r>
          </w:p>
          <w:p w14:paraId="0A7874C0" w14:textId="2EA31EAC" w:rsidR="00D8113B" w:rsidRDefault="00D8113B" w:rsidP="00173F8A">
            <w:pPr>
              <w:pStyle w:val="XML1"/>
            </w:pPr>
            <w:r>
              <w:t>&lt;/xs:simpleType&gt;</w:t>
            </w:r>
          </w:p>
          <w:p w14:paraId="42DC79A9" w14:textId="77777777" w:rsidR="004D0DB6" w:rsidRDefault="004D0DB6" w:rsidP="00173F8A">
            <w:pPr>
              <w:pStyle w:val="XML1"/>
            </w:pPr>
          </w:p>
          <w:p w14:paraId="51F4DB85" w14:textId="1F3425AF" w:rsidR="00D8113B" w:rsidRDefault="00D8113B" w:rsidP="00173F8A">
            <w:pPr>
              <w:pStyle w:val="XML1"/>
            </w:pPr>
            <w:r>
              <w:t>&lt;xs:complexType name="OFActionTypes"&gt;</w:t>
            </w:r>
          </w:p>
          <w:p w14:paraId="39965AC1" w14:textId="2E966385" w:rsidR="00D8113B" w:rsidRDefault="00D8113B" w:rsidP="004D0DB6">
            <w:pPr>
              <w:pStyle w:val="XML2"/>
            </w:pPr>
            <w:r>
              <w:t>&lt;xs:sequence minOccurs="1" maxOccurs="unbounded"&gt;</w:t>
            </w:r>
          </w:p>
          <w:p w14:paraId="582464FF" w14:textId="5A74C0F4" w:rsidR="00D8113B" w:rsidRDefault="00D8113B" w:rsidP="004D0DB6">
            <w:pPr>
              <w:pStyle w:val="XML3"/>
            </w:pPr>
            <w:r>
              <w:t>&lt;xs:element name="type" type="OFActionType"/&gt;</w:t>
            </w:r>
          </w:p>
          <w:p w14:paraId="07435E09" w14:textId="4C1B3019" w:rsidR="00D8113B" w:rsidRDefault="00D8113B" w:rsidP="004D0DB6">
            <w:pPr>
              <w:pStyle w:val="XML2"/>
            </w:pPr>
            <w:r>
              <w:t>&lt;/xs:sequence&gt;</w:t>
            </w:r>
          </w:p>
          <w:p w14:paraId="3E7B391D" w14:textId="4A1118A8" w:rsidR="00D8113B" w:rsidRDefault="00D8113B" w:rsidP="00173F8A">
            <w:pPr>
              <w:pStyle w:val="XML1"/>
            </w:pPr>
            <w:r>
              <w:t>&lt;/xs:complexType&gt;</w:t>
            </w:r>
          </w:p>
          <w:p w14:paraId="184AF012" w14:textId="03F2969F" w:rsidR="00D8113B" w:rsidRDefault="00D8113B" w:rsidP="00173F8A">
            <w:pPr>
              <w:pStyle w:val="XML1"/>
            </w:pPr>
          </w:p>
          <w:p w14:paraId="0DE8908C" w14:textId="0C890265" w:rsidR="00D8113B" w:rsidRDefault="00D8113B" w:rsidP="00173F8A">
            <w:pPr>
              <w:pStyle w:val="XML1"/>
            </w:pPr>
            <w:r>
              <w:t>&lt;xs:simpleType name="OFActionType"&gt;</w:t>
            </w:r>
          </w:p>
          <w:p w14:paraId="2DFE1291" w14:textId="7F2D8BBE" w:rsidR="00D8113B" w:rsidRDefault="00D8113B" w:rsidP="004D0DB6">
            <w:pPr>
              <w:pStyle w:val="XML2"/>
            </w:pPr>
            <w:r>
              <w:t>&lt;xs:restriction base="xs:string"&gt;</w:t>
            </w:r>
          </w:p>
          <w:p w14:paraId="071B1800" w14:textId="1156FAED" w:rsidR="00D8113B" w:rsidRDefault="00D8113B" w:rsidP="004D0DB6">
            <w:pPr>
              <w:pStyle w:val="XML3"/>
            </w:pPr>
            <w:r>
              <w:t>&lt;xs:enumeration value="output"/&gt;</w:t>
            </w:r>
          </w:p>
          <w:p w14:paraId="35746AE1" w14:textId="50E51629" w:rsidR="00D8113B" w:rsidRDefault="00D8113B" w:rsidP="004D0DB6">
            <w:pPr>
              <w:pStyle w:val="XML3"/>
            </w:pPr>
            <w:r>
              <w:t>&lt;xs:enumeration value="copy-ttl-out"/&gt;</w:t>
            </w:r>
          </w:p>
          <w:p w14:paraId="4E34FA07" w14:textId="7F900858" w:rsidR="00D8113B" w:rsidRDefault="00D8113B" w:rsidP="004D0DB6">
            <w:pPr>
              <w:pStyle w:val="XML3"/>
            </w:pPr>
            <w:r>
              <w:t>&lt;xs:enumeration value="copy-ttl-in"/&gt;</w:t>
            </w:r>
          </w:p>
          <w:p w14:paraId="6168B289" w14:textId="539D15EC" w:rsidR="00D8113B" w:rsidRDefault="00D8113B" w:rsidP="004D0DB6">
            <w:pPr>
              <w:pStyle w:val="XML3"/>
            </w:pPr>
            <w:r>
              <w:t>&lt;xs:enumeration value="set-mpls-ttl"/&gt;</w:t>
            </w:r>
          </w:p>
          <w:p w14:paraId="0896235D" w14:textId="4C5EE59C" w:rsidR="00D8113B" w:rsidRDefault="00D8113B" w:rsidP="004D0DB6">
            <w:pPr>
              <w:pStyle w:val="XML3"/>
            </w:pPr>
            <w:r>
              <w:t>&lt;xs:enumeration value="dec-mpls-ttl"/&gt;</w:t>
            </w:r>
          </w:p>
          <w:p w14:paraId="02D7685A" w14:textId="6F9B7A92" w:rsidR="00D8113B" w:rsidRDefault="00D8113B" w:rsidP="004D0DB6">
            <w:pPr>
              <w:pStyle w:val="XML3"/>
            </w:pPr>
            <w:r>
              <w:t>&lt;xs:enumeration value="push-vlan"/&gt;</w:t>
            </w:r>
          </w:p>
          <w:p w14:paraId="1CCAF5B3" w14:textId="3ABA1845" w:rsidR="00D8113B" w:rsidRDefault="00D8113B" w:rsidP="004D0DB6">
            <w:pPr>
              <w:pStyle w:val="XML3"/>
            </w:pPr>
            <w:r>
              <w:t>&lt;xs:enumeration value="pop-vlan"/&gt;</w:t>
            </w:r>
          </w:p>
          <w:p w14:paraId="3140A5ED" w14:textId="1041D1D5" w:rsidR="00D8113B" w:rsidRDefault="00D8113B" w:rsidP="004D0DB6">
            <w:pPr>
              <w:pStyle w:val="XML3"/>
            </w:pPr>
            <w:r>
              <w:t>&lt;xs:enumeration value="push-mpls"/&gt;</w:t>
            </w:r>
          </w:p>
          <w:p w14:paraId="182A5409" w14:textId="481B85C9" w:rsidR="00D8113B" w:rsidRDefault="00D8113B" w:rsidP="004D0DB6">
            <w:pPr>
              <w:pStyle w:val="XML3"/>
            </w:pPr>
            <w:r>
              <w:t>&lt;xs:enumeration value="pop-mpls"/&gt;</w:t>
            </w:r>
          </w:p>
          <w:p w14:paraId="2AE69611" w14:textId="62E84CB4" w:rsidR="00D8113B" w:rsidRDefault="00D8113B" w:rsidP="004D0DB6">
            <w:pPr>
              <w:pStyle w:val="XML3"/>
            </w:pPr>
            <w:r>
              <w:t>&lt;xs:enumeration value="set-queue"/&gt;</w:t>
            </w:r>
          </w:p>
          <w:p w14:paraId="6B17D7E0" w14:textId="04D389AF" w:rsidR="00D8113B" w:rsidRDefault="00D8113B" w:rsidP="004D0DB6">
            <w:pPr>
              <w:pStyle w:val="XML3"/>
            </w:pPr>
            <w:r>
              <w:lastRenderedPageBreak/>
              <w:t>&lt;xs:enumeration value="group"/&gt;</w:t>
            </w:r>
          </w:p>
          <w:p w14:paraId="0CC19414" w14:textId="4255AE74" w:rsidR="00D8113B" w:rsidRDefault="00D8113B" w:rsidP="004D0DB6">
            <w:pPr>
              <w:pStyle w:val="XML3"/>
            </w:pPr>
            <w:r>
              <w:t>&lt;xs:enumeration value="set-nw-ttl"/&gt;</w:t>
            </w:r>
          </w:p>
          <w:p w14:paraId="795A85B9" w14:textId="6C12749A" w:rsidR="00D8113B" w:rsidRDefault="00D8113B" w:rsidP="004D0DB6">
            <w:pPr>
              <w:pStyle w:val="XML3"/>
            </w:pPr>
            <w:r>
              <w:t>&lt;xs:enumeration value="dec-nw-ttl"/&gt;</w:t>
            </w:r>
          </w:p>
          <w:p w14:paraId="20C90ED5" w14:textId="1B101755" w:rsidR="00D8113B" w:rsidRDefault="00D8113B" w:rsidP="004D0DB6">
            <w:pPr>
              <w:pStyle w:val="XML3"/>
            </w:pPr>
            <w:r>
              <w:t>&lt;xs:enumeration value="pop-mpls"/&gt;</w:t>
            </w:r>
          </w:p>
          <w:p w14:paraId="5C4AC856" w14:textId="535BD432" w:rsidR="00D8113B" w:rsidRDefault="00D8113B" w:rsidP="004D0DB6">
            <w:pPr>
              <w:pStyle w:val="XML3"/>
            </w:pPr>
            <w:r>
              <w:t>&lt;xs:enumeration value="set-field"/&gt;</w:t>
            </w:r>
          </w:p>
          <w:p w14:paraId="3BF4659B" w14:textId="04E86479" w:rsidR="00D8113B" w:rsidRDefault="00D8113B" w:rsidP="004D0DB6">
            <w:pPr>
              <w:pStyle w:val="XML2"/>
            </w:pPr>
            <w:r>
              <w:t>&lt;/xs:restriction&gt;</w:t>
            </w:r>
          </w:p>
          <w:p w14:paraId="29EAC766" w14:textId="6263356B" w:rsidR="00D8113B" w:rsidRDefault="00D8113B" w:rsidP="00173F8A">
            <w:pPr>
              <w:pStyle w:val="XML1"/>
            </w:pPr>
            <w:r>
              <w:t>&lt;/xs:simpleType&gt;</w:t>
            </w:r>
          </w:p>
          <w:p w14:paraId="2EF05099" w14:textId="4C1A3688" w:rsidR="00D8113B" w:rsidRDefault="00D8113B" w:rsidP="00173F8A">
            <w:pPr>
              <w:pStyle w:val="XML1"/>
            </w:pPr>
          </w:p>
          <w:p w14:paraId="5450CE6E" w14:textId="24AAE336" w:rsidR="00D8113B" w:rsidRDefault="00D8113B" w:rsidP="00173F8A">
            <w:pPr>
              <w:pStyle w:val="XML1"/>
            </w:pPr>
            <w:r>
              <w:t>&lt;xs:complexType name="OFInstructionTypes"&gt;</w:t>
            </w:r>
          </w:p>
          <w:p w14:paraId="3B0C2B6D" w14:textId="4ADB665C" w:rsidR="00D8113B" w:rsidRDefault="00D8113B" w:rsidP="004D0DB6">
            <w:pPr>
              <w:pStyle w:val="XML2"/>
            </w:pPr>
            <w:r>
              <w:t>&lt;xs:sequence minOccurs="1" maxOccurs="unbounded"&gt;</w:t>
            </w:r>
          </w:p>
          <w:p w14:paraId="5CEAC9CA" w14:textId="6E27E835" w:rsidR="00D8113B" w:rsidRDefault="00D8113B" w:rsidP="004D0DB6">
            <w:pPr>
              <w:pStyle w:val="XML3"/>
            </w:pPr>
            <w:r>
              <w:t>&lt;xs:element name="type" type="OFInstructionType"/&gt;</w:t>
            </w:r>
          </w:p>
          <w:p w14:paraId="364C3861" w14:textId="0C041AE4" w:rsidR="00D8113B" w:rsidRDefault="00D8113B" w:rsidP="004D0DB6">
            <w:pPr>
              <w:pStyle w:val="XML2"/>
            </w:pPr>
            <w:r>
              <w:t>&lt;/xs:sequence&gt;</w:t>
            </w:r>
          </w:p>
          <w:p w14:paraId="251BAD98" w14:textId="14884405" w:rsidR="00D8113B" w:rsidRDefault="00D8113B" w:rsidP="00173F8A">
            <w:pPr>
              <w:pStyle w:val="XML1"/>
            </w:pPr>
            <w:r>
              <w:t>&lt;/xs:complexType&gt;</w:t>
            </w:r>
          </w:p>
          <w:p w14:paraId="4AA62738" w14:textId="77777777" w:rsidR="004D0DB6" w:rsidRDefault="004D0DB6" w:rsidP="00173F8A">
            <w:pPr>
              <w:pStyle w:val="XML1"/>
            </w:pPr>
          </w:p>
          <w:p w14:paraId="6021BF42" w14:textId="633B5A0C" w:rsidR="00D8113B" w:rsidRDefault="00D8113B" w:rsidP="00173F8A">
            <w:pPr>
              <w:pStyle w:val="XML1"/>
            </w:pPr>
            <w:r>
              <w:t>&lt;xs:simpleType name="OFInstructionType"&gt;</w:t>
            </w:r>
          </w:p>
          <w:p w14:paraId="09B31E7F" w14:textId="76FA5BDE" w:rsidR="00D8113B" w:rsidRDefault="00D8113B" w:rsidP="004D0DB6">
            <w:pPr>
              <w:pStyle w:val="XML2"/>
            </w:pPr>
            <w:r>
              <w:t>&lt;xs:restriction base="xs:string"&gt;</w:t>
            </w:r>
          </w:p>
          <w:p w14:paraId="37A5A79C" w14:textId="7DA347DC" w:rsidR="00D8113B" w:rsidRDefault="00D8113B" w:rsidP="004D0DB6">
            <w:pPr>
              <w:pStyle w:val="XML3"/>
            </w:pPr>
            <w:r>
              <w:t>&lt;xs:enumeration value="apply-actions"/&gt;</w:t>
            </w:r>
          </w:p>
          <w:p w14:paraId="691BCB5C" w14:textId="7C08B8A2" w:rsidR="00D8113B" w:rsidRDefault="00D8113B" w:rsidP="004D0DB6">
            <w:pPr>
              <w:pStyle w:val="XML3"/>
            </w:pPr>
            <w:r>
              <w:t>&lt;xs:enumeration value="clear-actions"/&gt;</w:t>
            </w:r>
          </w:p>
          <w:p w14:paraId="6A557165" w14:textId="75A00679" w:rsidR="00D8113B" w:rsidRDefault="00D8113B" w:rsidP="004D0DB6">
            <w:pPr>
              <w:pStyle w:val="XML3"/>
            </w:pPr>
            <w:r>
              <w:t>&lt;xs:enumeration value="write-actions"/&gt;</w:t>
            </w:r>
          </w:p>
          <w:p w14:paraId="6AEC1BE3" w14:textId="17255841" w:rsidR="00D8113B" w:rsidRDefault="00D8113B" w:rsidP="004D0DB6">
            <w:pPr>
              <w:pStyle w:val="XML3"/>
            </w:pPr>
            <w:r>
              <w:t>&lt;xs:enumeration value="write-metadata"/&gt;</w:t>
            </w:r>
          </w:p>
          <w:p w14:paraId="7EF6B864" w14:textId="0EB778AD" w:rsidR="00D8113B" w:rsidRDefault="00D8113B" w:rsidP="004D0DB6">
            <w:pPr>
              <w:pStyle w:val="XML3"/>
            </w:pPr>
            <w:r>
              <w:t>&lt;xs:enumeration value="goto-table"/&gt;</w:t>
            </w:r>
          </w:p>
          <w:p w14:paraId="5A0CC7F1" w14:textId="2F9D4E21" w:rsidR="00D8113B" w:rsidRDefault="00D8113B" w:rsidP="004D0DB6">
            <w:pPr>
              <w:pStyle w:val="XML2"/>
            </w:pPr>
            <w:r>
              <w:t>&lt;/xs:restriction&gt;</w:t>
            </w:r>
          </w:p>
          <w:p w14:paraId="375F4CE1" w14:textId="40CB1431" w:rsidR="00D8113B" w:rsidRDefault="00D8113B" w:rsidP="00173F8A">
            <w:pPr>
              <w:pStyle w:val="XML1"/>
            </w:pPr>
            <w:r>
              <w:t>&lt;/xs:simpleType&gt;</w:t>
            </w:r>
          </w:p>
          <w:p w14:paraId="49D26B39" w14:textId="77777777" w:rsidR="004D0DB6" w:rsidRDefault="004D0DB6" w:rsidP="00173F8A">
            <w:pPr>
              <w:pStyle w:val="XML1"/>
            </w:pPr>
          </w:p>
          <w:p w14:paraId="4F01701E" w14:textId="52FA5BDA" w:rsidR="00D8113B" w:rsidRPr="009F1B7D" w:rsidRDefault="00D8113B" w:rsidP="00173F8A">
            <w:pPr>
              <w:pStyle w:val="XML1"/>
              <w:rPr>
                <w:b/>
              </w:rPr>
            </w:pPr>
          </w:p>
        </w:tc>
      </w:tr>
    </w:tbl>
    <w:p w14:paraId="2BFAE4F6" w14:textId="77777777" w:rsidR="00D8113B" w:rsidRPr="00BB2984" w:rsidRDefault="00D8113B" w:rsidP="00D8113B">
      <w:pPr>
        <w:pStyle w:val="XML1"/>
      </w:pPr>
    </w:p>
    <w:p w14:paraId="532E8609" w14:textId="77777777" w:rsidR="00D8113B" w:rsidRPr="009F1B7D" w:rsidRDefault="00D8113B" w:rsidP="00D8113B">
      <w:pPr>
        <w:pStyle w:val="Heading3"/>
      </w:pPr>
      <w:bookmarkStart w:id="88" w:name="_Toc320556699"/>
      <w:r>
        <w:t>XML Example</w:t>
      </w:r>
      <w:bookmarkEnd w:id="88"/>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FAAFBF6" w14:textId="77777777" w:rsidTr="00173F8A">
        <w:tc>
          <w:tcPr>
            <w:tcW w:w="8820" w:type="dxa"/>
            <w:shd w:val="clear" w:color="auto" w:fill="C8FCCD"/>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2D90CB15" w14:textId="551D8F34" w:rsidR="00D8113B" w:rsidRDefault="00D8113B" w:rsidP="00D8113B">
      <w:pPr>
        <w:pStyle w:val="Heading3"/>
      </w:pPr>
      <w:bookmarkStart w:id="89" w:name="_Toc320556700"/>
      <w:r>
        <w:lastRenderedPageBreak/>
        <w:t xml:space="preserve">Normative </w:t>
      </w:r>
      <w:r w:rsidR="00F16C2E">
        <w:t>Constraints</w:t>
      </w:r>
      <w:bookmarkEnd w:id="89"/>
    </w:p>
    <w:p w14:paraId="1D8CC4DB" w14:textId="77777777" w:rsidR="00C87004" w:rsidRDefault="007746E3">
      <w:pPr>
        <w:spacing w:before="0" w:line="276" w:lineRule="auto"/>
      </w:pPr>
      <w:r>
        <w:t xml:space="preserve">Element </w:t>
      </w:r>
      <w:r w:rsidRPr="003E2AD0">
        <w:rPr>
          <w:rStyle w:val="codeChar"/>
        </w:rPr>
        <w:t>&lt;capabilities&gt;</w:t>
      </w:r>
      <w:r>
        <w:t xml:space="preserve"> contains the capability items the OpenFlow Logical Switch MAY implement. Configuration of these capability items are out of scope of OF-CONFIG1.1. It is assumed that capabilities have been configured for OpenFlow Logical switches either as part of instantiation of these switches or through some out of band mechanisms.These OpenFlow Logical Switch items </w:t>
      </w:r>
      <w:r w:rsidR="00C87004">
        <w:t>can</w:t>
      </w:r>
      <w:r>
        <w:t xml:space="preserve"> be discovered by the configuration point using a NETCONF get-config request. </w:t>
      </w:r>
    </w:p>
    <w:p w14:paraId="417AAFE5" w14:textId="69A402C3" w:rsidR="00C87004" w:rsidRDefault="00C87004">
      <w:pPr>
        <w:spacing w:before="0" w:line="276" w:lineRule="auto"/>
      </w:pPr>
      <w:r>
        <w:t xml:space="preserve">Element </w:t>
      </w:r>
      <w:r w:rsidRPr="003E2AD0">
        <w:rPr>
          <w:rStyle w:val="codeChar"/>
        </w:rPr>
        <w:t>&lt;max-buffered-packets&gt;</w:t>
      </w:r>
      <w:r>
        <w:t xml:space="preserve"> denotes the maximum number of packets the logical switch can buffer when sending packets to the controller using packet-in messages.</w:t>
      </w:r>
    </w:p>
    <w:p w14:paraId="3F82E80D" w14:textId="77777777" w:rsidR="00C87004" w:rsidRDefault="00C87004">
      <w:pPr>
        <w:spacing w:before="0" w:line="276" w:lineRule="auto"/>
      </w:pPr>
      <w:r>
        <w:t xml:space="preserve">Element </w:t>
      </w:r>
      <w:r w:rsidRPr="003E2AD0">
        <w:rPr>
          <w:rStyle w:val="codeChar"/>
        </w:rPr>
        <w:t>&lt;max-tables&gt;</w:t>
      </w:r>
      <w:r>
        <w:t xml:space="preserve"> denotes the maximum number of flow tables supported by the logical switch.</w:t>
      </w:r>
    </w:p>
    <w:p w14:paraId="752482E4" w14:textId="77777777" w:rsidR="00C87004" w:rsidRDefault="00C87004">
      <w:pPr>
        <w:spacing w:before="0" w:line="276" w:lineRule="auto"/>
      </w:pPr>
      <w:r>
        <w:t xml:space="preserve">Element </w:t>
      </w:r>
      <w:r w:rsidRPr="003E2AD0">
        <w:rPr>
          <w:rStyle w:val="codeChar"/>
        </w:rPr>
        <w:t>&lt;max-ports&gt;</w:t>
      </w:r>
      <w:r>
        <w:t xml:space="preserve"> denotes the maximum number of ports supported by the logical switch.</w:t>
      </w:r>
    </w:p>
    <w:p w14:paraId="10996F6B" w14:textId="77777777" w:rsidR="00C87004" w:rsidRDefault="00C87004">
      <w:pPr>
        <w:spacing w:before="0" w:line="276" w:lineRule="auto"/>
      </w:pPr>
      <w:r>
        <w:t xml:space="preserve">Element </w:t>
      </w:r>
      <w:r w:rsidRPr="003E2AD0">
        <w:rPr>
          <w:rStyle w:val="codeChar"/>
        </w:rPr>
        <w:t>&lt;flow-statistics&gt;</w:t>
      </w:r>
      <w:r>
        <w:t xml:space="preserve"> indicates whether the logical switch supports flow statistics functionality.</w:t>
      </w:r>
    </w:p>
    <w:p w14:paraId="5DD1DFBF" w14:textId="0591A912" w:rsidR="00C87004" w:rsidRDefault="00C87004" w:rsidP="00C87004">
      <w:pPr>
        <w:spacing w:before="0" w:line="276" w:lineRule="auto"/>
      </w:pPr>
      <w:r>
        <w:t xml:space="preserve">Element </w:t>
      </w:r>
      <w:r w:rsidRPr="003E2AD0">
        <w:rPr>
          <w:rStyle w:val="codeChar"/>
        </w:rPr>
        <w:t>&lt;table-statistics&gt;</w:t>
      </w:r>
      <w:r>
        <w:t xml:space="preserve"> indicates whether the logical switch supports table statistics functionality.</w:t>
      </w:r>
    </w:p>
    <w:p w14:paraId="214D634A" w14:textId="7E8E00B6" w:rsidR="00C87004" w:rsidRDefault="00C87004" w:rsidP="00C87004">
      <w:pPr>
        <w:spacing w:before="0" w:line="276" w:lineRule="auto"/>
      </w:pPr>
      <w:r>
        <w:t xml:space="preserve">Element </w:t>
      </w:r>
      <w:r w:rsidRPr="003E2AD0">
        <w:rPr>
          <w:rStyle w:val="codeChar"/>
        </w:rPr>
        <w:t>&lt;port-statistics&gt;</w:t>
      </w:r>
      <w:r>
        <w:t xml:space="preserve"> indicates whether the logical switch supports port statistics functionality.</w:t>
      </w:r>
    </w:p>
    <w:p w14:paraId="30E6E3AD" w14:textId="29655F48" w:rsidR="00C87004" w:rsidRDefault="00C87004" w:rsidP="00C87004">
      <w:pPr>
        <w:spacing w:before="0" w:line="276" w:lineRule="auto"/>
      </w:pPr>
      <w:r>
        <w:t xml:space="preserve">Element </w:t>
      </w:r>
      <w:r w:rsidRPr="003E2AD0">
        <w:rPr>
          <w:rStyle w:val="codeChar"/>
        </w:rPr>
        <w:t>&lt;group-statistics&gt;</w:t>
      </w:r>
      <w:r>
        <w:t xml:space="preserve"> indicates whether the logical switch supports group statistics functionality.</w:t>
      </w:r>
    </w:p>
    <w:p w14:paraId="24B93CDD" w14:textId="1BB3618C" w:rsidR="00C87004" w:rsidRDefault="00C87004" w:rsidP="00C87004">
      <w:pPr>
        <w:spacing w:before="0" w:line="276" w:lineRule="auto"/>
      </w:pPr>
      <w:r>
        <w:t xml:space="preserve">Element </w:t>
      </w:r>
      <w:r w:rsidRPr="003E2AD0">
        <w:rPr>
          <w:rStyle w:val="codeChar"/>
        </w:rPr>
        <w:t>&lt;queue-statistics&gt;</w:t>
      </w:r>
      <w:r>
        <w:t xml:space="preserve"> indicates whether the logical switch supports queue statistics functionality.</w:t>
      </w:r>
    </w:p>
    <w:p w14:paraId="749C5DCA" w14:textId="77777777" w:rsidR="003C6498" w:rsidRDefault="00CB1873">
      <w:pPr>
        <w:spacing w:before="0" w:line="276" w:lineRule="auto"/>
      </w:pPr>
      <w:r>
        <w:t xml:space="preserve">Element </w:t>
      </w:r>
      <w:r w:rsidRPr="003E2AD0">
        <w:rPr>
          <w:rStyle w:val="codeChar"/>
        </w:rPr>
        <w:t>&lt;reassemble-ip-fragments&gt;</w:t>
      </w:r>
      <w:r>
        <w:t xml:space="preserve"> indicates whether the logical switch support reassemble IP fragments functionality.</w:t>
      </w:r>
    </w:p>
    <w:p w14:paraId="4F65000C" w14:textId="77777777" w:rsidR="003C6498" w:rsidRDefault="003C6498">
      <w:pPr>
        <w:spacing w:before="0" w:line="276" w:lineRule="auto"/>
      </w:pPr>
      <w:r>
        <w:t xml:space="preserve">Element </w:t>
      </w:r>
      <w:r w:rsidRPr="003E2AD0">
        <w:rPr>
          <w:rStyle w:val="codeChar"/>
        </w:rPr>
        <w:t>&lt;block-looping-ports&gt;</w:t>
      </w:r>
      <w:r>
        <w:t xml:space="preserve"> indicates whether a switch protocol outside of OpenFlow, such as 802.1D Spanning Tree, will detect topology loops and block ports to prevent packet loops.</w:t>
      </w:r>
    </w:p>
    <w:p w14:paraId="5C242A8F" w14:textId="7B230248" w:rsidR="003C6498" w:rsidRDefault="003C6498">
      <w:pPr>
        <w:spacing w:before="0" w:line="276" w:lineRule="auto"/>
      </w:pPr>
      <w:r>
        <w:t xml:space="preserve">Element </w:t>
      </w:r>
      <w:r w:rsidRPr="003E2AD0">
        <w:rPr>
          <w:rStyle w:val="codeChar"/>
        </w:rPr>
        <w:t>&lt;reserved-port-types&gt;</w:t>
      </w:r>
      <w:r>
        <w:t xml:space="preserve"> denotes generic forwarding actions such as sending to the controller, </w:t>
      </w:r>
      <w:r w:rsidR="00C4220E">
        <w:t>fl</w:t>
      </w:r>
      <w:r>
        <w:t xml:space="preserve">ooding, or forwarding using non-OpenFlow methods, such as "normal" switch processing. </w:t>
      </w:r>
    </w:p>
    <w:p w14:paraId="3895BDAE" w14:textId="2DD403DD" w:rsidR="003C6498" w:rsidRDefault="003C6498">
      <w:pPr>
        <w:spacing w:before="0" w:line="276" w:lineRule="auto"/>
      </w:pPr>
      <w:r>
        <w:t xml:space="preserve">Element </w:t>
      </w:r>
      <w:r w:rsidRPr="003E2AD0">
        <w:rPr>
          <w:rStyle w:val="codeChar"/>
        </w:rPr>
        <w:t>&lt;group-types&gt;</w:t>
      </w:r>
      <w:r>
        <w:t xml:space="preserve"> denotes the group types supported by the OpenFlow logical switch.</w:t>
      </w:r>
    </w:p>
    <w:p w14:paraId="7DEB1928" w14:textId="5A27998F" w:rsidR="003C6498" w:rsidRDefault="003C6498" w:rsidP="003C6498">
      <w:pPr>
        <w:spacing w:before="0" w:line="276" w:lineRule="auto"/>
      </w:pPr>
      <w:r>
        <w:t xml:space="preserve">Element </w:t>
      </w:r>
      <w:r w:rsidRPr="003E2AD0">
        <w:rPr>
          <w:rStyle w:val="codeChar"/>
        </w:rPr>
        <w:t>&lt;group-capabilities&gt;</w:t>
      </w:r>
      <w:r>
        <w:t xml:space="preserve"> denotes the group capabilities supported by the OpenFlow logical switch.</w:t>
      </w:r>
    </w:p>
    <w:p w14:paraId="636F27C6" w14:textId="6CFD3693" w:rsidR="003C6498" w:rsidRDefault="003C6498" w:rsidP="003C6498">
      <w:pPr>
        <w:spacing w:before="0" w:line="276" w:lineRule="auto"/>
      </w:pPr>
      <w:r>
        <w:t xml:space="preserve">Element </w:t>
      </w:r>
      <w:r w:rsidRPr="003E2AD0">
        <w:rPr>
          <w:rStyle w:val="codeChar"/>
        </w:rPr>
        <w:t>&lt;action-types&gt;</w:t>
      </w:r>
      <w:r>
        <w:t xml:space="preserve"> denotes the action types supported by the OpenFlow logical switch.</w:t>
      </w:r>
    </w:p>
    <w:p w14:paraId="1A011702" w14:textId="36DC6D09" w:rsidR="0082315F" w:rsidRDefault="0082315F" w:rsidP="003C6498">
      <w:pPr>
        <w:spacing w:before="0" w:line="276" w:lineRule="auto"/>
      </w:pPr>
      <w:r>
        <w:t>Element &lt;instruction-types&gt; denotes the instruction types supported by the OpenFlow logical switch.</w:t>
      </w:r>
    </w:p>
    <w:p w14:paraId="34F0FADA" w14:textId="4C6BA62D" w:rsidR="00570B23" w:rsidRDefault="00570B23" w:rsidP="003C6498">
      <w:pPr>
        <w:spacing w:before="0" w:line="276" w:lineRule="auto"/>
      </w:pPr>
      <w:r>
        <w:lastRenderedPageBreak/>
        <w:t>Detailed definitions of these capability items can be found in OpenFlow Switch Specification 1.2[1].</w:t>
      </w:r>
    </w:p>
    <w:p w14:paraId="26CBBFBE" w14:textId="624F5F1F" w:rsidR="00D8113B" w:rsidRPr="001215D8" w:rsidRDefault="00D8113B" w:rsidP="00D8113B">
      <w:pPr>
        <w:pStyle w:val="Heading3"/>
      </w:pPr>
      <w:bookmarkStart w:id="90" w:name="_Toc320556701"/>
      <w:r>
        <w:t>Yang Specification</w:t>
      </w:r>
      <w:bookmarkEnd w:id="90"/>
    </w:p>
    <w:tbl>
      <w:tblPr>
        <w:tblStyle w:val="TableGrid"/>
        <w:tblW w:w="0" w:type="auto"/>
        <w:tblInd w:w="378" w:type="dxa"/>
        <w:shd w:val="clear" w:color="auto" w:fill="C8FCCD"/>
        <w:tblLook w:val="04A0" w:firstRow="1" w:lastRow="0" w:firstColumn="1" w:lastColumn="0" w:noHBand="0" w:noVBand="1"/>
      </w:tblPr>
      <w:tblGrid>
        <w:gridCol w:w="8820"/>
      </w:tblGrid>
      <w:tr w:rsidR="00364B45" w:rsidRPr="009F1B7D" w14:paraId="47C36A4B" w14:textId="77777777" w:rsidTr="00576FDE">
        <w:tc>
          <w:tcPr>
            <w:tcW w:w="8820" w:type="dxa"/>
            <w:shd w:val="clear" w:color="auto" w:fill="C8FCCD"/>
          </w:tcPr>
          <w:p w14:paraId="040B34C6" w14:textId="77777777" w:rsidR="00EA5C38" w:rsidRDefault="00EA5C38" w:rsidP="00EA5C38">
            <w:pPr>
              <w:pStyle w:val="XML1"/>
            </w:pPr>
            <w:r>
              <w:t>typedef action-type {</w:t>
            </w:r>
          </w:p>
          <w:p w14:paraId="03856A8A" w14:textId="5294DCA4" w:rsidR="00EA5C38" w:rsidRDefault="00EA5C38" w:rsidP="00D646D5">
            <w:pPr>
              <w:pStyle w:val="XML2"/>
            </w:pPr>
            <w:proofErr w:type="gramStart"/>
            <w:r>
              <w:t>description</w:t>
            </w:r>
            <w:proofErr w:type="gramEnd"/>
            <w:r>
              <w:t xml:space="preserve"> "The types of actions defined in OpenFlow Switch Specification version 1.2.";</w:t>
            </w:r>
          </w:p>
          <w:p w14:paraId="3054F4B2" w14:textId="33E16315" w:rsidR="00EA5C38" w:rsidRDefault="00EA5C38" w:rsidP="00D646D5">
            <w:pPr>
              <w:pStyle w:val="XML2"/>
            </w:pPr>
            <w:r>
              <w:t>type enumeration {</w:t>
            </w:r>
          </w:p>
          <w:p w14:paraId="463C0BDB" w14:textId="4814FCD9" w:rsidR="00EA5C38" w:rsidRDefault="00EA5C38" w:rsidP="00D646D5">
            <w:pPr>
              <w:pStyle w:val="XML3"/>
            </w:pPr>
            <w:r>
              <w:t>enum output;</w:t>
            </w:r>
          </w:p>
          <w:p w14:paraId="089FBD6F" w14:textId="6834E2A7" w:rsidR="00EA5C38" w:rsidRDefault="00EA5C38" w:rsidP="00D646D5">
            <w:pPr>
              <w:pStyle w:val="XML3"/>
            </w:pPr>
            <w:r>
              <w:t>enum acopy-ttl-out;</w:t>
            </w:r>
          </w:p>
          <w:p w14:paraId="7332FBE0" w14:textId="4FE807FE" w:rsidR="00EA5C38" w:rsidRDefault="00EA5C38" w:rsidP="00D646D5">
            <w:pPr>
              <w:pStyle w:val="XML3"/>
            </w:pPr>
            <w:r>
              <w:t>enum copy-ttl-in;</w:t>
            </w:r>
          </w:p>
          <w:p w14:paraId="05F5B531" w14:textId="1387879F" w:rsidR="00EA5C38" w:rsidRDefault="00EA5C38" w:rsidP="00D646D5">
            <w:pPr>
              <w:pStyle w:val="XML3"/>
            </w:pPr>
            <w:r>
              <w:t>enum set-mpls-ttl;</w:t>
            </w:r>
          </w:p>
          <w:p w14:paraId="3E34D32C" w14:textId="516AAB43" w:rsidR="00EA5C38" w:rsidRDefault="00EA5C38" w:rsidP="00D646D5">
            <w:pPr>
              <w:pStyle w:val="XML3"/>
            </w:pPr>
            <w:r>
              <w:t>enum dec-mpls-ttl;</w:t>
            </w:r>
          </w:p>
          <w:p w14:paraId="0B960592" w14:textId="043914A4" w:rsidR="00EA5C38" w:rsidRDefault="00EA5C38" w:rsidP="00D646D5">
            <w:pPr>
              <w:pStyle w:val="XML3"/>
            </w:pPr>
            <w:r>
              <w:t>enum push-vlan;</w:t>
            </w:r>
          </w:p>
          <w:p w14:paraId="15606990" w14:textId="1CD98F41" w:rsidR="00EA5C38" w:rsidRDefault="00EA5C38" w:rsidP="00D646D5">
            <w:pPr>
              <w:pStyle w:val="XML3"/>
            </w:pPr>
            <w:r>
              <w:t>enum pop-vlan;</w:t>
            </w:r>
          </w:p>
          <w:p w14:paraId="2EBE83A5" w14:textId="61596284" w:rsidR="00EA5C38" w:rsidRDefault="00EA5C38" w:rsidP="00D646D5">
            <w:pPr>
              <w:pStyle w:val="XML3"/>
            </w:pPr>
            <w:r>
              <w:t>enum push-mpls;</w:t>
            </w:r>
          </w:p>
          <w:p w14:paraId="5DCD0B9C" w14:textId="3D253ABE" w:rsidR="00EA5C38" w:rsidRDefault="00EA5C38" w:rsidP="00D646D5">
            <w:pPr>
              <w:pStyle w:val="XML3"/>
            </w:pPr>
            <w:r>
              <w:t>enum pop-mpls;</w:t>
            </w:r>
          </w:p>
          <w:p w14:paraId="1E434221" w14:textId="584B6E3A" w:rsidR="00EA5C38" w:rsidRDefault="00EA5C38" w:rsidP="00D646D5">
            <w:pPr>
              <w:pStyle w:val="XML3"/>
            </w:pPr>
            <w:r>
              <w:t>enum set-queue;</w:t>
            </w:r>
          </w:p>
          <w:p w14:paraId="154CB964" w14:textId="60D093CA" w:rsidR="00EA5C38" w:rsidRDefault="00EA5C38" w:rsidP="00D646D5">
            <w:pPr>
              <w:pStyle w:val="XML3"/>
            </w:pPr>
            <w:r>
              <w:t>enum group;</w:t>
            </w:r>
          </w:p>
          <w:p w14:paraId="3B70FD28" w14:textId="3CC29BBA" w:rsidR="00EA5C38" w:rsidRDefault="00EA5C38" w:rsidP="00D646D5">
            <w:pPr>
              <w:pStyle w:val="XML3"/>
            </w:pPr>
            <w:r>
              <w:t>enum set-nw-ttl;</w:t>
            </w:r>
          </w:p>
          <w:p w14:paraId="78ACBA79" w14:textId="10DD0544" w:rsidR="00EA5C38" w:rsidRDefault="00EA5C38" w:rsidP="00D646D5">
            <w:pPr>
              <w:pStyle w:val="XML3"/>
            </w:pPr>
            <w:r>
              <w:t>enum dec-nw-ttl;</w:t>
            </w:r>
          </w:p>
          <w:p w14:paraId="157AB716" w14:textId="0A1FBB40" w:rsidR="00EA5C38" w:rsidRDefault="00EA5C38" w:rsidP="00D646D5">
            <w:pPr>
              <w:pStyle w:val="XML3"/>
            </w:pPr>
            <w:r>
              <w:t>enum set-field;</w:t>
            </w:r>
          </w:p>
          <w:p w14:paraId="4E7F67CD" w14:textId="6209C1CA" w:rsidR="00EA5C38" w:rsidRDefault="00B26D1C" w:rsidP="00C3649A">
            <w:pPr>
              <w:pStyle w:val="XML2"/>
            </w:pPr>
            <w:r>
              <w:t>}</w:t>
            </w:r>
          </w:p>
          <w:p w14:paraId="08BE0050" w14:textId="77777777" w:rsidR="00EA5C38" w:rsidRDefault="00EA5C38" w:rsidP="00EA5C38">
            <w:pPr>
              <w:pStyle w:val="XML1"/>
            </w:pPr>
            <w:r>
              <w:t>}</w:t>
            </w:r>
          </w:p>
          <w:p w14:paraId="7C1EB28F" w14:textId="77777777" w:rsidR="00EA5C38" w:rsidRDefault="00EA5C38" w:rsidP="00EA5C38">
            <w:pPr>
              <w:pStyle w:val="XML1"/>
            </w:pPr>
          </w:p>
          <w:p w14:paraId="40B50C50" w14:textId="77777777" w:rsidR="00EA5C38" w:rsidRDefault="00EA5C38" w:rsidP="00EA5C38">
            <w:pPr>
              <w:pStyle w:val="XML1"/>
            </w:pPr>
            <w:r>
              <w:t>typedef instruction-type {</w:t>
            </w:r>
          </w:p>
          <w:p w14:paraId="0F7FD3A5" w14:textId="0F4DC80D" w:rsidR="00EA5C38" w:rsidRDefault="00EA5C38" w:rsidP="00C3649A">
            <w:pPr>
              <w:pStyle w:val="XML2"/>
            </w:pPr>
            <w:proofErr w:type="gramStart"/>
            <w:r>
              <w:t>description</w:t>
            </w:r>
            <w:proofErr w:type="gramEnd"/>
            <w:r>
              <w:t xml:space="preserve"> "The types of instructions defined in OpenFlow Switch Specification version 1.2.";</w:t>
            </w:r>
          </w:p>
          <w:p w14:paraId="35E71637" w14:textId="3600534B" w:rsidR="00EA5C38" w:rsidRDefault="00EA5C38" w:rsidP="00D646D5">
            <w:pPr>
              <w:pStyle w:val="XML2"/>
            </w:pPr>
            <w:r>
              <w:t>type enumeration {</w:t>
            </w:r>
          </w:p>
          <w:p w14:paraId="7D4C1B70" w14:textId="45884368" w:rsidR="00EA5C38" w:rsidRDefault="00EA5C38" w:rsidP="00D646D5">
            <w:pPr>
              <w:pStyle w:val="XML3"/>
            </w:pPr>
            <w:r>
              <w:t>enum apply-actions;</w:t>
            </w:r>
          </w:p>
          <w:p w14:paraId="6BC58142" w14:textId="178EBA7C" w:rsidR="00EA5C38" w:rsidRDefault="00EA5C38" w:rsidP="00D646D5">
            <w:pPr>
              <w:pStyle w:val="XML3"/>
            </w:pPr>
            <w:r>
              <w:t>enum clear-actions;</w:t>
            </w:r>
          </w:p>
          <w:p w14:paraId="12FCBEA2" w14:textId="5994E862" w:rsidR="00EA5C38" w:rsidRDefault="00EA5C38" w:rsidP="00D646D5">
            <w:pPr>
              <w:pStyle w:val="XML3"/>
            </w:pPr>
            <w:r>
              <w:t>enum write-actions;</w:t>
            </w:r>
          </w:p>
          <w:p w14:paraId="052A17DC" w14:textId="40A3E06D" w:rsidR="00EA5C38" w:rsidRDefault="00EA5C38" w:rsidP="00D646D5">
            <w:pPr>
              <w:pStyle w:val="XML3"/>
            </w:pPr>
            <w:r>
              <w:t>enum write-metadata;</w:t>
            </w:r>
          </w:p>
          <w:p w14:paraId="3AE1FF94" w14:textId="69E593DB" w:rsidR="00EA5C38" w:rsidRDefault="00EA5C38" w:rsidP="00D646D5">
            <w:pPr>
              <w:pStyle w:val="XML3"/>
            </w:pPr>
            <w:r>
              <w:t>enum goto-table;</w:t>
            </w:r>
          </w:p>
          <w:p w14:paraId="0B16B480" w14:textId="2AC7130A" w:rsidR="00EA5C38" w:rsidRDefault="00EA5C38" w:rsidP="00C3649A">
            <w:pPr>
              <w:pStyle w:val="XML2"/>
            </w:pPr>
            <w:r>
              <w:t>}</w:t>
            </w:r>
          </w:p>
          <w:p w14:paraId="264DA04F" w14:textId="01173CEA" w:rsidR="00EA5C38" w:rsidRDefault="00EA5C38" w:rsidP="00EA5C38">
            <w:pPr>
              <w:pStyle w:val="XML1"/>
            </w:pPr>
            <w:r>
              <w:t>}</w:t>
            </w:r>
          </w:p>
          <w:p w14:paraId="0B0BC5D4" w14:textId="77777777" w:rsidR="00EA5C38" w:rsidRDefault="00EA5C38" w:rsidP="00364B45">
            <w:pPr>
              <w:pStyle w:val="XML1"/>
            </w:pPr>
          </w:p>
          <w:p w14:paraId="2EC69116" w14:textId="77777777" w:rsidR="00364B45" w:rsidRDefault="00364B45" w:rsidP="00364B45">
            <w:pPr>
              <w:pStyle w:val="XML1"/>
            </w:pPr>
            <w:r>
              <w:t>grouping openflow-logical-switch-capabilities-grouping {</w:t>
            </w:r>
          </w:p>
          <w:p w14:paraId="12B8BD68" w14:textId="32322FD7" w:rsidR="00364B45" w:rsidRDefault="00364B45" w:rsidP="00C3649A">
            <w:pPr>
              <w:pStyle w:val="XML2"/>
            </w:pPr>
            <w:proofErr w:type="gramStart"/>
            <w:r>
              <w:t>description</w:t>
            </w:r>
            <w:proofErr w:type="gramEnd"/>
            <w:r>
              <w:t xml:space="preserve"> "This grouping specifies all properties of an OpenFlow logical switch's capabilities.";</w:t>
            </w:r>
          </w:p>
          <w:p w14:paraId="5446EC09" w14:textId="77777777" w:rsidR="00364B45" w:rsidRDefault="00364B45" w:rsidP="00364B45">
            <w:pPr>
              <w:pStyle w:val="XML1"/>
            </w:pPr>
          </w:p>
          <w:p w14:paraId="3FDA0A62" w14:textId="7FCA7BCA" w:rsidR="00364B45" w:rsidRDefault="0059134D" w:rsidP="00C3649A">
            <w:pPr>
              <w:pStyle w:val="XML2"/>
            </w:pPr>
            <w:r>
              <w:t>leaf max-buffered-packets</w:t>
            </w:r>
            <w:r w:rsidR="00364B45">
              <w:t xml:space="preserve"> {</w:t>
            </w:r>
          </w:p>
          <w:p w14:paraId="2ACD27C5" w14:textId="15FC01C7" w:rsidR="00364B45" w:rsidRDefault="00364B45" w:rsidP="00C3649A">
            <w:pPr>
              <w:pStyle w:val="XML3"/>
            </w:pPr>
            <w:r>
              <w:t>type uint32;</w:t>
            </w:r>
          </w:p>
          <w:p w14:paraId="1B7B8610" w14:textId="7FDCD979" w:rsidR="00364B45" w:rsidRDefault="00364B45" w:rsidP="00C3649A">
            <w:pPr>
              <w:pStyle w:val="XML3"/>
            </w:pPr>
            <w:proofErr w:type="gramStart"/>
            <w:r>
              <w:t>description</w:t>
            </w:r>
            <w:proofErr w:type="gramEnd"/>
            <w:r>
              <w:t xml:space="preserve"> "The maximum number of packets the logical switch can buffer when sending packets to the controller using packet-in messages.";</w:t>
            </w:r>
          </w:p>
          <w:p w14:paraId="6CD2D0F4" w14:textId="7215780B" w:rsidR="00364B45" w:rsidRDefault="00C3649A" w:rsidP="00C3649A">
            <w:pPr>
              <w:pStyle w:val="XML2"/>
            </w:pPr>
            <w:r>
              <w:t>}</w:t>
            </w:r>
          </w:p>
          <w:p w14:paraId="6EA702DE" w14:textId="77777777" w:rsidR="00364B45" w:rsidRDefault="00364B45" w:rsidP="00364B45">
            <w:pPr>
              <w:pStyle w:val="XML1"/>
            </w:pPr>
          </w:p>
          <w:p w14:paraId="182603F3" w14:textId="3CAB36B5" w:rsidR="00364B45" w:rsidRDefault="00B57175" w:rsidP="00C3649A">
            <w:pPr>
              <w:pStyle w:val="XML2"/>
            </w:pPr>
            <w:r>
              <w:t>leaf max-tables</w:t>
            </w:r>
            <w:r w:rsidR="00364B45">
              <w:t xml:space="preserve"> {</w:t>
            </w:r>
          </w:p>
          <w:p w14:paraId="05723A27" w14:textId="0F5E8936" w:rsidR="00364B45" w:rsidRDefault="00364B45" w:rsidP="00C3649A">
            <w:pPr>
              <w:pStyle w:val="XML3"/>
            </w:pPr>
            <w:r>
              <w:t>type uint8;</w:t>
            </w:r>
          </w:p>
          <w:p w14:paraId="0A2D987A" w14:textId="38C28CB9" w:rsidR="00364B45" w:rsidRDefault="00364B45" w:rsidP="00C3649A">
            <w:pPr>
              <w:pStyle w:val="XML3"/>
            </w:pPr>
            <w:proofErr w:type="gramStart"/>
            <w:r>
              <w:t>description</w:t>
            </w:r>
            <w:proofErr w:type="gramEnd"/>
            <w:r>
              <w:t xml:space="preserve"> "The number of flow tables supported by the logical switch.";</w:t>
            </w:r>
          </w:p>
          <w:p w14:paraId="123F3D8A" w14:textId="2280CAA4" w:rsidR="00364B45" w:rsidRDefault="00364B45" w:rsidP="00C3649A">
            <w:pPr>
              <w:pStyle w:val="XML2"/>
            </w:pPr>
            <w:r>
              <w:t>}</w:t>
            </w:r>
          </w:p>
          <w:p w14:paraId="1F2899F9" w14:textId="41EAB2F2" w:rsidR="00364B45" w:rsidRDefault="00364B45" w:rsidP="00364B45">
            <w:pPr>
              <w:pStyle w:val="XML1"/>
            </w:pPr>
          </w:p>
          <w:p w14:paraId="73A799D4" w14:textId="63DFBEAF" w:rsidR="00364B45" w:rsidRDefault="00B57175" w:rsidP="00C3649A">
            <w:pPr>
              <w:pStyle w:val="XML2"/>
            </w:pPr>
            <w:r>
              <w:t>leaf max-ports</w:t>
            </w:r>
            <w:r w:rsidR="00364B45">
              <w:t xml:space="preserve"> {</w:t>
            </w:r>
          </w:p>
          <w:p w14:paraId="7FC558F1" w14:textId="19A33870" w:rsidR="00364B45" w:rsidRDefault="00364B45" w:rsidP="00C3649A">
            <w:pPr>
              <w:pStyle w:val="XML3"/>
            </w:pPr>
            <w:r>
              <w:t>type uint32;</w:t>
            </w:r>
          </w:p>
          <w:p w14:paraId="50F20A37" w14:textId="25B8D3A4" w:rsidR="00364B45" w:rsidRDefault="00364B45" w:rsidP="00C3649A">
            <w:pPr>
              <w:pStyle w:val="XML3"/>
            </w:pPr>
            <w:proofErr w:type="gramStart"/>
            <w:r>
              <w:lastRenderedPageBreak/>
              <w:t>description</w:t>
            </w:r>
            <w:proofErr w:type="gramEnd"/>
            <w:r>
              <w:t xml:space="preserve"> "The number of flow tables supported by the logical switch.";</w:t>
            </w:r>
          </w:p>
          <w:p w14:paraId="707EB2C6" w14:textId="3811FF00" w:rsidR="00364B45" w:rsidRDefault="00C3649A" w:rsidP="00C3649A">
            <w:pPr>
              <w:pStyle w:val="XML2"/>
            </w:pPr>
            <w:r>
              <w:t>}</w:t>
            </w:r>
          </w:p>
          <w:p w14:paraId="479D4B1E" w14:textId="25708768" w:rsidR="00364B45" w:rsidRDefault="00364B45" w:rsidP="00364B45">
            <w:pPr>
              <w:pStyle w:val="XML1"/>
            </w:pPr>
          </w:p>
          <w:p w14:paraId="78579B08" w14:textId="69077A8B" w:rsidR="00364B45" w:rsidRDefault="00364B45" w:rsidP="00C3649A">
            <w:pPr>
              <w:pStyle w:val="XML2"/>
            </w:pPr>
            <w:r>
              <w:t>leaf flow-statistics {</w:t>
            </w:r>
          </w:p>
          <w:p w14:paraId="53E379A4" w14:textId="5EF51790" w:rsidR="00364B45" w:rsidRDefault="00364B45" w:rsidP="00C3649A">
            <w:pPr>
              <w:pStyle w:val="XML3"/>
            </w:pPr>
            <w:r>
              <w:t>type boolean;</w:t>
            </w:r>
          </w:p>
          <w:p w14:paraId="58BE6C75" w14:textId="7B95CCD2" w:rsidR="00364B45" w:rsidRDefault="00364B45" w:rsidP="00C3649A">
            <w:pPr>
              <w:pStyle w:val="XML3"/>
            </w:pPr>
            <w:r>
              <w:t>default false;</w:t>
            </w:r>
          </w:p>
          <w:p w14:paraId="1C53A337" w14:textId="3CDF8881" w:rsidR="00364B45" w:rsidRDefault="00364B45" w:rsidP="00C3649A">
            <w:pPr>
              <w:pStyle w:val="XML3"/>
            </w:pPr>
            <w:proofErr w:type="gramStart"/>
            <w:r>
              <w:t>description</w:t>
            </w:r>
            <w:proofErr w:type="gramEnd"/>
            <w:r>
              <w:t xml:space="preserve"> "Specifies if the logical switch supports flow statistics.";</w:t>
            </w:r>
          </w:p>
          <w:p w14:paraId="4FA93F3C" w14:textId="5CFBDB82" w:rsidR="00364B45" w:rsidRDefault="00364B45" w:rsidP="00C3649A">
            <w:pPr>
              <w:pStyle w:val="XML2"/>
            </w:pPr>
            <w:r>
              <w:t>}</w:t>
            </w:r>
          </w:p>
          <w:p w14:paraId="2AEBBADD" w14:textId="77777777" w:rsidR="00364B45" w:rsidRDefault="00364B45" w:rsidP="00364B45">
            <w:pPr>
              <w:pStyle w:val="XML1"/>
            </w:pPr>
          </w:p>
          <w:p w14:paraId="306C7080" w14:textId="4520F0BA" w:rsidR="00364B45" w:rsidRDefault="00364B45" w:rsidP="00C3649A">
            <w:pPr>
              <w:pStyle w:val="XML2"/>
            </w:pPr>
            <w:r>
              <w:t>leaf table-statistics {</w:t>
            </w:r>
          </w:p>
          <w:p w14:paraId="4B24AB87" w14:textId="245BBFEF" w:rsidR="00364B45" w:rsidRDefault="00364B45" w:rsidP="00C3649A">
            <w:pPr>
              <w:pStyle w:val="XML3"/>
            </w:pPr>
            <w:r>
              <w:t>type boolean;</w:t>
            </w:r>
          </w:p>
          <w:p w14:paraId="58D52964" w14:textId="6EDEF802" w:rsidR="00364B45" w:rsidRDefault="00364B45" w:rsidP="00C3649A">
            <w:pPr>
              <w:pStyle w:val="XML3"/>
            </w:pPr>
            <w:r>
              <w:t>default false;</w:t>
            </w:r>
          </w:p>
          <w:p w14:paraId="04A1C8E2" w14:textId="7ADD49CD" w:rsidR="00364B45" w:rsidRDefault="00364B45" w:rsidP="00C3649A">
            <w:pPr>
              <w:pStyle w:val="XML3"/>
            </w:pPr>
            <w:proofErr w:type="gramStart"/>
            <w:r>
              <w:t>description</w:t>
            </w:r>
            <w:proofErr w:type="gramEnd"/>
            <w:r>
              <w:t xml:space="preserve"> "Specifies if the logical switch supports table statistics.";</w:t>
            </w:r>
          </w:p>
          <w:p w14:paraId="4DA43AA0" w14:textId="68C8A5FF" w:rsidR="00364B45" w:rsidRDefault="00364B45" w:rsidP="00C3649A">
            <w:pPr>
              <w:pStyle w:val="XML2"/>
            </w:pPr>
            <w:r>
              <w:t>}</w:t>
            </w:r>
          </w:p>
          <w:p w14:paraId="3069F2A1" w14:textId="77777777" w:rsidR="00364B45" w:rsidRDefault="00364B45" w:rsidP="00364B45">
            <w:pPr>
              <w:pStyle w:val="XML1"/>
            </w:pPr>
          </w:p>
          <w:p w14:paraId="6B8DD08B" w14:textId="74952391" w:rsidR="00364B45" w:rsidRDefault="00364B45" w:rsidP="00C3649A">
            <w:pPr>
              <w:pStyle w:val="XML2"/>
            </w:pPr>
            <w:r>
              <w:t>leaf port-statistics {</w:t>
            </w:r>
          </w:p>
          <w:p w14:paraId="3A865E55" w14:textId="18825C27" w:rsidR="00364B45" w:rsidRDefault="00364B45" w:rsidP="00C3649A">
            <w:pPr>
              <w:pStyle w:val="XML3"/>
            </w:pPr>
            <w:r>
              <w:t>type boolean;</w:t>
            </w:r>
          </w:p>
          <w:p w14:paraId="4FDDA3B1" w14:textId="5C15FBFD" w:rsidR="00364B45" w:rsidRDefault="00364B45" w:rsidP="00C3649A">
            <w:pPr>
              <w:pStyle w:val="XML3"/>
            </w:pPr>
            <w:r>
              <w:t>default false;</w:t>
            </w:r>
          </w:p>
          <w:p w14:paraId="04DD9BB7" w14:textId="5270FF1D" w:rsidR="00364B45" w:rsidRDefault="00364B45" w:rsidP="00C3649A">
            <w:pPr>
              <w:pStyle w:val="XML3"/>
            </w:pPr>
            <w:proofErr w:type="gramStart"/>
            <w:r>
              <w:t>description</w:t>
            </w:r>
            <w:proofErr w:type="gramEnd"/>
            <w:r>
              <w:t xml:space="preserve"> "Specifies if the logical switch supports port statistics.";</w:t>
            </w:r>
          </w:p>
          <w:p w14:paraId="44AB69DC" w14:textId="77C4C36F" w:rsidR="00364B45" w:rsidRDefault="00C3649A" w:rsidP="00C3649A">
            <w:pPr>
              <w:pStyle w:val="XML2"/>
            </w:pPr>
            <w:r>
              <w:t>}</w:t>
            </w:r>
          </w:p>
          <w:p w14:paraId="7F090777" w14:textId="77777777" w:rsidR="00364B45" w:rsidRDefault="00364B45" w:rsidP="00364B45">
            <w:pPr>
              <w:pStyle w:val="XML1"/>
            </w:pPr>
          </w:p>
          <w:p w14:paraId="18706BAD" w14:textId="5B52A257" w:rsidR="00364B45" w:rsidRDefault="00364B45" w:rsidP="00C3649A">
            <w:pPr>
              <w:pStyle w:val="XML2"/>
            </w:pPr>
            <w:r>
              <w:t>leaf group-statistics {</w:t>
            </w:r>
          </w:p>
          <w:p w14:paraId="2BDF80AC" w14:textId="5F8FE620" w:rsidR="00364B45" w:rsidRDefault="00364B45" w:rsidP="00C3649A">
            <w:pPr>
              <w:pStyle w:val="XML3"/>
            </w:pPr>
            <w:r>
              <w:t>type boolean;</w:t>
            </w:r>
          </w:p>
          <w:p w14:paraId="3858227F" w14:textId="2E7C4EF7" w:rsidR="00364B45" w:rsidRDefault="00364B45" w:rsidP="00C3649A">
            <w:pPr>
              <w:pStyle w:val="XML3"/>
            </w:pPr>
            <w:r>
              <w:t>default false;</w:t>
            </w:r>
          </w:p>
          <w:p w14:paraId="28303E13" w14:textId="71EE1E70" w:rsidR="00364B45" w:rsidRDefault="00364B45" w:rsidP="00C3649A">
            <w:pPr>
              <w:pStyle w:val="XML3"/>
            </w:pPr>
            <w:proofErr w:type="gramStart"/>
            <w:r>
              <w:t>description</w:t>
            </w:r>
            <w:proofErr w:type="gramEnd"/>
            <w:r>
              <w:t xml:space="preserve"> "Specifies if the logical switch supports group statistics.";</w:t>
            </w:r>
          </w:p>
          <w:p w14:paraId="5DCA33DF" w14:textId="528A6C6A" w:rsidR="00364B45" w:rsidRDefault="00364B45" w:rsidP="00C3649A">
            <w:pPr>
              <w:pStyle w:val="XML2"/>
            </w:pPr>
            <w:r>
              <w:t>}</w:t>
            </w:r>
          </w:p>
          <w:p w14:paraId="3134CB1A" w14:textId="77777777" w:rsidR="00364B45" w:rsidRDefault="00364B45" w:rsidP="00364B45">
            <w:pPr>
              <w:pStyle w:val="XML1"/>
            </w:pPr>
          </w:p>
          <w:p w14:paraId="51607D29" w14:textId="05D87023" w:rsidR="00364B45" w:rsidRDefault="00364B45" w:rsidP="00C3649A">
            <w:pPr>
              <w:pStyle w:val="XML2"/>
            </w:pPr>
            <w:r>
              <w:t>leaf queue-statistics {</w:t>
            </w:r>
          </w:p>
          <w:p w14:paraId="7DAE6A21" w14:textId="4F056730" w:rsidR="00364B45" w:rsidRDefault="00364B45" w:rsidP="00C3649A">
            <w:pPr>
              <w:pStyle w:val="XML3"/>
            </w:pPr>
            <w:r>
              <w:t>type boolean;</w:t>
            </w:r>
          </w:p>
          <w:p w14:paraId="272A64D5" w14:textId="1D547BC0" w:rsidR="00364B45" w:rsidRDefault="00364B45" w:rsidP="00C3649A">
            <w:pPr>
              <w:pStyle w:val="XML3"/>
            </w:pPr>
            <w:r>
              <w:t>default false;</w:t>
            </w:r>
          </w:p>
          <w:p w14:paraId="206B07FD" w14:textId="4D1C2A06" w:rsidR="00364B45" w:rsidRDefault="00364B45" w:rsidP="00D646D5">
            <w:pPr>
              <w:pStyle w:val="XML3"/>
            </w:pPr>
            <w:proofErr w:type="gramStart"/>
            <w:r>
              <w:t>description</w:t>
            </w:r>
            <w:proofErr w:type="gramEnd"/>
            <w:r>
              <w:t xml:space="preserve"> "Specifies if the logical switch supports queue statistics.";</w:t>
            </w:r>
          </w:p>
          <w:p w14:paraId="451E28C3" w14:textId="236DF859" w:rsidR="00364B45" w:rsidRDefault="00364B45" w:rsidP="00C3649A">
            <w:pPr>
              <w:pStyle w:val="XML2"/>
            </w:pPr>
            <w:r>
              <w:t>}</w:t>
            </w:r>
          </w:p>
          <w:p w14:paraId="310E8EFE" w14:textId="4CDD4001" w:rsidR="00364B45" w:rsidRDefault="00364B45" w:rsidP="00A77F5F">
            <w:pPr>
              <w:pStyle w:val="XML1"/>
            </w:pPr>
          </w:p>
          <w:p w14:paraId="16906B0F" w14:textId="5EED3FC0" w:rsidR="00364B45" w:rsidRDefault="00364B45" w:rsidP="00C3649A">
            <w:pPr>
              <w:pStyle w:val="XML2"/>
            </w:pPr>
            <w:r>
              <w:t>leaf reassemble-ip-fragments {</w:t>
            </w:r>
          </w:p>
          <w:p w14:paraId="3D67EE8C" w14:textId="3C56199E" w:rsidR="00364B45" w:rsidRDefault="00364B45" w:rsidP="00C3649A">
            <w:pPr>
              <w:pStyle w:val="XML3"/>
            </w:pPr>
            <w:r>
              <w:t>type boolean;</w:t>
            </w:r>
          </w:p>
          <w:p w14:paraId="5737515E" w14:textId="4E219651" w:rsidR="00364B45" w:rsidRDefault="00364B45" w:rsidP="00C3649A">
            <w:pPr>
              <w:pStyle w:val="XML3"/>
            </w:pPr>
            <w:r>
              <w:t>default false;</w:t>
            </w:r>
          </w:p>
          <w:p w14:paraId="00395B32" w14:textId="79908C0C" w:rsidR="00364B45" w:rsidRDefault="00364B45" w:rsidP="00C3649A">
            <w:pPr>
              <w:pStyle w:val="XML3"/>
            </w:pPr>
            <w:proofErr w:type="gramStart"/>
            <w:r>
              <w:t>description</w:t>
            </w:r>
            <w:proofErr w:type="gramEnd"/>
            <w:r>
              <w:t xml:space="preserve"> "Specifies if the logical switch supports reassemble IP fragments.";</w:t>
            </w:r>
          </w:p>
          <w:p w14:paraId="336C2AB0" w14:textId="4EB39D56" w:rsidR="00364B45" w:rsidRDefault="00364B45" w:rsidP="00C3649A">
            <w:pPr>
              <w:pStyle w:val="XML2"/>
            </w:pPr>
            <w:r>
              <w:t>}</w:t>
            </w:r>
          </w:p>
          <w:p w14:paraId="57AE6B25" w14:textId="77777777" w:rsidR="00364B45" w:rsidRDefault="00364B45" w:rsidP="00364B45">
            <w:pPr>
              <w:pStyle w:val="XML1"/>
            </w:pPr>
          </w:p>
          <w:p w14:paraId="59513E0F" w14:textId="6FEE88E3" w:rsidR="00364B45" w:rsidRDefault="00364B45" w:rsidP="00C3649A">
            <w:pPr>
              <w:pStyle w:val="XML2"/>
            </w:pPr>
            <w:r>
              <w:t>leaf block-looping-ports {</w:t>
            </w:r>
          </w:p>
          <w:p w14:paraId="1CC6BA91" w14:textId="2D0651C5" w:rsidR="00364B45" w:rsidRDefault="00364B45" w:rsidP="00C3649A">
            <w:pPr>
              <w:pStyle w:val="XML3"/>
            </w:pPr>
            <w:r>
              <w:t>type boolean;</w:t>
            </w:r>
          </w:p>
          <w:p w14:paraId="0EEFFC7C" w14:textId="667BBC38" w:rsidR="00364B45" w:rsidRDefault="00364B45" w:rsidP="00C3649A">
            <w:pPr>
              <w:pStyle w:val="XML3"/>
            </w:pPr>
            <w:r>
              <w:t>default false;</w:t>
            </w:r>
          </w:p>
          <w:p w14:paraId="27B5D02E" w14:textId="33F09F63" w:rsidR="00364B45" w:rsidRDefault="00364B45" w:rsidP="00C3649A">
            <w:pPr>
              <w:pStyle w:val="XML3"/>
            </w:pPr>
            <w:proofErr w:type="gramStart"/>
            <w:r>
              <w:t>description</w:t>
            </w:r>
            <w:proofErr w:type="gramEnd"/>
            <w:r>
              <w:t xml:space="preserve"> "'true' indicates that a switch protocol outside of OpenFlow, such as 802.1D Spanning Tree, will detect topology loops and block ports to prevent packet loops."</w:t>
            </w:r>
          </w:p>
          <w:p w14:paraId="050031DB" w14:textId="5BA7DE5B" w:rsidR="00364B45" w:rsidRDefault="00364B45" w:rsidP="00C3649A">
            <w:pPr>
              <w:pStyle w:val="XML2"/>
            </w:pPr>
            <w:r>
              <w:t>}</w:t>
            </w:r>
          </w:p>
          <w:p w14:paraId="73855A6C" w14:textId="1F1903B5" w:rsidR="00364B45" w:rsidRDefault="00364B45" w:rsidP="00A77F5F">
            <w:pPr>
              <w:pStyle w:val="XML1"/>
            </w:pPr>
          </w:p>
          <w:p w14:paraId="5DEAE675" w14:textId="1DB00C66" w:rsidR="00364B45" w:rsidRDefault="00364B45" w:rsidP="00D646D5">
            <w:pPr>
              <w:pStyle w:val="XML1"/>
            </w:pPr>
            <w:r>
              <w:t>container reserved-port-types {</w:t>
            </w:r>
          </w:p>
          <w:p w14:paraId="1797EEB3" w14:textId="666B439C" w:rsidR="00364B45" w:rsidRDefault="00364B45" w:rsidP="00D646D5">
            <w:pPr>
              <w:pStyle w:val="XML2"/>
            </w:pPr>
            <w:r>
              <w:t xml:space="preserve">description "Specify generic forwarding actions such as sending to </w:t>
            </w:r>
            <w:r>
              <w:lastRenderedPageBreak/>
              <w:t>the controller, flooding, or forwarding using non-OpenFlow methods, such as 'normal' switch processing.";</w:t>
            </w:r>
          </w:p>
          <w:p w14:paraId="3AACF47D" w14:textId="0A071F89" w:rsidR="00364B45" w:rsidRDefault="00364B45" w:rsidP="00D646D5">
            <w:pPr>
              <w:pStyle w:val="XML2"/>
            </w:pPr>
            <w:proofErr w:type="gramStart"/>
            <w:r>
              <w:t>reference</w:t>
            </w:r>
            <w:proofErr w:type="gramEnd"/>
            <w:r>
              <w:t xml:space="preserve"> "The types of reserved ports are defined in OpenFlow Switch Specification version 1.2.";</w:t>
            </w:r>
          </w:p>
          <w:p w14:paraId="182C2060" w14:textId="4E517374" w:rsidR="00364B45" w:rsidRDefault="00364B45" w:rsidP="00A77F5F">
            <w:pPr>
              <w:pStyle w:val="XML2"/>
            </w:pPr>
            <w:r>
              <w:t>leaf-list type {</w:t>
            </w:r>
          </w:p>
          <w:p w14:paraId="6FE2C8DB" w14:textId="25C71B2F" w:rsidR="00364B45" w:rsidRDefault="00364B45" w:rsidP="00A77F5F">
            <w:pPr>
              <w:pStyle w:val="XML3"/>
            </w:pPr>
            <w:r>
              <w:t>type enumeration {</w:t>
            </w:r>
          </w:p>
          <w:p w14:paraId="6A406C6C" w14:textId="6F8E93FE" w:rsidR="00364B45" w:rsidRDefault="00364B45" w:rsidP="00A77F5F">
            <w:pPr>
              <w:pStyle w:val="XML4"/>
            </w:pPr>
            <w:r>
              <w:t>enum all;</w:t>
            </w:r>
          </w:p>
          <w:p w14:paraId="448C569B" w14:textId="4BD076CD" w:rsidR="00364B45" w:rsidRDefault="00364B45" w:rsidP="00A77F5F">
            <w:pPr>
              <w:pStyle w:val="XML4"/>
            </w:pPr>
            <w:r>
              <w:t>enum controller;</w:t>
            </w:r>
          </w:p>
          <w:p w14:paraId="56E35D50" w14:textId="176A764F" w:rsidR="00364B45" w:rsidRDefault="00364B45" w:rsidP="00A77F5F">
            <w:pPr>
              <w:pStyle w:val="XML4"/>
            </w:pPr>
            <w:r>
              <w:t>enum table;</w:t>
            </w:r>
          </w:p>
          <w:p w14:paraId="6B7F9A34" w14:textId="6A497463" w:rsidR="00364B45" w:rsidRDefault="00364B45" w:rsidP="00A77F5F">
            <w:pPr>
              <w:pStyle w:val="XML4"/>
            </w:pPr>
            <w:r>
              <w:t>enum inport;</w:t>
            </w:r>
          </w:p>
          <w:p w14:paraId="194BBC6C" w14:textId="1F02E2F1" w:rsidR="00364B45" w:rsidRDefault="00364B45" w:rsidP="00A77F5F">
            <w:pPr>
              <w:pStyle w:val="XML4"/>
            </w:pPr>
            <w:r>
              <w:t>enum any;</w:t>
            </w:r>
          </w:p>
          <w:p w14:paraId="0988348F" w14:textId="4CC8FD62" w:rsidR="00364B45" w:rsidRDefault="00364B45" w:rsidP="00A77F5F">
            <w:pPr>
              <w:pStyle w:val="XML4"/>
            </w:pPr>
            <w:r>
              <w:t>enum normal;</w:t>
            </w:r>
          </w:p>
          <w:p w14:paraId="495503B4" w14:textId="55AD7D87" w:rsidR="00364B45" w:rsidRDefault="00364B45" w:rsidP="00A77F5F">
            <w:pPr>
              <w:pStyle w:val="XML4"/>
            </w:pPr>
            <w:r>
              <w:t>enum flood;</w:t>
            </w:r>
          </w:p>
          <w:p w14:paraId="5D7BDB3E" w14:textId="2478A888" w:rsidR="00364B45" w:rsidRDefault="00364B45" w:rsidP="00C3649A">
            <w:pPr>
              <w:pStyle w:val="XML4"/>
            </w:pPr>
            <w:r>
              <w:t>}</w:t>
            </w:r>
          </w:p>
          <w:p w14:paraId="7396C4F8" w14:textId="599B8F9C" w:rsidR="00364B45" w:rsidRDefault="00364B45" w:rsidP="00C3649A">
            <w:pPr>
              <w:pStyle w:val="XML3"/>
            </w:pPr>
            <w:r>
              <w:t>}</w:t>
            </w:r>
          </w:p>
          <w:p w14:paraId="7A0F4A10" w14:textId="12C424FB" w:rsidR="00364B45" w:rsidRDefault="00364B45" w:rsidP="00C3649A">
            <w:pPr>
              <w:pStyle w:val="XML2"/>
            </w:pPr>
            <w:r>
              <w:t>}</w:t>
            </w:r>
          </w:p>
          <w:p w14:paraId="37993E46" w14:textId="45D8A5D3" w:rsidR="00364B45" w:rsidRDefault="00364B45" w:rsidP="00364B45">
            <w:pPr>
              <w:pStyle w:val="XML1"/>
            </w:pPr>
          </w:p>
          <w:p w14:paraId="0CF6E404" w14:textId="235E5E2E" w:rsidR="00364B45" w:rsidRDefault="00364B45" w:rsidP="002B1BBD">
            <w:pPr>
              <w:pStyle w:val="XML2"/>
            </w:pPr>
            <w:r>
              <w:t>container group-types {</w:t>
            </w:r>
          </w:p>
          <w:p w14:paraId="76962619" w14:textId="764FCBF8" w:rsidR="00364B45" w:rsidRDefault="00364B45" w:rsidP="002B1BBD">
            <w:pPr>
              <w:pStyle w:val="XML3"/>
            </w:pPr>
            <w:proofErr w:type="gramStart"/>
            <w:r>
              <w:t>description</w:t>
            </w:r>
            <w:proofErr w:type="gramEnd"/>
            <w:r>
              <w:t xml:space="preserve"> "Specify the group types supported by the logical switch.";</w:t>
            </w:r>
          </w:p>
          <w:p w14:paraId="79407335" w14:textId="67D96885" w:rsidR="00364B45" w:rsidRDefault="00364B45" w:rsidP="002B1BBD">
            <w:pPr>
              <w:pStyle w:val="XML3"/>
            </w:pPr>
            <w:proofErr w:type="gramStart"/>
            <w:r>
              <w:t>reference</w:t>
            </w:r>
            <w:proofErr w:type="gramEnd"/>
            <w:r>
              <w:t xml:space="preserve"> "The types of groups are defined in OpenFlow Switch Specification version 1.2.";</w:t>
            </w:r>
          </w:p>
          <w:p w14:paraId="3890A846" w14:textId="1A8BB64C" w:rsidR="00364B45" w:rsidRDefault="00364B45" w:rsidP="002B1BBD">
            <w:pPr>
              <w:pStyle w:val="XML3"/>
            </w:pPr>
            <w:r>
              <w:t>leaf-list type {</w:t>
            </w:r>
          </w:p>
          <w:p w14:paraId="20944E30" w14:textId="7CDD3E5F" w:rsidR="00364B45" w:rsidRDefault="00364B45" w:rsidP="002B1BBD">
            <w:pPr>
              <w:pStyle w:val="XML4"/>
            </w:pPr>
            <w:r>
              <w:t>type enumeration {</w:t>
            </w:r>
          </w:p>
          <w:p w14:paraId="74884939" w14:textId="4EAECEA1" w:rsidR="00364B45" w:rsidRDefault="00364B45" w:rsidP="002B1BBD">
            <w:pPr>
              <w:pStyle w:val="XML5"/>
            </w:pPr>
            <w:r>
              <w:t>enum all;</w:t>
            </w:r>
          </w:p>
          <w:p w14:paraId="2B6DFBFB" w14:textId="2339C3BE" w:rsidR="00364B45" w:rsidRDefault="00364B45" w:rsidP="002B1BBD">
            <w:pPr>
              <w:pStyle w:val="XML5"/>
            </w:pPr>
            <w:r>
              <w:t>enum select;</w:t>
            </w:r>
          </w:p>
          <w:p w14:paraId="356891CB" w14:textId="7A170DE9" w:rsidR="00364B45" w:rsidRDefault="00364B45" w:rsidP="002B1BBD">
            <w:pPr>
              <w:pStyle w:val="XML5"/>
            </w:pPr>
            <w:r>
              <w:t>enum indirect;</w:t>
            </w:r>
          </w:p>
          <w:p w14:paraId="07ADE8C6" w14:textId="617DA532" w:rsidR="00364B45" w:rsidRDefault="00364B45" w:rsidP="002B1BBD">
            <w:pPr>
              <w:pStyle w:val="XML5"/>
            </w:pPr>
            <w:r>
              <w:t>enum fast-failover;</w:t>
            </w:r>
          </w:p>
          <w:p w14:paraId="35C7A71B" w14:textId="2C374B41" w:rsidR="00364B45" w:rsidRDefault="00364B45" w:rsidP="002B1BBD">
            <w:pPr>
              <w:pStyle w:val="XML4"/>
            </w:pPr>
            <w:r>
              <w:t>}</w:t>
            </w:r>
          </w:p>
          <w:p w14:paraId="476292F8" w14:textId="604EB927" w:rsidR="00364B45" w:rsidRDefault="00364B45" w:rsidP="002B1BBD">
            <w:pPr>
              <w:pStyle w:val="XML3"/>
            </w:pPr>
            <w:r>
              <w:t>}</w:t>
            </w:r>
          </w:p>
          <w:p w14:paraId="2BAD1DF8" w14:textId="47220461" w:rsidR="00364B45" w:rsidRDefault="00364B45" w:rsidP="002B1BBD">
            <w:pPr>
              <w:pStyle w:val="XML2"/>
            </w:pPr>
            <w:r>
              <w:t>}</w:t>
            </w:r>
          </w:p>
          <w:p w14:paraId="2B637FD2" w14:textId="0E805DED" w:rsidR="00364B45" w:rsidRDefault="00364B45" w:rsidP="002B1BBD">
            <w:pPr>
              <w:pStyle w:val="XML1"/>
            </w:pPr>
          </w:p>
          <w:p w14:paraId="232B7521" w14:textId="6DA006F1" w:rsidR="00364B45" w:rsidRDefault="00364B45" w:rsidP="002B1BBD">
            <w:pPr>
              <w:pStyle w:val="XML2"/>
            </w:pPr>
            <w:r>
              <w:t>container group-capabilities {</w:t>
            </w:r>
          </w:p>
          <w:p w14:paraId="553944A9" w14:textId="2F372E15" w:rsidR="00364B45" w:rsidRDefault="00364B45" w:rsidP="002B1BBD">
            <w:pPr>
              <w:pStyle w:val="XML3"/>
            </w:pPr>
            <w:proofErr w:type="gramStart"/>
            <w:r>
              <w:t>description</w:t>
            </w:r>
            <w:proofErr w:type="gramEnd"/>
            <w:r>
              <w:t xml:space="preserve"> "Specify the group capabilities supported by the logical switch.";</w:t>
            </w:r>
          </w:p>
          <w:p w14:paraId="110BE0CA" w14:textId="72EFB012" w:rsidR="00364B45" w:rsidRDefault="00364B45" w:rsidP="002B1BBD">
            <w:pPr>
              <w:pStyle w:val="XML3"/>
            </w:pPr>
            <w:proofErr w:type="gramStart"/>
            <w:r>
              <w:t>reference</w:t>
            </w:r>
            <w:proofErr w:type="gramEnd"/>
            <w:r>
              <w:t xml:space="preserve"> "The types of group capability are defined in OpenFlow Switch Specification version 1.2.";</w:t>
            </w:r>
          </w:p>
          <w:p w14:paraId="0FBB4D3F" w14:textId="70429793" w:rsidR="00364B45" w:rsidRDefault="00364B45" w:rsidP="002B1BBD">
            <w:pPr>
              <w:pStyle w:val="XML3"/>
            </w:pPr>
            <w:r>
              <w:t>leaf-list capability {</w:t>
            </w:r>
          </w:p>
          <w:p w14:paraId="1F8F35A4" w14:textId="45BDD81D" w:rsidR="00364B45" w:rsidRDefault="00364B45" w:rsidP="002B1BBD">
            <w:pPr>
              <w:pStyle w:val="XML4"/>
            </w:pPr>
            <w:r>
              <w:t>type enumeration {</w:t>
            </w:r>
          </w:p>
          <w:p w14:paraId="5409A08E" w14:textId="36374E22" w:rsidR="00364B45" w:rsidRDefault="00364B45" w:rsidP="002B1BBD">
            <w:pPr>
              <w:pStyle w:val="XML5"/>
            </w:pPr>
            <w:r>
              <w:t>enum select-weight;</w:t>
            </w:r>
          </w:p>
          <w:p w14:paraId="10614879" w14:textId="02BD34CA" w:rsidR="00364B45" w:rsidRDefault="00364B45" w:rsidP="002B1BBD">
            <w:pPr>
              <w:pStyle w:val="XML5"/>
            </w:pPr>
            <w:r>
              <w:t>enum select-liveness;</w:t>
            </w:r>
          </w:p>
          <w:p w14:paraId="7F25F81C" w14:textId="2F9ED2F8" w:rsidR="00364B45" w:rsidRDefault="00364B45" w:rsidP="002B1BBD">
            <w:pPr>
              <w:pStyle w:val="XML5"/>
            </w:pPr>
            <w:r>
              <w:t>enum chaining;</w:t>
            </w:r>
          </w:p>
          <w:p w14:paraId="6EAC462D" w14:textId="7B1046AA" w:rsidR="00364B45" w:rsidRDefault="00364B45" w:rsidP="002B1BBD">
            <w:pPr>
              <w:pStyle w:val="XML5"/>
            </w:pPr>
            <w:r>
              <w:t>enum chaining-check;</w:t>
            </w:r>
          </w:p>
          <w:p w14:paraId="620D1DDD" w14:textId="66C09C9B" w:rsidR="00364B45" w:rsidRDefault="00364B45" w:rsidP="002B1BBD">
            <w:pPr>
              <w:pStyle w:val="XML4"/>
            </w:pPr>
            <w:r>
              <w:t>}</w:t>
            </w:r>
          </w:p>
          <w:p w14:paraId="2C3F8852" w14:textId="3D2E6860" w:rsidR="00364B45" w:rsidRDefault="00364B45" w:rsidP="002B1BBD">
            <w:pPr>
              <w:pStyle w:val="XML3"/>
            </w:pPr>
            <w:r>
              <w:t>}</w:t>
            </w:r>
          </w:p>
          <w:p w14:paraId="1C5D6DE2" w14:textId="3866F20F" w:rsidR="00364B45" w:rsidRDefault="00364B45" w:rsidP="002B1BBD">
            <w:pPr>
              <w:pStyle w:val="XML2"/>
            </w:pPr>
            <w:r>
              <w:t>}</w:t>
            </w:r>
          </w:p>
          <w:p w14:paraId="474D4481" w14:textId="2D7A48B0" w:rsidR="00364B45" w:rsidRDefault="00364B45" w:rsidP="00364B45">
            <w:pPr>
              <w:pStyle w:val="XML1"/>
            </w:pPr>
          </w:p>
          <w:p w14:paraId="7A49D4B0" w14:textId="47434E39" w:rsidR="00364B45" w:rsidRDefault="00364B45" w:rsidP="002B1BBD">
            <w:pPr>
              <w:pStyle w:val="XML2"/>
            </w:pPr>
            <w:r>
              <w:t>container action-types {</w:t>
            </w:r>
          </w:p>
          <w:p w14:paraId="7D715D3E" w14:textId="2B89D413" w:rsidR="00364B45" w:rsidRDefault="00364B45" w:rsidP="00B96BFC">
            <w:pPr>
              <w:pStyle w:val="XML2"/>
            </w:pPr>
            <w:proofErr w:type="gramStart"/>
            <w:r>
              <w:t>description</w:t>
            </w:r>
            <w:proofErr w:type="gramEnd"/>
            <w:r>
              <w:t xml:space="preserve"> "Specify the action types supported by the logical switch.";</w:t>
            </w:r>
          </w:p>
          <w:p w14:paraId="011316BA" w14:textId="72925645" w:rsidR="00364B45" w:rsidRDefault="00364B45" w:rsidP="00B96BFC">
            <w:pPr>
              <w:pStyle w:val="XML3"/>
            </w:pPr>
            <w:r>
              <w:t>leaf-list type {</w:t>
            </w:r>
          </w:p>
          <w:p w14:paraId="545B9325" w14:textId="73048F1F" w:rsidR="00364B45" w:rsidRDefault="00364B45" w:rsidP="00B96BFC">
            <w:pPr>
              <w:pStyle w:val="XML4"/>
            </w:pPr>
            <w:r>
              <w:t>type action-type;</w:t>
            </w:r>
          </w:p>
          <w:p w14:paraId="5828C769" w14:textId="10F3946C" w:rsidR="00364B45" w:rsidRDefault="00364B45" w:rsidP="00B96BFC">
            <w:pPr>
              <w:pStyle w:val="XML3"/>
            </w:pPr>
            <w:r>
              <w:t>}</w:t>
            </w:r>
          </w:p>
          <w:p w14:paraId="008611B1" w14:textId="6B91A5F5" w:rsidR="00364B45" w:rsidRDefault="00364B45" w:rsidP="00B96BFC">
            <w:pPr>
              <w:pStyle w:val="XML2"/>
            </w:pPr>
            <w:r>
              <w:t>}</w:t>
            </w:r>
          </w:p>
          <w:p w14:paraId="32615DF0" w14:textId="77777777" w:rsidR="00DA7677" w:rsidRDefault="00DA7677" w:rsidP="00364B45">
            <w:pPr>
              <w:pStyle w:val="XML1"/>
            </w:pPr>
          </w:p>
          <w:p w14:paraId="59D20CCC" w14:textId="4D98A715" w:rsidR="00DA7677" w:rsidRDefault="00DA7677" w:rsidP="00B96BFC">
            <w:pPr>
              <w:pStyle w:val="XML2"/>
            </w:pPr>
            <w:r>
              <w:t>container instruction-types {</w:t>
            </w:r>
          </w:p>
          <w:p w14:paraId="6A41D2E3" w14:textId="744EACDD" w:rsidR="00DA7677" w:rsidRDefault="00DA7677" w:rsidP="00B96BFC">
            <w:pPr>
              <w:pStyle w:val="XML2"/>
            </w:pPr>
            <w:proofErr w:type="gramStart"/>
            <w:r>
              <w:lastRenderedPageBreak/>
              <w:t>description</w:t>
            </w:r>
            <w:proofErr w:type="gramEnd"/>
            <w:r>
              <w:t xml:space="preserve"> "Specify the instruction types supported by the logical switch.";</w:t>
            </w:r>
          </w:p>
          <w:p w14:paraId="7A443410" w14:textId="1234E1A6" w:rsidR="00DA7677" w:rsidRDefault="00DA7677" w:rsidP="00B96BFC">
            <w:pPr>
              <w:pStyle w:val="XML3"/>
            </w:pPr>
            <w:r>
              <w:t>leaf-list type {</w:t>
            </w:r>
          </w:p>
          <w:p w14:paraId="258E55B5" w14:textId="11C1549B" w:rsidR="00DA7677" w:rsidRDefault="00DA7677" w:rsidP="00B96BFC">
            <w:pPr>
              <w:pStyle w:val="XML4"/>
            </w:pPr>
            <w:r>
              <w:t>type instruction-type;</w:t>
            </w:r>
          </w:p>
          <w:p w14:paraId="607AB906" w14:textId="40D773BC" w:rsidR="00DA7677" w:rsidRDefault="00DA7677" w:rsidP="00B96BFC">
            <w:pPr>
              <w:pStyle w:val="XML3"/>
            </w:pPr>
            <w:r>
              <w:t>}</w:t>
            </w:r>
          </w:p>
          <w:p w14:paraId="073C46B7" w14:textId="247FBA55" w:rsidR="00DA7677" w:rsidRDefault="00DA7677" w:rsidP="00B96BFC">
            <w:pPr>
              <w:pStyle w:val="XML2"/>
            </w:pPr>
            <w:r>
              <w:t>}</w:t>
            </w:r>
          </w:p>
          <w:p w14:paraId="0DE29038" w14:textId="2E7183D8" w:rsidR="00B0651B" w:rsidRPr="009F1B7D" w:rsidRDefault="00B0651B" w:rsidP="00B96BFC">
            <w:pPr>
              <w:pStyle w:val="XML1"/>
            </w:pPr>
            <w:r>
              <w:t>}</w:t>
            </w:r>
          </w:p>
        </w:tc>
      </w:tr>
    </w:tbl>
    <w:p w14:paraId="6ACBE270" w14:textId="77777777" w:rsidR="00F86237" w:rsidRDefault="00F86237" w:rsidP="00D14D27">
      <w:pPr>
        <w:pStyle w:val="Heading2"/>
      </w:pPr>
      <w:bookmarkStart w:id="91" w:name="_Toc320556702"/>
      <w:r>
        <w:lastRenderedPageBreak/>
        <w:t>OpenFlow Controller</w:t>
      </w:r>
      <w:bookmarkEnd w:id="91"/>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92" w:name="_Toc315954001"/>
      <w:bookmarkStart w:id="93" w:name="_Toc316542511"/>
      <w:bookmarkStart w:id="94" w:name="_Toc320556703"/>
      <w:r w:rsidRPr="00DB42FD">
        <w:t>UML Diagram</w:t>
      </w:r>
      <w:bookmarkEnd w:id="92"/>
      <w:bookmarkEnd w:id="93"/>
      <w:bookmarkEnd w:id="94"/>
    </w:p>
    <w:p w14:paraId="340981B9" w14:textId="61B954D8" w:rsidR="00F86237" w:rsidRPr="009F1B7D" w:rsidRDefault="005A093D" w:rsidP="00F86237">
      <w:pPr>
        <w:keepNext/>
        <w:jc w:val="center"/>
      </w:pPr>
      <w:r>
        <w:object w:dxaOrig="6939" w:dyaOrig="6962" w14:anchorId="3092B4DD">
          <v:shape id="_x0000_i1031" type="#_x0000_t75" style="width:347.15pt;height:347.9pt" o:ole="">
            <v:imagedata r:id="rId24" o:title=""/>
          </v:shape>
          <o:OLEObject Type="Embed" ProgID="Visio.Drawing.11" ShapeID="_x0000_i1031" DrawAspect="Content" ObjectID="_1402310013" r:id="rId25"/>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95" w:name="_Toc315954002"/>
      <w:bookmarkStart w:id="96" w:name="_Toc316542512"/>
      <w:bookmarkStart w:id="97" w:name="_Toc320556704"/>
      <w:r w:rsidRPr="00DB42FD">
        <w:lastRenderedPageBreak/>
        <w:t>XML Schema</w:t>
      </w:r>
      <w:bookmarkEnd w:id="95"/>
      <w:bookmarkEnd w:id="96"/>
      <w:bookmarkEnd w:id="97"/>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38C4A1E8" w14:textId="77777777" w:rsidTr="00F86237">
        <w:tc>
          <w:tcPr>
            <w:tcW w:w="8820" w:type="dxa"/>
            <w:shd w:val="clear" w:color="auto" w:fill="C8FCCD"/>
          </w:tcPr>
          <w:p w14:paraId="5776DC9B" w14:textId="77777777" w:rsidR="00F86237" w:rsidRPr="009F1B7D" w:rsidRDefault="00F86237" w:rsidP="00011096">
            <w:pPr>
              <w:pStyle w:val="XML1"/>
            </w:pPr>
            <w:r w:rsidRPr="009F1B7D">
              <w:t>&lt;xs:complexType name="OFControllerType"&gt;</w:t>
            </w:r>
          </w:p>
          <w:p w14:paraId="05FA1B47" w14:textId="77777777" w:rsidR="00F86237" w:rsidRPr="009F1B7D" w:rsidRDefault="00F86237" w:rsidP="00011096">
            <w:pPr>
              <w:pStyle w:val="XML2"/>
            </w:pPr>
            <w:r w:rsidRPr="009F1B7D">
              <w:t>&lt;xs:sequence&gt;</w:t>
            </w:r>
          </w:p>
          <w:p w14:paraId="66F52BA9" w14:textId="77777777" w:rsidR="00F86237" w:rsidRPr="009F1B7D" w:rsidRDefault="00F86237" w:rsidP="00011096">
            <w:pPr>
              <w:pStyle w:val="XML3"/>
            </w:pPr>
            <w:r w:rsidRPr="009F1B7D">
              <w:t xml:space="preserve">&lt;xs:element name="id" </w:t>
            </w:r>
          </w:p>
          <w:p w14:paraId="6698ED6D" w14:textId="77777777" w:rsidR="00F86237" w:rsidRPr="009F1B7D" w:rsidRDefault="00F86237" w:rsidP="00011096">
            <w:pPr>
              <w:pStyle w:val="XML9"/>
            </w:pPr>
            <w:r w:rsidRPr="009F1B7D">
              <w:t>type="OFConfigID"/&gt;</w:t>
            </w:r>
          </w:p>
          <w:p w14:paraId="13D9522E" w14:textId="77777777" w:rsidR="00F86237" w:rsidRPr="009F1B7D" w:rsidRDefault="00F86237" w:rsidP="00011096">
            <w:pPr>
              <w:pStyle w:val="XML3"/>
            </w:pPr>
            <w:r w:rsidRPr="009F1B7D">
              <w:t xml:space="preserve">&lt;xs:element name="role" </w:t>
            </w:r>
          </w:p>
          <w:p w14:paraId="1332718D" w14:textId="77777777" w:rsidR="00F86237" w:rsidRPr="009F1B7D" w:rsidRDefault="00F86237" w:rsidP="00011096">
            <w:pPr>
              <w:pStyle w:val="XML9"/>
            </w:pPr>
            <w:r w:rsidRPr="009F1B7D">
              <w:t>type="OFControllerRoleType"/&gt;</w:t>
            </w:r>
          </w:p>
          <w:p w14:paraId="113AE29A" w14:textId="77777777" w:rsidR="00F86237" w:rsidRPr="009F1B7D" w:rsidRDefault="00F86237" w:rsidP="00011096">
            <w:pPr>
              <w:pStyle w:val="XML3"/>
            </w:pPr>
            <w:r w:rsidRPr="009F1B7D">
              <w:t xml:space="preserve">&lt;xs:element name="ip-address" </w:t>
            </w:r>
          </w:p>
          <w:p w14:paraId="1B13E026" w14:textId="77777777" w:rsidR="00F86237" w:rsidRPr="009F1B7D" w:rsidRDefault="00F86237" w:rsidP="00011096">
            <w:pPr>
              <w:pStyle w:val="XML9"/>
            </w:pPr>
            <w:r w:rsidRPr="009F1B7D">
              <w:t>type="inet:ip-prefix"/&gt;</w:t>
            </w:r>
          </w:p>
          <w:p w14:paraId="648AE01A" w14:textId="77777777" w:rsidR="00F86237" w:rsidRPr="009F1B7D" w:rsidRDefault="00F86237" w:rsidP="00011096">
            <w:pPr>
              <w:pStyle w:val="XML3"/>
            </w:pPr>
            <w:r w:rsidRPr="009F1B7D">
              <w:t xml:space="preserve">&lt;xs:element name="port" </w:t>
            </w:r>
          </w:p>
          <w:p w14:paraId="3EC43E88" w14:textId="77777777" w:rsidR="00F86237" w:rsidRPr="009F1B7D" w:rsidRDefault="00F86237" w:rsidP="00011096">
            <w:pPr>
              <w:pStyle w:val="XML9"/>
            </w:pPr>
            <w:r w:rsidRPr="009F1B7D">
              <w:t>type="inet:port-number"/&gt;</w:t>
            </w:r>
          </w:p>
          <w:p w14:paraId="099FAF44" w14:textId="77777777" w:rsidR="00F86237" w:rsidRPr="009F1B7D" w:rsidRDefault="00F86237" w:rsidP="00011096">
            <w:pPr>
              <w:pStyle w:val="XML3"/>
            </w:pPr>
            <w:r w:rsidRPr="009F1B7D">
              <w:t xml:space="preserve">&lt;xs:element name="local-ip-address" </w:t>
            </w:r>
          </w:p>
          <w:p w14:paraId="4E137E99" w14:textId="77777777" w:rsidR="00F86237" w:rsidRPr="009F1B7D" w:rsidRDefault="00F86237" w:rsidP="00011096">
            <w:pPr>
              <w:pStyle w:val="XML9"/>
            </w:pPr>
            <w:r w:rsidRPr="009F1B7D">
              <w:t>type="inet:ip-address"/&gt;</w:t>
            </w:r>
          </w:p>
          <w:p w14:paraId="5CEC8494" w14:textId="77777777" w:rsidR="00F86237" w:rsidRPr="009F1B7D" w:rsidRDefault="00F86237" w:rsidP="00011096">
            <w:pPr>
              <w:pStyle w:val="XML3"/>
            </w:pPr>
            <w:r w:rsidRPr="009F1B7D">
              <w:t xml:space="preserve">&lt;xs:element name="local-port" </w:t>
            </w:r>
          </w:p>
          <w:p w14:paraId="78A7092A" w14:textId="77777777" w:rsidR="00F86237" w:rsidRPr="009F1B7D" w:rsidRDefault="00F86237" w:rsidP="00011096">
            <w:pPr>
              <w:pStyle w:val="XML9"/>
            </w:pPr>
            <w:r w:rsidRPr="009F1B7D">
              <w:t>type="inet:port-number"/&gt;</w:t>
            </w:r>
          </w:p>
          <w:p w14:paraId="3B178393" w14:textId="77777777" w:rsidR="00F86237" w:rsidRPr="009F1B7D" w:rsidRDefault="00F86237" w:rsidP="00011096">
            <w:pPr>
              <w:pStyle w:val="XML3"/>
            </w:pPr>
            <w:r w:rsidRPr="009F1B7D">
              <w:t xml:space="preserve">&lt;xs:element name="protocol" </w:t>
            </w:r>
          </w:p>
          <w:p w14:paraId="101F66DC" w14:textId="77777777" w:rsidR="00F86237" w:rsidRPr="009F1B7D" w:rsidRDefault="00F86237" w:rsidP="00011096">
            <w:pPr>
              <w:pStyle w:val="XML9"/>
            </w:pPr>
            <w:r w:rsidRPr="009F1B7D">
              <w:t>type="OFControllerProtocolType"/&gt;</w:t>
            </w:r>
          </w:p>
          <w:p w14:paraId="1FB9D234" w14:textId="77777777" w:rsidR="00F86237" w:rsidRPr="009F1B7D" w:rsidRDefault="00F86237" w:rsidP="00011096">
            <w:pPr>
              <w:pStyle w:val="XML3"/>
            </w:pPr>
            <w:r w:rsidRPr="009F1B7D">
              <w:t xml:space="preserve">&lt;xs:element name="state" </w:t>
            </w:r>
          </w:p>
          <w:p w14:paraId="36C1C4EC" w14:textId="77777777" w:rsidR="00F86237" w:rsidRPr="009F1B7D" w:rsidRDefault="00F86237" w:rsidP="00011096">
            <w:pPr>
              <w:pStyle w:val="XML9"/>
            </w:pPr>
            <w:r w:rsidRPr="009F1B7D">
              <w:t>type="OFControllerOpenFlowStateType"/&gt;</w:t>
            </w:r>
          </w:p>
          <w:p w14:paraId="42AC55C5" w14:textId="77777777" w:rsidR="00F86237" w:rsidRPr="009F1B7D" w:rsidRDefault="00F86237" w:rsidP="00011096">
            <w:pPr>
              <w:pStyle w:val="XML2"/>
            </w:pPr>
            <w:r w:rsidRPr="009F1B7D">
              <w:t>&lt;/xs:sequence&gt;</w:t>
            </w:r>
          </w:p>
          <w:p w14:paraId="68633DB5" w14:textId="77777777" w:rsidR="00F86237" w:rsidRPr="009F1B7D" w:rsidRDefault="00F86237" w:rsidP="00011096">
            <w:pPr>
              <w:pStyle w:val="XML1"/>
            </w:pPr>
            <w:r w:rsidRPr="009F1B7D">
              <w:t>&lt;/xs:complexType&gt;</w:t>
            </w:r>
          </w:p>
          <w:p w14:paraId="42432C1C" w14:textId="77777777" w:rsidR="00F86237" w:rsidRPr="009F1B7D" w:rsidRDefault="00F86237" w:rsidP="00011096">
            <w:pPr>
              <w:pStyle w:val="XML1"/>
            </w:pPr>
          </w:p>
          <w:p w14:paraId="26000278" w14:textId="77777777" w:rsidR="00F86237" w:rsidRPr="009F1B7D" w:rsidRDefault="00F86237" w:rsidP="00011096">
            <w:pPr>
              <w:pStyle w:val="XML1"/>
            </w:pPr>
            <w:r w:rsidRPr="009F1B7D">
              <w:t>&lt;xs:simpleType name="OFControllerRoleType"&gt;</w:t>
            </w:r>
          </w:p>
          <w:p w14:paraId="696B7654" w14:textId="77777777" w:rsidR="00F86237" w:rsidRPr="009F1B7D" w:rsidRDefault="00F86237" w:rsidP="00011096">
            <w:pPr>
              <w:pStyle w:val="XML2"/>
            </w:pPr>
            <w:r w:rsidRPr="009F1B7D">
              <w:t>&lt;xs:restriction base="xs:string"&gt;</w:t>
            </w:r>
          </w:p>
          <w:p w14:paraId="5AA77252" w14:textId="77777777" w:rsidR="00F86237" w:rsidRPr="009F1B7D" w:rsidRDefault="00F86237" w:rsidP="00011096">
            <w:pPr>
              <w:pStyle w:val="XML3"/>
            </w:pPr>
            <w:r w:rsidRPr="009F1B7D">
              <w:t>&lt;xs:enumeration value="master"/&gt;</w:t>
            </w:r>
          </w:p>
          <w:p w14:paraId="64D98CA7" w14:textId="77777777" w:rsidR="00F86237" w:rsidRPr="009F1B7D" w:rsidRDefault="00F86237" w:rsidP="00011096">
            <w:pPr>
              <w:pStyle w:val="XML3"/>
            </w:pPr>
            <w:r w:rsidRPr="009F1B7D">
              <w:t>&lt;xs:enumeration value="slave"/&gt;</w:t>
            </w:r>
          </w:p>
          <w:p w14:paraId="08F5CCD8" w14:textId="77777777" w:rsidR="00F86237" w:rsidRPr="009F1B7D" w:rsidRDefault="00F86237" w:rsidP="00011096">
            <w:pPr>
              <w:pStyle w:val="XML3"/>
            </w:pPr>
            <w:r w:rsidRPr="009F1B7D">
              <w:t>&lt;xs:enumeration value="equal"/&gt;</w:t>
            </w:r>
          </w:p>
          <w:p w14:paraId="58C03CB4" w14:textId="77777777" w:rsidR="00F86237" w:rsidRPr="009F1B7D" w:rsidRDefault="00F86237" w:rsidP="00011096">
            <w:pPr>
              <w:pStyle w:val="XML2"/>
            </w:pPr>
            <w:r w:rsidRPr="009F1B7D">
              <w:t>&lt;/xs:restriction&gt;</w:t>
            </w:r>
          </w:p>
          <w:p w14:paraId="61E5B51B" w14:textId="77777777" w:rsidR="00F86237" w:rsidRPr="009F1B7D" w:rsidRDefault="00F86237" w:rsidP="00011096">
            <w:pPr>
              <w:pStyle w:val="XML1"/>
            </w:pPr>
            <w:r w:rsidRPr="009F1B7D">
              <w:t>&lt;/xs:simpleType&gt;</w:t>
            </w:r>
          </w:p>
          <w:p w14:paraId="4461C658" w14:textId="77777777" w:rsidR="00F86237" w:rsidRPr="009F1B7D" w:rsidRDefault="00F86237" w:rsidP="00011096">
            <w:pPr>
              <w:pStyle w:val="XML1"/>
            </w:pPr>
          </w:p>
          <w:p w14:paraId="7602E945" w14:textId="77777777" w:rsidR="00F86237" w:rsidRPr="009F1B7D" w:rsidRDefault="00F86237" w:rsidP="00011096">
            <w:pPr>
              <w:pStyle w:val="XML1"/>
            </w:pPr>
            <w:r w:rsidRPr="009F1B7D">
              <w:t>&lt;xs:simpleType name="OFControllerProtocolType"&gt;</w:t>
            </w:r>
          </w:p>
          <w:p w14:paraId="68BBEAF5" w14:textId="77777777" w:rsidR="00F86237" w:rsidRPr="009F1B7D" w:rsidRDefault="00F86237" w:rsidP="00011096">
            <w:pPr>
              <w:pStyle w:val="XML2"/>
            </w:pPr>
            <w:r w:rsidRPr="009F1B7D">
              <w:t>&lt;xs:restriction base="xs:string"&gt;</w:t>
            </w:r>
          </w:p>
          <w:p w14:paraId="0C31B29E" w14:textId="77777777" w:rsidR="00F86237" w:rsidRPr="009F1B7D" w:rsidRDefault="00F86237" w:rsidP="00011096">
            <w:pPr>
              <w:pStyle w:val="XML3"/>
            </w:pPr>
            <w:r w:rsidRPr="009F1B7D">
              <w:t>&lt;xs:enumeration value="tcp"/&gt;</w:t>
            </w:r>
          </w:p>
          <w:p w14:paraId="699E034E" w14:textId="77777777" w:rsidR="00F86237" w:rsidRPr="009F1B7D" w:rsidRDefault="00F86237" w:rsidP="00011096">
            <w:pPr>
              <w:pStyle w:val="XML3"/>
            </w:pPr>
            <w:r w:rsidRPr="009F1B7D">
              <w:t>&lt;xs:enumeration value="tls"/&gt;</w:t>
            </w:r>
          </w:p>
          <w:p w14:paraId="6DF1B21B" w14:textId="77777777" w:rsidR="00F86237" w:rsidRPr="009F1B7D" w:rsidRDefault="00F86237" w:rsidP="00011096">
            <w:pPr>
              <w:pStyle w:val="XML2"/>
            </w:pPr>
            <w:r w:rsidRPr="009F1B7D">
              <w:t>&lt;/xs:restriction&gt;</w:t>
            </w:r>
          </w:p>
          <w:p w14:paraId="6C4AAFCA" w14:textId="77777777" w:rsidR="00F86237" w:rsidRPr="009F1B7D" w:rsidRDefault="00F86237" w:rsidP="00011096">
            <w:pPr>
              <w:pStyle w:val="XML1"/>
            </w:pPr>
            <w:r w:rsidRPr="009F1B7D">
              <w:t>&lt;/xs:simpleType&gt;</w:t>
            </w:r>
          </w:p>
          <w:p w14:paraId="0846CD80" w14:textId="77777777" w:rsidR="00F86237" w:rsidRPr="009F1B7D" w:rsidRDefault="00F86237" w:rsidP="00011096">
            <w:pPr>
              <w:pStyle w:val="XML1"/>
            </w:pPr>
          </w:p>
          <w:p w14:paraId="1F465762" w14:textId="77777777" w:rsidR="00F86237" w:rsidRPr="009F1B7D" w:rsidRDefault="00F86237" w:rsidP="00011096">
            <w:pPr>
              <w:pStyle w:val="XML1"/>
            </w:pPr>
            <w:r w:rsidRPr="009F1B7D">
              <w:t>&lt;xs:complexType name="OFControllerOpenFlowStateType"&gt;</w:t>
            </w:r>
          </w:p>
          <w:p w14:paraId="689300B3" w14:textId="77777777" w:rsidR="00F86237" w:rsidRPr="009F1B7D" w:rsidRDefault="00F86237" w:rsidP="00011096">
            <w:pPr>
              <w:pStyle w:val="XML2"/>
            </w:pPr>
            <w:r w:rsidRPr="009F1B7D">
              <w:t>&lt;xs:sequence&gt;</w:t>
            </w:r>
          </w:p>
          <w:p w14:paraId="6A8EB269" w14:textId="77777777" w:rsidR="00F86237" w:rsidRPr="009F1B7D" w:rsidRDefault="00F86237" w:rsidP="00011096">
            <w:pPr>
              <w:pStyle w:val="XML3"/>
            </w:pPr>
            <w:r w:rsidRPr="009F1B7D">
              <w:t xml:space="preserve">&lt;xs:element name="connection-state" </w:t>
            </w:r>
          </w:p>
          <w:p w14:paraId="7F5F48BF" w14:textId="77777777" w:rsidR="00F86237" w:rsidRPr="009F1B7D" w:rsidRDefault="00F86237" w:rsidP="00011096">
            <w:pPr>
              <w:pStyle w:val="XML9"/>
            </w:pPr>
            <w:r w:rsidRPr="009F1B7D">
              <w:t>type="OFControllerConnectionStateType"/&gt;</w:t>
            </w:r>
          </w:p>
          <w:p w14:paraId="0576C917" w14:textId="77777777" w:rsidR="00F86237" w:rsidRPr="009F1B7D" w:rsidRDefault="00F86237" w:rsidP="00011096">
            <w:pPr>
              <w:pStyle w:val="XML3"/>
            </w:pPr>
            <w:r w:rsidRPr="009F1B7D">
              <w:t xml:space="preserve">&lt;xs:element name="current-version" </w:t>
            </w:r>
          </w:p>
          <w:p w14:paraId="390D3B04" w14:textId="77777777" w:rsidR="00F86237" w:rsidRPr="009F1B7D" w:rsidRDefault="00F86237" w:rsidP="00011096">
            <w:pPr>
              <w:pStyle w:val="XML9"/>
            </w:pPr>
            <w:r w:rsidRPr="009F1B7D">
              <w:t>type="OFOpenFlowVersionType"/&gt;</w:t>
            </w:r>
          </w:p>
          <w:p w14:paraId="4B9DE31E" w14:textId="77777777" w:rsidR="00F86237" w:rsidRPr="009F1B7D" w:rsidRDefault="00F86237" w:rsidP="00011096">
            <w:pPr>
              <w:pStyle w:val="XML3"/>
            </w:pPr>
            <w:r w:rsidRPr="009F1B7D">
              <w:t xml:space="preserve">&lt;xs:element name="supported-versions" </w:t>
            </w:r>
          </w:p>
          <w:p w14:paraId="031EC780" w14:textId="77777777" w:rsidR="00F86237" w:rsidRPr="009F1B7D" w:rsidRDefault="00F86237" w:rsidP="00011096">
            <w:pPr>
              <w:pStyle w:val="XML9"/>
            </w:pPr>
            <w:r w:rsidRPr="009F1B7D">
              <w:t>type="OFOpenFlowSupportedVersionsType"/&gt;</w:t>
            </w:r>
          </w:p>
          <w:p w14:paraId="4ED8258F" w14:textId="77777777" w:rsidR="00F86237" w:rsidRPr="009F1B7D" w:rsidRDefault="00F86237" w:rsidP="00011096">
            <w:pPr>
              <w:pStyle w:val="XML2"/>
            </w:pPr>
            <w:r w:rsidRPr="009F1B7D">
              <w:t>&lt;/xs:sequence&gt;</w:t>
            </w:r>
          </w:p>
          <w:p w14:paraId="5525B14C" w14:textId="77777777" w:rsidR="00F86237" w:rsidRPr="009F1B7D" w:rsidRDefault="00F86237" w:rsidP="00011096">
            <w:pPr>
              <w:pStyle w:val="XML1"/>
            </w:pPr>
            <w:r w:rsidRPr="009F1B7D">
              <w:t>&lt;/xs:complexType&gt;</w:t>
            </w:r>
          </w:p>
          <w:p w14:paraId="220F92FE" w14:textId="77777777" w:rsidR="00F86237" w:rsidRPr="009F1B7D" w:rsidRDefault="00F86237" w:rsidP="00011096">
            <w:pPr>
              <w:pStyle w:val="XML1"/>
            </w:pPr>
          </w:p>
          <w:p w14:paraId="4A86E0B5" w14:textId="77777777" w:rsidR="00F86237" w:rsidRPr="009F1B7D" w:rsidRDefault="00F86237" w:rsidP="00011096">
            <w:pPr>
              <w:pStyle w:val="XML1"/>
            </w:pPr>
            <w:r w:rsidRPr="009F1B7D">
              <w:t>&lt;xs:simpleType name="OFControllerConnectionStateType"&gt;</w:t>
            </w:r>
          </w:p>
          <w:p w14:paraId="33674FB4" w14:textId="77777777" w:rsidR="00F86237" w:rsidRPr="009F1B7D" w:rsidRDefault="00F86237" w:rsidP="00011096">
            <w:pPr>
              <w:pStyle w:val="XML2"/>
            </w:pPr>
            <w:r w:rsidRPr="009F1B7D">
              <w:t>&lt;xs:restriction base="xs:string"&gt;</w:t>
            </w:r>
          </w:p>
          <w:p w14:paraId="1D697EF7" w14:textId="77777777" w:rsidR="00F86237" w:rsidRPr="009F1B7D" w:rsidRDefault="00F86237" w:rsidP="00011096">
            <w:pPr>
              <w:pStyle w:val="XML3"/>
            </w:pPr>
            <w:r w:rsidRPr="009F1B7D">
              <w:t>&lt;xs:enumeration value="up"/&gt;</w:t>
            </w:r>
          </w:p>
          <w:p w14:paraId="733883A6" w14:textId="77777777" w:rsidR="00F86237" w:rsidRPr="009F1B7D" w:rsidRDefault="00F86237" w:rsidP="00011096">
            <w:pPr>
              <w:pStyle w:val="XML3"/>
            </w:pPr>
            <w:r w:rsidRPr="009F1B7D">
              <w:t>&lt;xs:enumeration value="down"/&gt;</w:t>
            </w:r>
          </w:p>
          <w:p w14:paraId="5A1F60CD" w14:textId="77777777" w:rsidR="00F86237" w:rsidRPr="009F1B7D" w:rsidRDefault="00F86237" w:rsidP="00011096">
            <w:pPr>
              <w:pStyle w:val="XML2"/>
            </w:pPr>
            <w:r w:rsidRPr="009F1B7D">
              <w:t>&lt;/xs:restriction&gt;</w:t>
            </w:r>
          </w:p>
          <w:p w14:paraId="00D18F17" w14:textId="77777777" w:rsidR="00F86237" w:rsidRPr="009F1B7D" w:rsidRDefault="00F86237" w:rsidP="00011096">
            <w:pPr>
              <w:pStyle w:val="XML1"/>
            </w:pPr>
            <w:r w:rsidRPr="009F1B7D">
              <w:t>&lt;/xs:simpleType&gt;</w:t>
            </w:r>
          </w:p>
          <w:p w14:paraId="026B0714" w14:textId="77777777" w:rsidR="00F86237" w:rsidRPr="009F1B7D" w:rsidRDefault="00F86237" w:rsidP="00011096">
            <w:pPr>
              <w:pStyle w:val="XML1"/>
            </w:pPr>
          </w:p>
          <w:p w14:paraId="5EFB33B3" w14:textId="77777777" w:rsidR="00F86237" w:rsidRPr="009F1B7D" w:rsidRDefault="00F86237" w:rsidP="00011096">
            <w:pPr>
              <w:pStyle w:val="XML1"/>
            </w:pPr>
            <w:r w:rsidRPr="009F1B7D">
              <w:lastRenderedPageBreak/>
              <w:t>&lt;xs:complexType name="OFOpenFlowSupportedVersionsType"&gt;</w:t>
            </w:r>
          </w:p>
          <w:p w14:paraId="65FB5086" w14:textId="77777777" w:rsidR="00F86237" w:rsidRPr="009F1B7D" w:rsidRDefault="00F86237" w:rsidP="00011096">
            <w:pPr>
              <w:pStyle w:val="XML2"/>
            </w:pPr>
            <w:r w:rsidRPr="009F1B7D">
              <w:t>&lt;xs:sequence&gt;</w:t>
            </w:r>
          </w:p>
          <w:p w14:paraId="754D04E2" w14:textId="77777777" w:rsidR="00F86237" w:rsidRPr="009F1B7D" w:rsidRDefault="00F86237" w:rsidP="00011096">
            <w:pPr>
              <w:pStyle w:val="XML3"/>
            </w:pPr>
            <w:r w:rsidRPr="009F1B7D">
              <w:t>&lt;xs:element name="version" type="OFOpenFlowVersionType"/&gt;</w:t>
            </w:r>
          </w:p>
          <w:p w14:paraId="26C15AFF" w14:textId="77777777" w:rsidR="00F86237" w:rsidRPr="009F1B7D" w:rsidRDefault="00F86237" w:rsidP="00011096">
            <w:pPr>
              <w:pStyle w:val="XML2"/>
            </w:pPr>
            <w:r w:rsidRPr="009F1B7D">
              <w:t>&lt;/xs:sequence&gt;</w:t>
            </w:r>
          </w:p>
          <w:p w14:paraId="62CCBD14" w14:textId="77777777" w:rsidR="00F86237" w:rsidRPr="009F1B7D" w:rsidRDefault="00F86237" w:rsidP="00011096">
            <w:pPr>
              <w:pStyle w:val="XML1"/>
            </w:pPr>
            <w:r w:rsidRPr="009F1B7D">
              <w:t>&lt;/xs:complexType&gt;</w:t>
            </w:r>
          </w:p>
          <w:p w14:paraId="637E9D4D" w14:textId="77777777" w:rsidR="00F86237" w:rsidRPr="009F1B7D" w:rsidRDefault="00F86237" w:rsidP="00011096">
            <w:pPr>
              <w:pStyle w:val="XML1"/>
            </w:pPr>
          </w:p>
          <w:p w14:paraId="0B65888A" w14:textId="77777777" w:rsidR="00F86237" w:rsidRPr="009F1B7D" w:rsidRDefault="00F86237" w:rsidP="00011096">
            <w:pPr>
              <w:pStyle w:val="XML1"/>
            </w:pPr>
            <w:r w:rsidRPr="009F1B7D">
              <w:t>&lt;xs:simpleType name="OFOpenFlowVersionType"&gt;</w:t>
            </w:r>
          </w:p>
          <w:p w14:paraId="5133C962" w14:textId="77777777" w:rsidR="00F86237" w:rsidRPr="009F1B7D" w:rsidRDefault="00F86237" w:rsidP="00011096">
            <w:pPr>
              <w:pStyle w:val="XML2"/>
            </w:pPr>
            <w:r w:rsidRPr="009F1B7D">
              <w:t>&lt;xs:restriction base="xs:string"&gt;</w:t>
            </w:r>
          </w:p>
          <w:p w14:paraId="4AC197BB" w14:textId="77777777" w:rsidR="00F86237" w:rsidRPr="009F1B7D" w:rsidRDefault="00F86237" w:rsidP="00011096">
            <w:pPr>
              <w:pStyle w:val="XML3"/>
            </w:pPr>
            <w:r w:rsidRPr="009F1B7D">
              <w:t>&lt;xs:enumeration value="1.2"/&gt;</w:t>
            </w:r>
          </w:p>
          <w:p w14:paraId="7FE6C6AF" w14:textId="77777777" w:rsidR="00F86237" w:rsidRPr="009F1B7D" w:rsidRDefault="00F86237" w:rsidP="00011096">
            <w:pPr>
              <w:pStyle w:val="XML3"/>
            </w:pPr>
            <w:r w:rsidRPr="009F1B7D">
              <w:t>&lt;xs:enumeration value="1.1"/&gt;</w:t>
            </w:r>
          </w:p>
          <w:p w14:paraId="53611B0A" w14:textId="77777777" w:rsidR="00F86237" w:rsidRPr="009F1B7D" w:rsidRDefault="00F86237" w:rsidP="00011096">
            <w:pPr>
              <w:pStyle w:val="XML3"/>
            </w:pPr>
            <w:r w:rsidRPr="009F1B7D">
              <w:t>&lt;xs:enumeration value="1.0"/&gt;</w:t>
            </w:r>
          </w:p>
          <w:p w14:paraId="4F572506" w14:textId="77777777" w:rsidR="00F86237" w:rsidRPr="009F1B7D" w:rsidRDefault="00F86237" w:rsidP="00011096">
            <w:pPr>
              <w:pStyle w:val="XML2"/>
            </w:pPr>
            <w:r w:rsidRPr="009F1B7D">
              <w:t>&lt;/xs:restriction&gt;</w:t>
            </w:r>
          </w:p>
          <w:p w14:paraId="5D344194" w14:textId="77777777" w:rsidR="00F86237" w:rsidRPr="009F1B7D" w:rsidRDefault="00F86237" w:rsidP="00011096">
            <w:pPr>
              <w:pStyle w:val="XML1"/>
            </w:pPr>
            <w:r w:rsidRPr="009F1B7D">
              <w:t>&lt;/xs:simpleType&gt;</w:t>
            </w:r>
            <w:r w:rsidRPr="009F1B7D">
              <w:tab/>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98" w:name="_Toc315954003"/>
      <w:bookmarkStart w:id="99" w:name="_Toc316542513"/>
      <w:bookmarkStart w:id="100" w:name="_Toc320556705"/>
      <w:r w:rsidRPr="00DB42FD">
        <w:t>XML Example</w:t>
      </w:r>
      <w:bookmarkEnd w:id="98"/>
      <w:bookmarkEnd w:id="99"/>
      <w:bookmarkEnd w:id="100"/>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026852F0" w14:textId="77777777" w:rsidTr="00F86237">
        <w:tc>
          <w:tcPr>
            <w:tcW w:w="8820" w:type="dxa"/>
            <w:shd w:val="clear" w:color="auto" w:fill="C8FCCD"/>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4C4306C4" w14:textId="77777777" w:rsidR="00F86237" w:rsidRDefault="00F86237" w:rsidP="00D14D27">
      <w:pPr>
        <w:pStyle w:val="Heading3"/>
      </w:pPr>
      <w:bookmarkStart w:id="101" w:name="_Toc320556706"/>
      <w:r>
        <w:t>Normative Constraints</w:t>
      </w:r>
      <w:bookmarkEnd w:id="101"/>
    </w:p>
    <w:p w14:paraId="42677607" w14:textId="65878931" w:rsidR="00F86237" w:rsidRDefault="00F86237" w:rsidP="00F86237">
      <w:r>
        <w:t xml:space="preserve">An OpenFlow Controller is identified by identifier </w:t>
      </w:r>
      <w:r w:rsidRPr="00B96BFC">
        <w:rPr>
          <w:rStyle w:val="codeChar"/>
        </w:rPr>
        <w:t>&lt;id&gt;</w:t>
      </w:r>
      <w:r>
        <w:t>. The identifier MUST be unique within the context of the OpenFlow Capable Switch. It MUST be persistent across reboots of the OpenFlow Capable Switch.</w:t>
      </w:r>
    </w:p>
    <w:p w14:paraId="1627C8CE" w14:textId="77777777" w:rsidR="00F86237" w:rsidRDefault="00F86237" w:rsidP="00F86237">
      <w:r>
        <w:t xml:space="preserve">Element </w:t>
      </w:r>
      <w:r w:rsidRPr="00B96BFC">
        <w:rPr>
          <w:rStyle w:val="codeChar"/>
        </w:rPr>
        <w:t>&lt;role&gt;</w:t>
      </w:r>
      <w:r>
        <w:t xml:space="preserve"> indicates the role of the controller. Semantics of these roles are specified in the OpenFlow 1.2 specification. It is RECOMMENDED that the roles of controllers are not configured by OF-CONFIG 1.0 but determined using the OpenFlow 1.2 protocol. Controllers configured by OF-CONFIG 1.0 SHOULD have the default role “equal”. A role other than “equal” MAY be assigned to a controller. Roles “slave” and “equal” MAY be assigned to multiple controllers. Role “master” MUST NOT </w:t>
      </w:r>
      <w:proofErr w:type="gramStart"/>
      <w:r>
        <w:t>be</w:t>
      </w:r>
      <w:proofErr w:type="gramEnd"/>
      <w:r>
        <w:t xml:space="preserve"> assigned to more than one controller.</w:t>
      </w:r>
    </w:p>
    <w:p w14:paraId="0F4F4DA5" w14:textId="77777777" w:rsidR="00F86237" w:rsidRDefault="00F86237" w:rsidP="00F86237">
      <w:r>
        <w:t xml:space="preserve">Elements </w:t>
      </w:r>
      <w:r w:rsidRPr="00B96BFC">
        <w:rPr>
          <w:rStyle w:val="codeChar"/>
        </w:rPr>
        <w:t>&lt;ip-address&gt;</w:t>
      </w:r>
      <w:r>
        <w:t xml:space="preserve"> and </w:t>
      </w:r>
      <w:r w:rsidRPr="00B96BFC">
        <w:rPr>
          <w:rStyle w:val="codeChar"/>
        </w:rPr>
        <w:t>&lt;port&gt;</w:t>
      </w:r>
      <w:r>
        <w:t xml:space="preserve"> indicate the IP address and the port number of the OpenFlow Controller. The port number is optional. If not present, the default port number 6633 is assumed to be used. </w:t>
      </w:r>
    </w:p>
    <w:p w14:paraId="70627F5E" w14:textId="77777777" w:rsidR="00F86237" w:rsidRDefault="00F86237" w:rsidP="00F86237">
      <w:r>
        <w:lastRenderedPageBreak/>
        <w:t xml:space="preserve">Elements </w:t>
      </w:r>
      <w:r w:rsidRPr="00B96BFC">
        <w:rPr>
          <w:rStyle w:val="codeChar"/>
        </w:rPr>
        <w:t>&lt;local-ip-address&gt;</w:t>
      </w:r>
      <w:r>
        <w:t xml:space="preserve"> and </w:t>
      </w:r>
      <w:r w:rsidRPr="00B96BFC">
        <w:rPr>
          <w:rStyle w:val="codeChar"/>
        </w:rPr>
        <w:t>&lt;local-port&gt;</w:t>
      </w:r>
      <w:r>
        <w:t xml:space="preserve"> indicate the IP address and the port number used by the OpenFlow Logical Switch. Both elements are optional.</w:t>
      </w:r>
    </w:p>
    <w:p w14:paraId="0DBD1D7B" w14:textId="77777777" w:rsidR="00F86237" w:rsidRDefault="00F86237" w:rsidP="00F86237">
      <w:r>
        <w:t xml:space="preserve">Element </w:t>
      </w:r>
      <w:r w:rsidRPr="00B96BFC">
        <w:rPr>
          <w:rStyle w:val="codeChar"/>
        </w:rPr>
        <w:t>&lt;protocol&gt;</w:t>
      </w:r>
      <w:r>
        <w:t xml:space="preserve"> indicates the transport protocol used for the OpenFlow connection. OpenFlow supports two transport protocols, TCP and TLS. If this optional element is not present, TLS is assumed to be used.</w:t>
      </w:r>
    </w:p>
    <w:p w14:paraId="2B20B38E" w14:textId="44207BA6" w:rsidR="00F86237" w:rsidRDefault="00F86237" w:rsidP="00F86237">
      <w:r>
        <w:t xml:space="preserve">Element </w:t>
      </w:r>
      <w:r w:rsidRPr="00B96BFC">
        <w:rPr>
          <w:rStyle w:val="codeChar"/>
        </w:rPr>
        <w:t>&lt;state&gt;</w:t>
      </w:r>
      <w:r>
        <w:t xml:space="preserve"> represents various elements of known state of the OpenFlow Controller. Element </w:t>
      </w:r>
      <w:r w:rsidRPr="00B96BFC">
        <w:rPr>
          <w:rStyle w:val="codeChar"/>
        </w:rPr>
        <w:t>&lt;connection-state&gt;</w:t>
      </w:r>
      <w:r w:rsidR="00275180">
        <w:t xml:space="preserve"> </w:t>
      </w:r>
      <w:r>
        <w:t xml:space="preserve">represents the administrative state of the OpenFlow connection between the OpenFlow Logical Switch and the OpenFlow Controller. A value of </w:t>
      </w:r>
      <w:r w:rsidR="00884102">
        <w:t>“</w:t>
      </w:r>
      <w:r>
        <w:t>down</w:t>
      </w:r>
      <w:r w:rsidR="00884102">
        <w:t>”</w:t>
      </w:r>
      <w:r>
        <w:t xml:space="preserve"> means that the OpenFlow Logical Switch MUST NOT </w:t>
      </w:r>
      <w:proofErr w:type="gramStart"/>
      <w:r>
        <w:t>communicate</w:t>
      </w:r>
      <w:proofErr w:type="gramEnd"/>
      <w:r>
        <w:t xml:space="preserve"> with the OpenFlow Controller via theOpenFlow protocol. If the value of </w:t>
      </w:r>
      <w:r w:rsidRPr="00B96BFC">
        <w:rPr>
          <w:rStyle w:val="codeChar"/>
        </w:rPr>
        <w:t>&lt;connection-state&gt;</w:t>
      </w:r>
      <w:r>
        <w:t xml:space="preserve"> is set to up, element </w:t>
      </w:r>
      <w:r w:rsidRPr="00D646D5">
        <w:rPr>
          <w:rStyle w:val="codeChar"/>
        </w:rPr>
        <w:t>&lt;current-version&gt;</w:t>
      </w:r>
      <w:r w:rsidR="00275180">
        <w:t xml:space="preserve"> </w:t>
      </w:r>
      <w:r>
        <w:t xml:space="preserve">MUST represent the version of the OpenFlow protocol in use between the OpenFlow Logical Switch and the OpenFlow Controller. The element </w:t>
      </w:r>
      <w:r w:rsidRPr="00D646D5">
        <w:rPr>
          <w:rStyle w:val="codeChar"/>
        </w:rPr>
        <w:t>&lt;supported-versions&gt;</w:t>
      </w:r>
      <w:r w:rsidR="00275180">
        <w:t xml:space="preserve"> </w:t>
      </w:r>
      <w:r>
        <w:t xml:space="preserve">represents the versions of the OpenFlow protocol that the OpenFlow Controller supports </w:t>
      </w:r>
      <w:r w:rsidRPr="00B96BFC">
        <w:rPr>
          <w:rStyle w:val="codeChar"/>
        </w:rPr>
        <w:t>&lt;supported-versions&gt;</w:t>
      </w:r>
      <w:r>
        <w:t xml:space="preserve"> SHOULD be set to all versions of the OpenFlow protocol supported by the OpenFlow Controller.</w:t>
      </w:r>
    </w:p>
    <w:p w14:paraId="20950716" w14:textId="77777777" w:rsidR="00F86237" w:rsidRPr="00E751F5" w:rsidRDefault="00F86237" w:rsidP="00F86237">
      <w:r>
        <w:t xml:space="preserve">The following elements of the OpenFlow Controller can be modified by a NETCONF edit-config request or retrieved by a NETCONF </w:t>
      </w:r>
      <w:r w:rsidRPr="00D646D5">
        <w:rPr>
          <w:rStyle w:val="codeChar"/>
        </w:rPr>
        <w:t>get-config</w:t>
      </w:r>
      <w:r>
        <w:t xml:space="preserve"> request: </w:t>
      </w:r>
      <w:r w:rsidRPr="00D646D5">
        <w:rPr>
          <w:rStyle w:val="codeChar"/>
        </w:rPr>
        <w:t>&lt;id&gt;</w:t>
      </w:r>
      <w:r w:rsidRPr="00301053">
        <w:t xml:space="preserve">, </w:t>
      </w:r>
      <w:r w:rsidRPr="00D646D5">
        <w:rPr>
          <w:rStyle w:val="codeChar"/>
        </w:rPr>
        <w:t>&lt;role&gt;</w:t>
      </w:r>
      <w:r w:rsidRPr="00301053">
        <w:t xml:space="preserve">, </w:t>
      </w:r>
      <w:r w:rsidRPr="00D646D5">
        <w:rPr>
          <w:rStyle w:val="codeChar"/>
        </w:rPr>
        <w:t>&lt;ip-address&gt;</w:t>
      </w:r>
      <w:r w:rsidRPr="00301053">
        <w:t xml:space="preserve">, </w:t>
      </w:r>
      <w:r w:rsidRPr="00D646D5">
        <w:rPr>
          <w:rStyle w:val="codeChar"/>
        </w:rPr>
        <w:t>&lt;port&gt;</w:t>
      </w:r>
      <w:r w:rsidRPr="00301053">
        <w:t xml:space="preserve">, </w:t>
      </w:r>
      <w:r w:rsidRPr="00D646D5">
        <w:rPr>
          <w:rStyle w:val="codeChar"/>
        </w:rPr>
        <w:t>&lt;local-ip-address&gt;</w:t>
      </w:r>
      <w:r w:rsidRPr="00301053">
        <w:t xml:space="preserve">, </w:t>
      </w:r>
      <w:r w:rsidRPr="00D646D5">
        <w:rPr>
          <w:rStyle w:val="codeChar"/>
        </w:rPr>
        <w:t>&lt;local-port&gt;</w:t>
      </w:r>
      <w:r w:rsidRPr="00301053">
        <w:t xml:space="preserve">, </w:t>
      </w:r>
      <w:r w:rsidRPr="00D646D5">
        <w:rPr>
          <w:rStyle w:val="codeChar"/>
        </w:rPr>
        <w:t>&lt;protocol&gt;</w:t>
      </w:r>
      <w:r w:rsidRPr="00301053">
        <w:t xml:space="preserve">, </w:t>
      </w:r>
      <w:r w:rsidRPr="00D646D5">
        <w:rPr>
          <w:rStyle w:val="codeChar"/>
        </w:rPr>
        <w:t>&lt;connection-state&gt;</w:t>
      </w:r>
      <w:r w:rsidRPr="00301053">
        <w:t xml:space="preserve">, </w:t>
      </w:r>
      <w:r w:rsidRPr="00D646D5">
        <w:rPr>
          <w:rStyle w:val="codeChar"/>
        </w:rPr>
        <w:t>&lt;current-version&gt;</w:t>
      </w:r>
      <w:r w:rsidRPr="00301053">
        <w:t xml:space="preserve">, </w:t>
      </w:r>
      <w:r w:rsidRPr="00D646D5">
        <w:rPr>
          <w:rStyle w:val="codeChar"/>
        </w:rPr>
        <w:t>&lt;supported-versions&gt;.</w:t>
      </w:r>
    </w:p>
    <w:p w14:paraId="103D88D3" w14:textId="77777777" w:rsidR="00F86237" w:rsidRPr="009F1B7D" w:rsidRDefault="00F86237" w:rsidP="00D14D27">
      <w:pPr>
        <w:pStyle w:val="Heading3"/>
      </w:pPr>
      <w:bookmarkStart w:id="102" w:name="_Toc315954005"/>
      <w:bookmarkStart w:id="103" w:name="_Toc316542515"/>
      <w:bookmarkStart w:id="104" w:name="_Toc320556707"/>
      <w:r w:rsidRPr="00DB42FD">
        <w:t>YANG Specification</w:t>
      </w:r>
      <w:bookmarkEnd w:id="102"/>
      <w:bookmarkEnd w:id="103"/>
      <w:bookmarkEnd w:id="104"/>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1E338B4F" w14:textId="77777777" w:rsidTr="00F86237">
        <w:tc>
          <w:tcPr>
            <w:tcW w:w="8820" w:type="dxa"/>
            <w:shd w:val="clear" w:color="auto" w:fill="C8FCCD"/>
          </w:tcPr>
          <w:p w14:paraId="23B6B21D" w14:textId="77777777" w:rsidR="00F86237" w:rsidRPr="009F1B7D" w:rsidRDefault="00F86237" w:rsidP="00011096">
            <w:pPr>
              <w:pStyle w:val="XML1"/>
            </w:pPr>
            <w:r w:rsidRPr="009F1B7D">
              <w:t>typedef openflow-version {</w:t>
            </w:r>
          </w:p>
          <w:p w14:paraId="32DBC380" w14:textId="77777777" w:rsidR="00F86237" w:rsidRPr="009F1B7D" w:rsidRDefault="00F86237" w:rsidP="00011096">
            <w:pPr>
              <w:pStyle w:val="XML2"/>
            </w:pPr>
            <w:r w:rsidRPr="009F1B7D">
              <w:t>type enumeration {</w:t>
            </w:r>
          </w:p>
          <w:p w14:paraId="33E7CB7C" w14:textId="77777777" w:rsidR="00F86237" w:rsidRPr="009F1B7D" w:rsidRDefault="00F86237" w:rsidP="00011096">
            <w:pPr>
              <w:pStyle w:val="XML3"/>
            </w:pPr>
            <w:r w:rsidRPr="009F1B7D">
              <w:t>enum "1.0";</w:t>
            </w:r>
          </w:p>
          <w:p w14:paraId="5E76208C" w14:textId="77777777" w:rsidR="00F86237" w:rsidRPr="009F1B7D" w:rsidRDefault="00F86237" w:rsidP="00011096">
            <w:pPr>
              <w:pStyle w:val="XML3"/>
            </w:pPr>
            <w:r w:rsidRPr="009F1B7D">
              <w:t>enum "1.1";</w:t>
            </w:r>
          </w:p>
          <w:p w14:paraId="74CB8627" w14:textId="77777777" w:rsidR="00F86237" w:rsidRPr="009F1B7D" w:rsidRDefault="00F86237" w:rsidP="00011096">
            <w:pPr>
              <w:pStyle w:val="XML3"/>
            </w:pPr>
            <w:r w:rsidRPr="009F1B7D">
              <w:t>enum "1.2";</w:t>
            </w:r>
          </w:p>
          <w:p w14:paraId="3EE68A91" w14:textId="77777777" w:rsidR="00F86237" w:rsidRPr="009F1B7D" w:rsidRDefault="00F86237" w:rsidP="00011096">
            <w:pPr>
              <w:pStyle w:val="XML2"/>
            </w:pPr>
            <w:r w:rsidRPr="009F1B7D">
              <w:t>}</w:t>
            </w:r>
          </w:p>
          <w:p w14:paraId="2D5EB505" w14:textId="77777777" w:rsidR="00F86237" w:rsidRPr="009F1B7D" w:rsidRDefault="00F86237" w:rsidP="00011096">
            <w:pPr>
              <w:pStyle w:val="XML2"/>
            </w:pPr>
            <w:proofErr w:type="gramStart"/>
            <w:r w:rsidRPr="009F1B7D">
              <w:t>description</w:t>
            </w:r>
            <w:proofErr w:type="gramEnd"/>
            <w:r w:rsidRPr="009F1B7D">
              <w:t xml:space="preserve"> "This enumeration contains the all OpenFlow versions released so far.";</w:t>
            </w:r>
          </w:p>
          <w:p w14:paraId="25533A37" w14:textId="77777777" w:rsidR="00F86237" w:rsidRPr="009F1B7D" w:rsidRDefault="00F86237" w:rsidP="00011096">
            <w:pPr>
              <w:pStyle w:val="XML1"/>
            </w:pPr>
            <w:r w:rsidRPr="009F1B7D">
              <w:t>}</w:t>
            </w:r>
          </w:p>
          <w:p w14:paraId="04ED08B5" w14:textId="77777777" w:rsidR="00F86237" w:rsidRPr="009F1B7D" w:rsidRDefault="00F86237" w:rsidP="00011096">
            <w:pPr>
              <w:pStyle w:val="XML1"/>
            </w:pPr>
          </w:p>
          <w:p w14:paraId="1473A820" w14:textId="77777777" w:rsidR="00F86237" w:rsidRPr="009F1B7D" w:rsidRDefault="00F86237" w:rsidP="00011096">
            <w:pPr>
              <w:pStyle w:val="XML1"/>
            </w:pPr>
            <w:r w:rsidRPr="009F1B7D">
              <w:t>grouping openflow-controller-grouping {</w:t>
            </w:r>
          </w:p>
          <w:p w14:paraId="34059916" w14:textId="77777777" w:rsidR="00F86237" w:rsidRPr="009F1B7D" w:rsidRDefault="00F86237" w:rsidP="00011096">
            <w:pPr>
              <w:pStyle w:val="XML2"/>
            </w:pPr>
            <w:proofErr w:type="gramStart"/>
            <w:r w:rsidRPr="009F1B7D">
              <w:t>description</w:t>
            </w:r>
            <w:proofErr w:type="gramEnd"/>
            <w:r w:rsidRPr="009F1B7D">
              <w:t xml:space="preserve"> "This grouping specifies all properties of an OpenFlow Logical Switch Controller.";</w:t>
            </w:r>
          </w:p>
          <w:p w14:paraId="55CEA314" w14:textId="77777777" w:rsidR="00F86237" w:rsidRPr="009F1B7D" w:rsidRDefault="00F86237" w:rsidP="00011096">
            <w:pPr>
              <w:pStyle w:val="XML2"/>
            </w:pPr>
            <w:r w:rsidRPr="009F1B7D">
              <w:t>leaf id {</w:t>
            </w:r>
          </w:p>
          <w:p w14:paraId="7353180B" w14:textId="77777777" w:rsidR="00F86237" w:rsidRPr="009F1B7D" w:rsidRDefault="00F86237" w:rsidP="00011096">
            <w:pPr>
              <w:pStyle w:val="XML3"/>
            </w:pPr>
            <w:r w:rsidRPr="009F1B7D">
              <w:t>type inet:uri;</w:t>
            </w:r>
          </w:p>
          <w:p w14:paraId="55CE5FC5" w14:textId="77777777" w:rsidR="00F86237" w:rsidRPr="009F1B7D" w:rsidRDefault="00F86237" w:rsidP="00011096">
            <w:pPr>
              <w:pStyle w:val="XML3"/>
            </w:pPr>
            <w:r w:rsidRPr="009F1B7D">
              <w:t>mandatory true;</w:t>
            </w:r>
          </w:p>
          <w:p w14:paraId="693CF97B" w14:textId="77777777" w:rsidR="00F86237" w:rsidRPr="009F1B7D" w:rsidRDefault="00F86237" w:rsidP="00011096">
            <w:pPr>
              <w:pStyle w:val="XML3"/>
            </w:pPr>
            <w:proofErr w:type="gramStart"/>
            <w:r w:rsidRPr="009F1B7D">
              <w:t>description</w:t>
            </w:r>
            <w:proofErr w:type="gramEnd"/>
            <w:r w:rsidRPr="009F1B7D">
              <w:t xml:space="preserve"> "An unique but locally arbitrary identifier that identifies a controller within a OpenFlow Logical Switch and is persistent across reboots of the system.";</w:t>
            </w:r>
          </w:p>
          <w:p w14:paraId="633BD99E" w14:textId="77777777" w:rsidR="00F86237" w:rsidRPr="009F1B7D" w:rsidRDefault="00F86237" w:rsidP="00011096">
            <w:pPr>
              <w:pStyle w:val="XML2"/>
            </w:pPr>
            <w:r w:rsidRPr="009F1B7D">
              <w:t>}</w:t>
            </w:r>
          </w:p>
          <w:p w14:paraId="0A187EDC" w14:textId="77777777" w:rsidR="00F86237" w:rsidRPr="009F1B7D" w:rsidRDefault="00F86237" w:rsidP="00011096">
            <w:pPr>
              <w:pStyle w:val="XML2"/>
            </w:pPr>
            <w:r w:rsidRPr="009F1B7D">
              <w:t>leaf role {</w:t>
            </w:r>
          </w:p>
          <w:p w14:paraId="68C76615" w14:textId="77777777" w:rsidR="00F86237" w:rsidRPr="009F1B7D" w:rsidRDefault="00F86237" w:rsidP="00011096">
            <w:pPr>
              <w:pStyle w:val="XML3"/>
            </w:pPr>
            <w:r w:rsidRPr="009F1B7D">
              <w:t>type enumeration {</w:t>
            </w:r>
          </w:p>
          <w:p w14:paraId="44A41B41" w14:textId="77777777" w:rsidR="00F86237" w:rsidRPr="009F1B7D" w:rsidRDefault="00F86237" w:rsidP="00011096">
            <w:pPr>
              <w:pStyle w:val="XML4"/>
            </w:pPr>
            <w:r w:rsidRPr="009F1B7D">
              <w:t>enum master;</w:t>
            </w:r>
          </w:p>
          <w:p w14:paraId="66B66E78" w14:textId="77777777" w:rsidR="00F86237" w:rsidRPr="009F1B7D" w:rsidRDefault="00F86237" w:rsidP="00011096">
            <w:pPr>
              <w:pStyle w:val="XML4"/>
            </w:pPr>
            <w:r w:rsidRPr="009F1B7D">
              <w:t>enum slave;</w:t>
            </w:r>
          </w:p>
          <w:p w14:paraId="7FB8D3F9" w14:textId="77777777" w:rsidR="00F86237" w:rsidRPr="009F1B7D" w:rsidRDefault="00F86237" w:rsidP="00011096">
            <w:pPr>
              <w:pStyle w:val="XML4"/>
            </w:pPr>
            <w:r w:rsidRPr="009F1B7D">
              <w:t>enum equal;</w:t>
            </w:r>
          </w:p>
          <w:p w14:paraId="70A8E440" w14:textId="77777777" w:rsidR="00F86237" w:rsidRPr="009F1B7D" w:rsidRDefault="00F86237" w:rsidP="00011096">
            <w:pPr>
              <w:pStyle w:val="XML2"/>
            </w:pPr>
            <w:r w:rsidRPr="009F1B7D">
              <w:t>}</w:t>
            </w:r>
          </w:p>
          <w:p w14:paraId="1A496190" w14:textId="77777777" w:rsidR="00F86237" w:rsidRPr="009F1B7D" w:rsidRDefault="00F86237" w:rsidP="00011096">
            <w:pPr>
              <w:pStyle w:val="XML3"/>
            </w:pPr>
            <w:r w:rsidRPr="009F1B7D">
              <w:t>default equal;</w:t>
            </w:r>
          </w:p>
          <w:p w14:paraId="0C30A3F6" w14:textId="77777777" w:rsidR="00F86237" w:rsidRPr="009F1B7D" w:rsidRDefault="00F86237" w:rsidP="00011096">
            <w:pPr>
              <w:pStyle w:val="XML3"/>
            </w:pPr>
            <w:proofErr w:type="gramStart"/>
            <w:r w:rsidRPr="009F1B7D">
              <w:t>description</w:t>
            </w:r>
            <w:proofErr w:type="gramEnd"/>
            <w:r w:rsidRPr="009F1B7D">
              <w:t xml:space="preserve"> "The predefined role of the controller.";</w:t>
            </w:r>
          </w:p>
          <w:p w14:paraId="410ED541" w14:textId="77777777" w:rsidR="00F86237" w:rsidRPr="009F1B7D" w:rsidRDefault="00F86237" w:rsidP="00011096">
            <w:pPr>
              <w:pStyle w:val="XML2"/>
            </w:pPr>
            <w:r w:rsidRPr="009F1B7D">
              <w:t>}</w:t>
            </w:r>
          </w:p>
          <w:p w14:paraId="711803FD" w14:textId="77777777" w:rsidR="00F86237" w:rsidRPr="009F1B7D" w:rsidRDefault="00F86237" w:rsidP="00011096">
            <w:pPr>
              <w:pStyle w:val="XML2"/>
            </w:pPr>
            <w:r w:rsidRPr="009F1B7D">
              <w:t>leaf ip-address {</w:t>
            </w:r>
          </w:p>
          <w:p w14:paraId="415DF7E6" w14:textId="77777777" w:rsidR="00F86237" w:rsidRPr="009F1B7D" w:rsidRDefault="00F86237" w:rsidP="00011096">
            <w:pPr>
              <w:pStyle w:val="XML3"/>
            </w:pPr>
            <w:r w:rsidRPr="009F1B7D">
              <w:lastRenderedPageBreak/>
              <w:t>type inet:ip-address;</w:t>
            </w:r>
          </w:p>
          <w:p w14:paraId="4CFBF71D" w14:textId="77777777" w:rsidR="00F86237" w:rsidRPr="009F1B7D" w:rsidRDefault="00F86237" w:rsidP="00011096">
            <w:pPr>
              <w:pStyle w:val="XML3"/>
            </w:pPr>
            <w:r w:rsidRPr="009F1B7D">
              <w:t>mandatory true;</w:t>
            </w:r>
          </w:p>
          <w:p w14:paraId="7943F517" w14:textId="77777777" w:rsidR="00F86237" w:rsidRPr="009F1B7D" w:rsidRDefault="00F86237" w:rsidP="00011096">
            <w:pPr>
              <w:pStyle w:val="XML3"/>
            </w:pPr>
            <w:proofErr w:type="gramStart"/>
            <w:r w:rsidRPr="009F1B7D">
              <w:t>description</w:t>
            </w:r>
            <w:proofErr w:type="gramEnd"/>
            <w:r w:rsidRPr="009F1B7D">
              <w:t xml:space="preserve"> "The IP address of the controller to connect to.";</w:t>
            </w:r>
          </w:p>
          <w:p w14:paraId="3F1E603A" w14:textId="77777777" w:rsidR="00F86237" w:rsidRPr="009F1B7D" w:rsidRDefault="00F86237" w:rsidP="00011096">
            <w:pPr>
              <w:pStyle w:val="XML2"/>
            </w:pPr>
            <w:r w:rsidRPr="009F1B7D">
              <w:t>}</w:t>
            </w:r>
          </w:p>
          <w:p w14:paraId="0B5E6811" w14:textId="77777777" w:rsidR="00F86237" w:rsidRPr="009F1B7D" w:rsidRDefault="00F86237" w:rsidP="00011096">
            <w:pPr>
              <w:pStyle w:val="XML2"/>
            </w:pPr>
            <w:r w:rsidRPr="009F1B7D">
              <w:t>leaf port {</w:t>
            </w:r>
          </w:p>
          <w:p w14:paraId="3FCB033B" w14:textId="77777777" w:rsidR="00F86237" w:rsidRPr="009F1B7D" w:rsidRDefault="00F86237" w:rsidP="00011096">
            <w:pPr>
              <w:pStyle w:val="XML3"/>
            </w:pPr>
            <w:r w:rsidRPr="009F1B7D">
              <w:t>type inet:port-number;</w:t>
            </w:r>
          </w:p>
          <w:p w14:paraId="6A47CAF8" w14:textId="77777777" w:rsidR="00F86237" w:rsidRPr="009F1B7D" w:rsidRDefault="00F86237" w:rsidP="00011096">
            <w:pPr>
              <w:pStyle w:val="XML3"/>
            </w:pPr>
            <w:r w:rsidRPr="009F1B7D">
              <w:t>default 6633;</w:t>
            </w:r>
          </w:p>
          <w:p w14:paraId="5F427272" w14:textId="77777777" w:rsidR="00F86237" w:rsidRPr="009F1B7D" w:rsidRDefault="00F86237" w:rsidP="00011096">
            <w:pPr>
              <w:pStyle w:val="XML3"/>
            </w:pPr>
            <w:proofErr w:type="gramStart"/>
            <w:r w:rsidRPr="009F1B7D">
              <w:t>description</w:t>
            </w:r>
            <w:proofErr w:type="gramEnd"/>
            <w:r w:rsidRPr="009F1B7D">
              <w:t xml:space="preserve"> "The port number at the controller to connect to.";</w:t>
            </w:r>
          </w:p>
          <w:p w14:paraId="132D5DE7" w14:textId="77777777" w:rsidR="00F86237" w:rsidRPr="009F1B7D" w:rsidRDefault="00F86237" w:rsidP="00011096">
            <w:pPr>
              <w:pStyle w:val="XML2"/>
            </w:pPr>
            <w:r w:rsidRPr="009F1B7D">
              <w:t>}</w:t>
            </w:r>
          </w:p>
          <w:p w14:paraId="4E781C44" w14:textId="77777777" w:rsidR="00F86237" w:rsidRPr="009F1B7D" w:rsidRDefault="00F86237" w:rsidP="00011096">
            <w:pPr>
              <w:pStyle w:val="XML2"/>
            </w:pPr>
            <w:r w:rsidRPr="009F1B7D">
              <w:t>leaf local-ip-address {</w:t>
            </w:r>
          </w:p>
          <w:p w14:paraId="70E14321" w14:textId="77777777" w:rsidR="00F86237" w:rsidRPr="009F1B7D" w:rsidRDefault="00F86237" w:rsidP="00011096">
            <w:pPr>
              <w:pStyle w:val="XML3"/>
            </w:pPr>
            <w:r w:rsidRPr="009F1B7D">
              <w:t>type inet:ip-address;</w:t>
            </w:r>
          </w:p>
          <w:p w14:paraId="0CD92E72" w14:textId="77777777" w:rsidR="00F86237" w:rsidRPr="009F1B7D" w:rsidRDefault="00F86237" w:rsidP="00011096">
            <w:pPr>
              <w:pStyle w:val="XML3"/>
            </w:pPr>
            <w:proofErr w:type="gramStart"/>
            <w:r w:rsidRPr="009F1B7D">
              <w:t>description</w:t>
            </w:r>
            <w:proofErr w:type="gramEnd"/>
            <w:r w:rsidRPr="009F1B7D">
              <w:t xml:space="preserve"> "This specifies the source IP for packets sent to this controller and overrides the default IP used.";</w:t>
            </w:r>
          </w:p>
          <w:p w14:paraId="02D77CCC" w14:textId="77777777" w:rsidR="00F86237" w:rsidRPr="009F1B7D" w:rsidRDefault="00F86237" w:rsidP="00011096">
            <w:pPr>
              <w:pStyle w:val="XML2"/>
            </w:pPr>
            <w:r w:rsidRPr="009F1B7D">
              <w:t>}</w:t>
            </w:r>
          </w:p>
          <w:p w14:paraId="1FDB4620" w14:textId="77777777" w:rsidR="00F86237" w:rsidRPr="009F1B7D" w:rsidRDefault="00F86237" w:rsidP="00011096">
            <w:pPr>
              <w:pStyle w:val="XML2"/>
            </w:pPr>
            <w:r w:rsidRPr="009F1B7D">
              <w:t>leaf local-port {</w:t>
            </w:r>
          </w:p>
          <w:p w14:paraId="3A1DECF4" w14:textId="77777777" w:rsidR="00F86237" w:rsidRPr="009F1B7D" w:rsidRDefault="00F86237" w:rsidP="00011096">
            <w:pPr>
              <w:pStyle w:val="XML3"/>
            </w:pPr>
            <w:r w:rsidRPr="009F1B7D">
              <w:t>type inet:port-number;</w:t>
            </w:r>
          </w:p>
          <w:p w14:paraId="29182761" w14:textId="77777777" w:rsidR="00F86237" w:rsidRPr="009F1B7D" w:rsidRDefault="00F86237" w:rsidP="00011096">
            <w:pPr>
              <w:pStyle w:val="XML3"/>
            </w:pPr>
            <w:r w:rsidRPr="009F1B7D">
              <w:t>default 0;</w:t>
            </w:r>
          </w:p>
          <w:p w14:paraId="1EAB8CCE" w14:textId="77777777" w:rsidR="00F86237" w:rsidRPr="009F1B7D" w:rsidRDefault="00F86237" w:rsidP="00011096">
            <w:pPr>
              <w:pStyle w:val="XML3"/>
            </w:pPr>
            <w:proofErr w:type="gramStart"/>
            <w:r w:rsidRPr="009F1B7D">
              <w:t>description</w:t>
            </w:r>
            <w:proofErr w:type="gramEnd"/>
            <w:r w:rsidRPr="009F1B7D">
              <w:t xml:space="preserve"> "The port number the switch listens on. If 0 the port is chosen dynamically.</w:t>
            </w:r>
            <w:proofErr w:type="gramStart"/>
            <w:r w:rsidRPr="009F1B7D">
              <w:t>";</w:t>
            </w:r>
            <w:proofErr w:type="gramEnd"/>
          </w:p>
          <w:p w14:paraId="36458923" w14:textId="77777777" w:rsidR="00F86237" w:rsidRPr="009F1B7D" w:rsidRDefault="00F86237" w:rsidP="00011096">
            <w:pPr>
              <w:pStyle w:val="XML2"/>
            </w:pPr>
            <w:r w:rsidRPr="009F1B7D">
              <w:t>}</w:t>
            </w:r>
          </w:p>
          <w:p w14:paraId="24AAD670" w14:textId="77777777" w:rsidR="00F86237" w:rsidRPr="009F1B7D" w:rsidRDefault="00F86237" w:rsidP="00011096">
            <w:pPr>
              <w:pStyle w:val="XML2"/>
            </w:pPr>
            <w:r w:rsidRPr="009F1B7D">
              <w:t>leaf protocol {</w:t>
            </w:r>
          </w:p>
          <w:p w14:paraId="48F14E8B" w14:textId="77777777" w:rsidR="00F86237" w:rsidRPr="009F1B7D" w:rsidRDefault="00F86237" w:rsidP="00011096">
            <w:pPr>
              <w:pStyle w:val="XML3"/>
            </w:pPr>
            <w:r w:rsidRPr="009F1B7D">
              <w:t>type enumeration {</w:t>
            </w:r>
          </w:p>
          <w:p w14:paraId="6C5F0BC0" w14:textId="77777777" w:rsidR="00F86237" w:rsidRPr="009F1B7D" w:rsidRDefault="00F86237" w:rsidP="00011096">
            <w:pPr>
              <w:pStyle w:val="XML4"/>
            </w:pPr>
            <w:r w:rsidRPr="009F1B7D">
              <w:t>enum "tcp";</w:t>
            </w:r>
          </w:p>
          <w:p w14:paraId="1552BC1D" w14:textId="77777777" w:rsidR="00F86237" w:rsidRPr="009F1B7D" w:rsidRDefault="00F86237" w:rsidP="00011096">
            <w:pPr>
              <w:pStyle w:val="XML4"/>
            </w:pPr>
            <w:r w:rsidRPr="009F1B7D">
              <w:t>enum "tls";</w:t>
            </w:r>
          </w:p>
          <w:p w14:paraId="220765A6" w14:textId="77777777" w:rsidR="00F86237" w:rsidRPr="009F1B7D" w:rsidRDefault="00F86237" w:rsidP="00011096">
            <w:pPr>
              <w:pStyle w:val="XML3"/>
            </w:pPr>
            <w:r w:rsidRPr="009F1B7D">
              <w:t>}</w:t>
            </w:r>
          </w:p>
          <w:p w14:paraId="10D3653A" w14:textId="77777777" w:rsidR="00F86237" w:rsidRPr="009F1B7D" w:rsidRDefault="00F86237" w:rsidP="00011096">
            <w:pPr>
              <w:pStyle w:val="XML3"/>
            </w:pPr>
            <w:r w:rsidRPr="009F1B7D">
              <w:t>default "tcp";</w:t>
            </w:r>
          </w:p>
          <w:p w14:paraId="18DF2655" w14:textId="77777777" w:rsidR="00F86237" w:rsidRPr="009F1B7D" w:rsidRDefault="00F86237" w:rsidP="00011096">
            <w:pPr>
              <w:pStyle w:val="XML3"/>
            </w:pPr>
            <w:proofErr w:type="gramStart"/>
            <w:r w:rsidRPr="009F1B7D">
              <w:t>description</w:t>
            </w:r>
            <w:proofErr w:type="gramEnd"/>
            <w:r w:rsidRPr="009F1B7D">
              <w:t xml:space="preserve"> "The protocol used for connecting to the controller.";</w:t>
            </w:r>
          </w:p>
          <w:p w14:paraId="43CE5090" w14:textId="77777777" w:rsidR="00F86237" w:rsidRPr="009F1B7D" w:rsidRDefault="00F86237" w:rsidP="00011096">
            <w:pPr>
              <w:pStyle w:val="XML3"/>
            </w:pPr>
            <w:r w:rsidRPr="009F1B7D">
              <w:t>}</w:t>
            </w:r>
          </w:p>
          <w:p w14:paraId="5CF57B4E" w14:textId="77777777" w:rsidR="00F86237" w:rsidRPr="009F1B7D" w:rsidRDefault="00F86237" w:rsidP="00011096">
            <w:pPr>
              <w:pStyle w:val="XML2"/>
            </w:pPr>
            <w:r w:rsidRPr="009F1B7D">
              <w:t>container state {</w:t>
            </w:r>
          </w:p>
          <w:p w14:paraId="508834C1" w14:textId="77777777" w:rsidR="00F86237" w:rsidRPr="009F1B7D" w:rsidRDefault="00F86237" w:rsidP="00011096">
            <w:pPr>
              <w:pStyle w:val="XML3"/>
            </w:pPr>
            <w:r w:rsidRPr="009F1B7D">
              <w:t>description "This container holds connection state information that indicate if the Logical Switch is connected, what versions are supported, and which one is used.";</w:t>
            </w:r>
          </w:p>
          <w:p w14:paraId="145CACA7" w14:textId="77777777" w:rsidR="00F86237" w:rsidRPr="009F1B7D" w:rsidRDefault="00F86237" w:rsidP="00011096">
            <w:pPr>
              <w:pStyle w:val="XML3"/>
            </w:pPr>
            <w:r w:rsidRPr="009F1B7D">
              <w:t>leaf connection-state {</w:t>
            </w:r>
          </w:p>
          <w:p w14:paraId="425842A8" w14:textId="77777777" w:rsidR="00F86237" w:rsidRPr="009F1B7D" w:rsidRDefault="00F86237" w:rsidP="00011096">
            <w:pPr>
              <w:pStyle w:val="XML4"/>
            </w:pPr>
            <w:r w:rsidRPr="009F1B7D">
              <w:t>type up-down-state-type;</w:t>
            </w:r>
          </w:p>
          <w:p w14:paraId="4F020584" w14:textId="77777777" w:rsidR="00F86237" w:rsidRPr="009F1B7D" w:rsidRDefault="00F86237" w:rsidP="00011096">
            <w:pPr>
              <w:pStyle w:val="XML4"/>
            </w:pPr>
            <w:proofErr w:type="gramStart"/>
            <w:r w:rsidRPr="009F1B7D">
              <w:t>description</w:t>
            </w:r>
            <w:proofErr w:type="gramEnd"/>
            <w:r w:rsidRPr="009F1B7D">
              <w:t xml:space="preserve"> "This object indicates if the Logical Switch is connected to the controller.";</w:t>
            </w:r>
          </w:p>
          <w:p w14:paraId="1B9A74AB" w14:textId="77777777" w:rsidR="00F86237" w:rsidRPr="009F1B7D" w:rsidRDefault="00F86237" w:rsidP="00011096">
            <w:pPr>
              <w:pStyle w:val="XML3"/>
            </w:pPr>
            <w:r w:rsidRPr="009F1B7D">
              <w:t>}</w:t>
            </w:r>
          </w:p>
          <w:p w14:paraId="0F7A8430" w14:textId="77777777" w:rsidR="00F86237" w:rsidRPr="009F1B7D" w:rsidRDefault="00F86237" w:rsidP="00011096">
            <w:pPr>
              <w:pStyle w:val="XML3"/>
            </w:pPr>
            <w:r w:rsidRPr="009F1B7D">
              <w:t>leaf current-version {</w:t>
            </w:r>
          </w:p>
          <w:p w14:paraId="6A2DE486" w14:textId="77777777" w:rsidR="00F86237" w:rsidRPr="009F1B7D" w:rsidRDefault="00F86237" w:rsidP="00011096">
            <w:pPr>
              <w:pStyle w:val="XML4"/>
            </w:pPr>
            <w:r w:rsidRPr="009F1B7D">
              <w:t>type openflow-version;</w:t>
            </w:r>
          </w:p>
          <w:p w14:paraId="7DA4E6A1" w14:textId="77777777" w:rsidR="00F86237" w:rsidRPr="009F1B7D" w:rsidRDefault="00F86237" w:rsidP="00011096">
            <w:pPr>
              <w:pStyle w:val="XML4"/>
            </w:pPr>
            <w:proofErr w:type="gramStart"/>
            <w:r w:rsidRPr="009F1B7D">
              <w:t>description</w:t>
            </w:r>
            <w:proofErr w:type="gramEnd"/>
            <w:r w:rsidRPr="009F1B7D">
              <w:t xml:space="preserve"> "This object contains the current OpenFlow version used between Logical Switch and Controller.";</w:t>
            </w:r>
          </w:p>
          <w:p w14:paraId="3A30BBA7" w14:textId="77777777" w:rsidR="00F86237" w:rsidRPr="009F1B7D" w:rsidRDefault="00F86237" w:rsidP="00011096">
            <w:pPr>
              <w:pStyle w:val="XML3"/>
            </w:pPr>
            <w:r w:rsidRPr="009F1B7D">
              <w:t>}</w:t>
            </w:r>
          </w:p>
          <w:p w14:paraId="7A9BD799" w14:textId="77777777" w:rsidR="00F86237" w:rsidRPr="009F1B7D" w:rsidRDefault="00F86237" w:rsidP="00011096">
            <w:pPr>
              <w:pStyle w:val="XML3"/>
            </w:pPr>
            <w:r w:rsidRPr="009F1B7D">
              <w:t>leaf-list supported-versions {</w:t>
            </w:r>
          </w:p>
          <w:p w14:paraId="47AAF1EE" w14:textId="77777777" w:rsidR="00F86237" w:rsidRPr="009F1B7D" w:rsidRDefault="00F86237" w:rsidP="00011096">
            <w:pPr>
              <w:pStyle w:val="XML4"/>
            </w:pPr>
            <w:r w:rsidRPr="009F1B7D">
              <w:t>type openflow-version;</w:t>
            </w:r>
          </w:p>
          <w:p w14:paraId="0410204A" w14:textId="77777777" w:rsidR="00F86237" w:rsidRPr="009F1B7D" w:rsidRDefault="00F86237" w:rsidP="00011096">
            <w:pPr>
              <w:pStyle w:val="XML4"/>
            </w:pPr>
            <w:proofErr w:type="gramStart"/>
            <w:r w:rsidRPr="009F1B7D">
              <w:t>description</w:t>
            </w:r>
            <w:proofErr w:type="gramEnd"/>
            <w:r w:rsidRPr="009F1B7D">
              <w:t xml:space="preserve"> "This list of objects contains all the OpenFlow versions supported the controller.";</w:t>
            </w:r>
          </w:p>
          <w:p w14:paraId="79B36EC7" w14:textId="77777777" w:rsidR="00F86237" w:rsidRPr="009F1B7D" w:rsidRDefault="00F86237" w:rsidP="00011096">
            <w:pPr>
              <w:pStyle w:val="XML3"/>
            </w:pPr>
            <w:r w:rsidRPr="009F1B7D">
              <w:t>}</w:t>
            </w:r>
          </w:p>
          <w:p w14:paraId="73ADB576" w14:textId="77777777" w:rsidR="00F86237" w:rsidRPr="009F1B7D" w:rsidRDefault="00F86237" w:rsidP="00011096">
            <w:pPr>
              <w:pStyle w:val="XML2"/>
            </w:pPr>
            <w:r w:rsidRPr="009F1B7D">
              <w:t>}</w:t>
            </w:r>
          </w:p>
          <w:p w14:paraId="6A1762BB" w14:textId="77777777" w:rsidR="00F86237" w:rsidRPr="009F1B7D" w:rsidRDefault="00F86237" w:rsidP="00011096">
            <w:pPr>
              <w:pStyle w:val="XML1"/>
            </w:pPr>
            <w:r w:rsidRPr="009F1B7D">
              <w:t>}</w:t>
            </w:r>
          </w:p>
        </w:tc>
      </w:tr>
    </w:tbl>
    <w:p w14:paraId="3A741457" w14:textId="77777777" w:rsidR="00F86237" w:rsidRDefault="00F86237" w:rsidP="00D14D27">
      <w:pPr>
        <w:pStyle w:val="Heading2"/>
      </w:pPr>
      <w:bookmarkStart w:id="105" w:name="_Toc320556708"/>
      <w:r>
        <w:lastRenderedPageBreak/>
        <w:t>OpenFlow Resource</w:t>
      </w:r>
      <w:bookmarkEnd w:id="105"/>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06" w:name="_Toc315954007"/>
      <w:bookmarkStart w:id="107" w:name="_Toc316542517"/>
      <w:bookmarkStart w:id="108" w:name="_Toc320556709"/>
      <w:r w:rsidRPr="00DB42FD">
        <w:t>UML Diagram</w:t>
      </w:r>
      <w:bookmarkEnd w:id="106"/>
      <w:bookmarkEnd w:id="107"/>
      <w:bookmarkEnd w:id="108"/>
    </w:p>
    <w:p w14:paraId="391E3FB1" w14:textId="6B85638F" w:rsidR="00F86237" w:rsidRPr="009F1B7D" w:rsidRDefault="00C834EB" w:rsidP="00F86237">
      <w:pPr>
        <w:keepNext/>
        <w:jc w:val="center"/>
      </w:pPr>
      <w:r>
        <w:object w:dxaOrig="7871" w:dyaOrig="3119" w14:anchorId="2992459D">
          <v:shape id="_x0000_i1032" type="#_x0000_t75" style="width:394.2pt;height:154.7pt" o:ole="">
            <v:imagedata r:id="rId26" o:title=""/>
          </v:shape>
          <o:OLEObject Type="Embed" ProgID="Visio.Drawing.11" ShapeID="_x0000_i1032" DrawAspect="Content" ObjectID="_1402310014" r:id="rId27"/>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09" w:name="_Toc315954008"/>
      <w:bookmarkStart w:id="110" w:name="_Toc316542518"/>
      <w:bookmarkStart w:id="111" w:name="_Toc320556710"/>
      <w:bookmarkStart w:id="112" w:name="OLE_LINK9"/>
      <w:bookmarkStart w:id="113" w:name="OLE_LINK10"/>
      <w:r w:rsidRPr="00DB42FD">
        <w:t>XML Schema</w:t>
      </w:r>
      <w:bookmarkEnd w:id="109"/>
      <w:bookmarkEnd w:id="110"/>
      <w:bookmarkEnd w:id="111"/>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96FAAF6" w14:textId="77777777" w:rsidTr="00F86237">
        <w:tc>
          <w:tcPr>
            <w:tcW w:w="8820" w:type="dxa"/>
            <w:shd w:val="clear" w:color="auto" w:fill="C8FCCD"/>
          </w:tcPr>
          <w:p w14:paraId="6C1154A7" w14:textId="77777777" w:rsidR="00F86237" w:rsidRPr="009F1B7D" w:rsidRDefault="00F86237" w:rsidP="00011096">
            <w:pPr>
              <w:pStyle w:val="XML1"/>
            </w:pPr>
            <w:r w:rsidRPr="009F1B7D">
              <w:t>&lt;xs:complexType name="OFResourceType"&gt;</w:t>
            </w:r>
          </w:p>
          <w:p w14:paraId="6FE976C9" w14:textId="77777777" w:rsidR="00F86237" w:rsidRPr="009F1B7D" w:rsidRDefault="00F86237" w:rsidP="00011096">
            <w:pPr>
              <w:pStyle w:val="XML2"/>
            </w:pPr>
            <w:r w:rsidRPr="009F1B7D">
              <w:t>&lt;xs:sequence&gt;</w:t>
            </w:r>
          </w:p>
          <w:p w14:paraId="6A7F016A" w14:textId="77777777" w:rsidR="00F86237" w:rsidRPr="009F1B7D" w:rsidRDefault="00F86237" w:rsidP="00011096">
            <w:pPr>
              <w:pStyle w:val="XML3"/>
            </w:pPr>
            <w:r w:rsidRPr="009F1B7D">
              <w:t>&lt;xs:element name="resource-id" type="OFConfigID"/&gt;</w:t>
            </w:r>
          </w:p>
          <w:p w14:paraId="25663E37" w14:textId="77777777" w:rsidR="00F86237" w:rsidRPr="009F1B7D" w:rsidRDefault="00F86237" w:rsidP="00011096">
            <w:pPr>
              <w:pStyle w:val="XML2"/>
            </w:pPr>
            <w:r w:rsidRPr="009F1B7D">
              <w:t>&lt;/xs:sequence&gt;</w:t>
            </w:r>
          </w:p>
          <w:p w14:paraId="5E6D7D60" w14:textId="77777777" w:rsidR="00F86237" w:rsidRPr="009F1B7D" w:rsidRDefault="00F86237" w:rsidP="00011096">
            <w:pPr>
              <w:pStyle w:val="XML1"/>
            </w:pPr>
            <w:r w:rsidRPr="009F1B7D">
              <w:t>&lt;/xs:complexType&gt;</w:t>
            </w:r>
            <w:r w:rsidRPr="009F1B7D">
              <w:tab/>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14" w:name="_Toc315954009"/>
      <w:bookmarkStart w:id="115" w:name="_Toc316542519"/>
      <w:bookmarkStart w:id="116" w:name="_Toc320556711"/>
      <w:bookmarkEnd w:id="112"/>
      <w:bookmarkEnd w:id="113"/>
      <w:r w:rsidRPr="00DB42FD">
        <w:t>XML Example</w:t>
      </w:r>
      <w:bookmarkEnd w:id="114"/>
      <w:bookmarkEnd w:id="115"/>
      <w:bookmarkEnd w:id="116"/>
    </w:p>
    <w:p w14:paraId="6F855E5E" w14:textId="77777777" w:rsidR="00F86237" w:rsidRPr="009F1B7D" w:rsidRDefault="00F86237" w:rsidP="00F86237">
      <w:r w:rsidRPr="00DB42FD">
        <w:t>The superclass is not instantiated.</w:t>
      </w:r>
    </w:p>
    <w:p w14:paraId="6A821DED" w14:textId="77777777" w:rsidR="00F86237" w:rsidRDefault="00F86237" w:rsidP="00D14D27">
      <w:pPr>
        <w:pStyle w:val="Heading3"/>
      </w:pPr>
      <w:bookmarkStart w:id="117" w:name="_Toc320556712"/>
      <w:r>
        <w:t>Normative Constraints</w:t>
      </w:r>
      <w:bookmarkEnd w:id="117"/>
    </w:p>
    <w:p w14:paraId="1CC30EF3" w14:textId="77777777" w:rsidR="00F86237" w:rsidRDefault="00F86237" w:rsidP="00F86237">
      <w:r>
        <w:t xml:space="preserve">An OpenFlow Resource is identified by identifier </w:t>
      </w:r>
      <w:r w:rsidRPr="00B96BFC">
        <w:rPr>
          <w:rStyle w:val="codeChar"/>
        </w:rPr>
        <w:t>&lt;resource-id&gt;</w:t>
      </w:r>
      <w:r w:rsidRPr="00E751F5">
        <w:t>.</w:t>
      </w:r>
      <w:r>
        <w:t xml:space="preserve"> The identifier MUST be unique within the context of the OpenFlow Capable Switch. It MUST be persistent across reboots of the OpenFlow Capable Switch.</w:t>
      </w:r>
    </w:p>
    <w:p w14:paraId="022151CE" w14:textId="77777777" w:rsidR="009E6267" w:rsidRDefault="009E6267" w:rsidP="00D14D27">
      <w:pPr>
        <w:pStyle w:val="Heading3"/>
      </w:pPr>
      <w:bookmarkStart w:id="118" w:name="_Toc320556713"/>
      <w:r>
        <w:t>YANG Specification</w:t>
      </w:r>
      <w:bookmarkEnd w:id="118"/>
    </w:p>
    <w:p w14:paraId="534BF0ED" w14:textId="77777777" w:rsidR="009E6267" w:rsidRDefault="009E6267" w:rsidP="009E6267">
      <w:r>
        <w:t xml:space="preserve">The base OpenFlow Resource has no specific correspondence in the YANG specification. The </w:t>
      </w:r>
      <w:r w:rsidRPr="00B96BFC">
        <w:rPr>
          <w:rStyle w:val="codeChar"/>
        </w:rPr>
        <w:t>&lt;resource-id&gt;</w:t>
      </w:r>
      <w:r>
        <w:t xml:space="preserve"> property is included in each individual resource.</w:t>
      </w:r>
    </w:p>
    <w:p w14:paraId="23668A92" w14:textId="77777777" w:rsidR="009E6267" w:rsidRDefault="009E6267" w:rsidP="00D14D27">
      <w:pPr>
        <w:pStyle w:val="Heading2"/>
      </w:pPr>
      <w:bookmarkStart w:id="119" w:name="_Toc320556714"/>
      <w:r>
        <w:t>OpenFlow Port</w:t>
      </w:r>
      <w:bookmarkEnd w:id="119"/>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lastRenderedPageBreak/>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20" w:name="_Toc315954013"/>
      <w:bookmarkStart w:id="121" w:name="_Toc316542523"/>
      <w:bookmarkStart w:id="122" w:name="_Toc320556715"/>
      <w:r w:rsidRPr="00DB42FD">
        <w:t>UML Diagram</w:t>
      </w:r>
      <w:bookmarkEnd w:id="120"/>
      <w:bookmarkEnd w:id="121"/>
      <w:bookmarkEnd w:id="122"/>
    </w:p>
    <w:p w14:paraId="0CE8649A" w14:textId="588E6616" w:rsidR="00B7089E" w:rsidRPr="009F1B7D" w:rsidRDefault="00B53283" w:rsidP="00B7089E">
      <w:pPr>
        <w:keepNext/>
        <w:jc w:val="center"/>
      </w:pPr>
      <w:r>
        <w:object w:dxaOrig="11183" w:dyaOrig="9687" w14:anchorId="25EAB785">
          <v:shape id="_x0000_i1033" type="#_x0000_t75" style="width:467.65pt;height:404.9pt" o:ole="">
            <v:imagedata r:id="rId28" o:title=""/>
          </v:shape>
          <o:OLEObject Type="Embed" ProgID="Visio.Drawing.11" ShapeID="_x0000_i1033" DrawAspect="Content" ObjectID="_1402310015" r:id="rId29"/>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23" w:name="_Toc315954014"/>
      <w:bookmarkStart w:id="124" w:name="_Toc316542524"/>
      <w:bookmarkStart w:id="125" w:name="_Toc320556716"/>
      <w:r w:rsidRPr="00DB42FD">
        <w:lastRenderedPageBreak/>
        <w:t>XML Schema</w:t>
      </w:r>
      <w:bookmarkEnd w:id="123"/>
      <w:bookmarkEnd w:id="124"/>
      <w:bookmarkEnd w:id="125"/>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049CBE8D" w14:textId="77777777" w:rsidTr="006F4495">
        <w:tc>
          <w:tcPr>
            <w:tcW w:w="8820" w:type="dxa"/>
            <w:shd w:val="clear" w:color="auto" w:fill="C8FCCD"/>
          </w:tcPr>
          <w:p w14:paraId="3747EBF9" w14:textId="57BC75EF" w:rsidR="00B7089E" w:rsidRPr="009F1B7D" w:rsidRDefault="00B7089E" w:rsidP="00011096">
            <w:pPr>
              <w:pStyle w:val="XML1"/>
            </w:pPr>
            <w:r w:rsidRPr="009F1B7D">
              <w:t>&lt;xs:complexType name="OFPortType"&gt;</w:t>
            </w:r>
          </w:p>
          <w:p w14:paraId="5D3482DA" w14:textId="77777777" w:rsidR="00B7089E" w:rsidRPr="009F1B7D" w:rsidRDefault="00B7089E" w:rsidP="00011096">
            <w:pPr>
              <w:pStyle w:val="XML2"/>
            </w:pPr>
            <w:r w:rsidRPr="009F1B7D">
              <w:t>&lt;xs:complexContent&gt;</w:t>
            </w:r>
          </w:p>
          <w:p w14:paraId="428CC567" w14:textId="77777777" w:rsidR="00B7089E" w:rsidRPr="009F1B7D" w:rsidRDefault="00B7089E" w:rsidP="00011096">
            <w:pPr>
              <w:pStyle w:val="XML3"/>
            </w:pPr>
            <w:r w:rsidRPr="009F1B7D">
              <w:t>&lt;xs:extension base="OFResourceType"&gt;</w:t>
            </w:r>
          </w:p>
          <w:p w14:paraId="2D7DE2F3" w14:textId="77777777" w:rsidR="00B7089E" w:rsidRPr="009F1B7D" w:rsidRDefault="00B7089E" w:rsidP="00011096">
            <w:pPr>
              <w:pStyle w:val="XML4"/>
            </w:pPr>
            <w:r w:rsidRPr="009F1B7D">
              <w:t>&lt;xs:sequence&gt;</w:t>
            </w:r>
          </w:p>
          <w:p w14:paraId="517858A5" w14:textId="77777777" w:rsidR="00B7089E" w:rsidRPr="009F1B7D" w:rsidRDefault="00B7089E" w:rsidP="00011096">
            <w:pPr>
              <w:pStyle w:val="XML5"/>
            </w:pPr>
            <w:r w:rsidRPr="009F1B7D">
              <w:t xml:space="preserve">&lt;xs:element name="number" </w:t>
            </w:r>
          </w:p>
          <w:p w14:paraId="10EDA004" w14:textId="77777777" w:rsidR="00B7089E" w:rsidRPr="009F1B7D" w:rsidRDefault="00B7089E" w:rsidP="00011096">
            <w:pPr>
              <w:pStyle w:val="XML9"/>
            </w:pPr>
            <w:r w:rsidRPr="009F1B7D">
              <w:t>type="xs:unsignedInt"/&gt;</w:t>
            </w:r>
          </w:p>
          <w:p w14:paraId="0720666A" w14:textId="77777777" w:rsidR="00B7089E" w:rsidRPr="009F1B7D" w:rsidRDefault="00B7089E" w:rsidP="00011096">
            <w:pPr>
              <w:pStyle w:val="XML5"/>
            </w:pPr>
            <w:r w:rsidRPr="009F1B7D">
              <w:t xml:space="preserve">&lt;xs:element name="name" </w:t>
            </w:r>
          </w:p>
          <w:p w14:paraId="0105A363" w14:textId="77777777" w:rsidR="00B7089E" w:rsidRPr="009F1B7D" w:rsidRDefault="00B7089E" w:rsidP="00011096">
            <w:pPr>
              <w:pStyle w:val="XML9"/>
            </w:pPr>
            <w:r w:rsidRPr="009F1B7D">
              <w:t>type="xs:string"/&gt;</w:t>
            </w:r>
          </w:p>
          <w:p w14:paraId="5059CD41" w14:textId="77777777" w:rsidR="00B7089E" w:rsidRPr="009F1B7D" w:rsidRDefault="00B7089E" w:rsidP="00011096">
            <w:pPr>
              <w:pStyle w:val="XML5"/>
            </w:pPr>
            <w:r w:rsidRPr="009F1B7D">
              <w:t xml:space="preserve">&lt;xs:element name="current-rate" </w:t>
            </w:r>
          </w:p>
          <w:p w14:paraId="20240A9D" w14:textId="77777777" w:rsidR="00B7089E" w:rsidRPr="009F1B7D" w:rsidRDefault="00B7089E" w:rsidP="00011096">
            <w:pPr>
              <w:pStyle w:val="XML9"/>
            </w:pPr>
            <w:r w:rsidRPr="009F1B7D">
              <w:t>type="xs:unsignedLong"/&gt;</w:t>
            </w:r>
          </w:p>
          <w:p w14:paraId="21B7D95E" w14:textId="77777777" w:rsidR="00B7089E" w:rsidRPr="009F1B7D" w:rsidRDefault="00B7089E" w:rsidP="00011096">
            <w:pPr>
              <w:pStyle w:val="XML5"/>
            </w:pPr>
            <w:r w:rsidRPr="009F1B7D">
              <w:t xml:space="preserve">&lt;xs:element name="max-rate" </w:t>
            </w:r>
          </w:p>
          <w:p w14:paraId="251AA4B2" w14:textId="77777777" w:rsidR="00B7089E" w:rsidRPr="009F1B7D" w:rsidRDefault="00B7089E" w:rsidP="00011096">
            <w:pPr>
              <w:pStyle w:val="XML9"/>
            </w:pPr>
            <w:r w:rsidRPr="009F1B7D">
              <w:t>type="xs:unsignedLong"/&gt;</w:t>
            </w:r>
          </w:p>
          <w:p w14:paraId="0A2D0753" w14:textId="77777777" w:rsidR="00B7089E" w:rsidRPr="009F1B7D" w:rsidRDefault="00B7089E" w:rsidP="00011096">
            <w:pPr>
              <w:pStyle w:val="XML5"/>
            </w:pPr>
            <w:r w:rsidRPr="009F1B7D">
              <w:t>&lt;xs:element name="configuration"</w:t>
            </w:r>
          </w:p>
          <w:p w14:paraId="7C7EB9A4" w14:textId="77777777" w:rsidR="00B7089E" w:rsidRPr="009F1B7D" w:rsidRDefault="00B7089E" w:rsidP="00011096">
            <w:pPr>
              <w:pStyle w:val="XML9"/>
            </w:pPr>
            <w:r w:rsidRPr="009F1B7D">
              <w:t>type="OFPortConfigurationType"/&gt;</w:t>
            </w:r>
          </w:p>
          <w:p w14:paraId="24A4B527" w14:textId="77777777" w:rsidR="00B7089E" w:rsidRPr="009F1B7D" w:rsidRDefault="00B7089E" w:rsidP="00011096">
            <w:pPr>
              <w:pStyle w:val="XML5"/>
            </w:pPr>
            <w:r w:rsidRPr="009F1B7D">
              <w:t>&lt;xs:element name="state" type="OFPortStateType"/&gt;</w:t>
            </w:r>
          </w:p>
          <w:p w14:paraId="5DC65449" w14:textId="77777777" w:rsidR="00B7089E" w:rsidRPr="009F1B7D" w:rsidRDefault="00B7089E" w:rsidP="00011096">
            <w:pPr>
              <w:pStyle w:val="XML5"/>
            </w:pPr>
            <w:r w:rsidRPr="009F1B7D">
              <w:t xml:space="preserve">&lt;xs:element name="features" </w:t>
            </w:r>
          </w:p>
          <w:p w14:paraId="1C9C5A6D" w14:textId="7F31ED16" w:rsidR="00B7089E" w:rsidRPr="009F1B7D" w:rsidRDefault="00B7089E" w:rsidP="00011096">
            <w:pPr>
              <w:pStyle w:val="XML9"/>
            </w:pPr>
            <w:r w:rsidRPr="009F1B7D">
              <w:t>type="OFPortFeatureMasterList"</w:t>
            </w:r>
          </w:p>
          <w:p w14:paraId="0924CFEB" w14:textId="77777777" w:rsidR="00712E70" w:rsidRDefault="00712E70" w:rsidP="00712E70">
            <w:pPr>
              <w:pStyle w:val="XML9"/>
            </w:pPr>
            <w:r>
              <w:t>minOccurs=”0” maxOccurs=”unbounded”</w:t>
            </w:r>
            <w:r w:rsidRPr="009F1B7D">
              <w:t>/&gt;</w:t>
            </w:r>
          </w:p>
          <w:p w14:paraId="30F524FC" w14:textId="5AC7B4BE" w:rsidR="00C25ABA" w:rsidRDefault="00C25ABA" w:rsidP="00834D0A">
            <w:pPr>
              <w:pStyle w:val="XML5"/>
            </w:pPr>
            <w:r w:rsidRPr="009F1B7D">
              <w:t>&lt;xs:</w:t>
            </w:r>
            <w:r>
              <w:t>choice minOccurs=”0” maxOccurs=”1”</w:t>
            </w:r>
            <w:r w:rsidRPr="009F1B7D">
              <w:t>&gt;</w:t>
            </w:r>
          </w:p>
          <w:p w14:paraId="4798985C" w14:textId="1D71C544" w:rsidR="00C25ABA" w:rsidRDefault="00C25ABA" w:rsidP="00834D0A">
            <w:pPr>
              <w:pStyle w:val="XML6"/>
            </w:pPr>
            <w:r w:rsidRPr="009F1B7D">
              <w:t>&lt;xs:element name</w:t>
            </w:r>
            <w:r>
              <w:t>=”tunnel”</w:t>
            </w:r>
          </w:p>
          <w:p w14:paraId="4419DFD5" w14:textId="3A59C4CA" w:rsidR="00C25ABA" w:rsidRDefault="00C25ABA" w:rsidP="00C25ABA">
            <w:pPr>
              <w:pStyle w:val="XML9"/>
            </w:pPr>
            <w:r>
              <w:t>type="OFTunnelType</w:t>
            </w:r>
            <w:r w:rsidRPr="009F1B7D">
              <w:t>"/&gt;</w:t>
            </w:r>
          </w:p>
          <w:p w14:paraId="2FACC320" w14:textId="1767834F" w:rsidR="00C25ABA" w:rsidRDefault="00C25ABA" w:rsidP="00834D0A">
            <w:pPr>
              <w:pStyle w:val="XML6"/>
            </w:pPr>
            <w:r w:rsidRPr="009F1B7D">
              <w:t>&lt;xs:element name</w:t>
            </w:r>
            <w:r>
              <w:t>=”ipgre-tunnel”</w:t>
            </w:r>
          </w:p>
          <w:p w14:paraId="11C666D0" w14:textId="77777777" w:rsidR="00C25ABA" w:rsidRDefault="00C25ABA" w:rsidP="00C25ABA">
            <w:pPr>
              <w:pStyle w:val="XML9"/>
            </w:pPr>
            <w:r>
              <w:t>type="OFIPinGREtunnelType</w:t>
            </w:r>
            <w:r w:rsidRPr="009F1B7D">
              <w:t>"/&gt;</w:t>
            </w:r>
          </w:p>
          <w:p w14:paraId="0362F848" w14:textId="2FD7C058" w:rsidR="00C25ABA" w:rsidRDefault="00C25ABA" w:rsidP="00834D0A">
            <w:pPr>
              <w:pStyle w:val="XML6"/>
            </w:pPr>
            <w:r w:rsidRPr="009F1B7D">
              <w:t>&lt;xs:element name</w:t>
            </w:r>
            <w:r>
              <w:t>=”vxlan-tunnel”</w:t>
            </w:r>
          </w:p>
          <w:p w14:paraId="06DB96E9" w14:textId="77777777" w:rsidR="00C25ABA" w:rsidRDefault="00C25ABA" w:rsidP="00C25ABA">
            <w:pPr>
              <w:pStyle w:val="XML9"/>
            </w:pPr>
            <w:r>
              <w:t>type="OFVxLANTunnelType</w:t>
            </w:r>
            <w:r w:rsidRPr="009F1B7D">
              <w:t>"/&gt;</w:t>
            </w:r>
          </w:p>
          <w:p w14:paraId="31391753" w14:textId="0125F3B9" w:rsidR="00C25ABA" w:rsidRDefault="00C25ABA" w:rsidP="00834D0A">
            <w:pPr>
              <w:pStyle w:val="XML6"/>
            </w:pPr>
            <w:r w:rsidRPr="009F1B7D">
              <w:t>&lt;xs:element name</w:t>
            </w:r>
            <w:r>
              <w:t>=”nvgre-tunnel”</w:t>
            </w:r>
          </w:p>
          <w:p w14:paraId="7640AB35" w14:textId="77777777" w:rsidR="00C25ABA" w:rsidRDefault="00C25ABA" w:rsidP="00C25ABA">
            <w:pPr>
              <w:pStyle w:val="XML9"/>
            </w:pPr>
            <w:r>
              <w:t>type="OFNVGRETunnelType</w:t>
            </w:r>
            <w:r w:rsidRPr="009F1B7D">
              <w:t>"/&gt;</w:t>
            </w:r>
          </w:p>
          <w:p w14:paraId="29F50B37" w14:textId="77777777" w:rsidR="00C25ABA" w:rsidRPr="009F1B7D" w:rsidRDefault="00C25ABA" w:rsidP="00834D0A">
            <w:pPr>
              <w:pStyle w:val="XML5"/>
            </w:pPr>
            <w:r w:rsidRPr="009F1B7D">
              <w:t>&lt;/xs:</w:t>
            </w:r>
            <w:r>
              <w:t>choice</w:t>
            </w:r>
            <w:r w:rsidRPr="009F1B7D">
              <w:t>&gt;</w:t>
            </w:r>
          </w:p>
          <w:p w14:paraId="3545BC46" w14:textId="77777777" w:rsidR="00B7089E" w:rsidRPr="009F1B7D" w:rsidRDefault="00B7089E" w:rsidP="00011096">
            <w:pPr>
              <w:pStyle w:val="XML4"/>
            </w:pPr>
            <w:r w:rsidRPr="009F1B7D">
              <w:t>&lt;/xs:sequence&gt;</w:t>
            </w:r>
          </w:p>
          <w:p w14:paraId="4F549781" w14:textId="77777777" w:rsidR="00B7089E" w:rsidRPr="009F1B7D" w:rsidRDefault="00B7089E" w:rsidP="00011096">
            <w:pPr>
              <w:pStyle w:val="XML3"/>
            </w:pPr>
            <w:r w:rsidRPr="009F1B7D">
              <w:t>&lt;/xs:extension&gt;</w:t>
            </w:r>
          </w:p>
          <w:p w14:paraId="7B45140A" w14:textId="77777777" w:rsidR="00B7089E" w:rsidRPr="009F1B7D" w:rsidRDefault="00B7089E" w:rsidP="00011096">
            <w:pPr>
              <w:pStyle w:val="XML2"/>
            </w:pPr>
            <w:r w:rsidRPr="009F1B7D">
              <w:t>&lt;/xs:complexContent&gt;</w:t>
            </w:r>
          </w:p>
          <w:p w14:paraId="241EBE38" w14:textId="77777777" w:rsidR="00B7089E" w:rsidRPr="009F1B7D" w:rsidRDefault="00B7089E" w:rsidP="00011096">
            <w:pPr>
              <w:pStyle w:val="XML1"/>
            </w:pPr>
            <w:r w:rsidRPr="009F1B7D">
              <w:t>&lt;/xs:complexType&gt;</w:t>
            </w:r>
          </w:p>
          <w:p w14:paraId="4A74241D" w14:textId="77777777" w:rsidR="00B7089E" w:rsidRPr="009F1B7D" w:rsidRDefault="00B7089E" w:rsidP="00011096">
            <w:pPr>
              <w:pStyle w:val="XML1"/>
            </w:pPr>
          </w:p>
          <w:p w14:paraId="649A4818" w14:textId="77777777" w:rsidR="00B7089E" w:rsidRPr="009F1B7D" w:rsidRDefault="00B7089E" w:rsidP="00011096">
            <w:pPr>
              <w:pStyle w:val="XML1"/>
            </w:pPr>
            <w:r w:rsidRPr="009F1B7D">
              <w:t>&lt;xs:complexType name="OFPortFeatureMasterList"&gt;</w:t>
            </w:r>
          </w:p>
          <w:p w14:paraId="0DCCBF93" w14:textId="77777777" w:rsidR="00B7089E" w:rsidRPr="009F1B7D" w:rsidRDefault="00B7089E" w:rsidP="00011096">
            <w:pPr>
              <w:pStyle w:val="XML2"/>
            </w:pPr>
            <w:r w:rsidRPr="009F1B7D">
              <w:t>&lt;xs:sequence&gt;</w:t>
            </w:r>
          </w:p>
          <w:p w14:paraId="02DE31BD" w14:textId="77777777" w:rsidR="00B7089E" w:rsidRPr="009F1B7D" w:rsidRDefault="00B7089E" w:rsidP="00011096">
            <w:pPr>
              <w:pStyle w:val="XML3"/>
            </w:pPr>
            <w:r w:rsidRPr="009F1B7D">
              <w:t xml:space="preserve">&lt;xs:element name="current" </w:t>
            </w:r>
          </w:p>
          <w:p w14:paraId="2126D024" w14:textId="77777777" w:rsidR="00B7089E" w:rsidRPr="009F1B7D" w:rsidRDefault="00B7089E" w:rsidP="00011096">
            <w:pPr>
              <w:pStyle w:val="XML9"/>
            </w:pPr>
            <w:r w:rsidRPr="009F1B7D">
              <w:t>type="OFPortCurrentFeatureListType"/&gt;</w:t>
            </w:r>
          </w:p>
          <w:p w14:paraId="690BBC8F" w14:textId="77777777" w:rsidR="00B7089E" w:rsidRPr="009F1B7D" w:rsidRDefault="00B7089E" w:rsidP="00011096">
            <w:pPr>
              <w:pStyle w:val="XML3"/>
            </w:pPr>
            <w:r w:rsidRPr="009F1B7D">
              <w:t xml:space="preserve">&lt;xs:element name="advertised" </w:t>
            </w:r>
          </w:p>
          <w:p w14:paraId="024DB5BC" w14:textId="77777777" w:rsidR="00B7089E" w:rsidRPr="009F1B7D" w:rsidRDefault="00B7089E" w:rsidP="00011096">
            <w:pPr>
              <w:pStyle w:val="XML9"/>
            </w:pPr>
            <w:r w:rsidRPr="009F1B7D">
              <w:t>type="OFPortOtherFeatureListType"/&gt;</w:t>
            </w:r>
          </w:p>
          <w:p w14:paraId="7A41A378" w14:textId="77777777" w:rsidR="00B7089E" w:rsidRPr="009F1B7D" w:rsidRDefault="00B7089E" w:rsidP="00011096">
            <w:pPr>
              <w:pStyle w:val="XML3"/>
            </w:pPr>
            <w:r w:rsidRPr="009F1B7D">
              <w:t xml:space="preserve">&lt;xs:element name="supported" </w:t>
            </w:r>
          </w:p>
          <w:p w14:paraId="432918F3" w14:textId="77777777" w:rsidR="00B7089E" w:rsidRPr="009F1B7D" w:rsidRDefault="00B7089E" w:rsidP="00011096">
            <w:pPr>
              <w:pStyle w:val="XML9"/>
            </w:pPr>
            <w:r w:rsidRPr="009F1B7D">
              <w:t>type="OFPortOtherFeatureListType"/&gt;</w:t>
            </w:r>
          </w:p>
          <w:p w14:paraId="1AAEF17B" w14:textId="77777777" w:rsidR="00B7089E" w:rsidRPr="009F1B7D" w:rsidRDefault="00B7089E" w:rsidP="00011096">
            <w:pPr>
              <w:pStyle w:val="XML3"/>
            </w:pPr>
            <w:r w:rsidRPr="009F1B7D">
              <w:t>&lt;xs:element name="advertised-peer"</w:t>
            </w:r>
          </w:p>
          <w:p w14:paraId="4472AEEF" w14:textId="77777777" w:rsidR="00B7089E" w:rsidRPr="009F1B7D" w:rsidRDefault="00B7089E" w:rsidP="00011096">
            <w:pPr>
              <w:pStyle w:val="XML9"/>
            </w:pPr>
            <w:r w:rsidRPr="009F1B7D">
              <w:t>type="OFPortOtherFeatureListType"/&gt;</w:t>
            </w:r>
          </w:p>
          <w:p w14:paraId="7EADE9F3" w14:textId="77777777" w:rsidR="00B7089E" w:rsidRPr="009F1B7D" w:rsidRDefault="00B7089E" w:rsidP="00011096">
            <w:pPr>
              <w:pStyle w:val="XML2"/>
            </w:pPr>
            <w:r w:rsidRPr="009F1B7D">
              <w:t>&lt;/xs:sequence&gt;</w:t>
            </w:r>
          </w:p>
          <w:p w14:paraId="70F51B64" w14:textId="77777777" w:rsidR="00B7089E" w:rsidRPr="009F1B7D" w:rsidRDefault="00B7089E" w:rsidP="00011096">
            <w:pPr>
              <w:pStyle w:val="XML1"/>
            </w:pPr>
            <w:r w:rsidRPr="009F1B7D">
              <w:t>&lt;/xs:complexType&gt;</w:t>
            </w:r>
          </w:p>
          <w:p w14:paraId="0628BEF2" w14:textId="77777777" w:rsidR="00B7089E" w:rsidRPr="009F1B7D" w:rsidRDefault="00B7089E" w:rsidP="00011096">
            <w:pPr>
              <w:pStyle w:val="XML1"/>
            </w:pPr>
          </w:p>
          <w:p w14:paraId="643207E1" w14:textId="77777777" w:rsidR="00B7089E" w:rsidRPr="009F1B7D" w:rsidRDefault="00B7089E" w:rsidP="00011096">
            <w:pPr>
              <w:pStyle w:val="XML1"/>
            </w:pPr>
            <w:r w:rsidRPr="009F1B7D">
              <w:t>&lt;xs:complexType name="OFPortConfigurationType"&gt;</w:t>
            </w:r>
          </w:p>
          <w:p w14:paraId="6E6524E4" w14:textId="77777777" w:rsidR="00B7089E" w:rsidRPr="009F1B7D" w:rsidRDefault="00B7089E" w:rsidP="00011096">
            <w:pPr>
              <w:pStyle w:val="XML2"/>
            </w:pPr>
            <w:r w:rsidRPr="009F1B7D">
              <w:t>&lt;xs:sequence&gt;</w:t>
            </w:r>
          </w:p>
          <w:p w14:paraId="39453D15" w14:textId="77777777" w:rsidR="00B7089E" w:rsidRPr="009F1B7D" w:rsidRDefault="00B7089E" w:rsidP="00011096">
            <w:pPr>
              <w:pStyle w:val="XML3"/>
            </w:pPr>
            <w:r w:rsidRPr="009F1B7D">
              <w:t xml:space="preserve">&lt;xs:element name="admin-state" </w:t>
            </w:r>
          </w:p>
          <w:p w14:paraId="30452B04" w14:textId="77777777" w:rsidR="00B7089E" w:rsidRPr="009F1B7D" w:rsidRDefault="00B7089E" w:rsidP="00011096">
            <w:pPr>
              <w:pStyle w:val="XML9"/>
            </w:pPr>
            <w:r w:rsidRPr="009F1B7D">
              <w:t>type="OFPortStateOptionsType"/&gt;</w:t>
            </w:r>
          </w:p>
          <w:p w14:paraId="689010DE" w14:textId="77777777" w:rsidR="00B7089E" w:rsidRPr="009F1B7D" w:rsidRDefault="00B7089E" w:rsidP="00011096">
            <w:pPr>
              <w:pStyle w:val="XML3"/>
            </w:pPr>
            <w:r w:rsidRPr="009F1B7D">
              <w:t xml:space="preserve">&lt;xs:element name="no-receive" </w:t>
            </w:r>
          </w:p>
          <w:p w14:paraId="79E3FB5F" w14:textId="77777777" w:rsidR="00B7089E" w:rsidRPr="009F1B7D" w:rsidRDefault="00B7089E" w:rsidP="00011096">
            <w:pPr>
              <w:pStyle w:val="XML9"/>
            </w:pPr>
            <w:r w:rsidRPr="009F1B7D">
              <w:t>type="xs:boolean"/&gt;</w:t>
            </w:r>
          </w:p>
          <w:p w14:paraId="3A2F6CD7" w14:textId="77777777" w:rsidR="00B7089E" w:rsidRPr="009F1B7D" w:rsidRDefault="00B7089E" w:rsidP="00011096">
            <w:pPr>
              <w:pStyle w:val="XML3"/>
            </w:pPr>
            <w:r w:rsidRPr="009F1B7D">
              <w:t xml:space="preserve">&lt;xs:element name="no-forward" </w:t>
            </w:r>
          </w:p>
          <w:p w14:paraId="486F3B5D" w14:textId="77777777" w:rsidR="00B7089E" w:rsidRPr="009F1B7D" w:rsidRDefault="00B7089E" w:rsidP="00011096">
            <w:pPr>
              <w:pStyle w:val="XML9"/>
            </w:pPr>
            <w:r w:rsidRPr="009F1B7D">
              <w:t>type="xs:boolean"/&gt;</w:t>
            </w:r>
          </w:p>
          <w:p w14:paraId="6E452EA8" w14:textId="77777777" w:rsidR="00B7089E" w:rsidRPr="009F1B7D" w:rsidRDefault="00B7089E" w:rsidP="00011096">
            <w:pPr>
              <w:pStyle w:val="XML3"/>
            </w:pPr>
            <w:r w:rsidRPr="009F1B7D">
              <w:lastRenderedPageBreak/>
              <w:t xml:space="preserve">&lt;xs:element name="no-packet-in" </w:t>
            </w:r>
          </w:p>
          <w:p w14:paraId="6F1BD4FF" w14:textId="77777777" w:rsidR="00B7089E" w:rsidRPr="009F1B7D" w:rsidRDefault="00B7089E" w:rsidP="00011096">
            <w:pPr>
              <w:pStyle w:val="XML9"/>
            </w:pPr>
            <w:r w:rsidRPr="009F1B7D">
              <w:t>type="xs:boolean"/&gt;</w:t>
            </w:r>
          </w:p>
          <w:p w14:paraId="19C71F1E" w14:textId="77777777" w:rsidR="00B7089E" w:rsidRPr="009F1B7D" w:rsidRDefault="00B7089E" w:rsidP="00011096">
            <w:pPr>
              <w:pStyle w:val="XML2"/>
            </w:pPr>
            <w:r w:rsidRPr="009F1B7D">
              <w:t>&lt;/xs:sequence&gt;</w:t>
            </w:r>
          </w:p>
          <w:p w14:paraId="07018BB5" w14:textId="77777777" w:rsidR="00B7089E" w:rsidRPr="009F1B7D" w:rsidRDefault="00B7089E" w:rsidP="00011096">
            <w:pPr>
              <w:pStyle w:val="XML1"/>
            </w:pPr>
            <w:r w:rsidRPr="009F1B7D">
              <w:t>&lt;/xs:complexType&gt;</w:t>
            </w:r>
          </w:p>
          <w:p w14:paraId="61594F02" w14:textId="77777777" w:rsidR="00B7089E" w:rsidRPr="009F1B7D" w:rsidRDefault="00B7089E" w:rsidP="00011096">
            <w:pPr>
              <w:pStyle w:val="XML1"/>
            </w:pPr>
          </w:p>
          <w:p w14:paraId="3A38D8AB" w14:textId="77777777" w:rsidR="00B7089E" w:rsidRPr="009F1B7D" w:rsidRDefault="00B7089E" w:rsidP="00011096">
            <w:pPr>
              <w:pStyle w:val="XML1"/>
            </w:pPr>
            <w:r w:rsidRPr="009F1B7D">
              <w:t>&lt;xs:complexTypename="OFPortStateType"&gt;</w:t>
            </w:r>
          </w:p>
          <w:p w14:paraId="31DCE2E7" w14:textId="77777777" w:rsidR="00B7089E" w:rsidRPr="009F1B7D" w:rsidRDefault="00B7089E" w:rsidP="00011096">
            <w:pPr>
              <w:pStyle w:val="XML2"/>
            </w:pPr>
            <w:r w:rsidRPr="009F1B7D">
              <w:t>&lt;xs:sequence&gt;</w:t>
            </w:r>
          </w:p>
          <w:p w14:paraId="01F9760A" w14:textId="77777777" w:rsidR="00B7089E" w:rsidRPr="009F1B7D" w:rsidRDefault="00B7089E" w:rsidP="00011096">
            <w:pPr>
              <w:pStyle w:val="XML3"/>
            </w:pPr>
            <w:r w:rsidRPr="009F1B7D">
              <w:t xml:space="preserve">&lt;xs:element name="oper-state" </w:t>
            </w:r>
          </w:p>
          <w:p w14:paraId="5A3200FF" w14:textId="77777777" w:rsidR="00B7089E" w:rsidRPr="009F1B7D" w:rsidRDefault="00B7089E" w:rsidP="00011096">
            <w:pPr>
              <w:pStyle w:val="XML9"/>
            </w:pPr>
            <w:r w:rsidRPr="009F1B7D">
              <w:t>type="OFPortStateOptionsType"/&gt;</w:t>
            </w:r>
          </w:p>
          <w:p w14:paraId="4B5D2CA7" w14:textId="77777777" w:rsidR="00B7089E" w:rsidRPr="009F1B7D" w:rsidRDefault="00B7089E" w:rsidP="00011096">
            <w:pPr>
              <w:pStyle w:val="XML4"/>
            </w:pPr>
            <w:r w:rsidRPr="009F1B7D">
              <w:t xml:space="preserve">&lt;xs:element name="blocked" </w:t>
            </w:r>
          </w:p>
          <w:p w14:paraId="5086D05E" w14:textId="77777777" w:rsidR="00B7089E" w:rsidRPr="009F1B7D" w:rsidRDefault="00B7089E" w:rsidP="00011096">
            <w:pPr>
              <w:pStyle w:val="XML9"/>
            </w:pPr>
            <w:r w:rsidRPr="009F1B7D">
              <w:t>type="xs:boolean"/&gt;</w:t>
            </w:r>
          </w:p>
          <w:p w14:paraId="5EF48DD9" w14:textId="77777777" w:rsidR="00B7089E" w:rsidRPr="009F1B7D" w:rsidRDefault="00B7089E" w:rsidP="00011096">
            <w:pPr>
              <w:pStyle w:val="XML4"/>
            </w:pPr>
            <w:r w:rsidRPr="009F1B7D">
              <w:t xml:space="preserve">&lt;xs:element name="live" </w:t>
            </w:r>
          </w:p>
          <w:p w14:paraId="66F2A6A8" w14:textId="77777777" w:rsidR="00B7089E" w:rsidRPr="009F1B7D" w:rsidRDefault="00B7089E" w:rsidP="00011096">
            <w:pPr>
              <w:pStyle w:val="XML9"/>
            </w:pPr>
            <w:r w:rsidRPr="009F1B7D">
              <w:t>type="xs:boolean"/&gt;</w:t>
            </w:r>
          </w:p>
          <w:p w14:paraId="05F0594B" w14:textId="77777777" w:rsidR="00B7089E" w:rsidRPr="009F1B7D" w:rsidRDefault="00B7089E" w:rsidP="00011096">
            <w:pPr>
              <w:pStyle w:val="XML2"/>
            </w:pPr>
            <w:r w:rsidRPr="009F1B7D">
              <w:t>&lt;/xs:sequence&gt;</w:t>
            </w:r>
          </w:p>
          <w:p w14:paraId="709E590D" w14:textId="77777777" w:rsidR="00B7089E" w:rsidRPr="009F1B7D" w:rsidRDefault="00B7089E" w:rsidP="00011096">
            <w:pPr>
              <w:pStyle w:val="XML1"/>
            </w:pPr>
            <w:r w:rsidRPr="009F1B7D">
              <w:t>&lt;/xs:complexType&gt;</w:t>
            </w:r>
          </w:p>
          <w:p w14:paraId="05CB3A84" w14:textId="77777777" w:rsidR="00B7089E" w:rsidRPr="009F1B7D" w:rsidRDefault="00B7089E" w:rsidP="00011096">
            <w:pPr>
              <w:pStyle w:val="XML1"/>
            </w:pPr>
          </w:p>
          <w:p w14:paraId="609097EB" w14:textId="77777777" w:rsidR="00B7089E" w:rsidRPr="009F1B7D" w:rsidRDefault="00B7089E" w:rsidP="00011096">
            <w:pPr>
              <w:pStyle w:val="XML1"/>
            </w:pPr>
            <w:r w:rsidRPr="009F1B7D">
              <w:t>&lt;xs:simpleType name="OFPortStateOptionsType"&gt;</w:t>
            </w:r>
          </w:p>
          <w:p w14:paraId="2620F487" w14:textId="77777777" w:rsidR="00B7089E" w:rsidRPr="009F1B7D" w:rsidRDefault="00B7089E" w:rsidP="00011096">
            <w:pPr>
              <w:pStyle w:val="XML2"/>
            </w:pPr>
            <w:r w:rsidRPr="009F1B7D">
              <w:t>&lt;xs:restriction base="xs:string"&gt;</w:t>
            </w:r>
          </w:p>
          <w:p w14:paraId="5951B6EF" w14:textId="77777777" w:rsidR="00B7089E" w:rsidRPr="009F1B7D" w:rsidRDefault="00B7089E" w:rsidP="00011096">
            <w:pPr>
              <w:pStyle w:val="XML3"/>
            </w:pPr>
            <w:r w:rsidRPr="009F1B7D">
              <w:t>&lt;xs:enumeration value="up"/&gt;</w:t>
            </w:r>
          </w:p>
          <w:p w14:paraId="2EE3CB23" w14:textId="77777777" w:rsidR="00B7089E" w:rsidRPr="009F1B7D" w:rsidRDefault="00B7089E" w:rsidP="00011096">
            <w:pPr>
              <w:pStyle w:val="XML3"/>
            </w:pPr>
            <w:r w:rsidRPr="009F1B7D">
              <w:t>&lt;xs:enumeration value="down"/&gt;</w:t>
            </w:r>
          </w:p>
          <w:p w14:paraId="73F4CF29" w14:textId="77777777" w:rsidR="00B7089E" w:rsidRPr="009F1B7D" w:rsidRDefault="00B7089E" w:rsidP="00011096">
            <w:pPr>
              <w:pStyle w:val="XML2"/>
            </w:pPr>
            <w:r w:rsidRPr="009F1B7D">
              <w:t>&lt;/xs:restriction&gt;</w:t>
            </w:r>
          </w:p>
          <w:p w14:paraId="11BC42BF" w14:textId="77777777" w:rsidR="00B7089E" w:rsidRPr="009F1B7D" w:rsidRDefault="00B7089E" w:rsidP="00011096">
            <w:pPr>
              <w:pStyle w:val="XML1"/>
            </w:pPr>
            <w:r w:rsidRPr="009F1B7D">
              <w:t>&lt;/xs:simpleType&gt;</w:t>
            </w:r>
          </w:p>
          <w:p w14:paraId="7E594DC2" w14:textId="77777777" w:rsidR="00B7089E" w:rsidRPr="009F1B7D" w:rsidRDefault="00B7089E" w:rsidP="00011096">
            <w:pPr>
              <w:pStyle w:val="XML1"/>
            </w:pPr>
          </w:p>
          <w:p w14:paraId="43090A68" w14:textId="77777777" w:rsidR="00B7089E" w:rsidRPr="009F1B7D" w:rsidRDefault="00B7089E" w:rsidP="00011096">
            <w:pPr>
              <w:pStyle w:val="XML1"/>
            </w:pPr>
            <w:r w:rsidRPr="009F1B7D">
              <w:t>&lt;xs:complexTypename="OFPortCurrentFeatureListType"&gt;</w:t>
            </w:r>
          </w:p>
          <w:p w14:paraId="4CE1063B" w14:textId="77777777" w:rsidR="00B7089E" w:rsidRPr="009F1B7D" w:rsidRDefault="00B7089E" w:rsidP="00011096">
            <w:pPr>
              <w:pStyle w:val="XML2"/>
            </w:pPr>
            <w:r w:rsidRPr="009F1B7D">
              <w:t>&lt;xs:sequence&gt;</w:t>
            </w:r>
          </w:p>
          <w:p w14:paraId="6FB8E617" w14:textId="77777777" w:rsidR="00B7089E" w:rsidRPr="009F1B7D" w:rsidRDefault="00B7089E" w:rsidP="00011096">
            <w:pPr>
              <w:pStyle w:val="XML3"/>
            </w:pPr>
            <w:r w:rsidRPr="009F1B7D">
              <w:t xml:space="preserve">&lt;xs:element name="rate" </w:t>
            </w:r>
          </w:p>
          <w:p w14:paraId="235FE656" w14:textId="77777777" w:rsidR="00B7089E" w:rsidRPr="009F1B7D" w:rsidRDefault="00B7089E" w:rsidP="00011096">
            <w:pPr>
              <w:pStyle w:val="XML9"/>
            </w:pPr>
            <w:r w:rsidRPr="009F1B7D">
              <w:t>type="OFPortRateType"/&gt;</w:t>
            </w:r>
          </w:p>
          <w:p w14:paraId="31142CF6" w14:textId="77777777" w:rsidR="00B7089E" w:rsidRPr="009F1B7D" w:rsidRDefault="00B7089E" w:rsidP="00011096">
            <w:pPr>
              <w:pStyle w:val="XML3"/>
            </w:pPr>
            <w:r w:rsidRPr="009F1B7D">
              <w:t xml:space="preserve">&lt;xs:element name="auto-negotiate" </w:t>
            </w:r>
          </w:p>
          <w:p w14:paraId="6E0DAA4A" w14:textId="77777777" w:rsidR="00B7089E" w:rsidRPr="009F1B7D" w:rsidRDefault="00B7089E" w:rsidP="00011096">
            <w:pPr>
              <w:pStyle w:val="XML9"/>
            </w:pPr>
            <w:r w:rsidRPr="009F1B7D">
              <w:t>type="OFPortAutoNegotiateType"/&gt;</w:t>
            </w:r>
          </w:p>
          <w:p w14:paraId="1D4AB951" w14:textId="77777777" w:rsidR="00B7089E" w:rsidRPr="009F1B7D" w:rsidRDefault="00B7089E" w:rsidP="00011096">
            <w:pPr>
              <w:pStyle w:val="XML3"/>
            </w:pPr>
            <w:r w:rsidRPr="009F1B7D">
              <w:t xml:space="preserve">&lt;xs:element name="medium" </w:t>
            </w:r>
          </w:p>
          <w:p w14:paraId="56B42992" w14:textId="77777777" w:rsidR="00B7089E" w:rsidRPr="009F1B7D" w:rsidRDefault="00B7089E" w:rsidP="00011096">
            <w:pPr>
              <w:pStyle w:val="XML9"/>
            </w:pPr>
            <w:r w:rsidRPr="009F1B7D">
              <w:t>type="OFPortMediumType"/&gt;</w:t>
            </w:r>
          </w:p>
          <w:p w14:paraId="58ABBB60" w14:textId="77777777" w:rsidR="00B7089E" w:rsidRPr="009F1B7D" w:rsidRDefault="00B7089E" w:rsidP="00011096">
            <w:pPr>
              <w:pStyle w:val="XML3"/>
            </w:pPr>
            <w:r w:rsidRPr="009F1B7D">
              <w:t xml:space="preserve">&lt;xs:element name="pause" </w:t>
            </w:r>
          </w:p>
          <w:p w14:paraId="4F403CF2" w14:textId="77777777" w:rsidR="00B7089E" w:rsidRPr="009F1B7D" w:rsidRDefault="00B7089E" w:rsidP="00011096">
            <w:pPr>
              <w:pStyle w:val="XML9"/>
            </w:pPr>
            <w:r w:rsidRPr="009F1B7D">
              <w:t>type="OFPortPauseType" /&gt;</w:t>
            </w:r>
          </w:p>
          <w:p w14:paraId="6E6EFF68" w14:textId="77777777" w:rsidR="00B7089E" w:rsidRPr="009F1B7D" w:rsidRDefault="00B7089E" w:rsidP="00011096">
            <w:pPr>
              <w:pStyle w:val="XML2"/>
            </w:pPr>
            <w:r w:rsidRPr="009F1B7D">
              <w:t>&lt;/xs:sequence&gt;</w:t>
            </w:r>
          </w:p>
          <w:p w14:paraId="33491D69" w14:textId="77777777" w:rsidR="00B7089E" w:rsidRPr="009F1B7D" w:rsidRDefault="00B7089E" w:rsidP="00011096">
            <w:pPr>
              <w:pStyle w:val="XML1"/>
            </w:pPr>
            <w:r w:rsidRPr="009F1B7D">
              <w:t>&lt;/xs:complexType&gt;</w:t>
            </w:r>
          </w:p>
          <w:p w14:paraId="16FA1CE3" w14:textId="77777777" w:rsidR="00B7089E" w:rsidRPr="009F1B7D" w:rsidRDefault="00B7089E" w:rsidP="00011096">
            <w:pPr>
              <w:pStyle w:val="XML1"/>
            </w:pPr>
          </w:p>
          <w:p w14:paraId="1432FED8" w14:textId="77777777" w:rsidR="00B7089E" w:rsidRPr="009F1B7D" w:rsidRDefault="00B7089E" w:rsidP="00011096">
            <w:pPr>
              <w:pStyle w:val="XML1"/>
            </w:pPr>
            <w:r w:rsidRPr="009F1B7D">
              <w:t>&lt;xs:complexType name="OFPortOtherFeatureListType"&gt;</w:t>
            </w:r>
          </w:p>
          <w:p w14:paraId="036757CC" w14:textId="77777777" w:rsidR="00B7089E" w:rsidRPr="009F1B7D" w:rsidRDefault="00B7089E" w:rsidP="00011096">
            <w:pPr>
              <w:pStyle w:val="XML2"/>
            </w:pPr>
            <w:r w:rsidRPr="009F1B7D">
              <w:t>&lt;xs:sequence&gt;</w:t>
            </w:r>
          </w:p>
          <w:p w14:paraId="2E9FF0D9" w14:textId="77777777" w:rsidR="00B7089E" w:rsidRPr="009F1B7D" w:rsidRDefault="00B7089E" w:rsidP="00011096">
            <w:pPr>
              <w:pStyle w:val="XML3"/>
            </w:pPr>
            <w:r w:rsidRPr="009F1B7D">
              <w:t xml:space="preserve">&lt;xs:element name="rate" </w:t>
            </w:r>
          </w:p>
          <w:p w14:paraId="48E7701A" w14:textId="77777777" w:rsidR="00B7089E" w:rsidRPr="009F1B7D" w:rsidRDefault="00B7089E" w:rsidP="00011096">
            <w:pPr>
              <w:pStyle w:val="XML9"/>
            </w:pPr>
            <w:r w:rsidRPr="009F1B7D">
              <w:t>type="OFPortRateType"</w:t>
            </w:r>
          </w:p>
          <w:p w14:paraId="71C462EB" w14:textId="77777777" w:rsidR="00B7089E" w:rsidRPr="009F1B7D" w:rsidRDefault="00B7089E" w:rsidP="00011096">
            <w:pPr>
              <w:pStyle w:val="XML9"/>
            </w:pPr>
            <w:r w:rsidRPr="009F1B7D">
              <w:t>maxOccurs="unbounded"/&gt;</w:t>
            </w:r>
          </w:p>
          <w:p w14:paraId="1613CA88" w14:textId="77777777" w:rsidR="00B7089E" w:rsidRPr="009F1B7D" w:rsidRDefault="00B7089E" w:rsidP="00011096">
            <w:pPr>
              <w:pStyle w:val="XML3"/>
            </w:pPr>
            <w:r w:rsidRPr="009F1B7D">
              <w:t xml:space="preserve">&lt;xs:element name="auto-negotiate" </w:t>
            </w:r>
          </w:p>
          <w:p w14:paraId="104D924F" w14:textId="77777777" w:rsidR="00B7089E" w:rsidRPr="009F1B7D" w:rsidRDefault="00B7089E" w:rsidP="00011096">
            <w:pPr>
              <w:pStyle w:val="XML9"/>
            </w:pPr>
            <w:r w:rsidRPr="009F1B7D">
              <w:t>type="OFPortAutoNegotiateType"/&gt;</w:t>
            </w:r>
          </w:p>
          <w:p w14:paraId="0AF29E72" w14:textId="77777777" w:rsidR="00B7089E" w:rsidRPr="009F1B7D" w:rsidRDefault="00B7089E" w:rsidP="00011096">
            <w:pPr>
              <w:pStyle w:val="XML3"/>
            </w:pPr>
            <w:r w:rsidRPr="009F1B7D">
              <w:t xml:space="preserve">&lt;xs:element name="medium" </w:t>
            </w:r>
          </w:p>
          <w:p w14:paraId="18B5224E" w14:textId="77777777" w:rsidR="00B7089E" w:rsidRPr="009F1B7D" w:rsidRDefault="00B7089E" w:rsidP="00011096">
            <w:pPr>
              <w:pStyle w:val="XML9"/>
            </w:pPr>
            <w:r w:rsidRPr="009F1B7D">
              <w:t xml:space="preserve">type="OFPortMediumType" </w:t>
            </w:r>
          </w:p>
          <w:p w14:paraId="77F1C839" w14:textId="77777777" w:rsidR="00B7089E" w:rsidRPr="009F1B7D" w:rsidRDefault="00B7089E" w:rsidP="00011096">
            <w:pPr>
              <w:pStyle w:val="XML9"/>
            </w:pPr>
            <w:r w:rsidRPr="009F1B7D">
              <w:t>maxOccurs="unbounded"/&gt;</w:t>
            </w:r>
          </w:p>
          <w:p w14:paraId="119B3443" w14:textId="77777777" w:rsidR="00B7089E" w:rsidRPr="009F1B7D" w:rsidRDefault="00B7089E" w:rsidP="00011096">
            <w:pPr>
              <w:pStyle w:val="XML3"/>
            </w:pPr>
            <w:r w:rsidRPr="009F1B7D">
              <w:t xml:space="preserve">&lt;xs:element name="pause" </w:t>
            </w:r>
          </w:p>
          <w:p w14:paraId="0A30A411" w14:textId="77777777" w:rsidR="00B7089E" w:rsidRPr="009F1B7D" w:rsidRDefault="00B7089E" w:rsidP="00011096">
            <w:pPr>
              <w:pStyle w:val="XML9"/>
            </w:pPr>
            <w:r w:rsidRPr="009F1B7D">
              <w:t>type="OFPortPauseType"/&gt;</w:t>
            </w:r>
          </w:p>
          <w:p w14:paraId="0712DCB9" w14:textId="77777777" w:rsidR="00B7089E" w:rsidRPr="009F1B7D" w:rsidRDefault="00B7089E" w:rsidP="00011096">
            <w:pPr>
              <w:pStyle w:val="XML2"/>
            </w:pPr>
            <w:r w:rsidRPr="009F1B7D">
              <w:t>&lt;/xs:sequence&gt;</w:t>
            </w:r>
          </w:p>
          <w:p w14:paraId="79AA4FB0" w14:textId="77777777" w:rsidR="00B7089E" w:rsidRPr="009F1B7D" w:rsidRDefault="00B7089E" w:rsidP="00011096">
            <w:pPr>
              <w:pStyle w:val="XML1"/>
            </w:pPr>
            <w:r w:rsidRPr="009F1B7D">
              <w:t>&lt;/xs:complexType&gt;</w:t>
            </w:r>
          </w:p>
          <w:p w14:paraId="528B5B2A" w14:textId="77777777" w:rsidR="00B7089E" w:rsidRDefault="00B7089E" w:rsidP="00011096">
            <w:pPr>
              <w:pStyle w:val="XML1"/>
            </w:pPr>
          </w:p>
          <w:p w14:paraId="47353FC9" w14:textId="3BC2CA78" w:rsidR="00712E70" w:rsidRPr="009F1B7D" w:rsidRDefault="00712E70" w:rsidP="00712E70">
            <w:pPr>
              <w:pStyle w:val="XML1"/>
            </w:pPr>
            <w:r>
              <w:t>&lt;xs:complexType name="OFTunnel</w:t>
            </w:r>
            <w:r w:rsidRPr="009F1B7D">
              <w:t>Type"&gt;</w:t>
            </w:r>
          </w:p>
          <w:p w14:paraId="60DCE094" w14:textId="77777777" w:rsidR="00712E70" w:rsidRDefault="00712E70" w:rsidP="00712E70">
            <w:pPr>
              <w:pStyle w:val="XML2"/>
            </w:pPr>
            <w:r w:rsidRPr="009F1B7D">
              <w:t>&lt;xs:sequence&gt;</w:t>
            </w:r>
          </w:p>
          <w:p w14:paraId="38585280" w14:textId="77777777" w:rsidR="00FF445F" w:rsidRDefault="00FF445F" w:rsidP="00FF445F">
            <w:pPr>
              <w:pStyle w:val="XML3"/>
            </w:pPr>
            <w:r>
              <w:t>&lt;xs:choice&gt;</w:t>
            </w:r>
          </w:p>
          <w:p w14:paraId="2F61D842" w14:textId="34F7C56D" w:rsidR="00FF445F" w:rsidRDefault="00FF445F" w:rsidP="00FF445F">
            <w:pPr>
              <w:pStyle w:val="XML4"/>
            </w:pPr>
            <w:r w:rsidRPr="009F1B7D">
              <w:t>&lt;xs:element name</w:t>
            </w:r>
            <w:r>
              <w:t>=”</w:t>
            </w:r>
            <w:r w:rsidR="00515F8F">
              <w:t>local-endpoint-</w:t>
            </w:r>
            <w:r>
              <w:t>ipv4-address”</w:t>
            </w:r>
          </w:p>
          <w:p w14:paraId="57B23B0F" w14:textId="77777777" w:rsidR="00FF445F" w:rsidRDefault="00FF445F" w:rsidP="00FF445F">
            <w:pPr>
              <w:pStyle w:val="XML9"/>
            </w:pPr>
            <w:r>
              <w:t>type="inet:ipv4-address</w:t>
            </w:r>
            <w:r w:rsidRPr="009F1B7D">
              <w:t>"/&gt;</w:t>
            </w:r>
          </w:p>
          <w:p w14:paraId="6B909B8B" w14:textId="194E1C4C" w:rsidR="00FF445F" w:rsidRDefault="00FF445F" w:rsidP="00FF445F">
            <w:pPr>
              <w:pStyle w:val="XML4"/>
            </w:pPr>
            <w:r w:rsidRPr="009F1B7D">
              <w:lastRenderedPageBreak/>
              <w:t>&lt;xs:element name</w:t>
            </w:r>
            <w:r>
              <w:t>=”</w:t>
            </w:r>
            <w:r w:rsidR="00515F8F">
              <w:t>local-endpoint-</w:t>
            </w:r>
            <w:r>
              <w:t>ipv6-address”</w:t>
            </w:r>
          </w:p>
          <w:p w14:paraId="25AC0F52" w14:textId="77777777" w:rsidR="00FF445F" w:rsidRDefault="00FF445F" w:rsidP="00FF445F">
            <w:pPr>
              <w:pStyle w:val="XML9"/>
            </w:pPr>
            <w:r>
              <w:t>type="inet:ipv6-address</w:t>
            </w:r>
            <w:r w:rsidRPr="009F1B7D">
              <w:t>"/&gt;</w:t>
            </w:r>
          </w:p>
          <w:p w14:paraId="54D47EF3" w14:textId="192AC82D" w:rsidR="00FF445F" w:rsidRDefault="00FF445F" w:rsidP="00FF445F">
            <w:pPr>
              <w:pStyle w:val="XML4"/>
            </w:pPr>
            <w:r w:rsidRPr="009F1B7D">
              <w:t>&lt;xs:element name</w:t>
            </w:r>
            <w:r>
              <w:t>=”</w:t>
            </w:r>
            <w:r w:rsidR="00515F8F">
              <w:t>local-endpoint-</w:t>
            </w:r>
            <w:r>
              <w:t>mac-address”</w:t>
            </w:r>
          </w:p>
          <w:p w14:paraId="77171906" w14:textId="77777777" w:rsidR="00FF445F" w:rsidRDefault="00FF445F" w:rsidP="00FF445F">
            <w:pPr>
              <w:pStyle w:val="XML9"/>
            </w:pPr>
            <w:r>
              <w:t>type="inet:mac-address</w:t>
            </w:r>
            <w:r w:rsidRPr="009F1B7D">
              <w:t>"/&gt;</w:t>
            </w:r>
          </w:p>
          <w:p w14:paraId="4C27F8D6" w14:textId="77777777" w:rsidR="00FF445F" w:rsidRDefault="00FF445F" w:rsidP="00FF445F">
            <w:pPr>
              <w:pStyle w:val="XML3"/>
            </w:pPr>
            <w:r>
              <w:t>&lt;/</w:t>
            </w:r>
            <w:r w:rsidRPr="009F1B7D">
              <w:t>xs:</w:t>
            </w:r>
            <w:r>
              <w:t>choice&gt;</w:t>
            </w:r>
          </w:p>
          <w:p w14:paraId="352D1D70" w14:textId="77777777" w:rsidR="00515F8F" w:rsidRDefault="00515F8F" w:rsidP="00515F8F">
            <w:pPr>
              <w:pStyle w:val="XML3"/>
            </w:pPr>
            <w:r>
              <w:t>&lt;xs:choice&gt;</w:t>
            </w:r>
          </w:p>
          <w:p w14:paraId="1ECF3379" w14:textId="2C7532E6" w:rsidR="00515F8F" w:rsidRDefault="00515F8F" w:rsidP="00515F8F">
            <w:pPr>
              <w:pStyle w:val="XML4"/>
            </w:pPr>
            <w:r w:rsidRPr="009F1B7D">
              <w:t>&lt;xs:element name</w:t>
            </w:r>
            <w:r>
              <w:t>=”remote-endpoint-ipv4-address”</w:t>
            </w:r>
          </w:p>
          <w:p w14:paraId="0DF65E02" w14:textId="77777777" w:rsidR="00515F8F" w:rsidRDefault="00515F8F" w:rsidP="00515F8F">
            <w:pPr>
              <w:pStyle w:val="XML9"/>
            </w:pPr>
            <w:r>
              <w:t>type="inet:ipv4-address</w:t>
            </w:r>
            <w:r w:rsidRPr="009F1B7D">
              <w:t>"/&gt;</w:t>
            </w:r>
          </w:p>
          <w:p w14:paraId="3F813D48" w14:textId="3A5824DC" w:rsidR="00515F8F" w:rsidRDefault="00515F8F" w:rsidP="00515F8F">
            <w:pPr>
              <w:pStyle w:val="XML4"/>
            </w:pPr>
            <w:r w:rsidRPr="009F1B7D">
              <w:t>&lt;xs:element name</w:t>
            </w:r>
            <w:r>
              <w:t>=”remote-endpoint-ipv6-address”</w:t>
            </w:r>
          </w:p>
          <w:p w14:paraId="5C18C2BB" w14:textId="77777777" w:rsidR="00515F8F" w:rsidRDefault="00515F8F" w:rsidP="00515F8F">
            <w:pPr>
              <w:pStyle w:val="XML9"/>
            </w:pPr>
            <w:r>
              <w:t>type="inet:ipv6-address</w:t>
            </w:r>
            <w:r w:rsidRPr="009F1B7D">
              <w:t>"/&gt;</w:t>
            </w:r>
          </w:p>
          <w:p w14:paraId="3CF35607" w14:textId="0486680F" w:rsidR="00515F8F" w:rsidRDefault="00515F8F" w:rsidP="00515F8F">
            <w:pPr>
              <w:pStyle w:val="XML4"/>
            </w:pPr>
            <w:r w:rsidRPr="009F1B7D">
              <w:t>&lt;xs:element name</w:t>
            </w:r>
            <w:r>
              <w:t>=”remote-endpoint-mac-address”</w:t>
            </w:r>
          </w:p>
          <w:p w14:paraId="5E381911" w14:textId="77777777" w:rsidR="00515F8F" w:rsidRDefault="00515F8F" w:rsidP="00515F8F">
            <w:pPr>
              <w:pStyle w:val="XML9"/>
            </w:pPr>
            <w:r>
              <w:t>type="inet:mac-address</w:t>
            </w:r>
            <w:r w:rsidRPr="009F1B7D">
              <w:t>"/&gt;</w:t>
            </w:r>
          </w:p>
          <w:p w14:paraId="292688CE" w14:textId="77777777" w:rsidR="00515F8F" w:rsidRDefault="00515F8F" w:rsidP="00515F8F">
            <w:pPr>
              <w:pStyle w:val="XML3"/>
            </w:pPr>
            <w:r>
              <w:t>&lt;/</w:t>
            </w:r>
            <w:r w:rsidRPr="009F1B7D">
              <w:t>xs:</w:t>
            </w:r>
            <w:r>
              <w:t>choice&gt;</w:t>
            </w:r>
          </w:p>
          <w:p w14:paraId="74D46991" w14:textId="77777777" w:rsidR="00712E70" w:rsidRPr="009F1B7D" w:rsidRDefault="00712E70" w:rsidP="00712E70">
            <w:pPr>
              <w:pStyle w:val="XML2"/>
            </w:pPr>
            <w:r w:rsidRPr="009F1B7D">
              <w:t>&lt;/xs:sequence&gt;</w:t>
            </w:r>
          </w:p>
          <w:p w14:paraId="13E2D431" w14:textId="77777777" w:rsidR="00712E70" w:rsidRPr="009F1B7D" w:rsidRDefault="00712E70" w:rsidP="00712E70">
            <w:pPr>
              <w:pStyle w:val="XML1"/>
            </w:pPr>
            <w:r w:rsidRPr="009F1B7D">
              <w:t>&lt;/xs:complexType&gt;</w:t>
            </w:r>
          </w:p>
          <w:p w14:paraId="7FF320A8" w14:textId="77777777" w:rsidR="00712E70" w:rsidRPr="009F1B7D" w:rsidRDefault="00712E70" w:rsidP="00712E70">
            <w:pPr>
              <w:pStyle w:val="XML3"/>
              <w:ind w:left="0" w:firstLine="0"/>
            </w:pPr>
          </w:p>
          <w:p w14:paraId="5C58D905" w14:textId="3C544238" w:rsidR="00712E70" w:rsidRDefault="00712E70" w:rsidP="00712E70">
            <w:pPr>
              <w:pStyle w:val="XML1"/>
            </w:pPr>
            <w:r>
              <w:t>&lt;xs:complexType name="</w:t>
            </w:r>
            <w:r w:rsidR="003C6552">
              <w:t>OF</w:t>
            </w:r>
            <w:r>
              <w:t>IPinGRE</w:t>
            </w:r>
            <w:r w:rsidR="003C6552">
              <w:t>tunnelType</w:t>
            </w:r>
            <w:r>
              <w:t>"&gt;</w:t>
            </w:r>
          </w:p>
          <w:p w14:paraId="578A81C3" w14:textId="77777777" w:rsidR="00712E70" w:rsidRDefault="00712E70" w:rsidP="00712E70">
            <w:pPr>
              <w:pStyle w:val="XML2"/>
            </w:pPr>
            <w:r>
              <w:t>&lt;xs:complexContent&gt;</w:t>
            </w:r>
          </w:p>
          <w:p w14:paraId="77A0F3B9" w14:textId="3ADE35EF" w:rsidR="00712E70" w:rsidRDefault="00712E70" w:rsidP="00712E70">
            <w:pPr>
              <w:pStyle w:val="XML3"/>
            </w:pPr>
            <w:r>
              <w:t>&lt;xs:extension base="OFTunnelType"&gt;</w:t>
            </w:r>
          </w:p>
          <w:p w14:paraId="74B2F0E5" w14:textId="77777777" w:rsidR="00712E70" w:rsidRDefault="00712E70" w:rsidP="00712E70">
            <w:pPr>
              <w:pStyle w:val="XML4"/>
            </w:pPr>
            <w:r>
              <w:t>&lt;xs:sequence&gt;</w:t>
            </w:r>
          </w:p>
          <w:p w14:paraId="0FD08897" w14:textId="77777777" w:rsidR="00712E70" w:rsidRDefault="00712E70" w:rsidP="00712E70">
            <w:pPr>
              <w:pStyle w:val="XML5"/>
            </w:pPr>
            <w:r>
              <w:t>&lt;xs:element name="checksum-present" type="xs:boolean"</w:t>
            </w:r>
          </w:p>
          <w:p w14:paraId="4E14C506" w14:textId="77777777" w:rsidR="00712E70" w:rsidRDefault="00712E70" w:rsidP="00712E70">
            <w:pPr>
              <w:pStyle w:val="XML9"/>
            </w:pPr>
            <w:r>
              <w:t>default="true"/&gt;</w:t>
            </w:r>
          </w:p>
          <w:p w14:paraId="0DD74B8D" w14:textId="77777777" w:rsidR="00712E70" w:rsidRDefault="00712E70" w:rsidP="00712E70">
            <w:pPr>
              <w:pStyle w:val="XML5"/>
            </w:pPr>
            <w:r>
              <w:t xml:space="preserve">&lt;xs:element name="key-present" type="xs:boolean" </w:t>
            </w:r>
          </w:p>
          <w:p w14:paraId="177A27EF" w14:textId="77777777" w:rsidR="00712E70" w:rsidRDefault="00712E70" w:rsidP="00712E70">
            <w:pPr>
              <w:pStyle w:val="XML9"/>
            </w:pPr>
            <w:r>
              <w:t>default="true"/&gt;</w:t>
            </w:r>
          </w:p>
          <w:p w14:paraId="445AA8C8" w14:textId="77777777" w:rsidR="00712E70" w:rsidRDefault="00712E70" w:rsidP="00712E70">
            <w:pPr>
              <w:pStyle w:val="XML5"/>
            </w:pPr>
            <w:r>
              <w:t>&lt;xs:element name="key" type="xs:unsignedInt"/&gt;</w:t>
            </w:r>
          </w:p>
          <w:p w14:paraId="6509D9E5" w14:textId="77777777" w:rsidR="00712E70" w:rsidRDefault="00712E70" w:rsidP="00712E70">
            <w:pPr>
              <w:pStyle w:val="XML5"/>
            </w:pPr>
            <w:r>
              <w:t xml:space="preserve">&lt;xs:element name="sequence-number-present" type="xs:boolean" </w:t>
            </w:r>
          </w:p>
          <w:p w14:paraId="45F90CD8" w14:textId="77777777" w:rsidR="00712E70" w:rsidRDefault="00712E70" w:rsidP="00712E70">
            <w:pPr>
              <w:pStyle w:val="XML9"/>
            </w:pPr>
            <w:r>
              <w:t>default="false"/&gt;</w:t>
            </w:r>
          </w:p>
          <w:p w14:paraId="7E6E8E76" w14:textId="77777777" w:rsidR="00712E70" w:rsidRDefault="00712E70" w:rsidP="00712E70">
            <w:pPr>
              <w:pStyle w:val="XML4"/>
            </w:pPr>
            <w:r>
              <w:t>&lt;/xs:sequence&gt;</w:t>
            </w:r>
          </w:p>
          <w:p w14:paraId="725C3675" w14:textId="77777777" w:rsidR="00712E70" w:rsidRDefault="00712E70" w:rsidP="00712E70">
            <w:pPr>
              <w:pStyle w:val="XML3"/>
            </w:pPr>
            <w:r>
              <w:t>&lt;/xs:extension&gt;</w:t>
            </w:r>
          </w:p>
          <w:p w14:paraId="56A20E6E" w14:textId="77777777" w:rsidR="00712E70" w:rsidRDefault="00712E70" w:rsidP="00712E70">
            <w:pPr>
              <w:pStyle w:val="XML2"/>
            </w:pPr>
            <w:r>
              <w:t>&lt;/xs:complexContent&gt;</w:t>
            </w:r>
          </w:p>
          <w:p w14:paraId="22106968" w14:textId="77777777" w:rsidR="00712E70" w:rsidRDefault="00712E70" w:rsidP="00712E70">
            <w:pPr>
              <w:pStyle w:val="XML1"/>
            </w:pPr>
            <w:r>
              <w:t>&lt;/xs:complexType&gt;</w:t>
            </w:r>
          </w:p>
          <w:p w14:paraId="6AA86D48" w14:textId="77777777" w:rsidR="00712E70" w:rsidRDefault="00712E70" w:rsidP="00712E70">
            <w:pPr>
              <w:pStyle w:val="XML1"/>
            </w:pPr>
          </w:p>
          <w:p w14:paraId="5A754D54" w14:textId="677170CF" w:rsidR="00712E70" w:rsidRDefault="003C6552" w:rsidP="00712E70">
            <w:pPr>
              <w:pStyle w:val="XML1"/>
            </w:pPr>
            <w:r>
              <w:t>&lt;xs:complexType name="OF</w:t>
            </w:r>
            <w:r w:rsidR="00712E70">
              <w:t>VxLANTunnelType"&gt;</w:t>
            </w:r>
          </w:p>
          <w:p w14:paraId="6124781D" w14:textId="77777777" w:rsidR="00712E70" w:rsidRDefault="00712E70" w:rsidP="00712E70">
            <w:pPr>
              <w:pStyle w:val="XML2"/>
            </w:pPr>
            <w:r>
              <w:t>&lt;xs:complexContent&gt;</w:t>
            </w:r>
          </w:p>
          <w:p w14:paraId="4F20E041" w14:textId="79C7F194" w:rsidR="00712E70" w:rsidRDefault="00712E70" w:rsidP="00712E70">
            <w:pPr>
              <w:pStyle w:val="XML3"/>
            </w:pPr>
            <w:r>
              <w:t>&lt;xs:extension base="OFTunnelType"&gt;</w:t>
            </w:r>
          </w:p>
          <w:p w14:paraId="3B47F0C9" w14:textId="77777777" w:rsidR="00712E70" w:rsidRDefault="00712E70" w:rsidP="00712E70">
            <w:pPr>
              <w:pStyle w:val="XML4"/>
            </w:pPr>
            <w:r>
              <w:t>&lt;xs:sequence&gt;</w:t>
            </w:r>
          </w:p>
          <w:p w14:paraId="51ED1A52" w14:textId="77777777" w:rsidR="00712E70" w:rsidRDefault="00712E70" w:rsidP="00712E70">
            <w:pPr>
              <w:pStyle w:val="XML5"/>
            </w:pPr>
            <w:r>
              <w:t>&lt;xs:element name="vni-valid" type="xs:boolean"</w:t>
            </w:r>
          </w:p>
          <w:p w14:paraId="1017AAB0" w14:textId="77777777" w:rsidR="00712E70" w:rsidRDefault="00712E70" w:rsidP="00712E70">
            <w:pPr>
              <w:pStyle w:val="XML9"/>
            </w:pPr>
            <w:r>
              <w:t>default="true"/&gt;</w:t>
            </w:r>
          </w:p>
          <w:p w14:paraId="76FBCED1" w14:textId="77777777" w:rsidR="00712E70" w:rsidRDefault="00712E70" w:rsidP="00712E70">
            <w:pPr>
              <w:pStyle w:val="XML5"/>
            </w:pPr>
            <w:r>
              <w:t>&lt;xs:element name="vni" type="xs:unsignedInt"/&gt;</w:t>
            </w:r>
          </w:p>
          <w:p w14:paraId="353A2090" w14:textId="77777777" w:rsidR="00712E70" w:rsidRDefault="00712E70" w:rsidP="00712E70">
            <w:pPr>
              <w:pStyle w:val="XML5"/>
            </w:pPr>
            <w:r>
              <w:t>&lt;xs:element name="vni-multicast-group" type="inet:ip-address"/&gt;</w:t>
            </w:r>
          </w:p>
          <w:p w14:paraId="11FFF8E0" w14:textId="77777777" w:rsidR="00712E70" w:rsidRDefault="00712E70" w:rsidP="00712E70">
            <w:pPr>
              <w:pStyle w:val="XML5"/>
            </w:pPr>
            <w:r>
              <w:t>&lt;xs:element name="udp-source-port" type="xs:unsignedInt"/&gt;</w:t>
            </w:r>
            <w:r>
              <w:tab/>
            </w:r>
          </w:p>
          <w:p w14:paraId="23FB6492" w14:textId="77777777" w:rsidR="00712E70" w:rsidRDefault="00712E70" w:rsidP="00712E70">
            <w:pPr>
              <w:pStyle w:val="XML5"/>
            </w:pPr>
            <w:r>
              <w:t xml:space="preserve">&lt;xs:element name="udp-dest-port" type="xs:unsignedInt" </w:t>
            </w:r>
          </w:p>
          <w:p w14:paraId="7E4DFB8B" w14:textId="77777777" w:rsidR="00712E70" w:rsidRPr="007633B9" w:rsidRDefault="00712E70" w:rsidP="00712E70">
            <w:pPr>
              <w:pStyle w:val="XML9"/>
            </w:pPr>
            <w:r w:rsidRPr="007633B9">
              <w:t>default=IANA_VXLAN_PORT/&gt;</w:t>
            </w:r>
          </w:p>
          <w:p w14:paraId="10B800C8" w14:textId="77777777" w:rsidR="00712E70" w:rsidRDefault="00712E70" w:rsidP="00712E70">
            <w:pPr>
              <w:pStyle w:val="XML5"/>
            </w:pPr>
            <w:r>
              <w:t>&lt;xs:element name="udp-checksum" type="xs:boolean"</w:t>
            </w:r>
          </w:p>
          <w:p w14:paraId="7E02A0BD" w14:textId="77777777" w:rsidR="00712E70" w:rsidRDefault="00712E70" w:rsidP="00712E70">
            <w:pPr>
              <w:pStyle w:val="XML9"/>
            </w:pPr>
            <w:r>
              <w:t>default="false"/&gt;</w:t>
            </w:r>
          </w:p>
          <w:p w14:paraId="45DD79AE" w14:textId="77777777" w:rsidR="00712E70" w:rsidRDefault="00712E70" w:rsidP="00712E70">
            <w:pPr>
              <w:pStyle w:val="XML4"/>
            </w:pPr>
            <w:r>
              <w:t>&lt;/xs:sequence&gt;</w:t>
            </w:r>
          </w:p>
          <w:p w14:paraId="5C91EE56" w14:textId="77777777" w:rsidR="00712E70" w:rsidRDefault="00712E70" w:rsidP="00712E70">
            <w:pPr>
              <w:pStyle w:val="XML3"/>
            </w:pPr>
            <w:r>
              <w:t>&lt;/xs:extension&gt;</w:t>
            </w:r>
          </w:p>
          <w:p w14:paraId="6571492F" w14:textId="77777777" w:rsidR="00712E70" w:rsidRDefault="00712E70" w:rsidP="00712E70">
            <w:pPr>
              <w:pStyle w:val="XML2"/>
            </w:pPr>
            <w:r>
              <w:t>&lt;/xs:complexContent&gt;</w:t>
            </w:r>
          </w:p>
          <w:p w14:paraId="46117826" w14:textId="77777777" w:rsidR="00712E70" w:rsidRDefault="00712E70" w:rsidP="00712E70">
            <w:pPr>
              <w:pStyle w:val="XML1"/>
            </w:pPr>
            <w:r>
              <w:t>&lt;/xs:complexType&gt;</w:t>
            </w:r>
          </w:p>
          <w:p w14:paraId="273B2F1C" w14:textId="77777777" w:rsidR="00712E70" w:rsidRDefault="00712E70" w:rsidP="00712E70">
            <w:pPr>
              <w:pStyle w:val="XML1"/>
            </w:pPr>
          </w:p>
          <w:p w14:paraId="248B0ED4" w14:textId="65F03714" w:rsidR="00712E70" w:rsidRDefault="00712E70" w:rsidP="00712E70">
            <w:pPr>
              <w:pStyle w:val="XML1"/>
            </w:pPr>
            <w:r>
              <w:t>&lt;xs:complexType name="</w:t>
            </w:r>
            <w:r w:rsidR="003C6552">
              <w:t>OFNVGRETunnelType</w:t>
            </w:r>
            <w:r>
              <w:t>"&gt;</w:t>
            </w:r>
          </w:p>
          <w:p w14:paraId="05C4A3B3" w14:textId="77777777" w:rsidR="00712E70" w:rsidRDefault="00712E70" w:rsidP="00712E70">
            <w:pPr>
              <w:pStyle w:val="XML2"/>
            </w:pPr>
            <w:r>
              <w:t>&lt;xs:complexContent&gt;</w:t>
            </w:r>
          </w:p>
          <w:p w14:paraId="63C8C4D8" w14:textId="068BC037" w:rsidR="00712E70" w:rsidRDefault="00712E70" w:rsidP="00712E70">
            <w:pPr>
              <w:pStyle w:val="XML3"/>
            </w:pPr>
            <w:r>
              <w:t>&lt;xs:extension base="OFTunnelType"&gt;</w:t>
            </w:r>
          </w:p>
          <w:p w14:paraId="283482DD" w14:textId="77777777" w:rsidR="00712E70" w:rsidRDefault="00712E70" w:rsidP="00712E70">
            <w:pPr>
              <w:pStyle w:val="XML4"/>
            </w:pPr>
            <w:r>
              <w:t>&lt;xs:sequence&gt;</w:t>
            </w:r>
          </w:p>
          <w:p w14:paraId="018D1D73" w14:textId="77777777" w:rsidR="00712E70" w:rsidRDefault="00712E70" w:rsidP="00712E70">
            <w:pPr>
              <w:pStyle w:val="XML4"/>
            </w:pPr>
            <w:r>
              <w:t>&lt;xs:element name="tni" type="xs:unsignedInt"/&gt;</w:t>
            </w:r>
          </w:p>
          <w:p w14:paraId="1DAF6AFE" w14:textId="70F9B2D7" w:rsidR="00712E70" w:rsidRDefault="00712E70" w:rsidP="00712E70">
            <w:pPr>
              <w:pStyle w:val="XML4"/>
            </w:pPr>
            <w:r>
              <w:t>&lt;xs:element name="tni-</w:t>
            </w:r>
            <w:r w:rsidR="008F2AF0">
              <w:t>user</w:t>
            </w:r>
            <w:r>
              <w:t>" type="xs:unsignedInt"/&gt;</w:t>
            </w:r>
          </w:p>
          <w:p w14:paraId="6DA85E2D" w14:textId="77777777" w:rsidR="00712E70" w:rsidRDefault="00712E70" w:rsidP="00712E70">
            <w:pPr>
              <w:pStyle w:val="XML4"/>
            </w:pPr>
            <w:r>
              <w:lastRenderedPageBreak/>
              <w:t xml:space="preserve">&lt;xs:element name="tni-multicast-group" </w:t>
            </w:r>
          </w:p>
          <w:p w14:paraId="6F31C9C3" w14:textId="77777777" w:rsidR="00712E70" w:rsidRDefault="00712E70" w:rsidP="00712E70">
            <w:pPr>
              <w:pStyle w:val="XML9"/>
            </w:pPr>
            <w:r>
              <w:t>type="inet:ip-address"/&gt;</w:t>
            </w:r>
          </w:p>
          <w:p w14:paraId="6416252A" w14:textId="77777777" w:rsidR="00712E70" w:rsidRDefault="00712E70" w:rsidP="00712E70">
            <w:pPr>
              <w:pStyle w:val="XML4"/>
            </w:pPr>
            <w:r>
              <w:t>&lt;/xs:sequence&gt;</w:t>
            </w:r>
          </w:p>
          <w:p w14:paraId="409CA8AE" w14:textId="77777777" w:rsidR="00712E70" w:rsidRDefault="00712E70" w:rsidP="00712E70">
            <w:pPr>
              <w:pStyle w:val="XML3"/>
            </w:pPr>
            <w:r>
              <w:t>&lt;/xs:extension&gt;</w:t>
            </w:r>
          </w:p>
          <w:p w14:paraId="54FFEEAE" w14:textId="77777777" w:rsidR="00712E70" w:rsidRDefault="00712E70" w:rsidP="00712E70">
            <w:pPr>
              <w:pStyle w:val="XML2"/>
            </w:pPr>
            <w:r>
              <w:t>&lt;/xs:complexContent&gt;</w:t>
            </w:r>
          </w:p>
          <w:p w14:paraId="79747062" w14:textId="77777777" w:rsidR="00712E70" w:rsidRDefault="00712E70" w:rsidP="00712E70">
            <w:pPr>
              <w:pStyle w:val="XML1"/>
            </w:pPr>
            <w:r>
              <w:t>&lt;/xs:complexType&gt;</w:t>
            </w:r>
          </w:p>
          <w:p w14:paraId="15C012C5" w14:textId="77777777" w:rsidR="00712E70" w:rsidRPr="009F1B7D" w:rsidRDefault="00712E70" w:rsidP="00011096">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26" w:name="_Toc315954015"/>
      <w:bookmarkStart w:id="127" w:name="_Toc316542525"/>
      <w:bookmarkStart w:id="128" w:name="_Toc320556717"/>
      <w:r w:rsidRPr="00DB42FD">
        <w:t>XML Example</w:t>
      </w:r>
      <w:bookmarkEnd w:id="126"/>
      <w:bookmarkEnd w:id="127"/>
      <w:bookmarkEnd w:id="128"/>
      <w:r w:rsidR="007344A3">
        <w:t>s</w:t>
      </w:r>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78B092FB" w14:textId="77777777" w:rsidTr="006F4495">
        <w:tc>
          <w:tcPr>
            <w:tcW w:w="8820" w:type="dxa"/>
            <w:shd w:val="clear" w:color="auto" w:fill="C8FCCD"/>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lastRenderedPageBreak/>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301053" w:rsidRDefault="007344A3" w:rsidP="007344A3">
            <w:pPr>
              <w:pStyle w:val="XML3"/>
            </w:pPr>
            <w:r w:rsidRPr="00301053">
              <w:t>&lt;tni-resv&gt;173&lt;/tni-resv&gt;</w:t>
            </w:r>
          </w:p>
          <w:p w14:paraId="6A82F112" w14:textId="77777777" w:rsidR="007344A3" w:rsidRPr="00301053" w:rsidRDefault="007344A3" w:rsidP="007344A3">
            <w:pPr>
              <w:pStyle w:val="XML2"/>
            </w:pPr>
            <w:r w:rsidRPr="00301053">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0AACA490" w14:textId="77777777" w:rsidR="00B7089E" w:rsidRDefault="00B7089E" w:rsidP="00D14D27">
      <w:pPr>
        <w:pStyle w:val="Heading3"/>
      </w:pPr>
      <w:bookmarkStart w:id="129" w:name="_Toc320556718"/>
      <w:r>
        <w:lastRenderedPageBreak/>
        <w:t>Normative Constraints</w:t>
      </w:r>
      <w:bookmarkEnd w:id="129"/>
    </w:p>
    <w:p w14:paraId="1C31DB91" w14:textId="77777777" w:rsidR="00B7089E" w:rsidRDefault="00B7089E" w:rsidP="00B7089E">
      <w:r>
        <w:t xml:space="preserve">An OpenFlow Port is identified by identifier </w:t>
      </w:r>
      <w:r w:rsidRPr="00B96BFC">
        <w:rPr>
          <w:rStyle w:val="codeChar"/>
        </w:rPr>
        <w:t>&lt;resource-id&gt;</w:t>
      </w:r>
      <w:r>
        <w:t xml:space="preserve"> within the context of the OpenFlow Capable Switch and OpenFlow Logical Switches. Element </w:t>
      </w:r>
      <w:r w:rsidRPr="00B96BFC">
        <w:rPr>
          <w:rStyle w:val="codeChar"/>
        </w:rPr>
        <w:t>&lt;resource-id&gt;</w:t>
      </w:r>
      <w:r>
        <w:t xml:space="preserve"> is inherited from superclass OpenFlow Resource. </w:t>
      </w:r>
    </w:p>
    <w:p w14:paraId="3FC10671" w14:textId="1C855414" w:rsidR="00B7089E" w:rsidRDefault="00B7089E" w:rsidP="00B7089E">
      <w:r>
        <w:t xml:space="preserve">Element </w:t>
      </w:r>
      <w:r w:rsidRPr="00B96BFC">
        <w:rPr>
          <w:rStyle w:val="codeChar"/>
        </w:rPr>
        <w:t>&lt;number&gt;</w:t>
      </w:r>
      <w:r w:rsidR="00275180">
        <w:t xml:space="preserve"> </w:t>
      </w:r>
      <w:r>
        <w:t xml:space="preserve">identifies the OpenFlow Port to OpenFlow Controllers. If the OpenFlow Port is associated with </w:t>
      </w:r>
      <w:r w:rsidR="00920140">
        <w:t>an</w:t>
      </w:r>
      <w:r>
        <w:t xml:space="preserve"> OpenFlow Logical Switch, </w:t>
      </w:r>
      <w:r w:rsidRPr="00B96BFC">
        <w:rPr>
          <w:rStyle w:val="codeChar"/>
        </w:rPr>
        <w:t>&lt;number&gt;</w:t>
      </w:r>
      <w:r>
        <w:t xml:space="preserve"> MUST be unique within the context of the OpenFlow Logical Switch.</w:t>
      </w:r>
    </w:p>
    <w:p w14:paraId="6B2102CD" w14:textId="41F73624" w:rsidR="00B7089E" w:rsidRDefault="00B7089E" w:rsidP="00B7089E">
      <w:r>
        <w:t xml:space="preserve">Element </w:t>
      </w:r>
      <w:r w:rsidRPr="00B96BFC">
        <w:rPr>
          <w:rStyle w:val="codeChar"/>
        </w:rPr>
        <w:t>&lt;name&gt;</w:t>
      </w:r>
      <w:r>
        <w:t xml:space="preserve"> assists OpenFlow Controllers in identifying OpenFlow Ports. </w:t>
      </w:r>
      <w:r w:rsidRPr="00B96BFC">
        <w:rPr>
          <w:rStyle w:val="codeChar"/>
        </w:rPr>
        <w:t>&lt;</w:t>
      </w:r>
      <w:proofErr w:type="gramStart"/>
      <w:r w:rsidRPr="00B96BFC">
        <w:rPr>
          <w:rStyle w:val="codeChar"/>
        </w:rPr>
        <w:t>name</w:t>
      </w:r>
      <w:proofErr w:type="gramEnd"/>
      <w:r w:rsidRPr="00B96BFC">
        <w:rPr>
          <w:rStyle w:val="codeChar"/>
        </w:rPr>
        <w:t>&gt;</w:t>
      </w:r>
      <w:r>
        <w:t xml:space="preserve"> MAY be defined. If the OpenFlow Port is associated with an OpenFlow Logical switch and </w:t>
      </w:r>
      <w:r w:rsidRPr="00B96BFC">
        <w:rPr>
          <w:rStyle w:val="codeChar"/>
        </w:rPr>
        <w:t>&lt;name&gt;</w:t>
      </w:r>
      <w:r>
        <w:t xml:space="preserve"> is defined, </w:t>
      </w:r>
      <w:r w:rsidRPr="00B96BFC">
        <w:rPr>
          <w:rStyle w:val="codeChar"/>
        </w:rPr>
        <w:t>&lt;name&gt;</w:t>
      </w:r>
      <w:r w:rsidR="00275180">
        <w:t xml:space="preserve"> </w:t>
      </w:r>
      <w:r>
        <w:t>MUST be unique within the context of the OpenFlow Logical Switch.</w:t>
      </w:r>
    </w:p>
    <w:p w14:paraId="6C7565EF" w14:textId="17ECF79B" w:rsidR="00B7089E" w:rsidRDefault="00B7089E" w:rsidP="00B7089E">
      <w:r>
        <w:t xml:space="preserve">Elements </w:t>
      </w:r>
      <w:r w:rsidRPr="00B96BFC">
        <w:rPr>
          <w:rStyle w:val="codeChar"/>
        </w:rPr>
        <w:t>&lt;current-rate&gt;</w:t>
      </w:r>
      <w:r>
        <w:t xml:space="preserve"> and </w:t>
      </w:r>
      <w:r w:rsidRPr="00B96BFC">
        <w:rPr>
          <w:rStyle w:val="codeChar"/>
        </w:rPr>
        <w:t>&lt;max-rate&gt;</w:t>
      </w:r>
      <w:r>
        <w:t xml:space="preserve"> indicate the current and maximum bit rate of the port. Both values are to be provided in units of kilobit per second (kbps). Those elements are only valid if the element </w:t>
      </w:r>
      <w:r w:rsidRPr="00B96BFC">
        <w:rPr>
          <w:rStyle w:val="codeChar"/>
        </w:rPr>
        <w:t>&lt;rate&gt;</w:t>
      </w:r>
      <w:r>
        <w:t xml:space="preserve"> in the current Port Features has a value of </w:t>
      </w:r>
      <w:r w:rsidR="00884102">
        <w:t>“</w:t>
      </w:r>
      <w:r>
        <w:t>other</w:t>
      </w:r>
      <w:r w:rsidR="00884102">
        <w:t>”</w:t>
      </w:r>
      <w:r>
        <w:t>.</w:t>
      </w:r>
    </w:p>
    <w:p w14:paraId="1CA58707" w14:textId="6534103A" w:rsidR="009D00AF" w:rsidRDefault="009D00AF" w:rsidP="005E2DCB">
      <w:pPr>
        <w:pStyle w:val="Heading4"/>
      </w:pPr>
      <w:r>
        <w:t>Port Configuration</w:t>
      </w:r>
    </w:p>
    <w:p w14:paraId="6ED47E94" w14:textId="7981BF90" w:rsidR="00B7089E" w:rsidRDefault="00B7089E" w:rsidP="00B7089E">
      <w:r>
        <w:t xml:space="preserve">Element </w:t>
      </w:r>
      <w:r w:rsidRPr="00B96BFC">
        <w:rPr>
          <w:rStyle w:val="codeChar"/>
        </w:rPr>
        <w:t>&lt;configuration&gt;</w:t>
      </w:r>
      <w:r w:rsidR="00275180">
        <w:t xml:space="preserve"> </w:t>
      </w:r>
      <w:r>
        <w:t>represents the expected behavior of the port based on explicit configuration.</w:t>
      </w:r>
    </w:p>
    <w:p w14:paraId="6908DE3D" w14:textId="77777777" w:rsidR="00B7089E" w:rsidRDefault="00B7089E" w:rsidP="00B7089E">
      <w:r>
        <w:t xml:space="preserve">Element </w:t>
      </w:r>
      <w:r w:rsidRPr="00B96BFC">
        <w:rPr>
          <w:rStyle w:val="codeChar"/>
        </w:rPr>
        <w:t>&lt;configuration&gt;</w:t>
      </w:r>
      <w:r>
        <w:t xml:space="preserve"> contains four further elements: </w:t>
      </w:r>
      <w:r w:rsidRPr="00B96BFC">
        <w:rPr>
          <w:rStyle w:val="codeChar"/>
        </w:rPr>
        <w:t>&lt;admin-state&gt;</w:t>
      </w:r>
      <w:r w:rsidRPr="00E751F5">
        <w:t xml:space="preserve">, </w:t>
      </w:r>
      <w:r w:rsidRPr="00B96BFC">
        <w:rPr>
          <w:rStyle w:val="codeChar"/>
        </w:rPr>
        <w:t>&lt;no-receive&gt;</w:t>
      </w:r>
      <w:r w:rsidRPr="00E751F5">
        <w:t xml:space="preserve">, </w:t>
      </w:r>
      <w:r w:rsidRPr="00B96BFC">
        <w:rPr>
          <w:rStyle w:val="codeChar"/>
        </w:rPr>
        <w:t>&lt;no-forward&gt;</w:t>
      </w:r>
      <w:r w:rsidRPr="00E751F5">
        <w:t xml:space="preserve">, </w:t>
      </w:r>
      <w:r w:rsidRPr="00B96BFC">
        <w:rPr>
          <w:rStyle w:val="codeChar"/>
        </w:rPr>
        <w:t>&lt;no-packet-in&gt;</w:t>
      </w:r>
      <w:r w:rsidRPr="00E751F5">
        <w:t>.</w:t>
      </w:r>
    </w:p>
    <w:p w14:paraId="1442A859" w14:textId="77777777" w:rsidR="00B7089E" w:rsidRDefault="00B7089E" w:rsidP="00B7089E">
      <w:r>
        <w:t xml:space="preserve">Element </w:t>
      </w:r>
      <w:r w:rsidRPr="00421113">
        <w:rPr>
          <w:rStyle w:val="codeChar"/>
        </w:rPr>
        <w:t>&lt;admin-state&gt;</w:t>
      </w:r>
      <w:r>
        <w:t xml:space="preserve"> represents the configured link state of the port and MUST be set to either up or down.</w:t>
      </w:r>
    </w:p>
    <w:p w14:paraId="5C411E2B" w14:textId="1F380F0D" w:rsidR="00B7089E" w:rsidRDefault="00B7089E" w:rsidP="00B7089E">
      <w:r>
        <w:t xml:space="preserve">Element </w:t>
      </w:r>
      <w:r w:rsidRPr="00B96BFC">
        <w:rPr>
          <w:rStyle w:val="codeChar"/>
        </w:rPr>
        <w:t>&lt;no-receive&gt;</w:t>
      </w:r>
      <w:r>
        <w:t xml:space="preserve"> MUST be set to either true or false. A </w:t>
      </w:r>
      <w:r w:rsidR="00884102">
        <w:t xml:space="preserve">value of “true” </w:t>
      </w:r>
      <w:r>
        <w:t>means the port is not receiving any traffic.</w:t>
      </w:r>
    </w:p>
    <w:p w14:paraId="492F4E88" w14:textId="32DC8E4E" w:rsidR="00B7089E" w:rsidRDefault="00B7089E" w:rsidP="00B7089E">
      <w:r w:rsidRPr="00B96BFC">
        <w:t xml:space="preserve">Element </w:t>
      </w:r>
      <w:r w:rsidRPr="00B96BFC">
        <w:rPr>
          <w:rStyle w:val="codeChar"/>
        </w:rPr>
        <w:t>&lt;no-forward&gt;</w:t>
      </w:r>
      <w:r>
        <w:t xml:space="preserve">MUST be set to either true or false. A </w:t>
      </w:r>
      <w:r w:rsidR="00884102">
        <w:t xml:space="preserve">value of “true” </w:t>
      </w:r>
      <w:r>
        <w:t>means the port is not forwarding any packets.</w:t>
      </w:r>
    </w:p>
    <w:p w14:paraId="36E49B5D" w14:textId="4AFD0CBB" w:rsidR="00B7089E" w:rsidRDefault="00B7089E" w:rsidP="00B7089E">
      <w:r>
        <w:t xml:space="preserve">Element </w:t>
      </w:r>
      <w:r w:rsidRPr="00B96BFC">
        <w:rPr>
          <w:rStyle w:val="codeChar"/>
        </w:rPr>
        <w:t>&lt;no-packet-in&gt;</w:t>
      </w:r>
      <w:r>
        <w:t xml:space="preserve"> MUST be set to either true or false. A </w:t>
      </w:r>
      <w:r w:rsidR="00884102">
        <w:t xml:space="preserve">value of “true” </w:t>
      </w:r>
      <w:r>
        <w:t>means port is not receiving any packets.</w:t>
      </w:r>
    </w:p>
    <w:p w14:paraId="7EA1BB1A" w14:textId="48271A85" w:rsidR="009D00AF" w:rsidRDefault="009D00AF" w:rsidP="009D00AF">
      <w:pPr>
        <w:pStyle w:val="Heading4"/>
      </w:pPr>
      <w:r>
        <w:t>Port State</w:t>
      </w:r>
    </w:p>
    <w:p w14:paraId="7B28FE19" w14:textId="77777777" w:rsidR="00B7089E" w:rsidRDefault="00B7089E" w:rsidP="00B7089E">
      <w:r>
        <w:t xml:space="preserve">Element </w:t>
      </w:r>
      <w:r w:rsidRPr="00535714">
        <w:rPr>
          <w:rStyle w:val="codeChar"/>
        </w:rPr>
        <w:t>&lt;state&gt;</w:t>
      </w:r>
      <w:r>
        <w:t xml:space="preserve"> contains three further elements: </w:t>
      </w:r>
      <w:r w:rsidRPr="00B96BFC">
        <w:rPr>
          <w:rStyle w:val="codeChar"/>
        </w:rPr>
        <w:t>&lt;oper-state&gt;</w:t>
      </w:r>
      <w:r w:rsidRPr="00E751F5">
        <w:t xml:space="preserve">, </w:t>
      </w:r>
      <w:r w:rsidRPr="00B96BFC">
        <w:rPr>
          <w:rStyle w:val="codeChar"/>
        </w:rPr>
        <w:t>&lt;blocked&gt;</w:t>
      </w:r>
      <w:r w:rsidRPr="00B96BFC">
        <w:t>,</w:t>
      </w:r>
      <w:r w:rsidRPr="00E751F5">
        <w:t xml:space="preserve"> </w:t>
      </w:r>
      <w:r w:rsidRPr="00B96BFC">
        <w:rPr>
          <w:rStyle w:val="codeChar"/>
        </w:rPr>
        <w:t>&lt;live&gt;</w:t>
      </w:r>
      <w:r w:rsidRPr="00B96BFC">
        <w:t>.</w:t>
      </w:r>
      <w:r>
        <w:t xml:space="preserve"> </w:t>
      </w:r>
    </w:p>
    <w:p w14:paraId="6EA8F193" w14:textId="3F660035" w:rsidR="00B7089E" w:rsidRDefault="00B7089E" w:rsidP="00B7089E">
      <w:r>
        <w:t xml:space="preserve">Element </w:t>
      </w:r>
      <w:r w:rsidRPr="00B96BFC">
        <w:rPr>
          <w:rStyle w:val="codeChar"/>
        </w:rPr>
        <w:t>&lt;oper-state&gt;</w:t>
      </w:r>
      <w:r>
        <w:t xml:space="preserve"> represents the reported link state of the port and MUST have a value of either </w:t>
      </w:r>
      <w:r w:rsidR="00884102">
        <w:t>“</w:t>
      </w:r>
      <w:r>
        <w:t>up</w:t>
      </w:r>
      <w:r w:rsidR="00884102">
        <w:t>”</w:t>
      </w:r>
      <w:r>
        <w:t xml:space="preserve"> or </w:t>
      </w:r>
      <w:r w:rsidR="00884102">
        <w:t>“</w:t>
      </w:r>
      <w:r>
        <w:t>down</w:t>
      </w:r>
      <w:r w:rsidR="00884102">
        <w:t>“</w:t>
      </w:r>
      <w:r>
        <w:t>.</w:t>
      </w:r>
    </w:p>
    <w:p w14:paraId="62489534" w14:textId="5E93C637" w:rsidR="00B7089E" w:rsidRDefault="00B7089E" w:rsidP="00B7089E">
      <w:r>
        <w:t xml:space="preserve">Element </w:t>
      </w:r>
      <w:r w:rsidRPr="00B96BFC">
        <w:rPr>
          <w:rStyle w:val="codeChar"/>
        </w:rPr>
        <w:t>&lt;blocked&gt;</w:t>
      </w:r>
      <w:r>
        <w:t xml:space="preserve"> MUST have a value of either </w:t>
      </w:r>
      <w:r w:rsidR="00884102">
        <w:t>“</w:t>
      </w:r>
      <w:r>
        <w:t>true</w:t>
      </w:r>
      <w:r w:rsidR="00884102">
        <w:t>”</w:t>
      </w:r>
      <w:r>
        <w:t xml:space="preserve"> or </w:t>
      </w:r>
      <w:r w:rsidR="00884102">
        <w:t>“</w:t>
      </w:r>
      <w:r>
        <w:t>false</w:t>
      </w:r>
      <w:r w:rsidR="00884102">
        <w:t>”</w:t>
      </w:r>
      <w:r>
        <w:t xml:space="preserve">. A </w:t>
      </w:r>
      <w:r w:rsidR="00884102">
        <w:t xml:space="preserve">value of “true” </w:t>
      </w:r>
      <w:r>
        <w:t>means the port has been blocked from receiving or sending traffic.</w:t>
      </w:r>
    </w:p>
    <w:p w14:paraId="1590CF06" w14:textId="0EA3336A" w:rsidR="00B7089E" w:rsidRDefault="00B7089E" w:rsidP="00B7089E">
      <w:r>
        <w:t xml:space="preserve">Element </w:t>
      </w:r>
      <w:r w:rsidRPr="00B96BFC">
        <w:rPr>
          <w:rStyle w:val="codeChar"/>
        </w:rPr>
        <w:t>&lt;live&gt;</w:t>
      </w:r>
      <w:r>
        <w:t xml:space="preserve"> MUST have </w:t>
      </w:r>
      <w:r w:rsidR="00884102">
        <w:t>a value of either “true” or “false”</w:t>
      </w:r>
      <w:r>
        <w:t xml:space="preserve"> .A </w:t>
      </w:r>
      <w:r w:rsidR="00884102">
        <w:t xml:space="preserve">value of “true” </w:t>
      </w:r>
      <w:r>
        <w:t>means the port is active and sending/receiving packets.</w:t>
      </w:r>
    </w:p>
    <w:p w14:paraId="1F314BEA" w14:textId="6E72C65D" w:rsidR="009D00AF" w:rsidRDefault="009D00AF" w:rsidP="009D00AF">
      <w:pPr>
        <w:pStyle w:val="Heading4"/>
      </w:pPr>
      <w:r>
        <w:lastRenderedPageBreak/>
        <w:t>Port Features</w:t>
      </w:r>
    </w:p>
    <w:p w14:paraId="6F62D891" w14:textId="77777777" w:rsidR="00B7089E" w:rsidRDefault="00B7089E" w:rsidP="00B7089E">
      <w:r>
        <w:t xml:space="preserve">An OpenFlow Port contains a list of OpenFlow Port Features in element </w:t>
      </w:r>
      <w:r w:rsidRPr="00B96BFC">
        <w:rPr>
          <w:rStyle w:val="codeChar"/>
        </w:rPr>
        <w:t>&lt;features&gt;</w:t>
      </w:r>
      <w:r>
        <w:t xml:space="preserve">which contains four sub-lists represented by elements </w:t>
      </w:r>
      <w:r w:rsidRPr="00B96BFC">
        <w:rPr>
          <w:rStyle w:val="codeChar"/>
        </w:rPr>
        <w:t>&lt;current&gt;</w:t>
      </w:r>
      <w:r w:rsidRPr="00E751F5">
        <w:t xml:space="preserve">, </w:t>
      </w:r>
      <w:r w:rsidRPr="00B96BFC">
        <w:rPr>
          <w:rStyle w:val="codeChar"/>
        </w:rPr>
        <w:t>&lt;advertised&gt;</w:t>
      </w:r>
      <w:r w:rsidRPr="00E751F5">
        <w:t xml:space="preserve">, </w:t>
      </w:r>
      <w:r w:rsidRPr="00B96BFC">
        <w:rPr>
          <w:rStyle w:val="codeChar"/>
        </w:rPr>
        <w:t>&lt;supported&gt;</w:t>
      </w:r>
      <w:r w:rsidRPr="00B96BFC">
        <w:t>,</w:t>
      </w:r>
      <w:r w:rsidRPr="00B96BFC">
        <w:rPr>
          <w:rStyle w:val="codeChar"/>
        </w:rPr>
        <w:t>&lt;advertised-peer&gt;</w:t>
      </w:r>
      <w:r w:rsidRPr="00E751F5">
        <w:t>.</w:t>
      </w:r>
      <w:r>
        <w:t>These four lists MUST contain the features associated with the OpenFlow Port. The specific semantics of feature membership in each of these four sub-lists are defined in the OpenFlow protocol.</w:t>
      </w:r>
    </w:p>
    <w:p w14:paraId="751E6747" w14:textId="747F9E82" w:rsidR="008D0DE2" w:rsidRPr="00E751F5" w:rsidRDefault="00B7089E" w:rsidP="00B7089E">
      <w:r>
        <w:t xml:space="preserve">The following elements of the OpenFlow Port can be modified by a NETCONF </w:t>
      </w:r>
      <w:r w:rsidRPr="00E751F5">
        <w:rPr>
          <w:rStyle w:val="codeChar"/>
        </w:rPr>
        <w:t>edit-config</w:t>
      </w:r>
      <w:r>
        <w:t xml:space="preserve"> request or retrieved by a NETCONF </w:t>
      </w:r>
      <w:r w:rsidRPr="00B96BFC">
        <w:rPr>
          <w:rStyle w:val="codeChar"/>
        </w:rPr>
        <w:t>get-config</w:t>
      </w:r>
      <w:r>
        <w:t xml:space="preserve"> request: </w:t>
      </w:r>
      <w:r w:rsidRPr="00B96BFC">
        <w:rPr>
          <w:rStyle w:val="codeChar"/>
        </w:rPr>
        <w:t>&lt;resource-id&gt;</w:t>
      </w:r>
      <w:r w:rsidRPr="00B96BFC">
        <w:t xml:space="preserve">, </w:t>
      </w:r>
      <w:r w:rsidRPr="00B96BFC">
        <w:rPr>
          <w:rStyle w:val="codeChar"/>
        </w:rPr>
        <w:t>&lt;number&gt;</w:t>
      </w:r>
      <w:r w:rsidRPr="00B96BFC">
        <w:t xml:space="preserve">, </w:t>
      </w:r>
      <w:r w:rsidRPr="00B96BFC">
        <w:rPr>
          <w:rStyle w:val="codeChar"/>
        </w:rPr>
        <w:t>&lt;name&gt;, &lt;admin-state&gt;</w:t>
      </w:r>
      <w:r w:rsidRPr="00B96BFC">
        <w:t xml:space="preserve">, </w:t>
      </w:r>
      <w:r w:rsidRPr="00B96BFC">
        <w:rPr>
          <w:rStyle w:val="codeChar"/>
        </w:rPr>
        <w:t>&lt;no-receive&gt;</w:t>
      </w:r>
      <w:r w:rsidRPr="00B96BFC">
        <w:t xml:space="preserve">, </w:t>
      </w:r>
      <w:r w:rsidRPr="00B96BFC">
        <w:rPr>
          <w:rStyle w:val="codeChar"/>
        </w:rPr>
        <w:t>&lt;no-forward&gt;</w:t>
      </w:r>
      <w:r w:rsidRPr="00B96BFC">
        <w:t xml:space="preserve">, </w:t>
      </w:r>
      <w:r w:rsidRPr="00B96BFC">
        <w:rPr>
          <w:rStyle w:val="codeChar"/>
        </w:rPr>
        <w:t>&lt;no-packet-in&gt;</w:t>
      </w:r>
      <w:r w:rsidRPr="00E751F5">
        <w:t>.</w:t>
      </w:r>
    </w:p>
    <w:p w14:paraId="4430DE70" w14:textId="59559D25" w:rsidR="009D00AF" w:rsidRDefault="009D00AF" w:rsidP="009D00AF">
      <w:pPr>
        <w:pStyle w:val="Heading4"/>
      </w:pPr>
      <w:r>
        <w:t>Tunnel (</w:t>
      </w:r>
      <w:r w:rsidR="00435B91">
        <w:t xml:space="preserve">Logical </w:t>
      </w:r>
      <w:r>
        <w:t>Port)</w:t>
      </w:r>
    </w:p>
    <w:p w14:paraId="49DC71FC" w14:textId="7C4AD86D" w:rsidR="00435B91" w:rsidRDefault="00435B91" w:rsidP="00B7089E">
      <w:r>
        <w:t>A tunnel endpoint corresponds to a logical OpenFlow port that supports a specific encapsulation method.  A common use case for tunnels is to create virtual overlay networks by encapsulating, for example, Layer 2 (Ethernet) traffic in Layer 3 (IP) packets.  OF-</w:t>
      </w:r>
      <w:r w:rsidR="008F2AF0">
        <w:t xml:space="preserve">CONFIG </w:t>
      </w:r>
      <w:r>
        <w:t xml:space="preserve">enables the association of logical OpenFlow ports with an associated tunnel type and corresponding parameters for the tunnel.  </w:t>
      </w:r>
    </w:p>
    <w:p w14:paraId="2A6D0C26" w14:textId="1300DB57" w:rsidR="008D0DE2" w:rsidRDefault="008D0DE2" w:rsidP="00B7089E">
      <w:r w:rsidRPr="009D00AF">
        <w:t xml:space="preserve">Element </w:t>
      </w:r>
      <w:r w:rsidRPr="00884102">
        <w:rPr>
          <w:rStyle w:val="codeChar"/>
        </w:rPr>
        <w:t>&lt;tunnel&gt;</w:t>
      </w:r>
      <w:r w:rsidRPr="009D00AF">
        <w:t xml:space="preserve"> </w:t>
      </w:r>
      <w:r>
        <w:t xml:space="preserve">is only present if the port is a </w:t>
      </w:r>
      <w:r w:rsidR="00435B91">
        <w:t xml:space="preserve">logical </w:t>
      </w:r>
      <w:r>
        <w:t>port that represents a tunnel endpoint.</w:t>
      </w:r>
      <w:r w:rsidR="009D00AF">
        <w:t xml:space="preserve"> It contains a tunnel type specific element. Currently defined are the following tunnel types: IPinGRE, VxLAN, and NVGRE. All tunnel types have a common set of contained elements: </w:t>
      </w:r>
      <w:r w:rsidR="00B4160C">
        <w:t xml:space="preserve"> a local and a remote endpoint address </w:t>
      </w:r>
      <w:r w:rsidR="00B4160C" w:rsidRPr="00604F82">
        <w:t>(</w:t>
      </w:r>
      <w:r w:rsidR="00B4160C" w:rsidRPr="00884102">
        <w:rPr>
          <w:rStyle w:val="codeChar"/>
        </w:rPr>
        <w:t>&lt;local-XXX-address&gt;</w:t>
      </w:r>
      <w:r w:rsidR="00B4160C">
        <w:t xml:space="preserve"> and </w:t>
      </w:r>
      <w:r w:rsidR="00B4160C" w:rsidRPr="00884102">
        <w:rPr>
          <w:rStyle w:val="codeChar"/>
        </w:rPr>
        <w:t>&lt;remote-XXX-address&gt;</w:t>
      </w:r>
      <w:r w:rsidR="00B4160C">
        <w:t xml:space="preserve">) for address types IPv4, IPv6, and </w:t>
      </w:r>
      <w:proofErr w:type="gramStart"/>
      <w:r w:rsidR="00B4160C">
        <w:t>MAC</w:t>
      </w:r>
      <w:r w:rsidR="00435B91">
        <w:t>.</w:t>
      </w:r>
      <w:r w:rsidR="00B4160C">
        <w:t>.</w:t>
      </w:r>
      <w:proofErr w:type="gramEnd"/>
      <w:r w:rsidR="00786C46">
        <w:t xml:space="preserve"> </w:t>
      </w:r>
    </w:p>
    <w:p w14:paraId="0AFA1EC1" w14:textId="09121206" w:rsidR="00337278" w:rsidRDefault="00337278" w:rsidP="00337278">
      <w:pPr>
        <w:pStyle w:val="Heading4"/>
      </w:pPr>
      <w:bookmarkStart w:id="130" w:name="_Toc315954017"/>
      <w:bookmarkStart w:id="131" w:name="_Toc316542527"/>
      <w:r>
        <w:t>IPinGRE Tunnel</w:t>
      </w:r>
    </w:p>
    <w:p w14:paraId="028B1284" w14:textId="09318C44" w:rsidR="00F972B7" w:rsidRDefault="00337278" w:rsidP="00F972B7">
      <w:r>
        <w:t xml:space="preserve">For IP-in-GRE tunnels, </w:t>
      </w:r>
      <w:r w:rsidR="00F972B7">
        <w:t xml:space="preserve">further elements may be used. The presence of the checksum, key, and sequence number is indicated by boolean elements </w:t>
      </w:r>
      <w:r w:rsidR="00F972B7" w:rsidRPr="002375BD">
        <w:rPr>
          <w:rStyle w:val="codeChar"/>
        </w:rPr>
        <w:t>&lt;checksum-present&gt;</w:t>
      </w:r>
      <w:proofErr w:type="gramStart"/>
      <w:r w:rsidR="00F972B7">
        <w:t xml:space="preserve">,  </w:t>
      </w:r>
      <w:r w:rsidR="00F972B7" w:rsidRPr="002375BD">
        <w:rPr>
          <w:rStyle w:val="codeChar"/>
        </w:rPr>
        <w:t>&lt;</w:t>
      </w:r>
      <w:proofErr w:type="gramEnd"/>
      <w:r w:rsidR="00F972B7" w:rsidRPr="002375BD">
        <w:rPr>
          <w:rStyle w:val="codeChar"/>
        </w:rPr>
        <w:t>key-present&gt;</w:t>
      </w:r>
      <w:r w:rsidR="00F972B7">
        <w:t xml:space="preserve">, and </w:t>
      </w:r>
      <w:r w:rsidR="00F972B7" w:rsidRPr="002375BD">
        <w:rPr>
          <w:rStyle w:val="codeChar"/>
        </w:rPr>
        <w:t>&lt;sequence-number-present&gt;</w:t>
      </w:r>
      <w:r w:rsidR="00F972B7">
        <w:t xml:space="preserve">. Element </w:t>
      </w:r>
      <w:r w:rsidR="00F972B7" w:rsidRPr="002375BD">
        <w:rPr>
          <w:rStyle w:val="codeChar"/>
        </w:rPr>
        <w:t>&lt;key&gt;</w:t>
      </w:r>
      <w:r w:rsidR="00F972B7">
        <w:t xml:space="preserve"> indicates the key value used. It should not be present if the value of element </w:t>
      </w:r>
      <w:r w:rsidR="00F972B7" w:rsidRPr="002375BD">
        <w:rPr>
          <w:rStyle w:val="codeChar"/>
        </w:rPr>
        <w:t>&lt;key-present&gt;</w:t>
      </w:r>
      <w:r w:rsidR="00F972B7">
        <w:t xml:space="preserve"> </w:t>
      </w:r>
      <w:proofErr w:type="gramStart"/>
      <w:r w:rsidR="00F972B7">
        <w:t xml:space="preserve">is </w:t>
      </w:r>
      <w:r w:rsidR="00C56A86">
        <w:t>”</w:t>
      </w:r>
      <w:proofErr w:type="gramEnd"/>
      <w:r w:rsidR="00F972B7" w:rsidRPr="00C56A86">
        <w:t>false</w:t>
      </w:r>
      <w:r w:rsidR="00C56A86">
        <w:t>”</w:t>
      </w:r>
      <w:r w:rsidR="00F972B7">
        <w:t>.</w:t>
      </w:r>
      <w:r w:rsidR="008F2AF0">
        <w:t xml:space="preserve"> In an implementation of IP-in-GRE tunnels, the &lt;key&gt; element could be used to set the </w:t>
      </w:r>
      <w:r w:rsidR="008F2AF0" w:rsidRPr="00604F82">
        <w:rPr>
          <w:rFonts w:ascii="Courier New" w:hAnsi="Courier New" w:cs="Courier New"/>
        </w:rPr>
        <w:t>OXM_OF_TUNNEL_ID</w:t>
      </w:r>
      <w:r w:rsidR="008F2AF0">
        <w:t xml:space="preserve"> match field metadata in the OpenFlow protocol.</w:t>
      </w:r>
    </w:p>
    <w:p w14:paraId="136D6D3B" w14:textId="573EBA73" w:rsidR="00F972B7" w:rsidRDefault="00F972B7" w:rsidP="00F972B7">
      <w:pPr>
        <w:pStyle w:val="Heading4"/>
      </w:pPr>
      <w:r>
        <w:t>VXLAN Tunnel</w:t>
      </w:r>
    </w:p>
    <w:p w14:paraId="1042FDD7" w14:textId="0308D85B" w:rsidR="00F972B7" w:rsidRDefault="00081FD1" w:rsidP="00F972B7">
      <w:r>
        <w:t>VxLAN tunnel elements are based on the specification current at the time of this writing (</w:t>
      </w:r>
      <w:r w:rsidRPr="008F4E05">
        <w:t>draft-mahalingam-dutt-dcops-vxlan-01.txt</w:t>
      </w:r>
      <w:r>
        <w:t xml:space="preserve">).  The </w:t>
      </w:r>
      <w:r w:rsidRPr="00604F82">
        <w:rPr>
          <w:rFonts w:ascii="Courier New" w:hAnsi="Courier New" w:cs="Courier New"/>
        </w:rPr>
        <w:t>&lt;vni-valid&gt;</w:t>
      </w:r>
      <w:r>
        <w:t xml:space="preserve"> </w:t>
      </w:r>
      <w:proofErr w:type="gramStart"/>
      <w:r>
        <w:t>boolean</w:t>
      </w:r>
      <w:proofErr w:type="gramEnd"/>
      <w:r>
        <w:t xml:space="preserve"> element indicates how the corresponding flag should be set in packets sent on the tunnel.  It SHOULD generally be set to “true”. The </w:t>
      </w:r>
      <w:r w:rsidRPr="00604F82">
        <w:rPr>
          <w:rFonts w:ascii="Courier New" w:hAnsi="Courier New" w:cs="Courier New"/>
        </w:rPr>
        <w:t>&lt;vni&gt;</w:t>
      </w:r>
      <w:r>
        <w:t xml:space="preserve"> element is the virtual network identifier assigned to all packets sent on the tunnel. </w:t>
      </w:r>
      <w:r w:rsidR="008F2AF0">
        <w:t xml:space="preserve">  ”.   A </w:t>
      </w:r>
      <w:proofErr w:type="gramStart"/>
      <w:r w:rsidR="008F2AF0">
        <w:t>VxLAN  implementation</w:t>
      </w:r>
      <w:proofErr w:type="gramEnd"/>
      <w:r w:rsidR="008F2AF0">
        <w:t xml:space="preserve"> may use the &lt;vni&gt; element to set the </w:t>
      </w:r>
      <w:r w:rsidR="008F2AF0" w:rsidRPr="009E3EA9">
        <w:rPr>
          <w:rFonts w:ascii="Courier New" w:hAnsi="Courier New" w:cs="Courier New"/>
        </w:rPr>
        <w:t>OXM_OF_TUNNEL_ID</w:t>
      </w:r>
      <w:r w:rsidR="008F2AF0">
        <w:t xml:space="preserve"> match field metadata in the OpenFlow protocol.</w:t>
      </w:r>
      <w:r>
        <w:t xml:space="preserve"> </w:t>
      </w:r>
      <w:r w:rsidR="008F2AF0">
        <w:t xml:space="preserve"> </w:t>
      </w:r>
      <w:r>
        <w:t xml:space="preserve">If IP multicast is used to support broadcast on the tunnel the </w:t>
      </w:r>
      <w:r w:rsidRPr="00604F82">
        <w:rPr>
          <w:rFonts w:ascii="Courier New" w:hAnsi="Courier New" w:cs="Courier New"/>
        </w:rPr>
        <w:t>&lt;vni-multicast-group&gt;</w:t>
      </w:r>
      <w:r>
        <w:t xml:space="preserve"> element MAY be used to specify the corresponding multicast IP address.  The </w:t>
      </w:r>
      <w:r w:rsidRPr="00604F82">
        <w:rPr>
          <w:rFonts w:ascii="Courier New" w:hAnsi="Courier New" w:cs="Courier New"/>
        </w:rPr>
        <w:t>&lt;udp-source-port&gt;</w:t>
      </w:r>
      <w:r>
        <w:t xml:space="preserve"> element MAY be used to set the </w:t>
      </w:r>
      <w:r w:rsidR="008F2AF0">
        <w:t>outer</w:t>
      </w:r>
      <w:r>
        <w:t xml:space="preserve"> UDP </w:t>
      </w:r>
      <w:r w:rsidR="00DF562A">
        <w:t xml:space="preserve">source </w:t>
      </w:r>
      <w:r>
        <w:t xml:space="preserve">port number, e.g., to ensure consistent hashing for ECMP.  If </w:t>
      </w:r>
      <w:r w:rsidRPr="00604F82">
        <w:rPr>
          <w:rFonts w:ascii="Courier New" w:hAnsi="Courier New" w:cs="Courier New"/>
        </w:rPr>
        <w:t>&lt;udp-source-port&gt;</w:t>
      </w:r>
      <w:r>
        <w:t xml:space="preserve"> is absent, it is expected that the source port will be set dynamically during transmission.  The </w:t>
      </w:r>
      <w:r w:rsidRPr="00604F82">
        <w:rPr>
          <w:rFonts w:ascii="Courier New" w:hAnsi="Courier New" w:cs="Courier New"/>
        </w:rPr>
        <w:t>&lt;udp-dest-port&gt;</w:t>
      </w:r>
      <w:r>
        <w:t xml:space="preserve"> SHOULD be set to the IANA assigned well-known port number for VxLAN (pending assignment as of this writing).  The </w:t>
      </w:r>
      <w:r w:rsidRPr="00604F82">
        <w:rPr>
          <w:rFonts w:ascii="Courier New" w:hAnsi="Courier New" w:cs="Courier New"/>
        </w:rPr>
        <w:t>&lt;udp-checksum&gt;</w:t>
      </w:r>
      <w:r>
        <w:t xml:space="preserve"> element is a </w:t>
      </w:r>
      <w:proofErr w:type="gramStart"/>
      <w:r>
        <w:t>boolean</w:t>
      </w:r>
      <w:proofErr w:type="gramEnd"/>
      <w:r>
        <w:t xml:space="preserve"> flag to indicate whether or not the outer UDP checksum should be set.  Typically, this element SHOULD be set to “false”.</w:t>
      </w:r>
    </w:p>
    <w:p w14:paraId="6804354A" w14:textId="018B8C88" w:rsidR="00F972B7" w:rsidRDefault="00F972B7" w:rsidP="00F972B7">
      <w:pPr>
        <w:pStyle w:val="Heading4"/>
      </w:pPr>
      <w:r>
        <w:lastRenderedPageBreak/>
        <w:t>NVGRE Tunnel</w:t>
      </w:r>
    </w:p>
    <w:p w14:paraId="3967BC80" w14:textId="003BBB11" w:rsidR="00081FD1" w:rsidRDefault="00081FD1" w:rsidP="00081FD1">
      <w:r>
        <w:t>NVGRE tunnel elements are based on the specification current at the time of this writing (</w:t>
      </w:r>
      <w:r w:rsidRPr="00E24441">
        <w:t>draft-sridharan-virtualization-nvgre-00.txt</w:t>
      </w:r>
      <w:r>
        <w:t xml:space="preserve">).  The </w:t>
      </w:r>
      <w:r w:rsidRPr="00604F82">
        <w:rPr>
          <w:rFonts w:ascii="Courier New" w:hAnsi="Courier New" w:cs="Courier New"/>
        </w:rPr>
        <w:t>&lt;tni&gt;</w:t>
      </w:r>
      <w:r>
        <w:t xml:space="preserve"> element is the tenant network identifier assigned to all packets sent on the tunnel.  </w:t>
      </w:r>
      <w:r w:rsidR="00DF562A">
        <w:t xml:space="preserve">NVGRE implementations may map the </w:t>
      </w:r>
      <w:r w:rsidR="00DF562A" w:rsidRPr="00604F82">
        <w:rPr>
          <w:rFonts w:ascii="Courier New" w:hAnsi="Courier New" w:cs="Courier New"/>
        </w:rPr>
        <w:t>&lt;tni&gt;</w:t>
      </w:r>
      <w:r w:rsidR="00DF562A">
        <w:t xml:space="preserve"> element to the </w:t>
      </w:r>
      <w:r w:rsidR="00DF562A" w:rsidRPr="009E3EA9">
        <w:rPr>
          <w:rFonts w:ascii="Courier New" w:hAnsi="Courier New" w:cs="Courier New"/>
        </w:rPr>
        <w:t>OXM_OF_TUNNEL_ID</w:t>
      </w:r>
      <w:r w:rsidR="00DF562A">
        <w:t xml:space="preserve"> match field metadata in the OpenFlow protocol.  </w:t>
      </w:r>
      <w:r>
        <w:t xml:space="preserve">The </w:t>
      </w:r>
      <w:r w:rsidRPr="00604F82">
        <w:rPr>
          <w:rFonts w:ascii="Courier New" w:hAnsi="Courier New" w:cs="Courier New"/>
        </w:rPr>
        <w:t>&lt;tni-</w:t>
      </w:r>
      <w:r w:rsidR="008F2AF0" w:rsidRPr="00604F82">
        <w:rPr>
          <w:rFonts w:ascii="Courier New" w:hAnsi="Courier New" w:cs="Courier New"/>
        </w:rPr>
        <w:t>user</w:t>
      </w:r>
      <w:r w:rsidRPr="00604F82">
        <w:rPr>
          <w:rFonts w:ascii="Courier New" w:hAnsi="Courier New" w:cs="Courier New"/>
        </w:rPr>
        <w:t>&gt;</w:t>
      </w:r>
      <w:r>
        <w:t xml:space="preserve"> element MAY be present – </w:t>
      </w:r>
      <w:proofErr w:type="gramStart"/>
      <w:r>
        <w:t>it  is</w:t>
      </w:r>
      <w:proofErr w:type="gramEnd"/>
      <w:r>
        <w:t xml:space="preserve"> used to set the reserved </w:t>
      </w:r>
      <w:r w:rsidR="008F2AF0">
        <w:t xml:space="preserve">user-defined </w:t>
      </w:r>
      <w:r>
        <w:t xml:space="preserve">bits of the GRE key field, e.g., to introduce entropy for the purposes of exploiting path diversity.  If IP multicast is used to support broadcast on the tunnel the </w:t>
      </w:r>
      <w:r w:rsidRPr="00604F82">
        <w:rPr>
          <w:rFonts w:ascii="Courier New" w:hAnsi="Courier New" w:cs="Courier New"/>
        </w:rPr>
        <w:t>&lt;tni-multicast-group&gt;</w:t>
      </w:r>
      <w:r>
        <w:t xml:space="preserve"> element MAY be used to specify the corresponding multicast IP address. </w:t>
      </w:r>
    </w:p>
    <w:p w14:paraId="32930979" w14:textId="77777777" w:rsidR="00010CA1" w:rsidRPr="009F1B7D" w:rsidRDefault="00010CA1" w:rsidP="00D14D27">
      <w:pPr>
        <w:pStyle w:val="Heading3"/>
      </w:pPr>
      <w:bookmarkStart w:id="132" w:name="_Toc320556719"/>
      <w:r w:rsidRPr="00DB42FD">
        <w:t>YANG Specification</w:t>
      </w:r>
      <w:bookmarkEnd w:id="130"/>
      <w:bookmarkEnd w:id="131"/>
      <w:bookmarkEnd w:id="132"/>
    </w:p>
    <w:tbl>
      <w:tblPr>
        <w:tblStyle w:val="TableGrid"/>
        <w:tblW w:w="0" w:type="auto"/>
        <w:tblInd w:w="378" w:type="dxa"/>
        <w:shd w:val="clear" w:color="auto" w:fill="C8FCCD"/>
        <w:tblLook w:val="04A0" w:firstRow="1" w:lastRow="0" w:firstColumn="1" w:lastColumn="0" w:noHBand="0" w:noVBand="1"/>
      </w:tblPr>
      <w:tblGrid>
        <w:gridCol w:w="8820"/>
      </w:tblGrid>
      <w:tr w:rsidR="00010CA1" w:rsidRPr="009F1B7D" w14:paraId="5AC36FA8" w14:textId="77777777" w:rsidTr="006F4495">
        <w:tc>
          <w:tcPr>
            <w:tcW w:w="8820" w:type="dxa"/>
            <w:shd w:val="clear" w:color="auto" w:fill="C8FCCD"/>
          </w:tcPr>
          <w:p w14:paraId="4DDF2AFE" w14:textId="7DC53E50" w:rsidR="00010CA1" w:rsidRPr="009F1B7D" w:rsidRDefault="00010CA1" w:rsidP="00011096">
            <w:pPr>
              <w:pStyle w:val="XML1"/>
            </w:pPr>
            <w:r w:rsidRPr="009F1B7D">
              <w:t>grouping openflow-port-resource-grouping {</w:t>
            </w:r>
          </w:p>
          <w:p w14:paraId="0581296B" w14:textId="77777777" w:rsidR="00010CA1" w:rsidRPr="009F1B7D" w:rsidRDefault="00010CA1" w:rsidP="00011096">
            <w:pPr>
              <w:pStyle w:val="XML2"/>
            </w:pPr>
            <w:proofErr w:type="gramStart"/>
            <w:r w:rsidRPr="009F1B7D">
              <w:t>description</w:t>
            </w:r>
            <w:proofErr w:type="gramEnd"/>
            <w:r w:rsidRPr="009F1B7D">
              <w:t xml:space="preserve"> "This grouping specifies all properties of a port resource.";</w:t>
            </w:r>
          </w:p>
          <w:p w14:paraId="471EAADD" w14:textId="77777777" w:rsidR="00010CA1" w:rsidRPr="009F1B7D" w:rsidRDefault="00010CA1" w:rsidP="00011096">
            <w:pPr>
              <w:pStyle w:val="XML2"/>
            </w:pPr>
            <w:r w:rsidRPr="009F1B7D">
              <w:t>leaf resource-id {</w:t>
            </w:r>
          </w:p>
          <w:p w14:paraId="7E8DB493" w14:textId="77777777" w:rsidR="00010CA1" w:rsidRPr="009F1B7D" w:rsidRDefault="00010CA1" w:rsidP="00011096">
            <w:pPr>
              <w:pStyle w:val="XML3"/>
            </w:pPr>
            <w:r w:rsidRPr="009F1B7D">
              <w:t>type inet:uri;</w:t>
            </w:r>
          </w:p>
          <w:p w14:paraId="1D5578DF" w14:textId="77777777" w:rsidR="00010CA1" w:rsidRPr="009F1B7D" w:rsidRDefault="00010CA1" w:rsidP="00011096">
            <w:pPr>
              <w:pStyle w:val="XML3"/>
            </w:pPr>
            <w:proofErr w:type="gramStart"/>
            <w:r w:rsidRPr="009F1B7D">
              <w:t>description</w:t>
            </w:r>
            <w:proofErr w:type="gramEnd"/>
            <w:r w:rsidRPr="009F1B7D">
              <w:t xml:space="preserve"> "A unique but locally arbitrary identifier that identifies a port and is persistent across reboots of the system.";</w:t>
            </w:r>
          </w:p>
          <w:p w14:paraId="730AB416" w14:textId="77777777" w:rsidR="00010CA1" w:rsidRPr="009F1B7D" w:rsidRDefault="00010CA1" w:rsidP="00011096">
            <w:pPr>
              <w:pStyle w:val="XML2"/>
            </w:pPr>
            <w:r w:rsidRPr="009F1B7D">
              <w:t>}</w:t>
            </w:r>
          </w:p>
          <w:p w14:paraId="7CABAF38" w14:textId="77777777" w:rsidR="00010CA1" w:rsidRPr="009F1B7D" w:rsidRDefault="00010CA1" w:rsidP="00011096">
            <w:pPr>
              <w:pStyle w:val="XML2"/>
            </w:pPr>
            <w:r w:rsidRPr="009F1B7D">
              <w:t>leaf number {</w:t>
            </w:r>
          </w:p>
          <w:p w14:paraId="616DE1AA" w14:textId="77777777" w:rsidR="00010CA1" w:rsidRPr="009F1B7D" w:rsidRDefault="00010CA1" w:rsidP="00011096">
            <w:pPr>
              <w:pStyle w:val="XML3"/>
            </w:pPr>
            <w:r w:rsidRPr="009F1B7D">
              <w:t>type uint64;</w:t>
            </w:r>
          </w:p>
          <w:p w14:paraId="4F772D5E" w14:textId="77777777" w:rsidR="00010CA1" w:rsidRPr="009F1B7D" w:rsidRDefault="00010CA1" w:rsidP="00011096">
            <w:pPr>
              <w:pStyle w:val="XML3"/>
            </w:pPr>
            <w:r w:rsidRPr="009F1B7D">
              <w:t>config false;</w:t>
            </w:r>
          </w:p>
          <w:p w14:paraId="2A145D98" w14:textId="77777777" w:rsidR="00010CA1" w:rsidRPr="009F1B7D" w:rsidRDefault="00010CA1" w:rsidP="00011096">
            <w:pPr>
              <w:pStyle w:val="XML3"/>
            </w:pPr>
            <w:r w:rsidRPr="009F1B7D">
              <w:t>mandatory true;</w:t>
            </w:r>
          </w:p>
          <w:p w14:paraId="6A576004" w14:textId="77777777" w:rsidR="00010CA1" w:rsidRPr="009F1B7D" w:rsidRDefault="00010CA1" w:rsidP="00011096">
            <w:pPr>
              <w:pStyle w:val="XML3"/>
            </w:pPr>
            <w:proofErr w:type="gramStart"/>
            <w:r w:rsidRPr="009F1B7D">
              <w:t>description</w:t>
            </w:r>
            <w:proofErr w:type="gramEnd"/>
            <w:r w:rsidRPr="009F1B7D">
              <w:t xml:space="preserve"> "An unique but locally arbitrary number that identifies a port and is persistent across reboots of the system.";</w:t>
            </w:r>
          </w:p>
          <w:p w14:paraId="350B6474" w14:textId="77777777" w:rsidR="00010CA1" w:rsidRPr="009F1B7D" w:rsidRDefault="00010CA1" w:rsidP="00011096">
            <w:pPr>
              <w:pStyle w:val="XML2"/>
            </w:pPr>
            <w:r w:rsidRPr="009F1B7D">
              <w:t>}</w:t>
            </w:r>
          </w:p>
          <w:p w14:paraId="1119784E" w14:textId="77777777" w:rsidR="00010CA1" w:rsidRPr="009F1B7D" w:rsidRDefault="00010CA1" w:rsidP="00011096">
            <w:pPr>
              <w:pStyle w:val="XML2"/>
            </w:pPr>
            <w:r w:rsidRPr="009F1B7D">
              <w:t>leaf name {</w:t>
            </w:r>
          </w:p>
          <w:p w14:paraId="19290ABA" w14:textId="77777777" w:rsidR="00010CA1" w:rsidRPr="009F1B7D" w:rsidRDefault="00010CA1" w:rsidP="00011096">
            <w:pPr>
              <w:pStyle w:val="XML4"/>
            </w:pPr>
            <w:r w:rsidRPr="009F1B7D">
              <w:t>type string {</w:t>
            </w:r>
          </w:p>
          <w:p w14:paraId="568D327F" w14:textId="77777777" w:rsidR="00010CA1" w:rsidRPr="009F1B7D" w:rsidRDefault="00010CA1" w:rsidP="00011096">
            <w:pPr>
              <w:pStyle w:val="XML5"/>
            </w:pPr>
            <w:r w:rsidRPr="009F1B7D">
              <w:t>length "1..16";</w:t>
            </w:r>
          </w:p>
          <w:p w14:paraId="01D7236F" w14:textId="77777777" w:rsidR="00010CA1" w:rsidRPr="009F1B7D" w:rsidRDefault="00010CA1" w:rsidP="00011096">
            <w:pPr>
              <w:pStyle w:val="XML4"/>
            </w:pPr>
            <w:r w:rsidRPr="009F1B7D">
              <w:t>}</w:t>
            </w:r>
          </w:p>
          <w:p w14:paraId="3576FF04" w14:textId="77777777" w:rsidR="00010CA1" w:rsidRPr="009F1B7D" w:rsidRDefault="00010CA1" w:rsidP="00011096">
            <w:pPr>
              <w:pStyle w:val="XML4"/>
            </w:pPr>
            <w:r w:rsidRPr="009F1B7D">
              <w:t>config false;</w:t>
            </w:r>
          </w:p>
          <w:p w14:paraId="3121FDF2" w14:textId="77777777" w:rsidR="00010CA1" w:rsidRPr="009F1B7D" w:rsidRDefault="00010CA1" w:rsidP="00011096">
            <w:pPr>
              <w:pStyle w:val="XML4"/>
            </w:pPr>
            <w:proofErr w:type="gramStart"/>
            <w:r w:rsidRPr="009F1B7D">
              <w:t>description</w:t>
            </w:r>
            <w:proofErr w:type="gramEnd"/>
            <w:r w:rsidRPr="009F1B7D">
              <w:t xml:space="preserve"> "Textual port name to ease identification of the port at the switch.";</w:t>
            </w:r>
          </w:p>
          <w:p w14:paraId="0017EDF5" w14:textId="77777777" w:rsidR="00010CA1" w:rsidRPr="009F1B7D" w:rsidRDefault="00010CA1" w:rsidP="00011096">
            <w:pPr>
              <w:pStyle w:val="XML2"/>
            </w:pPr>
            <w:r w:rsidRPr="009F1B7D">
              <w:t>}</w:t>
            </w:r>
          </w:p>
          <w:p w14:paraId="31107698" w14:textId="77777777" w:rsidR="00010CA1" w:rsidRPr="009F1B7D" w:rsidRDefault="00010CA1" w:rsidP="00011096">
            <w:pPr>
              <w:pStyle w:val="XML2"/>
            </w:pPr>
            <w:r w:rsidRPr="009F1B7D">
              <w:t>leaf current-rate {</w:t>
            </w:r>
          </w:p>
          <w:p w14:paraId="5FA26D99" w14:textId="77777777" w:rsidR="00010CA1" w:rsidRPr="009F1B7D" w:rsidRDefault="00010CA1" w:rsidP="00011096">
            <w:pPr>
              <w:pStyle w:val="XML3"/>
            </w:pPr>
            <w:proofErr w:type="gramStart"/>
            <w:r w:rsidRPr="009F1B7D">
              <w:t>when</w:t>
            </w:r>
            <w:proofErr w:type="gramEnd"/>
            <w:r w:rsidRPr="009F1B7D">
              <w:t xml:space="preserve"> "../features/current/rate='other'" {</w:t>
            </w:r>
          </w:p>
          <w:p w14:paraId="75537FE3" w14:textId="77777777" w:rsidR="00010CA1" w:rsidRPr="009F1B7D" w:rsidRDefault="00010CA1" w:rsidP="00011096">
            <w:pPr>
              <w:pStyle w:val="XML4"/>
            </w:pPr>
            <w:proofErr w:type="gramStart"/>
            <w:r w:rsidRPr="009F1B7D">
              <w:t>description</w:t>
            </w:r>
            <w:proofErr w:type="gramEnd"/>
            <w:r w:rsidRPr="009F1B7D">
              <w:t xml:space="preserve"> "This element is only allowed if the element rate of the current features has value 'other'.";</w:t>
            </w:r>
          </w:p>
          <w:p w14:paraId="1F5E2A97" w14:textId="77777777" w:rsidR="00010CA1" w:rsidRPr="009F1B7D" w:rsidRDefault="00010CA1" w:rsidP="00011096">
            <w:pPr>
              <w:pStyle w:val="XML3"/>
            </w:pPr>
            <w:r w:rsidRPr="009F1B7D">
              <w:t>}</w:t>
            </w:r>
          </w:p>
          <w:p w14:paraId="7A94B7E5" w14:textId="77777777" w:rsidR="00010CA1" w:rsidRPr="009F1B7D" w:rsidRDefault="00010CA1" w:rsidP="00011096">
            <w:pPr>
              <w:pStyle w:val="XML3"/>
            </w:pPr>
            <w:r w:rsidRPr="009F1B7D">
              <w:t>type uint32;</w:t>
            </w:r>
          </w:p>
          <w:p w14:paraId="365FD29D" w14:textId="77777777" w:rsidR="00010CA1" w:rsidRPr="009F1B7D" w:rsidRDefault="00010CA1" w:rsidP="00011096">
            <w:pPr>
              <w:pStyle w:val="XML3"/>
            </w:pPr>
            <w:r w:rsidRPr="009F1B7D">
              <w:t>units "kbit/s";</w:t>
            </w:r>
          </w:p>
          <w:p w14:paraId="151FA5C8" w14:textId="77777777" w:rsidR="00010CA1" w:rsidRPr="009F1B7D" w:rsidRDefault="00010CA1" w:rsidP="00011096">
            <w:pPr>
              <w:pStyle w:val="XML3"/>
            </w:pPr>
            <w:r w:rsidRPr="009F1B7D">
              <w:t>config false;</w:t>
            </w:r>
          </w:p>
          <w:p w14:paraId="7A27ADD6" w14:textId="77777777" w:rsidR="00010CA1" w:rsidRPr="009F1B7D" w:rsidRDefault="00010CA1" w:rsidP="00011096">
            <w:pPr>
              <w:pStyle w:val="XML3"/>
            </w:pPr>
            <w:proofErr w:type="gramStart"/>
            <w:r w:rsidRPr="009F1B7D">
              <w:t>description</w:t>
            </w:r>
            <w:proofErr w:type="gramEnd"/>
            <w:r w:rsidRPr="009F1B7D">
              <w:t xml:space="preserve"> "The current rate in kilobit/second if the current rate selector has value 'other'.";</w:t>
            </w:r>
          </w:p>
          <w:p w14:paraId="5F44F62F" w14:textId="77777777" w:rsidR="00010CA1" w:rsidRPr="009F1B7D" w:rsidRDefault="00010CA1" w:rsidP="00011096">
            <w:pPr>
              <w:pStyle w:val="XML2"/>
            </w:pPr>
            <w:r w:rsidRPr="009F1B7D">
              <w:t>}</w:t>
            </w:r>
          </w:p>
          <w:p w14:paraId="73A54442" w14:textId="77777777" w:rsidR="00010CA1" w:rsidRPr="009F1B7D" w:rsidRDefault="00010CA1" w:rsidP="00011096">
            <w:pPr>
              <w:pStyle w:val="XML2"/>
            </w:pPr>
            <w:r w:rsidRPr="009F1B7D">
              <w:t>leaf max-rate {</w:t>
            </w:r>
          </w:p>
          <w:p w14:paraId="26389A5B" w14:textId="77777777" w:rsidR="00010CA1" w:rsidRPr="009F1B7D" w:rsidRDefault="00010CA1" w:rsidP="00011096">
            <w:pPr>
              <w:pStyle w:val="XML3"/>
            </w:pPr>
            <w:proofErr w:type="gramStart"/>
            <w:r w:rsidRPr="009F1B7D">
              <w:t>when</w:t>
            </w:r>
            <w:proofErr w:type="gramEnd"/>
            <w:r w:rsidRPr="009F1B7D">
              <w:t xml:space="preserve"> "../features/current/rate='other'" {</w:t>
            </w:r>
          </w:p>
          <w:p w14:paraId="64864AA1" w14:textId="77777777" w:rsidR="00010CA1" w:rsidRPr="009F1B7D" w:rsidRDefault="00010CA1" w:rsidP="00011096">
            <w:pPr>
              <w:pStyle w:val="XML4"/>
            </w:pPr>
            <w:proofErr w:type="gramStart"/>
            <w:r w:rsidRPr="009F1B7D">
              <w:t>description</w:t>
            </w:r>
            <w:proofErr w:type="gramEnd"/>
            <w:r w:rsidRPr="009F1B7D">
              <w:t xml:space="preserve"> "This element is only allowed if the element rate of the current features has value 'other'.";</w:t>
            </w:r>
          </w:p>
          <w:p w14:paraId="0EE9FDD3" w14:textId="77777777" w:rsidR="00010CA1" w:rsidRPr="009F1B7D" w:rsidRDefault="00010CA1" w:rsidP="00011096">
            <w:pPr>
              <w:pStyle w:val="XML4"/>
            </w:pPr>
            <w:r w:rsidRPr="009F1B7D">
              <w:t>}</w:t>
            </w:r>
          </w:p>
          <w:p w14:paraId="41BB3A61" w14:textId="77777777" w:rsidR="00010CA1" w:rsidRPr="009F1B7D" w:rsidRDefault="00010CA1" w:rsidP="00011096">
            <w:pPr>
              <w:pStyle w:val="XML4"/>
            </w:pPr>
            <w:r w:rsidRPr="009F1B7D">
              <w:t>type uint32;</w:t>
            </w:r>
          </w:p>
          <w:p w14:paraId="46BB73F4" w14:textId="77777777" w:rsidR="00010CA1" w:rsidRPr="009F1B7D" w:rsidRDefault="00010CA1" w:rsidP="00011096">
            <w:pPr>
              <w:pStyle w:val="XML4"/>
            </w:pPr>
            <w:r w:rsidRPr="009F1B7D">
              <w:lastRenderedPageBreak/>
              <w:t>units "kbit/s";</w:t>
            </w:r>
          </w:p>
          <w:p w14:paraId="205C33E1" w14:textId="77777777" w:rsidR="00010CA1" w:rsidRPr="009F1B7D" w:rsidRDefault="00010CA1" w:rsidP="00011096">
            <w:pPr>
              <w:pStyle w:val="XML4"/>
            </w:pPr>
            <w:r w:rsidRPr="009F1B7D">
              <w:t>config false;</w:t>
            </w:r>
          </w:p>
          <w:p w14:paraId="0C3F0938" w14:textId="77777777" w:rsidR="00010CA1" w:rsidRPr="009F1B7D" w:rsidRDefault="00010CA1" w:rsidP="00011096">
            <w:pPr>
              <w:pStyle w:val="XML4"/>
            </w:pPr>
            <w:proofErr w:type="gramStart"/>
            <w:r w:rsidRPr="009F1B7D">
              <w:t>description</w:t>
            </w:r>
            <w:proofErr w:type="gramEnd"/>
            <w:r w:rsidRPr="009F1B7D">
              <w:t xml:space="preserve"> "The maximum rate in kilobit/second if the current rate selector has value 'other'.";</w:t>
            </w:r>
          </w:p>
          <w:p w14:paraId="695171F2" w14:textId="77777777" w:rsidR="00010CA1" w:rsidRPr="009F1B7D" w:rsidRDefault="00010CA1" w:rsidP="00011096">
            <w:pPr>
              <w:pStyle w:val="XML2"/>
            </w:pPr>
            <w:r w:rsidRPr="009F1B7D">
              <w:t>}</w:t>
            </w:r>
          </w:p>
          <w:p w14:paraId="748D517D" w14:textId="77777777" w:rsidR="00010CA1" w:rsidRPr="009F1B7D" w:rsidRDefault="00010CA1" w:rsidP="00011096">
            <w:pPr>
              <w:pStyle w:val="XML2"/>
            </w:pPr>
            <w:r w:rsidRPr="009F1B7D">
              <w:t>container configuration {</w:t>
            </w:r>
          </w:p>
          <w:p w14:paraId="6C7C1CEC" w14:textId="77777777" w:rsidR="00010CA1" w:rsidRPr="009F1B7D" w:rsidRDefault="00010CA1" w:rsidP="00011096">
            <w:pPr>
              <w:pStyle w:val="XML3"/>
            </w:pPr>
            <w:r w:rsidRPr="009F1B7D">
              <w:t>leaf admin-state {</w:t>
            </w:r>
          </w:p>
          <w:p w14:paraId="706E74F4" w14:textId="77777777" w:rsidR="00010CA1" w:rsidRPr="009F1B7D" w:rsidRDefault="00010CA1" w:rsidP="00011096">
            <w:pPr>
              <w:pStyle w:val="XML4"/>
            </w:pPr>
            <w:r w:rsidRPr="009F1B7D">
              <w:t>type up-down-state-type;</w:t>
            </w:r>
          </w:p>
          <w:p w14:paraId="5889B225" w14:textId="77777777" w:rsidR="00010CA1" w:rsidRPr="009F1B7D" w:rsidRDefault="00010CA1" w:rsidP="00011096">
            <w:pPr>
              <w:pStyle w:val="XML4"/>
            </w:pPr>
            <w:r w:rsidRPr="009F1B7D">
              <w:t>default up;</w:t>
            </w:r>
          </w:p>
          <w:p w14:paraId="358418DF" w14:textId="77777777" w:rsidR="00010CA1" w:rsidRPr="009F1B7D" w:rsidRDefault="00010CA1" w:rsidP="00011096">
            <w:pPr>
              <w:pStyle w:val="XML4"/>
            </w:pPr>
            <w:proofErr w:type="gramStart"/>
            <w:r w:rsidRPr="009F1B7D">
              <w:t>description</w:t>
            </w:r>
            <w:proofErr w:type="gramEnd"/>
            <w:r w:rsidRPr="009F1B7D">
              <w:t xml:space="preserve"> "The administrative state of the port.";</w:t>
            </w:r>
          </w:p>
          <w:p w14:paraId="27BAFE47" w14:textId="77777777" w:rsidR="00010CA1" w:rsidRPr="009F1B7D" w:rsidRDefault="00010CA1" w:rsidP="00011096">
            <w:pPr>
              <w:pStyle w:val="XML3"/>
            </w:pPr>
            <w:r w:rsidRPr="009F1B7D">
              <w:t>}</w:t>
            </w:r>
          </w:p>
          <w:p w14:paraId="4BB9A669" w14:textId="77777777" w:rsidR="00010CA1" w:rsidRPr="009F1B7D" w:rsidRDefault="00010CA1" w:rsidP="00011096">
            <w:pPr>
              <w:pStyle w:val="XML3"/>
            </w:pPr>
            <w:r w:rsidRPr="009F1B7D">
              <w:t>leaf no-receive {</w:t>
            </w:r>
          </w:p>
          <w:p w14:paraId="2C31E1F6" w14:textId="77777777" w:rsidR="00010CA1" w:rsidRPr="009F1B7D" w:rsidRDefault="00010CA1" w:rsidP="00011096">
            <w:pPr>
              <w:pStyle w:val="XML4"/>
            </w:pPr>
            <w:r w:rsidRPr="009F1B7D">
              <w:t>type boolean;</w:t>
            </w:r>
          </w:p>
          <w:p w14:paraId="10B66FB7" w14:textId="77777777" w:rsidR="00010CA1" w:rsidRPr="009F1B7D" w:rsidRDefault="00010CA1" w:rsidP="00011096">
            <w:pPr>
              <w:pStyle w:val="XML4"/>
            </w:pPr>
            <w:r w:rsidRPr="009F1B7D">
              <w:t>default false;</w:t>
            </w:r>
          </w:p>
          <w:p w14:paraId="41E86EAF" w14:textId="77777777" w:rsidR="00010CA1" w:rsidRPr="009F1B7D" w:rsidRDefault="00010CA1" w:rsidP="00011096">
            <w:pPr>
              <w:pStyle w:val="XML4"/>
            </w:pPr>
            <w:proofErr w:type="gramStart"/>
            <w:r w:rsidRPr="009F1B7D">
              <w:t>description</w:t>
            </w:r>
            <w:proofErr w:type="gramEnd"/>
            <w:r w:rsidRPr="009F1B7D">
              <w:t xml:space="preserve"> "Specifies if receiving packets is not enabled on the port.";</w:t>
            </w:r>
          </w:p>
          <w:p w14:paraId="0CEB1A0D" w14:textId="77777777" w:rsidR="00010CA1" w:rsidRPr="009F1B7D" w:rsidRDefault="00010CA1" w:rsidP="00011096">
            <w:pPr>
              <w:pStyle w:val="XML3"/>
            </w:pPr>
            <w:r w:rsidRPr="009F1B7D">
              <w:t>}</w:t>
            </w:r>
          </w:p>
          <w:p w14:paraId="32531C78" w14:textId="77777777" w:rsidR="00010CA1" w:rsidRPr="009F1B7D" w:rsidRDefault="00010CA1" w:rsidP="00011096">
            <w:pPr>
              <w:pStyle w:val="XML3"/>
            </w:pPr>
            <w:r w:rsidRPr="009F1B7D">
              <w:t>leaf no-forward {</w:t>
            </w:r>
          </w:p>
          <w:p w14:paraId="397806D4" w14:textId="77777777" w:rsidR="00010CA1" w:rsidRPr="009F1B7D" w:rsidRDefault="00010CA1" w:rsidP="00011096">
            <w:pPr>
              <w:pStyle w:val="XML4"/>
            </w:pPr>
            <w:r w:rsidRPr="009F1B7D">
              <w:t>type boolean;</w:t>
            </w:r>
          </w:p>
          <w:p w14:paraId="4CAAC7AF" w14:textId="77777777" w:rsidR="00010CA1" w:rsidRPr="009F1B7D" w:rsidRDefault="00010CA1" w:rsidP="00011096">
            <w:pPr>
              <w:pStyle w:val="XML4"/>
            </w:pPr>
            <w:r w:rsidRPr="009F1B7D">
              <w:t>default false;</w:t>
            </w:r>
          </w:p>
          <w:p w14:paraId="4EBB6827" w14:textId="77777777" w:rsidR="00010CA1" w:rsidRPr="009F1B7D" w:rsidRDefault="00010CA1" w:rsidP="00011096">
            <w:pPr>
              <w:pStyle w:val="XML4"/>
            </w:pPr>
            <w:proofErr w:type="gramStart"/>
            <w:r w:rsidRPr="009F1B7D">
              <w:t>description</w:t>
            </w:r>
            <w:proofErr w:type="gramEnd"/>
            <w:r w:rsidRPr="009F1B7D">
              <w:t xml:space="preserve"> "Specifies if forwarding packets is not enabled on that port.";</w:t>
            </w:r>
          </w:p>
          <w:p w14:paraId="0697895F" w14:textId="77777777" w:rsidR="00010CA1" w:rsidRPr="009F1B7D" w:rsidRDefault="00010CA1" w:rsidP="00011096">
            <w:pPr>
              <w:pStyle w:val="XML3"/>
            </w:pPr>
            <w:r w:rsidRPr="009F1B7D">
              <w:t>}</w:t>
            </w:r>
          </w:p>
          <w:p w14:paraId="7E7DB5E2" w14:textId="77777777" w:rsidR="00010CA1" w:rsidRPr="009F1B7D" w:rsidRDefault="00010CA1" w:rsidP="00011096">
            <w:pPr>
              <w:pStyle w:val="XML3"/>
            </w:pPr>
            <w:r w:rsidRPr="009F1B7D">
              <w:t>leaf no-packet-in {</w:t>
            </w:r>
          </w:p>
          <w:p w14:paraId="37B79E08" w14:textId="77777777" w:rsidR="00010CA1" w:rsidRPr="009F1B7D" w:rsidRDefault="00010CA1" w:rsidP="00011096">
            <w:pPr>
              <w:pStyle w:val="XML4"/>
            </w:pPr>
            <w:r w:rsidRPr="009F1B7D">
              <w:t>type boolean;</w:t>
            </w:r>
          </w:p>
          <w:p w14:paraId="1A36675C" w14:textId="77777777" w:rsidR="00010CA1" w:rsidRPr="009F1B7D" w:rsidRDefault="00010CA1" w:rsidP="00011096">
            <w:pPr>
              <w:pStyle w:val="XML4"/>
            </w:pPr>
            <w:r w:rsidRPr="009F1B7D">
              <w:t>default false;</w:t>
            </w:r>
          </w:p>
          <w:p w14:paraId="3427EEB8" w14:textId="77777777" w:rsidR="00010CA1" w:rsidRPr="009F1B7D" w:rsidRDefault="00010CA1" w:rsidP="00011096">
            <w:pPr>
              <w:pStyle w:val="XML4"/>
            </w:pPr>
            <w:proofErr w:type="gramStart"/>
            <w:r w:rsidRPr="009F1B7D">
              <w:t>description</w:t>
            </w:r>
            <w:proofErr w:type="gramEnd"/>
            <w:r w:rsidRPr="009F1B7D">
              <w:t xml:space="preserve"> "Specifies if sending packet-in messages for incoming packets is not enabled on that port.";</w:t>
            </w:r>
          </w:p>
          <w:p w14:paraId="7AFDC874" w14:textId="77777777" w:rsidR="00010CA1" w:rsidRPr="009F1B7D" w:rsidRDefault="00010CA1" w:rsidP="00011096">
            <w:pPr>
              <w:pStyle w:val="XML3"/>
            </w:pPr>
            <w:r w:rsidRPr="009F1B7D">
              <w:t>}</w:t>
            </w:r>
          </w:p>
          <w:p w14:paraId="75001282" w14:textId="77777777" w:rsidR="00010CA1" w:rsidRPr="009F1B7D" w:rsidRDefault="00010CA1" w:rsidP="00011096">
            <w:pPr>
              <w:pStyle w:val="XML2"/>
            </w:pPr>
            <w:r w:rsidRPr="009F1B7D">
              <w:t>}</w:t>
            </w:r>
          </w:p>
          <w:p w14:paraId="1ED2F58C" w14:textId="77777777" w:rsidR="00010CA1" w:rsidRPr="009F1B7D" w:rsidRDefault="00010CA1" w:rsidP="00011096">
            <w:pPr>
              <w:pStyle w:val="XML2"/>
            </w:pPr>
            <w:r w:rsidRPr="009F1B7D">
              <w:t>container state {</w:t>
            </w:r>
          </w:p>
          <w:p w14:paraId="1E22BA21" w14:textId="77777777" w:rsidR="00010CA1" w:rsidRPr="009F1B7D" w:rsidRDefault="00010CA1" w:rsidP="00011096">
            <w:pPr>
              <w:pStyle w:val="XML3"/>
            </w:pPr>
            <w:r w:rsidRPr="009F1B7D">
              <w:t>config false;</w:t>
            </w:r>
          </w:p>
          <w:p w14:paraId="354B354B" w14:textId="77777777" w:rsidR="00010CA1" w:rsidRPr="009F1B7D" w:rsidRDefault="00010CA1" w:rsidP="00011096">
            <w:pPr>
              <w:pStyle w:val="XML3"/>
            </w:pPr>
            <w:r w:rsidRPr="009F1B7D">
              <w:t>leaf oper-state {</w:t>
            </w:r>
          </w:p>
          <w:p w14:paraId="214845A8" w14:textId="77777777" w:rsidR="00010CA1" w:rsidRPr="009F1B7D" w:rsidRDefault="00010CA1" w:rsidP="00011096">
            <w:pPr>
              <w:pStyle w:val="XML4"/>
            </w:pPr>
            <w:r w:rsidRPr="009F1B7D">
              <w:t>type up-down-state-type;</w:t>
            </w:r>
          </w:p>
          <w:p w14:paraId="6CA4F57A" w14:textId="77777777" w:rsidR="00010CA1" w:rsidRPr="009F1B7D" w:rsidRDefault="00010CA1" w:rsidP="00011096">
            <w:pPr>
              <w:pStyle w:val="XML4"/>
            </w:pPr>
            <w:r w:rsidRPr="009F1B7D">
              <w:t>mandatory true;</w:t>
            </w:r>
          </w:p>
          <w:p w14:paraId="0F6A330C" w14:textId="77777777" w:rsidR="00010CA1" w:rsidRPr="009F1B7D" w:rsidRDefault="00010CA1" w:rsidP="00011096">
            <w:pPr>
              <w:pStyle w:val="XML4"/>
            </w:pPr>
            <w:proofErr w:type="gramStart"/>
            <w:r w:rsidRPr="009F1B7D">
              <w:t>description</w:t>
            </w:r>
            <w:proofErr w:type="gramEnd"/>
            <w:r w:rsidRPr="009F1B7D">
              <w:t xml:space="preserve"> "The operational state of the port.";</w:t>
            </w:r>
          </w:p>
          <w:p w14:paraId="78351239" w14:textId="77777777" w:rsidR="00010CA1" w:rsidRPr="009F1B7D" w:rsidRDefault="00010CA1" w:rsidP="00011096">
            <w:pPr>
              <w:pStyle w:val="XML3"/>
            </w:pPr>
            <w:r w:rsidRPr="009F1B7D">
              <w:t>}</w:t>
            </w:r>
          </w:p>
          <w:p w14:paraId="2708FDC2" w14:textId="77777777" w:rsidR="00010CA1" w:rsidRPr="009F1B7D" w:rsidRDefault="00010CA1" w:rsidP="00011096">
            <w:pPr>
              <w:pStyle w:val="XML3"/>
            </w:pPr>
            <w:r w:rsidRPr="009F1B7D">
              <w:t>leaf blocked {</w:t>
            </w:r>
          </w:p>
          <w:p w14:paraId="1EFBC86E" w14:textId="77777777" w:rsidR="00010CA1" w:rsidRPr="009F1B7D" w:rsidRDefault="00010CA1" w:rsidP="00011096">
            <w:pPr>
              <w:pStyle w:val="XML4"/>
            </w:pPr>
            <w:r w:rsidRPr="009F1B7D">
              <w:t>type boolean;</w:t>
            </w:r>
          </w:p>
          <w:p w14:paraId="3C44EC58" w14:textId="77777777" w:rsidR="00010CA1" w:rsidRPr="009F1B7D" w:rsidRDefault="00010CA1" w:rsidP="00011096">
            <w:pPr>
              <w:pStyle w:val="XML4"/>
            </w:pPr>
            <w:r w:rsidRPr="009F1B7D">
              <w:t>mandatory true;</w:t>
            </w:r>
          </w:p>
          <w:p w14:paraId="3B2BB147" w14:textId="77777777" w:rsidR="00010CA1" w:rsidRPr="009F1B7D" w:rsidRDefault="00010CA1" w:rsidP="00011096">
            <w:pPr>
              <w:pStyle w:val="XML4"/>
            </w:pPr>
            <w:r w:rsidRPr="009F1B7D">
              <w:t>description "tbd";</w:t>
            </w:r>
          </w:p>
          <w:p w14:paraId="163CCB4F" w14:textId="77777777" w:rsidR="00010CA1" w:rsidRPr="009F1B7D" w:rsidRDefault="00010CA1" w:rsidP="00011096">
            <w:pPr>
              <w:pStyle w:val="XML3"/>
            </w:pPr>
            <w:r w:rsidRPr="009F1B7D">
              <w:t>}</w:t>
            </w:r>
          </w:p>
          <w:p w14:paraId="3550595C" w14:textId="77777777" w:rsidR="00010CA1" w:rsidRPr="009F1B7D" w:rsidRDefault="00010CA1" w:rsidP="00011096">
            <w:pPr>
              <w:pStyle w:val="XML3"/>
            </w:pPr>
            <w:r w:rsidRPr="009F1B7D">
              <w:t>leaf live {</w:t>
            </w:r>
          </w:p>
          <w:p w14:paraId="6680F915" w14:textId="77777777" w:rsidR="00010CA1" w:rsidRPr="009F1B7D" w:rsidRDefault="00010CA1" w:rsidP="00011096">
            <w:pPr>
              <w:pStyle w:val="XML4"/>
            </w:pPr>
            <w:r w:rsidRPr="009F1B7D">
              <w:t>type boolean;</w:t>
            </w:r>
          </w:p>
          <w:p w14:paraId="7CE09296" w14:textId="77777777" w:rsidR="00010CA1" w:rsidRPr="009F1B7D" w:rsidRDefault="00010CA1" w:rsidP="00011096">
            <w:pPr>
              <w:pStyle w:val="XML4"/>
            </w:pPr>
            <w:r w:rsidRPr="009F1B7D">
              <w:t>mandatory true;</w:t>
            </w:r>
          </w:p>
          <w:p w14:paraId="4E647D47" w14:textId="77777777" w:rsidR="00010CA1" w:rsidRPr="009F1B7D" w:rsidRDefault="00010CA1" w:rsidP="00011096">
            <w:pPr>
              <w:pStyle w:val="XML4"/>
            </w:pPr>
            <w:r w:rsidRPr="009F1B7D">
              <w:t>description "tbd";</w:t>
            </w:r>
          </w:p>
          <w:p w14:paraId="0026DF25" w14:textId="77777777" w:rsidR="00010CA1" w:rsidRPr="009F1B7D" w:rsidRDefault="00010CA1" w:rsidP="00011096">
            <w:pPr>
              <w:pStyle w:val="XML3"/>
            </w:pPr>
            <w:r w:rsidRPr="009F1B7D">
              <w:t>}</w:t>
            </w:r>
          </w:p>
          <w:p w14:paraId="6E4B3374" w14:textId="77777777" w:rsidR="00010CA1" w:rsidRPr="009F1B7D" w:rsidRDefault="00010CA1" w:rsidP="00011096">
            <w:pPr>
              <w:pStyle w:val="XML2"/>
            </w:pPr>
            <w:r w:rsidRPr="009F1B7D">
              <w:t>}</w:t>
            </w:r>
          </w:p>
          <w:p w14:paraId="5601DF01" w14:textId="77777777" w:rsidR="00010CA1" w:rsidRPr="009F1B7D" w:rsidRDefault="00010CA1" w:rsidP="00011096">
            <w:pPr>
              <w:pStyle w:val="XML2"/>
            </w:pPr>
            <w:r w:rsidRPr="009F1B7D">
              <w:t>container features {</w:t>
            </w:r>
          </w:p>
          <w:p w14:paraId="20D506F3" w14:textId="77777777" w:rsidR="00010CA1" w:rsidRPr="009F1B7D" w:rsidRDefault="00010CA1" w:rsidP="00011096">
            <w:pPr>
              <w:pStyle w:val="XML3"/>
            </w:pPr>
            <w:r w:rsidRPr="009F1B7D">
              <w:t>container current {</w:t>
            </w:r>
          </w:p>
          <w:p w14:paraId="27786D19" w14:textId="77777777" w:rsidR="00010CA1" w:rsidRPr="009F1B7D" w:rsidRDefault="00010CA1" w:rsidP="00011096">
            <w:pPr>
              <w:pStyle w:val="XML4"/>
            </w:pPr>
            <w:r w:rsidRPr="009F1B7D">
              <w:t>uses openflow-port-current-features-grouping;</w:t>
            </w:r>
          </w:p>
          <w:p w14:paraId="51FE233C" w14:textId="77777777" w:rsidR="00010CA1" w:rsidRPr="009F1B7D" w:rsidRDefault="00010CA1" w:rsidP="00011096">
            <w:pPr>
              <w:pStyle w:val="XML4"/>
            </w:pPr>
            <w:r w:rsidRPr="009F1B7D">
              <w:t>config false;</w:t>
            </w:r>
          </w:p>
          <w:p w14:paraId="1D9A95C2"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currently in use.";</w:t>
            </w:r>
          </w:p>
          <w:p w14:paraId="4E6FE89A" w14:textId="77777777" w:rsidR="00010CA1" w:rsidRPr="009F1B7D" w:rsidRDefault="00010CA1" w:rsidP="00011096">
            <w:pPr>
              <w:pStyle w:val="XML3"/>
            </w:pPr>
            <w:r w:rsidRPr="009F1B7D">
              <w:t>}</w:t>
            </w:r>
          </w:p>
          <w:p w14:paraId="363B2D78" w14:textId="77777777" w:rsidR="00010CA1" w:rsidRPr="009F1B7D" w:rsidRDefault="00010CA1" w:rsidP="00011096">
            <w:pPr>
              <w:pStyle w:val="XML3"/>
            </w:pPr>
            <w:r w:rsidRPr="009F1B7D">
              <w:t>container advertised {</w:t>
            </w:r>
          </w:p>
          <w:p w14:paraId="174C200D" w14:textId="77777777" w:rsidR="00010CA1" w:rsidRPr="009F1B7D" w:rsidRDefault="00010CA1" w:rsidP="00011096">
            <w:pPr>
              <w:pStyle w:val="XML4"/>
            </w:pPr>
            <w:r w:rsidRPr="009F1B7D">
              <w:lastRenderedPageBreak/>
              <w:t>uses openflow-port-other-features-grouping;</w:t>
            </w:r>
          </w:p>
          <w:p w14:paraId="5E7642D3"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advertised to the peer port.";</w:t>
            </w:r>
          </w:p>
          <w:p w14:paraId="79EE8A04" w14:textId="77777777" w:rsidR="00010CA1" w:rsidRPr="009F1B7D" w:rsidRDefault="00010CA1" w:rsidP="00011096">
            <w:pPr>
              <w:pStyle w:val="XML4"/>
            </w:pPr>
            <w:r w:rsidRPr="009F1B7D">
              <w:t>}</w:t>
            </w:r>
          </w:p>
          <w:p w14:paraId="4F31B4D6" w14:textId="77777777" w:rsidR="00010CA1" w:rsidRPr="009F1B7D" w:rsidRDefault="00010CA1" w:rsidP="00011096">
            <w:pPr>
              <w:pStyle w:val="XML4"/>
            </w:pPr>
            <w:r w:rsidRPr="009F1B7D">
              <w:t>container supported {</w:t>
            </w:r>
          </w:p>
          <w:p w14:paraId="40F35979" w14:textId="77777777" w:rsidR="00010CA1" w:rsidRPr="009F1B7D" w:rsidRDefault="00010CA1" w:rsidP="00011096">
            <w:pPr>
              <w:pStyle w:val="XML4"/>
            </w:pPr>
            <w:r w:rsidRPr="009F1B7D">
              <w:t>uses openflow-port-other-features-grouping;</w:t>
            </w:r>
          </w:p>
          <w:p w14:paraId="52BC47BB" w14:textId="77777777" w:rsidR="00010CA1" w:rsidRPr="009F1B7D" w:rsidRDefault="00010CA1" w:rsidP="00011096">
            <w:pPr>
              <w:pStyle w:val="XML4"/>
            </w:pPr>
            <w:r w:rsidRPr="009F1B7D">
              <w:t>config false;</w:t>
            </w:r>
          </w:p>
          <w:p w14:paraId="1C18A36F" w14:textId="77777777" w:rsidR="00010CA1" w:rsidRPr="009F1B7D" w:rsidRDefault="00010CA1" w:rsidP="00011096">
            <w:pPr>
              <w:pStyle w:val="XML4"/>
            </w:pPr>
            <w:proofErr w:type="gramStart"/>
            <w:r w:rsidRPr="009F1B7D">
              <w:t>description</w:t>
            </w:r>
            <w:proofErr w:type="gramEnd"/>
            <w:r w:rsidRPr="009F1B7D">
              <w:t xml:space="preserve"> "The features (rates, duplex, etc.) of the port that are supported on the port.";</w:t>
            </w:r>
          </w:p>
          <w:p w14:paraId="78428C46" w14:textId="77777777" w:rsidR="00010CA1" w:rsidRPr="009F1B7D" w:rsidRDefault="00010CA1" w:rsidP="00011096">
            <w:pPr>
              <w:pStyle w:val="XML3"/>
            </w:pPr>
            <w:r w:rsidRPr="009F1B7D">
              <w:t>}</w:t>
            </w:r>
          </w:p>
          <w:p w14:paraId="2C0C470D" w14:textId="77777777" w:rsidR="00010CA1" w:rsidRPr="009F1B7D" w:rsidRDefault="00010CA1" w:rsidP="00011096">
            <w:pPr>
              <w:pStyle w:val="XML3"/>
            </w:pPr>
            <w:r w:rsidRPr="009F1B7D">
              <w:t>container advertised-peer {</w:t>
            </w:r>
          </w:p>
          <w:p w14:paraId="6E0E8DAB" w14:textId="77777777" w:rsidR="00010CA1" w:rsidRPr="009F1B7D" w:rsidRDefault="00010CA1" w:rsidP="00011096">
            <w:pPr>
              <w:pStyle w:val="XML4"/>
            </w:pPr>
            <w:r w:rsidRPr="009F1B7D">
              <w:t>uses openflow-port-other-features-grouping;</w:t>
            </w:r>
          </w:p>
          <w:p w14:paraId="3F5DD20E" w14:textId="77777777" w:rsidR="00010CA1" w:rsidRPr="009F1B7D" w:rsidRDefault="00010CA1" w:rsidP="00011096">
            <w:pPr>
              <w:pStyle w:val="XML4"/>
            </w:pPr>
            <w:r w:rsidRPr="009F1B7D">
              <w:t>config false;</w:t>
            </w:r>
          </w:p>
          <w:p w14:paraId="0D504386" w14:textId="77777777" w:rsidR="00010CA1" w:rsidRPr="009F1B7D" w:rsidRDefault="00010CA1" w:rsidP="00011096">
            <w:pPr>
              <w:pStyle w:val="XML4"/>
            </w:pPr>
            <w:proofErr w:type="gramStart"/>
            <w:r w:rsidRPr="009F1B7D">
              <w:t>description</w:t>
            </w:r>
            <w:proofErr w:type="gramEnd"/>
            <w:r w:rsidRPr="009F1B7D">
              <w:t xml:space="preserve"> "The features (rates, duplex, etc.) that are currently advertised by the peer port.";</w:t>
            </w:r>
          </w:p>
          <w:p w14:paraId="5B3B1663" w14:textId="77777777" w:rsidR="00010CA1" w:rsidRPr="009F1B7D" w:rsidRDefault="00010CA1" w:rsidP="00011096">
            <w:pPr>
              <w:pStyle w:val="XML3"/>
            </w:pPr>
            <w:r w:rsidRPr="009F1B7D">
              <w:t>}</w:t>
            </w:r>
          </w:p>
          <w:p w14:paraId="04D6C257" w14:textId="77777777" w:rsidR="00010CA1" w:rsidRDefault="00010CA1" w:rsidP="00011096">
            <w:pPr>
              <w:pStyle w:val="XML2"/>
            </w:pPr>
            <w:r w:rsidRPr="009F1B7D">
              <w:t>}</w:t>
            </w:r>
          </w:p>
          <w:p w14:paraId="0F2F9C5B" w14:textId="20841049" w:rsidR="00236990" w:rsidRDefault="00236990" w:rsidP="00011096">
            <w:pPr>
              <w:pStyle w:val="XML2"/>
            </w:pPr>
            <w:r>
              <w:t>grouping openflow-port-base-tunnel-grouping {</w:t>
            </w:r>
          </w:p>
          <w:p w14:paraId="6F2C3DE7" w14:textId="78F9E931" w:rsidR="00236990" w:rsidRDefault="00236990" w:rsidP="001442D2">
            <w:pPr>
              <w:pStyle w:val="XML3"/>
            </w:pPr>
            <w:r>
              <w:t xml:space="preserve">description </w:t>
            </w:r>
            <w:r w:rsidR="00D65422" w:rsidRPr="009F1B7D">
              <w:t>"</w:t>
            </w:r>
            <w:r>
              <w:t xml:space="preserve">A grouping with information included in every </w:t>
            </w:r>
          </w:p>
          <w:p w14:paraId="24631B31" w14:textId="6A9089F9" w:rsidR="00236990" w:rsidRDefault="00236990" w:rsidP="001442D2">
            <w:pPr>
              <w:pStyle w:val="XML9"/>
            </w:pPr>
            <w:proofErr w:type="gramStart"/>
            <w:r>
              <w:t>supported</w:t>
            </w:r>
            <w:proofErr w:type="gramEnd"/>
            <w:r>
              <w:t xml:space="preserve"> tunnel type.</w:t>
            </w:r>
            <w:r w:rsidR="00D65422" w:rsidRPr="009F1B7D">
              <w:t xml:space="preserve"> "</w:t>
            </w:r>
            <w:r>
              <w:t>;</w:t>
            </w:r>
          </w:p>
          <w:p w14:paraId="2BCA1A91" w14:textId="77777777" w:rsidR="00236990" w:rsidRDefault="00236990" w:rsidP="001442D2">
            <w:pPr>
              <w:pStyle w:val="XML3"/>
            </w:pPr>
            <w:r>
              <w:t>choice local-endpoint-address {</w:t>
            </w:r>
          </w:p>
          <w:p w14:paraId="0369FA9B" w14:textId="77777777" w:rsidR="00236990" w:rsidRDefault="00236990" w:rsidP="001442D2">
            <w:pPr>
              <w:pStyle w:val="XML4"/>
            </w:pPr>
            <w:r>
              <w:t>leaf local-endpoint-ipv4-adress {</w:t>
            </w:r>
          </w:p>
          <w:p w14:paraId="13BFBC31" w14:textId="77777777" w:rsidR="00236990" w:rsidRDefault="00236990" w:rsidP="001442D2">
            <w:pPr>
              <w:pStyle w:val="XML5"/>
            </w:pPr>
            <w:r>
              <w:t xml:space="preserve">type </w:t>
            </w:r>
            <w:r w:rsidRPr="00156465">
              <w:t>inet:ipv4-address</w:t>
            </w:r>
            <w:r>
              <w:t>;</w:t>
            </w:r>
          </w:p>
          <w:p w14:paraId="3DA359E6" w14:textId="77777777" w:rsidR="00236990" w:rsidRDefault="00236990" w:rsidP="001442D2">
            <w:pPr>
              <w:pStyle w:val="XML5"/>
            </w:pPr>
            <w:proofErr w:type="gramStart"/>
            <w:r>
              <w:t>description</w:t>
            </w:r>
            <w:proofErr w:type="gramEnd"/>
            <w:r>
              <w:t xml:space="preserve"> "The IPv4 address of the local tunnel endpoint.";</w:t>
            </w:r>
          </w:p>
          <w:p w14:paraId="3EBCABF0" w14:textId="77777777" w:rsidR="00236990" w:rsidRDefault="00236990" w:rsidP="001442D2">
            <w:pPr>
              <w:pStyle w:val="XML4"/>
            </w:pPr>
            <w:r>
              <w:t>}</w:t>
            </w:r>
          </w:p>
          <w:p w14:paraId="671CF8CB" w14:textId="77777777" w:rsidR="00236990" w:rsidRDefault="00236990" w:rsidP="001442D2">
            <w:pPr>
              <w:pStyle w:val="XML4"/>
            </w:pPr>
            <w:r>
              <w:t>leaf local-endpoint-ipv6-adress {</w:t>
            </w:r>
          </w:p>
          <w:p w14:paraId="5D815F15" w14:textId="77777777" w:rsidR="00236990" w:rsidRDefault="00236990" w:rsidP="001442D2">
            <w:pPr>
              <w:pStyle w:val="XML5"/>
            </w:pPr>
            <w:r>
              <w:t>type inet:ipv6</w:t>
            </w:r>
            <w:r w:rsidRPr="00156465">
              <w:t>-address</w:t>
            </w:r>
            <w:r>
              <w:t>;</w:t>
            </w:r>
          </w:p>
          <w:p w14:paraId="47299294" w14:textId="77777777" w:rsidR="00236990" w:rsidRDefault="00236990" w:rsidP="001442D2">
            <w:pPr>
              <w:pStyle w:val="XML5"/>
            </w:pPr>
            <w:proofErr w:type="gramStart"/>
            <w:r>
              <w:t>description</w:t>
            </w:r>
            <w:proofErr w:type="gramEnd"/>
            <w:r>
              <w:t xml:space="preserve"> "The IPv6 address of the local tunnel endpoint.";</w:t>
            </w:r>
          </w:p>
          <w:p w14:paraId="20E90B76" w14:textId="77777777" w:rsidR="00236990" w:rsidRDefault="00236990" w:rsidP="001442D2">
            <w:pPr>
              <w:pStyle w:val="XML4"/>
            </w:pPr>
            <w:r>
              <w:t>}</w:t>
            </w:r>
          </w:p>
          <w:p w14:paraId="27698396" w14:textId="77777777" w:rsidR="00236990" w:rsidRDefault="00236990" w:rsidP="001442D2">
            <w:pPr>
              <w:pStyle w:val="XML4"/>
            </w:pPr>
            <w:r>
              <w:t>leaf local-endpoint-mac-adress {</w:t>
            </w:r>
          </w:p>
          <w:p w14:paraId="15E9E38B" w14:textId="73585EEE" w:rsidR="00236990" w:rsidRDefault="00236990" w:rsidP="001442D2">
            <w:pPr>
              <w:pStyle w:val="XML5"/>
            </w:pPr>
            <w:r>
              <w:t xml:space="preserve">type </w:t>
            </w:r>
            <w:r w:rsidR="00D65422">
              <w:t>yang</w:t>
            </w:r>
            <w:r w:rsidRPr="00156465">
              <w:t>:</w:t>
            </w:r>
            <w:r>
              <w:t>mac</w:t>
            </w:r>
            <w:r w:rsidRPr="00156465">
              <w:t>-address</w:t>
            </w:r>
            <w:r>
              <w:t>;</w:t>
            </w:r>
          </w:p>
          <w:p w14:paraId="48CAFB00" w14:textId="77777777" w:rsidR="00236990" w:rsidRDefault="00236990" w:rsidP="001442D2">
            <w:pPr>
              <w:pStyle w:val="XML5"/>
            </w:pPr>
            <w:proofErr w:type="gramStart"/>
            <w:r>
              <w:t>description</w:t>
            </w:r>
            <w:proofErr w:type="gramEnd"/>
            <w:r>
              <w:t xml:space="preserve"> "The MAC address of the local tunnel endpoint.";</w:t>
            </w:r>
          </w:p>
          <w:p w14:paraId="2E0C0EFC" w14:textId="77777777" w:rsidR="00236990" w:rsidRDefault="00236990" w:rsidP="001442D2">
            <w:pPr>
              <w:pStyle w:val="XML4"/>
            </w:pPr>
            <w:r>
              <w:t>}</w:t>
            </w:r>
          </w:p>
          <w:p w14:paraId="1FA7A72D" w14:textId="77777777" w:rsidR="00236990" w:rsidRPr="009F1B7D" w:rsidRDefault="00236990" w:rsidP="001442D2">
            <w:pPr>
              <w:pStyle w:val="XML3"/>
            </w:pPr>
            <w:r w:rsidRPr="009F1B7D">
              <w:t>}</w:t>
            </w:r>
          </w:p>
          <w:p w14:paraId="7DC523B7" w14:textId="77777777" w:rsidR="00236990" w:rsidRDefault="00236990" w:rsidP="001442D2">
            <w:pPr>
              <w:pStyle w:val="XML3"/>
            </w:pPr>
            <w:r>
              <w:t>choice remote-endpoint-address {</w:t>
            </w:r>
          </w:p>
          <w:p w14:paraId="0EF8106E" w14:textId="77777777" w:rsidR="00236990" w:rsidRDefault="00236990" w:rsidP="001442D2">
            <w:pPr>
              <w:pStyle w:val="XML4"/>
            </w:pPr>
            <w:r>
              <w:t>leaf remote-endpoint-ipv4-adress {</w:t>
            </w:r>
          </w:p>
          <w:p w14:paraId="5D9B03A2" w14:textId="77777777" w:rsidR="00236990" w:rsidRDefault="00236990" w:rsidP="001442D2">
            <w:pPr>
              <w:pStyle w:val="XML5"/>
            </w:pPr>
            <w:r>
              <w:t xml:space="preserve">type </w:t>
            </w:r>
            <w:r w:rsidRPr="00156465">
              <w:t>inet:ipv4-address</w:t>
            </w:r>
            <w:r>
              <w:t>;</w:t>
            </w:r>
          </w:p>
          <w:p w14:paraId="1EE7361F" w14:textId="77777777" w:rsidR="00236990" w:rsidRDefault="00236990" w:rsidP="001442D2">
            <w:pPr>
              <w:pStyle w:val="XML5"/>
            </w:pPr>
            <w:proofErr w:type="gramStart"/>
            <w:r>
              <w:t>description</w:t>
            </w:r>
            <w:proofErr w:type="gramEnd"/>
            <w:r>
              <w:t xml:space="preserve"> "The IPv4 address of the remote tunnel endpoint.";</w:t>
            </w:r>
          </w:p>
          <w:p w14:paraId="2713F5B1" w14:textId="77777777" w:rsidR="00236990" w:rsidRDefault="00236990" w:rsidP="001442D2">
            <w:pPr>
              <w:pStyle w:val="XML4"/>
            </w:pPr>
            <w:r>
              <w:t>}</w:t>
            </w:r>
          </w:p>
          <w:p w14:paraId="43C54425" w14:textId="77777777" w:rsidR="00236990" w:rsidRDefault="00236990" w:rsidP="001442D2">
            <w:pPr>
              <w:pStyle w:val="XML4"/>
            </w:pPr>
            <w:r>
              <w:t>leaf remote-endpoint-ipv6-adress {</w:t>
            </w:r>
          </w:p>
          <w:p w14:paraId="01D405CE" w14:textId="77777777" w:rsidR="00236990" w:rsidRDefault="00236990" w:rsidP="001442D2">
            <w:pPr>
              <w:pStyle w:val="XML5"/>
            </w:pPr>
            <w:r>
              <w:t>type inet:ipv6</w:t>
            </w:r>
            <w:r w:rsidRPr="00156465">
              <w:t>-address</w:t>
            </w:r>
            <w:r>
              <w:t>;</w:t>
            </w:r>
          </w:p>
          <w:p w14:paraId="3DEF5274" w14:textId="77777777" w:rsidR="00236990" w:rsidRDefault="00236990" w:rsidP="001442D2">
            <w:pPr>
              <w:pStyle w:val="XML5"/>
            </w:pPr>
            <w:proofErr w:type="gramStart"/>
            <w:r>
              <w:t>description</w:t>
            </w:r>
            <w:proofErr w:type="gramEnd"/>
            <w:r>
              <w:t xml:space="preserve"> "The IPv6 address of the remote tunnel endpoint.";</w:t>
            </w:r>
          </w:p>
          <w:p w14:paraId="213B02D6" w14:textId="77777777" w:rsidR="00236990" w:rsidRDefault="00236990" w:rsidP="001442D2">
            <w:pPr>
              <w:pStyle w:val="XML4"/>
            </w:pPr>
            <w:r>
              <w:t>}</w:t>
            </w:r>
          </w:p>
          <w:p w14:paraId="6FE89C4A" w14:textId="77777777" w:rsidR="00236990" w:rsidRDefault="00236990" w:rsidP="001442D2">
            <w:pPr>
              <w:pStyle w:val="XML4"/>
            </w:pPr>
            <w:r>
              <w:t>leaf remote-endpoint-mac-adress {</w:t>
            </w:r>
          </w:p>
          <w:p w14:paraId="49C0A6D6" w14:textId="62CCC10E" w:rsidR="00236990" w:rsidRDefault="00236990" w:rsidP="001442D2">
            <w:pPr>
              <w:pStyle w:val="XML5"/>
            </w:pPr>
            <w:r>
              <w:t xml:space="preserve">type </w:t>
            </w:r>
            <w:r w:rsidR="00D65422">
              <w:t>yang</w:t>
            </w:r>
            <w:r w:rsidRPr="00156465">
              <w:t>:</w:t>
            </w:r>
            <w:r>
              <w:t>mac</w:t>
            </w:r>
            <w:r w:rsidRPr="00156465">
              <w:t>-address</w:t>
            </w:r>
            <w:r>
              <w:t>;</w:t>
            </w:r>
          </w:p>
          <w:p w14:paraId="7ECD4591" w14:textId="77777777" w:rsidR="00236990" w:rsidRDefault="00236990" w:rsidP="001442D2">
            <w:pPr>
              <w:pStyle w:val="XML5"/>
            </w:pPr>
            <w:proofErr w:type="gramStart"/>
            <w:r>
              <w:t>description</w:t>
            </w:r>
            <w:proofErr w:type="gramEnd"/>
            <w:r>
              <w:t xml:space="preserve"> "The MAC address of the remote tunnel endpoint.";</w:t>
            </w:r>
          </w:p>
          <w:p w14:paraId="23F2C61C" w14:textId="77777777" w:rsidR="00236990" w:rsidRDefault="00236990" w:rsidP="001442D2">
            <w:pPr>
              <w:pStyle w:val="XML4"/>
            </w:pPr>
            <w:r>
              <w:t>}</w:t>
            </w:r>
          </w:p>
          <w:p w14:paraId="33A6F285" w14:textId="77777777" w:rsidR="00236990" w:rsidRDefault="00236990" w:rsidP="001442D2">
            <w:pPr>
              <w:pStyle w:val="XML3"/>
            </w:pPr>
            <w:r w:rsidRPr="009F1B7D">
              <w:t>}</w:t>
            </w:r>
          </w:p>
          <w:p w14:paraId="53742E66" w14:textId="713989E9" w:rsidR="00236990" w:rsidRPr="009F1B7D" w:rsidRDefault="00236990" w:rsidP="00011096">
            <w:pPr>
              <w:pStyle w:val="XML2"/>
            </w:pPr>
            <w:r>
              <w:t>}</w:t>
            </w:r>
          </w:p>
          <w:p w14:paraId="18F1C397" w14:textId="39D3F144" w:rsidR="00DC6090" w:rsidRPr="009F1B7D" w:rsidRDefault="00DC6090" w:rsidP="00DC6090">
            <w:pPr>
              <w:pStyle w:val="XML2"/>
            </w:pPr>
            <w:r>
              <w:t xml:space="preserve">choice </w:t>
            </w:r>
            <w:r w:rsidR="00CD1244">
              <w:t>tunnel</w:t>
            </w:r>
            <w:r w:rsidR="00C0393E">
              <w:t>-type</w:t>
            </w:r>
            <w:r w:rsidRPr="009F1B7D">
              <w:t xml:space="preserve"> {</w:t>
            </w:r>
          </w:p>
          <w:p w14:paraId="0DE9481B" w14:textId="5ADF045A" w:rsidR="00DC6090" w:rsidRDefault="00DC6090" w:rsidP="00DC6090">
            <w:pPr>
              <w:pStyle w:val="XML3"/>
            </w:pPr>
            <w:r w:rsidRPr="009F1B7D">
              <w:t xml:space="preserve">container </w:t>
            </w:r>
            <w:r w:rsidR="00CD1244">
              <w:t>tunnel</w:t>
            </w:r>
            <w:r w:rsidRPr="009F1B7D">
              <w:t xml:space="preserve"> {</w:t>
            </w:r>
          </w:p>
          <w:p w14:paraId="0F77B53E" w14:textId="02FAD519" w:rsidR="00C0393E" w:rsidRDefault="00236990" w:rsidP="00C0393E">
            <w:pPr>
              <w:pStyle w:val="XML4"/>
            </w:pPr>
            <w:proofErr w:type="gramStart"/>
            <w:r>
              <w:t>description</w:t>
            </w:r>
            <w:proofErr w:type="gramEnd"/>
            <w:r>
              <w:t xml:space="preserve"> </w:t>
            </w:r>
            <w:r w:rsidR="00C0393E" w:rsidRPr="009F1B7D">
              <w:t>"</w:t>
            </w:r>
            <w:r w:rsidR="00C0393E">
              <w:t>Features of a basic IP-in-GRE tunnel</w:t>
            </w:r>
            <w:r w:rsidR="00C0393E" w:rsidRPr="009F1B7D">
              <w:t>.</w:t>
            </w:r>
            <w:r w:rsidR="00C0393E">
              <w:t xml:space="preserve"> </w:t>
            </w:r>
          </w:p>
          <w:p w14:paraId="49B1706C" w14:textId="6E929AAE" w:rsidR="00236990" w:rsidRDefault="00C0393E" w:rsidP="001442D2">
            <w:pPr>
              <w:pStyle w:val="XML9"/>
            </w:pPr>
            <w:r>
              <w:t>Tunnels are modeld as logical ports.</w:t>
            </w:r>
            <w:proofErr w:type="gramStart"/>
            <w:r w:rsidRPr="009F1B7D">
              <w:t>";</w:t>
            </w:r>
            <w:proofErr w:type="gramEnd"/>
          </w:p>
          <w:p w14:paraId="6C8FEE67" w14:textId="4D657E77" w:rsidR="00236990" w:rsidRPr="009F1B7D" w:rsidRDefault="00236990" w:rsidP="001442D2">
            <w:pPr>
              <w:pStyle w:val="XML4"/>
            </w:pPr>
            <w:r>
              <w:t>uses openflow-port-base-tunnel-grouping;</w:t>
            </w:r>
          </w:p>
          <w:p w14:paraId="2A80A350" w14:textId="77777777" w:rsidR="005800BB" w:rsidRPr="009F1B7D" w:rsidRDefault="005800BB" w:rsidP="001442D2">
            <w:pPr>
              <w:pStyle w:val="XML3"/>
            </w:pPr>
            <w:r w:rsidRPr="009F1B7D">
              <w:t>}</w:t>
            </w:r>
          </w:p>
          <w:p w14:paraId="196FB630" w14:textId="3E259AE6" w:rsidR="00CD1244" w:rsidRPr="009F1B7D" w:rsidRDefault="00CD1244" w:rsidP="00CD1244">
            <w:pPr>
              <w:pStyle w:val="XML3"/>
            </w:pPr>
            <w:r w:rsidRPr="009F1B7D">
              <w:t xml:space="preserve">container </w:t>
            </w:r>
            <w:r>
              <w:t>ipgre-tunnel</w:t>
            </w:r>
            <w:r w:rsidRPr="009F1B7D">
              <w:t xml:space="preserve"> {</w:t>
            </w:r>
          </w:p>
          <w:p w14:paraId="2205AE38" w14:textId="47F01D2E" w:rsidR="00C0393E" w:rsidRDefault="00C0393E" w:rsidP="00C0393E">
            <w:pPr>
              <w:pStyle w:val="XML4"/>
            </w:pPr>
            <w:r>
              <w:lastRenderedPageBreak/>
              <w:t xml:space="preserve">description </w:t>
            </w:r>
            <w:r w:rsidRPr="009F1B7D">
              <w:t>"</w:t>
            </w:r>
            <w:r>
              <w:t xml:space="preserve">Features of a IP-in-GRE tunnel with key, </w:t>
            </w:r>
          </w:p>
          <w:p w14:paraId="4EF94C18" w14:textId="450476BD" w:rsidR="00C0393E" w:rsidRDefault="00C0393E" w:rsidP="00C0393E">
            <w:pPr>
              <w:pStyle w:val="XML9"/>
            </w:pPr>
            <w:proofErr w:type="gramStart"/>
            <w:r>
              <w:t>checksum</w:t>
            </w:r>
            <w:proofErr w:type="gramEnd"/>
            <w:r>
              <w:t>, and sequence number information.</w:t>
            </w:r>
            <w:r w:rsidRPr="009F1B7D">
              <w:t>";</w:t>
            </w:r>
          </w:p>
          <w:p w14:paraId="4CE925EF" w14:textId="77777777" w:rsidR="00C0393E" w:rsidRDefault="00C0393E" w:rsidP="00C0393E">
            <w:pPr>
              <w:pStyle w:val="XML4"/>
            </w:pPr>
            <w:r>
              <w:t>uses openflow-port-base-tunnel-grouping;</w:t>
            </w:r>
          </w:p>
          <w:p w14:paraId="16B72BCA" w14:textId="59EFE4CF" w:rsidR="00C0393E" w:rsidRDefault="00C0393E" w:rsidP="00C0393E">
            <w:pPr>
              <w:pStyle w:val="XML4"/>
            </w:pPr>
            <w:r>
              <w:t>leaf checksum-present {</w:t>
            </w:r>
          </w:p>
          <w:p w14:paraId="0C179CBB" w14:textId="77777777" w:rsidR="00C0393E" w:rsidRDefault="00C0393E" w:rsidP="001442D2">
            <w:pPr>
              <w:pStyle w:val="XML5"/>
            </w:pPr>
            <w:r>
              <w:t>type boolean;</w:t>
            </w:r>
          </w:p>
          <w:p w14:paraId="587D1780" w14:textId="5C15E21E" w:rsidR="00C0393E" w:rsidRDefault="00C0393E" w:rsidP="001442D2">
            <w:pPr>
              <w:pStyle w:val="XML5"/>
            </w:pPr>
            <w:proofErr w:type="gramStart"/>
            <w:r>
              <w:t>description</w:t>
            </w:r>
            <w:proofErr w:type="gramEnd"/>
            <w:r>
              <w:t xml:space="preserve"> "Indicates presence of the GRE checksum.";</w:t>
            </w:r>
          </w:p>
          <w:p w14:paraId="416358E6" w14:textId="77777777" w:rsidR="008F1B20" w:rsidRDefault="008F1B20" w:rsidP="008F1B20">
            <w:pPr>
              <w:pStyle w:val="XML5"/>
            </w:pPr>
            <w:r>
              <w:t>default true;</w:t>
            </w:r>
          </w:p>
          <w:p w14:paraId="51FB7014" w14:textId="77777777" w:rsidR="00C0393E" w:rsidRDefault="00C0393E" w:rsidP="00C0393E">
            <w:pPr>
              <w:pStyle w:val="XML4"/>
            </w:pPr>
            <w:r>
              <w:t>}</w:t>
            </w:r>
          </w:p>
          <w:p w14:paraId="65366241" w14:textId="622E3C7D" w:rsidR="00C0393E" w:rsidRDefault="00C0393E" w:rsidP="00C0393E">
            <w:pPr>
              <w:pStyle w:val="XML4"/>
            </w:pPr>
            <w:r>
              <w:t>leaf key-present {</w:t>
            </w:r>
          </w:p>
          <w:p w14:paraId="72644E5F" w14:textId="77777777" w:rsidR="00C0393E" w:rsidRDefault="00C0393E" w:rsidP="00C0393E">
            <w:pPr>
              <w:pStyle w:val="XML5"/>
            </w:pPr>
            <w:r>
              <w:t>type boolean;</w:t>
            </w:r>
          </w:p>
          <w:p w14:paraId="0D1F8EE5" w14:textId="35BAD8A4" w:rsidR="00C0393E" w:rsidRDefault="00C0393E" w:rsidP="00C0393E">
            <w:pPr>
              <w:pStyle w:val="XML5"/>
            </w:pPr>
            <w:proofErr w:type="gramStart"/>
            <w:r>
              <w:t>description</w:t>
            </w:r>
            <w:proofErr w:type="gramEnd"/>
            <w:r>
              <w:t xml:space="preserve"> "Indicates presence of the GRE key.";</w:t>
            </w:r>
          </w:p>
          <w:p w14:paraId="1B564B92" w14:textId="77777777" w:rsidR="008F1B20" w:rsidRDefault="008F1B20" w:rsidP="008F1B20">
            <w:pPr>
              <w:pStyle w:val="XML5"/>
            </w:pPr>
            <w:r>
              <w:t>default true;</w:t>
            </w:r>
          </w:p>
          <w:p w14:paraId="0EB9AEC0" w14:textId="77777777" w:rsidR="00C0393E" w:rsidRDefault="00C0393E" w:rsidP="00C0393E">
            <w:pPr>
              <w:pStyle w:val="XML4"/>
            </w:pPr>
            <w:r>
              <w:t>}</w:t>
            </w:r>
          </w:p>
          <w:p w14:paraId="5E68A2E9" w14:textId="5E9EDB50" w:rsidR="00C4220E" w:rsidRDefault="00C4220E" w:rsidP="00C0393E">
            <w:pPr>
              <w:pStyle w:val="XML4"/>
            </w:pPr>
            <w:r>
              <w:t>leaf key {</w:t>
            </w:r>
          </w:p>
          <w:p w14:paraId="7317C7CC" w14:textId="59B5507A" w:rsidR="00C4220E" w:rsidRDefault="00C4220E" w:rsidP="004165BB">
            <w:pPr>
              <w:pStyle w:val="XML5"/>
            </w:pPr>
            <w:r>
              <w:t>type uint32;</w:t>
            </w:r>
          </w:p>
          <w:p w14:paraId="76C292FB" w14:textId="55780A49" w:rsidR="002F25F4" w:rsidRDefault="00C4220E" w:rsidP="004165BB">
            <w:pPr>
              <w:pStyle w:val="XML5"/>
            </w:pPr>
            <w:proofErr w:type="gramStart"/>
            <w:r>
              <w:t>description</w:t>
            </w:r>
            <w:proofErr w:type="gramEnd"/>
            <w:r>
              <w:t xml:space="preserve"> "The (optional) key of the GRE tunnel."</w:t>
            </w:r>
            <w:r w:rsidR="002F25F4">
              <w:t>;</w:t>
            </w:r>
          </w:p>
          <w:p w14:paraId="6F71A9C9" w14:textId="0E80AD77" w:rsidR="002F25F4" w:rsidRDefault="002F25F4" w:rsidP="002F25F4">
            <w:pPr>
              <w:pStyle w:val="XML4"/>
            </w:pPr>
            <w:r>
              <w:t>}</w:t>
            </w:r>
          </w:p>
          <w:p w14:paraId="0471C123" w14:textId="3E1EE85C" w:rsidR="00C0393E" w:rsidRDefault="00C0393E" w:rsidP="00C0393E">
            <w:pPr>
              <w:pStyle w:val="XML4"/>
            </w:pPr>
            <w:r>
              <w:t>leaf sequence-number-present {</w:t>
            </w:r>
          </w:p>
          <w:p w14:paraId="1B0B16D6" w14:textId="77777777" w:rsidR="00C0393E" w:rsidRDefault="00C0393E" w:rsidP="00C0393E">
            <w:pPr>
              <w:pStyle w:val="XML5"/>
            </w:pPr>
            <w:r>
              <w:t>type boolean;</w:t>
            </w:r>
          </w:p>
          <w:p w14:paraId="1377CF49" w14:textId="144EFFDF" w:rsidR="00C0393E" w:rsidRDefault="00C0393E" w:rsidP="00C0393E">
            <w:pPr>
              <w:pStyle w:val="XML5"/>
            </w:pPr>
            <w:proofErr w:type="gramStart"/>
            <w:r>
              <w:t>description</w:t>
            </w:r>
            <w:proofErr w:type="gramEnd"/>
            <w:r>
              <w:t xml:space="preserve"> "Indicates presence of the GRE sequence number.";</w:t>
            </w:r>
          </w:p>
          <w:p w14:paraId="3A18BD01" w14:textId="40A642DB" w:rsidR="008F1B20" w:rsidRDefault="008F1B20" w:rsidP="008F1B20">
            <w:pPr>
              <w:pStyle w:val="XML5"/>
            </w:pPr>
            <w:r>
              <w:t>default false;</w:t>
            </w:r>
          </w:p>
          <w:p w14:paraId="1E4C3C83" w14:textId="455FA7CC" w:rsidR="00C0393E" w:rsidRPr="009F1B7D" w:rsidRDefault="008F1B20" w:rsidP="008F1B20">
            <w:pPr>
              <w:pStyle w:val="XML4"/>
            </w:pPr>
            <w:r>
              <w:t>}</w:t>
            </w:r>
          </w:p>
          <w:p w14:paraId="21C8FC43" w14:textId="77777777" w:rsidR="00CD1244" w:rsidRPr="009F1B7D" w:rsidRDefault="00CD1244" w:rsidP="00CD1244">
            <w:pPr>
              <w:pStyle w:val="XML3"/>
            </w:pPr>
            <w:r w:rsidRPr="009F1B7D">
              <w:t>}</w:t>
            </w:r>
          </w:p>
          <w:p w14:paraId="368264DE" w14:textId="31BEE022" w:rsidR="00CD1244" w:rsidRPr="009F1B7D" w:rsidRDefault="00CD1244" w:rsidP="00CD1244">
            <w:pPr>
              <w:pStyle w:val="XML3"/>
            </w:pPr>
            <w:r w:rsidRPr="009F1B7D">
              <w:t xml:space="preserve">container </w:t>
            </w:r>
            <w:r w:rsidR="007C63E2">
              <w:t>vxlan-</w:t>
            </w:r>
            <w:r>
              <w:t>tunnel</w:t>
            </w:r>
            <w:r w:rsidRPr="009F1B7D">
              <w:t xml:space="preserve"> {</w:t>
            </w:r>
          </w:p>
          <w:p w14:paraId="7EE3E4D7" w14:textId="54207A70" w:rsidR="008F1B20" w:rsidRDefault="008F1B20" w:rsidP="00275180">
            <w:pPr>
              <w:pStyle w:val="XML4"/>
            </w:pPr>
            <w:proofErr w:type="gramStart"/>
            <w:r>
              <w:t>description</w:t>
            </w:r>
            <w:proofErr w:type="gramEnd"/>
            <w:r>
              <w:t xml:space="preserve"> </w:t>
            </w:r>
            <w:r w:rsidRPr="009F1B7D">
              <w:t>"</w:t>
            </w:r>
            <w:r>
              <w:t>Features of a VxLAN tunnel.</w:t>
            </w:r>
            <w:r w:rsidRPr="009F1B7D">
              <w:t>";</w:t>
            </w:r>
          </w:p>
          <w:p w14:paraId="07CEF65C" w14:textId="77777777" w:rsidR="008F1B20" w:rsidRDefault="008F1B20" w:rsidP="008F1B20">
            <w:pPr>
              <w:pStyle w:val="XML4"/>
            </w:pPr>
            <w:r>
              <w:t>uses openflow-port-base-tunnel-grouping;</w:t>
            </w:r>
          </w:p>
          <w:p w14:paraId="29CDCA6A" w14:textId="11DFE52A" w:rsidR="008F1B20" w:rsidRDefault="008F1B20" w:rsidP="008F1B20">
            <w:pPr>
              <w:pStyle w:val="XML4"/>
            </w:pPr>
            <w:r>
              <w:t>leaf vni-valid {</w:t>
            </w:r>
          </w:p>
          <w:p w14:paraId="56DB17AD" w14:textId="77777777" w:rsidR="008F1B20" w:rsidRDefault="008F1B20" w:rsidP="008F1B20">
            <w:pPr>
              <w:pStyle w:val="XML5"/>
            </w:pPr>
            <w:r>
              <w:t>type boolean;</w:t>
            </w:r>
          </w:p>
          <w:p w14:paraId="2E283984" w14:textId="4DC1CDDC" w:rsidR="008F1B20" w:rsidRDefault="008F1B20" w:rsidP="008F1B20">
            <w:pPr>
              <w:pStyle w:val="XML5"/>
            </w:pPr>
            <w:r>
              <w:t>description "</w:t>
            </w:r>
            <w:r w:rsidR="00DF562A">
              <w:t>Indicates how the corresponding flag should be set in packets sent on the tunnel</w:t>
            </w:r>
            <w:r>
              <w:t>";</w:t>
            </w:r>
          </w:p>
          <w:p w14:paraId="5833457C" w14:textId="77777777" w:rsidR="008F1B20" w:rsidRDefault="008F1B20" w:rsidP="008F1B20">
            <w:pPr>
              <w:pStyle w:val="XML5"/>
            </w:pPr>
            <w:r>
              <w:t>default true;</w:t>
            </w:r>
          </w:p>
          <w:p w14:paraId="41FD794B" w14:textId="77777777" w:rsidR="008F1B20" w:rsidRDefault="008F1B20" w:rsidP="008F1B20">
            <w:pPr>
              <w:pStyle w:val="XML4"/>
            </w:pPr>
            <w:r>
              <w:t>}</w:t>
            </w:r>
          </w:p>
          <w:p w14:paraId="73074FFF" w14:textId="77777777" w:rsidR="008F1B20" w:rsidRDefault="008F1B20" w:rsidP="008F1B20">
            <w:pPr>
              <w:pStyle w:val="XML4"/>
            </w:pPr>
            <w:r>
              <w:t>leaf vni {</w:t>
            </w:r>
          </w:p>
          <w:p w14:paraId="5C601838" w14:textId="6B99F86F" w:rsidR="008F1B20" w:rsidRDefault="008F1B20" w:rsidP="001442D2">
            <w:pPr>
              <w:pStyle w:val="XML5"/>
            </w:pPr>
            <w:r>
              <w:t>type uint32;</w:t>
            </w:r>
          </w:p>
          <w:p w14:paraId="7AF371B1" w14:textId="648D784B" w:rsidR="008F1B20" w:rsidRDefault="008F1B20" w:rsidP="001442D2">
            <w:pPr>
              <w:pStyle w:val="XML5"/>
            </w:pPr>
            <w:r>
              <w:t>de</w:t>
            </w:r>
            <w:r w:rsidR="00D65422">
              <w:t>s</w:t>
            </w:r>
            <w:r>
              <w:t xml:space="preserve">cription </w:t>
            </w:r>
            <w:r w:rsidR="00D65422" w:rsidRPr="009F1B7D">
              <w:t>"</w:t>
            </w:r>
            <w:r w:rsidR="00DF562A">
              <w:t>Virtual network identifier assigned to all packets sent on the tunnel</w:t>
            </w:r>
            <w:r w:rsidR="00D65422" w:rsidRPr="009F1B7D">
              <w:t>"</w:t>
            </w:r>
            <w:r>
              <w:t>;</w:t>
            </w:r>
          </w:p>
          <w:p w14:paraId="7A94D5C1" w14:textId="3E18E6EE" w:rsidR="008F1B20" w:rsidRDefault="008F1B20" w:rsidP="008F1B20">
            <w:pPr>
              <w:pStyle w:val="XML4"/>
            </w:pPr>
            <w:r>
              <w:t>}</w:t>
            </w:r>
          </w:p>
          <w:p w14:paraId="0CD9D14C" w14:textId="74A269F5" w:rsidR="008F1B20" w:rsidRDefault="008F1B20" w:rsidP="008F1B20">
            <w:pPr>
              <w:pStyle w:val="XML4"/>
            </w:pPr>
            <w:r>
              <w:t>leaf vni-multicast-group {</w:t>
            </w:r>
          </w:p>
          <w:p w14:paraId="1B3F0549" w14:textId="2B5B3CD7" w:rsidR="008F1B20" w:rsidRDefault="008F1B20" w:rsidP="008F1B20">
            <w:pPr>
              <w:pStyle w:val="XML5"/>
            </w:pPr>
            <w:r>
              <w:t>type inet:ip-address;</w:t>
            </w:r>
          </w:p>
          <w:p w14:paraId="5BBA8F98" w14:textId="2834BB84" w:rsidR="008F1B20" w:rsidRDefault="008F1B20" w:rsidP="008F1B20">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1F239E66" w14:textId="77777777" w:rsidR="008F1B20" w:rsidRDefault="008F1B20" w:rsidP="008F1B20">
            <w:pPr>
              <w:pStyle w:val="XML4"/>
            </w:pPr>
            <w:r>
              <w:t>}</w:t>
            </w:r>
          </w:p>
          <w:p w14:paraId="452984EF" w14:textId="599A3CD2" w:rsidR="008F1B20" w:rsidRDefault="008F1B20" w:rsidP="008F1B20">
            <w:pPr>
              <w:pStyle w:val="XML4"/>
            </w:pPr>
            <w:r>
              <w:t>leaf udp-source-port {</w:t>
            </w:r>
          </w:p>
          <w:p w14:paraId="64DD9080" w14:textId="3288D8E0" w:rsidR="008F1B20" w:rsidRDefault="008F1B20" w:rsidP="008F1B20">
            <w:pPr>
              <w:pStyle w:val="XML5"/>
            </w:pPr>
            <w:r>
              <w:t xml:space="preserve">type </w:t>
            </w:r>
            <w:r w:rsidR="00D65422">
              <w:t>inet:port-number</w:t>
            </w:r>
            <w:r>
              <w:t>;</w:t>
            </w:r>
          </w:p>
          <w:p w14:paraId="22FD69E0" w14:textId="18EB87B8" w:rsidR="008F1B20" w:rsidRDefault="008F1B20" w:rsidP="008F1B20">
            <w:pPr>
              <w:pStyle w:val="XML5"/>
            </w:pPr>
            <w:proofErr w:type="gramStart"/>
            <w:r>
              <w:t>de</w:t>
            </w:r>
            <w:r w:rsidR="00D65422">
              <w:t>s</w:t>
            </w:r>
            <w:r>
              <w:t>cription</w:t>
            </w:r>
            <w:proofErr w:type="gramEnd"/>
            <w:r>
              <w:t xml:space="preserve"> </w:t>
            </w:r>
            <w:r w:rsidR="00D65422" w:rsidRPr="009F1B7D">
              <w:t>"</w:t>
            </w:r>
            <w:r w:rsidR="00DF562A">
              <w:t>Specifies the outer UDP source port number</w:t>
            </w:r>
            <w:r w:rsidR="00DF562A" w:rsidDel="00DF562A">
              <w:t xml:space="preserve"> </w:t>
            </w:r>
            <w:r>
              <w:t>.</w:t>
            </w:r>
            <w:r w:rsidR="00D65422" w:rsidRPr="009F1B7D">
              <w:t>"</w:t>
            </w:r>
            <w:r>
              <w:t>;</w:t>
            </w:r>
          </w:p>
          <w:p w14:paraId="6ED37503" w14:textId="77777777" w:rsidR="008F1B20" w:rsidRDefault="008F1B20" w:rsidP="008F1B20">
            <w:pPr>
              <w:pStyle w:val="XML4"/>
            </w:pPr>
            <w:r>
              <w:t>}</w:t>
            </w:r>
          </w:p>
          <w:p w14:paraId="223DE55B" w14:textId="721F9C21" w:rsidR="008F1B20" w:rsidRDefault="008F1B20" w:rsidP="008F1B20">
            <w:pPr>
              <w:pStyle w:val="XML4"/>
            </w:pPr>
            <w:r>
              <w:t>leaf udp-dest-port {</w:t>
            </w:r>
          </w:p>
          <w:p w14:paraId="3B94A415" w14:textId="6E0BA4E9" w:rsidR="008F1B20" w:rsidRDefault="008F1B20" w:rsidP="008F1B20">
            <w:pPr>
              <w:pStyle w:val="XML5"/>
            </w:pPr>
            <w:r>
              <w:t xml:space="preserve">type </w:t>
            </w:r>
            <w:r w:rsidR="00D65422">
              <w:t>inet:port-number</w:t>
            </w:r>
            <w:r>
              <w:t>;</w:t>
            </w:r>
          </w:p>
          <w:p w14:paraId="5067932B" w14:textId="5613C581" w:rsidR="008F1B20" w:rsidRDefault="008F1B20" w:rsidP="008F1B20">
            <w:pPr>
              <w:pStyle w:val="XML5"/>
            </w:pPr>
            <w:r>
              <w:t>de</w:t>
            </w:r>
            <w:r w:rsidR="00D65422">
              <w:t>s</w:t>
            </w:r>
            <w:r>
              <w:t xml:space="preserve">cription </w:t>
            </w:r>
            <w:r w:rsidR="00D65422" w:rsidRPr="009F1B7D">
              <w:t>"</w:t>
            </w:r>
            <w:r w:rsidR="00DF562A">
              <w:t>Specifies the outer UDP destination port number, generally the well-known port number for VxLAN</w:t>
            </w:r>
            <w:r w:rsidR="00D65422" w:rsidRPr="009F1B7D">
              <w:t>"</w:t>
            </w:r>
            <w:r>
              <w:t>;</w:t>
            </w:r>
          </w:p>
          <w:p w14:paraId="3085B4C9" w14:textId="77777777" w:rsidR="008F1B20" w:rsidRDefault="008F1B20" w:rsidP="008F1B20">
            <w:pPr>
              <w:pStyle w:val="XML4"/>
            </w:pPr>
            <w:r>
              <w:t>}</w:t>
            </w:r>
          </w:p>
          <w:p w14:paraId="7B42D6DE" w14:textId="2F491CD7" w:rsidR="008F1B20" w:rsidRDefault="008F1B20" w:rsidP="008F1B20">
            <w:pPr>
              <w:pStyle w:val="XML4"/>
            </w:pPr>
            <w:r>
              <w:t>leaf udp-checksum {</w:t>
            </w:r>
          </w:p>
          <w:p w14:paraId="4E39EE65" w14:textId="77777777" w:rsidR="008F1B20" w:rsidRDefault="008F1B20" w:rsidP="008F1B20">
            <w:pPr>
              <w:pStyle w:val="XML5"/>
            </w:pPr>
            <w:r>
              <w:t>type boolean;</w:t>
            </w:r>
          </w:p>
          <w:p w14:paraId="1F7B7A53" w14:textId="7654C3FD" w:rsidR="008F1B20" w:rsidRDefault="008F1B20" w:rsidP="008F1B20">
            <w:pPr>
              <w:pStyle w:val="XML5"/>
            </w:pPr>
            <w:r>
              <w:t>description "</w:t>
            </w:r>
            <w:r w:rsidR="00DF562A">
              <w:t>Boolean flag to indicate whether or not the outer UDP checksum should be set</w:t>
            </w:r>
            <w:r>
              <w:t>";</w:t>
            </w:r>
          </w:p>
          <w:p w14:paraId="5F108FA0" w14:textId="74BC0B2E" w:rsidR="008F1B20" w:rsidRDefault="008F1B20" w:rsidP="008F1B20">
            <w:pPr>
              <w:pStyle w:val="XML5"/>
            </w:pPr>
            <w:r>
              <w:lastRenderedPageBreak/>
              <w:t>default false;</w:t>
            </w:r>
          </w:p>
          <w:p w14:paraId="1962E649" w14:textId="77777777" w:rsidR="008F1B20" w:rsidRDefault="008F1B20" w:rsidP="008F1B20">
            <w:pPr>
              <w:pStyle w:val="XML4"/>
            </w:pPr>
            <w:r>
              <w:t>}</w:t>
            </w:r>
          </w:p>
          <w:p w14:paraId="577500AA" w14:textId="77777777" w:rsidR="00CD1244" w:rsidRPr="009F1B7D" w:rsidRDefault="00CD1244" w:rsidP="00CD1244">
            <w:pPr>
              <w:pStyle w:val="XML3"/>
            </w:pPr>
            <w:r w:rsidRPr="009F1B7D">
              <w:t>}</w:t>
            </w:r>
          </w:p>
          <w:p w14:paraId="3EA74F2D" w14:textId="304E9629" w:rsidR="00CD1244" w:rsidRPr="009F1B7D" w:rsidRDefault="00CD1244" w:rsidP="00CD1244">
            <w:pPr>
              <w:pStyle w:val="XML3"/>
            </w:pPr>
            <w:r w:rsidRPr="009F1B7D">
              <w:t xml:space="preserve">container </w:t>
            </w:r>
            <w:r w:rsidR="007C63E2">
              <w:t>nvgre-</w:t>
            </w:r>
            <w:r>
              <w:t>tunnel</w:t>
            </w:r>
            <w:r w:rsidRPr="009F1B7D">
              <w:t xml:space="preserve"> {</w:t>
            </w:r>
          </w:p>
          <w:p w14:paraId="4C114F19" w14:textId="6BC72B14" w:rsidR="001442D2" w:rsidRDefault="001442D2" w:rsidP="00073FA0">
            <w:pPr>
              <w:pStyle w:val="XML4"/>
            </w:pPr>
            <w:proofErr w:type="gramStart"/>
            <w:r>
              <w:t>description</w:t>
            </w:r>
            <w:proofErr w:type="gramEnd"/>
            <w:r>
              <w:t xml:space="preserve"> </w:t>
            </w:r>
            <w:r w:rsidRPr="009F1B7D">
              <w:t>"</w:t>
            </w:r>
            <w:r>
              <w:t>Features of a NVGRE tunnel.</w:t>
            </w:r>
            <w:r w:rsidRPr="009F1B7D">
              <w:t>";</w:t>
            </w:r>
          </w:p>
          <w:p w14:paraId="4F1445A0" w14:textId="77777777" w:rsidR="001442D2" w:rsidRDefault="001442D2" w:rsidP="001442D2">
            <w:pPr>
              <w:pStyle w:val="XML4"/>
            </w:pPr>
            <w:r>
              <w:t>uses openflow-port-base-tunnel-grouping;</w:t>
            </w:r>
          </w:p>
          <w:p w14:paraId="3F27A176" w14:textId="77777777" w:rsidR="001442D2" w:rsidRDefault="001442D2" w:rsidP="001442D2">
            <w:pPr>
              <w:pStyle w:val="XML4"/>
            </w:pPr>
            <w:r>
              <w:t>leaf tni {</w:t>
            </w:r>
          </w:p>
          <w:p w14:paraId="6E6A03C1" w14:textId="77777777" w:rsidR="001442D2" w:rsidRDefault="001442D2" w:rsidP="001442D2">
            <w:pPr>
              <w:pStyle w:val="XML5"/>
            </w:pPr>
            <w:r>
              <w:t>type uint32;</w:t>
            </w:r>
          </w:p>
          <w:p w14:paraId="741F05C9" w14:textId="2F699412" w:rsidR="001442D2" w:rsidRDefault="001442D2" w:rsidP="001442D2">
            <w:pPr>
              <w:pStyle w:val="XML5"/>
            </w:pPr>
            <w:r>
              <w:t>description "</w:t>
            </w:r>
            <w:r w:rsidR="00DF562A">
              <w:t>Specifies the tenant network identifier assigned to all packets sent on the tunnel</w:t>
            </w:r>
            <w:r>
              <w:t>";</w:t>
            </w:r>
          </w:p>
          <w:p w14:paraId="652DE7D4" w14:textId="77777777" w:rsidR="001442D2" w:rsidRDefault="001442D2" w:rsidP="001442D2">
            <w:pPr>
              <w:pStyle w:val="XML4"/>
            </w:pPr>
            <w:r>
              <w:t>}</w:t>
            </w:r>
          </w:p>
          <w:p w14:paraId="2D239AF1" w14:textId="12B62AF1" w:rsidR="001442D2" w:rsidRDefault="001442D2" w:rsidP="001442D2">
            <w:pPr>
              <w:pStyle w:val="XML4"/>
            </w:pPr>
            <w:r>
              <w:t>leaf tni-</w:t>
            </w:r>
            <w:r w:rsidR="00DF562A">
              <w:t>user</w:t>
            </w:r>
            <w:r>
              <w:t xml:space="preserve"> {</w:t>
            </w:r>
          </w:p>
          <w:p w14:paraId="49FBCABE" w14:textId="77777777" w:rsidR="001442D2" w:rsidRDefault="001442D2" w:rsidP="001442D2">
            <w:pPr>
              <w:pStyle w:val="XML5"/>
            </w:pPr>
            <w:r>
              <w:t>type uint32;</w:t>
            </w:r>
          </w:p>
          <w:p w14:paraId="5B9DC7E5" w14:textId="374B6E01" w:rsidR="001442D2" w:rsidRDefault="001442D2" w:rsidP="001442D2">
            <w:pPr>
              <w:pStyle w:val="XML5"/>
            </w:pPr>
            <w:r>
              <w:t>description "</w:t>
            </w:r>
            <w:r w:rsidR="00DF562A">
              <w:t>Used to set the reserved user-defined bits of the GRE key field</w:t>
            </w:r>
            <w:r>
              <w:t>";</w:t>
            </w:r>
          </w:p>
          <w:p w14:paraId="4F0A731C" w14:textId="77777777" w:rsidR="001442D2" w:rsidRDefault="001442D2" w:rsidP="001442D2">
            <w:pPr>
              <w:pStyle w:val="XML4"/>
            </w:pPr>
            <w:r>
              <w:t>}</w:t>
            </w:r>
          </w:p>
          <w:p w14:paraId="43A58C00" w14:textId="37FDC59B" w:rsidR="001442D2" w:rsidRDefault="001442D2" w:rsidP="001442D2">
            <w:pPr>
              <w:pStyle w:val="XML4"/>
            </w:pPr>
            <w:r>
              <w:t>leaf tni-multicast-group {</w:t>
            </w:r>
          </w:p>
          <w:p w14:paraId="40F8A954" w14:textId="77777777" w:rsidR="001442D2" w:rsidRDefault="001442D2" w:rsidP="001442D2">
            <w:pPr>
              <w:pStyle w:val="XML5"/>
            </w:pPr>
            <w:r>
              <w:t>type inet:ip-address;</w:t>
            </w:r>
          </w:p>
          <w:p w14:paraId="1E84C061" w14:textId="6064C191" w:rsidR="001442D2" w:rsidRDefault="001442D2" w:rsidP="001442D2">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65D4F9F1" w14:textId="77777777" w:rsidR="001442D2" w:rsidRDefault="001442D2" w:rsidP="001442D2">
            <w:pPr>
              <w:pStyle w:val="XML4"/>
            </w:pPr>
            <w:r>
              <w:t>}</w:t>
            </w:r>
          </w:p>
          <w:p w14:paraId="3B15612C" w14:textId="77777777" w:rsidR="00CD1244" w:rsidRPr="009F1B7D" w:rsidRDefault="00CD1244" w:rsidP="00CD1244">
            <w:pPr>
              <w:pStyle w:val="XML3"/>
            </w:pPr>
            <w:r w:rsidRPr="009F1B7D">
              <w:t>}</w:t>
            </w:r>
          </w:p>
          <w:p w14:paraId="56DB21B8" w14:textId="77777777" w:rsidR="00DC6090" w:rsidRPr="009F1B7D" w:rsidRDefault="00DC6090" w:rsidP="00DC6090">
            <w:pPr>
              <w:pStyle w:val="XML2"/>
            </w:pPr>
            <w:r w:rsidRPr="009F1B7D">
              <w:t>}</w:t>
            </w:r>
          </w:p>
          <w:p w14:paraId="3DEA2613" w14:textId="1D928BAD" w:rsidR="005B0BF6" w:rsidRPr="009F1B7D" w:rsidRDefault="00010CA1" w:rsidP="001442D2">
            <w:pPr>
              <w:pStyle w:val="XML1"/>
            </w:pPr>
            <w:r w:rsidRPr="009F1B7D">
              <w:t>}</w:t>
            </w:r>
          </w:p>
        </w:tc>
      </w:tr>
    </w:tbl>
    <w:p w14:paraId="169F682F" w14:textId="225C46E9" w:rsidR="00EB2D77" w:rsidRPr="00EB2D77" w:rsidRDefault="00EB2D77" w:rsidP="00E751F5"/>
    <w:p w14:paraId="7C6C98FB" w14:textId="77777777" w:rsidR="00EB2D77" w:rsidRPr="00EB2D77" w:rsidRDefault="00EB2D77" w:rsidP="00D14D27">
      <w:pPr>
        <w:pStyle w:val="Heading2"/>
      </w:pPr>
      <w:bookmarkStart w:id="133" w:name="_Toc320556720"/>
      <w:r w:rsidRPr="00EB2D77">
        <w:t>OpenFlow Port Feature</w:t>
      </w:r>
      <w:bookmarkEnd w:id="133"/>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34" w:name="_Toc315954019"/>
      <w:bookmarkStart w:id="135" w:name="_Toc316542529"/>
      <w:bookmarkStart w:id="136" w:name="_Toc320556721"/>
      <w:r w:rsidRPr="00DB42FD">
        <w:lastRenderedPageBreak/>
        <w:t>UML Diagram</w:t>
      </w:r>
      <w:bookmarkEnd w:id="134"/>
      <w:bookmarkEnd w:id="135"/>
      <w:bookmarkEnd w:id="136"/>
    </w:p>
    <w:p w14:paraId="3AF6164F" w14:textId="4D5A695E" w:rsidR="0094763A" w:rsidRPr="009F1B7D" w:rsidRDefault="007E5BB2" w:rsidP="0094763A">
      <w:pPr>
        <w:keepNext/>
        <w:jc w:val="center"/>
      </w:pPr>
      <w:r>
        <w:object w:dxaOrig="7156" w:dyaOrig="7489" w14:anchorId="6A6204AE">
          <v:shape id="_x0000_i1034" type="#_x0000_t75" style="width:357.85pt;height:373.55pt" o:ole="">
            <v:imagedata r:id="rId30" o:title=""/>
          </v:shape>
          <o:OLEObject Type="Embed" ProgID="Visio.Drawing.11" ShapeID="_x0000_i1034" DrawAspect="Content" ObjectID="_1402310016" r:id="rId31"/>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37" w:name="_Toc315954020"/>
      <w:bookmarkStart w:id="138" w:name="_Toc316542530"/>
      <w:bookmarkStart w:id="139" w:name="_Toc320556722"/>
      <w:r w:rsidRPr="00DB42FD">
        <w:t>XML Schema</w:t>
      </w:r>
      <w:bookmarkEnd w:id="137"/>
      <w:bookmarkEnd w:id="138"/>
      <w:bookmarkEnd w:id="139"/>
    </w:p>
    <w:tbl>
      <w:tblPr>
        <w:tblStyle w:val="TableGrid"/>
        <w:tblW w:w="0" w:type="auto"/>
        <w:tblInd w:w="378" w:type="dxa"/>
        <w:shd w:val="clear" w:color="auto" w:fill="C8FCCD"/>
        <w:tblLook w:val="04A0" w:firstRow="1" w:lastRow="0" w:firstColumn="1" w:lastColumn="0" w:noHBand="0" w:noVBand="1"/>
      </w:tblPr>
      <w:tblGrid>
        <w:gridCol w:w="8820"/>
      </w:tblGrid>
      <w:tr w:rsidR="0094763A" w:rsidRPr="009F1B7D" w14:paraId="1AFA6689" w14:textId="77777777" w:rsidTr="006F4495">
        <w:tc>
          <w:tcPr>
            <w:tcW w:w="8820" w:type="dxa"/>
            <w:shd w:val="clear" w:color="auto" w:fill="C8FCCD"/>
          </w:tcPr>
          <w:p w14:paraId="0C3CB238" w14:textId="77777777" w:rsidR="0094763A" w:rsidRPr="009F1B7D" w:rsidRDefault="0094763A" w:rsidP="00011096">
            <w:pPr>
              <w:pStyle w:val="XML1"/>
            </w:pPr>
            <w:r w:rsidRPr="009F1B7D">
              <w:t>&lt;xs:simpleType name="OFPortRateType"&gt;</w:t>
            </w:r>
          </w:p>
          <w:p w14:paraId="0F8DBC6E" w14:textId="77777777" w:rsidR="0094763A" w:rsidRPr="009F1B7D" w:rsidRDefault="0094763A" w:rsidP="00011096">
            <w:pPr>
              <w:pStyle w:val="XML2"/>
            </w:pPr>
            <w:r w:rsidRPr="009F1B7D">
              <w:t>&lt;xs:restriction base="xs:string"&gt;</w:t>
            </w:r>
          </w:p>
          <w:p w14:paraId="4B828744" w14:textId="77777777" w:rsidR="0094763A" w:rsidRPr="009F1B7D" w:rsidRDefault="0094763A" w:rsidP="00011096">
            <w:pPr>
              <w:pStyle w:val="XML3"/>
            </w:pPr>
            <w:r w:rsidRPr="009F1B7D">
              <w:t>&lt;xs:enumeration value="10Mb-HD"/&gt;</w:t>
            </w:r>
          </w:p>
          <w:p w14:paraId="698C18F3" w14:textId="77777777" w:rsidR="0094763A" w:rsidRPr="009F1B7D" w:rsidRDefault="0094763A" w:rsidP="00011096">
            <w:pPr>
              <w:pStyle w:val="XML3"/>
            </w:pPr>
            <w:r w:rsidRPr="009F1B7D">
              <w:t>&lt;xs:enumeration value="10Mb-FD"/&gt;</w:t>
            </w:r>
          </w:p>
          <w:p w14:paraId="3EA61152" w14:textId="77777777" w:rsidR="0094763A" w:rsidRPr="009F1B7D" w:rsidRDefault="0094763A" w:rsidP="00011096">
            <w:pPr>
              <w:pStyle w:val="XML3"/>
            </w:pPr>
            <w:r w:rsidRPr="009F1B7D">
              <w:t>&lt;xs:enumeration value="100Mb-HD"/&gt;</w:t>
            </w:r>
          </w:p>
          <w:p w14:paraId="03F357FA" w14:textId="77777777" w:rsidR="0094763A" w:rsidRPr="009F1B7D" w:rsidRDefault="0094763A" w:rsidP="00011096">
            <w:pPr>
              <w:pStyle w:val="XML3"/>
            </w:pPr>
            <w:r w:rsidRPr="009F1B7D">
              <w:t>&lt;xs:enumeration value="100Mb-FD"/&gt;</w:t>
            </w:r>
          </w:p>
          <w:p w14:paraId="2982B57D" w14:textId="77777777" w:rsidR="0094763A" w:rsidRPr="009F1B7D" w:rsidRDefault="0094763A" w:rsidP="00011096">
            <w:pPr>
              <w:pStyle w:val="XML3"/>
            </w:pPr>
            <w:r w:rsidRPr="009F1B7D">
              <w:t>&lt;xs:enumeration value="1Gb-HD"/&gt;</w:t>
            </w:r>
          </w:p>
          <w:p w14:paraId="16794192" w14:textId="77777777" w:rsidR="0094763A" w:rsidRPr="009F1B7D" w:rsidRDefault="0094763A" w:rsidP="00011096">
            <w:pPr>
              <w:pStyle w:val="XML3"/>
            </w:pPr>
            <w:r w:rsidRPr="009F1B7D">
              <w:t>&lt;xs:enumeration value="1Gb-FD"/&gt;</w:t>
            </w:r>
          </w:p>
          <w:p w14:paraId="44D54A9E" w14:textId="77777777" w:rsidR="0094763A" w:rsidRPr="009F1B7D" w:rsidRDefault="0094763A" w:rsidP="00011096">
            <w:pPr>
              <w:pStyle w:val="XML3"/>
            </w:pPr>
            <w:r w:rsidRPr="009F1B7D">
              <w:t>&lt;xs:enumeration value="1 Tb"/&gt;</w:t>
            </w:r>
          </w:p>
          <w:p w14:paraId="459C5B4D" w14:textId="77777777" w:rsidR="0094763A" w:rsidRPr="009F1B7D" w:rsidRDefault="0094763A" w:rsidP="00011096">
            <w:pPr>
              <w:pStyle w:val="XML3"/>
            </w:pPr>
            <w:r w:rsidRPr="009F1B7D">
              <w:t>&lt;xs:enumeration value="Other"/&gt;</w:t>
            </w:r>
          </w:p>
          <w:p w14:paraId="1A6772E4" w14:textId="77777777" w:rsidR="0094763A" w:rsidRPr="009F1B7D" w:rsidRDefault="0094763A" w:rsidP="00011096">
            <w:pPr>
              <w:pStyle w:val="XML2"/>
            </w:pPr>
            <w:r w:rsidRPr="009F1B7D">
              <w:t>&lt;/xs:restriction&gt;</w:t>
            </w:r>
          </w:p>
          <w:p w14:paraId="0DAF471C" w14:textId="77777777" w:rsidR="0094763A" w:rsidRPr="009F1B7D" w:rsidRDefault="0094763A" w:rsidP="00011096">
            <w:pPr>
              <w:pStyle w:val="XML1"/>
            </w:pPr>
            <w:r w:rsidRPr="009F1B7D">
              <w:t>&lt;/xs:simpleType&gt;</w:t>
            </w:r>
          </w:p>
          <w:p w14:paraId="1847AC14" w14:textId="77777777" w:rsidR="0094763A" w:rsidRPr="009F1B7D" w:rsidRDefault="0094763A" w:rsidP="00011096">
            <w:pPr>
              <w:pStyle w:val="XML1"/>
            </w:pPr>
          </w:p>
          <w:p w14:paraId="10A149DE" w14:textId="77777777" w:rsidR="0094763A" w:rsidRPr="009F1B7D" w:rsidRDefault="0094763A" w:rsidP="00011096">
            <w:pPr>
              <w:pStyle w:val="XML1"/>
            </w:pPr>
            <w:r w:rsidRPr="009F1B7D">
              <w:t>&lt;xs:simpleType name="OFPortAutoNegotiateType"&gt;</w:t>
            </w:r>
          </w:p>
          <w:p w14:paraId="169B91E2" w14:textId="77777777" w:rsidR="0094763A" w:rsidRPr="009F1B7D" w:rsidRDefault="0094763A" w:rsidP="00011096">
            <w:pPr>
              <w:pStyle w:val="XML2"/>
            </w:pPr>
            <w:r w:rsidRPr="009F1B7D">
              <w:t>&lt;xs:restriction base="xs:string"&gt;</w:t>
            </w:r>
          </w:p>
          <w:p w14:paraId="69384279" w14:textId="77777777" w:rsidR="0094763A" w:rsidRPr="009F1B7D" w:rsidRDefault="0094763A" w:rsidP="00011096">
            <w:pPr>
              <w:pStyle w:val="XML3"/>
            </w:pPr>
            <w:r w:rsidRPr="009F1B7D">
              <w:t>&lt;xs:enumeration value="enabled"/&gt;</w:t>
            </w:r>
          </w:p>
          <w:p w14:paraId="2E5AFEB7" w14:textId="77777777" w:rsidR="0094763A" w:rsidRPr="009F1B7D" w:rsidRDefault="0094763A" w:rsidP="00011096">
            <w:pPr>
              <w:pStyle w:val="XML3"/>
            </w:pPr>
            <w:r w:rsidRPr="009F1B7D">
              <w:t>&lt;xs:enumeration value="disabled"/&gt;</w:t>
            </w:r>
          </w:p>
          <w:p w14:paraId="73EA7563" w14:textId="77777777" w:rsidR="0094763A" w:rsidRPr="009F1B7D" w:rsidRDefault="0094763A" w:rsidP="00011096">
            <w:pPr>
              <w:pStyle w:val="XML2"/>
            </w:pPr>
            <w:r w:rsidRPr="009F1B7D">
              <w:lastRenderedPageBreak/>
              <w:t>&lt;/xs:restriction&gt;</w:t>
            </w:r>
          </w:p>
          <w:p w14:paraId="04A65F0A" w14:textId="77777777" w:rsidR="0094763A" w:rsidRPr="009F1B7D" w:rsidRDefault="0094763A" w:rsidP="00011096">
            <w:pPr>
              <w:pStyle w:val="XML1"/>
            </w:pPr>
            <w:r w:rsidRPr="009F1B7D">
              <w:t>&lt;/xs:simpleType&gt;</w:t>
            </w:r>
          </w:p>
          <w:p w14:paraId="7D98B0B6" w14:textId="77777777" w:rsidR="0094763A" w:rsidRPr="009F1B7D" w:rsidRDefault="0094763A" w:rsidP="00011096">
            <w:pPr>
              <w:pStyle w:val="XML1"/>
            </w:pPr>
          </w:p>
          <w:p w14:paraId="65C02B27" w14:textId="77777777" w:rsidR="0094763A" w:rsidRPr="009F1B7D" w:rsidRDefault="0094763A" w:rsidP="00011096">
            <w:pPr>
              <w:pStyle w:val="XML1"/>
            </w:pPr>
            <w:r w:rsidRPr="009F1B7D">
              <w:t>&lt;xs:simpleType name="OFPortMediumType"&gt;</w:t>
            </w:r>
          </w:p>
          <w:p w14:paraId="18446CE2" w14:textId="77777777" w:rsidR="0094763A" w:rsidRPr="009F1B7D" w:rsidRDefault="0094763A" w:rsidP="00011096">
            <w:pPr>
              <w:pStyle w:val="XML2"/>
            </w:pPr>
            <w:r w:rsidRPr="009F1B7D">
              <w:t>&lt;xs:restriction base="xs:string"&gt;</w:t>
            </w:r>
          </w:p>
          <w:p w14:paraId="1411DB4B" w14:textId="77777777" w:rsidR="0094763A" w:rsidRPr="009F1B7D" w:rsidRDefault="0094763A" w:rsidP="00011096">
            <w:pPr>
              <w:pStyle w:val="XML3"/>
            </w:pPr>
            <w:r w:rsidRPr="009F1B7D">
              <w:t>&lt;xs:enumeration value="copper"/&gt;</w:t>
            </w:r>
          </w:p>
          <w:p w14:paraId="0C1680C6" w14:textId="77777777" w:rsidR="0094763A" w:rsidRPr="009F1B7D" w:rsidRDefault="0094763A" w:rsidP="00011096">
            <w:pPr>
              <w:pStyle w:val="XML3"/>
            </w:pPr>
            <w:r w:rsidRPr="009F1B7D">
              <w:t>&lt;xs:enumeration value="fiber"/&gt;</w:t>
            </w:r>
          </w:p>
          <w:p w14:paraId="5656EC11" w14:textId="77777777" w:rsidR="0094763A" w:rsidRPr="009F1B7D" w:rsidRDefault="0094763A" w:rsidP="00011096">
            <w:pPr>
              <w:pStyle w:val="XML3"/>
            </w:pPr>
            <w:r w:rsidRPr="009F1B7D">
              <w:t>&lt;/xs:restriction&gt;</w:t>
            </w:r>
          </w:p>
          <w:p w14:paraId="5FAB3498" w14:textId="77777777" w:rsidR="0094763A" w:rsidRPr="009F1B7D" w:rsidRDefault="0094763A" w:rsidP="00011096">
            <w:pPr>
              <w:pStyle w:val="XML3"/>
            </w:pPr>
            <w:r w:rsidRPr="009F1B7D">
              <w:t>&lt;/xs:simpleType&gt;</w:t>
            </w:r>
          </w:p>
          <w:p w14:paraId="460DA50D" w14:textId="77777777" w:rsidR="0094763A" w:rsidRPr="009F1B7D" w:rsidRDefault="0094763A" w:rsidP="00011096">
            <w:pPr>
              <w:pStyle w:val="XML3"/>
            </w:pPr>
          </w:p>
          <w:p w14:paraId="1481CAE7" w14:textId="77777777" w:rsidR="0094763A" w:rsidRPr="009F1B7D" w:rsidRDefault="0094763A" w:rsidP="00011096">
            <w:pPr>
              <w:pStyle w:val="XML3"/>
            </w:pPr>
            <w:r w:rsidRPr="009F1B7D">
              <w:t>&lt;xs:simpleType name="OFPortPauseType"&gt;</w:t>
            </w:r>
          </w:p>
          <w:p w14:paraId="5251B7F7" w14:textId="77777777" w:rsidR="0094763A" w:rsidRPr="009F1B7D" w:rsidRDefault="0094763A" w:rsidP="00011096">
            <w:pPr>
              <w:pStyle w:val="XML3"/>
            </w:pPr>
            <w:r w:rsidRPr="009F1B7D">
              <w:t>&lt;xs:restriction base="xs:string"&gt;</w:t>
            </w:r>
          </w:p>
          <w:p w14:paraId="240B537A" w14:textId="77777777" w:rsidR="0094763A" w:rsidRPr="009F1B7D" w:rsidRDefault="0094763A" w:rsidP="00011096">
            <w:pPr>
              <w:pStyle w:val="XML3"/>
            </w:pPr>
            <w:r w:rsidRPr="009F1B7D">
              <w:t>&lt;xs:enumeration value="unsupported"/&gt;</w:t>
            </w:r>
          </w:p>
          <w:p w14:paraId="618E3381" w14:textId="77777777" w:rsidR="0094763A" w:rsidRPr="009F1B7D" w:rsidRDefault="0094763A" w:rsidP="00011096">
            <w:pPr>
              <w:pStyle w:val="XML3"/>
            </w:pPr>
            <w:r w:rsidRPr="009F1B7D">
              <w:t>&lt;xs:enumeration value="symmetric"/&gt;</w:t>
            </w:r>
          </w:p>
          <w:p w14:paraId="275AC0F2" w14:textId="77777777" w:rsidR="0094763A" w:rsidRPr="009F1B7D" w:rsidRDefault="0094763A" w:rsidP="00011096">
            <w:pPr>
              <w:pStyle w:val="XML3"/>
            </w:pPr>
            <w:r w:rsidRPr="009F1B7D">
              <w:t>&lt;xs:enumeration value="asymmetric"/&gt;</w:t>
            </w:r>
          </w:p>
          <w:p w14:paraId="5FA8B8A9" w14:textId="77777777" w:rsidR="0094763A" w:rsidRPr="009F1B7D" w:rsidRDefault="0094763A" w:rsidP="00011096">
            <w:pPr>
              <w:pStyle w:val="XML2"/>
            </w:pPr>
            <w:r w:rsidRPr="009F1B7D">
              <w:t>&lt;/xs:restriction&gt;</w:t>
            </w:r>
          </w:p>
          <w:p w14:paraId="66C126CD" w14:textId="77777777" w:rsidR="0094763A" w:rsidRPr="009F1B7D" w:rsidRDefault="0094763A" w:rsidP="00011096">
            <w:pPr>
              <w:pStyle w:val="XML1"/>
            </w:pPr>
            <w:r w:rsidRPr="009F1B7D">
              <w:t>&lt;/xs:simpleType&gt;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40" w:name="_Toc315954021"/>
      <w:bookmarkStart w:id="141" w:name="_Toc316542531"/>
      <w:bookmarkStart w:id="142" w:name="_Toc320556723"/>
      <w:r w:rsidRPr="00DB42FD">
        <w:t>XML Example</w:t>
      </w:r>
      <w:bookmarkEnd w:id="140"/>
      <w:bookmarkEnd w:id="141"/>
      <w:bookmarkEnd w:id="142"/>
    </w:p>
    <w:tbl>
      <w:tblPr>
        <w:tblStyle w:val="TableGrid"/>
        <w:tblW w:w="0" w:type="auto"/>
        <w:tblInd w:w="378" w:type="dxa"/>
        <w:shd w:val="clear" w:color="auto" w:fill="C8FCCD"/>
        <w:tblLook w:val="04A0" w:firstRow="1" w:lastRow="0" w:firstColumn="1" w:lastColumn="0" w:noHBand="0" w:noVBand="1"/>
      </w:tblPr>
      <w:tblGrid>
        <w:gridCol w:w="8820"/>
      </w:tblGrid>
      <w:tr w:rsidR="0094763A" w:rsidRPr="00A5498C" w14:paraId="2247D497" w14:textId="77777777" w:rsidTr="006F4495">
        <w:tc>
          <w:tcPr>
            <w:tcW w:w="8820" w:type="dxa"/>
            <w:shd w:val="clear" w:color="auto" w:fill="C8FCCD"/>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A5498C" w:rsidRDefault="0094763A" w:rsidP="00011096">
            <w:pPr>
              <w:pStyle w:val="XML1"/>
            </w:pPr>
            <w:r w:rsidRPr="00A5498C">
              <w:t>&lt;medium&gt;copper&lt;/medium&gt;</w:t>
            </w:r>
          </w:p>
          <w:p w14:paraId="6DD1BCE0" w14:textId="77777777" w:rsidR="0094763A" w:rsidRPr="00A5498C" w:rsidRDefault="0094763A" w:rsidP="00011096">
            <w:pPr>
              <w:pStyle w:val="XML1"/>
            </w:pPr>
            <w:r w:rsidRPr="00A5498C">
              <w:t>&lt;pause&gt;symmetric&lt;/pause&gt;</w:t>
            </w:r>
          </w:p>
        </w:tc>
      </w:tr>
    </w:tbl>
    <w:p w14:paraId="38B35808" w14:textId="77777777" w:rsidR="00F07D3E" w:rsidRDefault="00F07D3E" w:rsidP="00D14D27">
      <w:pPr>
        <w:pStyle w:val="Heading3"/>
      </w:pPr>
      <w:bookmarkStart w:id="143" w:name="_Toc320556724"/>
      <w:r>
        <w:t>Normative Constraints</w:t>
      </w:r>
      <w:bookmarkEnd w:id="143"/>
    </w:p>
    <w:p w14:paraId="53450711" w14:textId="77777777" w:rsidR="00F07D3E" w:rsidRDefault="00F07D3E" w:rsidP="00F07D3E">
      <w:r>
        <w:t>The OpenFlow Port has several attributes configurable via OF-CONFIG protocol. The normative semantics of these attributes are described in the OpenFlow protocol.</w:t>
      </w:r>
    </w:p>
    <w:p w14:paraId="1A2D010D" w14:textId="77777777" w:rsidR="00F07D3E" w:rsidRDefault="00F07D3E" w:rsidP="00F07D3E">
      <w:r>
        <w:t xml:space="preserve">Element </w:t>
      </w:r>
      <w:r w:rsidRPr="00E751F5">
        <w:rPr>
          <w:rStyle w:val="codeChar"/>
        </w:rPr>
        <w:t>&lt;rate&gt;</w:t>
      </w:r>
      <w:r>
        <w:t xml:space="preserve"> MUST indicate a valid forwarding rate. The current Port Feature set MUST contain this element exactly once. The other Port Feature sets MAY contain this element more than once. If this element appears more than once in a Port Feature set than the value MUST be unique within the Port Feature set.</w:t>
      </w:r>
    </w:p>
    <w:p w14:paraId="4B8E1C73" w14:textId="77777777" w:rsidR="00F07D3E" w:rsidRDefault="00F07D3E" w:rsidP="00F07D3E">
      <w:r>
        <w:t xml:space="preserve">Element </w:t>
      </w:r>
      <w:r w:rsidRPr="00E751F5">
        <w:rPr>
          <w:rStyle w:val="codeChar"/>
        </w:rPr>
        <w:t>&lt;auto-negotiate&gt;</w:t>
      </w:r>
      <w:r>
        <w:t>MUST indicate an administrative state of the forwarding rate auto-negotiation protocol.</w:t>
      </w:r>
    </w:p>
    <w:p w14:paraId="25E6419E" w14:textId="77777777" w:rsidR="00F07D3E" w:rsidRDefault="00F07D3E" w:rsidP="00F07D3E">
      <w:r>
        <w:t xml:space="preserve">Element </w:t>
      </w:r>
      <w:r w:rsidRPr="00E751F5">
        <w:rPr>
          <w:rStyle w:val="codeChar"/>
        </w:rPr>
        <w:t>&lt;medium&gt;</w:t>
      </w:r>
      <w:r>
        <w:t xml:space="preserve"> MUST indicate a valid physical medium. The current Port Feature set MUST contain this element exactly once. The other Port Feature sets MAY contain this element more than once. If this element appears more than once in a Port Feature set than the value MUST be unique within the Port Feature set.</w:t>
      </w:r>
    </w:p>
    <w:p w14:paraId="0D701C13" w14:textId="39C381AE" w:rsidR="00F07D3E" w:rsidRDefault="00F07D3E" w:rsidP="00F07D3E">
      <w:r>
        <w:t xml:space="preserve">Element </w:t>
      </w:r>
      <w:r w:rsidRPr="00E751F5">
        <w:rPr>
          <w:rStyle w:val="codeChar"/>
        </w:rPr>
        <w:t>&lt;pause&gt;</w:t>
      </w:r>
      <w:r w:rsidR="00275180">
        <w:t xml:space="preserve"> </w:t>
      </w:r>
      <w:r>
        <w:t xml:space="preserve">MUST indicate the flavor of the pause function by indicating either asymmetric or asymmetric. </w:t>
      </w:r>
    </w:p>
    <w:p w14:paraId="20F1B7EE" w14:textId="77777777" w:rsidR="00B7089E" w:rsidRPr="00E751F5" w:rsidRDefault="00F07D3E" w:rsidP="00F07D3E">
      <w:pPr>
        <w:rPr>
          <w:rStyle w:val="codeChar"/>
        </w:rPr>
      </w:pPr>
      <w:r>
        <w:t xml:space="preserve">The following elements in the advertised Port Feature set can be modified by a NETCONF </w:t>
      </w:r>
      <w:r w:rsidRPr="00E751F5">
        <w:rPr>
          <w:rStyle w:val="codeChar"/>
        </w:rPr>
        <w:t>edit-config</w:t>
      </w:r>
      <w:r>
        <w:t xml:space="preserve"> request or retrieved by a NETCONF </w:t>
      </w:r>
      <w:r w:rsidRPr="00E751F5">
        <w:rPr>
          <w:rStyle w:val="codeChar"/>
        </w:rPr>
        <w:t>get-config</w:t>
      </w:r>
      <w:r>
        <w:t xml:space="preserve"> request: </w:t>
      </w:r>
      <w:r w:rsidRPr="00E751F5">
        <w:rPr>
          <w:rStyle w:val="codeChar"/>
        </w:rPr>
        <w:t>&lt;rate&gt;</w:t>
      </w:r>
      <w:r w:rsidRPr="00E751F5">
        <w:t xml:space="preserve">, </w:t>
      </w:r>
      <w:r w:rsidRPr="00E751F5">
        <w:rPr>
          <w:rStyle w:val="codeChar"/>
        </w:rPr>
        <w:t>&lt;auto-negotiate&gt;</w:t>
      </w:r>
      <w:r w:rsidRPr="00E751F5">
        <w:t xml:space="preserve">, </w:t>
      </w:r>
      <w:r w:rsidRPr="00E751F5">
        <w:rPr>
          <w:rStyle w:val="codeChar"/>
        </w:rPr>
        <w:t>&lt;medium&gt;</w:t>
      </w:r>
      <w:r w:rsidRPr="00E751F5">
        <w:t xml:space="preserve">, </w:t>
      </w:r>
      <w:r w:rsidRPr="00E751F5">
        <w:rPr>
          <w:rStyle w:val="codeChar"/>
        </w:rPr>
        <w:t>&lt;pause&gt;</w:t>
      </w:r>
      <w:r w:rsidRPr="00585700">
        <w:t>.</w:t>
      </w:r>
    </w:p>
    <w:p w14:paraId="7429F3AF" w14:textId="77777777" w:rsidR="00F07D3E" w:rsidRPr="009F1B7D" w:rsidRDefault="00F07D3E" w:rsidP="00D14D27">
      <w:pPr>
        <w:pStyle w:val="Heading3"/>
      </w:pPr>
      <w:bookmarkStart w:id="144" w:name="_Toc315954023"/>
      <w:bookmarkStart w:id="145" w:name="_Toc316542533"/>
      <w:bookmarkStart w:id="146" w:name="_Toc320556725"/>
      <w:r w:rsidRPr="00DB42FD">
        <w:t>YANG Specification</w:t>
      </w:r>
      <w:bookmarkEnd w:id="144"/>
      <w:bookmarkEnd w:id="145"/>
      <w:bookmarkEnd w:id="146"/>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5482E38C" w14:textId="77777777" w:rsidTr="006F4495">
        <w:tc>
          <w:tcPr>
            <w:tcW w:w="8820" w:type="dxa"/>
            <w:shd w:val="clear" w:color="auto" w:fill="C8FCCD"/>
          </w:tcPr>
          <w:p w14:paraId="087672B2" w14:textId="77777777" w:rsidR="00F07D3E" w:rsidRPr="009F1B7D" w:rsidRDefault="00F07D3E" w:rsidP="00011096">
            <w:pPr>
              <w:pStyle w:val="XML1"/>
            </w:pPr>
            <w:r w:rsidRPr="009F1B7D">
              <w:t>typedef rate-type {</w:t>
            </w:r>
          </w:p>
          <w:p w14:paraId="431ABC5A" w14:textId="77777777" w:rsidR="00F07D3E" w:rsidRPr="009F1B7D" w:rsidRDefault="00F07D3E" w:rsidP="00011096">
            <w:pPr>
              <w:pStyle w:val="XML2"/>
            </w:pPr>
            <w:r w:rsidRPr="009F1B7D">
              <w:lastRenderedPageBreak/>
              <w:t>type enumeration {</w:t>
            </w:r>
          </w:p>
          <w:p w14:paraId="73B8B08B" w14:textId="77777777" w:rsidR="00F07D3E" w:rsidRPr="009F1B7D" w:rsidRDefault="00F07D3E" w:rsidP="00011096">
            <w:pPr>
              <w:pStyle w:val="XML3"/>
            </w:pPr>
            <w:r w:rsidRPr="009F1B7D">
              <w:t>enum 10Mb-HD;</w:t>
            </w:r>
          </w:p>
          <w:p w14:paraId="0F59BB43" w14:textId="77777777" w:rsidR="00F07D3E" w:rsidRPr="009F1B7D" w:rsidRDefault="00F07D3E" w:rsidP="00011096">
            <w:pPr>
              <w:pStyle w:val="XML3"/>
            </w:pPr>
            <w:r w:rsidRPr="009F1B7D">
              <w:t>enum 10Mb-FD;</w:t>
            </w:r>
          </w:p>
          <w:p w14:paraId="0071A913" w14:textId="77777777" w:rsidR="00F07D3E" w:rsidRPr="009F1B7D" w:rsidRDefault="00F07D3E" w:rsidP="00011096">
            <w:pPr>
              <w:pStyle w:val="XML3"/>
            </w:pPr>
            <w:r w:rsidRPr="009F1B7D">
              <w:t>enum 100Mb-HD;</w:t>
            </w:r>
          </w:p>
          <w:p w14:paraId="236FE611" w14:textId="77777777" w:rsidR="00F07D3E" w:rsidRPr="009F1B7D" w:rsidRDefault="00F07D3E" w:rsidP="00011096">
            <w:pPr>
              <w:pStyle w:val="XML3"/>
            </w:pPr>
            <w:r w:rsidRPr="009F1B7D">
              <w:t>enum 100Mb-FD;</w:t>
            </w:r>
          </w:p>
          <w:p w14:paraId="16D9DB71" w14:textId="77777777" w:rsidR="00F07D3E" w:rsidRPr="009F1B7D" w:rsidRDefault="00F07D3E" w:rsidP="00011096">
            <w:pPr>
              <w:pStyle w:val="XML3"/>
            </w:pPr>
            <w:r w:rsidRPr="009F1B7D">
              <w:t>enum 1Gb-HD;</w:t>
            </w:r>
          </w:p>
          <w:p w14:paraId="3EC4450C" w14:textId="77777777" w:rsidR="00F07D3E" w:rsidRPr="009F1B7D" w:rsidRDefault="00F07D3E" w:rsidP="00011096">
            <w:pPr>
              <w:pStyle w:val="XML3"/>
            </w:pPr>
            <w:r w:rsidRPr="009F1B7D">
              <w:t>enum 1Gb-FD;</w:t>
            </w:r>
          </w:p>
          <w:p w14:paraId="0A99A807" w14:textId="77777777" w:rsidR="00F07D3E" w:rsidRPr="009F1B7D" w:rsidRDefault="00F07D3E" w:rsidP="00011096">
            <w:pPr>
              <w:pStyle w:val="XML3"/>
            </w:pPr>
            <w:r w:rsidRPr="009F1B7D">
              <w:t>enum 10Gb;</w:t>
            </w:r>
          </w:p>
          <w:p w14:paraId="43CFDB6D" w14:textId="77777777" w:rsidR="00F07D3E" w:rsidRPr="009F1B7D" w:rsidRDefault="00F07D3E" w:rsidP="00011096">
            <w:pPr>
              <w:pStyle w:val="XML3"/>
            </w:pPr>
            <w:r w:rsidRPr="009F1B7D">
              <w:t>enum 40Gb;</w:t>
            </w:r>
          </w:p>
          <w:p w14:paraId="1821B7FF" w14:textId="77777777" w:rsidR="00F07D3E" w:rsidRPr="009F1B7D" w:rsidRDefault="00F07D3E" w:rsidP="00011096">
            <w:pPr>
              <w:pStyle w:val="XML3"/>
            </w:pPr>
            <w:r w:rsidRPr="009F1B7D">
              <w:t>enum 100Gb;</w:t>
            </w:r>
          </w:p>
          <w:p w14:paraId="609C6B7B" w14:textId="77777777" w:rsidR="00F07D3E" w:rsidRPr="009F1B7D" w:rsidRDefault="00F07D3E" w:rsidP="00011096">
            <w:pPr>
              <w:pStyle w:val="XML3"/>
            </w:pPr>
            <w:r w:rsidRPr="009F1B7D">
              <w:t>enum 1Tb;</w:t>
            </w:r>
          </w:p>
          <w:p w14:paraId="6BD43036" w14:textId="77777777" w:rsidR="00F07D3E" w:rsidRPr="009F1B7D" w:rsidRDefault="00F07D3E" w:rsidP="00011096">
            <w:pPr>
              <w:pStyle w:val="XML3"/>
            </w:pPr>
            <w:r w:rsidRPr="009F1B7D">
              <w:t>enum other;</w:t>
            </w:r>
          </w:p>
          <w:p w14:paraId="464A825A" w14:textId="77777777" w:rsidR="00F07D3E" w:rsidRPr="009F1B7D" w:rsidRDefault="00F07D3E" w:rsidP="00011096">
            <w:pPr>
              <w:pStyle w:val="XML2"/>
            </w:pPr>
            <w:r w:rsidRPr="009F1B7D">
              <w:t>}</w:t>
            </w:r>
          </w:p>
          <w:p w14:paraId="33777E8D" w14:textId="77777777" w:rsidR="00F07D3E" w:rsidRPr="009F1B7D" w:rsidRDefault="00F07D3E" w:rsidP="00011096">
            <w:pPr>
              <w:pStyle w:val="XML2"/>
            </w:pPr>
            <w:proofErr w:type="gramStart"/>
            <w:r w:rsidRPr="009F1B7D">
              <w:t>description</w:t>
            </w:r>
            <w:proofErr w:type="gramEnd"/>
            <w:r w:rsidRPr="009F1B7D">
              <w:t xml:space="preserve"> "Type to specify the rate of a port including the duplex transmission feature. Possible rates are 10Mb, 100Mb, 1Gb, 10Gb, 40Gb, 100Gb, 1Tb or other. Rates of 10Mb, 100Mb and 1Gb can support half or full duplex transmission.</w:t>
            </w:r>
            <w:proofErr w:type="gramStart"/>
            <w:r w:rsidRPr="009F1B7D">
              <w:t>";</w:t>
            </w:r>
            <w:proofErr w:type="gramEnd"/>
          </w:p>
          <w:p w14:paraId="0A3EC87C" w14:textId="77777777" w:rsidR="00F07D3E" w:rsidRPr="009F1B7D" w:rsidRDefault="00F07D3E" w:rsidP="00011096">
            <w:pPr>
              <w:pStyle w:val="XML1"/>
            </w:pPr>
            <w:r w:rsidRPr="009F1B7D">
              <w:t>}</w:t>
            </w:r>
          </w:p>
          <w:p w14:paraId="259DE7AF" w14:textId="77777777" w:rsidR="00F07D3E" w:rsidRPr="009F1B7D" w:rsidRDefault="00F07D3E" w:rsidP="00011096">
            <w:pPr>
              <w:pStyle w:val="XML1"/>
            </w:pPr>
          </w:p>
          <w:p w14:paraId="35CDE59D" w14:textId="77777777" w:rsidR="00F07D3E" w:rsidRPr="009F1B7D" w:rsidRDefault="00F07D3E" w:rsidP="00011096">
            <w:pPr>
              <w:pStyle w:val="XML1"/>
            </w:pPr>
            <w:r w:rsidRPr="009F1B7D">
              <w:t>grouping openflow-port-current-features-grouping {</w:t>
            </w:r>
          </w:p>
          <w:p w14:paraId="36EE84FD" w14:textId="77777777" w:rsidR="00F07D3E" w:rsidRPr="009F1B7D" w:rsidRDefault="00F07D3E" w:rsidP="00011096">
            <w:pPr>
              <w:pStyle w:val="XML2"/>
            </w:pPr>
            <w:proofErr w:type="gramStart"/>
            <w:r w:rsidRPr="009F1B7D">
              <w:t>description</w:t>
            </w:r>
            <w:proofErr w:type="gramEnd"/>
            <w:r w:rsidRPr="009F1B7D">
              <w:t xml:space="preserve"> "The current features of a port.";</w:t>
            </w:r>
          </w:p>
          <w:p w14:paraId="7770A64A" w14:textId="77777777" w:rsidR="00F07D3E" w:rsidRPr="009F1B7D" w:rsidRDefault="00F07D3E" w:rsidP="00011096">
            <w:pPr>
              <w:pStyle w:val="XML2"/>
            </w:pPr>
            <w:r w:rsidRPr="009F1B7D">
              <w:t>leaf rate {</w:t>
            </w:r>
          </w:p>
          <w:p w14:paraId="37A8508E" w14:textId="77777777" w:rsidR="00F07D3E" w:rsidRPr="009F1B7D" w:rsidRDefault="00F07D3E" w:rsidP="00011096">
            <w:pPr>
              <w:pStyle w:val="XML3"/>
            </w:pPr>
            <w:r w:rsidRPr="009F1B7D">
              <w:t>type rate-type;</w:t>
            </w:r>
          </w:p>
          <w:p w14:paraId="4F27322C" w14:textId="77777777" w:rsidR="00F07D3E" w:rsidRPr="009F1B7D" w:rsidRDefault="00F07D3E" w:rsidP="00011096">
            <w:pPr>
              <w:pStyle w:val="XML3"/>
            </w:pPr>
            <w:r w:rsidRPr="009F1B7D">
              <w:t>mandatory true;</w:t>
            </w:r>
          </w:p>
          <w:p w14:paraId="2DBCB2FA" w14:textId="77777777" w:rsidR="00F07D3E" w:rsidRPr="009F1B7D" w:rsidRDefault="00F07D3E" w:rsidP="00011096">
            <w:pPr>
              <w:pStyle w:val="XML3"/>
            </w:pPr>
            <w:proofErr w:type="gramStart"/>
            <w:r w:rsidRPr="009F1B7D">
              <w:t>description</w:t>
            </w:r>
            <w:proofErr w:type="gramEnd"/>
            <w:r w:rsidRPr="009F1B7D">
              <w:t xml:space="preserve"> "The transmission rate that is currently used.";</w:t>
            </w:r>
          </w:p>
          <w:p w14:paraId="3B2AF75D" w14:textId="77777777" w:rsidR="00F07D3E" w:rsidRPr="009F1B7D" w:rsidRDefault="00F07D3E" w:rsidP="00011096">
            <w:pPr>
              <w:pStyle w:val="XML2"/>
            </w:pPr>
            <w:r w:rsidRPr="009F1B7D">
              <w:t>}</w:t>
            </w:r>
          </w:p>
          <w:p w14:paraId="7A607CC1" w14:textId="77777777" w:rsidR="00F07D3E" w:rsidRPr="009F1B7D" w:rsidRDefault="00F07D3E" w:rsidP="00011096">
            <w:pPr>
              <w:pStyle w:val="XML2"/>
            </w:pPr>
            <w:r w:rsidRPr="009F1B7D">
              <w:t xml:space="preserve">leaf auto-negotiate { </w:t>
            </w:r>
          </w:p>
          <w:p w14:paraId="629EED60" w14:textId="77777777" w:rsidR="00F07D3E" w:rsidRPr="009F1B7D" w:rsidRDefault="00F07D3E" w:rsidP="00011096">
            <w:pPr>
              <w:pStyle w:val="XML3"/>
            </w:pPr>
            <w:r w:rsidRPr="009F1B7D">
              <w:t>type boolean;</w:t>
            </w:r>
          </w:p>
          <w:p w14:paraId="0605600F" w14:textId="77777777" w:rsidR="00F07D3E" w:rsidRPr="009F1B7D" w:rsidRDefault="00F07D3E" w:rsidP="00011096">
            <w:pPr>
              <w:pStyle w:val="XML3"/>
            </w:pPr>
            <w:r w:rsidRPr="009F1B7D">
              <w:t>mandatory true;</w:t>
            </w:r>
          </w:p>
          <w:p w14:paraId="1742CD4F" w14:textId="77777777" w:rsidR="00F07D3E" w:rsidRPr="009F1B7D" w:rsidRDefault="00F07D3E" w:rsidP="00011096">
            <w:pPr>
              <w:pStyle w:val="XML3"/>
            </w:pPr>
            <w:proofErr w:type="gramStart"/>
            <w:r w:rsidRPr="009F1B7D">
              <w:t>description</w:t>
            </w:r>
            <w:proofErr w:type="gramEnd"/>
            <w:r w:rsidRPr="009F1B7D">
              <w:t xml:space="preserve"> "Specifies if auto-negotiation of transmission parameters was used for the port.";</w:t>
            </w:r>
          </w:p>
          <w:p w14:paraId="78CB0977" w14:textId="77777777" w:rsidR="00F07D3E" w:rsidRPr="009F1B7D" w:rsidRDefault="00F07D3E" w:rsidP="00011096">
            <w:pPr>
              <w:pStyle w:val="XML2"/>
            </w:pPr>
            <w:r w:rsidRPr="009F1B7D">
              <w:t>}</w:t>
            </w:r>
          </w:p>
          <w:p w14:paraId="20371C29" w14:textId="77777777" w:rsidR="00F07D3E" w:rsidRPr="009F1B7D" w:rsidRDefault="00F07D3E" w:rsidP="00011096">
            <w:pPr>
              <w:pStyle w:val="XML2"/>
            </w:pPr>
            <w:r w:rsidRPr="009F1B7D">
              <w:t>leaf medium {</w:t>
            </w:r>
          </w:p>
          <w:p w14:paraId="7D40032B" w14:textId="77777777" w:rsidR="00F07D3E" w:rsidRPr="009F1B7D" w:rsidRDefault="00F07D3E" w:rsidP="00011096">
            <w:pPr>
              <w:pStyle w:val="XML3"/>
            </w:pPr>
            <w:r w:rsidRPr="009F1B7D">
              <w:t>type enumeration {</w:t>
            </w:r>
          </w:p>
          <w:p w14:paraId="1BC68441" w14:textId="77777777" w:rsidR="00F07D3E" w:rsidRPr="009F1B7D" w:rsidRDefault="00F07D3E" w:rsidP="00011096">
            <w:pPr>
              <w:pStyle w:val="XML4"/>
            </w:pPr>
            <w:r w:rsidRPr="009F1B7D">
              <w:t>enum copper;</w:t>
            </w:r>
          </w:p>
          <w:p w14:paraId="29CC805D" w14:textId="77777777" w:rsidR="00F07D3E" w:rsidRPr="009F1B7D" w:rsidRDefault="00F07D3E" w:rsidP="00011096">
            <w:pPr>
              <w:pStyle w:val="XML4"/>
            </w:pPr>
            <w:r w:rsidRPr="009F1B7D">
              <w:t>enum fiber;</w:t>
            </w:r>
          </w:p>
          <w:p w14:paraId="256545F4" w14:textId="77777777" w:rsidR="00F07D3E" w:rsidRPr="009F1B7D" w:rsidRDefault="00F07D3E" w:rsidP="00011096">
            <w:pPr>
              <w:pStyle w:val="XML3"/>
            </w:pPr>
            <w:r w:rsidRPr="009F1B7D">
              <w:t>}</w:t>
            </w:r>
          </w:p>
          <w:p w14:paraId="39397722" w14:textId="77777777" w:rsidR="00F07D3E" w:rsidRPr="009F1B7D" w:rsidRDefault="00F07D3E" w:rsidP="00011096">
            <w:pPr>
              <w:pStyle w:val="XML3"/>
            </w:pPr>
            <w:r w:rsidRPr="009F1B7D">
              <w:t>mandatory true;</w:t>
            </w:r>
          </w:p>
          <w:p w14:paraId="6C9C36DB" w14:textId="77777777" w:rsidR="00F07D3E" w:rsidRPr="009F1B7D" w:rsidRDefault="00F07D3E" w:rsidP="00011096">
            <w:pPr>
              <w:pStyle w:val="XML3"/>
            </w:pPr>
            <w:proofErr w:type="gramStart"/>
            <w:r w:rsidRPr="009F1B7D">
              <w:t>description</w:t>
            </w:r>
            <w:proofErr w:type="gramEnd"/>
            <w:r w:rsidRPr="009F1B7D">
              <w:t xml:space="preserve"> "The transmission medium used by the port.";</w:t>
            </w:r>
          </w:p>
          <w:p w14:paraId="3FF151CA" w14:textId="77777777" w:rsidR="00F07D3E" w:rsidRPr="009F1B7D" w:rsidRDefault="00F07D3E" w:rsidP="00011096">
            <w:pPr>
              <w:pStyle w:val="XML2"/>
            </w:pPr>
            <w:r w:rsidRPr="009F1B7D">
              <w:t>}</w:t>
            </w:r>
          </w:p>
          <w:p w14:paraId="27DB9152" w14:textId="77777777" w:rsidR="00F07D3E" w:rsidRPr="009F1B7D" w:rsidRDefault="00F07D3E" w:rsidP="00011096">
            <w:pPr>
              <w:pStyle w:val="XML2"/>
            </w:pPr>
            <w:r w:rsidRPr="009F1B7D">
              <w:t>leaf pause {</w:t>
            </w:r>
          </w:p>
          <w:p w14:paraId="2D62AF96" w14:textId="77777777" w:rsidR="00F07D3E" w:rsidRPr="009F1B7D" w:rsidRDefault="00F07D3E" w:rsidP="00011096">
            <w:pPr>
              <w:pStyle w:val="XML3"/>
            </w:pPr>
            <w:r w:rsidRPr="009F1B7D">
              <w:t>type enumeration {</w:t>
            </w:r>
          </w:p>
          <w:p w14:paraId="3DF6DB31" w14:textId="77777777" w:rsidR="00F07D3E" w:rsidRPr="009F1B7D" w:rsidRDefault="00F07D3E" w:rsidP="00011096">
            <w:pPr>
              <w:pStyle w:val="XML4"/>
            </w:pPr>
            <w:r w:rsidRPr="009F1B7D">
              <w:t>enum unsupported;</w:t>
            </w:r>
          </w:p>
          <w:p w14:paraId="4243CE80" w14:textId="77777777" w:rsidR="00F07D3E" w:rsidRPr="009F1B7D" w:rsidRDefault="00F07D3E" w:rsidP="00011096">
            <w:pPr>
              <w:pStyle w:val="XML4"/>
            </w:pPr>
            <w:r w:rsidRPr="009F1B7D">
              <w:t>enum symmetric;</w:t>
            </w:r>
          </w:p>
          <w:p w14:paraId="3E55ED53" w14:textId="77777777" w:rsidR="00F07D3E" w:rsidRPr="009F1B7D" w:rsidRDefault="00F07D3E" w:rsidP="00011096">
            <w:pPr>
              <w:pStyle w:val="XML4"/>
            </w:pPr>
            <w:r w:rsidRPr="009F1B7D">
              <w:t>enum asymmetric;</w:t>
            </w:r>
          </w:p>
          <w:p w14:paraId="017E676B" w14:textId="77777777" w:rsidR="00F07D3E" w:rsidRPr="009F1B7D" w:rsidRDefault="00F07D3E" w:rsidP="00011096">
            <w:pPr>
              <w:pStyle w:val="XML4"/>
            </w:pPr>
            <w:r w:rsidRPr="009F1B7D">
              <w:t>}</w:t>
            </w:r>
          </w:p>
          <w:p w14:paraId="69521450" w14:textId="77777777" w:rsidR="00F07D3E" w:rsidRPr="009F1B7D" w:rsidRDefault="00F07D3E" w:rsidP="00011096">
            <w:pPr>
              <w:pStyle w:val="XML3"/>
            </w:pPr>
            <w:r w:rsidRPr="009F1B7D">
              <w:t>mandatory true;</w:t>
            </w:r>
          </w:p>
          <w:p w14:paraId="0CE233DB" w14:textId="77777777" w:rsidR="00F07D3E" w:rsidRPr="009F1B7D" w:rsidRDefault="00F07D3E" w:rsidP="00011096">
            <w:pPr>
              <w:pStyle w:val="XML3"/>
            </w:pPr>
            <w:proofErr w:type="gramStart"/>
            <w:r w:rsidRPr="009F1B7D">
              <w:t>description</w:t>
            </w:r>
            <w:proofErr w:type="gramEnd"/>
            <w:r w:rsidRPr="009F1B7D">
              <w:t xml:space="preserve"> "Specifies if pausing of transmission is supported at all and if yes if it is asymmetric or symmetric.";</w:t>
            </w:r>
          </w:p>
          <w:p w14:paraId="5CEC21FD" w14:textId="77777777" w:rsidR="00F07D3E" w:rsidRPr="009F1B7D" w:rsidRDefault="00F07D3E" w:rsidP="00011096">
            <w:pPr>
              <w:pStyle w:val="XML2"/>
            </w:pPr>
            <w:r w:rsidRPr="009F1B7D">
              <w:t>}</w:t>
            </w:r>
          </w:p>
          <w:p w14:paraId="69E0C10C" w14:textId="77777777" w:rsidR="00F07D3E" w:rsidRPr="009F1B7D" w:rsidRDefault="00F07D3E" w:rsidP="00011096">
            <w:pPr>
              <w:pStyle w:val="XML1"/>
            </w:pPr>
            <w:r w:rsidRPr="009F1B7D">
              <w:t>}</w:t>
            </w:r>
          </w:p>
          <w:p w14:paraId="6E5AD6E7" w14:textId="77777777" w:rsidR="00F07D3E" w:rsidRPr="009F1B7D" w:rsidRDefault="00F07D3E" w:rsidP="00011096">
            <w:pPr>
              <w:pStyle w:val="XML1"/>
            </w:pPr>
          </w:p>
          <w:p w14:paraId="2DF34B30" w14:textId="77777777" w:rsidR="00F07D3E" w:rsidRPr="009F1B7D" w:rsidRDefault="00F07D3E" w:rsidP="00011096">
            <w:pPr>
              <w:pStyle w:val="XML1"/>
            </w:pPr>
            <w:r w:rsidRPr="009F1B7D">
              <w:t>grouping openflow-port-other-features-grouping {</w:t>
            </w:r>
          </w:p>
          <w:p w14:paraId="6998403C" w14:textId="77777777" w:rsidR="00F07D3E" w:rsidRPr="009F1B7D" w:rsidRDefault="00F07D3E" w:rsidP="00011096">
            <w:pPr>
              <w:pStyle w:val="XML2"/>
            </w:pPr>
            <w:proofErr w:type="gramStart"/>
            <w:r w:rsidRPr="009F1B7D">
              <w:t>description</w:t>
            </w:r>
            <w:proofErr w:type="gramEnd"/>
            <w:r w:rsidRPr="009F1B7D">
              <w:t xml:space="preserve"> "The features of a port that are supported or advertised.";</w:t>
            </w:r>
          </w:p>
          <w:p w14:paraId="10E528CC" w14:textId="77777777" w:rsidR="00F07D3E" w:rsidRPr="009F1B7D" w:rsidRDefault="00F07D3E" w:rsidP="00011096">
            <w:pPr>
              <w:pStyle w:val="XML2"/>
            </w:pPr>
            <w:r w:rsidRPr="009F1B7D">
              <w:t>leaf-list rate {</w:t>
            </w:r>
          </w:p>
          <w:p w14:paraId="425ADC45" w14:textId="77777777" w:rsidR="00F07D3E" w:rsidRPr="009F1B7D" w:rsidRDefault="00F07D3E" w:rsidP="00011096">
            <w:pPr>
              <w:pStyle w:val="XML3"/>
            </w:pPr>
            <w:r w:rsidRPr="009F1B7D">
              <w:lastRenderedPageBreak/>
              <w:t>type rate-type;</w:t>
            </w:r>
          </w:p>
          <w:p w14:paraId="32C12BD1" w14:textId="77777777" w:rsidR="00F07D3E" w:rsidRPr="009F1B7D" w:rsidRDefault="00F07D3E" w:rsidP="00011096">
            <w:pPr>
              <w:pStyle w:val="XML3"/>
            </w:pPr>
            <w:r w:rsidRPr="009F1B7D">
              <w:t>min-elements 1;</w:t>
            </w:r>
          </w:p>
          <w:p w14:paraId="37BAC838" w14:textId="77777777" w:rsidR="00F07D3E" w:rsidRPr="009F1B7D" w:rsidRDefault="00F07D3E" w:rsidP="00011096">
            <w:pPr>
              <w:pStyle w:val="XML3"/>
            </w:pPr>
            <w:proofErr w:type="gramStart"/>
            <w:r w:rsidRPr="009F1B7D">
              <w:t>description</w:t>
            </w:r>
            <w:proofErr w:type="gramEnd"/>
            <w:r w:rsidRPr="009F1B7D">
              <w:t xml:space="preserve"> "The transmission rate that is supported or advertised. Multiple transmissions rates are allowed.</w:t>
            </w:r>
            <w:proofErr w:type="gramStart"/>
            <w:r w:rsidRPr="009F1B7D">
              <w:t>";</w:t>
            </w:r>
            <w:proofErr w:type="gramEnd"/>
          </w:p>
          <w:p w14:paraId="139FD746" w14:textId="77777777" w:rsidR="00F07D3E" w:rsidRPr="009F1B7D" w:rsidRDefault="00F07D3E" w:rsidP="00011096">
            <w:pPr>
              <w:pStyle w:val="XML2"/>
            </w:pPr>
            <w:r w:rsidRPr="009F1B7D">
              <w:t>}</w:t>
            </w:r>
          </w:p>
          <w:p w14:paraId="7612647B" w14:textId="77777777" w:rsidR="00F07D3E" w:rsidRPr="009F1B7D" w:rsidRDefault="00F07D3E" w:rsidP="00011096">
            <w:pPr>
              <w:pStyle w:val="XML2"/>
            </w:pPr>
            <w:r w:rsidRPr="009F1B7D">
              <w:t xml:space="preserve">leaf auto-negotiate { </w:t>
            </w:r>
          </w:p>
          <w:p w14:paraId="3AA5AA89" w14:textId="77777777" w:rsidR="00F07D3E" w:rsidRPr="009F1B7D" w:rsidRDefault="00F07D3E" w:rsidP="00011096">
            <w:pPr>
              <w:pStyle w:val="XML3"/>
            </w:pPr>
            <w:r w:rsidRPr="009F1B7D">
              <w:t>type boolean;</w:t>
            </w:r>
          </w:p>
          <w:p w14:paraId="008C1A52" w14:textId="77777777" w:rsidR="00F07D3E" w:rsidRPr="009F1B7D" w:rsidRDefault="00F07D3E" w:rsidP="00011096">
            <w:pPr>
              <w:pStyle w:val="XML3"/>
            </w:pPr>
            <w:r w:rsidRPr="009F1B7D">
              <w:t>mandatory true;</w:t>
            </w:r>
          </w:p>
          <w:p w14:paraId="19DA7962" w14:textId="77777777" w:rsidR="00F07D3E" w:rsidRPr="009F1B7D" w:rsidRDefault="00F07D3E" w:rsidP="00011096">
            <w:pPr>
              <w:pStyle w:val="XML3"/>
            </w:pPr>
            <w:proofErr w:type="gramStart"/>
            <w:r w:rsidRPr="009F1B7D">
              <w:t>description</w:t>
            </w:r>
            <w:proofErr w:type="gramEnd"/>
            <w:r w:rsidRPr="009F1B7D">
              <w:t xml:space="preserve"> "Specifies if auto-negotiation of transmission parameters is enabled for the port.";</w:t>
            </w:r>
          </w:p>
          <w:p w14:paraId="6D6F63EA" w14:textId="77777777" w:rsidR="00F07D3E" w:rsidRPr="009F1B7D" w:rsidRDefault="00F07D3E" w:rsidP="00011096">
            <w:pPr>
              <w:pStyle w:val="XML2"/>
            </w:pPr>
            <w:r w:rsidRPr="009F1B7D">
              <w:t>}</w:t>
            </w:r>
          </w:p>
          <w:p w14:paraId="65590001" w14:textId="77777777" w:rsidR="00F07D3E" w:rsidRPr="009F1B7D" w:rsidRDefault="00F07D3E" w:rsidP="00011096">
            <w:pPr>
              <w:pStyle w:val="XML2"/>
            </w:pPr>
            <w:r w:rsidRPr="009F1B7D">
              <w:t>leaf-list medium {</w:t>
            </w:r>
          </w:p>
          <w:p w14:paraId="22620F7D" w14:textId="77777777" w:rsidR="00F07D3E" w:rsidRPr="009F1B7D" w:rsidRDefault="00F07D3E" w:rsidP="00011096">
            <w:pPr>
              <w:pStyle w:val="XML3"/>
            </w:pPr>
            <w:r w:rsidRPr="009F1B7D">
              <w:t>type enumeration {</w:t>
            </w:r>
          </w:p>
          <w:p w14:paraId="26F9022F" w14:textId="77777777" w:rsidR="00F07D3E" w:rsidRPr="009F1B7D" w:rsidRDefault="00F07D3E" w:rsidP="00011096">
            <w:pPr>
              <w:pStyle w:val="XML4"/>
            </w:pPr>
            <w:r w:rsidRPr="009F1B7D">
              <w:t>enum copper;</w:t>
            </w:r>
          </w:p>
          <w:p w14:paraId="39D57B66" w14:textId="77777777" w:rsidR="00F07D3E" w:rsidRPr="009F1B7D" w:rsidRDefault="00F07D3E" w:rsidP="00011096">
            <w:pPr>
              <w:pStyle w:val="XML4"/>
            </w:pPr>
            <w:r w:rsidRPr="009F1B7D">
              <w:t>enum fiber;</w:t>
            </w:r>
          </w:p>
          <w:p w14:paraId="4DEBC5FB" w14:textId="77777777" w:rsidR="00F07D3E" w:rsidRPr="009F1B7D" w:rsidRDefault="00F07D3E" w:rsidP="00011096">
            <w:pPr>
              <w:pStyle w:val="XML4"/>
            </w:pPr>
            <w:r w:rsidRPr="009F1B7D">
              <w:t>}</w:t>
            </w:r>
          </w:p>
          <w:p w14:paraId="6917046D" w14:textId="77777777" w:rsidR="00F07D3E" w:rsidRPr="009F1B7D" w:rsidRDefault="00F07D3E" w:rsidP="00011096">
            <w:pPr>
              <w:pStyle w:val="XML3"/>
            </w:pPr>
            <w:r w:rsidRPr="009F1B7D">
              <w:t>min-elements 1;</w:t>
            </w:r>
          </w:p>
          <w:p w14:paraId="3311A60F" w14:textId="77777777" w:rsidR="00F07D3E" w:rsidRPr="009F1B7D" w:rsidRDefault="00F07D3E" w:rsidP="00011096">
            <w:pPr>
              <w:pStyle w:val="XML3"/>
            </w:pPr>
            <w:proofErr w:type="gramStart"/>
            <w:r w:rsidRPr="009F1B7D">
              <w:t>description</w:t>
            </w:r>
            <w:proofErr w:type="gramEnd"/>
            <w:r w:rsidRPr="009F1B7D">
              <w:t xml:space="preserve"> "The transmission medium used by the port. Multiple media are allowed.</w:t>
            </w:r>
            <w:proofErr w:type="gramStart"/>
            <w:r w:rsidRPr="009F1B7D">
              <w:t>";</w:t>
            </w:r>
            <w:proofErr w:type="gramEnd"/>
          </w:p>
          <w:p w14:paraId="471C6CD5" w14:textId="77777777" w:rsidR="00F07D3E" w:rsidRPr="009F1B7D" w:rsidRDefault="00F07D3E" w:rsidP="00011096">
            <w:pPr>
              <w:pStyle w:val="XML3"/>
            </w:pPr>
            <w:r w:rsidRPr="009F1B7D">
              <w:t>}</w:t>
            </w:r>
          </w:p>
          <w:p w14:paraId="288809FC" w14:textId="77777777" w:rsidR="00F07D3E" w:rsidRPr="009F1B7D" w:rsidRDefault="00F07D3E" w:rsidP="00011096">
            <w:pPr>
              <w:pStyle w:val="XML3"/>
            </w:pPr>
            <w:r w:rsidRPr="009F1B7D">
              <w:t>leaf pause {</w:t>
            </w:r>
          </w:p>
          <w:p w14:paraId="05F3E3E3" w14:textId="77777777" w:rsidR="00F07D3E" w:rsidRPr="009F1B7D" w:rsidRDefault="00F07D3E" w:rsidP="00011096">
            <w:pPr>
              <w:pStyle w:val="XML4"/>
            </w:pPr>
            <w:r w:rsidRPr="009F1B7D">
              <w:t>type enumeration {</w:t>
            </w:r>
          </w:p>
          <w:p w14:paraId="787A3F0C" w14:textId="77777777" w:rsidR="00F07D3E" w:rsidRPr="009F1B7D" w:rsidRDefault="00F07D3E" w:rsidP="00011096">
            <w:pPr>
              <w:pStyle w:val="XML5"/>
            </w:pPr>
            <w:r w:rsidRPr="009F1B7D">
              <w:t>enum unsupported;</w:t>
            </w:r>
          </w:p>
          <w:p w14:paraId="04D1A96C" w14:textId="77777777" w:rsidR="00F07D3E" w:rsidRPr="009F1B7D" w:rsidRDefault="00F07D3E" w:rsidP="00011096">
            <w:pPr>
              <w:pStyle w:val="XML5"/>
            </w:pPr>
            <w:r w:rsidRPr="009F1B7D">
              <w:t>enum symmetric;</w:t>
            </w:r>
          </w:p>
          <w:p w14:paraId="7A5D43A9" w14:textId="77777777" w:rsidR="00F07D3E" w:rsidRPr="009F1B7D" w:rsidRDefault="00F07D3E" w:rsidP="00011096">
            <w:pPr>
              <w:pStyle w:val="XML5"/>
            </w:pPr>
            <w:r w:rsidRPr="009F1B7D">
              <w:t>enum asymmetric;</w:t>
            </w:r>
          </w:p>
          <w:p w14:paraId="66F9A9C5" w14:textId="77777777" w:rsidR="00F07D3E" w:rsidRPr="009F1B7D" w:rsidRDefault="00F07D3E" w:rsidP="00011096">
            <w:pPr>
              <w:pStyle w:val="XML4"/>
            </w:pPr>
            <w:r w:rsidRPr="009F1B7D">
              <w:t>}</w:t>
            </w:r>
          </w:p>
          <w:p w14:paraId="12F2E2AE" w14:textId="77777777" w:rsidR="00F07D3E" w:rsidRPr="009F1B7D" w:rsidRDefault="00F07D3E" w:rsidP="00011096">
            <w:pPr>
              <w:pStyle w:val="XML4"/>
            </w:pPr>
            <w:proofErr w:type="gramStart"/>
            <w:r w:rsidRPr="009F1B7D">
              <w:t>description</w:t>
            </w:r>
            <w:proofErr w:type="gramEnd"/>
            <w:r w:rsidRPr="009F1B7D">
              <w:t xml:space="preserve"> "Specifies if pausing of transmission is supported at all and if yes if it is asymmetric or symmetric.";</w:t>
            </w:r>
          </w:p>
          <w:p w14:paraId="0AEEE736" w14:textId="77777777" w:rsidR="00F07D3E" w:rsidRPr="009F1B7D" w:rsidRDefault="00F07D3E" w:rsidP="00011096">
            <w:pPr>
              <w:pStyle w:val="XML2"/>
            </w:pPr>
            <w:r w:rsidRPr="009F1B7D">
              <w:t>}</w:t>
            </w:r>
          </w:p>
          <w:p w14:paraId="0A28A65D" w14:textId="77777777" w:rsidR="00F07D3E" w:rsidRPr="009F1B7D" w:rsidRDefault="00F07D3E" w:rsidP="00011096">
            <w:pPr>
              <w:pStyle w:val="XML1"/>
            </w:pPr>
            <w:r w:rsidRPr="009F1B7D">
              <w:t>}</w:t>
            </w:r>
          </w:p>
        </w:tc>
      </w:tr>
    </w:tbl>
    <w:p w14:paraId="3C6060AE" w14:textId="77777777" w:rsidR="00F07D3E" w:rsidRDefault="00F07D3E" w:rsidP="00D14D27">
      <w:pPr>
        <w:pStyle w:val="Heading2"/>
      </w:pPr>
      <w:bookmarkStart w:id="147" w:name="_Toc320556726"/>
      <w:r>
        <w:lastRenderedPageBreak/>
        <w:t>OpenFlow Queue</w:t>
      </w:r>
      <w:bookmarkEnd w:id="147"/>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48" w:name="_Toc315954025"/>
      <w:bookmarkStart w:id="149" w:name="_Toc316542535"/>
      <w:bookmarkStart w:id="150" w:name="_Toc320556727"/>
      <w:r w:rsidRPr="00DB42FD">
        <w:lastRenderedPageBreak/>
        <w:t>UML Diagram</w:t>
      </w:r>
      <w:bookmarkEnd w:id="148"/>
      <w:bookmarkEnd w:id="149"/>
      <w:bookmarkEnd w:id="150"/>
    </w:p>
    <w:p w14:paraId="233346DF" w14:textId="42949E1C" w:rsidR="00F07D3E" w:rsidRPr="009F1B7D" w:rsidRDefault="00891460" w:rsidP="00F07D3E">
      <w:pPr>
        <w:keepNext/>
        <w:jc w:val="center"/>
      </w:pPr>
      <w:r>
        <w:object w:dxaOrig="5625" w:dyaOrig="7610" w14:anchorId="474BD0C3">
          <v:shape id="_x0000_i1035" type="#_x0000_t75" style="width:282.3pt;height:380.65pt" o:ole="">
            <v:imagedata r:id="rId32" o:title=""/>
          </v:shape>
          <o:OLEObject Type="Embed" ProgID="Visio.Drawing.11" ShapeID="_x0000_i1035" DrawAspect="Content" ObjectID="_1402310017" r:id="rId33"/>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51" w:name="_Toc315954026"/>
      <w:bookmarkStart w:id="152" w:name="_Toc316542536"/>
      <w:bookmarkStart w:id="153" w:name="_Toc320556728"/>
      <w:r w:rsidRPr="00DB42FD">
        <w:t>XML Schema</w:t>
      </w:r>
      <w:bookmarkEnd w:id="151"/>
      <w:bookmarkEnd w:id="152"/>
      <w:bookmarkEnd w:id="153"/>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2742D85F" w14:textId="77777777" w:rsidTr="006F4495">
        <w:tc>
          <w:tcPr>
            <w:tcW w:w="8820" w:type="dxa"/>
            <w:shd w:val="clear" w:color="auto" w:fill="C8FCCD"/>
          </w:tcPr>
          <w:p w14:paraId="656D07F9" w14:textId="77777777" w:rsidR="00F07D3E" w:rsidRPr="009F1B7D" w:rsidRDefault="00F07D3E" w:rsidP="00011096">
            <w:pPr>
              <w:pStyle w:val="XML1"/>
            </w:pPr>
            <w:r w:rsidRPr="009F1B7D">
              <w:t>&lt;xs:complexType name="OFQueueType"&gt;</w:t>
            </w:r>
          </w:p>
          <w:p w14:paraId="22D7CE10" w14:textId="77777777" w:rsidR="00F07D3E" w:rsidRPr="009F1B7D" w:rsidRDefault="00F07D3E" w:rsidP="00011096">
            <w:pPr>
              <w:pStyle w:val="XML2"/>
            </w:pPr>
            <w:r w:rsidRPr="009F1B7D">
              <w:t>&lt;xs:complexContent&gt;</w:t>
            </w:r>
          </w:p>
          <w:p w14:paraId="4C08FB80" w14:textId="77777777" w:rsidR="00F07D3E" w:rsidRPr="009F1B7D" w:rsidRDefault="00F07D3E" w:rsidP="00011096">
            <w:pPr>
              <w:pStyle w:val="XML3"/>
            </w:pPr>
            <w:r w:rsidRPr="009F1B7D">
              <w:t>&lt;xs:extension base="OFResourceType"&gt;</w:t>
            </w:r>
          </w:p>
          <w:p w14:paraId="0FA5467A" w14:textId="77777777" w:rsidR="00F07D3E" w:rsidRPr="009F1B7D" w:rsidRDefault="00F07D3E" w:rsidP="00011096">
            <w:pPr>
              <w:pStyle w:val="XML4"/>
            </w:pPr>
            <w:r w:rsidRPr="009F1B7D">
              <w:t>&lt;xs:sequence maxOccurs="1" minOccurs="1"&gt;</w:t>
            </w:r>
          </w:p>
          <w:p w14:paraId="528D7C27" w14:textId="77777777" w:rsidR="00F07D3E" w:rsidRPr="009F1B7D" w:rsidRDefault="00F07D3E" w:rsidP="00011096">
            <w:pPr>
              <w:pStyle w:val="XML5"/>
            </w:pPr>
            <w:r w:rsidRPr="009F1B7D">
              <w:t>&lt;xs:element name="id" type="OFConfigID"/&gt;</w:t>
            </w:r>
          </w:p>
          <w:p w14:paraId="18E0C919" w14:textId="77777777" w:rsidR="00F07D3E" w:rsidRPr="009F1B7D" w:rsidRDefault="00F07D3E" w:rsidP="00011096">
            <w:pPr>
              <w:pStyle w:val="XML5"/>
            </w:pPr>
            <w:r w:rsidRPr="009F1B7D">
              <w:t xml:space="preserve">&lt;xs:element name="port" </w:t>
            </w:r>
          </w:p>
          <w:p w14:paraId="028F9143" w14:textId="77777777" w:rsidR="00F07D3E" w:rsidRPr="009F1B7D" w:rsidRDefault="00F07D3E" w:rsidP="00011096">
            <w:pPr>
              <w:pStyle w:val="XML9"/>
            </w:pPr>
            <w:r w:rsidRPr="009F1B7D">
              <w:t>type="OFConfigID"/&gt;</w:t>
            </w:r>
          </w:p>
          <w:p w14:paraId="58C46E43" w14:textId="77777777" w:rsidR="00F07D3E" w:rsidRPr="009F1B7D" w:rsidRDefault="00F07D3E" w:rsidP="00011096">
            <w:pPr>
              <w:pStyle w:val="XML5"/>
            </w:pPr>
            <w:r w:rsidRPr="009F1B7D">
              <w:t xml:space="preserve">&lt;xs:element name="properties" </w:t>
            </w:r>
          </w:p>
          <w:p w14:paraId="02C6DFA8" w14:textId="77777777" w:rsidR="00F07D3E" w:rsidRPr="009F1B7D" w:rsidRDefault="00F07D3E" w:rsidP="00011096">
            <w:pPr>
              <w:pStyle w:val="XML9"/>
            </w:pPr>
            <w:r w:rsidRPr="009F1B7D">
              <w:t>type="OFQueuePropertiesType"/&gt;</w:t>
            </w:r>
          </w:p>
          <w:p w14:paraId="227ED5F2" w14:textId="77777777" w:rsidR="00F07D3E" w:rsidRPr="009F1B7D" w:rsidRDefault="00F07D3E" w:rsidP="00011096">
            <w:pPr>
              <w:pStyle w:val="XML4"/>
            </w:pPr>
            <w:r w:rsidRPr="009F1B7D">
              <w:t>&lt;/xs:sequence&gt;</w:t>
            </w:r>
          </w:p>
          <w:p w14:paraId="76E27B4E" w14:textId="77777777" w:rsidR="00F07D3E" w:rsidRPr="009F1B7D" w:rsidRDefault="00F07D3E" w:rsidP="00011096">
            <w:pPr>
              <w:pStyle w:val="XML3"/>
            </w:pPr>
            <w:r w:rsidRPr="009F1B7D">
              <w:t>&lt;/xs:extension&gt;</w:t>
            </w:r>
          </w:p>
          <w:p w14:paraId="69A160BC" w14:textId="77777777" w:rsidR="00F07D3E" w:rsidRPr="009F1B7D" w:rsidRDefault="00F07D3E" w:rsidP="00011096">
            <w:pPr>
              <w:pStyle w:val="XML2"/>
            </w:pPr>
            <w:r w:rsidRPr="009F1B7D">
              <w:t>&lt;/xs:complexContent&gt;</w:t>
            </w:r>
          </w:p>
          <w:p w14:paraId="6F0900CF" w14:textId="77777777" w:rsidR="00F07D3E" w:rsidRPr="009F1B7D" w:rsidRDefault="00F07D3E" w:rsidP="00011096">
            <w:pPr>
              <w:pStyle w:val="XML1"/>
            </w:pPr>
            <w:r w:rsidRPr="009F1B7D">
              <w:t>&lt;/xs:complexType&gt;</w:t>
            </w:r>
          </w:p>
          <w:p w14:paraId="4770F059" w14:textId="77777777" w:rsidR="00F07D3E" w:rsidRPr="009F1B7D" w:rsidRDefault="00F07D3E" w:rsidP="00011096">
            <w:pPr>
              <w:pStyle w:val="XML1"/>
            </w:pPr>
          </w:p>
          <w:p w14:paraId="52C15694" w14:textId="77777777" w:rsidR="00F07D3E" w:rsidRPr="009F1B7D" w:rsidRDefault="00F07D3E" w:rsidP="00011096">
            <w:pPr>
              <w:pStyle w:val="XML1"/>
            </w:pPr>
            <w:r w:rsidRPr="009F1B7D">
              <w:t>&lt;xs:complexType name="OFQueuePropertiesType"&gt;</w:t>
            </w:r>
          </w:p>
          <w:p w14:paraId="5E235A35" w14:textId="77777777" w:rsidR="00F07D3E" w:rsidRPr="009F1B7D" w:rsidRDefault="00F07D3E" w:rsidP="00011096">
            <w:pPr>
              <w:pStyle w:val="XML2"/>
            </w:pPr>
            <w:r w:rsidRPr="009F1B7D">
              <w:t>&lt;xs:sequence&gt;</w:t>
            </w:r>
          </w:p>
          <w:p w14:paraId="0D48996B" w14:textId="77777777" w:rsidR="00F07D3E" w:rsidRPr="009F1B7D" w:rsidRDefault="00F07D3E" w:rsidP="00011096">
            <w:pPr>
              <w:pStyle w:val="XML3"/>
            </w:pPr>
            <w:r w:rsidRPr="009F1B7D">
              <w:lastRenderedPageBreak/>
              <w:t xml:space="preserve">&lt;xs:element name="min-rate" </w:t>
            </w:r>
          </w:p>
          <w:p w14:paraId="35326282" w14:textId="77777777" w:rsidR="00F07D3E" w:rsidRPr="009F1B7D" w:rsidRDefault="00F07D3E" w:rsidP="00011096">
            <w:pPr>
              <w:pStyle w:val="XML9"/>
            </w:pPr>
            <w:r w:rsidRPr="009F1B7D">
              <w:t>type="OFQueueMinRateType"/&gt;</w:t>
            </w:r>
          </w:p>
          <w:p w14:paraId="68F9D763" w14:textId="77777777" w:rsidR="00F07D3E" w:rsidRPr="009F1B7D" w:rsidRDefault="00F07D3E" w:rsidP="00011096">
            <w:pPr>
              <w:pStyle w:val="XML3"/>
            </w:pPr>
            <w:r w:rsidRPr="009F1B7D">
              <w:t xml:space="preserve">&lt;xs:element name="max-rate" </w:t>
            </w:r>
          </w:p>
          <w:p w14:paraId="53C8D9B7" w14:textId="77777777" w:rsidR="00F07D3E" w:rsidRPr="009F1B7D" w:rsidRDefault="00F07D3E" w:rsidP="00011096">
            <w:pPr>
              <w:pStyle w:val="XML9"/>
            </w:pPr>
            <w:r w:rsidRPr="009F1B7D">
              <w:t>type="OFQueueMaxRateType"/&gt;</w:t>
            </w:r>
          </w:p>
          <w:p w14:paraId="5B5518C5" w14:textId="77777777" w:rsidR="00F07D3E" w:rsidRPr="009F1B7D" w:rsidRDefault="00F07D3E" w:rsidP="00011096">
            <w:pPr>
              <w:pStyle w:val="XML3"/>
            </w:pPr>
            <w:r w:rsidRPr="009F1B7D">
              <w:t xml:space="preserve">&lt;xs:element name="experimenter" </w:t>
            </w:r>
          </w:p>
          <w:p w14:paraId="6AA42EDB" w14:textId="77777777" w:rsidR="00F07D3E" w:rsidRPr="009F1B7D" w:rsidRDefault="00F07D3E" w:rsidP="00011096">
            <w:pPr>
              <w:pStyle w:val="XML9"/>
            </w:pPr>
            <w:r w:rsidRPr="009F1B7D">
              <w:t>type="xs:string"/&gt;</w:t>
            </w:r>
          </w:p>
          <w:p w14:paraId="37A679FA" w14:textId="77777777" w:rsidR="00F07D3E" w:rsidRPr="009F1B7D" w:rsidRDefault="00F07D3E" w:rsidP="00011096">
            <w:pPr>
              <w:pStyle w:val="XML2"/>
            </w:pPr>
            <w:r w:rsidRPr="009F1B7D">
              <w:t>&lt;/xs:sequence&gt;</w:t>
            </w:r>
          </w:p>
          <w:p w14:paraId="08A22D50" w14:textId="77777777" w:rsidR="00F07D3E" w:rsidRPr="009F1B7D" w:rsidRDefault="00F07D3E" w:rsidP="00011096">
            <w:pPr>
              <w:pStyle w:val="XML1"/>
            </w:pPr>
            <w:r w:rsidRPr="009F1B7D">
              <w:t>&lt;/xs:complexType&gt;</w:t>
            </w:r>
          </w:p>
          <w:p w14:paraId="50B10019" w14:textId="77777777" w:rsidR="00F07D3E" w:rsidRPr="009F1B7D" w:rsidRDefault="00F07D3E" w:rsidP="00011096">
            <w:pPr>
              <w:pStyle w:val="XML1"/>
            </w:pPr>
          </w:p>
          <w:p w14:paraId="315D951A" w14:textId="77777777" w:rsidR="00F07D3E" w:rsidRPr="009F1B7D" w:rsidRDefault="00F07D3E" w:rsidP="00011096">
            <w:pPr>
              <w:pStyle w:val="XML1"/>
            </w:pPr>
            <w:r w:rsidRPr="009F1B7D">
              <w:t>&lt;xs:simpleType name="OFQueueMinRateType"&gt;</w:t>
            </w:r>
          </w:p>
          <w:p w14:paraId="6E2DCE00" w14:textId="77777777" w:rsidR="00F07D3E" w:rsidRPr="009F1B7D" w:rsidRDefault="00F07D3E" w:rsidP="00011096">
            <w:pPr>
              <w:pStyle w:val="XML2"/>
            </w:pPr>
            <w:r w:rsidRPr="009F1B7D">
              <w:t>&lt;xs:restriction base="xs:integer"/&gt;</w:t>
            </w:r>
          </w:p>
          <w:p w14:paraId="6E44C1BF" w14:textId="77777777" w:rsidR="00F07D3E" w:rsidRPr="009F1B7D" w:rsidRDefault="00F07D3E" w:rsidP="00011096">
            <w:pPr>
              <w:pStyle w:val="XML1"/>
            </w:pPr>
            <w:r w:rsidRPr="009F1B7D">
              <w:t>&lt;/xs:simpleType&gt;</w:t>
            </w:r>
          </w:p>
          <w:p w14:paraId="5EC99E04" w14:textId="77777777" w:rsidR="00F07D3E" w:rsidRPr="009F1B7D" w:rsidRDefault="00F07D3E" w:rsidP="00011096">
            <w:pPr>
              <w:pStyle w:val="XML1"/>
            </w:pPr>
          </w:p>
          <w:p w14:paraId="77BFF35D" w14:textId="77777777" w:rsidR="00F07D3E" w:rsidRPr="009F1B7D" w:rsidRDefault="00F07D3E" w:rsidP="00011096">
            <w:pPr>
              <w:pStyle w:val="XML1"/>
            </w:pPr>
            <w:r w:rsidRPr="009F1B7D">
              <w:t>&lt;xs:simpleType name="OFQueueMaxRateType"&gt;</w:t>
            </w:r>
          </w:p>
          <w:p w14:paraId="19E836EA" w14:textId="77777777" w:rsidR="00F07D3E" w:rsidRPr="009F1B7D" w:rsidRDefault="00F07D3E" w:rsidP="00011096">
            <w:pPr>
              <w:pStyle w:val="XML2"/>
            </w:pPr>
            <w:r w:rsidRPr="009F1B7D">
              <w:t>&lt;xs:restriction base="xs:unsignedLong"/&gt;</w:t>
            </w:r>
          </w:p>
          <w:p w14:paraId="7C8F79DC" w14:textId="77777777" w:rsidR="00F07D3E" w:rsidRPr="009F1B7D" w:rsidRDefault="00F07D3E" w:rsidP="00011096">
            <w:pPr>
              <w:pStyle w:val="XML1"/>
            </w:pPr>
            <w:r w:rsidRPr="009F1B7D">
              <w:t>&lt;/xs:simpleType&gt;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54" w:name="_Toc315954027"/>
      <w:bookmarkStart w:id="155" w:name="_Toc316542537"/>
      <w:bookmarkStart w:id="156" w:name="_Toc320556729"/>
      <w:r w:rsidRPr="00DB42FD">
        <w:t>XML Example</w:t>
      </w:r>
      <w:bookmarkEnd w:id="154"/>
      <w:bookmarkEnd w:id="155"/>
      <w:bookmarkEnd w:id="156"/>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46BD9A27" w14:textId="77777777" w:rsidTr="006F4495">
        <w:tc>
          <w:tcPr>
            <w:tcW w:w="8820" w:type="dxa"/>
            <w:shd w:val="clear" w:color="auto" w:fill="C8FCCD"/>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CFA68E" w14:textId="77777777" w:rsidR="00F07D3E" w:rsidRDefault="00F07D3E" w:rsidP="00D14D27">
      <w:pPr>
        <w:pStyle w:val="Heading3"/>
      </w:pPr>
      <w:bookmarkStart w:id="157" w:name="_Toc320556730"/>
      <w:r>
        <w:t>Normative Constraints</w:t>
      </w:r>
      <w:bookmarkEnd w:id="157"/>
    </w:p>
    <w:p w14:paraId="23357978" w14:textId="77777777" w:rsidR="00F07D3E" w:rsidRDefault="00F07D3E" w:rsidP="00F07D3E">
      <w:r>
        <w:t xml:space="preserve">An OpenFlow Queue is identified by identifier </w:t>
      </w:r>
      <w:r w:rsidRPr="008D1905">
        <w:rPr>
          <w:rStyle w:val="codeChar"/>
        </w:rPr>
        <w:t>&lt;resource-id&gt;</w:t>
      </w:r>
      <w:r>
        <w:t xml:space="preserve"> within the context of the OpenFlow Capable Switch and OpenFlow Logical Switches. Element </w:t>
      </w:r>
      <w:r w:rsidRPr="008D1905">
        <w:rPr>
          <w:rStyle w:val="codeChar"/>
        </w:rPr>
        <w:t>&lt;resource-id&gt;</w:t>
      </w:r>
      <w:r>
        <w:t xml:space="preserve"> is inherited from superclass OpenFlow Resource.</w:t>
      </w:r>
    </w:p>
    <w:p w14:paraId="5581A904" w14:textId="77777777" w:rsidR="00F07D3E" w:rsidRDefault="00F07D3E" w:rsidP="00F07D3E">
      <w:r>
        <w:t xml:space="preserve">Element </w:t>
      </w:r>
      <w:r w:rsidRPr="008D1905">
        <w:rPr>
          <w:rStyle w:val="codeChar"/>
        </w:rPr>
        <w:t>&lt;id&gt;</w:t>
      </w:r>
      <w:r>
        <w:t xml:space="preserve">identifies the OpenFlow Queue to OpenFlow Controllers. If the OpenFlow Queue is associated with </w:t>
      </w:r>
      <w:proofErr w:type="gramStart"/>
      <w:r>
        <w:t>a</w:t>
      </w:r>
      <w:proofErr w:type="gramEnd"/>
      <w:r>
        <w:t xml:space="preserve"> OpenFlow Logical Switch, </w:t>
      </w:r>
      <w:r w:rsidRPr="008D1905">
        <w:rPr>
          <w:rStyle w:val="codeChar"/>
        </w:rPr>
        <w:t>&lt;id&gt;</w:t>
      </w:r>
      <w:r>
        <w:t>MUST be unique within the context of the OpenFlow Logical Switch.</w:t>
      </w:r>
    </w:p>
    <w:p w14:paraId="6A3DCFAC" w14:textId="77777777" w:rsidR="00F07D3E" w:rsidRDefault="00F07D3E" w:rsidP="00F07D3E">
      <w:r>
        <w:t xml:space="preserve">Element </w:t>
      </w:r>
      <w:r w:rsidRPr="008D1905">
        <w:rPr>
          <w:rStyle w:val="codeChar"/>
        </w:rPr>
        <w:t>&lt;port&gt;</w:t>
      </w:r>
      <w:r>
        <w:t xml:space="preserve"> associates an OpenFlow Queue with an OpenFlow Port. If the OpenFlow Queue is associated with an OpenFlow Logical SwitchS and </w:t>
      </w:r>
      <w:r w:rsidRPr="008D1905">
        <w:rPr>
          <w:rStyle w:val="codeChar"/>
        </w:rPr>
        <w:t>&lt;port&gt;</w:t>
      </w:r>
      <w:r>
        <w:t xml:space="preserve"> is non-empty, </w:t>
      </w:r>
      <w:r w:rsidRPr="008D1905">
        <w:rPr>
          <w:rStyle w:val="codeChar"/>
        </w:rPr>
        <w:t>&lt;port&gt;</w:t>
      </w:r>
      <w:r>
        <w:t xml:space="preserve"> MUST be set to the value of the </w:t>
      </w:r>
      <w:r w:rsidRPr="008D1905">
        <w:rPr>
          <w:rStyle w:val="codeChar"/>
        </w:rPr>
        <w:t>&lt;resource-id&gt;</w:t>
      </w:r>
      <w:r>
        <w:t xml:space="preserve"> of an OpenFlow Port which is associated with the OpenFlow Logical Switch S.</w:t>
      </w:r>
    </w:p>
    <w:p w14:paraId="6054F5CA" w14:textId="77777777" w:rsidR="00F07D3E" w:rsidRDefault="00F07D3E" w:rsidP="00F07D3E">
      <w:r>
        <w:t xml:space="preserve">Element </w:t>
      </w:r>
      <w:r w:rsidRPr="008D1905">
        <w:rPr>
          <w:rStyle w:val="codeChar"/>
        </w:rPr>
        <w:t>&lt;properties&gt;</w:t>
      </w:r>
      <w:r>
        <w:t xml:space="preserve"> indicates the properties associated with the OpenFlow Queue as defined in the OpenFlow protocol specification. If the OpenFlow Queue is associated with an OpenFlow Logical Switch, </w:t>
      </w:r>
      <w:r w:rsidRPr="008D1905">
        <w:rPr>
          <w:rStyle w:val="codeChar"/>
        </w:rPr>
        <w:t>&lt;properties&gt;</w:t>
      </w:r>
      <w:r>
        <w:t xml:space="preserve">MUST include the properties associated to the OpenFlow Queue. Element </w:t>
      </w:r>
      <w:r w:rsidRPr="008D1905">
        <w:rPr>
          <w:rStyle w:val="codeChar"/>
        </w:rPr>
        <w:t>&lt;properties&gt;</w:t>
      </w:r>
      <w:r>
        <w:t xml:space="preserve"> contains three possible elements: </w:t>
      </w:r>
      <w:r w:rsidRPr="008D1905">
        <w:rPr>
          <w:rStyle w:val="codeChar"/>
        </w:rPr>
        <w:t>&lt;min-rate&gt;,</w:t>
      </w:r>
      <w:r w:rsidRPr="00EF2B27">
        <w:t xml:space="preserve"> </w:t>
      </w:r>
      <w:r w:rsidRPr="008D1905">
        <w:rPr>
          <w:rStyle w:val="codeChar"/>
        </w:rPr>
        <w:t>&lt;max-rate&gt;,</w:t>
      </w:r>
      <w:r w:rsidRPr="00EF2B27">
        <w:t xml:space="preserve"> </w:t>
      </w:r>
      <w:r w:rsidRPr="008D1905">
        <w:rPr>
          <w:rStyle w:val="codeChar"/>
        </w:rPr>
        <w:t>&lt;experimenter&gt;.</w:t>
      </w:r>
    </w:p>
    <w:p w14:paraId="36662D56" w14:textId="77777777" w:rsidR="00F07D3E" w:rsidRDefault="00F07D3E" w:rsidP="00F07D3E">
      <w:r>
        <w:lastRenderedPageBreak/>
        <w:t xml:space="preserve">Element </w:t>
      </w:r>
      <w:r w:rsidRPr="007B77F0">
        <w:rPr>
          <w:rStyle w:val="codeChar"/>
        </w:rPr>
        <w:t>&lt;min-rate&gt;</w:t>
      </w:r>
      <w:r>
        <w:t>MUST indicate the minimum rate of the queue by percentage as an integer representing one tenth of one percent.</w:t>
      </w:r>
    </w:p>
    <w:p w14:paraId="08E605C0" w14:textId="77777777" w:rsidR="00F07D3E" w:rsidRDefault="00F07D3E" w:rsidP="00F07D3E">
      <w:r>
        <w:t xml:space="preserve">Element </w:t>
      </w:r>
      <w:r w:rsidRPr="007B77F0">
        <w:rPr>
          <w:rStyle w:val="codeChar"/>
        </w:rPr>
        <w:t>&lt;max-rate&gt;</w:t>
      </w:r>
      <w:r>
        <w:t>MUST indicate the minimum rate of the queue by percentage as an integer representing one tenth of one percent.</w:t>
      </w:r>
    </w:p>
    <w:p w14:paraId="7B77517E" w14:textId="77777777" w:rsidR="00F07D3E" w:rsidRDefault="00F07D3E" w:rsidP="00F07D3E">
      <w:r>
        <w:t xml:space="preserve">Element </w:t>
      </w:r>
      <w:r w:rsidRPr="007B77F0">
        <w:rPr>
          <w:rStyle w:val="codeChar"/>
        </w:rPr>
        <w:t>&lt;experimenter&gt;</w:t>
      </w:r>
      <w:r>
        <w:t>MAY indicate values as defined in the OpenFlow protocol specification.</w:t>
      </w:r>
    </w:p>
    <w:p w14:paraId="2B7E3833" w14:textId="77777777" w:rsidR="00F07D3E" w:rsidRDefault="00F07D3E" w:rsidP="00F07D3E">
      <w:pPr>
        <w:rPr>
          <w:rFonts w:cstheme="minorHAnsi"/>
        </w:rPr>
      </w:pPr>
      <w:r>
        <w:t xml:space="preserve">The following elements of the OpenFlow Port can be modified by a NETCONF </w:t>
      </w:r>
      <w:r w:rsidRPr="007B77F0">
        <w:rPr>
          <w:rStyle w:val="codeChar"/>
        </w:rPr>
        <w:t>edit-config</w:t>
      </w:r>
      <w:r>
        <w:t xml:space="preserve"> request or retrieved by a NETCONF </w:t>
      </w:r>
      <w:r w:rsidRPr="007B77F0">
        <w:rPr>
          <w:rStyle w:val="codeChar"/>
        </w:rPr>
        <w:t>get-config</w:t>
      </w:r>
      <w:r>
        <w:t xml:space="preserve"> request: </w:t>
      </w:r>
      <w:r w:rsidRPr="007B77F0">
        <w:rPr>
          <w:rStyle w:val="codeChar"/>
        </w:rPr>
        <w:t>&lt;resource-id&gt;</w:t>
      </w:r>
      <w:r w:rsidRPr="00EF2B27">
        <w:t xml:space="preserve">, </w:t>
      </w:r>
      <w:r w:rsidRPr="007B77F0">
        <w:rPr>
          <w:rStyle w:val="codeChar"/>
        </w:rPr>
        <w:t>&lt;id&gt;</w:t>
      </w:r>
      <w:r w:rsidRPr="00EF2B27">
        <w:t xml:space="preserve">, </w:t>
      </w:r>
      <w:r w:rsidRPr="007B77F0">
        <w:rPr>
          <w:rStyle w:val="codeChar"/>
        </w:rPr>
        <w:t>&lt;port&gt;</w:t>
      </w:r>
      <w:r w:rsidRPr="00EF2B27">
        <w:t xml:space="preserve">, </w:t>
      </w:r>
      <w:r w:rsidRPr="007B77F0">
        <w:rPr>
          <w:rStyle w:val="codeChar"/>
        </w:rPr>
        <w:t>&lt;min-rate&gt;</w:t>
      </w:r>
      <w:r w:rsidRPr="00EF2B27">
        <w:t xml:space="preserve">, </w:t>
      </w:r>
      <w:r w:rsidRPr="007B77F0">
        <w:rPr>
          <w:rStyle w:val="codeChar"/>
        </w:rPr>
        <w:t>&lt;max-rate&gt;</w:t>
      </w:r>
      <w:r w:rsidRPr="00EF2B27">
        <w:t xml:space="preserve">, </w:t>
      </w:r>
      <w:r w:rsidRPr="007B77F0">
        <w:rPr>
          <w:rStyle w:val="codeChar"/>
        </w:rPr>
        <w:t>&lt;experimenter&gt;</w:t>
      </w:r>
      <w:r w:rsidRPr="00EF2B27">
        <w:t>.</w:t>
      </w:r>
    </w:p>
    <w:p w14:paraId="243EC5E2" w14:textId="77777777" w:rsidR="006F4495" w:rsidRPr="009F1B7D" w:rsidRDefault="006F4495" w:rsidP="00D14D27">
      <w:pPr>
        <w:pStyle w:val="Heading3"/>
      </w:pPr>
      <w:bookmarkStart w:id="158" w:name="_Toc315954029"/>
      <w:bookmarkStart w:id="159" w:name="_Toc316542539"/>
      <w:bookmarkStart w:id="160" w:name="_Toc320556731"/>
      <w:r w:rsidRPr="00DB42FD">
        <w:t>YANG Specification</w:t>
      </w:r>
      <w:bookmarkEnd w:id="158"/>
      <w:bookmarkEnd w:id="159"/>
      <w:bookmarkEnd w:id="160"/>
    </w:p>
    <w:tbl>
      <w:tblPr>
        <w:tblStyle w:val="TableGrid"/>
        <w:tblW w:w="0" w:type="auto"/>
        <w:tblInd w:w="378" w:type="dxa"/>
        <w:shd w:val="clear" w:color="auto" w:fill="C8FCCD"/>
        <w:tblLook w:val="04A0" w:firstRow="1" w:lastRow="0" w:firstColumn="1" w:lastColumn="0" w:noHBand="0" w:noVBand="1"/>
      </w:tblPr>
      <w:tblGrid>
        <w:gridCol w:w="8820"/>
      </w:tblGrid>
      <w:tr w:rsidR="006F4495" w:rsidRPr="009F1B7D" w14:paraId="7E93A37A" w14:textId="77777777" w:rsidTr="006F4495">
        <w:tc>
          <w:tcPr>
            <w:tcW w:w="8820" w:type="dxa"/>
            <w:shd w:val="clear" w:color="auto" w:fill="C8FCCD"/>
          </w:tcPr>
          <w:p w14:paraId="173A4246" w14:textId="77777777" w:rsidR="006F4495" w:rsidRPr="009F1B7D" w:rsidRDefault="006F4495" w:rsidP="00011096">
            <w:pPr>
              <w:pStyle w:val="XML1"/>
            </w:pPr>
            <w:r w:rsidRPr="009F1B7D">
              <w:t>typedef tenth-of-a-percent {</w:t>
            </w:r>
          </w:p>
          <w:p w14:paraId="310D42BC" w14:textId="77777777" w:rsidR="006F4495" w:rsidRPr="009F1B7D" w:rsidRDefault="006F4495" w:rsidP="00011096">
            <w:pPr>
              <w:pStyle w:val="XML3"/>
            </w:pPr>
            <w:r w:rsidRPr="009F1B7D">
              <w:t>type uint16 {</w:t>
            </w:r>
          </w:p>
          <w:p w14:paraId="64C5EED3" w14:textId="77777777" w:rsidR="006F4495" w:rsidRPr="009F1B7D" w:rsidRDefault="006F4495" w:rsidP="00011096">
            <w:pPr>
              <w:pStyle w:val="XML4"/>
            </w:pPr>
            <w:r w:rsidRPr="009F1B7D">
              <w:t>range "0..1000";</w:t>
            </w:r>
          </w:p>
          <w:p w14:paraId="18680E44" w14:textId="77777777" w:rsidR="006F4495" w:rsidRPr="009F1B7D" w:rsidRDefault="006F4495" w:rsidP="00011096">
            <w:pPr>
              <w:pStyle w:val="XML3"/>
            </w:pPr>
            <w:r w:rsidRPr="009F1B7D">
              <w:t>}</w:t>
            </w:r>
          </w:p>
          <w:p w14:paraId="6AF7F29C" w14:textId="77777777" w:rsidR="006F4495" w:rsidRPr="009F1B7D" w:rsidRDefault="006F4495" w:rsidP="00011096">
            <w:pPr>
              <w:pStyle w:val="XML3"/>
            </w:pPr>
            <w:r w:rsidRPr="009F1B7D">
              <w:t>units "1/10 of a percent";</w:t>
            </w:r>
          </w:p>
          <w:p w14:paraId="45233572" w14:textId="77777777" w:rsidR="006F4495" w:rsidRPr="009F1B7D" w:rsidRDefault="006F4495" w:rsidP="00011096">
            <w:pPr>
              <w:pStyle w:val="XML3"/>
            </w:pPr>
            <w:proofErr w:type="gramStart"/>
            <w:r w:rsidRPr="009F1B7D">
              <w:t>description</w:t>
            </w:r>
            <w:proofErr w:type="gramEnd"/>
            <w:r w:rsidRPr="009F1B7D">
              <w:t xml:space="preserve"> "This type defines a value in tenth of a percent.";</w:t>
            </w:r>
          </w:p>
          <w:p w14:paraId="72C62A1B" w14:textId="77777777" w:rsidR="006F4495" w:rsidRPr="009F1B7D" w:rsidRDefault="006F4495" w:rsidP="00011096">
            <w:pPr>
              <w:pStyle w:val="XML1"/>
            </w:pPr>
            <w:r w:rsidRPr="009F1B7D">
              <w:t>}</w:t>
            </w:r>
          </w:p>
          <w:p w14:paraId="374A49E4" w14:textId="77777777" w:rsidR="006F4495" w:rsidRPr="009F1B7D" w:rsidRDefault="006F4495" w:rsidP="00011096">
            <w:pPr>
              <w:pStyle w:val="XML1"/>
            </w:pPr>
          </w:p>
          <w:p w14:paraId="380181E0" w14:textId="77777777" w:rsidR="006F4495" w:rsidRPr="009F1B7D" w:rsidRDefault="006F4495" w:rsidP="00011096">
            <w:pPr>
              <w:pStyle w:val="XML1"/>
            </w:pPr>
            <w:r w:rsidRPr="009F1B7D">
              <w:t>grouping openflow-queue-resource-grouping {</w:t>
            </w:r>
          </w:p>
          <w:p w14:paraId="2CE0443F" w14:textId="77777777" w:rsidR="006F4495" w:rsidRPr="009F1B7D" w:rsidRDefault="006F4495" w:rsidP="00011096">
            <w:pPr>
              <w:pStyle w:val="XML2"/>
            </w:pPr>
            <w:proofErr w:type="gramStart"/>
            <w:r w:rsidRPr="009F1B7D">
              <w:t>description</w:t>
            </w:r>
            <w:proofErr w:type="gramEnd"/>
            <w:r w:rsidRPr="009F1B7D">
              <w:t xml:space="preserve"> "This grouping specifies all properties of a queue resource.";</w:t>
            </w:r>
          </w:p>
          <w:p w14:paraId="32A6DE82" w14:textId="77777777" w:rsidR="006F4495" w:rsidRPr="009F1B7D" w:rsidRDefault="006F4495" w:rsidP="00011096">
            <w:pPr>
              <w:pStyle w:val="XML2"/>
            </w:pPr>
            <w:r w:rsidRPr="009F1B7D">
              <w:t>leaf resource-id {</w:t>
            </w:r>
          </w:p>
          <w:p w14:paraId="46B2EEDA" w14:textId="77777777" w:rsidR="006F4495" w:rsidRPr="009F1B7D" w:rsidRDefault="006F4495" w:rsidP="00011096">
            <w:pPr>
              <w:pStyle w:val="XML3"/>
            </w:pPr>
            <w:r w:rsidRPr="009F1B7D">
              <w:t>type inet:uri;</w:t>
            </w:r>
          </w:p>
          <w:p w14:paraId="598201ED" w14:textId="77777777" w:rsidR="006F4495" w:rsidRPr="009F1B7D" w:rsidRDefault="006F4495" w:rsidP="00011096">
            <w:pPr>
              <w:pStyle w:val="XML3"/>
            </w:pPr>
            <w:proofErr w:type="gramStart"/>
            <w:r w:rsidRPr="009F1B7D">
              <w:t>description</w:t>
            </w:r>
            <w:proofErr w:type="gramEnd"/>
            <w:r w:rsidRPr="009F1B7D">
              <w:t xml:space="preserve"> "An unique but locally arbitrary identifier that identifies a queue and is persistent across reboots of the system.";</w:t>
            </w:r>
          </w:p>
          <w:p w14:paraId="6B90CE0B" w14:textId="77777777" w:rsidR="006F4495" w:rsidRPr="009F1B7D" w:rsidRDefault="006F4495" w:rsidP="00011096">
            <w:pPr>
              <w:pStyle w:val="XML2"/>
            </w:pPr>
            <w:r w:rsidRPr="009F1B7D">
              <w:t>}</w:t>
            </w:r>
          </w:p>
          <w:p w14:paraId="2D3D59E2" w14:textId="77777777" w:rsidR="006F4495" w:rsidRPr="009F1B7D" w:rsidRDefault="006F4495" w:rsidP="00011096">
            <w:pPr>
              <w:pStyle w:val="XML2"/>
            </w:pPr>
            <w:r w:rsidRPr="009F1B7D">
              <w:t>leaf id {</w:t>
            </w:r>
          </w:p>
          <w:p w14:paraId="25ADFD82" w14:textId="77777777" w:rsidR="006F4495" w:rsidRPr="009F1B7D" w:rsidRDefault="006F4495" w:rsidP="00011096">
            <w:pPr>
              <w:pStyle w:val="XML3"/>
            </w:pPr>
            <w:r w:rsidRPr="009F1B7D">
              <w:t>type uint64;</w:t>
            </w:r>
          </w:p>
          <w:p w14:paraId="1EE325DE" w14:textId="77777777" w:rsidR="006F4495" w:rsidRPr="009F1B7D" w:rsidRDefault="006F4495" w:rsidP="00011096">
            <w:pPr>
              <w:pStyle w:val="XML3"/>
            </w:pPr>
            <w:r w:rsidRPr="009F1B7D">
              <w:t>mandatory true;</w:t>
            </w:r>
          </w:p>
          <w:p w14:paraId="0B306DA0" w14:textId="77777777" w:rsidR="006F4495" w:rsidRPr="009F1B7D" w:rsidRDefault="006F4495" w:rsidP="00011096">
            <w:pPr>
              <w:pStyle w:val="XML3"/>
            </w:pPr>
            <w:proofErr w:type="gramStart"/>
            <w:r w:rsidRPr="009F1B7D">
              <w:t>description</w:t>
            </w:r>
            <w:proofErr w:type="gramEnd"/>
            <w:r w:rsidRPr="009F1B7D">
              <w:t xml:space="preserve"> "An unique but locally arbitrary number that identifies a queue and is persistent across reboots of the system.";</w:t>
            </w:r>
          </w:p>
          <w:p w14:paraId="5BEA3A89" w14:textId="77777777" w:rsidR="006F4495" w:rsidRPr="009F1B7D" w:rsidRDefault="006F4495" w:rsidP="00011096">
            <w:pPr>
              <w:pStyle w:val="XML2"/>
            </w:pPr>
            <w:r w:rsidRPr="009F1B7D">
              <w:t>}</w:t>
            </w:r>
          </w:p>
          <w:p w14:paraId="43D48870" w14:textId="77777777" w:rsidR="006F4495" w:rsidRPr="009F1B7D" w:rsidRDefault="006F4495" w:rsidP="00011096">
            <w:pPr>
              <w:pStyle w:val="XML2"/>
            </w:pPr>
            <w:r w:rsidRPr="009F1B7D">
              <w:t>leaf port {</w:t>
            </w:r>
          </w:p>
          <w:p w14:paraId="4B831564" w14:textId="77777777" w:rsidR="006F4495" w:rsidRPr="009F1B7D" w:rsidRDefault="006F4495" w:rsidP="00011096">
            <w:pPr>
              <w:pStyle w:val="XML3"/>
            </w:pPr>
            <w:r w:rsidRPr="009F1B7D">
              <w:t>type leafref {</w:t>
            </w:r>
          </w:p>
          <w:p w14:paraId="7ED87BF6" w14:textId="77777777" w:rsidR="006F4495" w:rsidRPr="009F1B7D" w:rsidRDefault="006F4495" w:rsidP="00011096">
            <w:pPr>
              <w:pStyle w:val="XML4"/>
            </w:pPr>
            <w:r w:rsidRPr="009F1B7D">
              <w:t>path "/capable-switch/resources/port/resource-id";</w:t>
            </w:r>
          </w:p>
          <w:p w14:paraId="52187604" w14:textId="77777777" w:rsidR="006F4495" w:rsidRPr="009F1B7D" w:rsidRDefault="006F4495" w:rsidP="00011096">
            <w:pPr>
              <w:pStyle w:val="XML3"/>
            </w:pPr>
            <w:r w:rsidRPr="009F1B7D">
              <w:t>}</w:t>
            </w:r>
          </w:p>
          <w:p w14:paraId="0F7455CB" w14:textId="77777777" w:rsidR="006F4495" w:rsidRPr="009F1B7D" w:rsidRDefault="006F4495" w:rsidP="00011096">
            <w:pPr>
              <w:pStyle w:val="XML3"/>
            </w:pPr>
            <w:proofErr w:type="gramStart"/>
            <w:r w:rsidRPr="009F1B7D">
              <w:t>description</w:t>
            </w:r>
            <w:proofErr w:type="gramEnd"/>
            <w:r w:rsidRPr="009F1B7D">
              <w:t xml:space="preserve"> "Reference to port resources in the Capable Switch.";</w:t>
            </w:r>
          </w:p>
          <w:p w14:paraId="7D0BF428" w14:textId="77777777" w:rsidR="006F4495" w:rsidRPr="009F1B7D" w:rsidRDefault="006F4495" w:rsidP="00011096">
            <w:pPr>
              <w:pStyle w:val="XML2"/>
            </w:pPr>
            <w:r w:rsidRPr="009F1B7D">
              <w:t>}</w:t>
            </w:r>
          </w:p>
          <w:p w14:paraId="4EA29133" w14:textId="77777777" w:rsidR="006F4495" w:rsidRPr="009F1B7D" w:rsidRDefault="006F4495" w:rsidP="00011096">
            <w:pPr>
              <w:pStyle w:val="XML2"/>
            </w:pPr>
            <w:r w:rsidRPr="009F1B7D">
              <w:t>container properties {</w:t>
            </w:r>
          </w:p>
          <w:p w14:paraId="4DA9364E" w14:textId="77777777" w:rsidR="006F4495" w:rsidRPr="009F1B7D" w:rsidRDefault="006F4495" w:rsidP="00011096">
            <w:pPr>
              <w:pStyle w:val="XML3"/>
            </w:pPr>
            <w:proofErr w:type="gramStart"/>
            <w:r w:rsidRPr="009F1B7D">
              <w:t>description</w:t>
            </w:r>
            <w:proofErr w:type="gramEnd"/>
            <w:r w:rsidRPr="009F1B7D">
              <w:t xml:space="preserve"> "The queue properties currently configured.";</w:t>
            </w:r>
          </w:p>
          <w:p w14:paraId="6F9533F0" w14:textId="77777777" w:rsidR="006F4495" w:rsidRPr="009F1B7D" w:rsidRDefault="006F4495" w:rsidP="00011096">
            <w:pPr>
              <w:pStyle w:val="XML3"/>
            </w:pPr>
            <w:r w:rsidRPr="009F1B7D">
              <w:t>leaf min-rate {</w:t>
            </w:r>
          </w:p>
          <w:p w14:paraId="49F663B7" w14:textId="77777777" w:rsidR="006F4495" w:rsidRPr="009F1B7D" w:rsidRDefault="006F4495" w:rsidP="00011096">
            <w:pPr>
              <w:pStyle w:val="XML4"/>
            </w:pPr>
            <w:r w:rsidRPr="009F1B7D">
              <w:t>type tenth-of-a-percent;</w:t>
            </w:r>
          </w:p>
          <w:p w14:paraId="0C5C421E" w14:textId="77777777" w:rsidR="006F4495" w:rsidRPr="009F1B7D" w:rsidRDefault="006F4495" w:rsidP="00011096">
            <w:pPr>
              <w:pStyle w:val="XML4"/>
            </w:pPr>
            <w:proofErr w:type="gramStart"/>
            <w:r w:rsidRPr="009F1B7D">
              <w:t>description</w:t>
            </w:r>
            <w:proofErr w:type="gramEnd"/>
            <w:r w:rsidRPr="009F1B7D">
              <w:t xml:space="preserve"> "The minimal rate that is reserved for this queue in 1/10 of a percent of the actual rate. If not present a min-rate is not set.</w:t>
            </w:r>
            <w:proofErr w:type="gramStart"/>
            <w:r w:rsidRPr="009F1B7D">
              <w:t>";</w:t>
            </w:r>
            <w:proofErr w:type="gramEnd"/>
          </w:p>
          <w:p w14:paraId="4A613C2F" w14:textId="77777777" w:rsidR="006F4495" w:rsidRPr="009F1B7D" w:rsidRDefault="006F4495" w:rsidP="00011096">
            <w:pPr>
              <w:pStyle w:val="XML3"/>
            </w:pPr>
            <w:r w:rsidRPr="009F1B7D">
              <w:t>}</w:t>
            </w:r>
          </w:p>
          <w:p w14:paraId="0F4EB543" w14:textId="77777777" w:rsidR="006F4495" w:rsidRPr="009F1B7D" w:rsidRDefault="006F4495" w:rsidP="00011096">
            <w:pPr>
              <w:pStyle w:val="XML3"/>
            </w:pPr>
            <w:r w:rsidRPr="009F1B7D">
              <w:t>leaf max-rate {</w:t>
            </w:r>
          </w:p>
          <w:p w14:paraId="598C8B2D" w14:textId="77777777" w:rsidR="006F4495" w:rsidRPr="009F1B7D" w:rsidRDefault="006F4495" w:rsidP="00011096">
            <w:pPr>
              <w:pStyle w:val="XML4"/>
            </w:pPr>
            <w:r w:rsidRPr="009F1B7D">
              <w:t>type tenth-of-a-percent;</w:t>
            </w:r>
          </w:p>
          <w:p w14:paraId="7FC43441" w14:textId="77777777" w:rsidR="006F4495" w:rsidRPr="009F1B7D" w:rsidRDefault="006F4495" w:rsidP="00011096">
            <w:pPr>
              <w:pStyle w:val="XML4"/>
            </w:pPr>
            <w:proofErr w:type="gramStart"/>
            <w:r w:rsidRPr="009F1B7D">
              <w:t>description</w:t>
            </w:r>
            <w:proofErr w:type="gramEnd"/>
            <w:r w:rsidRPr="009F1B7D">
              <w:t xml:space="preserve"> "The maximum rate that is reserved for this queue </w:t>
            </w:r>
            <w:r w:rsidRPr="009F1B7D">
              <w:lastRenderedPageBreak/>
              <w:t>in 1/10 of a percent of the actual rate. If not present the max-rate is not set.</w:t>
            </w:r>
            <w:proofErr w:type="gramStart"/>
            <w:r w:rsidRPr="009F1B7D">
              <w:t>";</w:t>
            </w:r>
            <w:proofErr w:type="gramEnd"/>
          </w:p>
          <w:p w14:paraId="2515ABEF" w14:textId="77777777" w:rsidR="006F4495" w:rsidRPr="009F1B7D" w:rsidRDefault="006F4495" w:rsidP="00011096">
            <w:pPr>
              <w:pStyle w:val="XML3"/>
            </w:pPr>
            <w:r w:rsidRPr="009F1B7D">
              <w:t>}</w:t>
            </w:r>
          </w:p>
          <w:p w14:paraId="4B71AF4A" w14:textId="77777777" w:rsidR="006F4495" w:rsidRPr="009F1B7D" w:rsidRDefault="006F4495" w:rsidP="00011096">
            <w:pPr>
              <w:pStyle w:val="XML3"/>
            </w:pPr>
            <w:r w:rsidRPr="009F1B7D">
              <w:t>leaf-list experimenter {</w:t>
            </w:r>
          </w:p>
          <w:p w14:paraId="635E7DF3" w14:textId="77777777" w:rsidR="006F4495" w:rsidRPr="009F1B7D" w:rsidRDefault="006F4495" w:rsidP="00011096">
            <w:pPr>
              <w:pStyle w:val="XML4"/>
            </w:pPr>
            <w:r w:rsidRPr="009F1B7D">
              <w:t>type uint32;</w:t>
            </w:r>
          </w:p>
          <w:p w14:paraId="3B12CBD6" w14:textId="77777777" w:rsidR="006F4495" w:rsidRPr="009F1B7D" w:rsidRDefault="006F4495" w:rsidP="00011096">
            <w:pPr>
              <w:pStyle w:val="XML4"/>
            </w:pPr>
            <w:proofErr w:type="gramStart"/>
            <w:r w:rsidRPr="009F1B7D">
              <w:t>description</w:t>
            </w:r>
            <w:proofErr w:type="gramEnd"/>
            <w:r w:rsidRPr="009F1B7D">
              <w:t xml:space="preserve"> "A list of experimenter identifiers of queue properties used.";</w:t>
            </w:r>
          </w:p>
          <w:p w14:paraId="5B22B48C" w14:textId="77777777" w:rsidR="006F4495" w:rsidRPr="009F1B7D" w:rsidRDefault="006F4495" w:rsidP="00011096">
            <w:pPr>
              <w:pStyle w:val="XML3"/>
            </w:pPr>
            <w:r w:rsidRPr="009F1B7D">
              <w:t>}</w:t>
            </w:r>
          </w:p>
          <w:p w14:paraId="5D753699" w14:textId="77777777" w:rsidR="006F4495" w:rsidRPr="009F1B7D" w:rsidRDefault="006F4495" w:rsidP="00011096">
            <w:pPr>
              <w:pStyle w:val="XML2"/>
            </w:pPr>
            <w:r w:rsidRPr="009F1B7D">
              <w:t>}</w:t>
            </w:r>
          </w:p>
          <w:p w14:paraId="74BC8051" w14:textId="77777777" w:rsidR="006F4495" w:rsidRPr="009F1B7D" w:rsidRDefault="006F4495" w:rsidP="00011096">
            <w:pPr>
              <w:pStyle w:val="XML1"/>
            </w:pPr>
            <w:r w:rsidRPr="009F1B7D">
              <w:t>}</w:t>
            </w:r>
          </w:p>
        </w:tc>
      </w:tr>
    </w:tbl>
    <w:p w14:paraId="72124059" w14:textId="42FFB4B3" w:rsidR="002A5300" w:rsidRPr="009F1B7D" w:rsidRDefault="002A5300" w:rsidP="002A5300">
      <w:pPr>
        <w:pStyle w:val="Heading2"/>
        <w:keepLines w:val="0"/>
        <w:ind w:left="576" w:hanging="576"/>
        <w:contextualSpacing/>
      </w:pPr>
      <w:bookmarkStart w:id="161" w:name="_Toc320556732"/>
      <w:r>
        <w:lastRenderedPageBreak/>
        <w:t>External Certificate</w:t>
      </w:r>
      <w:bookmarkEnd w:id="161"/>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62" w:name="_Toc320556733"/>
      <w:r w:rsidRPr="00DB42FD">
        <w:t>UML Diagram</w:t>
      </w:r>
      <w:bookmarkEnd w:id="162"/>
    </w:p>
    <w:p w14:paraId="72061590" w14:textId="65BA7BFF" w:rsidR="002A5300" w:rsidRPr="009F1B7D" w:rsidRDefault="00BB307B" w:rsidP="002A5300">
      <w:pPr>
        <w:keepNext/>
        <w:jc w:val="center"/>
      </w:pPr>
      <w:r>
        <w:object w:dxaOrig="3114" w:dyaOrig="2210" w14:anchorId="55CAF233">
          <v:shape id="_x0000_i1036" type="#_x0000_t75" style="width:154.7pt;height:111.2pt" o:ole="">
            <v:imagedata r:id="rId34" o:title=""/>
          </v:shape>
          <o:OLEObject Type="Embed" ProgID="Visio.Drawing.11" ShapeID="_x0000_i1036" DrawAspect="Content" ObjectID="_1402310018" r:id="rId35"/>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63" w:name="_Toc320556734"/>
      <w:r w:rsidRPr="00DB42FD">
        <w:t>XML Schema</w:t>
      </w:r>
      <w:bookmarkEnd w:id="163"/>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08FC3DBF" w14:textId="77777777" w:rsidTr="009D0278">
        <w:tc>
          <w:tcPr>
            <w:tcW w:w="8820" w:type="dxa"/>
            <w:shd w:val="clear" w:color="auto" w:fill="C8FCCD"/>
          </w:tcPr>
          <w:p w14:paraId="5399E31E" w14:textId="36EAE1B6" w:rsidR="002A5300" w:rsidRPr="009F1B7D" w:rsidRDefault="002A5300" w:rsidP="009D0278">
            <w:pPr>
              <w:pStyle w:val="XML1"/>
            </w:pPr>
            <w:r w:rsidRPr="009F1B7D">
              <w:t>&lt;xs:complexType name="</w:t>
            </w:r>
            <w:r>
              <w:t>OFExternalCertificate</w:t>
            </w:r>
            <w:r w:rsidR="00DC7465">
              <w:t>Type</w:t>
            </w:r>
            <w:r w:rsidRPr="009F1B7D">
              <w:t>"&gt;</w:t>
            </w:r>
          </w:p>
          <w:p w14:paraId="51AADCB3" w14:textId="77777777" w:rsidR="002A5300" w:rsidRPr="009F1B7D" w:rsidRDefault="002A5300" w:rsidP="009D0278">
            <w:pPr>
              <w:pStyle w:val="XML2"/>
            </w:pPr>
            <w:r w:rsidRPr="009F1B7D">
              <w:t>&lt;xs:complexContent&gt;</w:t>
            </w:r>
          </w:p>
          <w:p w14:paraId="22E1A0F6" w14:textId="77777777" w:rsidR="002A5300" w:rsidRPr="009F1B7D" w:rsidRDefault="002A5300" w:rsidP="009D0278">
            <w:pPr>
              <w:pStyle w:val="XML3"/>
            </w:pPr>
            <w:r w:rsidRPr="009F1B7D">
              <w:t>&lt;xs:extension base="OFResourceType"&gt;</w:t>
            </w:r>
          </w:p>
          <w:p w14:paraId="44E8C05A" w14:textId="77777777" w:rsidR="002A5300" w:rsidRPr="009F1B7D" w:rsidRDefault="002A5300" w:rsidP="009D0278">
            <w:pPr>
              <w:pStyle w:val="XML4"/>
            </w:pPr>
            <w:r w:rsidRPr="009F1B7D">
              <w:t>&lt;xs:sequence maxOccurs="1" minOccurs="1"&gt;</w:t>
            </w:r>
          </w:p>
          <w:p w14:paraId="0F2E7DD7" w14:textId="0FB065DE" w:rsidR="002A5300" w:rsidRPr="009F1B7D" w:rsidRDefault="002A5300" w:rsidP="009D0278">
            <w:pPr>
              <w:pStyle w:val="XML5"/>
            </w:pPr>
            <w:r w:rsidRPr="009F1B7D">
              <w:t>&lt;xs:element name="</w:t>
            </w:r>
            <w:r>
              <w:t>certificate</w:t>
            </w:r>
            <w:r w:rsidRPr="009F1B7D">
              <w:t xml:space="preserve">" </w:t>
            </w:r>
          </w:p>
          <w:p w14:paraId="059E49CC" w14:textId="161E48F0" w:rsidR="002A5300" w:rsidRPr="009F1B7D" w:rsidRDefault="002A5300" w:rsidP="009D0278">
            <w:pPr>
              <w:pStyle w:val="XML9"/>
            </w:pPr>
            <w:r w:rsidRPr="009F1B7D">
              <w:t>type="</w:t>
            </w:r>
            <w:r w:rsidR="00DC3719">
              <w:t>OF</w:t>
            </w:r>
            <w:r w:rsidRPr="002A5300">
              <w:t>X509Certificate</w:t>
            </w:r>
            <w:r w:rsidR="00DC3719">
              <w:t>Type</w:t>
            </w:r>
            <w:r w:rsidRPr="009F1B7D">
              <w:t>"/&gt;</w:t>
            </w:r>
          </w:p>
          <w:p w14:paraId="7C3B2D4F" w14:textId="77777777" w:rsidR="002A5300" w:rsidRPr="009F1B7D" w:rsidRDefault="002A5300" w:rsidP="009D0278">
            <w:pPr>
              <w:pStyle w:val="XML4"/>
            </w:pPr>
            <w:r w:rsidRPr="009F1B7D">
              <w:t>&lt;/xs:sequence&gt;</w:t>
            </w:r>
          </w:p>
          <w:p w14:paraId="05462A36" w14:textId="77777777" w:rsidR="002A5300" w:rsidRPr="009F1B7D" w:rsidRDefault="002A5300" w:rsidP="009D0278">
            <w:pPr>
              <w:pStyle w:val="XML3"/>
            </w:pPr>
            <w:r w:rsidRPr="009F1B7D">
              <w:t>&lt;/xs:extension&gt;</w:t>
            </w:r>
          </w:p>
          <w:p w14:paraId="6FCE0C7E" w14:textId="77777777" w:rsidR="002A5300" w:rsidRPr="009F1B7D" w:rsidRDefault="002A5300" w:rsidP="009D0278">
            <w:pPr>
              <w:pStyle w:val="XML2"/>
            </w:pPr>
            <w:r w:rsidRPr="009F1B7D">
              <w:t>&lt;/xs:complexContent&gt;</w:t>
            </w:r>
          </w:p>
          <w:p w14:paraId="7AC9BEAC" w14:textId="77777777" w:rsidR="002A5300" w:rsidRDefault="002A5300" w:rsidP="009D0278">
            <w:pPr>
              <w:pStyle w:val="XML1"/>
            </w:pPr>
            <w:r w:rsidRPr="009F1B7D">
              <w:t>&lt;/xs:complexType&gt;</w:t>
            </w:r>
          </w:p>
          <w:p w14:paraId="08702AD9" w14:textId="77777777" w:rsidR="00DC3719" w:rsidRDefault="00DC3719" w:rsidP="009D0278">
            <w:pPr>
              <w:pStyle w:val="XML1"/>
            </w:pPr>
          </w:p>
          <w:p w14:paraId="71752A76" w14:textId="2BEEAE90" w:rsidR="00DC3719" w:rsidRDefault="00DC3719" w:rsidP="009D0278">
            <w:pPr>
              <w:pStyle w:val="XML1"/>
            </w:pPr>
            <w:r>
              <w:t>&lt;xs:simpleType name=</w:t>
            </w:r>
            <w:r w:rsidRPr="009F1B7D">
              <w:t>"</w:t>
            </w:r>
            <w:r>
              <w:t>OFX509CertificateType</w:t>
            </w:r>
            <w:r w:rsidRPr="009F1B7D">
              <w:t>"</w:t>
            </w:r>
            <w:r>
              <w:t>&gt;</w:t>
            </w:r>
          </w:p>
          <w:p w14:paraId="0FD2B347" w14:textId="4977FABD" w:rsidR="00DC3719" w:rsidRDefault="00DC3719" w:rsidP="009767AE">
            <w:pPr>
              <w:pStyle w:val="XML2"/>
            </w:pPr>
            <w:r>
              <w:t>&lt;xs:restriction base=</w:t>
            </w:r>
            <w:r w:rsidRPr="009F1B7D">
              <w:t>"</w:t>
            </w:r>
            <w:r>
              <w:t>base64Binary</w:t>
            </w:r>
            <w:r w:rsidRPr="009F1B7D">
              <w:t>"</w:t>
            </w:r>
            <w:r>
              <w:t>&gt;&lt;/xs:restriction&gt;</w:t>
            </w:r>
          </w:p>
          <w:p w14:paraId="4EC2246D" w14:textId="21426F06" w:rsidR="00DC3719" w:rsidRPr="009F1B7D" w:rsidRDefault="00DC3719" w:rsidP="00DC3719">
            <w:pPr>
              <w:pStyle w:val="XML1"/>
            </w:pPr>
            <w:r>
              <w:t>&lt;/xs:simpleType&gt;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64" w:name="_Toc320556735"/>
      <w:r w:rsidRPr="00DB42FD">
        <w:t>XML Example</w:t>
      </w:r>
      <w:bookmarkEnd w:id="164"/>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2DE87E95" w14:textId="77777777" w:rsidTr="009D0278">
        <w:tc>
          <w:tcPr>
            <w:tcW w:w="8820" w:type="dxa"/>
            <w:shd w:val="clear" w:color="auto" w:fill="C8FCCD"/>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lastRenderedPageBreak/>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5F94C128" w14:textId="77777777" w:rsidR="002A5300" w:rsidRPr="009F1B7D" w:rsidRDefault="002A5300" w:rsidP="002A5300">
      <w:pPr>
        <w:pStyle w:val="Heading3"/>
        <w:keepLines w:val="0"/>
        <w:ind w:left="720" w:hanging="720"/>
      </w:pPr>
      <w:bookmarkStart w:id="165" w:name="_Toc320556736"/>
      <w:r w:rsidRPr="00DB42FD">
        <w:t>Normative Constraints</w:t>
      </w:r>
      <w:bookmarkEnd w:id="165"/>
    </w:p>
    <w:p w14:paraId="68C2FE49" w14:textId="70CF0E0A" w:rsidR="002A5300" w:rsidRPr="009F1B7D" w:rsidRDefault="002A5300" w:rsidP="002A5300">
      <w:r w:rsidRPr="00DB42FD">
        <w:t>A</w:t>
      </w:r>
      <w:r>
        <w:t>n External Certificate</w:t>
      </w:r>
      <w:r w:rsidRPr="00DB42FD">
        <w:t xml:space="preserve"> is identified by identifier </w:t>
      </w:r>
      <w:r w:rsidRPr="008F1CD2">
        <w:rPr>
          <w:rStyle w:val="codeChar"/>
        </w:rPr>
        <w:t>&lt;resource-id&gt;</w:t>
      </w:r>
      <w:r w:rsidRPr="005A0689">
        <w:t xml:space="preserve"> </w:t>
      </w:r>
      <w:r w:rsidRPr="00DB42FD">
        <w:t xml:space="preserve">within the context of the OpenFlow Capable Switch and OpenFlow Logical Switches. Element </w:t>
      </w:r>
      <w:r w:rsidRPr="008F1CD2">
        <w:rPr>
          <w:rStyle w:val="codeChar"/>
        </w:rPr>
        <w:t>&lt;resource-id&gt;</w:t>
      </w:r>
      <w:r w:rsidRPr="005A0689">
        <w:t xml:space="preserve"> is </w:t>
      </w:r>
      <w:r w:rsidRPr="00DB42FD">
        <w:t>inherited from superclass OpenFlow Resource.</w:t>
      </w:r>
    </w:p>
    <w:p w14:paraId="1BA21FCC" w14:textId="7EF247B9" w:rsidR="002A5300" w:rsidRPr="009F1B7D" w:rsidRDefault="002A5300" w:rsidP="002A5300">
      <w:r w:rsidRPr="00DB42FD">
        <w:t xml:space="preserve">Element </w:t>
      </w:r>
      <w:r w:rsidRPr="008F1CD2">
        <w:rPr>
          <w:rStyle w:val="codeChar"/>
        </w:rPr>
        <w:t>&lt;certificate&gt;</w:t>
      </w:r>
      <w:r w:rsidRPr="00DB42FD">
        <w:t xml:space="preserve"> </w:t>
      </w:r>
      <w:r>
        <w:t>contains an X.509 certificate</w:t>
      </w:r>
      <w:r w:rsidR="00DC3719">
        <w:t xml:space="preserve"> in DER format base64 encoded</w:t>
      </w:r>
      <w:r w:rsidRPr="00DB42FD">
        <w:t>.</w:t>
      </w:r>
    </w:p>
    <w:p w14:paraId="7A324238" w14:textId="77777777" w:rsidR="00C82429" w:rsidRPr="009F1B7D" w:rsidRDefault="00C82429" w:rsidP="00C82429">
      <w:pPr>
        <w:pStyle w:val="Heading3"/>
      </w:pPr>
      <w:bookmarkStart w:id="166" w:name="_Toc320556737"/>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7B38F886" w14:textId="77777777" w:rsidTr="00C82429">
        <w:tc>
          <w:tcPr>
            <w:tcW w:w="8820" w:type="dxa"/>
            <w:shd w:val="clear" w:color="auto" w:fill="C8FCCD"/>
          </w:tcPr>
          <w:p w14:paraId="1175DB9D" w14:textId="619D6841" w:rsidR="00C82429" w:rsidRPr="009F1B7D" w:rsidRDefault="00C82429" w:rsidP="00C82429">
            <w:pPr>
              <w:pStyle w:val="XML1"/>
            </w:pPr>
            <w:r w:rsidRPr="009F1B7D">
              <w:t>grouping openflow-</w:t>
            </w:r>
            <w:r>
              <w:t>external-certificate</w:t>
            </w:r>
            <w:r w:rsidRPr="009F1B7D">
              <w:t>-grouping {</w:t>
            </w:r>
          </w:p>
          <w:p w14:paraId="57B5F41E" w14:textId="77777777" w:rsidR="00C82429" w:rsidRDefault="00C82429" w:rsidP="00C82429">
            <w:pPr>
              <w:pStyle w:val="XML2"/>
            </w:pPr>
            <w:r w:rsidRPr="009F1B7D">
              <w:t xml:space="preserve">description "This grouping specifies </w:t>
            </w:r>
            <w:r>
              <w:t xml:space="preserve">a certificate that can be used </w:t>
            </w:r>
          </w:p>
          <w:p w14:paraId="4538914B" w14:textId="77777777" w:rsidR="00C82429" w:rsidRDefault="00C82429" w:rsidP="00C82429">
            <w:pPr>
              <w:pStyle w:val="XML9"/>
            </w:pPr>
            <w:r>
              <w:t xml:space="preserve">by an OpenFlow Logical Switch for authenticating a </w:t>
            </w:r>
          </w:p>
          <w:p w14:paraId="7176C889" w14:textId="262ACC2E" w:rsidR="00C82429" w:rsidRPr="009F1B7D" w:rsidRDefault="00C82429" w:rsidP="00C82429">
            <w:pPr>
              <w:pStyle w:val="XML9"/>
            </w:pPr>
            <w:proofErr w:type="gramStart"/>
            <w:r>
              <w:t>controller</w:t>
            </w:r>
            <w:proofErr w:type="gramEnd"/>
            <w:r>
              <w:t xml:space="preserve"> when a TLS connection is established</w:t>
            </w:r>
            <w:r w:rsidRPr="009F1B7D">
              <w:t>.";</w:t>
            </w:r>
          </w:p>
          <w:p w14:paraId="74F819F1" w14:textId="77777777" w:rsidR="00C82429" w:rsidRPr="009F1B7D" w:rsidRDefault="00C82429" w:rsidP="00C82429">
            <w:pPr>
              <w:pStyle w:val="XML2"/>
            </w:pPr>
            <w:r w:rsidRPr="009F1B7D">
              <w:t>leaf resource-id {</w:t>
            </w:r>
          </w:p>
          <w:p w14:paraId="6D081B39" w14:textId="77777777" w:rsidR="00C82429" w:rsidRPr="009F1B7D" w:rsidRDefault="00C82429" w:rsidP="00C82429">
            <w:pPr>
              <w:pStyle w:val="XML3"/>
            </w:pPr>
            <w:r w:rsidRPr="009F1B7D">
              <w:t>type inet:uri;</w:t>
            </w:r>
          </w:p>
          <w:p w14:paraId="088815EF" w14:textId="77777777" w:rsidR="00C82429" w:rsidRDefault="00C82429" w:rsidP="00C82429">
            <w:pPr>
              <w:pStyle w:val="XML3"/>
            </w:pPr>
            <w:r>
              <w:t>description "A</w:t>
            </w:r>
            <w:r w:rsidRPr="009F1B7D">
              <w:t xml:space="preserve"> unique but locally arbitrary identifier that </w:t>
            </w:r>
          </w:p>
          <w:p w14:paraId="65E9401B" w14:textId="77777777" w:rsidR="00C82429" w:rsidRDefault="00C82429" w:rsidP="00C82429">
            <w:pPr>
              <w:pStyle w:val="XML9"/>
            </w:pPr>
            <w:r>
              <w:t xml:space="preserve">identifies an external certificate </w:t>
            </w:r>
            <w:r w:rsidRPr="009F1B7D">
              <w:t>a</w:t>
            </w:r>
            <w:r>
              <w:t xml:space="preserve">nd is persistent </w:t>
            </w:r>
          </w:p>
          <w:p w14:paraId="6B095077" w14:textId="404D3BFA" w:rsidR="00C82429" w:rsidRPr="009F1B7D" w:rsidRDefault="00C82429" w:rsidP="00C82429">
            <w:pPr>
              <w:pStyle w:val="XML9"/>
            </w:pPr>
            <w:proofErr w:type="gramStart"/>
            <w:r>
              <w:t>across</w:t>
            </w:r>
            <w:proofErr w:type="gramEnd"/>
            <w:r>
              <w:t xml:space="preserve"> reboots </w:t>
            </w:r>
            <w:r w:rsidRPr="009F1B7D">
              <w:t>of the system.";</w:t>
            </w:r>
          </w:p>
          <w:p w14:paraId="5F60E1AF" w14:textId="77777777" w:rsidR="00C82429" w:rsidRPr="009F1B7D" w:rsidRDefault="00C82429" w:rsidP="00C82429">
            <w:pPr>
              <w:pStyle w:val="XML2"/>
            </w:pPr>
            <w:r w:rsidRPr="009F1B7D">
              <w:t>}</w:t>
            </w:r>
          </w:p>
          <w:p w14:paraId="22BEEB8A" w14:textId="7A03EDA0" w:rsidR="00C82429" w:rsidRPr="009F1B7D" w:rsidRDefault="00C82429" w:rsidP="00C82429">
            <w:pPr>
              <w:pStyle w:val="XML2"/>
            </w:pPr>
            <w:r w:rsidRPr="009F1B7D">
              <w:t xml:space="preserve">leaf </w:t>
            </w:r>
            <w:r>
              <w:t>certificate</w:t>
            </w:r>
            <w:r w:rsidRPr="009F1B7D">
              <w:t xml:space="preserve"> {</w:t>
            </w:r>
          </w:p>
          <w:p w14:paraId="115ED55E" w14:textId="38EDFAB1" w:rsidR="00C82429" w:rsidRPr="009F1B7D" w:rsidRDefault="00C82429" w:rsidP="00C82429">
            <w:pPr>
              <w:pStyle w:val="XML3"/>
            </w:pPr>
            <w:r w:rsidRPr="009F1B7D">
              <w:t xml:space="preserve">type </w:t>
            </w:r>
            <w:r>
              <w:t>string</w:t>
            </w:r>
            <w:r w:rsidRPr="009F1B7D">
              <w:t>;</w:t>
            </w:r>
          </w:p>
          <w:p w14:paraId="7E2C2E84" w14:textId="77777777" w:rsidR="00C82429" w:rsidRPr="009F1B7D" w:rsidRDefault="00C82429" w:rsidP="00C82429">
            <w:pPr>
              <w:pStyle w:val="XML3"/>
            </w:pPr>
            <w:r w:rsidRPr="009F1B7D">
              <w:t>mandatory true;</w:t>
            </w:r>
          </w:p>
          <w:p w14:paraId="53993168" w14:textId="1CB7330B" w:rsidR="00C82429" w:rsidRDefault="00C82429" w:rsidP="00C82429">
            <w:pPr>
              <w:pStyle w:val="XML3"/>
            </w:pPr>
            <w:r w:rsidRPr="009F1B7D">
              <w:t>description "</w:t>
            </w:r>
            <w:r>
              <w:t xml:space="preserve">An X.509 certificate in DER format base64 </w:t>
            </w:r>
          </w:p>
          <w:p w14:paraId="00018713" w14:textId="37094E74" w:rsidR="00C82429" w:rsidRPr="009F1B7D" w:rsidRDefault="00C82429" w:rsidP="00C82429">
            <w:pPr>
              <w:pStyle w:val="XML9"/>
            </w:pPr>
            <w:proofErr w:type="gramStart"/>
            <w:r>
              <w:t>encoded</w:t>
            </w:r>
            <w:proofErr w:type="gramEnd"/>
            <w:r w:rsidRPr="009F1B7D">
              <w:t>.";</w:t>
            </w:r>
          </w:p>
          <w:p w14:paraId="55A7A6F6" w14:textId="77777777" w:rsidR="00C82429" w:rsidRPr="009F1B7D" w:rsidRDefault="00C82429" w:rsidP="00C82429">
            <w:pPr>
              <w:pStyle w:val="XML2"/>
            </w:pPr>
            <w:r w:rsidRPr="009F1B7D">
              <w:t>}</w:t>
            </w:r>
          </w:p>
          <w:p w14:paraId="70FED4DC" w14:textId="77777777" w:rsidR="00C82429" w:rsidRPr="009F1B7D" w:rsidRDefault="00C82429" w:rsidP="00C82429">
            <w:pPr>
              <w:pStyle w:val="XML1"/>
            </w:pPr>
            <w:r w:rsidRPr="009F1B7D">
              <w:t>}</w:t>
            </w:r>
          </w:p>
        </w:tc>
      </w:tr>
    </w:tbl>
    <w:p w14:paraId="0794F2A8" w14:textId="378E0CDC" w:rsidR="00325239" w:rsidRPr="009F1B7D" w:rsidRDefault="00325239" w:rsidP="00325239">
      <w:pPr>
        <w:pStyle w:val="Heading2"/>
        <w:keepLines w:val="0"/>
        <w:ind w:left="576" w:hanging="576"/>
        <w:contextualSpacing/>
      </w:pPr>
      <w:bookmarkStart w:id="167" w:name="_Toc320556738"/>
      <w:bookmarkEnd w:id="166"/>
      <w:r>
        <w:t>Owned Certificate</w:t>
      </w:r>
      <w:bookmarkEnd w:id="167"/>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68" w:name="_Toc320556739"/>
      <w:r w:rsidRPr="00DB42FD">
        <w:t>UML Diagram</w:t>
      </w:r>
      <w:bookmarkEnd w:id="168"/>
    </w:p>
    <w:p w14:paraId="6441FA38" w14:textId="546C1898" w:rsidR="00325239" w:rsidRPr="009F1B7D" w:rsidRDefault="000C7092" w:rsidP="00325239">
      <w:pPr>
        <w:keepNext/>
        <w:jc w:val="center"/>
      </w:pPr>
      <w:r>
        <w:object w:dxaOrig="3114" w:dyaOrig="2210" w14:anchorId="5EAAAAEC">
          <v:shape id="_x0000_i1037" type="#_x0000_t75" style="width:154.7pt;height:111.2pt" o:ole="">
            <v:imagedata r:id="rId36" o:title=""/>
          </v:shape>
          <o:OLEObject Type="Embed" ProgID="Visio.Drawing.11" ShapeID="_x0000_i1037" DrawAspect="Content" ObjectID="_1402310019" r:id="rId37"/>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69" w:name="_Toc320556740"/>
      <w:r w:rsidRPr="00DB42FD">
        <w:lastRenderedPageBreak/>
        <w:t>XML Schema</w:t>
      </w:r>
      <w:bookmarkEnd w:id="169"/>
    </w:p>
    <w:tbl>
      <w:tblPr>
        <w:tblStyle w:val="TableGrid"/>
        <w:tblW w:w="0" w:type="auto"/>
        <w:tblInd w:w="378" w:type="dxa"/>
        <w:shd w:val="clear" w:color="auto" w:fill="C8FCCD"/>
        <w:tblLook w:val="04A0" w:firstRow="1" w:lastRow="0" w:firstColumn="1" w:lastColumn="0" w:noHBand="0" w:noVBand="1"/>
      </w:tblPr>
      <w:tblGrid>
        <w:gridCol w:w="8820"/>
      </w:tblGrid>
      <w:tr w:rsidR="00325239" w:rsidRPr="009F1B7D" w14:paraId="2C8DCD5C" w14:textId="77777777" w:rsidTr="009D0278">
        <w:tc>
          <w:tcPr>
            <w:tcW w:w="8820" w:type="dxa"/>
            <w:shd w:val="clear" w:color="auto" w:fill="C8FCCD"/>
          </w:tcPr>
          <w:p w14:paraId="4DBB5796" w14:textId="281AFD1E" w:rsidR="00325239" w:rsidRPr="009F1B7D" w:rsidRDefault="00325239" w:rsidP="009D0278">
            <w:pPr>
              <w:pStyle w:val="XML1"/>
            </w:pPr>
            <w:r w:rsidRPr="009F1B7D">
              <w:t>&lt;xs:complexType name="</w:t>
            </w:r>
            <w:r w:rsidR="00DC3719">
              <w:t>OFOwnedCertificateType</w:t>
            </w:r>
            <w:r w:rsidRPr="009F1B7D">
              <w:t>"&gt;</w:t>
            </w:r>
          </w:p>
          <w:p w14:paraId="271C049D" w14:textId="77777777" w:rsidR="00325239" w:rsidRPr="009F1B7D" w:rsidRDefault="00325239" w:rsidP="009D0278">
            <w:pPr>
              <w:pStyle w:val="XML2"/>
            </w:pPr>
            <w:r w:rsidRPr="009F1B7D">
              <w:t>&lt;xs:complexContent&gt;</w:t>
            </w:r>
          </w:p>
          <w:p w14:paraId="78E9BCD2" w14:textId="77777777" w:rsidR="00325239" w:rsidRPr="009F1B7D" w:rsidRDefault="00325239" w:rsidP="009D0278">
            <w:pPr>
              <w:pStyle w:val="XML3"/>
            </w:pPr>
            <w:r w:rsidRPr="009F1B7D">
              <w:t>&lt;xs:extension base="OFResourceType"&gt;</w:t>
            </w:r>
          </w:p>
          <w:p w14:paraId="39FDB090" w14:textId="77777777" w:rsidR="00325239" w:rsidRPr="009F1B7D" w:rsidRDefault="00325239" w:rsidP="009D0278">
            <w:pPr>
              <w:pStyle w:val="XML4"/>
            </w:pPr>
            <w:r w:rsidRPr="009F1B7D">
              <w:t>&lt;xs:sequence maxOccurs="1" minOccurs="1"&gt;</w:t>
            </w:r>
          </w:p>
          <w:p w14:paraId="32FFB2C2" w14:textId="77777777" w:rsidR="00325239" w:rsidRPr="009F1B7D" w:rsidRDefault="00325239" w:rsidP="009D0278">
            <w:pPr>
              <w:pStyle w:val="XML5"/>
            </w:pPr>
            <w:r w:rsidRPr="009F1B7D">
              <w:t>&lt;xs:element name="</w:t>
            </w:r>
            <w:r>
              <w:t>certificate</w:t>
            </w:r>
            <w:r w:rsidRPr="009F1B7D">
              <w:t xml:space="preserve">" </w:t>
            </w:r>
          </w:p>
          <w:p w14:paraId="16799605" w14:textId="2E6D39CC" w:rsidR="00325239" w:rsidRPr="009F1B7D" w:rsidRDefault="00325239" w:rsidP="009D0278">
            <w:pPr>
              <w:pStyle w:val="XML9"/>
            </w:pPr>
            <w:r w:rsidRPr="009F1B7D">
              <w:t>type="</w:t>
            </w:r>
            <w:r w:rsidR="00DC3719">
              <w:t>OF</w:t>
            </w:r>
            <w:r w:rsidRPr="002A5300">
              <w:t>X509Certificate</w:t>
            </w:r>
            <w:r w:rsidR="00DC3719">
              <w:t>Type</w:t>
            </w:r>
            <w:r w:rsidRPr="009F1B7D">
              <w:t>"/&gt;</w:t>
            </w:r>
          </w:p>
          <w:p w14:paraId="517CF39D" w14:textId="77777777" w:rsidR="00325239" w:rsidRPr="009F1B7D" w:rsidRDefault="00325239" w:rsidP="009D0278">
            <w:pPr>
              <w:pStyle w:val="XML5"/>
            </w:pPr>
            <w:r w:rsidRPr="009F1B7D">
              <w:t>&lt;xs:element name="</w:t>
            </w:r>
            <w:r>
              <w:t>private-key</w:t>
            </w:r>
            <w:r w:rsidRPr="009F1B7D">
              <w:t xml:space="preserve">" </w:t>
            </w:r>
          </w:p>
          <w:p w14:paraId="419AB7E9" w14:textId="2F4F0F0B" w:rsidR="00325239" w:rsidRPr="009F1B7D" w:rsidRDefault="00325239" w:rsidP="009D0278">
            <w:pPr>
              <w:pStyle w:val="XML9"/>
            </w:pPr>
            <w:r w:rsidRPr="009F1B7D">
              <w:t>type="</w:t>
            </w:r>
            <w:r w:rsidR="00DC3719">
              <w:t>ds</w:t>
            </w:r>
            <w:r>
              <w:t>:</w:t>
            </w:r>
            <w:r w:rsidRPr="00325239">
              <w:t>KeyValue</w:t>
            </w:r>
            <w:r w:rsidRPr="009F1B7D">
              <w:t>"/&gt;</w:t>
            </w:r>
          </w:p>
          <w:p w14:paraId="678E325E" w14:textId="77777777" w:rsidR="00325239" w:rsidRPr="009F1B7D" w:rsidRDefault="00325239" w:rsidP="009D0278">
            <w:pPr>
              <w:pStyle w:val="XML4"/>
            </w:pPr>
            <w:r w:rsidRPr="009F1B7D">
              <w:t>&lt;/xs:sequence&gt;</w:t>
            </w:r>
          </w:p>
          <w:p w14:paraId="552F405A" w14:textId="77777777" w:rsidR="00325239" w:rsidRPr="009F1B7D" w:rsidRDefault="00325239" w:rsidP="009D0278">
            <w:pPr>
              <w:pStyle w:val="XML3"/>
            </w:pPr>
            <w:r w:rsidRPr="009F1B7D">
              <w:t>&lt;/xs:extension&gt;</w:t>
            </w:r>
          </w:p>
          <w:p w14:paraId="10C48E5F" w14:textId="77777777" w:rsidR="00325239" w:rsidRPr="009F1B7D" w:rsidRDefault="00325239" w:rsidP="009D0278">
            <w:pPr>
              <w:pStyle w:val="XML2"/>
            </w:pPr>
            <w:r w:rsidRPr="009F1B7D">
              <w:t>&lt;/xs:complexContent&gt;</w:t>
            </w:r>
          </w:p>
          <w:p w14:paraId="5F968589" w14:textId="77777777" w:rsidR="00325239" w:rsidRPr="009F1B7D" w:rsidRDefault="00325239" w:rsidP="009D0278">
            <w:pPr>
              <w:pStyle w:val="XML1"/>
            </w:pPr>
            <w:r w:rsidRPr="009F1B7D">
              <w:t>&lt;/xs:complexType&gt;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70" w:name="_Toc320556741"/>
      <w:r w:rsidRPr="00DB42FD">
        <w:t>XML Example</w:t>
      </w:r>
      <w:bookmarkEnd w:id="170"/>
    </w:p>
    <w:tbl>
      <w:tblPr>
        <w:tblStyle w:val="TableGrid"/>
        <w:tblW w:w="0" w:type="auto"/>
        <w:tblInd w:w="378" w:type="dxa"/>
        <w:shd w:val="clear" w:color="auto" w:fill="C8FCCD"/>
        <w:tblLook w:val="04A0" w:firstRow="1" w:lastRow="0" w:firstColumn="1" w:lastColumn="0" w:noHBand="0" w:noVBand="1"/>
      </w:tblPr>
      <w:tblGrid>
        <w:gridCol w:w="9198"/>
      </w:tblGrid>
      <w:tr w:rsidR="00325239" w:rsidRPr="009F1B7D" w14:paraId="6569242F" w14:textId="77777777" w:rsidTr="009D0278">
        <w:tc>
          <w:tcPr>
            <w:tcW w:w="8820" w:type="dxa"/>
            <w:shd w:val="clear" w:color="auto" w:fill="C8FCCD"/>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w:t>
            </w:r>
            <w:proofErr w:type="gramStart"/>
            <w:r>
              <w:t>:Exponent</w:t>
            </w:r>
            <w:proofErr w:type="gramEnd"/>
            <w:r>
              <w: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03039C6C" w14:textId="77777777" w:rsidR="00325239" w:rsidRPr="009F1B7D" w:rsidRDefault="00325239" w:rsidP="00325239">
      <w:pPr>
        <w:pStyle w:val="Heading3"/>
        <w:keepLines w:val="0"/>
        <w:ind w:left="720" w:hanging="720"/>
      </w:pPr>
      <w:bookmarkStart w:id="171" w:name="_Toc320556742"/>
      <w:r w:rsidRPr="00DB42FD">
        <w:t>Normative Constraints</w:t>
      </w:r>
      <w:bookmarkEnd w:id="171"/>
    </w:p>
    <w:p w14:paraId="3C948904" w14:textId="64FC0140" w:rsidR="00325239" w:rsidRPr="009F1B7D" w:rsidRDefault="00325239" w:rsidP="00325239">
      <w:r w:rsidRPr="00DB42FD">
        <w:t>A</w:t>
      </w:r>
      <w:r>
        <w:t>n Owned Certificate</w:t>
      </w:r>
      <w:r w:rsidRPr="00DB42FD">
        <w:t xml:space="preserve"> is identified by identifier</w:t>
      </w:r>
      <w:r w:rsidRPr="002C1BD4">
        <w:rPr>
          <w:rStyle w:val="codeChar"/>
        </w:rPr>
        <w:t xml:space="preserve"> &lt;resource-id&gt;</w:t>
      </w:r>
      <w:r w:rsidRPr="005A0689">
        <w:t xml:space="preserve"> </w:t>
      </w:r>
      <w:r w:rsidRPr="00DB42FD">
        <w:t xml:space="preserve">within the context of the OpenFlow Capable Switch and OpenFlow Logical Switches. Element </w:t>
      </w:r>
      <w:r w:rsidRPr="002C1BD4">
        <w:rPr>
          <w:rStyle w:val="codeChar"/>
        </w:rPr>
        <w:t>&lt;resource-id&gt;</w:t>
      </w:r>
      <w:r w:rsidRPr="005A0689">
        <w:t xml:space="preserve"> is </w:t>
      </w:r>
      <w:r w:rsidRPr="00DB42FD">
        <w:t>inherited from superclass OpenFlow Resource.</w:t>
      </w:r>
    </w:p>
    <w:p w14:paraId="2959379F" w14:textId="06E0FB05" w:rsidR="00325239" w:rsidRPr="009F1B7D" w:rsidRDefault="00325239" w:rsidP="00325239">
      <w:r w:rsidRPr="00DB42FD">
        <w:t xml:space="preserve">Element </w:t>
      </w:r>
      <w:r w:rsidRPr="002C1BD4">
        <w:rPr>
          <w:rStyle w:val="codeChar"/>
        </w:rPr>
        <w:t>&lt;certificate&gt;</w:t>
      </w:r>
      <w:r w:rsidRPr="00DB42FD">
        <w:t xml:space="preserve"> </w:t>
      </w:r>
      <w:r>
        <w:t>contains an X.509 certificate</w:t>
      </w:r>
      <w:r w:rsidR="00DF1C52">
        <w:t xml:space="preserve"> in DER format base64 encoded</w:t>
      </w:r>
      <w:r w:rsidRPr="00DB42FD">
        <w:t>.</w:t>
      </w:r>
      <w:r>
        <w:t xml:space="preserve"> Element </w:t>
      </w:r>
      <w:r w:rsidRPr="002C1BD4">
        <w:rPr>
          <w:rStyle w:val="codeChar"/>
        </w:rPr>
        <w:t>&lt;private-key&gt;</w:t>
      </w:r>
      <w:r>
        <w:t xml:space="preserve"> contains the private key corresponding to the certificate.</w:t>
      </w:r>
      <w:r w:rsidR="00FF0D35">
        <w:t xml:space="preserve"> The private key is encoded as specified in </w:t>
      </w:r>
      <w:r w:rsidR="00FF0D35" w:rsidRPr="00FF0D35">
        <w:t>XML-Signature Syntax and Processing</w:t>
      </w:r>
      <w:r w:rsidR="00FF0D35">
        <w:t xml:space="preserve"> (</w:t>
      </w:r>
      <w:hyperlink r:id="rId38" w:history="1">
        <w:r w:rsidR="00F845EC" w:rsidRPr="005D096D">
          <w:rPr>
            <w:rStyle w:val="Hyperlink"/>
          </w:rPr>
          <w:t>http://www.w3.org/TR/2001/PR-xmldsig-core-20010820/</w:t>
        </w:r>
      </w:hyperlink>
      <w:r w:rsidR="00FF0D35">
        <w:t>).</w:t>
      </w:r>
      <w:r w:rsidR="00F845EC">
        <w:t xml:space="preserve"> Currently the </w:t>
      </w:r>
      <w:proofErr w:type="gramStart"/>
      <w:r w:rsidR="00F845EC">
        <w:t>specification only support</w:t>
      </w:r>
      <w:proofErr w:type="gramEnd"/>
      <w:r w:rsidR="00F845EC">
        <w:t xml:space="preserve"> DSA and RSA keys.</w:t>
      </w:r>
    </w:p>
    <w:p w14:paraId="3E63F4B9" w14:textId="77777777" w:rsidR="00C82429" w:rsidRPr="009F1B7D" w:rsidRDefault="00C82429" w:rsidP="00C82429">
      <w:pPr>
        <w:pStyle w:val="Heading3"/>
      </w:pPr>
      <w:bookmarkStart w:id="172" w:name="_Toc320556743"/>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43414551" w14:textId="77777777" w:rsidTr="00C82429">
        <w:tc>
          <w:tcPr>
            <w:tcW w:w="8820" w:type="dxa"/>
            <w:shd w:val="clear" w:color="auto" w:fill="C8FCCD"/>
          </w:tcPr>
          <w:p w14:paraId="1BB03074" w14:textId="284293BE" w:rsidR="00C82429" w:rsidRPr="009F1B7D" w:rsidRDefault="00C82429" w:rsidP="00C82429">
            <w:pPr>
              <w:pStyle w:val="XML1"/>
            </w:pPr>
            <w:r w:rsidRPr="009F1B7D">
              <w:t>grouping openflow-</w:t>
            </w:r>
            <w:r>
              <w:t>owned-certificate</w:t>
            </w:r>
            <w:r w:rsidRPr="009F1B7D">
              <w:t>-grouping {</w:t>
            </w:r>
          </w:p>
          <w:p w14:paraId="513FA469" w14:textId="2B00D5E3" w:rsidR="00C82429" w:rsidRDefault="00C82429" w:rsidP="00C82429">
            <w:pPr>
              <w:pStyle w:val="XML2"/>
            </w:pPr>
            <w:proofErr w:type="gramStart"/>
            <w:r w:rsidRPr="009F1B7D">
              <w:t>description</w:t>
            </w:r>
            <w:proofErr w:type="gramEnd"/>
            <w:r w:rsidRPr="009F1B7D">
              <w:t xml:space="preserve"> "This grouping specifies </w:t>
            </w:r>
            <w:r>
              <w:t xml:space="preserve">a certificate and a private key. </w:t>
            </w:r>
          </w:p>
          <w:p w14:paraId="6FAD8F3F" w14:textId="77777777" w:rsidR="0078617E" w:rsidRDefault="00C82429" w:rsidP="00C82429">
            <w:pPr>
              <w:pStyle w:val="XML9"/>
            </w:pPr>
            <w:r>
              <w:t xml:space="preserve">It can be used by an OpenFlow Logical Switch for </w:t>
            </w:r>
          </w:p>
          <w:p w14:paraId="490C6128" w14:textId="77777777" w:rsidR="0078617E" w:rsidRDefault="00430AD4" w:rsidP="00C82429">
            <w:pPr>
              <w:pStyle w:val="XML9"/>
            </w:pPr>
            <w:r>
              <w:t>authenticati</w:t>
            </w:r>
            <w:r w:rsidR="00C82429" w:rsidRPr="00C82429">
              <w:t>n</w:t>
            </w:r>
            <w:r>
              <w:t>g</w:t>
            </w:r>
            <w:r w:rsidR="00C82429" w:rsidRPr="00C82429">
              <w:t xml:space="preserve"> itself to a controller when a TLS </w:t>
            </w:r>
          </w:p>
          <w:p w14:paraId="58481CFD" w14:textId="7AF80987" w:rsidR="00C82429" w:rsidRPr="009F1B7D" w:rsidRDefault="00C82429" w:rsidP="00C82429">
            <w:pPr>
              <w:pStyle w:val="XML9"/>
            </w:pPr>
            <w:proofErr w:type="gramStart"/>
            <w:r w:rsidRPr="00C82429">
              <w:t>connection</w:t>
            </w:r>
            <w:proofErr w:type="gramEnd"/>
            <w:r w:rsidRPr="00C82429">
              <w:t xml:space="preserve"> is established</w:t>
            </w:r>
            <w:r w:rsidRPr="009F1B7D">
              <w:t>.";</w:t>
            </w:r>
          </w:p>
          <w:p w14:paraId="618D0B05" w14:textId="77777777" w:rsidR="00C82429" w:rsidRPr="009F1B7D" w:rsidRDefault="00C82429" w:rsidP="00C82429">
            <w:pPr>
              <w:pStyle w:val="XML2"/>
            </w:pPr>
            <w:r w:rsidRPr="009F1B7D">
              <w:lastRenderedPageBreak/>
              <w:t>leaf resource-id {</w:t>
            </w:r>
          </w:p>
          <w:p w14:paraId="7AECBB58" w14:textId="77777777" w:rsidR="00C82429" w:rsidRPr="009F1B7D" w:rsidRDefault="00C82429" w:rsidP="00C82429">
            <w:pPr>
              <w:pStyle w:val="XML3"/>
            </w:pPr>
            <w:r w:rsidRPr="009F1B7D">
              <w:t>type inet:uri;</w:t>
            </w:r>
          </w:p>
          <w:p w14:paraId="66DC1AD3" w14:textId="77777777" w:rsidR="00C82429" w:rsidRDefault="00C82429" w:rsidP="00C82429">
            <w:pPr>
              <w:pStyle w:val="XML3"/>
            </w:pPr>
            <w:r>
              <w:t>description "A</w:t>
            </w:r>
            <w:r w:rsidRPr="009F1B7D">
              <w:t xml:space="preserve"> unique but locally arbitrary identifier that </w:t>
            </w:r>
          </w:p>
          <w:p w14:paraId="24FDF43C" w14:textId="77777777" w:rsidR="00C82429" w:rsidRDefault="00C82429" w:rsidP="00C82429">
            <w:pPr>
              <w:pStyle w:val="XML9"/>
            </w:pPr>
            <w:r>
              <w:t xml:space="preserve">identifies an external certificate </w:t>
            </w:r>
            <w:r w:rsidRPr="009F1B7D">
              <w:t>a</w:t>
            </w:r>
            <w:r>
              <w:t xml:space="preserve">nd is persistent </w:t>
            </w:r>
          </w:p>
          <w:p w14:paraId="3D8F64A2" w14:textId="77777777" w:rsidR="00C82429" w:rsidRPr="009F1B7D" w:rsidRDefault="00C82429" w:rsidP="00C82429">
            <w:pPr>
              <w:pStyle w:val="XML9"/>
            </w:pPr>
            <w:proofErr w:type="gramStart"/>
            <w:r>
              <w:t>across</w:t>
            </w:r>
            <w:proofErr w:type="gramEnd"/>
            <w:r>
              <w:t xml:space="preserve"> reboots </w:t>
            </w:r>
            <w:r w:rsidRPr="009F1B7D">
              <w:t>of the system.";</w:t>
            </w:r>
          </w:p>
          <w:p w14:paraId="41147597" w14:textId="77777777" w:rsidR="00C82429" w:rsidRPr="009F1B7D" w:rsidRDefault="00C82429" w:rsidP="00C82429">
            <w:pPr>
              <w:pStyle w:val="XML2"/>
            </w:pPr>
            <w:r w:rsidRPr="009F1B7D">
              <w:t>}</w:t>
            </w:r>
          </w:p>
          <w:p w14:paraId="48EFFA6C" w14:textId="77777777" w:rsidR="00C82429" w:rsidRPr="009F1B7D" w:rsidRDefault="00C82429" w:rsidP="00C82429">
            <w:pPr>
              <w:pStyle w:val="XML2"/>
            </w:pPr>
            <w:r w:rsidRPr="009F1B7D">
              <w:t xml:space="preserve">leaf </w:t>
            </w:r>
            <w:r>
              <w:t>certificate</w:t>
            </w:r>
            <w:r w:rsidRPr="009F1B7D">
              <w:t xml:space="preserve"> {</w:t>
            </w:r>
          </w:p>
          <w:p w14:paraId="3966CF89" w14:textId="77777777" w:rsidR="00C82429" w:rsidRPr="009F1B7D" w:rsidRDefault="00C82429" w:rsidP="00C82429">
            <w:pPr>
              <w:pStyle w:val="XML3"/>
            </w:pPr>
            <w:r w:rsidRPr="009F1B7D">
              <w:t xml:space="preserve">type </w:t>
            </w:r>
            <w:r>
              <w:t>string</w:t>
            </w:r>
            <w:r w:rsidRPr="009F1B7D">
              <w:t>;</w:t>
            </w:r>
          </w:p>
          <w:p w14:paraId="38348D7E" w14:textId="77777777" w:rsidR="00C82429" w:rsidRPr="009F1B7D" w:rsidRDefault="00C82429" w:rsidP="00C82429">
            <w:pPr>
              <w:pStyle w:val="XML3"/>
            </w:pPr>
            <w:r w:rsidRPr="009F1B7D">
              <w:t>mandatory true;</w:t>
            </w:r>
          </w:p>
          <w:p w14:paraId="49171BBF" w14:textId="16F6B61F" w:rsidR="00C82429" w:rsidRPr="009F1B7D" w:rsidRDefault="00C82429" w:rsidP="00A5498C">
            <w:pPr>
              <w:pStyle w:val="XML3"/>
            </w:pPr>
            <w:proofErr w:type="gramStart"/>
            <w:r w:rsidRPr="009F1B7D">
              <w:t>description</w:t>
            </w:r>
            <w:proofErr w:type="gramEnd"/>
            <w:r w:rsidRPr="009F1B7D">
              <w:t xml:space="preserve"> "</w:t>
            </w:r>
            <w:r>
              <w:t>An X.509 certificate in DER format base64 encoded</w:t>
            </w:r>
            <w:r w:rsidRPr="009F1B7D">
              <w:t>.";</w:t>
            </w:r>
          </w:p>
          <w:p w14:paraId="16903F63" w14:textId="77777777" w:rsidR="00C82429" w:rsidRPr="009F1B7D" w:rsidRDefault="00C82429" w:rsidP="00C82429">
            <w:pPr>
              <w:pStyle w:val="XML2"/>
            </w:pPr>
            <w:r w:rsidRPr="009F1B7D">
              <w:t>}</w:t>
            </w:r>
          </w:p>
          <w:p w14:paraId="21B94699" w14:textId="5EE5F39C" w:rsidR="00430AD4" w:rsidRPr="009F1B7D" w:rsidRDefault="00140302" w:rsidP="00430AD4">
            <w:pPr>
              <w:pStyle w:val="XML2"/>
            </w:pPr>
            <w:r>
              <w:t>container</w:t>
            </w:r>
            <w:r w:rsidRPr="009F1B7D">
              <w:t xml:space="preserve"> </w:t>
            </w:r>
            <w:r w:rsidR="00430AD4">
              <w:t>private-key</w:t>
            </w:r>
            <w:r w:rsidR="00430AD4" w:rsidRPr="009F1B7D">
              <w:t xml:space="preserve"> {</w:t>
            </w:r>
          </w:p>
          <w:p w14:paraId="655C90A4" w14:textId="20683878" w:rsidR="00F542D1" w:rsidRDefault="00F542D1" w:rsidP="00A5498C">
            <w:pPr>
              <w:pStyle w:val="XML3"/>
            </w:pPr>
            <w:r>
              <w:t>uses KeyValueType;</w:t>
            </w:r>
          </w:p>
          <w:p w14:paraId="66872503" w14:textId="5010CAB7" w:rsidR="00430AD4" w:rsidRPr="009F1B7D" w:rsidRDefault="00430AD4" w:rsidP="00430AD4">
            <w:pPr>
              <w:pStyle w:val="XML3"/>
            </w:pPr>
            <w:proofErr w:type="gramStart"/>
            <w:r w:rsidRPr="009F1B7D">
              <w:t>description</w:t>
            </w:r>
            <w:proofErr w:type="gramEnd"/>
            <w:r w:rsidRPr="009F1B7D">
              <w:t xml:space="preserve"> "</w:t>
            </w:r>
            <w:r>
              <w:t>tbd</w:t>
            </w:r>
            <w:r w:rsidRPr="009F1B7D">
              <w:t>.";</w:t>
            </w:r>
          </w:p>
          <w:p w14:paraId="69A3CC50" w14:textId="77777777" w:rsidR="00430AD4" w:rsidRPr="009F1B7D" w:rsidRDefault="00430AD4" w:rsidP="00430AD4">
            <w:pPr>
              <w:pStyle w:val="XML2"/>
            </w:pPr>
            <w:r w:rsidRPr="009F1B7D">
              <w:t>}</w:t>
            </w:r>
          </w:p>
          <w:p w14:paraId="212F6F6B" w14:textId="77777777" w:rsidR="00C82429" w:rsidRDefault="00C82429" w:rsidP="00C82429">
            <w:pPr>
              <w:pStyle w:val="XML1"/>
            </w:pPr>
            <w:r w:rsidRPr="009F1B7D">
              <w:t>}</w:t>
            </w:r>
          </w:p>
          <w:p w14:paraId="10C134C6" w14:textId="77777777" w:rsidR="00F542D1" w:rsidRDefault="00F542D1" w:rsidP="00F542D1">
            <w:pPr>
              <w:pStyle w:val="XML1"/>
            </w:pPr>
          </w:p>
          <w:p w14:paraId="5F1246A0" w14:textId="77777777" w:rsidR="00F542D1" w:rsidRDefault="00F542D1" w:rsidP="00F542D1">
            <w:pPr>
              <w:pStyle w:val="XML1"/>
            </w:pPr>
            <w:r>
              <w:t>grouping KeyValueType {</w:t>
            </w:r>
          </w:p>
          <w:p w14:paraId="5B2C58E4" w14:textId="4B35B6A1" w:rsidR="00F542D1" w:rsidRDefault="00F542D1" w:rsidP="00A5498C">
            <w:pPr>
              <w:pStyle w:val="XML2"/>
            </w:pPr>
            <w:r>
              <w:t>choice key-type {</w:t>
            </w:r>
          </w:p>
          <w:p w14:paraId="4F5B0AD4" w14:textId="77DAC4F9" w:rsidR="00F542D1" w:rsidRDefault="00F542D1" w:rsidP="00A5498C">
            <w:pPr>
              <w:pStyle w:val="XML3"/>
            </w:pPr>
            <w:r>
              <w:t>mandatory true;</w:t>
            </w:r>
          </w:p>
          <w:p w14:paraId="72BB4559" w14:textId="3C685345" w:rsidR="00F542D1" w:rsidRDefault="00F542D1" w:rsidP="00A5498C">
            <w:pPr>
              <w:pStyle w:val="XML3"/>
            </w:pPr>
            <w:r>
              <w:t>case dsa {</w:t>
            </w:r>
          </w:p>
          <w:p w14:paraId="15605B79" w14:textId="0A0756BD" w:rsidR="00F542D1" w:rsidRDefault="00F542D1" w:rsidP="00A5498C">
            <w:pPr>
              <w:pStyle w:val="XML4"/>
            </w:pPr>
            <w:r>
              <w:t>container DSAKeyValue {</w:t>
            </w:r>
          </w:p>
          <w:p w14:paraId="2CA1F944" w14:textId="7F2B4F36" w:rsidR="00F542D1" w:rsidRDefault="00F542D1" w:rsidP="00A5498C">
            <w:pPr>
              <w:pStyle w:val="XML5"/>
            </w:pPr>
            <w:r>
              <w:t>uses DSAKeyValueType;</w:t>
            </w:r>
          </w:p>
          <w:p w14:paraId="5CE4640B" w14:textId="3468923C" w:rsidR="00F542D1" w:rsidRDefault="00F542D1" w:rsidP="00A5498C">
            <w:pPr>
              <w:pStyle w:val="XML4"/>
            </w:pPr>
            <w:r>
              <w:t>}</w:t>
            </w:r>
          </w:p>
          <w:p w14:paraId="40DED8A1" w14:textId="7AD8C078" w:rsidR="00F542D1" w:rsidRDefault="00F542D1" w:rsidP="00A5498C">
            <w:pPr>
              <w:pStyle w:val="XML3"/>
            </w:pPr>
            <w:r>
              <w:t>}</w:t>
            </w:r>
          </w:p>
          <w:p w14:paraId="40298223" w14:textId="399340E8" w:rsidR="00F542D1" w:rsidRDefault="00F542D1" w:rsidP="00A5498C">
            <w:pPr>
              <w:pStyle w:val="XML3"/>
            </w:pPr>
            <w:r>
              <w:t>case rsa {</w:t>
            </w:r>
          </w:p>
          <w:p w14:paraId="137256E7" w14:textId="5C13845E" w:rsidR="00F542D1" w:rsidRDefault="00F542D1" w:rsidP="00A5498C">
            <w:pPr>
              <w:pStyle w:val="XML4"/>
            </w:pPr>
            <w:r>
              <w:t>container RSAKeyValue {</w:t>
            </w:r>
          </w:p>
          <w:p w14:paraId="247C9BC2" w14:textId="4F489088" w:rsidR="00F542D1" w:rsidRDefault="00F542D1" w:rsidP="00A5498C">
            <w:pPr>
              <w:pStyle w:val="XML5"/>
            </w:pPr>
            <w:r>
              <w:t>uses RSAKeyValueType;</w:t>
            </w:r>
          </w:p>
          <w:p w14:paraId="5B703206" w14:textId="34BD47F1" w:rsidR="00F542D1" w:rsidRDefault="00F542D1" w:rsidP="00A5498C">
            <w:pPr>
              <w:pStyle w:val="XML4"/>
            </w:pPr>
            <w:r>
              <w:t>}</w:t>
            </w:r>
          </w:p>
          <w:p w14:paraId="7A3BF421" w14:textId="66AE163C" w:rsidR="00F542D1" w:rsidRDefault="00F542D1" w:rsidP="00A5498C">
            <w:pPr>
              <w:pStyle w:val="XML3"/>
            </w:pPr>
            <w:r>
              <w:t>}</w:t>
            </w:r>
          </w:p>
          <w:p w14:paraId="6911A207" w14:textId="3E857F1D" w:rsidR="00F542D1" w:rsidRDefault="00F542D1" w:rsidP="00A5498C">
            <w:pPr>
              <w:pStyle w:val="XML2"/>
            </w:pPr>
            <w:r>
              <w:t>}</w:t>
            </w:r>
          </w:p>
          <w:p w14:paraId="6481D31D" w14:textId="77777777" w:rsidR="00F542D1" w:rsidRDefault="00F542D1" w:rsidP="00F542D1">
            <w:pPr>
              <w:pStyle w:val="XML1"/>
            </w:pPr>
            <w:r>
              <w:t>}</w:t>
            </w:r>
          </w:p>
          <w:p w14:paraId="638CE0F1" w14:textId="77777777" w:rsidR="00F542D1" w:rsidRDefault="00F542D1" w:rsidP="00F542D1">
            <w:pPr>
              <w:pStyle w:val="XML1"/>
            </w:pPr>
          </w:p>
          <w:p w14:paraId="2E9E5C7C" w14:textId="77777777" w:rsidR="00F542D1" w:rsidRDefault="00F542D1" w:rsidP="00F542D1">
            <w:pPr>
              <w:pStyle w:val="XML1"/>
            </w:pPr>
            <w:r>
              <w:t>grouping DSAKeyValueType {</w:t>
            </w:r>
          </w:p>
          <w:p w14:paraId="0C4EE036" w14:textId="3E9684FC" w:rsidR="00F542D1" w:rsidRDefault="00F542D1" w:rsidP="00A5498C">
            <w:pPr>
              <w:pStyle w:val="XML2"/>
            </w:pPr>
            <w:r>
              <w:t>leaf P {</w:t>
            </w:r>
          </w:p>
          <w:p w14:paraId="48FC1EF4" w14:textId="34E88A1B" w:rsidR="00F542D1" w:rsidRDefault="00F542D1" w:rsidP="00A5498C">
            <w:pPr>
              <w:pStyle w:val="XML3"/>
            </w:pPr>
            <w:proofErr w:type="gramStart"/>
            <w:r>
              <w:t>when</w:t>
            </w:r>
            <w:proofErr w:type="gramEnd"/>
            <w:r>
              <w:t xml:space="preserve"> "count(../Q) != 0";</w:t>
            </w:r>
          </w:p>
          <w:p w14:paraId="0B3C5E58" w14:textId="3A7D3127" w:rsidR="00F542D1" w:rsidRDefault="00F542D1" w:rsidP="00A5498C">
            <w:pPr>
              <w:pStyle w:val="XML3"/>
            </w:pPr>
            <w:r>
              <w:t>type binary;</w:t>
            </w:r>
          </w:p>
          <w:p w14:paraId="25FC186F" w14:textId="23C4D3D0" w:rsidR="00F542D1" w:rsidRDefault="00F542D1" w:rsidP="00A5498C">
            <w:pPr>
              <w:pStyle w:val="XML3"/>
            </w:pPr>
            <w:r>
              <w:t>mandatory true;</w:t>
            </w:r>
          </w:p>
          <w:p w14:paraId="53421238" w14:textId="0BE34DFE" w:rsidR="00F542D1" w:rsidRDefault="00F542D1" w:rsidP="00A5498C">
            <w:pPr>
              <w:pStyle w:val="XML2"/>
            </w:pPr>
            <w:r>
              <w:t>}</w:t>
            </w:r>
          </w:p>
          <w:p w14:paraId="28C1DB84" w14:textId="7F63E83A" w:rsidR="00F542D1" w:rsidRDefault="00F542D1" w:rsidP="00A5498C">
            <w:pPr>
              <w:pStyle w:val="XML2"/>
            </w:pPr>
            <w:r>
              <w:t>leaf Q {</w:t>
            </w:r>
          </w:p>
          <w:p w14:paraId="300F2362" w14:textId="26C49E6B" w:rsidR="00F542D1" w:rsidRDefault="00F542D1" w:rsidP="00A5498C">
            <w:pPr>
              <w:pStyle w:val="XML3"/>
            </w:pPr>
            <w:proofErr w:type="gramStart"/>
            <w:r>
              <w:t>when</w:t>
            </w:r>
            <w:proofErr w:type="gramEnd"/>
            <w:r>
              <w:t xml:space="preserve"> "count(../P) != 0";</w:t>
            </w:r>
          </w:p>
          <w:p w14:paraId="4FCD2491" w14:textId="43439BAE" w:rsidR="00F542D1" w:rsidRDefault="00F542D1" w:rsidP="00A5498C">
            <w:pPr>
              <w:pStyle w:val="XML3"/>
            </w:pPr>
            <w:r>
              <w:t>type binary;</w:t>
            </w:r>
          </w:p>
          <w:p w14:paraId="0C00B0D6" w14:textId="13805CA8" w:rsidR="00F542D1" w:rsidRDefault="00F542D1" w:rsidP="00A5498C">
            <w:pPr>
              <w:pStyle w:val="XML3"/>
            </w:pPr>
            <w:r>
              <w:t>mandatory true;</w:t>
            </w:r>
          </w:p>
          <w:p w14:paraId="118CB346" w14:textId="126F4210" w:rsidR="00F542D1" w:rsidRDefault="00F542D1" w:rsidP="00A5498C">
            <w:pPr>
              <w:pStyle w:val="XML2"/>
            </w:pPr>
            <w:r>
              <w:t>}</w:t>
            </w:r>
          </w:p>
          <w:p w14:paraId="5DC63A60" w14:textId="415E4630" w:rsidR="00F542D1" w:rsidRDefault="00F542D1" w:rsidP="00A5498C">
            <w:pPr>
              <w:pStyle w:val="XML2"/>
            </w:pPr>
            <w:r>
              <w:t>leaf J {</w:t>
            </w:r>
          </w:p>
          <w:p w14:paraId="18BA6CB0" w14:textId="6A3B625C" w:rsidR="00F542D1" w:rsidRDefault="00F542D1" w:rsidP="00A5498C">
            <w:pPr>
              <w:pStyle w:val="XML3"/>
            </w:pPr>
            <w:r>
              <w:t>type binary;</w:t>
            </w:r>
          </w:p>
          <w:p w14:paraId="42E8606C" w14:textId="15F6FC2A" w:rsidR="00F542D1" w:rsidRDefault="00F542D1" w:rsidP="00A5498C">
            <w:pPr>
              <w:pStyle w:val="XML3"/>
            </w:pPr>
            <w:r>
              <w:t>mandatory true;</w:t>
            </w:r>
          </w:p>
          <w:p w14:paraId="67C7E9D2" w14:textId="7167D0D3" w:rsidR="00F542D1" w:rsidRDefault="00F542D1" w:rsidP="00A5498C">
            <w:pPr>
              <w:pStyle w:val="XML2"/>
            </w:pPr>
            <w:r>
              <w:t>}</w:t>
            </w:r>
          </w:p>
          <w:p w14:paraId="7B620E47" w14:textId="3D9703C9" w:rsidR="00F542D1" w:rsidRDefault="00F542D1" w:rsidP="00A5498C">
            <w:pPr>
              <w:pStyle w:val="XML2"/>
            </w:pPr>
            <w:r>
              <w:t>leaf G {</w:t>
            </w:r>
          </w:p>
          <w:p w14:paraId="7BCAB6B2" w14:textId="436E2061" w:rsidR="00F542D1" w:rsidRDefault="00F542D1" w:rsidP="00A5498C">
            <w:pPr>
              <w:pStyle w:val="XML3"/>
            </w:pPr>
            <w:r>
              <w:t>type binary;</w:t>
            </w:r>
          </w:p>
          <w:p w14:paraId="2ACFC313" w14:textId="15AE373B" w:rsidR="00F542D1" w:rsidRDefault="00F542D1" w:rsidP="00A5498C">
            <w:pPr>
              <w:pStyle w:val="XML3"/>
            </w:pPr>
            <w:r>
              <w:t>mandatory true;</w:t>
            </w:r>
          </w:p>
          <w:p w14:paraId="7F7B85D7" w14:textId="5788EB18" w:rsidR="00F542D1" w:rsidRDefault="00F542D1" w:rsidP="00A5498C">
            <w:pPr>
              <w:pStyle w:val="XML2"/>
            </w:pPr>
            <w:r>
              <w:t>}</w:t>
            </w:r>
          </w:p>
          <w:p w14:paraId="40CA966C" w14:textId="148379CC" w:rsidR="00F542D1" w:rsidRDefault="00F542D1" w:rsidP="00A5498C">
            <w:pPr>
              <w:pStyle w:val="XML2"/>
            </w:pPr>
            <w:r>
              <w:t>leaf Y {</w:t>
            </w:r>
          </w:p>
          <w:p w14:paraId="36F976BD" w14:textId="7FCFAE20" w:rsidR="00F542D1" w:rsidRDefault="00F542D1" w:rsidP="00A5498C">
            <w:pPr>
              <w:pStyle w:val="XML3"/>
            </w:pPr>
            <w:r>
              <w:t>type binary;</w:t>
            </w:r>
          </w:p>
          <w:p w14:paraId="1B4D11C5" w14:textId="1801E962" w:rsidR="00F542D1" w:rsidRDefault="00F542D1" w:rsidP="00A5498C">
            <w:pPr>
              <w:pStyle w:val="XML3"/>
            </w:pPr>
            <w:r>
              <w:t>mandatory true;</w:t>
            </w:r>
          </w:p>
          <w:p w14:paraId="76AF75A0" w14:textId="5C97B69A" w:rsidR="00F542D1" w:rsidRDefault="00F542D1" w:rsidP="00A5498C">
            <w:pPr>
              <w:pStyle w:val="XML2"/>
            </w:pPr>
            <w:r>
              <w:t>}</w:t>
            </w:r>
          </w:p>
          <w:p w14:paraId="44406AC5" w14:textId="0749B6FA" w:rsidR="00F542D1" w:rsidRDefault="00F542D1" w:rsidP="00A5498C">
            <w:pPr>
              <w:pStyle w:val="XML2"/>
            </w:pPr>
            <w:r>
              <w:lastRenderedPageBreak/>
              <w:t>leaf Seed {</w:t>
            </w:r>
          </w:p>
          <w:p w14:paraId="764CD3C4" w14:textId="39845D6B" w:rsidR="00F542D1" w:rsidRDefault="00F542D1" w:rsidP="00A5498C">
            <w:pPr>
              <w:pStyle w:val="XML3"/>
            </w:pPr>
            <w:proofErr w:type="gramStart"/>
            <w:r>
              <w:t>when</w:t>
            </w:r>
            <w:proofErr w:type="gramEnd"/>
            <w:r>
              <w:t xml:space="preserve"> "count(../PgenCounter) != 0";</w:t>
            </w:r>
          </w:p>
          <w:p w14:paraId="7C64FBFD" w14:textId="0A3ABFAA" w:rsidR="00F542D1" w:rsidRDefault="00F542D1" w:rsidP="00A5498C">
            <w:pPr>
              <w:pStyle w:val="XML3"/>
            </w:pPr>
            <w:r>
              <w:t>type binary;</w:t>
            </w:r>
          </w:p>
          <w:p w14:paraId="4924076E" w14:textId="7A40C204" w:rsidR="00F542D1" w:rsidRDefault="00F542D1" w:rsidP="00A5498C">
            <w:pPr>
              <w:pStyle w:val="XML3"/>
            </w:pPr>
            <w:r>
              <w:t>mandatory true;</w:t>
            </w:r>
          </w:p>
          <w:p w14:paraId="063DDDCF" w14:textId="277E7531" w:rsidR="00F542D1" w:rsidRDefault="00F542D1" w:rsidP="00A5498C">
            <w:pPr>
              <w:pStyle w:val="XML2"/>
            </w:pPr>
            <w:r>
              <w:t>}</w:t>
            </w:r>
          </w:p>
          <w:p w14:paraId="0E72EF52" w14:textId="48899F32" w:rsidR="00F542D1" w:rsidRDefault="00F542D1" w:rsidP="00A5498C">
            <w:pPr>
              <w:pStyle w:val="XML2"/>
            </w:pPr>
            <w:r>
              <w:t>leaf PgenCounter {</w:t>
            </w:r>
          </w:p>
          <w:p w14:paraId="6A53DB34" w14:textId="1923E025" w:rsidR="00F542D1" w:rsidRDefault="00F542D1" w:rsidP="00A5498C">
            <w:pPr>
              <w:pStyle w:val="XML3"/>
            </w:pPr>
            <w:proofErr w:type="gramStart"/>
            <w:r>
              <w:t>when</w:t>
            </w:r>
            <w:proofErr w:type="gramEnd"/>
            <w:r>
              <w:t xml:space="preserve"> "count(../Seed) != 0";</w:t>
            </w:r>
          </w:p>
          <w:p w14:paraId="2E0D3F7F" w14:textId="34DA017D" w:rsidR="00F542D1" w:rsidRDefault="00F542D1" w:rsidP="00A5498C">
            <w:pPr>
              <w:pStyle w:val="XML3"/>
            </w:pPr>
            <w:r>
              <w:t>type binary;</w:t>
            </w:r>
          </w:p>
          <w:p w14:paraId="4D49AA4D" w14:textId="21AB9A15" w:rsidR="00F542D1" w:rsidRDefault="00F542D1" w:rsidP="00A5498C">
            <w:pPr>
              <w:pStyle w:val="XML3"/>
            </w:pPr>
            <w:r>
              <w:t>mandatory true;</w:t>
            </w:r>
          </w:p>
          <w:p w14:paraId="1E172A89" w14:textId="1EBF90EE" w:rsidR="00F542D1" w:rsidRDefault="00F542D1" w:rsidP="00A5498C">
            <w:pPr>
              <w:pStyle w:val="XML2"/>
            </w:pPr>
            <w:r>
              <w:t>}</w:t>
            </w:r>
          </w:p>
          <w:p w14:paraId="79C78615" w14:textId="77777777" w:rsidR="00F542D1" w:rsidRDefault="00F542D1">
            <w:pPr>
              <w:pStyle w:val="XML1"/>
            </w:pPr>
            <w:r>
              <w:t>}</w:t>
            </w:r>
          </w:p>
          <w:p w14:paraId="77DAFC9A" w14:textId="77777777" w:rsidR="00F542D1" w:rsidRDefault="00F542D1" w:rsidP="00F542D1">
            <w:pPr>
              <w:pStyle w:val="XML1"/>
            </w:pPr>
          </w:p>
          <w:p w14:paraId="3C633570" w14:textId="77777777" w:rsidR="00F542D1" w:rsidRDefault="00F542D1" w:rsidP="00F542D1">
            <w:pPr>
              <w:pStyle w:val="XML1"/>
            </w:pPr>
            <w:r>
              <w:t>grouping RSAKeyValueType {</w:t>
            </w:r>
          </w:p>
          <w:p w14:paraId="4505DDD5" w14:textId="7CD7A4D2" w:rsidR="00F542D1" w:rsidRDefault="00F542D1" w:rsidP="00A5498C">
            <w:pPr>
              <w:pStyle w:val="XML2"/>
            </w:pPr>
            <w:r>
              <w:t>leaf Modulus {</w:t>
            </w:r>
          </w:p>
          <w:p w14:paraId="0D1C0D8C" w14:textId="17AA4912" w:rsidR="00F542D1" w:rsidRDefault="00F542D1" w:rsidP="00A5498C">
            <w:pPr>
              <w:pStyle w:val="XML3"/>
            </w:pPr>
            <w:r>
              <w:t>type binary;</w:t>
            </w:r>
          </w:p>
          <w:p w14:paraId="08406D2F" w14:textId="223920D5" w:rsidR="00F542D1" w:rsidRDefault="00F542D1" w:rsidP="00A5498C">
            <w:pPr>
              <w:pStyle w:val="XML3"/>
            </w:pPr>
            <w:r>
              <w:t>mandatory true;</w:t>
            </w:r>
          </w:p>
          <w:p w14:paraId="2AA955D4" w14:textId="0A753D6F" w:rsidR="00F542D1" w:rsidRDefault="00F542D1" w:rsidP="00A5498C">
            <w:pPr>
              <w:pStyle w:val="XML2"/>
            </w:pPr>
            <w:r>
              <w:t>}</w:t>
            </w:r>
          </w:p>
          <w:p w14:paraId="3D4E70DF" w14:textId="16E9319C" w:rsidR="00F542D1" w:rsidRDefault="00F542D1" w:rsidP="00A5498C">
            <w:pPr>
              <w:pStyle w:val="XML2"/>
            </w:pPr>
            <w:r>
              <w:t>leaf Exponent {</w:t>
            </w:r>
          </w:p>
          <w:p w14:paraId="054CE019" w14:textId="5B12B8BA" w:rsidR="00F542D1" w:rsidRDefault="00F542D1" w:rsidP="00A5498C">
            <w:pPr>
              <w:pStyle w:val="XML3"/>
            </w:pPr>
            <w:r>
              <w:t>type binary;</w:t>
            </w:r>
          </w:p>
          <w:p w14:paraId="713DE4B0" w14:textId="1584162A" w:rsidR="00F542D1" w:rsidRDefault="00F542D1" w:rsidP="00A5498C">
            <w:pPr>
              <w:pStyle w:val="XML3"/>
            </w:pPr>
            <w:r>
              <w:t>mandatory true;</w:t>
            </w:r>
          </w:p>
          <w:p w14:paraId="6E7B2A52" w14:textId="024398AC" w:rsidR="00F542D1" w:rsidRDefault="00F542D1" w:rsidP="00A5498C">
            <w:pPr>
              <w:pStyle w:val="XML2"/>
            </w:pPr>
            <w:r>
              <w:t>}</w:t>
            </w:r>
          </w:p>
          <w:p w14:paraId="36DC7A01" w14:textId="06138BB2" w:rsidR="00F542D1" w:rsidRPr="009F1B7D" w:rsidRDefault="00F542D1" w:rsidP="00F542D1">
            <w:pPr>
              <w:pStyle w:val="XML1"/>
            </w:pPr>
            <w:r>
              <w:t>}</w:t>
            </w:r>
          </w:p>
        </w:tc>
      </w:tr>
    </w:tbl>
    <w:p w14:paraId="2A8AA651" w14:textId="14C36BD8" w:rsidR="0002263D" w:rsidRDefault="0002263D" w:rsidP="0002263D">
      <w:pPr>
        <w:pStyle w:val="Heading2"/>
      </w:pPr>
      <w:bookmarkStart w:id="173" w:name="_Toc320556744"/>
      <w:bookmarkEnd w:id="172"/>
      <w:r>
        <w:lastRenderedPageBreak/>
        <w:t>OpenFlow Flow Table</w:t>
      </w:r>
      <w:bookmarkEnd w:id="173"/>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74" w:name="_Toc320556745"/>
      <w:r w:rsidRPr="00DB42FD">
        <w:lastRenderedPageBreak/>
        <w:t>UML Diagram</w:t>
      </w:r>
      <w:bookmarkEnd w:id="174"/>
    </w:p>
    <w:p w14:paraId="736333AE" w14:textId="6F730472" w:rsidR="00E26F0F" w:rsidRDefault="00A5340E" w:rsidP="00E26F0F">
      <w:pPr>
        <w:pStyle w:val="Caption"/>
        <w:jc w:val="center"/>
        <w:rPr>
          <w:color w:val="auto"/>
        </w:rPr>
      </w:pPr>
      <w:r>
        <w:object w:dxaOrig="6900" w:dyaOrig="5815" w14:anchorId="52307FF0">
          <v:shape id="_x0000_i1038" type="#_x0000_t75" style="width:345.05pt;height:290.15pt" o:ole="">
            <v:imagedata r:id="rId39" o:title=""/>
          </v:shape>
          <o:OLEObject Type="Embed" ProgID="Visio.Drawing.11" ShapeID="_x0000_i1038" DrawAspect="Content" ObjectID="_1402310020" r:id="rId40"/>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75" w:name="_Toc320556746"/>
      <w:r>
        <w:t>XML Schema</w:t>
      </w:r>
      <w:bookmarkEnd w:id="175"/>
    </w:p>
    <w:tbl>
      <w:tblPr>
        <w:tblStyle w:val="TableGrid"/>
        <w:tblW w:w="0" w:type="auto"/>
        <w:tblInd w:w="378" w:type="dxa"/>
        <w:shd w:val="clear" w:color="auto" w:fill="C8FCCD"/>
        <w:tblLook w:val="04A0" w:firstRow="1" w:lastRow="0" w:firstColumn="1" w:lastColumn="0" w:noHBand="0" w:noVBand="1"/>
      </w:tblPr>
      <w:tblGrid>
        <w:gridCol w:w="8820"/>
      </w:tblGrid>
      <w:tr w:rsidR="00182140" w:rsidRPr="009F1B7D" w14:paraId="61758408" w14:textId="77777777" w:rsidTr="00576FDE">
        <w:tc>
          <w:tcPr>
            <w:tcW w:w="8820" w:type="dxa"/>
            <w:shd w:val="clear" w:color="auto" w:fill="C8FCCD"/>
          </w:tcPr>
          <w:p w14:paraId="1D7AAA9B" w14:textId="6D186424" w:rsidR="00182140" w:rsidRPr="009F1B7D" w:rsidRDefault="00182140" w:rsidP="00576FDE">
            <w:pPr>
              <w:pStyle w:val="XML1"/>
            </w:pPr>
            <w:r w:rsidRPr="009F1B7D">
              <w:t>&lt;xs:complexType name="</w:t>
            </w:r>
            <w:r>
              <w:t>OFFlowTableType</w:t>
            </w:r>
            <w:r w:rsidRPr="009F1B7D">
              <w:t>"&gt;</w:t>
            </w:r>
          </w:p>
          <w:p w14:paraId="05EFC704" w14:textId="77777777" w:rsidR="00182140" w:rsidRPr="009F1B7D" w:rsidRDefault="00182140" w:rsidP="00576FDE">
            <w:pPr>
              <w:pStyle w:val="XML2"/>
            </w:pPr>
            <w:r w:rsidRPr="009F1B7D">
              <w:t>&lt;xs:complexContent&gt;</w:t>
            </w:r>
          </w:p>
          <w:p w14:paraId="5AB29B99" w14:textId="77777777" w:rsidR="00182140" w:rsidRPr="009F1B7D" w:rsidRDefault="00182140" w:rsidP="00576FDE">
            <w:pPr>
              <w:pStyle w:val="XML3"/>
            </w:pPr>
            <w:r w:rsidRPr="009F1B7D">
              <w:t>&lt;xs:extension base="OFResourceType"&gt;</w:t>
            </w:r>
          </w:p>
          <w:p w14:paraId="2DB6CCD6" w14:textId="5CB1B070" w:rsidR="007F456E" w:rsidRDefault="00182140" w:rsidP="007F456E">
            <w:pPr>
              <w:pStyle w:val="XML4"/>
            </w:pPr>
            <w:r w:rsidRPr="009F1B7D">
              <w:t>&lt;xs:sequence maxOccurs="1" minOccurs="1"&gt;</w:t>
            </w:r>
          </w:p>
          <w:p w14:paraId="1CA3D7CB" w14:textId="0BAB73EA" w:rsidR="00D26BE7" w:rsidRDefault="00D26BE7" w:rsidP="00025A73">
            <w:pPr>
              <w:pStyle w:val="XML5"/>
            </w:pPr>
            <w:r>
              <w:t>&lt;xs:element name=”max-entries” type=”xs:integer”/&gt;</w:t>
            </w:r>
          </w:p>
          <w:p w14:paraId="509E73AC" w14:textId="6D82AEE4" w:rsidR="00880595" w:rsidRDefault="00880595" w:rsidP="00025A73">
            <w:pPr>
              <w:pStyle w:val="XML5"/>
            </w:pPr>
            <w:r>
              <w:t>&lt;xs:element name="next-tables" type="OFNextFlowTables"/&gt;</w:t>
            </w:r>
          </w:p>
          <w:p w14:paraId="58DD039C" w14:textId="77777777" w:rsidR="007F456E" w:rsidRDefault="007F456E" w:rsidP="00025A73">
            <w:pPr>
              <w:pStyle w:val="XML5"/>
            </w:pPr>
            <w:r>
              <w:t>&lt;xs:element name="instructions" type="OFFlowTableInstructions"/&gt;</w:t>
            </w:r>
          </w:p>
          <w:p w14:paraId="45389BA4" w14:textId="3C7418C1" w:rsidR="00880595" w:rsidRDefault="007F456E" w:rsidP="006D25FF">
            <w:pPr>
              <w:pStyle w:val="XML5"/>
            </w:pPr>
            <w:r>
              <w:t>&lt;xs:element name="matches" type="OFFlowTableMatch</w:t>
            </w:r>
            <w:r w:rsidR="0027566C">
              <w:t>Fields</w:t>
            </w:r>
            <w:r>
              <w:t>"/&gt;</w:t>
            </w:r>
          </w:p>
          <w:p w14:paraId="068F95A9" w14:textId="77777777" w:rsidR="007F456E" w:rsidRDefault="007F456E" w:rsidP="00025A73">
            <w:pPr>
              <w:pStyle w:val="XML5"/>
            </w:pPr>
            <w:r>
              <w:t>&lt;xs:element name="write-actions" type="OFFlowTableWriteActions"/&gt;</w:t>
            </w:r>
          </w:p>
          <w:p w14:paraId="4D6D2EC3" w14:textId="77777777" w:rsidR="007F456E" w:rsidRDefault="007F456E" w:rsidP="00025A73">
            <w:pPr>
              <w:pStyle w:val="XML5"/>
            </w:pPr>
            <w:r>
              <w:t>&lt;xs:element name="apply-actions" type="OFFlowTableApplyActions"/&gt;</w:t>
            </w:r>
          </w:p>
          <w:p w14:paraId="5EBE7EA3" w14:textId="25230B80" w:rsidR="006D25FF" w:rsidRDefault="006D25FF" w:rsidP="006D25FF">
            <w:pPr>
              <w:pStyle w:val="XML5"/>
            </w:pPr>
            <w:r>
              <w:t>&lt;xs:element name="write-setfields" type="OFFlowTableMatchFields"/&gt;</w:t>
            </w:r>
          </w:p>
          <w:p w14:paraId="4D0D1B11" w14:textId="77777777" w:rsidR="006D25FF" w:rsidRDefault="006D25FF" w:rsidP="006D25FF">
            <w:pPr>
              <w:pStyle w:val="XML5"/>
            </w:pPr>
            <w:r>
              <w:t>&lt;xs:element name="apply-setfields" type="OFFlowTableMatchFields"/&gt;</w:t>
            </w:r>
          </w:p>
          <w:p w14:paraId="4811678E" w14:textId="08987C6C" w:rsidR="006D25FF" w:rsidRDefault="006D25FF" w:rsidP="006D25FF">
            <w:pPr>
              <w:pStyle w:val="XML5"/>
            </w:pPr>
            <w:r>
              <w:t>&lt;xs:element name="wildcards" type="OFFlowTableMatchFields"/&gt;</w:t>
            </w:r>
          </w:p>
          <w:p w14:paraId="70A7DBC8" w14:textId="77777777" w:rsidR="007F456E" w:rsidRDefault="007F456E" w:rsidP="00025A73">
            <w:pPr>
              <w:pStyle w:val="XML5"/>
            </w:pPr>
            <w:r>
              <w:t>&lt;xs:element name="metadata-match" type="xs:hexBinary"/&gt;</w:t>
            </w:r>
          </w:p>
          <w:p w14:paraId="1C8796D7" w14:textId="51329303" w:rsidR="007F456E" w:rsidRPr="009F1B7D" w:rsidRDefault="007F456E" w:rsidP="00025A73">
            <w:pPr>
              <w:pStyle w:val="XML5"/>
            </w:pPr>
            <w:r>
              <w:t>&lt;xs:element name="metadata-write" type="xs:hexBinary"/&gt;</w:t>
            </w:r>
          </w:p>
          <w:p w14:paraId="10CC5317" w14:textId="77777777" w:rsidR="00182140" w:rsidRPr="009F1B7D" w:rsidRDefault="00182140" w:rsidP="00576FDE">
            <w:pPr>
              <w:pStyle w:val="XML4"/>
            </w:pPr>
            <w:r w:rsidRPr="009F1B7D">
              <w:t>&lt;/xs:sequence&gt;</w:t>
            </w:r>
          </w:p>
          <w:p w14:paraId="099C49C3" w14:textId="77777777" w:rsidR="00182140" w:rsidRPr="009F1B7D" w:rsidRDefault="00182140" w:rsidP="00576FDE">
            <w:pPr>
              <w:pStyle w:val="XML3"/>
            </w:pPr>
            <w:r w:rsidRPr="009F1B7D">
              <w:t>&lt;/xs:extension&gt;</w:t>
            </w:r>
          </w:p>
          <w:p w14:paraId="4BC67E5A" w14:textId="77777777" w:rsidR="00182140" w:rsidRPr="009F1B7D" w:rsidRDefault="00182140" w:rsidP="00576FDE">
            <w:pPr>
              <w:pStyle w:val="XML2"/>
            </w:pPr>
            <w:r w:rsidRPr="009F1B7D">
              <w:t>&lt;/xs:complexContent&gt;</w:t>
            </w:r>
          </w:p>
          <w:p w14:paraId="18EA2B99" w14:textId="77777777" w:rsidR="00182140" w:rsidRDefault="00182140" w:rsidP="00576FDE">
            <w:pPr>
              <w:pStyle w:val="XML1"/>
            </w:pPr>
            <w:r w:rsidRPr="009F1B7D">
              <w:t>&lt;/xs:complexType&gt;</w:t>
            </w:r>
          </w:p>
          <w:p w14:paraId="6A974B72" w14:textId="77777777" w:rsidR="00182140" w:rsidRDefault="00182140" w:rsidP="00576FDE">
            <w:pPr>
              <w:pStyle w:val="XML1"/>
            </w:pPr>
          </w:p>
          <w:p w14:paraId="26C0E826" w14:textId="77777777" w:rsidR="007F456E" w:rsidRDefault="007F456E" w:rsidP="007F456E">
            <w:pPr>
              <w:pStyle w:val="XML1"/>
            </w:pPr>
            <w:r>
              <w:t>&lt;xs:complexType name="OFFlowTableInstructions"&gt;</w:t>
            </w:r>
          </w:p>
          <w:p w14:paraId="5196BE10" w14:textId="77777777" w:rsidR="007F456E" w:rsidRDefault="007F456E" w:rsidP="00025A73">
            <w:pPr>
              <w:pStyle w:val="XML2"/>
            </w:pPr>
            <w:r>
              <w:t>&lt;xs:sequence minOccurs="1" maxOccurs="unbounded"&gt;</w:t>
            </w:r>
          </w:p>
          <w:p w14:paraId="1F0657DD" w14:textId="77777777" w:rsidR="007F456E" w:rsidRDefault="007F456E" w:rsidP="00025A73">
            <w:pPr>
              <w:pStyle w:val="XML3"/>
            </w:pPr>
            <w:r>
              <w:t>&lt;xs:element name="type" type="OFInstructionType"/&gt;</w:t>
            </w:r>
          </w:p>
          <w:p w14:paraId="516569EA" w14:textId="77777777" w:rsidR="007F456E" w:rsidRDefault="007F456E" w:rsidP="00025A73">
            <w:pPr>
              <w:pStyle w:val="XML2"/>
            </w:pPr>
            <w:r>
              <w:t>&lt;/xs:sequence&gt;</w:t>
            </w:r>
          </w:p>
          <w:p w14:paraId="3A9D0B6D" w14:textId="77777777" w:rsidR="007F456E" w:rsidRDefault="007F456E" w:rsidP="007F456E">
            <w:pPr>
              <w:pStyle w:val="XML1"/>
            </w:pPr>
            <w:r>
              <w:t>&lt;/xs:complexType&gt;</w:t>
            </w:r>
          </w:p>
          <w:p w14:paraId="35CC3123" w14:textId="77777777" w:rsidR="007F456E" w:rsidRDefault="007F456E" w:rsidP="007F456E">
            <w:pPr>
              <w:pStyle w:val="XML1"/>
            </w:pPr>
          </w:p>
          <w:p w14:paraId="5720AD38" w14:textId="54458C0A" w:rsidR="003F031E" w:rsidRDefault="003F031E" w:rsidP="003F031E">
            <w:pPr>
              <w:pStyle w:val="XML1"/>
            </w:pPr>
            <w:r>
              <w:t>&lt;xs:complexType name="OFNextFlowTables"&gt;</w:t>
            </w:r>
          </w:p>
          <w:p w14:paraId="1BA21DB4" w14:textId="77777777" w:rsidR="003F031E" w:rsidRDefault="003F031E" w:rsidP="003F031E">
            <w:pPr>
              <w:pStyle w:val="XML2"/>
            </w:pPr>
            <w:r>
              <w:t>&lt;xs:sequence minOccurs="1" maxOccurs="unbounded"&gt;</w:t>
            </w:r>
          </w:p>
          <w:p w14:paraId="355A4C7F" w14:textId="58B80EA4" w:rsidR="003F031E" w:rsidRDefault="003F031E" w:rsidP="003F031E">
            <w:pPr>
              <w:pStyle w:val="XML3"/>
            </w:pPr>
            <w:r>
              <w:t>&lt;xs:element name="table-id" type="OFConfigID"/&gt;</w:t>
            </w:r>
          </w:p>
          <w:p w14:paraId="64357043" w14:textId="77777777" w:rsidR="003F031E" w:rsidRDefault="003F031E" w:rsidP="003F031E">
            <w:pPr>
              <w:pStyle w:val="XML2"/>
            </w:pPr>
            <w:r>
              <w:t>&lt;/xs:sequence&gt;</w:t>
            </w:r>
          </w:p>
          <w:p w14:paraId="7120A928" w14:textId="77777777" w:rsidR="003F031E" w:rsidRDefault="003F031E" w:rsidP="003F031E">
            <w:pPr>
              <w:pStyle w:val="XML1"/>
            </w:pPr>
            <w:r>
              <w:t>&lt;/xs:complexType&gt;</w:t>
            </w:r>
          </w:p>
          <w:p w14:paraId="43D17FCD" w14:textId="77777777" w:rsidR="003F031E" w:rsidRDefault="003F031E" w:rsidP="007F456E">
            <w:pPr>
              <w:pStyle w:val="XML1"/>
            </w:pPr>
          </w:p>
          <w:p w14:paraId="7585CBB3" w14:textId="79C88382" w:rsidR="007F456E" w:rsidRDefault="007F456E" w:rsidP="007F456E">
            <w:pPr>
              <w:pStyle w:val="XML1"/>
            </w:pPr>
            <w:r>
              <w:t>&lt;xs:complexType name="OFFlowTableMatche</w:t>
            </w:r>
            <w:r w:rsidR="00E00803">
              <w:t>Fields</w:t>
            </w:r>
            <w:r>
              <w:t>"&gt;</w:t>
            </w:r>
          </w:p>
          <w:p w14:paraId="28E496E0" w14:textId="77777777" w:rsidR="007F456E" w:rsidRDefault="007F456E" w:rsidP="00025A73">
            <w:pPr>
              <w:pStyle w:val="XML2"/>
            </w:pPr>
            <w:r>
              <w:t>&lt;xs:sequence minOccurs="1" maxOccurs="unbounded"&gt;</w:t>
            </w:r>
          </w:p>
          <w:p w14:paraId="647CEB29" w14:textId="7769367C" w:rsidR="007F456E" w:rsidRDefault="007F456E" w:rsidP="00025A73">
            <w:pPr>
              <w:pStyle w:val="XML3"/>
            </w:pPr>
            <w:r>
              <w:t>&lt;xs:element name="type" type="OFMatch</w:t>
            </w:r>
            <w:r w:rsidR="00E00803">
              <w:t>Field</w:t>
            </w:r>
            <w:r>
              <w:t>Type"/&gt;</w:t>
            </w:r>
          </w:p>
          <w:p w14:paraId="2756714B" w14:textId="77777777" w:rsidR="007F456E" w:rsidRDefault="007F456E" w:rsidP="00025A73">
            <w:pPr>
              <w:pStyle w:val="XML2"/>
            </w:pPr>
            <w:r>
              <w:t>&lt;/xs:sequence&gt;</w:t>
            </w:r>
          </w:p>
          <w:p w14:paraId="3A450537" w14:textId="77777777" w:rsidR="007F456E" w:rsidRDefault="007F456E" w:rsidP="007F456E">
            <w:pPr>
              <w:pStyle w:val="XML1"/>
            </w:pPr>
            <w:r>
              <w:t>&lt;/xs:complexType&gt;</w:t>
            </w:r>
          </w:p>
          <w:p w14:paraId="04E5E6F3" w14:textId="77777777" w:rsidR="007F456E" w:rsidRDefault="007F456E" w:rsidP="007F456E">
            <w:pPr>
              <w:pStyle w:val="XML1"/>
            </w:pPr>
          </w:p>
          <w:p w14:paraId="02D9B533" w14:textId="77777777" w:rsidR="007F456E" w:rsidRDefault="007F456E" w:rsidP="007F456E">
            <w:pPr>
              <w:pStyle w:val="XML1"/>
            </w:pPr>
            <w:r>
              <w:t>&lt;xs:complexType name="OFFlowTableWriteActions"&gt;</w:t>
            </w:r>
          </w:p>
          <w:p w14:paraId="75090C7D" w14:textId="77777777" w:rsidR="007F456E" w:rsidRDefault="007F456E" w:rsidP="00025A73">
            <w:pPr>
              <w:pStyle w:val="XML2"/>
            </w:pPr>
            <w:r>
              <w:t>&lt;xs:sequence minOccurs="1" maxOccurs="unbounded"&gt;</w:t>
            </w:r>
          </w:p>
          <w:p w14:paraId="773102A2" w14:textId="77777777" w:rsidR="007F456E" w:rsidRDefault="007F456E" w:rsidP="00025A73">
            <w:pPr>
              <w:pStyle w:val="XML3"/>
            </w:pPr>
            <w:r>
              <w:t>&lt;xs:element name="type" type="OFActionType"/&gt;</w:t>
            </w:r>
          </w:p>
          <w:p w14:paraId="2E3EEEEC" w14:textId="77777777" w:rsidR="007F456E" w:rsidRDefault="007F456E" w:rsidP="00025A73">
            <w:pPr>
              <w:pStyle w:val="XML2"/>
            </w:pPr>
            <w:r>
              <w:t>&lt;/xs:sequence&gt;</w:t>
            </w:r>
          </w:p>
          <w:p w14:paraId="3F60A721" w14:textId="77777777" w:rsidR="007F456E" w:rsidRDefault="007F456E" w:rsidP="007F456E">
            <w:pPr>
              <w:pStyle w:val="XML1"/>
            </w:pPr>
            <w:r>
              <w:t>&lt;/xs:complexType&gt;</w:t>
            </w:r>
          </w:p>
          <w:p w14:paraId="79F87D31" w14:textId="77777777" w:rsidR="007F456E" w:rsidRDefault="007F456E" w:rsidP="007F456E">
            <w:pPr>
              <w:pStyle w:val="XML1"/>
            </w:pPr>
          </w:p>
          <w:p w14:paraId="4CE7C9B2" w14:textId="77777777" w:rsidR="007F456E" w:rsidRDefault="007F456E" w:rsidP="007F456E">
            <w:pPr>
              <w:pStyle w:val="XML1"/>
            </w:pPr>
            <w:r>
              <w:t>&lt;xs:complexType name="OFFlowTableApplyActions"&gt;</w:t>
            </w:r>
          </w:p>
          <w:p w14:paraId="7331861B" w14:textId="77777777" w:rsidR="007F456E" w:rsidRDefault="007F456E" w:rsidP="00025A73">
            <w:pPr>
              <w:pStyle w:val="XML2"/>
            </w:pPr>
            <w:r>
              <w:t>&lt;xs:sequence minOccurs="1" maxOccurs="unbounded"&gt;</w:t>
            </w:r>
          </w:p>
          <w:p w14:paraId="4DF2AED9" w14:textId="77777777" w:rsidR="007F456E" w:rsidRDefault="007F456E" w:rsidP="00025A73">
            <w:pPr>
              <w:pStyle w:val="XML3"/>
            </w:pPr>
            <w:r>
              <w:t>&lt;xs:element name="type" type="OFActionType"/&gt;</w:t>
            </w:r>
          </w:p>
          <w:p w14:paraId="722A8A07" w14:textId="77777777" w:rsidR="007F456E" w:rsidRDefault="007F456E" w:rsidP="00025A73">
            <w:pPr>
              <w:pStyle w:val="XML2"/>
            </w:pPr>
            <w:r>
              <w:t>&lt;/xs:sequence&gt;</w:t>
            </w:r>
          </w:p>
          <w:p w14:paraId="64FE2E85" w14:textId="77777777" w:rsidR="007F456E" w:rsidRDefault="007F456E" w:rsidP="007F456E">
            <w:pPr>
              <w:pStyle w:val="XML1"/>
            </w:pPr>
            <w:r>
              <w:t>&lt;/xs:complexType&gt;</w:t>
            </w:r>
          </w:p>
          <w:p w14:paraId="064B8773" w14:textId="77777777" w:rsidR="007F456E" w:rsidRDefault="007F456E" w:rsidP="007F456E">
            <w:pPr>
              <w:pStyle w:val="XML1"/>
            </w:pPr>
          </w:p>
          <w:p w14:paraId="1A98062B" w14:textId="1A5C3B92" w:rsidR="007F456E" w:rsidRDefault="007F456E" w:rsidP="007F456E">
            <w:pPr>
              <w:pStyle w:val="XML1"/>
            </w:pPr>
            <w:r>
              <w:t>&lt;xs:simpleType name="OFMatch</w:t>
            </w:r>
            <w:r w:rsidR="00E00803">
              <w:t>Field</w:t>
            </w:r>
            <w:r>
              <w:t>Type"&gt;</w:t>
            </w:r>
          </w:p>
          <w:p w14:paraId="55316CB9" w14:textId="77777777" w:rsidR="007F456E" w:rsidRDefault="007F456E" w:rsidP="00025A73">
            <w:pPr>
              <w:pStyle w:val="XML2"/>
            </w:pPr>
            <w:r>
              <w:t>&lt;xs:annotation&gt;</w:t>
            </w:r>
          </w:p>
          <w:p w14:paraId="6424CB86" w14:textId="5F6601B7" w:rsidR="007F456E" w:rsidRDefault="007F456E" w:rsidP="00025A73">
            <w:pPr>
              <w:pStyle w:val="XML3"/>
            </w:pPr>
            <w:r>
              <w:t>&lt;xs</w:t>
            </w:r>
            <w:proofErr w:type="gramStart"/>
            <w:r>
              <w:t>:documentation</w:t>
            </w:r>
            <w:proofErr w:type="gramEnd"/>
            <w:r>
              <w:t xml:space="preserve">&gt; The open flow match </w:t>
            </w:r>
            <w:r w:rsidR="00E00803">
              <w:t xml:space="preserve">field </w:t>
            </w:r>
            <w:r>
              <w:t>types. See OpenFlow protocol 1.2 section A.2.3.7</w:t>
            </w:r>
            <w:r>
              <w:tab/>
            </w:r>
            <w:r>
              <w:tab/>
            </w:r>
          </w:p>
          <w:p w14:paraId="72A0B71B" w14:textId="77777777" w:rsidR="007F456E" w:rsidRDefault="007F456E" w:rsidP="00025A73">
            <w:pPr>
              <w:pStyle w:val="XML3"/>
            </w:pPr>
            <w:r>
              <w:t>&lt;/xs:documentation&gt;</w:t>
            </w:r>
          </w:p>
          <w:p w14:paraId="1A9D8870" w14:textId="77777777" w:rsidR="007F456E" w:rsidRDefault="007F456E" w:rsidP="00025A73">
            <w:pPr>
              <w:pStyle w:val="XML2"/>
            </w:pPr>
            <w:r>
              <w:t>&lt;/xs:annotation&gt;</w:t>
            </w:r>
          </w:p>
          <w:p w14:paraId="2887ED4E" w14:textId="77777777" w:rsidR="007F456E" w:rsidRDefault="007F456E" w:rsidP="00025A73">
            <w:pPr>
              <w:pStyle w:val="XML2"/>
            </w:pPr>
            <w:r>
              <w:t>&lt;xs:restriction base="xs:string"&gt;</w:t>
            </w:r>
          </w:p>
          <w:p w14:paraId="01A7A128" w14:textId="77777777" w:rsidR="007F456E" w:rsidRDefault="007F456E" w:rsidP="00025A73">
            <w:pPr>
              <w:pStyle w:val="XML3"/>
            </w:pPr>
            <w:r>
              <w:t>&lt;xs:enumeration value="input-port"/&gt;</w:t>
            </w:r>
          </w:p>
          <w:p w14:paraId="16DE2A84" w14:textId="77777777" w:rsidR="007F456E" w:rsidRDefault="007F456E" w:rsidP="00025A73">
            <w:pPr>
              <w:pStyle w:val="XML3"/>
            </w:pPr>
            <w:r>
              <w:t>&lt;xs:enumeration value="physical-input-port"/&gt;</w:t>
            </w:r>
          </w:p>
          <w:p w14:paraId="6411B928" w14:textId="77777777" w:rsidR="007F456E" w:rsidRDefault="007F456E" w:rsidP="00025A73">
            <w:pPr>
              <w:pStyle w:val="XML3"/>
            </w:pPr>
            <w:r>
              <w:t>&lt;xs:enumeration value="metadata"/&gt;</w:t>
            </w:r>
          </w:p>
          <w:p w14:paraId="16F92982" w14:textId="77777777" w:rsidR="007F456E" w:rsidRDefault="007F456E" w:rsidP="00025A73">
            <w:pPr>
              <w:pStyle w:val="XML3"/>
            </w:pPr>
            <w:r>
              <w:t>&lt;xs:enumeration value="ethernet-dest"/&gt;</w:t>
            </w:r>
          </w:p>
          <w:p w14:paraId="6FBA26A8" w14:textId="77777777" w:rsidR="007F456E" w:rsidRDefault="007F456E" w:rsidP="00025A73">
            <w:pPr>
              <w:pStyle w:val="XML3"/>
            </w:pPr>
            <w:r>
              <w:t>&lt;xs:enumeration value="ethernet-src"/&gt;</w:t>
            </w:r>
          </w:p>
          <w:p w14:paraId="5369F158" w14:textId="77777777" w:rsidR="007F456E" w:rsidRDefault="007F456E" w:rsidP="00025A73">
            <w:pPr>
              <w:pStyle w:val="XML3"/>
            </w:pPr>
            <w:r>
              <w:t>&lt;xs:enumeration value="ethernet-frame-type"/&gt;</w:t>
            </w:r>
          </w:p>
          <w:p w14:paraId="225C8F9E" w14:textId="77777777" w:rsidR="007F456E" w:rsidRDefault="007F456E" w:rsidP="00025A73">
            <w:pPr>
              <w:pStyle w:val="XML3"/>
            </w:pPr>
            <w:r>
              <w:t>&lt;xs:enumeration value="vlan-id"/&gt;</w:t>
            </w:r>
          </w:p>
          <w:p w14:paraId="53FE6149" w14:textId="77777777" w:rsidR="007F456E" w:rsidRDefault="007F456E" w:rsidP="00025A73">
            <w:pPr>
              <w:pStyle w:val="XML3"/>
            </w:pPr>
            <w:r>
              <w:t>&lt;xs:enumeration value="vlan-priority"/&gt;</w:t>
            </w:r>
          </w:p>
          <w:p w14:paraId="60E712E5" w14:textId="77777777" w:rsidR="007F456E" w:rsidRDefault="007F456E" w:rsidP="00025A73">
            <w:pPr>
              <w:pStyle w:val="XML3"/>
            </w:pPr>
            <w:r>
              <w:t>&lt;xs:enumeration value="ip-dscp"/&gt;</w:t>
            </w:r>
          </w:p>
          <w:p w14:paraId="1BCCD22E" w14:textId="77777777" w:rsidR="007F456E" w:rsidRDefault="007F456E" w:rsidP="00025A73">
            <w:pPr>
              <w:pStyle w:val="XML3"/>
            </w:pPr>
            <w:r>
              <w:t>&lt;xs:enumeration value="ip-ecn"/&gt;</w:t>
            </w:r>
          </w:p>
          <w:p w14:paraId="1BA7F346" w14:textId="77777777" w:rsidR="007F456E" w:rsidRDefault="007F456E" w:rsidP="00025A73">
            <w:pPr>
              <w:pStyle w:val="XML3"/>
            </w:pPr>
            <w:r>
              <w:t>&lt;xs:enumeration value="ip-protocol"/&gt;</w:t>
            </w:r>
          </w:p>
          <w:p w14:paraId="152C7FA0" w14:textId="77777777" w:rsidR="007F456E" w:rsidRDefault="007F456E" w:rsidP="00025A73">
            <w:pPr>
              <w:pStyle w:val="XML3"/>
            </w:pPr>
            <w:r>
              <w:t>&lt;xs:enumeration value="ipv4-src"/&gt;</w:t>
            </w:r>
          </w:p>
          <w:p w14:paraId="6728E3A1" w14:textId="77777777" w:rsidR="007F456E" w:rsidRDefault="007F456E" w:rsidP="00025A73">
            <w:pPr>
              <w:pStyle w:val="XML3"/>
            </w:pPr>
            <w:r>
              <w:t>&lt;xs:enumeration value="ipv4-dest"/&gt;</w:t>
            </w:r>
          </w:p>
          <w:p w14:paraId="26B194C5" w14:textId="77777777" w:rsidR="007F456E" w:rsidRDefault="007F456E" w:rsidP="00025A73">
            <w:pPr>
              <w:pStyle w:val="XML3"/>
            </w:pPr>
            <w:r>
              <w:t>&lt;xs:enumeration value="tcp-src"/&gt;</w:t>
            </w:r>
          </w:p>
          <w:p w14:paraId="05A51805" w14:textId="77777777" w:rsidR="007F456E" w:rsidRDefault="007F456E" w:rsidP="00025A73">
            <w:pPr>
              <w:pStyle w:val="XML3"/>
            </w:pPr>
            <w:r>
              <w:t>&lt;xs:enumeration value="tcp-dest"/&gt;</w:t>
            </w:r>
          </w:p>
          <w:p w14:paraId="2997321D" w14:textId="77777777" w:rsidR="007F456E" w:rsidRDefault="007F456E" w:rsidP="00025A73">
            <w:pPr>
              <w:pStyle w:val="XML3"/>
            </w:pPr>
            <w:r>
              <w:t>&lt;xs:enumeration value="udp-src"/&gt;</w:t>
            </w:r>
          </w:p>
          <w:p w14:paraId="286A4227" w14:textId="77777777" w:rsidR="007F456E" w:rsidRDefault="007F456E" w:rsidP="00025A73">
            <w:pPr>
              <w:pStyle w:val="XML3"/>
            </w:pPr>
            <w:r>
              <w:t>&lt;xs:enumeration value="udp-dest"/&gt;</w:t>
            </w:r>
          </w:p>
          <w:p w14:paraId="0F788DD0" w14:textId="77777777" w:rsidR="007F456E" w:rsidRDefault="007F456E" w:rsidP="00025A73">
            <w:pPr>
              <w:pStyle w:val="XML3"/>
            </w:pPr>
            <w:r>
              <w:t>&lt;xs:enumeration value="sctp-src"/&gt;</w:t>
            </w:r>
          </w:p>
          <w:p w14:paraId="1EE52E85" w14:textId="77777777" w:rsidR="007F456E" w:rsidRDefault="007F456E" w:rsidP="00025A73">
            <w:pPr>
              <w:pStyle w:val="XML3"/>
            </w:pPr>
            <w:r>
              <w:lastRenderedPageBreak/>
              <w:t>&lt;xs:enumeration value="sctp-dest"/&gt;</w:t>
            </w:r>
          </w:p>
          <w:p w14:paraId="59366281" w14:textId="77777777" w:rsidR="007F456E" w:rsidRDefault="007F456E" w:rsidP="00025A73">
            <w:pPr>
              <w:pStyle w:val="XML3"/>
            </w:pPr>
            <w:r>
              <w:t>&lt;xs:enumeration value="icmpv4-type"/&gt;</w:t>
            </w:r>
          </w:p>
          <w:p w14:paraId="166DE5ED" w14:textId="77777777" w:rsidR="007F456E" w:rsidRDefault="007F456E" w:rsidP="00025A73">
            <w:pPr>
              <w:pStyle w:val="XML3"/>
            </w:pPr>
            <w:r>
              <w:t>&lt;xs:enumeration value="icmpv4-code"/&gt;</w:t>
            </w:r>
          </w:p>
          <w:p w14:paraId="111A80A1" w14:textId="77777777" w:rsidR="007F456E" w:rsidRDefault="007F456E" w:rsidP="00025A73">
            <w:pPr>
              <w:pStyle w:val="XML3"/>
            </w:pPr>
            <w:r>
              <w:t>&lt;xs:enumeration value="arp-op"/&gt;</w:t>
            </w:r>
          </w:p>
          <w:p w14:paraId="40C55790" w14:textId="77777777" w:rsidR="007F456E" w:rsidRDefault="007F456E" w:rsidP="00025A73">
            <w:pPr>
              <w:pStyle w:val="XML3"/>
            </w:pPr>
            <w:r>
              <w:t>&lt;xs:enumeration value="arp-src-ip-address"/&gt;</w:t>
            </w:r>
          </w:p>
          <w:p w14:paraId="6DBCF631" w14:textId="77777777" w:rsidR="007F456E" w:rsidRDefault="007F456E" w:rsidP="00025A73">
            <w:pPr>
              <w:pStyle w:val="XML3"/>
            </w:pPr>
            <w:r>
              <w:t>&lt;xs:enumeration value="arp-target-ip-address"/&gt;</w:t>
            </w:r>
          </w:p>
          <w:p w14:paraId="053DAF90" w14:textId="77777777" w:rsidR="007F456E" w:rsidRDefault="007F456E" w:rsidP="00025A73">
            <w:pPr>
              <w:pStyle w:val="XML3"/>
            </w:pPr>
            <w:r>
              <w:t>&lt;xs:enumeration value="arp-src-hardware-address"/&gt;</w:t>
            </w:r>
          </w:p>
          <w:p w14:paraId="2A84E13C" w14:textId="77777777" w:rsidR="007F456E" w:rsidRDefault="007F456E" w:rsidP="00025A73">
            <w:pPr>
              <w:pStyle w:val="XML3"/>
            </w:pPr>
            <w:r>
              <w:t>&lt;xs:enumeration value="arp-target-hardware-address"/&gt;</w:t>
            </w:r>
          </w:p>
          <w:p w14:paraId="46C17DEF" w14:textId="77777777" w:rsidR="007F456E" w:rsidRDefault="007F456E" w:rsidP="00025A73">
            <w:pPr>
              <w:pStyle w:val="XML3"/>
            </w:pPr>
            <w:r>
              <w:t>&lt;xs:enumeration value="ipv6-src"/&gt;</w:t>
            </w:r>
          </w:p>
          <w:p w14:paraId="08090A13" w14:textId="77777777" w:rsidR="007F456E" w:rsidRDefault="007F456E" w:rsidP="00025A73">
            <w:pPr>
              <w:pStyle w:val="XML3"/>
            </w:pPr>
            <w:r>
              <w:t>&lt;xs:enumeration value="ipv6-dest"/&gt;</w:t>
            </w:r>
          </w:p>
          <w:p w14:paraId="5DD442FB" w14:textId="77777777" w:rsidR="007F456E" w:rsidRDefault="007F456E" w:rsidP="00025A73">
            <w:pPr>
              <w:pStyle w:val="XML3"/>
            </w:pPr>
            <w:r>
              <w:t>&lt;xs:enumeration value="ipv6-flow-label"/&gt;</w:t>
            </w:r>
          </w:p>
          <w:p w14:paraId="331A8D59" w14:textId="77777777" w:rsidR="007F456E" w:rsidRDefault="007F456E" w:rsidP="00025A73">
            <w:pPr>
              <w:pStyle w:val="XML3"/>
            </w:pPr>
            <w:r>
              <w:t>&lt;xs:enumeration value="icmpv6-type"/&gt;</w:t>
            </w:r>
          </w:p>
          <w:p w14:paraId="1CAD53F8" w14:textId="77777777" w:rsidR="007F456E" w:rsidRDefault="007F456E" w:rsidP="00025A73">
            <w:pPr>
              <w:pStyle w:val="XML3"/>
            </w:pPr>
            <w:r>
              <w:t>&lt;xs:enumeration value="icmpv6-code"/&gt;</w:t>
            </w:r>
          </w:p>
          <w:p w14:paraId="407B1341" w14:textId="77777777" w:rsidR="007F456E" w:rsidRDefault="007F456E" w:rsidP="00025A73">
            <w:pPr>
              <w:pStyle w:val="XML3"/>
            </w:pPr>
            <w:r>
              <w:t>&lt;xs:enumeration value="ipv6-nd-target"/&gt;</w:t>
            </w:r>
          </w:p>
          <w:p w14:paraId="4C9E8D5D" w14:textId="77777777" w:rsidR="007F456E" w:rsidRDefault="007F456E" w:rsidP="00025A73">
            <w:pPr>
              <w:pStyle w:val="XML3"/>
            </w:pPr>
            <w:r>
              <w:t>&lt;xs:enumeration value="ipv6-nd-source-link-layer"/&gt;</w:t>
            </w:r>
          </w:p>
          <w:p w14:paraId="79A20013" w14:textId="77777777" w:rsidR="007F456E" w:rsidRDefault="007F456E" w:rsidP="00025A73">
            <w:pPr>
              <w:pStyle w:val="XML3"/>
            </w:pPr>
            <w:r>
              <w:t>&lt;xs:enumeration value="ipv6-nd-target-link-layer"/&gt;</w:t>
            </w:r>
          </w:p>
          <w:p w14:paraId="56E9CA31" w14:textId="77777777" w:rsidR="007F456E" w:rsidRDefault="007F456E" w:rsidP="00025A73">
            <w:pPr>
              <w:pStyle w:val="XML3"/>
            </w:pPr>
            <w:r>
              <w:t>&lt;xs:enumeration value="mpls-label"/&gt;</w:t>
            </w:r>
          </w:p>
          <w:p w14:paraId="61FEAC37" w14:textId="77777777" w:rsidR="007F456E" w:rsidRDefault="007F456E" w:rsidP="00025A73">
            <w:pPr>
              <w:pStyle w:val="XML3"/>
            </w:pPr>
            <w:r>
              <w:t>&lt;xs:enumeration value="mpls-tc"/&gt;</w:t>
            </w:r>
          </w:p>
          <w:p w14:paraId="0221A1D6" w14:textId="77777777" w:rsidR="007F456E" w:rsidRDefault="007F456E" w:rsidP="00025A73">
            <w:pPr>
              <w:pStyle w:val="XML2"/>
            </w:pPr>
            <w:r>
              <w:t>&lt;/xs:restriction&gt;</w:t>
            </w:r>
          </w:p>
          <w:p w14:paraId="0AD9D2B8" w14:textId="5F4A38C6" w:rsidR="00182140" w:rsidRPr="009F1B7D" w:rsidRDefault="007F456E" w:rsidP="007F456E">
            <w:pPr>
              <w:pStyle w:val="XML1"/>
            </w:pPr>
            <w:r>
              <w:t>&lt;/xs:simpleType&gt;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76" w:name="_Toc320556747"/>
      <w:r>
        <w:t>XML Example</w:t>
      </w:r>
      <w:bookmarkEnd w:id="176"/>
    </w:p>
    <w:tbl>
      <w:tblPr>
        <w:tblStyle w:val="TableGrid"/>
        <w:tblW w:w="0" w:type="auto"/>
        <w:tblInd w:w="378" w:type="dxa"/>
        <w:shd w:val="clear" w:color="auto" w:fill="C8FCCD"/>
        <w:tblLook w:val="04A0" w:firstRow="1" w:lastRow="0" w:firstColumn="1" w:lastColumn="0" w:noHBand="0" w:noVBand="1"/>
      </w:tblPr>
      <w:tblGrid>
        <w:gridCol w:w="8820"/>
      </w:tblGrid>
      <w:tr w:rsidR="007F456E" w:rsidRPr="009F1B7D" w14:paraId="1E7C384D" w14:textId="77777777" w:rsidTr="00576FDE">
        <w:tc>
          <w:tcPr>
            <w:tcW w:w="8820" w:type="dxa"/>
            <w:shd w:val="clear" w:color="auto" w:fill="C8FCCD"/>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lastRenderedPageBreak/>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2E9FDFA0" w14:textId="3A1B9E6B" w:rsidR="00971A60" w:rsidRDefault="00971A60" w:rsidP="00971A60">
      <w:pPr>
        <w:pStyle w:val="Heading3"/>
        <w:keepLines w:val="0"/>
        <w:ind w:left="720" w:hanging="720"/>
      </w:pPr>
      <w:bookmarkStart w:id="177" w:name="_Toc320556748"/>
      <w:r>
        <w:t>Normative Constraints</w:t>
      </w:r>
      <w:bookmarkEnd w:id="177"/>
    </w:p>
    <w:p w14:paraId="317E1954" w14:textId="0ADA6224" w:rsidR="00AC03DC" w:rsidRDefault="00876AEC" w:rsidP="00025A73">
      <w:r>
        <w:t>An OpenFlow Flow Table is identified by identifier</w:t>
      </w:r>
      <w:r w:rsidRPr="00421113">
        <w:rPr>
          <w:rStyle w:val="codeChar"/>
        </w:rPr>
        <w:t>&lt;resource-id&gt;</w:t>
      </w:r>
      <w:r>
        <w:t xml:space="preserve"> within the context of the OpenFlow CapableSwitch and OpenFlow Logical Switches. Element </w:t>
      </w:r>
      <w:r w:rsidRPr="00421113">
        <w:rPr>
          <w:rStyle w:val="codeChar"/>
        </w:rPr>
        <w:t>&lt;resource-id&gt;</w:t>
      </w:r>
      <w:r>
        <w:t xml:space="preserve"> is inherited from superclass OpenFlow Resource.</w:t>
      </w:r>
    </w:p>
    <w:p w14:paraId="162CE03E" w14:textId="11BB654E" w:rsidR="00876AEC" w:rsidRDefault="00876AEC" w:rsidP="00025A73">
      <w:r>
        <w:t xml:space="preserve">Element </w:t>
      </w:r>
      <w:r w:rsidRPr="00421113">
        <w:rPr>
          <w:rStyle w:val="codeChar"/>
        </w:rPr>
        <w:t>&lt;max-entries&gt;</w:t>
      </w:r>
      <w:r>
        <w:t xml:space="preserve"> denotes the maximum of flow entries the flow table can support. Due to limitations imposed by modern hardware, the max-entries value should be considered advisory and best effort approximation of the capacity of the table. </w:t>
      </w:r>
    </w:p>
    <w:p w14:paraId="2764DEDF" w14:textId="763FF2BD" w:rsidR="00DE6735" w:rsidRDefault="00DE6735" w:rsidP="00025A73">
      <w:r>
        <w:t>Element &lt;next-tables&gt; indicates the array of tables that can be directly reached fr</w:t>
      </w:r>
      <w:r w:rsidR="004824EE">
        <w:t>om the present table using "goto-</w:t>
      </w:r>
      <w:r>
        <w:t>table</w:t>
      </w:r>
      <w:r w:rsidR="004824EE">
        <w:t>"</w:t>
      </w:r>
      <w:r>
        <w:t xml:space="preserve"> instruction.</w:t>
      </w:r>
    </w:p>
    <w:p w14:paraId="5D2A25E5" w14:textId="421A4CA6" w:rsidR="00876AEC" w:rsidRDefault="00876AEC" w:rsidP="00025A73">
      <w:r>
        <w:t xml:space="preserve">Element </w:t>
      </w:r>
      <w:r w:rsidRPr="00421113">
        <w:rPr>
          <w:rStyle w:val="codeChar"/>
        </w:rPr>
        <w:t>&lt;instructions&gt;</w:t>
      </w:r>
      <w:r>
        <w:t xml:space="preserve"> denotes the type</w:t>
      </w:r>
      <w:r w:rsidR="006B6B83">
        <w:t>s</w:t>
      </w:r>
      <w:r>
        <w:t xml:space="preserve"> of</w:t>
      </w:r>
      <w:r w:rsidR="006B6B83">
        <w:t xml:space="preserve"> flow instruction</w:t>
      </w:r>
      <w:r w:rsidR="00BD707C">
        <w:t>s</w:t>
      </w:r>
      <w:r>
        <w:t xml:space="preserve"> supported by the flow table. </w:t>
      </w:r>
      <w:r w:rsidR="006B6B83">
        <w:t xml:space="preserve">Flow instructions associated with a flow table entry are executed when a flow matches the </w:t>
      </w:r>
      <w:r w:rsidR="00BD707C">
        <w:t xml:space="preserve">flow </w:t>
      </w:r>
      <w:r w:rsidR="006B6B83">
        <w:t>entry</w:t>
      </w:r>
      <w:r w:rsidR="00BD707C">
        <w:t xml:space="preserve"> in the flow table</w:t>
      </w:r>
      <w:r w:rsidR="006B6B83">
        <w:t>.</w:t>
      </w:r>
    </w:p>
    <w:p w14:paraId="550141AB" w14:textId="4DD5B914" w:rsidR="006B6B83" w:rsidRDefault="006B6B83" w:rsidP="00025A73">
      <w:r>
        <w:t xml:space="preserve">Element </w:t>
      </w:r>
      <w:r w:rsidRPr="00421113">
        <w:rPr>
          <w:rStyle w:val="codeChar"/>
        </w:rPr>
        <w:t>&lt;matches&gt;</w:t>
      </w:r>
      <w:r>
        <w:t xml:space="preserve"> denotes the </w:t>
      </w:r>
      <w:r w:rsidR="00282295">
        <w:t xml:space="preserve">types of match fields supported by the flow table. </w:t>
      </w:r>
      <w:r w:rsidR="009B47B6">
        <w:t>These match fields are defined in OpenFlow Specification version 1.2[1]. An OpenFlow Logical Switch is not required to support all match field types and supported match field types don’t need to be implemented in the same table lookup.</w:t>
      </w:r>
    </w:p>
    <w:p w14:paraId="2FE9026C" w14:textId="34F836E3" w:rsidR="00282295" w:rsidRDefault="00B62C2E" w:rsidP="00025A73">
      <w:r>
        <w:t xml:space="preserve">Element </w:t>
      </w:r>
      <w:r w:rsidRPr="00421113">
        <w:rPr>
          <w:rStyle w:val="codeChar"/>
        </w:rPr>
        <w:t>&lt;write-actions&gt;</w:t>
      </w:r>
      <w:r>
        <w:t xml:space="preserve"> specifies</w:t>
      </w:r>
      <w:r w:rsidR="00282295">
        <w:t xml:space="preserve"> the </w:t>
      </w:r>
      <w:r>
        <w:t>action types which could be merged into the current action set of flow entries of the flow table. The merging operation is performed by “write-action” flow instruction.</w:t>
      </w:r>
    </w:p>
    <w:p w14:paraId="190EBD4E" w14:textId="609CD821" w:rsidR="00282295" w:rsidRDefault="00282295" w:rsidP="00025A73">
      <w:r>
        <w:t xml:space="preserve">Element </w:t>
      </w:r>
      <w:r w:rsidRPr="00421113">
        <w:rPr>
          <w:rStyle w:val="codeChar"/>
        </w:rPr>
        <w:t>&lt;apply-actions&gt;</w:t>
      </w:r>
      <w:r w:rsidR="00B62C2E">
        <w:t xml:space="preserve"> </w:t>
      </w:r>
      <w:r w:rsidR="009F487C">
        <w:t>specifies the action types which could be immediatedly applied without any change to the action set of flow entries of the flow table. The applying operation is performed by “apply-action” flow instruction.</w:t>
      </w:r>
    </w:p>
    <w:p w14:paraId="3CA4DBC7" w14:textId="7FABB794" w:rsidR="00BC3590" w:rsidRDefault="00BC3590" w:rsidP="00A5498C">
      <w:r>
        <w:t xml:space="preserve">Element </w:t>
      </w:r>
      <w:r w:rsidRPr="00A5498C">
        <w:rPr>
          <w:rStyle w:val="codeChar"/>
        </w:rPr>
        <w:t>&lt;write-setfields&gt;</w:t>
      </w:r>
      <w:r>
        <w:t xml:space="preserve"> specifies "set-field" action types supported by the table using "write-actions" instruction.</w:t>
      </w:r>
    </w:p>
    <w:p w14:paraId="4D8C6A53" w14:textId="69DA18DA" w:rsidR="00BC3590" w:rsidRDefault="00BC3590" w:rsidP="00A5498C">
      <w:r>
        <w:t xml:space="preserve">Element </w:t>
      </w:r>
      <w:r w:rsidRPr="00A5498C">
        <w:rPr>
          <w:rStyle w:val="codeChar"/>
        </w:rPr>
        <w:t>&lt;apply-setfields&gt;</w:t>
      </w:r>
      <w:r>
        <w:t xml:space="preserve"> specifies "set-field" action types supported by the table using "apply-actions" instruction.</w:t>
      </w:r>
    </w:p>
    <w:p w14:paraId="5FA7DC17" w14:textId="77777777" w:rsidR="00A5498C" w:rsidRDefault="00BC3590" w:rsidP="00025A73">
      <w:r>
        <w:t xml:space="preserve">Element </w:t>
      </w:r>
      <w:r w:rsidRPr="00A5498C">
        <w:rPr>
          <w:rStyle w:val="codeChar"/>
        </w:rPr>
        <w:t>&lt;wildcards&gt;</w:t>
      </w:r>
      <w:r>
        <w:t xml:space="preserve"> specifies </w:t>
      </w:r>
      <w:r w:rsidR="001A43E7">
        <w:t xml:space="preserve">the fields for which the table supports </w:t>
      </w:r>
      <w:proofErr w:type="gramStart"/>
      <w:r w:rsidR="001A43E7">
        <w:t>wildcarding(</w:t>
      </w:r>
      <w:proofErr w:type="gramEnd"/>
      <w:r w:rsidR="001A43E7">
        <w:t>omitting).</w:t>
      </w:r>
    </w:p>
    <w:p w14:paraId="276FE436" w14:textId="45B354AB" w:rsidR="00282295" w:rsidRDefault="00282295" w:rsidP="00025A73">
      <w:r>
        <w:t xml:space="preserve">Element </w:t>
      </w:r>
      <w:r w:rsidRPr="00421113">
        <w:rPr>
          <w:rStyle w:val="codeChar"/>
        </w:rPr>
        <w:t>&lt;metadata-match&gt;</w:t>
      </w:r>
      <w:r w:rsidR="00105783">
        <w:t xml:space="preserve"> indicates the bits of the metadata field that the table can match on. It is represented as 64-bit integer in </w:t>
      </w:r>
      <w:bookmarkStart w:id="178" w:name="hexBinary-lexical-representation"/>
      <w:r w:rsidR="00105783" w:rsidRPr="008B10D5">
        <w:t xml:space="preserve">hexadecimal </w:t>
      </w:r>
      <w:proofErr w:type="gramStart"/>
      <w:r w:rsidR="00105783" w:rsidRPr="008B10D5">
        <w:t>digits</w:t>
      </w:r>
      <w:bookmarkEnd w:id="178"/>
      <w:r w:rsidR="00105783">
        <w:t>(</w:t>
      </w:r>
      <w:proofErr w:type="gramEnd"/>
      <w:r w:rsidR="00105783">
        <w:t>[0-9a-fA-F]) format.</w:t>
      </w:r>
    </w:p>
    <w:p w14:paraId="6160B0D9" w14:textId="77777777" w:rsidR="000E1340" w:rsidRDefault="00282295" w:rsidP="000E1340">
      <w:r>
        <w:t xml:space="preserve">Element </w:t>
      </w:r>
      <w:r w:rsidRPr="00421113">
        <w:rPr>
          <w:rStyle w:val="codeChar"/>
        </w:rPr>
        <w:t>&lt;metadata-write&gt;</w:t>
      </w:r>
      <w:r w:rsidR="00105783">
        <w:t xml:space="preserve"> </w:t>
      </w:r>
      <w:r w:rsidR="000E1340">
        <w:t xml:space="preserve">indicates the bits of the metadata field that the table can write using the “write-metadata” instruction. It is represented as 64-bit integer in </w:t>
      </w:r>
      <w:r w:rsidR="000E1340" w:rsidRPr="00452EBE">
        <w:t xml:space="preserve">hexadecimal </w:t>
      </w:r>
      <w:proofErr w:type="gramStart"/>
      <w:r w:rsidR="000E1340" w:rsidRPr="00452EBE">
        <w:t>digits</w:t>
      </w:r>
      <w:r w:rsidR="000E1340">
        <w:t>(</w:t>
      </w:r>
      <w:proofErr w:type="gramEnd"/>
      <w:r w:rsidR="000E1340">
        <w:t>[0-9a-fA-F]) format.</w:t>
      </w:r>
    </w:p>
    <w:p w14:paraId="3B5D6ECC" w14:textId="25BD11CD" w:rsidR="00282295" w:rsidRPr="00AC03DC" w:rsidRDefault="00282295" w:rsidP="00025A73"/>
    <w:p w14:paraId="1EE6A001" w14:textId="480E7574" w:rsidR="00971A60" w:rsidRDefault="00971A60" w:rsidP="00971A60">
      <w:pPr>
        <w:pStyle w:val="Heading3"/>
        <w:keepLines w:val="0"/>
        <w:ind w:left="720" w:hanging="720"/>
      </w:pPr>
      <w:bookmarkStart w:id="179" w:name="_Toc320556749"/>
      <w:r>
        <w:lastRenderedPageBreak/>
        <w:t>YANG Specification</w:t>
      </w:r>
      <w:bookmarkEnd w:id="179"/>
    </w:p>
    <w:tbl>
      <w:tblPr>
        <w:tblStyle w:val="TableGrid"/>
        <w:tblW w:w="0" w:type="auto"/>
        <w:tblInd w:w="378" w:type="dxa"/>
        <w:shd w:val="clear" w:color="auto" w:fill="C8FCCD"/>
        <w:tblLook w:val="04A0" w:firstRow="1" w:lastRow="0" w:firstColumn="1" w:lastColumn="0" w:noHBand="0" w:noVBand="1"/>
      </w:tblPr>
      <w:tblGrid>
        <w:gridCol w:w="8820"/>
      </w:tblGrid>
      <w:tr w:rsidR="005C38FA" w:rsidRPr="009F1B7D" w14:paraId="52700D3C" w14:textId="77777777" w:rsidTr="00576FDE">
        <w:tc>
          <w:tcPr>
            <w:tcW w:w="8820" w:type="dxa"/>
            <w:shd w:val="clear" w:color="auto" w:fill="C8FCCD"/>
          </w:tcPr>
          <w:p w14:paraId="1A60CDE9" w14:textId="4848190B" w:rsidR="00C969A8" w:rsidRDefault="00C969A8" w:rsidP="00C3649A">
            <w:pPr>
              <w:pStyle w:val="XML1"/>
            </w:pPr>
            <w:r w:rsidRPr="00C3649A">
              <w:t>typedef</w:t>
            </w:r>
            <w:r>
              <w:t xml:space="preserve"> match</w:t>
            </w:r>
            <w:r w:rsidR="00664DAC">
              <w:t>-field</w:t>
            </w:r>
            <w:r>
              <w:t>-type {</w:t>
            </w:r>
          </w:p>
          <w:p w14:paraId="30031137" w14:textId="1D9BB897" w:rsidR="00C969A8" w:rsidRDefault="00C969A8" w:rsidP="00C3649A">
            <w:pPr>
              <w:pStyle w:val="XML2"/>
            </w:pPr>
            <w:proofErr w:type="gramStart"/>
            <w:r>
              <w:t>description</w:t>
            </w:r>
            <w:proofErr w:type="gramEnd"/>
            <w:r>
              <w:t xml:space="preserve"> "The types of match</w:t>
            </w:r>
            <w:r w:rsidR="00664DAC">
              <w:t xml:space="preserve"> fields </w:t>
            </w:r>
            <w:r>
              <w:t>defined in OpenFlow Switch Specification version 1.2.";</w:t>
            </w:r>
          </w:p>
          <w:p w14:paraId="00B83D8E" w14:textId="5BEA045E" w:rsidR="00C969A8" w:rsidRDefault="00C969A8" w:rsidP="00F2421F">
            <w:pPr>
              <w:pStyle w:val="XML2"/>
            </w:pPr>
            <w:r>
              <w:t>type enumeration {</w:t>
            </w:r>
          </w:p>
          <w:p w14:paraId="371E2A82" w14:textId="06C86D87" w:rsidR="00C969A8" w:rsidRPr="00F2421F" w:rsidRDefault="00C969A8" w:rsidP="00F2421F">
            <w:pPr>
              <w:pStyle w:val="XML3"/>
            </w:pPr>
            <w:r w:rsidRPr="00F2421F">
              <w:t>enum input-port;</w:t>
            </w:r>
          </w:p>
          <w:p w14:paraId="1B51805E" w14:textId="5D5C1E9A" w:rsidR="00C969A8" w:rsidRPr="00F2421F" w:rsidRDefault="00C969A8" w:rsidP="00F2421F">
            <w:pPr>
              <w:pStyle w:val="XML3"/>
            </w:pPr>
            <w:r w:rsidRPr="00F2421F">
              <w:t>enum physical-input-port;</w:t>
            </w:r>
          </w:p>
          <w:p w14:paraId="20B64B80" w14:textId="19AF883A" w:rsidR="00C969A8" w:rsidRPr="00F2421F" w:rsidRDefault="00C969A8" w:rsidP="00F2421F">
            <w:pPr>
              <w:pStyle w:val="XML3"/>
            </w:pPr>
            <w:r w:rsidRPr="00F2421F">
              <w:t>enum metadata;</w:t>
            </w:r>
          </w:p>
          <w:p w14:paraId="0C7B2D91" w14:textId="1AAE29A4" w:rsidR="00C969A8" w:rsidRPr="00F2421F" w:rsidRDefault="00C969A8" w:rsidP="00F2421F">
            <w:pPr>
              <w:pStyle w:val="XML3"/>
            </w:pPr>
            <w:r w:rsidRPr="00F2421F">
              <w:t>enum ethernet-dest;</w:t>
            </w:r>
          </w:p>
          <w:p w14:paraId="6C8FD2C3" w14:textId="58CC7FF5" w:rsidR="00C969A8" w:rsidRPr="00F2421F" w:rsidRDefault="00C969A8" w:rsidP="00F2421F">
            <w:pPr>
              <w:pStyle w:val="XML3"/>
            </w:pPr>
            <w:r w:rsidRPr="00F2421F">
              <w:t>enum ethernet-src;</w:t>
            </w:r>
          </w:p>
          <w:p w14:paraId="649580CB" w14:textId="24771EEC" w:rsidR="00C969A8" w:rsidRPr="00F2421F" w:rsidRDefault="00C969A8" w:rsidP="00F2421F">
            <w:pPr>
              <w:pStyle w:val="XML3"/>
            </w:pPr>
            <w:r w:rsidRPr="00F2421F">
              <w:t>enum ethernet-frame-type;</w:t>
            </w:r>
          </w:p>
          <w:p w14:paraId="567AD29F" w14:textId="076EC245" w:rsidR="00C969A8" w:rsidRPr="00F2421F" w:rsidRDefault="00C969A8" w:rsidP="00F2421F">
            <w:pPr>
              <w:pStyle w:val="XML3"/>
            </w:pPr>
            <w:r w:rsidRPr="00F2421F">
              <w:t>enum vlan-id;</w:t>
            </w:r>
          </w:p>
          <w:p w14:paraId="40EF06A9" w14:textId="39143C6D" w:rsidR="00C969A8" w:rsidRPr="00F2421F" w:rsidRDefault="00C969A8" w:rsidP="00F2421F">
            <w:pPr>
              <w:pStyle w:val="XML3"/>
            </w:pPr>
            <w:r w:rsidRPr="00F2421F">
              <w:t>enum vlan-priority;</w:t>
            </w:r>
          </w:p>
          <w:p w14:paraId="2CDF66A0" w14:textId="3D5FC164" w:rsidR="00C969A8" w:rsidRPr="00F2421F" w:rsidRDefault="00C969A8" w:rsidP="00F2421F">
            <w:pPr>
              <w:pStyle w:val="XML3"/>
            </w:pPr>
            <w:r w:rsidRPr="00F2421F">
              <w:t>enum ip-dscp;</w:t>
            </w:r>
          </w:p>
          <w:p w14:paraId="1170CAD0" w14:textId="1CF0DBA0" w:rsidR="00C969A8" w:rsidRPr="00F2421F" w:rsidRDefault="00C969A8" w:rsidP="00F2421F">
            <w:pPr>
              <w:pStyle w:val="XML3"/>
            </w:pPr>
            <w:r w:rsidRPr="00F2421F">
              <w:t>enum ip-ecn;</w:t>
            </w:r>
          </w:p>
          <w:p w14:paraId="2F215A5E" w14:textId="5A4C75BB" w:rsidR="00C969A8" w:rsidRPr="00F2421F" w:rsidRDefault="00C969A8" w:rsidP="00F2421F">
            <w:pPr>
              <w:pStyle w:val="XML3"/>
            </w:pPr>
            <w:r w:rsidRPr="00F2421F">
              <w:t>enum ip-protocol;</w:t>
            </w:r>
          </w:p>
          <w:p w14:paraId="2D948298" w14:textId="4D6CD4E0" w:rsidR="00C969A8" w:rsidRPr="00F2421F" w:rsidRDefault="00C969A8" w:rsidP="00F2421F">
            <w:pPr>
              <w:pStyle w:val="XML3"/>
            </w:pPr>
            <w:r w:rsidRPr="00F2421F">
              <w:t>enum ipv4-src;</w:t>
            </w:r>
          </w:p>
          <w:p w14:paraId="3562CEC5" w14:textId="07B54807" w:rsidR="00C969A8" w:rsidRPr="00F2421F" w:rsidRDefault="00C969A8" w:rsidP="00F2421F">
            <w:pPr>
              <w:pStyle w:val="XML3"/>
            </w:pPr>
            <w:r w:rsidRPr="00F2421F">
              <w:t>enum ipv4-dest;</w:t>
            </w:r>
          </w:p>
          <w:p w14:paraId="2AA33555" w14:textId="6675B477" w:rsidR="00C969A8" w:rsidRPr="00F2421F" w:rsidRDefault="00C969A8" w:rsidP="00F2421F">
            <w:pPr>
              <w:pStyle w:val="XML3"/>
            </w:pPr>
            <w:r w:rsidRPr="00F2421F">
              <w:t>enum tcp-src;</w:t>
            </w:r>
          </w:p>
          <w:p w14:paraId="5241C895" w14:textId="71590597" w:rsidR="00C969A8" w:rsidRPr="00F2421F" w:rsidRDefault="00C969A8" w:rsidP="00F2421F">
            <w:pPr>
              <w:pStyle w:val="XML3"/>
            </w:pPr>
            <w:r w:rsidRPr="00F2421F">
              <w:t>enum tcp-dest;</w:t>
            </w:r>
          </w:p>
          <w:p w14:paraId="40B8D9A4" w14:textId="1899130E" w:rsidR="00C969A8" w:rsidRPr="00F2421F" w:rsidRDefault="00C969A8" w:rsidP="00F2421F">
            <w:pPr>
              <w:pStyle w:val="XML3"/>
            </w:pPr>
            <w:r w:rsidRPr="00F2421F">
              <w:t>enum udp-src;</w:t>
            </w:r>
          </w:p>
          <w:p w14:paraId="0E82366F" w14:textId="0C2FDDC3" w:rsidR="00C969A8" w:rsidRPr="00F2421F" w:rsidRDefault="00C969A8" w:rsidP="00F2421F">
            <w:pPr>
              <w:pStyle w:val="XML3"/>
            </w:pPr>
            <w:r w:rsidRPr="00F2421F">
              <w:t>enum udp-dest;</w:t>
            </w:r>
          </w:p>
          <w:p w14:paraId="346EE93C" w14:textId="16305F20" w:rsidR="00C969A8" w:rsidRPr="00F2421F" w:rsidRDefault="00C969A8" w:rsidP="00F2421F">
            <w:pPr>
              <w:pStyle w:val="XML3"/>
            </w:pPr>
            <w:r w:rsidRPr="00F2421F">
              <w:rPr>
                <w:rFonts w:eastAsiaTheme="minorEastAsia"/>
              </w:rPr>
              <w:t>enum sctp-src;</w:t>
            </w:r>
          </w:p>
          <w:p w14:paraId="1DF68362" w14:textId="5FA500C5" w:rsidR="00C969A8" w:rsidRPr="00F2421F" w:rsidRDefault="00C969A8" w:rsidP="00F2421F">
            <w:pPr>
              <w:pStyle w:val="XML3"/>
            </w:pPr>
            <w:r w:rsidRPr="00F2421F">
              <w:rPr>
                <w:rFonts w:eastAsiaTheme="minorEastAsia"/>
              </w:rPr>
              <w:t>enum sctp-dest;</w:t>
            </w:r>
          </w:p>
          <w:p w14:paraId="151AFF40" w14:textId="71AEC6AE" w:rsidR="00C969A8" w:rsidRPr="00F2421F" w:rsidRDefault="00C969A8" w:rsidP="00F2421F">
            <w:pPr>
              <w:pStyle w:val="XML3"/>
            </w:pPr>
            <w:r w:rsidRPr="00F2421F">
              <w:rPr>
                <w:rFonts w:eastAsiaTheme="minorEastAsia"/>
              </w:rPr>
              <w:t>enum icmpv4-type;</w:t>
            </w:r>
          </w:p>
          <w:p w14:paraId="47BEFA04" w14:textId="6B768F65" w:rsidR="00C969A8" w:rsidRPr="00F2421F" w:rsidRDefault="00C969A8" w:rsidP="00F2421F">
            <w:pPr>
              <w:pStyle w:val="XML3"/>
            </w:pPr>
            <w:r w:rsidRPr="00F2421F">
              <w:rPr>
                <w:rFonts w:eastAsiaTheme="minorEastAsia"/>
              </w:rPr>
              <w:t>enum icmpv4-code;</w:t>
            </w:r>
          </w:p>
          <w:p w14:paraId="048A3509" w14:textId="4EF286E3" w:rsidR="00C969A8" w:rsidRPr="00F2421F" w:rsidRDefault="00C969A8" w:rsidP="00F2421F">
            <w:pPr>
              <w:pStyle w:val="XML3"/>
            </w:pPr>
            <w:r w:rsidRPr="00F2421F">
              <w:rPr>
                <w:rFonts w:eastAsiaTheme="minorEastAsia"/>
              </w:rPr>
              <w:t>enum arp-op;</w:t>
            </w:r>
          </w:p>
          <w:p w14:paraId="45215BFB" w14:textId="08BB4EBF" w:rsidR="00C969A8" w:rsidRPr="00F2421F" w:rsidRDefault="00C969A8" w:rsidP="00F2421F">
            <w:pPr>
              <w:pStyle w:val="XML3"/>
            </w:pPr>
            <w:r w:rsidRPr="00F2421F">
              <w:t>num arp-src-ip-address;</w:t>
            </w:r>
          </w:p>
          <w:p w14:paraId="2BD2917D" w14:textId="3359EA05" w:rsidR="00C969A8" w:rsidRPr="00F2421F" w:rsidRDefault="00C969A8" w:rsidP="00F2421F">
            <w:pPr>
              <w:pStyle w:val="XML3"/>
            </w:pPr>
            <w:r w:rsidRPr="00F2421F">
              <w:t>enum arp-target-ip-address;</w:t>
            </w:r>
          </w:p>
          <w:p w14:paraId="48243211" w14:textId="6449B3A8" w:rsidR="00C969A8" w:rsidRPr="00F2421F" w:rsidRDefault="00C969A8" w:rsidP="00F2421F">
            <w:pPr>
              <w:pStyle w:val="XML3"/>
            </w:pPr>
            <w:r w:rsidRPr="00F2421F">
              <w:t>enum arp-src-hardware-address;</w:t>
            </w:r>
          </w:p>
          <w:p w14:paraId="2FA17EDC" w14:textId="2FA1A5A6" w:rsidR="00C969A8" w:rsidRPr="00F2421F" w:rsidRDefault="00C969A8" w:rsidP="00F2421F">
            <w:pPr>
              <w:pStyle w:val="XML3"/>
            </w:pPr>
            <w:r w:rsidRPr="00F2421F">
              <w:t>enum arp-target-hardware-address;</w:t>
            </w:r>
          </w:p>
          <w:p w14:paraId="618C78BD" w14:textId="2E91C7E1" w:rsidR="00C969A8" w:rsidRPr="00F2421F" w:rsidRDefault="00C969A8" w:rsidP="00F2421F">
            <w:pPr>
              <w:pStyle w:val="XML3"/>
            </w:pPr>
            <w:r w:rsidRPr="00F2421F">
              <w:rPr>
                <w:rFonts w:eastAsiaTheme="minorEastAsia"/>
              </w:rPr>
              <w:t>enum ipv6-src;</w:t>
            </w:r>
          </w:p>
          <w:p w14:paraId="6500DB0D" w14:textId="7C0EA18A" w:rsidR="00C969A8" w:rsidRPr="00F2421F" w:rsidRDefault="00C969A8" w:rsidP="00F2421F">
            <w:pPr>
              <w:pStyle w:val="XML3"/>
            </w:pPr>
            <w:r w:rsidRPr="00F2421F">
              <w:rPr>
                <w:rFonts w:eastAsiaTheme="minorEastAsia"/>
              </w:rPr>
              <w:t>enum ipv6-dest;</w:t>
            </w:r>
          </w:p>
          <w:p w14:paraId="6CE06D3E" w14:textId="12B42A9E" w:rsidR="00C969A8" w:rsidRPr="00F2421F" w:rsidRDefault="00C969A8" w:rsidP="00F2421F">
            <w:pPr>
              <w:pStyle w:val="XML3"/>
            </w:pPr>
            <w:r w:rsidRPr="00F2421F">
              <w:t>enum ipv6-flow-label;</w:t>
            </w:r>
          </w:p>
          <w:p w14:paraId="78CBD676" w14:textId="7E7E6A16" w:rsidR="00C969A8" w:rsidRPr="00F2421F" w:rsidRDefault="00C969A8" w:rsidP="00F2421F">
            <w:pPr>
              <w:pStyle w:val="XML3"/>
            </w:pPr>
            <w:r w:rsidRPr="00F2421F">
              <w:t>enum icmpv6-type;</w:t>
            </w:r>
          </w:p>
          <w:p w14:paraId="3EEF5F22" w14:textId="1C20D69E" w:rsidR="00C969A8" w:rsidRPr="00F2421F" w:rsidRDefault="00C969A8" w:rsidP="00F2421F">
            <w:pPr>
              <w:pStyle w:val="XML3"/>
            </w:pPr>
            <w:r w:rsidRPr="00F2421F">
              <w:rPr>
                <w:rFonts w:eastAsiaTheme="minorEastAsia"/>
              </w:rPr>
              <w:t>enum icmpv6-code;</w:t>
            </w:r>
          </w:p>
          <w:p w14:paraId="00217558" w14:textId="54F45DE0" w:rsidR="00C969A8" w:rsidRPr="00F2421F" w:rsidRDefault="00C969A8" w:rsidP="00F2421F">
            <w:pPr>
              <w:pStyle w:val="XML3"/>
            </w:pPr>
            <w:r w:rsidRPr="00F2421F">
              <w:rPr>
                <w:rFonts w:eastAsiaTheme="minorEastAsia"/>
              </w:rPr>
              <w:t>enum ipv6-nd-target;</w:t>
            </w:r>
          </w:p>
          <w:p w14:paraId="1E9F6A37" w14:textId="0C3744F2" w:rsidR="00C969A8" w:rsidRPr="00F2421F" w:rsidRDefault="00C969A8" w:rsidP="00F2421F">
            <w:pPr>
              <w:pStyle w:val="XML3"/>
            </w:pPr>
            <w:r w:rsidRPr="00F2421F">
              <w:t>enum ipv6-nd-source-link-layer;</w:t>
            </w:r>
          </w:p>
          <w:p w14:paraId="64BA9121" w14:textId="2E402791" w:rsidR="00C969A8" w:rsidRPr="00F2421F" w:rsidRDefault="00C969A8" w:rsidP="00F2421F">
            <w:pPr>
              <w:pStyle w:val="XML3"/>
            </w:pPr>
            <w:r w:rsidRPr="00F2421F">
              <w:t>enum ipv6-nd-target-link-layer;</w:t>
            </w:r>
          </w:p>
          <w:p w14:paraId="645E7C59" w14:textId="64F8AA07" w:rsidR="00C969A8" w:rsidRPr="00F2421F" w:rsidRDefault="00C969A8" w:rsidP="00F2421F">
            <w:pPr>
              <w:pStyle w:val="XML3"/>
            </w:pPr>
            <w:r w:rsidRPr="00F2421F">
              <w:rPr>
                <w:rFonts w:eastAsiaTheme="minorEastAsia"/>
              </w:rPr>
              <w:t>enum mpls-label;</w:t>
            </w:r>
          </w:p>
          <w:p w14:paraId="17D5489D" w14:textId="088E6229" w:rsidR="00C969A8" w:rsidRPr="00F2421F" w:rsidRDefault="00C969A8" w:rsidP="00F2421F">
            <w:pPr>
              <w:pStyle w:val="XML3"/>
            </w:pPr>
            <w:r w:rsidRPr="00F2421F">
              <w:rPr>
                <w:rFonts w:eastAsiaTheme="minorEastAsia"/>
              </w:rPr>
              <w:t>enum mpls-tc;</w:t>
            </w:r>
          </w:p>
          <w:p w14:paraId="6C4F6030" w14:textId="60269FD2" w:rsidR="00C969A8" w:rsidRDefault="00C969A8" w:rsidP="00F2421F">
            <w:pPr>
              <w:pStyle w:val="XML2"/>
            </w:pPr>
            <w:r>
              <w:t>}</w:t>
            </w:r>
          </w:p>
          <w:p w14:paraId="3C29F145" w14:textId="77777777" w:rsidR="00C969A8" w:rsidRDefault="00C969A8" w:rsidP="00C969A8">
            <w:pPr>
              <w:pStyle w:val="XML1"/>
            </w:pPr>
            <w:r>
              <w:t>}</w:t>
            </w:r>
          </w:p>
          <w:p w14:paraId="686EA9BE" w14:textId="77777777" w:rsidR="00C969A8" w:rsidRDefault="00C969A8" w:rsidP="00C969A8">
            <w:pPr>
              <w:pStyle w:val="XML1"/>
            </w:pPr>
            <w:r>
              <w:t>typedef hex-binary {</w:t>
            </w:r>
          </w:p>
          <w:p w14:paraId="7872C619" w14:textId="16E1CE06" w:rsidR="00C969A8" w:rsidRDefault="00C969A8" w:rsidP="00F2421F">
            <w:pPr>
              <w:pStyle w:val="XML2"/>
            </w:pPr>
            <w:r>
              <w:t>type binary;</w:t>
            </w:r>
          </w:p>
          <w:p w14:paraId="70CAA99E" w14:textId="697EEA22" w:rsidR="00C969A8" w:rsidRDefault="00C969A8" w:rsidP="00F2421F">
            <w:pPr>
              <w:pStyle w:val="XML2"/>
            </w:pPr>
            <w:r>
              <w:t>description "hex binary encoded string";</w:t>
            </w:r>
          </w:p>
          <w:p w14:paraId="2B762D3C" w14:textId="066EBBF1" w:rsidR="00C969A8" w:rsidRDefault="00C969A8" w:rsidP="00F2421F">
            <w:pPr>
              <w:pStyle w:val="XML2"/>
            </w:pPr>
            <w:r>
              <w:t>reference</w:t>
            </w:r>
            <w:r w:rsidR="00F2421F">
              <w:t xml:space="preserve"> </w:t>
            </w:r>
            <w:r>
              <w:t>"http://www.w3.org/TR/2004/REC-xmlschema-2-20041028/datatypes.html#hexBinary";</w:t>
            </w:r>
          </w:p>
          <w:p w14:paraId="1B789468" w14:textId="6FB220D3" w:rsidR="00C969A8" w:rsidRDefault="00C969A8" w:rsidP="00C969A8">
            <w:pPr>
              <w:pStyle w:val="XML1"/>
            </w:pPr>
            <w:r>
              <w:t>}</w:t>
            </w:r>
          </w:p>
          <w:p w14:paraId="0DC8F5F5" w14:textId="77777777" w:rsidR="00F63DE0" w:rsidRDefault="00F63DE0" w:rsidP="00C969A8">
            <w:pPr>
              <w:pStyle w:val="XML1"/>
            </w:pPr>
          </w:p>
          <w:p w14:paraId="2881CBF5" w14:textId="4636DBA4" w:rsidR="005C38FA" w:rsidRPr="009F1B7D" w:rsidRDefault="005C38FA" w:rsidP="00576FDE">
            <w:pPr>
              <w:pStyle w:val="XML1"/>
            </w:pPr>
            <w:r w:rsidRPr="009F1B7D">
              <w:t>group</w:t>
            </w:r>
            <w:r>
              <w:t>ing openflow-flow-table-resource</w:t>
            </w:r>
            <w:r w:rsidRPr="009F1B7D">
              <w:t>-grouping {</w:t>
            </w:r>
          </w:p>
          <w:p w14:paraId="30D9A7BB" w14:textId="277E09F2" w:rsidR="00E11EA7" w:rsidRDefault="005C38FA" w:rsidP="00F2421F">
            <w:pPr>
              <w:pStyle w:val="XML2"/>
            </w:pPr>
            <w:proofErr w:type="gramStart"/>
            <w:r w:rsidRPr="009F1B7D">
              <w:t>description</w:t>
            </w:r>
            <w:proofErr w:type="gramEnd"/>
            <w:r w:rsidRPr="009F1B7D">
              <w:t xml:space="preserve"> "Representation of an OpenFlow </w:t>
            </w:r>
            <w:r>
              <w:t>Flow Table Resource</w:t>
            </w:r>
            <w:r w:rsidRPr="009F1B7D">
              <w:t>.";</w:t>
            </w:r>
          </w:p>
          <w:p w14:paraId="29048E12" w14:textId="5359AE9A" w:rsidR="00E11EA7" w:rsidRDefault="009E6C6C" w:rsidP="00F2421F">
            <w:pPr>
              <w:pStyle w:val="XML2"/>
            </w:pPr>
            <w:r>
              <w:t>leaf resource</w:t>
            </w:r>
            <w:r w:rsidR="00E11EA7">
              <w:t>-id {</w:t>
            </w:r>
          </w:p>
          <w:p w14:paraId="2ECB19EA" w14:textId="56AC25F1" w:rsidR="00E11EA7" w:rsidRDefault="009E6C6C" w:rsidP="00F2421F">
            <w:pPr>
              <w:pStyle w:val="XML3"/>
            </w:pPr>
            <w:r>
              <w:t>type inet:uri</w:t>
            </w:r>
            <w:r w:rsidR="00E11EA7">
              <w:t>;</w:t>
            </w:r>
          </w:p>
          <w:p w14:paraId="40ADE386" w14:textId="7C11E6D8" w:rsidR="00E11EA7" w:rsidRDefault="00E11EA7" w:rsidP="00F2421F">
            <w:pPr>
              <w:pStyle w:val="XML3"/>
            </w:pPr>
            <w:proofErr w:type="gramStart"/>
            <w:r>
              <w:t>description</w:t>
            </w:r>
            <w:proofErr w:type="gramEnd"/>
            <w:r>
              <w:t xml:space="preserve"> "An uni</w:t>
            </w:r>
            <w:r w:rsidR="009E6C6C">
              <w:t>que but locally arbitrary identifier</w:t>
            </w:r>
            <w:r>
              <w:t xml:space="preserve"> that </w:t>
            </w:r>
            <w:r>
              <w:lastRenderedPageBreak/>
              <w:t>identifies a flow table and is persistent across reboots of the system."</w:t>
            </w:r>
            <w:r w:rsidR="00A9398B">
              <w:t>;</w:t>
            </w:r>
          </w:p>
          <w:p w14:paraId="69FE6A63" w14:textId="002A75C5" w:rsidR="00E11EA7" w:rsidRPr="00F2421F" w:rsidRDefault="00E11EA7" w:rsidP="00F2421F">
            <w:pPr>
              <w:pStyle w:val="XML2"/>
            </w:pPr>
            <w:r w:rsidRPr="00936ABB">
              <w:t>}</w:t>
            </w:r>
          </w:p>
          <w:p w14:paraId="7AC3B792" w14:textId="7B151A17" w:rsidR="00236C92" w:rsidRPr="00F2421F" w:rsidRDefault="00A9398B" w:rsidP="00936ABB">
            <w:pPr>
              <w:pStyle w:val="XML2"/>
            </w:pPr>
            <w:r w:rsidRPr="00F2421F">
              <w:t>l</w:t>
            </w:r>
            <w:r w:rsidR="00236C92" w:rsidRPr="00F2421F">
              <w:t>eaf max-entries {</w:t>
            </w:r>
          </w:p>
          <w:p w14:paraId="026CC7AB" w14:textId="1A5C9C15" w:rsidR="00236C92" w:rsidRPr="00F2421F" w:rsidRDefault="00A9398B" w:rsidP="00936ABB">
            <w:pPr>
              <w:pStyle w:val="XML3"/>
            </w:pPr>
            <w:r w:rsidRPr="00936ABB">
              <w:t>t</w:t>
            </w:r>
            <w:r w:rsidR="00236C92" w:rsidRPr="00936ABB">
              <w:t>ype uint8;</w:t>
            </w:r>
          </w:p>
          <w:p w14:paraId="2E1DBF0B" w14:textId="74F1843B" w:rsidR="00236C92" w:rsidRDefault="00697A8C" w:rsidP="00936ABB">
            <w:pPr>
              <w:pStyle w:val="XML3"/>
            </w:pPr>
            <w:proofErr w:type="gramStart"/>
            <w:r>
              <w:t>description</w:t>
            </w:r>
            <w:proofErr w:type="gramEnd"/>
            <w:r w:rsidR="00236C92">
              <w:t xml:space="preserve"> </w:t>
            </w:r>
            <w:r w:rsidR="00236C92" w:rsidRPr="009F1B7D">
              <w:t>"</w:t>
            </w:r>
            <w:r w:rsidR="00236C92">
              <w:t>The maximum number of flow entries supported</w:t>
            </w:r>
            <w:r w:rsidR="00A05260">
              <w:t xml:space="preserve"> by the flow table.</w:t>
            </w:r>
            <w:r w:rsidR="00236C92" w:rsidRPr="009F1B7D">
              <w:t>"</w:t>
            </w:r>
            <w:r w:rsidR="00A9398B">
              <w:t>;</w:t>
            </w:r>
          </w:p>
          <w:p w14:paraId="560E2128" w14:textId="27112CDF" w:rsidR="00236C92" w:rsidRDefault="00236C92" w:rsidP="00936ABB">
            <w:pPr>
              <w:pStyle w:val="XML2"/>
            </w:pPr>
            <w:r>
              <w:t>}</w:t>
            </w:r>
          </w:p>
          <w:p w14:paraId="3EBECB8D" w14:textId="7521666F" w:rsidR="00733DFC" w:rsidRDefault="00733DFC" w:rsidP="00936ABB">
            <w:pPr>
              <w:pStyle w:val="XML2"/>
            </w:pPr>
            <w:r>
              <w:t>container next-tables {</w:t>
            </w:r>
          </w:p>
          <w:p w14:paraId="4B4E3A9B" w14:textId="3D55F4F1" w:rsidR="00733DFC" w:rsidRDefault="00733DFC" w:rsidP="00936ABB">
            <w:pPr>
              <w:pStyle w:val="XML3"/>
            </w:pPr>
            <w:r>
              <w:t>leaf-list table-id {</w:t>
            </w:r>
          </w:p>
          <w:p w14:paraId="7E2A3E1E" w14:textId="3632DB8F" w:rsidR="00C1050D" w:rsidRDefault="00C1050D" w:rsidP="00936ABB">
            <w:pPr>
              <w:pStyle w:val="XML4"/>
            </w:pPr>
            <w:r>
              <w:t>type inet:uri;</w:t>
            </w:r>
          </w:p>
          <w:p w14:paraId="6D07334E" w14:textId="4345BFB7" w:rsidR="00733DFC" w:rsidRDefault="00733DFC" w:rsidP="00936ABB">
            <w:pPr>
              <w:pStyle w:val="XML3"/>
            </w:pPr>
            <w:r>
              <w:t>}</w:t>
            </w:r>
          </w:p>
          <w:p w14:paraId="4C4B1124" w14:textId="12B9D16F" w:rsidR="00C1050D" w:rsidRDefault="00C1050D" w:rsidP="00936ABB">
            <w:pPr>
              <w:pStyle w:val="XML3"/>
            </w:pPr>
            <w:proofErr w:type="gramStart"/>
            <w:r>
              <w:t>description</w:t>
            </w:r>
            <w:proofErr w:type="gramEnd"/>
            <w:r>
              <w:t xml:space="preserve"> "The array of flow table ids that can be directly reached from the present table using "goto-table" instruction.";</w:t>
            </w:r>
          </w:p>
          <w:p w14:paraId="06BA26D7" w14:textId="10C18A90" w:rsidR="00733DFC" w:rsidRDefault="00733DFC" w:rsidP="00936ABB">
            <w:pPr>
              <w:pStyle w:val="XML2"/>
            </w:pPr>
            <w:r>
              <w:t>}</w:t>
            </w:r>
          </w:p>
          <w:p w14:paraId="60444895" w14:textId="2E4D6011" w:rsidR="00E11EA7" w:rsidRDefault="00E11EA7" w:rsidP="00936ABB">
            <w:pPr>
              <w:pStyle w:val="XML2"/>
            </w:pPr>
            <w:r>
              <w:t>container instructions {</w:t>
            </w:r>
          </w:p>
          <w:p w14:paraId="36A15632" w14:textId="31535ADD" w:rsidR="00E11EA7" w:rsidRDefault="00E11EA7" w:rsidP="00936ABB">
            <w:pPr>
              <w:pStyle w:val="XML3"/>
            </w:pPr>
            <w:r>
              <w:t>leaf-list type {</w:t>
            </w:r>
          </w:p>
          <w:p w14:paraId="66747C60" w14:textId="6EBCF14C" w:rsidR="00E11EA7" w:rsidRDefault="00E11EA7" w:rsidP="00936ABB">
            <w:pPr>
              <w:pStyle w:val="XML4"/>
            </w:pPr>
            <w:r>
              <w:t>type instruction-type;</w:t>
            </w:r>
          </w:p>
          <w:p w14:paraId="1DD46244" w14:textId="237EE6B7" w:rsidR="00E11EA7" w:rsidRDefault="00E11EA7" w:rsidP="00936ABB">
            <w:pPr>
              <w:pStyle w:val="XML3"/>
            </w:pPr>
            <w:r>
              <w:t>}</w:t>
            </w:r>
          </w:p>
          <w:p w14:paraId="51D81C77" w14:textId="313A75E9" w:rsidR="00A05260" w:rsidRDefault="00A05260" w:rsidP="00936ABB">
            <w:pPr>
              <w:pStyle w:val="XML3"/>
            </w:pPr>
            <w:proofErr w:type="gramStart"/>
            <w:r>
              <w:t>description</w:t>
            </w:r>
            <w:proofErr w:type="gramEnd"/>
            <w:r>
              <w:t xml:space="preserve"> </w:t>
            </w:r>
            <w:r w:rsidRPr="009F1B7D">
              <w:t>"</w:t>
            </w:r>
            <w:r>
              <w:t>The instruction types supported by the flow table.</w:t>
            </w:r>
            <w:r w:rsidRPr="009F1B7D">
              <w:t>"</w:t>
            </w:r>
          </w:p>
          <w:p w14:paraId="77CA9A0D" w14:textId="01936131" w:rsidR="00E11EA7" w:rsidRDefault="00E11EA7" w:rsidP="00936ABB">
            <w:pPr>
              <w:pStyle w:val="XML2"/>
            </w:pPr>
            <w:r>
              <w:t>}</w:t>
            </w:r>
          </w:p>
          <w:p w14:paraId="3284CC46" w14:textId="2B0578CC" w:rsidR="00E11EA7" w:rsidRDefault="00E11EA7" w:rsidP="00936ABB">
            <w:pPr>
              <w:pStyle w:val="XML2"/>
            </w:pPr>
            <w:r>
              <w:t>container matches {</w:t>
            </w:r>
          </w:p>
          <w:p w14:paraId="2B9D7452" w14:textId="23870F40" w:rsidR="00E11EA7" w:rsidRDefault="00E11EA7" w:rsidP="00936ABB">
            <w:pPr>
              <w:pStyle w:val="XML3"/>
            </w:pPr>
            <w:r>
              <w:t>leaf-list type {</w:t>
            </w:r>
          </w:p>
          <w:p w14:paraId="52842DED" w14:textId="4B1701C7" w:rsidR="00E11EA7" w:rsidRDefault="00E11EA7" w:rsidP="00936ABB">
            <w:pPr>
              <w:pStyle w:val="XML4"/>
            </w:pPr>
            <w:r>
              <w:t>type match</w:t>
            </w:r>
            <w:r w:rsidR="00252166">
              <w:t>-field</w:t>
            </w:r>
            <w:r>
              <w:t>-type;</w:t>
            </w:r>
          </w:p>
          <w:p w14:paraId="33E2C985" w14:textId="67EA30E2" w:rsidR="00E11EA7" w:rsidRDefault="00E11EA7" w:rsidP="00936ABB">
            <w:pPr>
              <w:pStyle w:val="XML3"/>
            </w:pPr>
            <w:r>
              <w:t>}</w:t>
            </w:r>
          </w:p>
          <w:p w14:paraId="67BF1D83" w14:textId="09C7FEE4" w:rsidR="00697A8C" w:rsidRDefault="00697A8C" w:rsidP="00936ABB">
            <w:pPr>
              <w:pStyle w:val="XML3"/>
            </w:pPr>
            <w:proofErr w:type="gramStart"/>
            <w:r>
              <w:t>description</w:t>
            </w:r>
            <w:proofErr w:type="gramEnd"/>
            <w:r>
              <w:t xml:space="preserve"> </w:t>
            </w:r>
            <w:r w:rsidRPr="009F1B7D">
              <w:t>"</w:t>
            </w:r>
            <w:r>
              <w:t>The match types supported by the flow table.</w:t>
            </w:r>
            <w:r w:rsidRPr="009F1B7D">
              <w:t>"</w:t>
            </w:r>
          </w:p>
          <w:p w14:paraId="1E59C6CA" w14:textId="6EFFA104" w:rsidR="00E11EA7" w:rsidRDefault="00E11EA7" w:rsidP="00936ABB">
            <w:pPr>
              <w:pStyle w:val="XML2"/>
            </w:pPr>
            <w:r>
              <w:t>}</w:t>
            </w:r>
          </w:p>
          <w:p w14:paraId="752BF431" w14:textId="0D476A4B" w:rsidR="00E11EA7" w:rsidRDefault="00E11EA7" w:rsidP="00936ABB">
            <w:pPr>
              <w:pStyle w:val="XML2"/>
            </w:pPr>
            <w:r>
              <w:t>container write-actions {</w:t>
            </w:r>
          </w:p>
          <w:p w14:paraId="32440093" w14:textId="0AEFEB6A" w:rsidR="00E11EA7" w:rsidRDefault="00E11EA7" w:rsidP="00936ABB">
            <w:pPr>
              <w:pStyle w:val="XML3"/>
            </w:pPr>
            <w:r>
              <w:t>leaf-list type {</w:t>
            </w:r>
          </w:p>
          <w:p w14:paraId="75D6DC25" w14:textId="40668202" w:rsidR="00E11EA7" w:rsidRDefault="00E11EA7" w:rsidP="00936ABB">
            <w:pPr>
              <w:pStyle w:val="XML4"/>
            </w:pPr>
            <w:r>
              <w:t>type action-type;</w:t>
            </w:r>
          </w:p>
          <w:p w14:paraId="4EC861FD" w14:textId="18DF3FCD" w:rsidR="00E11EA7" w:rsidRDefault="00E11EA7" w:rsidP="00936ABB">
            <w:pPr>
              <w:pStyle w:val="XML3"/>
            </w:pPr>
            <w:r>
              <w:t>}</w:t>
            </w:r>
          </w:p>
          <w:p w14:paraId="2A852A11" w14:textId="34DB9A9D" w:rsidR="00697A8C" w:rsidRDefault="00697A8C" w:rsidP="00936ABB">
            <w:pPr>
              <w:pStyle w:val="XML3"/>
            </w:pPr>
            <w:proofErr w:type="gramStart"/>
            <w:r>
              <w:t>description</w:t>
            </w:r>
            <w:proofErr w:type="gramEnd"/>
            <w:r>
              <w:t xml:space="preserve"> </w:t>
            </w:r>
            <w:r w:rsidRPr="009F1B7D">
              <w:t>"</w:t>
            </w:r>
            <w:r>
              <w:t>The write action types supported by the flow table.</w:t>
            </w:r>
            <w:r w:rsidRPr="009F1B7D">
              <w:t>"</w:t>
            </w:r>
          </w:p>
          <w:p w14:paraId="78640BFC" w14:textId="0C29FEB8" w:rsidR="00E11EA7" w:rsidRDefault="00E11EA7" w:rsidP="00936ABB">
            <w:pPr>
              <w:pStyle w:val="XML2"/>
            </w:pPr>
            <w:r>
              <w:t>}</w:t>
            </w:r>
          </w:p>
          <w:p w14:paraId="312CC406" w14:textId="314ABD84" w:rsidR="00E11EA7" w:rsidRDefault="00E11EA7" w:rsidP="00936ABB">
            <w:pPr>
              <w:pStyle w:val="XML2"/>
            </w:pPr>
            <w:r>
              <w:t>container apply-actions {</w:t>
            </w:r>
          </w:p>
          <w:p w14:paraId="1D68EF3A" w14:textId="74EF2D90" w:rsidR="00E11EA7" w:rsidRDefault="00E11EA7" w:rsidP="00936ABB">
            <w:pPr>
              <w:pStyle w:val="XML3"/>
            </w:pPr>
            <w:r>
              <w:t>leaf-list type {</w:t>
            </w:r>
          </w:p>
          <w:p w14:paraId="5DAE3DC3" w14:textId="49E4B4C0" w:rsidR="00E11EA7" w:rsidRDefault="00E11EA7" w:rsidP="00936ABB">
            <w:pPr>
              <w:pStyle w:val="XML4"/>
            </w:pPr>
            <w:r>
              <w:t>type action-type;</w:t>
            </w:r>
          </w:p>
          <w:p w14:paraId="00845CCD" w14:textId="58A946A8" w:rsidR="00E11EA7" w:rsidRDefault="00E11EA7" w:rsidP="00936ABB">
            <w:pPr>
              <w:pStyle w:val="XML3"/>
            </w:pPr>
            <w:r>
              <w:t>}</w:t>
            </w:r>
          </w:p>
          <w:p w14:paraId="7EA5DB9E" w14:textId="17DF3C21" w:rsidR="00697A8C" w:rsidRDefault="00697A8C" w:rsidP="00936ABB">
            <w:pPr>
              <w:pStyle w:val="XML3"/>
            </w:pPr>
            <w:proofErr w:type="gramStart"/>
            <w:r>
              <w:t>description</w:t>
            </w:r>
            <w:proofErr w:type="gramEnd"/>
            <w:r>
              <w:t xml:space="preserve"> </w:t>
            </w:r>
            <w:r w:rsidRPr="009F1B7D">
              <w:t>"</w:t>
            </w:r>
            <w:r>
              <w:t>The apply action types supported by the flow table.</w:t>
            </w:r>
            <w:r w:rsidRPr="009F1B7D">
              <w:t>"</w:t>
            </w:r>
          </w:p>
          <w:p w14:paraId="70E8DAB8" w14:textId="0CB11BBD" w:rsidR="00E11EA7" w:rsidRDefault="00E11EA7" w:rsidP="00936ABB">
            <w:pPr>
              <w:pStyle w:val="XML2"/>
            </w:pPr>
            <w:r>
              <w:t>}</w:t>
            </w:r>
          </w:p>
          <w:p w14:paraId="54F1B817" w14:textId="52C07F1B" w:rsidR="00252166" w:rsidRDefault="00252166" w:rsidP="00936ABB">
            <w:pPr>
              <w:pStyle w:val="XML2"/>
            </w:pPr>
            <w:r>
              <w:t>container write-setfields {</w:t>
            </w:r>
          </w:p>
          <w:p w14:paraId="58303E1E" w14:textId="577E8057" w:rsidR="00252166" w:rsidRDefault="00252166" w:rsidP="00936ABB">
            <w:pPr>
              <w:pStyle w:val="XML3"/>
            </w:pPr>
            <w:r>
              <w:t>leaf-list type {</w:t>
            </w:r>
          </w:p>
          <w:p w14:paraId="4DCBF717" w14:textId="326E0B95" w:rsidR="00252166" w:rsidRDefault="00252166" w:rsidP="00936ABB">
            <w:pPr>
              <w:pStyle w:val="XML4"/>
            </w:pPr>
            <w:r>
              <w:t>type match-field-type;</w:t>
            </w:r>
          </w:p>
          <w:p w14:paraId="24D3004E" w14:textId="07520A9A" w:rsidR="00252166" w:rsidRDefault="00252166" w:rsidP="00936ABB">
            <w:pPr>
              <w:pStyle w:val="XML3"/>
            </w:pPr>
            <w:r>
              <w:t>}</w:t>
            </w:r>
          </w:p>
          <w:p w14:paraId="4DBF66BC" w14:textId="4C1CDECA" w:rsidR="00252166" w:rsidRDefault="00252166" w:rsidP="00936ABB">
            <w:pPr>
              <w:pStyle w:val="XML3"/>
            </w:pPr>
            <w:proofErr w:type="gramStart"/>
            <w:r>
              <w:t>description</w:t>
            </w:r>
            <w:proofErr w:type="gramEnd"/>
            <w:r>
              <w:t xml:space="preserve"> </w:t>
            </w:r>
            <w:r w:rsidRPr="009F1B7D">
              <w:t>"</w:t>
            </w:r>
            <w:r w:rsidR="006E0636">
              <w:t xml:space="preserve">'set-field' </w:t>
            </w:r>
            <w:r w:rsidR="00913896">
              <w:t xml:space="preserve">action types supported by the </w:t>
            </w:r>
            <w:r w:rsidR="006E0636">
              <w:t xml:space="preserve">table using </w:t>
            </w:r>
            <w:r w:rsidR="00936ABB">
              <w:t>'</w:t>
            </w:r>
            <w:r w:rsidR="006E0636">
              <w:t>write-actions</w:t>
            </w:r>
            <w:r w:rsidR="00936ABB">
              <w:t>'</w:t>
            </w:r>
            <w:r w:rsidR="006E0636">
              <w:t xml:space="preserve"> instruction.</w:t>
            </w:r>
            <w:r w:rsidRPr="009F1B7D">
              <w:t>"</w:t>
            </w:r>
            <w:r>
              <w:t>;</w:t>
            </w:r>
          </w:p>
          <w:p w14:paraId="42D50F31" w14:textId="20F3B806" w:rsidR="00252166" w:rsidRDefault="00252166" w:rsidP="00936ABB">
            <w:pPr>
              <w:pStyle w:val="XML2"/>
            </w:pPr>
            <w:r>
              <w:t>}</w:t>
            </w:r>
          </w:p>
          <w:p w14:paraId="7CBC81A1" w14:textId="281198A1" w:rsidR="00252166" w:rsidRDefault="00252166" w:rsidP="00936ABB">
            <w:pPr>
              <w:pStyle w:val="XML2"/>
            </w:pPr>
            <w:r>
              <w:t>container apply-setfields {</w:t>
            </w:r>
          </w:p>
          <w:p w14:paraId="66C5FC31" w14:textId="687CC56B" w:rsidR="00252166" w:rsidRDefault="00252166" w:rsidP="00936ABB">
            <w:pPr>
              <w:pStyle w:val="XML3"/>
            </w:pPr>
            <w:r>
              <w:t>leaf-list type {</w:t>
            </w:r>
          </w:p>
          <w:p w14:paraId="5468C3A2" w14:textId="2F63182B" w:rsidR="00252166" w:rsidRDefault="00252166" w:rsidP="00936ABB">
            <w:pPr>
              <w:pStyle w:val="XML4"/>
            </w:pPr>
            <w:r>
              <w:t>type match-field-type;</w:t>
            </w:r>
          </w:p>
          <w:p w14:paraId="522603E7" w14:textId="3A277AAB" w:rsidR="00252166" w:rsidRDefault="00252166" w:rsidP="00936ABB">
            <w:pPr>
              <w:pStyle w:val="XML3"/>
            </w:pPr>
            <w:r>
              <w:t>}</w:t>
            </w:r>
          </w:p>
          <w:p w14:paraId="3190538B" w14:textId="7866B622" w:rsidR="003B1A69" w:rsidRDefault="00252166" w:rsidP="00936ABB">
            <w:pPr>
              <w:pStyle w:val="XML3"/>
            </w:pPr>
            <w:proofErr w:type="gramStart"/>
            <w:r>
              <w:t>description</w:t>
            </w:r>
            <w:proofErr w:type="gramEnd"/>
            <w:r>
              <w:t xml:space="preserve"> </w:t>
            </w:r>
            <w:r w:rsidRPr="009F1B7D">
              <w:t>"</w:t>
            </w:r>
            <w:r w:rsidR="003B1A69">
              <w:t xml:space="preserve">'set-field' action types supported by the table using </w:t>
            </w:r>
            <w:r w:rsidR="00936ABB">
              <w:t>'</w:t>
            </w:r>
            <w:r w:rsidR="003B1A69">
              <w:t>apply-actions</w:t>
            </w:r>
            <w:r w:rsidR="00936ABB">
              <w:t>'</w:t>
            </w:r>
            <w:r w:rsidR="003B1A69">
              <w:t xml:space="preserve"> instruction.</w:t>
            </w:r>
            <w:r w:rsidR="00936ABB" w:rsidRPr="009F1B7D">
              <w:t>"</w:t>
            </w:r>
            <w:r w:rsidR="00913896">
              <w:t>;</w:t>
            </w:r>
          </w:p>
          <w:p w14:paraId="56662006" w14:textId="7B74412B" w:rsidR="00252166" w:rsidRDefault="00252166" w:rsidP="00936ABB">
            <w:pPr>
              <w:pStyle w:val="XML2"/>
            </w:pPr>
            <w:r>
              <w:t>}</w:t>
            </w:r>
          </w:p>
          <w:p w14:paraId="26E76B1C" w14:textId="48ABED54" w:rsidR="00252166" w:rsidRDefault="00252166" w:rsidP="00936ABB">
            <w:pPr>
              <w:pStyle w:val="XML2"/>
            </w:pPr>
            <w:r>
              <w:t>container wildcards {</w:t>
            </w:r>
          </w:p>
          <w:p w14:paraId="1704DE5A" w14:textId="18B77CC3" w:rsidR="00252166" w:rsidRDefault="00252166" w:rsidP="00936ABB">
            <w:pPr>
              <w:pStyle w:val="XML3"/>
            </w:pPr>
            <w:r>
              <w:t>leaf-list type {</w:t>
            </w:r>
          </w:p>
          <w:p w14:paraId="30D2D99E" w14:textId="7453CA41" w:rsidR="00252166" w:rsidRDefault="00252166" w:rsidP="00936ABB">
            <w:pPr>
              <w:pStyle w:val="XML4"/>
            </w:pPr>
            <w:r>
              <w:lastRenderedPageBreak/>
              <w:t>type match-field-type;</w:t>
            </w:r>
          </w:p>
          <w:p w14:paraId="23F361B6" w14:textId="593BE1CD" w:rsidR="00252166" w:rsidRDefault="00252166" w:rsidP="00936ABB">
            <w:pPr>
              <w:pStyle w:val="XML3"/>
            </w:pPr>
            <w:r>
              <w:t>}</w:t>
            </w:r>
          </w:p>
          <w:p w14:paraId="4AF83864" w14:textId="42D80BDD" w:rsidR="00252166" w:rsidRDefault="00252166" w:rsidP="00936ABB">
            <w:pPr>
              <w:pStyle w:val="XML3"/>
            </w:pPr>
            <w:proofErr w:type="gramStart"/>
            <w:r>
              <w:t>description</w:t>
            </w:r>
            <w:proofErr w:type="gramEnd"/>
            <w:r>
              <w:t xml:space="preserve"> </w:t>
            </w:r>
            <w:r w:rsidRPr="009F1B7D">
              <w:t>"</w:t>
            </w:r>
            <w:r w:rsidR="00936ABB">
              <w:t>T</w:t>
            </w:r>
            <w:r w:rsidR="003B1A69">
              <w:t>he fields for which the table supports wildcarding(omitting).</w:t>
            </w:r>
            <w:r w:rsidRPr="009F1B7D">
              <w:t>"</w:t>
            </w:r>
            <w:r>
              <w:t>;</w:t>
            </w:r>
          </w:p>
          <w:p w14:paraId="11B12C00" w14:textId="582C9FFF" w:rsidR="00252166" w:rsidRDefault="00252166" w:rsidP="00936ABB">
            <w:pPr>
              <w:pStyle w:val="XML2"/>
            </w:pPr>
            <w:r>
              <w:t>}</w:t>
            </w:r>
          </w:p>
          <w:p w14:paraId="301BB22B" w14:textId="47D15856" w:rsidR="00E11EA7" w:rsidRDefault="00E11EA7" w:rsidP="00936ABB">
            <w:pPr>
              <w:pStyle w:val="XML2"/>
            </w:pPr>
            <w:r>
              <w:t>leaf metadata-match {</w:t>
            </w:r>
          </w:p>
          <w:p w14:paraId="318EDB16" w14:textId="69B9F909" w:rsidR="00E11EA7" w:rsidRDefault="00E11EA7" w:rsidP="00936ABB">
            <w:pPr>
              <w:pStyle w:val="XML3"/>
            </w:pPr>
            <w:r>
              <w:t>type hex-binary</w:t>
            </w:r>
            <w:r w:rsidR="00F42F50">
              <w:t>;</w:t>
            </w:r>
          </w:p>
          <w:p w14:paraId="49921290" w14:textId="1B7AB042" w:rsidR="00F42F50" w:rsidRDefault="00F42F50" w:rsidP="00936ABB">
            <w:pPr>
              <w:pStyle w:val="XML3"/>
            </w:pPr>
            <w:proofErr w:type="gramStart"/>
            <w:r>
              <w:t>description</w:t>
            </w:r>
            <w:proofErr w:type="gramEnd"/>
            <w:r>
              <w:t xml:space="preserve"> </w:t>
            </w:r>
            <w:r w:rsidRPr="009F1B7D">
              <w:t>"</w:t>
            </w:r>
            <w:r>
              <w:t>The bits of metadata the flow table can match.</w:t>
            </w:r>
            <w:r w:rsidRPr="009F1B7D">
              <w:t>"</w:t>
            </w:r>
          </w:p>
          <w:p w14:paraId="5077AF10" w14:textId="0CA045B1" w:rsidR="00E11EA7" w:rsidRDefault="00E11EA7" w:rsidP="00936ABB">
            <w:pPr>
              <w:pStyle w:val="XML2"/>
            </w:pPr>
            <w:r>
              <w:t>}</w:t>
            </w:r>
          </w:p>
          <w:p w14:paraId="1A83CB03" w14:textId="01184F7A" w:rsidR="00E11EA7" w:rsidRDefault="00E11EA7" w:rsidP="00936ABB">
            <w:pPr>
              <w:pStyle w:val="XML2"/>
            </w:pPr>
            <w:r>
              <w:t>leaf metadata-write {</w:t>
            </w:r>
          </w:p>
          <w:p w14:paraId="4D0FEF88" w14:textId="01AC86A2" w:rsidR="00E11EA7" w:rsidRDefault="00E11EA7" w:rsidP="00936ABB">
            <w:pPr>
              <w:pStyle w:val="XML3"/>
            </w:pPr>
            <w:r>
              <w:t>type hex-binary</w:t>
            </w:r>
            <w:r w:rsidR="00F42F50">
              <w:t>;</w:t>
            </w:r>
          </w:p>
          <w:p w14:paraId="6A2EBD9E" w14:textId="1667E96A" w:rsidR="00F42F50" w:rsidRDefault="00F42F50" w:rsidP="00936ABB">
            <w:pPr>
              <w:pStyle w:val="XML3"/>
            </w:pPr>
            <w:proofErr w:type="gramStart"/>
            <w:r>
              <w:t>description</w:t>
            </w:r>
            <w:proofErr w:type="gramEnd"/>
            <w:r>
              <w:t xml:space="preserve"> </w:t>
            </w:r>
            <w:r w:rsidRPr="009F1B7D">
              <w:t>"</w:t>
            </w:r>
            <w:r>
              <w:t>The bits of metadata the flow table can write.</w:t>
            </w:r>
            <w:r w:rsidRPr="009F1B7D">
              <w:t>"</w:t>
            </w:r>
          </w:p>
          <w:p w14:paraId="6958EFAA" w14:textId="1F72E667" w:rsidR="00E11EA7" w:rsidRPr="009F1B7D" w:rsidRDefault="000A3884" w:rsidP="00936ABB">
            <w:pPr>
              <w:pStyle w:val="XML2"/>
            </w:pPr>
            <w:r>
              <w:t>}</w:t>
            </w:r>
          </w:p>
          <w:p w14:paraId="2ECEE691" w14:textId="77777777" w:rsidR="005C38FA" w:rsidRPr="009F1B7D" w:rsidRDefault="005C38FA" w:rsidP="00576FDE">
            <w:pPr>
              <w:pStyle w:val="XML1"/>
            </w:pPr>
            <w:r w:rsidRPr="009F1B7D">
              <w:t>}</w:t>
            </w:r>
          </w:p>
        </w:tc>
      </w:tr>
    </w:tbl>
    <w:p w14:paraId="00F3697F" w14:textId="7BEFE342" w:rsidR="006F4495" w:rsidRPr="006F4495" w:rsidRDefault="006F4495" w:rsidP="006F4495">
      <w:pPr>
        <w:pStyle w:val="Heading1"/>
      </w:pPr>
      <w:bookmarkStart w:id="180" w:name="_Toc320556750"/>
      <w:r w:rsidRPr="006F4495">
        <w:lastRenderedPageBreak/>
        <w:t>Binding to NETCONF</w:t>
      </w:r>
      <w:bookmarkEnd w:id="180"/>
    </w:p>
    <w:p w14:paraId="1522EF74" w14:textId="124D265E" w:rsidR="006F4495" w:rsidRPr="006F4495" w:rsidRDefault="006F4495" w:rsidP="006F4495">
      <w:pPr>
        <w:rPr>
          <w:rFonts w:cstheme="minorHAnsi"/>
        </w:rPr>
      </w:pPr>
      <w:r w:rsidRPr="006F4495">
        <w:rPr>
          <w:rFonts w:cstheme="minorHAnsi"/>
        </w:rPr>
        <w:t>The OF-CONFIG1.</w:t>
      </w:r>
      <w:r w:rsidR="003D4BD0">
        <w:rPr>
          <w:rFonts w:cstheme="minorHAnsi"/>
        </w:rPr>
        <w:t>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w:t>
      </w:r>
      <w:r w:rsidR="00920140" w:rsidRPr="006F4495">
        <w:rPr>
          <w:rFonts w:cstheme="minorHAnsi"/>
        </w:rPr>
        <w:t>improved</w:t>
      </w:r>
      <w:r w:rsidRPr="006F4495">
        <w:rPr>
          <w:rFonts w:cstheme="minorHAnsi"/>
        </w:rPr>
        <w:t xml:space="preserve"> configuration capabilities. To achieve these goals, OF-CONFIG1.</w:t>
      </w:r>
      <w:r w:rsidR="003D4BD0">
        <w:rPr>
          <w:rFonts w:cstheme="minorHAnsi"/>
        </w:rPr>
        <w:t>1</w:t>
      </w:r>
      <w:r w:rsidRPr="006F4495">
        <w:rPr>
          <w:rFonts w:cstheme="minorHAnsi"/>
        </w:rPr>
        <w:t xml:space="preserve"> requires that devices supporting OF-CONFIG1.</w:t>
      </w:r>
      <w:r w:rsidR="003D4BD0">
        <w:rPr>
          <w:rFonts w:cstheme="minorHAnsi"/>
        </w:rPr>
        <w:t>1</w:t>
      </w:r>
      <w:r w:rsidRPr="006F4495">
        <w:rPr>
          <w:rFonts w:cstheme="minorHAnsi"/>
        </w:rPr>
        <w:t xml:space="preserve"> MUST implement NETCONF protocol (4) as the transport. This in turn implies as specified by NETCONF specification that OpenFlow Capable Switches supporting OF-CONFIG1.</w:t>
      </w:r>
      <w:r w:rsidR="003D4BD0">
        <w:rPr>
          <w:rFonts w:cstheme="minorHAnsi"/>
        </w:rPr>
        <w:t>1</w:t>
      </w:r>
      <w:r w:rsidRPr="006F4495">
        <w:rPr>
          <w:rFonts w:cstheme="minorHAnsi"/>
        </w:rPr>
        <w:t xml:space="preserve"> must implement SSH as a transport protocol. In addition, the OpenFlow Capable Switches implementing OF-CONFIG1.</w:t>
      </w:r>
      <w:r w:rsidR="003D4BD0">
        <w:rPr>
          <w:rFonts w:cstheme="minorHAnsi"/>
        </w:rPr>
        <w:t>1</w:t>
      </w:r>
      <w:r w:rsidRPr="006F4495">
        <w:rPr>
          <w:rFonts w:cstheme="minorHAnsi"/>
        </w:rPr>
        <w:t xml:space="preserve"> protocol may implement additional transports such as Web Services-Management or something else. Future versions of OF-CONFIG may specify binding to these additional transports.</w:t>
      </w:r>
    </w:p>
    <w:p w14:paraId="7848DF19" w14:textId="34C5A736" w:rsidR="00F07D3E" w:rsidRDefault="006F4495" w:rsidP="006F4495">
      <w:pPr>
        <w:rPr>
          <w:rFonts w:cstheme="minorHAnsi"/>
        </w:rPr>
      </w:pPr>
      <w:r w:rsidRPr="006F4495">
        <w:rPr>
          <w:rFonts w:cstheme="minorHAnsi"/>
        </w:rPr>
        <w:t>NETCONF is a stable protocol that has been standardized for several years now. It is widely available on various platforms and achieves the needs for OF-CONFIG1.</w:t>
      </w:r>
      <w:r w:rsidR="003D4BD0">
        <w:rPr>
          <w:rFonts w:cstheme="minorHAnsi"/>
        </w:rPr>
        <w:t>1</w:t>
      </w:r>
      <w:r w:rsidRPr="006F4495">
        <w:rPr>
          <w:rFonts w:cstheme="minorHAnsi"/>
        </w:rPr>
        <w:t>. NETCONF defines a set of operations on top of a messaging layer (RPC). Below diagram shows the various layers of NETCONF protocol.</w:t>
      </w:r>
    </w:p>
    <w:p w14:paraId="1EA3C300" w14:textId="77777777" w:rsidR="006F4495" w:rsidRPr="009F1B7D" w:rsidRDefault="006F4495" w:rsidP="006F4495"/>
    <w:p w14:paraId="0B7C8B14" w14:textId="77777777" w:rsidR="006F4495" w:rsidRPr="009F1B7D" w:rsidRDefault="006F4495" w:rsidP="006F4495">
      <w:pPr>
        <w:keepNext/>
        <w:jc w:val="center"/>
      </w:pPr>
      <w:r w:rsidRPr="00DB42FD">
        <w:rPr>
          <w:noProof/>
        </w:rPr>
        <w:lastRenderedPageBreak/>
        <w:drawing>
          <wp:inline distT="0" distB="0" distL="0" distR="0" wp14:anchorId="4F2CC5AC" wp14:editId="03A83D8A">
            <wp:extent cx="491490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7212A7C9" w14:textId="6B2586BA" w:rsidR="00C31DBC" w:rsidRPr="00A3202A" w:rsidRDefault="006F4495" w:rsidP="00A3202A">
      <w:pPr>
        <w:pStyle w:val="Caption"/>
      </w:pPr>
      <w:r w:rsidRPr="00CE3A81">
        <w:t xml:space="preserve">Figure </w:t>
      </w:r>
      <w:fldSimple w:instr=" SEQ Figure \* ARABIC ">
        <w:r w:rsidRPr="00CE3A81">
          <w:t>1</w:t>
        </w:r>
      </w:fldSimple>
      <w:r w:rsidR="00B71F5D">
        <w:t>6</w:t>
      </w:r>
      <w:r w:rsidR="00A3202A">
        <w:t xml:space="preserve"> NETCONF Layers and Examples</w:t>
      </w:r>
    </w:p>
    <w:p w14:paraId="50BBC19B" w14:textId="77777777" w:rsidR="00C31DBC" w:rsidRPr="00C31DBC" w:rsidRDefault="00C31DBC" w:rsidP="00C31DBC">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next versions. </w:t>
      </w:r>
    </w:p>
    <w:p w14:paraId="4DFF2D40" w14:textId="1DAC8BE6" w:rsidR="00C31DBC" w:rsidRPr="00C31DBC" w:rsidRDefault="00C31DBC" w:rsidP="00C31DBC">
      <w:pPr>
        <w:rPr>
          <w:rFonts w:cstheme="minorHAnsi"/>
        </w:rPr>
      </w:pPr>
      <w:r w:rsidRPr="00C31DBC">
        <w:rPr>
          <w:rFonts w:cstheme="minorHAnsi"/>
        </w:rPr>
        <w:t>The NETCONF protocol meets the OF-CONFIG 1.</w:t>
      </w:r>
      <w:r w:rsidR="00220684">
        <w:rPr>
          <w:rFonts w:cstheme="minorHAnsi"/>
        </w:rPr>
        <w:t>1</w:t>
      </w:r>
      <w:r w:rsidRPr="00C31DBC">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p>
    <w:p w14:paraId="5177D733" w14:textId="77777777" w:rsidR="00C31DBC" w:rsidRPr="00C31DBC" w:rsidRDefault="00C31DBC" w:rsidP="002C0E22">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7D87AF64" w14:textId="77777777" w:rsidR="00C31DBC" w:rsidRPr="00C31DBC" w:rsidRDefault="00C31DBC" w:rsidP="002C0E22">
      <w:pPr>
        <w:numPr>
          <w:ilvl w:val="0"/>
          <w:numId w:val="12"/>
        </w:numPr>
        <w:rPr>
          <w:rFonts w:cstheme="minorHAnsi"/>
        </w:rPr>
      </w:pPr>
      <w:r w:rsidRPr="00C31DBC">
        <w:rPr>
          <w:rFonts w:cstheme="minorHAnsi"/>
        </w:rPr>
        <w:t>All specified transport mappings for NETCONF use TLS or TCP as underlying transport protocol and thus provides reliable transport.</w:t>
      </w:r>
    </w:p>
    <w:p w14:paraId="596096CC" w14:textId="77777777" w:rsidR="00C31DBC" w:rsidRPr="00C31DBC" w:rsidRDefault="00C31DBC" w:rsidP="002C0E22">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6985F988" w14:textId="77777777" w:rsidR="00C31DBC" w:rsidRPr="00C31DBC" w:rsidRDefault="00C31DBC" w:rsidP="002C0E22">
      <w:pPr>
        <w:numPr>
          <w:ilvl w:val="0"/>
          <w:numId w:val="12"/>
        </w:numPr>
        <w:rPr>
          <w:rFonts w:cstheme="minorHAnsi"/>
        </w:rPr>
      </w:pPr>
      <w:r w:rsidRPr="00C31DBC">
        <w:rPr>
          <w:rFonts w:cstheme="minorHAnsi"/>
        </w:rPr>
        <w:t>The NETCONF standard support reversed configuration setup only if BEEP is used as transport protocol.</w:t>
      </w:r>
    </w:p>
    <w:p w14:paraId="53C2C60C" w14:textId="77777777" w:rsidR="00C31DBC" w:rsidRPr="00C31DBC" w:rsidRDefault="00C31DBC" w:rsidP="002C0E22">
      <w:pPr>
        <w:numPr>
          <w:ilvl w:val="0"/>
          <w:numId w:val="12"/>
        </w:numPr>
        <w:rPr>
          <w:rFonts w:cstheme="minorHAnsi"/>
        </w:rPr>
      </w:pPr>
      <w:r w:rsidRPr="00C31DBC">
        <w:rPr>
          <w:rFonts w:cstheme="minorHAnsi"/>
        </w:rPr>
        <w:t>It supports partial switch configuration to the most fine-grain level.</w:t>
      </w:r>
    </w:p>
    <w:p w14:paraId="7234ACEC" w14:textId="77777777" w:rsidR="00C31DBC" w:rsidRPr="00C31DBC" w:rsidRDefault="00C31DBC" w:rsidP="002C0E22">
      <w:pPr>
        <w:numPr>
          <w:ilvl w:val="0"/>
          <w:numId w:val="12"/>
        </w:numPr>
        <w:rPr>
          <w:rFonts w:cstheme="minorHAnsi"/>
        </w:rPr>
      </w:pPr>
      <w:r w:rsidRPr="00C31DBC">
        <w:rPr>
          <w:rFonts w:cstheme="minorHAnsi"/>
        </w:rPr>
        <w:t>It supports full switch configuration with a single operation.</w:t>
      </w:r>
    </w:p>
    <w:p w14:paraId="69DACF85" w14:textId="77777777" w:rsidR="00C31DBC" w:rsidRPr="00C31DBC" w:rsidRDefault="00C31DBC" w:rsidP="002C0E22">
      <w:pPr>
        <w:numPr>
          <w:ilvl w:val="0"/>
          <w:numId w:val="12"/>
        </w:numPr>
        <w:rPr>
          <w:rFonts w:cstheme="minorHAnsi"/>
        </w:rPr>
      </w:pPr>
      <w:r w:rsidRPr="00C31DBC">
        <w:rPr>
          <w:rFonts w:cstheme="minorHAnsi"/>
        </w:rPr>
        <w:t>It supports setting of configuration data.</w:t>
      </w:r>
    </w:p>
    <w:p w14:paraId="0A580FD7" w14:textId="77777777" w:rsidR="00C31DBC" w:rsidRPr="00C31DBC" w:rsidRDefault="00C31DBC" w:rsidP="002C0E22">
      <w:pPr>
        <w:numPr>
          <w:ilvl w:val="0"/>
          <w:numId w:val="12"/>
        </w:numPr>
        <w:rPr>
          <w:rFonts w:cstheme="minorHAnsi"/>
        </w:rPr>
      </w:pPr>
      <w:r w:rsidRPr="00C31DBC">
        <w:rPr>
          <w:rFonts w:cstheme="minorHAnsi"/>
        </w:rPr>
        <w:t>It supports the retrieval of configuration data.</w:t>
      </w:r>
    </w:p>
    <w:p w14:paraId="6F645B82" w14:textId="77777777" w:rsidR="00C31DBC" w:rsidRPr="00C31DBC" w:rsidRDefault="00C31DBC" w:rsidP="002C0E22">
      <w:pPr>
        <w:numPr>
          <w:ilvl w:val="0"/>
          <w:numId w:val="12"/>
        </w:numPr>
        <w:rPr>
          <w:rFonts w:cstheme="minorHAnsi"/>
        </w:rPr>
      </w:pPr>
      <w:r w:rsidRPr="00C31DBC">
        <w:rPr>
          <w:rFonts w:cstheme="minorHAnsi"/>
        </w:rPr>
        <w:t xml:space="preserve">It </w:t>
      </w:r>
      <w:r w:rsidR="00920140" w:rsidRPr="00C31DBC">
        <w:rPr>
          <w:rFonts w:cstheme="minorHAnsi"/>
        </w:rPr>
        <w:t>supports</w:t>
      </w:r>
      <w:r w:rsidRPr="00C31DBC">
        <w:rPr>
          <w:rFonts w:cstheme="minorHAnsi"/>
        </w:rPr>
        <w:t xml:space="preserve"> the retrieval of (non-configuration) status data.</w:t>
      </w:r>
    </w:p>
    <w:p w14:paraId="7817711A" w14:textId="77777777" w:rsidR="00C31DBC" w:rsidRPr="00C31DBC" w:rsidRDefault="00C31DBC" w:rsidP="002C0E22">
      <w:pPr>
        <w:numPr>
          <w:ilvl w:val="0"/>
          <w:numId w:val="12"/>
        </w:numPr>
        <w:rPr>
          <w:rFonts w:cstheme="minorHAnsi"/>
        </w:rPr>
      </w:pPr>
      <w:r w:rsidRPr="00C31DBC">
        <w:rPr>
          <w:rFonts w:cstheme="minorHAnsi"/>
        </w:rPr>
        <w:lastRenderedPageBreak/>
        <w:t>It supports creation, modification and deletion of configuration information.</w:t>
      </w:r>
    </w:p>
    <w:p w14:paraId="365ADB6C" w14:textId="77777777" w:rsidR="00C31DBC" w:rsidRPr="00C31DBC" w:rsidRDefault="00C31DBC" w:rsidP="002C0E22">
      <w:pPr>
        <w:numPr>
          <w:ilvl w:val="0"/>
          <w:numId w:val="12"/>
        </w:numPr>
        <w:rPr>
          <w:rFonts w:cstheme="minorHAnsi"/>
        </w:rPr>
      </w:pPr>
      <w:r w:rsidRPr="00C31DBC">
        <w:rPr>
          <w:rFonts w:cstheme="minorHAnsi"/>
        </w:rPr>
        <w:t>It supports returning success codes after completing a configuration operation.</w:t>
      </w:r>
    </w:p>
    <w:p w14:paraId="56A08424" w14:textId="77777777" w:rsidR="00C31DBC" w:rsidRPr="00C31DBC" w:rsidRDefault="00C31DBC" w:rsidP="002C0E22">
      <w:pPr>
        <w:numPr>
          <w:ilvl w:val="0"/>
          <w:numId w:val="12"/>
        </w:numPr>
        <w:rPr>
          <w:rFonts w:cstheme="minorHAnsi"/>
        </w:rPr>
      </w:pPr>
      <w:r w:rsidRPr="00C31DBC">
        <w:rPr>
          <w:rFonts w:cstheme="minorHAnsi"/>
        </w:rPr>
        <w:t>It supports support reporting error codes for partially or completely failed configuration requests.</w:t>
      </w:r>
    </w:p>
    <w:p w14:paraId="66FA44F9" w14:textId="77777777" w:rsidR="00C31DBC" w:rsidRPr="00C31DBC" w:rsidRDefault="00C31DBC" w:rsidP="002C0E22">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sidR="00920140">
        <w:rPr>
          <w:rFonts w:cstheme="minorHAnsi"/>
        </w:rPr>
        <w:t>t</w:t>
      </w:r>
      <w:r w:rsidRPr="00C31DBC">
        <w:rPr>
          <w:rFonts w:cstheme="minorHAnsi"/>
        </w:rPr>
        <w:t xml:space="preserve"> independently of other requests individually for each request ID.</w:t>
      </w:r>
    </w:p>
    <w:p w14:paraId="2A34F3E1" w14:textId="77777777" w:rsidR="00C31DBC" w:rsidRPr="00C31DBC" w:rsidRDefault="00C31DBC" w:rsidP="002C0E22">
      <w:pPr>
        <w:numPr>
          <w:ilvl w:val="0"/>
          <w:numId w:val="12"/>
        </w:numPr>
        <w:rPr>
          <w:rFonts w:cstheme="minorHAnsi"/>
        </w:rPr>
      </w:pPr>
      <w:r w:rsidRPr="00C31DBC">
        <w:rPr>
          <w:rFonts w:cstheme="minorHAnsi"/>
        </w:rPr>
        <w:t xml:space="preserve">It supports transaction capabilities including rollback per operation. </w:t>
      </w:r>
    </w:p>
    <w:p w14:paraId="4C7CB609" w14:textId="77777777" w:rsidR="00C31DBC" w:rsidRPr="00C31DBC" w:rsidRDefault="00C31DBC" w:rsidP="002C0E22">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6760530E" w14:textId="77777777" w:rsidR="00C31DBC" w:rsidRPr="00C31DBC" w:rsidRDefault="00C31DBC" w:rsidP="002C0E22">
      <w:pPr>
        <w:numPr>
          <w:ilvl w:val="0"/>
          <w:numId w:val="12"/>
        </w:numPr>
        <w:rPr>
          <w:rFonts w:cstheme="minorHAnsi"/>
        </w:rPr>
      </w:pPr>
      <w:r w:rsidRPr="00C31DBC">
        <w:rPr>
          <w:rFonts w:cstheme="minorHAnsi"/>
        </w:rPr>
        <w:t xml:space="preserve">It is extensible. New operations can </w:t>
      </w:r>
      <w:r w:rsidR="00920140" w:rsidRPr="00C31DBC">
        <w:rPr>
          <w:rFonts w:cstheme="minorHAnsi"/>
        </w:rPr>
        <w:t>be</w:t>
      </w:r>
      <w:r w:rsidRPr="00C31DBC">
        <w:rPr>
          <w:rFonts w:cstheme="minorHAnsi"/>
        </w:rPr>
        <w:t xml:space="preserve"> added and its support can be checked by capability retrieval.</w:t>
      </w:r>
    </w:p>
    <w:p w14:paraId="755F2D7A" w14:textId="77777777" w:rsidR="006F4495" w:rsidRDefault="00C31DBC" w:rsidP="002C0E22">
      <w:pPr>
        <w:numPr>
          <w:ilvl w:val="0"/>
          <w:numId w:val="12"/>
        </w:numPr>
        <w:rPr>
          <w:rFonts w:cstheme="minorHAnsi"/>
        </w:rPr>
      </w:pPr>
      <w:r w:rsidRPr="00C31DBC">
        <w:rPr>
          <w:rFonts w:cstheme="minorHAnsi"/>
        </w:rPr>
        <w:t>It supports reporting its capabilities.</w:t>
      </w:r>
    </w:p>
    <w:p w14:paraId="5F60A904" w14:textId="77777777" w:rsidR="001D24FC" w:rsidRDefault="001D24FC" w:rsidP="00D14D27">
      <w:pPr>
        <w:pStyle w:val="Heading2"/>
      </w:pPr>
      <w:bookmarkStart w:id="181" w:name="_Toc320556751"/>
      <w:r>
        <w:t xml:space="preserve">How Data Model is </w:t>
      </w:r>
      <w:proofErr w:type="gramStart"/>
      <w:r>
        <w:t>Bound</w:t>
      </w:r>
      <w:proofErr w:type="gramEnd"/>
      <w:r>
        <w:t xml:space="preserve"> to Netconf</w:t>
      </w:r>
      <w:bookmarkEnd w:id="181"/>
    </w:p>
    <w:p w14:paraId="1A40D67F" w14:textId="77777777" w:rsidR="001D24FC" w:rsidRDefault="001D24FC" w:rsidP="001D24FC">
      <w:pPr>
        <w:rPr>
          <w:lang w:bidi="en-US"/>
        </w:rPr>
      </w:pPr>
      <w:r>
        <w:rPr>
          <w:lang w:bidi="en-US"/>
        </w:rPr>
        <w:t xml:space="preserve">NetConf uses the XML encoding format for requests and responses. More specifically, it uses RPC-based communication model.  It uses the </w:t>
      </w:r>
      <w:r w:rsidRPr="00E53A91">
        <w:rPr>
          <w:rStyle w:val="codeChar"/>
        </w:rPr>
        <w:t>&lt;rpc&gt;</w:t>
      </w:r>
      <w:r>
        <w:rPr>
          <w:lang w:bidi="en-US"/>
        </w:rPr>
        <w:t xml:space="preserve"> and </w:t>
      </w:r>
      <w:r w:rsidRPr="00E53A91">
        <w:rPr>
          <w:rStyle w:val="codeChar"/>
        </w:rPr>
        <w:t>&lt;rpc-reply&gt;</w:t>
      </w:r>
      <w:r>
        <w:rPr>
          <w:lang w:bidi="en-US"/>
        </w:rPr>
        <w:t xml:space="preserve"> elements as frames of NetConf requests and responses.  The content elements inside of </w:t>
      </w:r>
      <w:r w:rsidRPr="00E53A91">
        <w:rPr>
          <w:rStyle w:val="codeChar"/>
        </w:rPr>
        <w:t>&lt;rpc&gt;</w:t>
      </w:r>
      <w:r>
        <w:rPr>
          <w:lang w:bidi="en-US"/>
        </w:rPr>
        <w:t xml:space="preserve"> element must conform to the OpenFlow Configuraton XML schemas defined in this specification. </w:t>
      </w:r>
    </w:p>
    <w:p w14:paraId="44718A06" w14:textId="77777777" w:rsidR="001D24FC" w:rsidRDefault="001D24FC" w:rsidP="001D24FC">
      <w:pPr>
        <w:rPr>
          <w:lang w:bidi="en-US"/>
        </w:rPr>
      </w:pPr>
      <w:r>
        <w:rPr>
          <w:lang w:bidi="en-US"/>
        </w:rPr>
        <w:t>All NetConf 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E9F00C3" w14:textId="77777777" w:rsidR="001D24FC" w:rsidRDefault="00E53A91" w:rsidP="002C0E22">
      <w:pPr>
        <w:numPr>
          <w:ilvl w:val="0"/>
          <w:numId w:val="14"/>
        </w:numPr>
      </w:pPr>
      <w:r>
        <w:t>delete-config</w:t>
      </w:r>
    </w:p>
    <w:p w14:paraId="04ECF3BD" w14:textId="77777777" w:rsidR="001D24FC" w:rsidRDefault="001D24FC" w:rsidP="00D14D27">
      <w:pPr>
        <w:pStyle w:val="Heading3"/>
      </w:pPr>
      <w:bookmarkStart w:id="182" w:name="_Toc320556752"/>
      <w:proofErr w:type="gramStart"/>
      <w:r>
        <w:t>edit-config</w:t>
      </w:r>
      <w:bookmarkEnd w:id="182"/>
      <w:proofErr w:type="gramEnd"/>
    </w:p>
    <w:p w14:paraId="114F444C" w14:textId="77777777"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NetConf supports “create”, “replace”, “merge” and “delete”.  The definition of these operations can be found RFC6241.</w:t>
      </w: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proofErr w:type="gramStart"/>
            <w:r>
              <w:t>&lt;?xml</w:t>
            </w:r>
            <w:r w:rsidRPr="00011096">
              <w:t>version</w:t>
            </w:r>
            <w:proofErr w:type="gramEnd"/>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proofErr w:type="gramStart"/>
            <w:r>
              <w:t>&lt;?xml</w:t>
            </w:r>
            <w:proofErr w:type="gramEnd"/>
            <w:r>
              <w:t xml:space="preserve">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7777777" w:rsidR="001D24FC" w:rsidRDefault="001D24FC" w:rsidP="001D24FC">
      <w:r>
        <w:lastRenderedPageBreak/>
        <w:t>RPC request must contain the key leave(s</w:t>
      </w:r>
      <w:proofErr w:type="gramStart"/>
      <w:r>
        <w:t>)(</w:t>
      </w:r>
      <w:proofErr w:type="gramEnd"/>
      <w:r>
        <w:t xml:space="preserve"> id element in this case) to uniquely identify the element being operated in the NetConf datastore scope.</w:t>
      </w:r>
    </w:p>
    <w:p w14:paraId="433A5C4D" w14:textId="77777777" w:rsidR="001D24FC" w:rsidRDefault="001D24FC" w:rsidP="00D14D27">
      <w:pPr>
        <w:pStyle w:val="Heading3"/>
      </w:pPr>
      <w:bookmarkStart w:id="183" w:name="_Toc320556753"/>
      <w:proofErr w:type="gramStart"/>
      <w:r>
        <w:t>get-config</w:t>
      </w:r>
      <w:bookmarkEnd w:id="183"/>
      <w:proofErr w:type="gramEnd"/>
    </w:p>
    <w:p w14:paraId="30F3E16C" w14:textId="77777777" w:rsidR="001D24FC" w:rsidRPr="001714F4"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This operation is 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proofErr w:type="gramStart"/>
            <w:r>
              <w:t>&lt;?xml</w:t>
            </w:r>
            <w:proofErr w:type="gramEnd"/>
            <w:r>
              <w:t xml:space="preserve">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lastRenderedPageBreak/>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84" w:name="_Toc320556754"/>
      <w:proofErr w:type="gramStart"/>
      <w:r>
        <w:lastRenderedPageBreak/>
        <w:t>copy-config</w:t>
      </w:r>
      <w:bookmarkEnd w:id="184"/>
      <w:proofErr w:type="gramEnd"/>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proofErr w:type="gramStart"/>
            <w:r>
              <w:t>&lt;?xml</w:t>
            </w:r>
            <w:proofErr w:type="gramEnd"/>
            <w:r>
              <w:t xml:space="preserve">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85" w:name="_Toc320556755"/>
      <w:proofErr w:type="gramStart"/>
      <w:r>
        <w:t>delete-config</w:t>
      </w:r>
      <w:bookmarkEnd w:id="185"/>
      <w:proofErr w:type="gramEnd"/>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lastRenderedPageBreak/>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proofErr w:type="gramStart"/>
            <w:r>
              <w:t>&lt;?xml</w:t>
            </w:r>
            <w:proofErr w:type="gramEnd"/>
            <w:r>
              <w:t xml:space="preserve">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86" w:name="_Toc320556756"/>
      <w:bookmarkStart w:id="187" w:name="_Toc316542541"/>
      <w:r>
        <w:t>RPC error</w:t>
      </w:r>
      <w:bookmarkEnd w:id="186"/>
    </w:p>
    <w:p w14:paraId="35599FD5" w14:textId="77777777" w:rsidR="00D14D27" w:rsidRDefault="00D14D27" w:rsidP="00D14D27">
      <w:r>
        <w:t xml:space="preserve">OpenFlow Configuration uses 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proofErr w:type="gramStart"/>
      <w:r>
        <w:t>error-type</w:t>
      </w:r>
      <w:proofErr w:type="gramEnd"/>
      <w:r>
        <w:t>:  Defines the conceptual layer of the error occurred.</w:t>
      </w:r>
    </w:p>
    <w:p w14:paraId="4E47CEBA" w14:textId="77777777" w:rsidR="00D14D27" w:rsidRDefault="00D14D27" w:rsidP="002C0E22">
      <w:pPr>
        <w:numPr>
          <w:ilvl w:val="0"/>
          <w:numId w:val="18"/>
        </w:numPr>
      </w:pPr>
      <w:proofErr w:type="gramStart"/>
      <w:r>
        <w:t>error-tag</w:t>
      </w:r>
      <w:proofErr w:type="gramEnd"/>
      <w:r>
        <w:t>:  contains a string to identifying the error condition.</w:t>
      </w:r>
    </w:p>
    <w:p w14:paraId="33D2927C" w14:textId="77777777" w:rsidR="00D14D27" w:rsidRDefault="00D14D27" w:rsidP="002C0E22">
      <w:pPr>
        <w:numPr>
          <w:ilvl w:val="0"/>
          <w:numId w:val="18"/>
        </w:numPr>
      </w:pPr>
      <w:proofErr w:type="gramStart"/>
      <w:r>
        <w:t>error-severity</w:t>
      </w:r>
      <w:proofErr w:type="gramEnd"/>
      <w:r>
        <w:t>: contains a string to identifying the error severity.</w:t>
      </w:r>
    </w:p>
    <w:p w14:paraId="304A5B84" w14:textId="77777777" w:rsidR="00D14D27" w:rsidRDefault="00D14D27" w:rsidP="002C0E22">
      <w:pPr>
        <w:numPr>
          <w:ilvl w:val="0"/>
          <w:numId w:val="18"/>
        </w:numPr>
      </w:pPr>
      <w:proofErr w:type="gramStart"/>
      <w:r>
        <w:t>error-app-tag</w:t>
      </w:r>
      <w:proofErr w:type="gramEnd"/>
      <w:r>
        <w:t>: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error-path</w:t>
      </w:r>
      <w:proofErr w:type="gramEnd"/>
      <w:r>
        <w:t>: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proofErr w:type="gramStart"/>
            <w:r>
              <w:t>&lt;?xml</w:t>
            </w:r>
            <w:proofErr w:type="gramEnd"/>
            <w:r>
              <w:t xml:space="preserve">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936ABB" w:rsidRDefault="00D14D27" w:rsidP="00D14D27">
            <w:pPr>
              <w:pStyle w:val="XML3"/>
            </w:pPr>
            <w:r w:rsidRPr="00936ABB">
              <w:rPr>
                <w:rFonts w:eastAsiaTheme="minorEastAsia"/>
              </w:rPr>
              <w:t>&lt;error-message xml:lang="en"&gt;</w:t>
            </w:r>
          </w:p>
          <w:p w14:paraId="6A704DB8" w14:textId="77777777" w:rsidR="00D14D27" w:rsidRDefault="00D14D27" w:rsidP="00D14D27">
            <w:pPr>
              <w:pStyle w:val="XML4"/>
            </w:pPr>
            <w:r>
              <w:lastRenderedPageBreak/>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77777777" w:rsidR="00C31DBC" w:rsidRPr="009F1B7D" w:rsidRDefault="00D14D27" w:rsidP="007D61A9">
      <w:pPr>
        <w:pStyle w:val="Appx"/>
      </w:pPr>
      <w:r>
        <w:br w:type="page"/>
      </w:r>
      <w:bookmarkStart w:id="188" w:name="_Toc320556757"/>
      <w:r w:rsidR="00C31DBC" w:rsidRPr="00C31DBC">
        <w:lastRenderedPageBreak/>
        <w:t>XMLSchema</w:t>
      </w:r>
      <w:bookmarkEnd w:id="187"/>
      <w:bookmarkEnd w:id="188"/>
    </w:p>
    <w:tbl>
      <w:tblPr>
        <w:tblStyle w:val="TableGrid"/>
        <w:tblW w:w="9450" w:type="dxa"/>
        <w:tblInd w:w="378" w:type="dxa"/>
        <w:shd w:val="clear" w:color="auto" w:fill="C8FCCD"/>
        <w:tblLook w:val="04A0" w:firstRow="1" w:lastRow="0" w:firstColumn="1" w:lastColumn="0" w:noHBand="0" w:noVBand="1"/>
      </w:tblPr>
      <w:tblGrid>
        <w:gridCol w:w="9450"/>
      </w:tblGrid>
      <w:tr w:rsidR="00C31DBC" w:rsidRPr="009F1B7D" w14:paraId="3B20E583" w14:textId="77777777" w:rsidTr="00920140">
        <w:tc>
          <w:tcPr>
            <w:tcW w:w="9450" w:type="dxa"/>
            <w:shd w:val="clear" w:color="auto" w:fill="C8FCCD"/>
          </w:tcPr>
          <w:p w14:paraId="48261A37" w14:textId="77777777" w:rsidR="00C31DBC" w:rsidRPr="009F1B7D" w:rsidRDefault="00C31DBC" w:rsidP="00011096">
            <w:pPr>
              <w:pStyle w:val="XML1"/>
            </w:pPr>
            <w:proofErr w:type="gramStart"/>
            <w:r w:rsidRPr="009F1B7D">
              <w:t>&lt;?xml</w:t>
            </w:r>
            <w:proofErr w:type="gramEnd"/>
            <w:r w:rsidRPr="009F1B7D">
              <w:t xml:space="preserve"> version="1.0" encoding="UTF-8"?&gt;</w:t>
            </w:r>
          </w:p>
          <w:p w14:paraId="78C8965E" w14:textId="77777777" w:rsidR="00C31DBC" w:rsidRPr="00936ABB" w:rsidRDefault="00C31DBC" w:rsidP="00011096">
            <w:pPr>
              <w:pStyle w:val="XML1"/>
            </w:pPr>
            <w:r w:rsidRPr="00936ABB">
              <w:rPr>
                <w:rFonts w:eastAsiaTheme="minorEastAsia"/>
              </w:rPr>
              <w:t xml:space="preserve">&lt;xs:schema xmlns:xs="http://www.w3.org/2001/XMLSchema" </w:t>
            </w:r>
          </w:p>
          <w:p w14:paraId="423D8956" w14:textId="45E6E8E5" w:rsidR="00222FE1" w:rsidRPr="00936ABB" w:rsidRDefault="00222FE1" w:rsidP="00011096">
            <w:pPr>
              <w:pStyle w:val="XML7"/>
              <w:rPr>
                <w:rStyle w:val="XML1Char"/>
              </w:rPr>
            </w:pPr>
            <w:r w:rsidRPr="00936ABB">
              <w:t>xmlns:</w:t>
            </w:r>
            <w:r w:rsidR="00487636" w:rsidRPr="00936ABB">
              <w:rPr>
                <w:rFonts w:eastAsiaTheme="minorEastAsia"/>
              </w:rPr>
              <w:t>ds</w:t>
            </w:r>
            <w:r w:rsidRPr="00936ABB">
              <w:rPr>
                <w:rFonts w:eastAsiaTheme="minorEastAsia"/>
              </w:rPr>
              <w:t>="http://www.w3.org/2000/09/xmldsig#"</w:t>
            </w:r>
          </w:p>
          <w:p w14:paraId="4DCA8561" w14:textId="77777777" w:rsidR="00C31DBC" w:rsidRPr="009F1B7D" w:rsidRDefault="00C31DBC" w:rsidP="00011096">
            <w:pPr>
              <w:pStyle w:val="XML7"/>
            </w:pPr>
            <w:r w:rsidRPr="009F1B7D">
              <w:rPr>
                <w:rStyle w:val="XML1Char"/>
              </w:rPr>
              <w:t>elementFormDefault</w:t>
            </w:r>
            <w:r w:rsidRPr="009F1B7D">
              <w:t>="qualified"</w:t>
            </w:r>
          </w:p>
          <w:p w14:paraId="6D6BAB9C" w14:textId="77777777" w:rsidR="00C31DBC" w:rsidRPr="009F1B7D" w:rsidRDefault="00C31DBC" w:rsidP="00011096">
            <w:pPr>
              <w:pStyle w:val="XML7"/>
            </w:pPr>
            <w:r w:rsidRPr="009F1B7D">
              <w:t>targetNamespace="urn:onf:params:xml:ns:onf:of12:config"</w:t>
            </w:r>
          </w:p>
          <w:p w14:paraId="56A3638D" w14:textId="77777777" w:rsidR="00C31DBC" w:rsidRPr="009F1B7D" w:rsidRDefault="00C31DBC" w:rsidP="00011096">
            <w:pPr>
              <w:pStyle w:val="XML7"/>
            </w:pPr>
            <w:r w:rsidRPr="009F1B7D">
              <w:t>xmlns="urn:onf:params:xml:ns:onf:of12:config"</w:t>
            </w:r>
          </w:p>
          <w:p w14:paraId="552EF702" w14:textId="77777777" w:rsidR="00C31DBC" w:rsidRPr="009F1B7D" w:rsidRDefault="00C31DBC" w:rsidP="00011096">
            <w:pPr>
              <w:pStyle w:val="XML7"/>
            </w:pPr>
            <w:r w:rsidRPr="009F1B7D">
              <w:t>xmlns:of12-config="urn:onf:params:xml:ns:onf:of12:config"</w:t>
            </w:r>
          </w:p>
          <w:p w14:paraId="05C6D8F4" w14:textId="77777777" w:rsidR="00C31DBC" w:rsidRPr="009F1B7D" w:rsidRDefault="00C31DBC" w:rsidP="00011096">
            <w:pPr>
              <w:pStyle w:val="XML7"/>
            </w:pPr>
            <w:r w:rsidRPr="009F1B7D">
              <w:t>xmlns:inet="urn:ietf:params:xml:ns:yang:ietf-inet-types"&gt;</w:t>
            </w:r>
          </w:p>
          <w:p w14:paraId="387DB839" w14:textId="77777777" w:rsidR="00C31DBC" w:rsidRPr="009F1B7D" w:rsidRDefault="00C31DBC" w:rsidP="00011096">
            <w:pPr>
              <w:pStyle w:val="XML1"/>
            </w:pPr>
          </w:p>
          <w:p w14:paraId="4A11234C" w14:textId="77777777" w:rsidR="00C31DBC" w:rsidRPr="009F1B7D" w:rsidRDefault="00C31DBC" w:rsidP="00011096">
            <w:pPr>
              <w:pStyle w:val="XML2"/>
            </w:pPr>
            <w:r w:rsidRPr="009F1B7D">
              <w:t>&lt;xs:import namespace="urn:ietf:params:xml:ns:yang:ietf-inet-types"</w:t>
            </w:r>
          </w:p>
          <w:p w14:paraId="0E83E41E" w14:textId="77777777" w:rsidR="00C31DBC" w:rsidRPr="009F1B7D" w:rsidRDefault="00C31DBC" w:rsidP="00011096">
            <w:pPr>
              <w:pStyle w:val="XML9"/>
            </w:pPr>
            <w:r w:rsidRPr="009F1B7D">
              <w:t>schemaLocation="ietf-inet-types.xsd"/&gt;</w:t>
            </w:r>
          </w:p>
          <w:p w14:paraId="74D30DA4" w14:textId="77777777" w:rsidR="00C31DBC" w:rsidRPr="009F1B7D" w:rsidRDefault="00C31DBC" w:rsidP="00011096">
            <w:pPr>
              <w:pStyle w:val="XML1"/>
            </w:pPr>
          </w:p>
          <w:p w14:paraId="5FBF3600" w14:textId="77777777" w:rsidR="00C31DBC" w:rsidRPr="009F1B7D" w:rsidRDefault="00C31DBC" w:rsidP="00011096">
            <w:pPr>
              <w:pStyle w:val="XML2"/>
            </w:pPr>
            <w:r w:rsidRPr="009F1B7D">
              <w:t>&lt;xs:element name="capable-switch" type="OFCapableSwitchType"&gt;</w:t>
            </w:r>
          </w:p>
          <w:p w14:paraId="45878DB8" w14:textId="77777777" w:rsidR="00C31DBC" w:rsidRPr="009F1B7D" w:rsidRDefault="00C31DBC" w:rsidP="00A21E86">
            <w:pPr>
              <w:pStyle w:val="XML3"/>
            </w:pPr>
            <w:r w:rsidRPr="009F1B7D">
              <w:t>&lt;xs:annotation&gt;</w:t>
            </w:r>
          </w:p>
          <w:p w14:paraId="7C549F03" w14:textId="77777777" w:rsidR="00C31DBC" w:rsidRPr="009F1B7D" w:rsidRDefault="00C31DBC" w:rsidP="00A21E86">
            <w:pPr>
              <w:pStyle w:val="XML4"/>
            </w:pPr>
            <w:r w:rsidRPr="009F1B7D">
              <w:t>&lt;xs</w:t>
            </w:r>
            <w:proofErr w:type="gramStart"/>
            <w:r w:rsidRPr="009F1B7D">
              <w:t>:documentation</w:t>
            </w:r>
            <w:proofErr w:type="gramEnd"/>
            <w:r w:rsidRPr="009F1B7D">
              <w:t xml:space="preserve">&gt;The OpenFlow Capable Switch and its </w:t>
            </w:r>
            <w:r>
              <w:t xml:space="preserve">configurationpoints, </w:t>
            </w:r>
            <w:r w:rsidRPr="009F1B7D">
              <w:t>logical switches and resources available to logicalswitches.</w:t>
            </w:r>
          </w:p>
          <w:p w14:paraId="556527C1" w14:textId="77777777" w:rsidR="00C31DBC" w:rsidRPr="009F1B7D" w:rsidRDefault="00C31DBC" w:rsidP="00A21E86">
            <w:pPr>
              <w:pStyle w:val="XML4"/>
            </w:pPr>
            <w:r w:rsidRPr="009F1B7D">
              <w:t>&lt;/xs:documentation&gt;</w:t>
            </w:r>
          </w:p>
          <w:p w14:paraId="24B30616" w14:textId="77777777" w:rsidR="00C31DBC" w:rsidRPr="009F1B7D" w:rsidRDefault="00C31DBC" w:rsidP="00011096">
            <w:pPr>
              <w:pStyle w:val="XML3"/>
            </w:pPr>
            <w:r w:rsidRPr="009F1B7D">
              <w:t>&lt;/xs:annotation&gt;</w:t>
            </w:r>
          </w:p>
          <w:p w14:paraId="02FD2DD9" w14:textId="77777777" w:rsidR="00C31DBC" w:rsidRPr="009F1B7D" w:rsidRDefault="00C31DBC" w:rsidP="00011096">
            <w:pPr>
              <w:pStyle w:val="XML2"/>
            </w:pPr>
            <w:r w:rsidRPr="009F1B7D">
              <w:t>&lt;/xs:element&gt;</w:t>
            </w:r>
          </w:p>
          <w:p w14:paraId="45D4859E" w14:textId="77777777" w:rsidR="00C31DBC" w:rsidRPr="009F1B7D" w:rsidRDefault="00C31DBC" w:rsidP="00011096">
            <w:pPr>
              <w:pStyle w:val="XML3"/>
            </w:pPr>
          </w:p>
          <w:p w14:paraId="0516E98D" w14:textId="77777777" w:rsidR="00C31DBC" w:rsidRPr="009F1B7D" w:rsidRDefault="00C31DBC" w:rsidP="00011096">
            <w:pPr>
              <w:pStyle w:val="XML2"/>
            </w:pPr>
            <w:r w:rsidRPr="009F1B7D">
              <w:t>&lt;xs:simpleType name="OFConfigID"&gt;</w:t>
            </w:r>
          </w:p>
          <w:p w14:paraId="5B0A86F6" w14:textId="77777777" w:rsidR="00C31DBC" w:rsidRPr="009F1B7D" w:rsidRDefault="00C31DBC" w:rsidP="00011096">
            <w:pPr>
              <w:pStyle w:val="XML3"/>
            </w:pPr>
            <w:r w:rsidRPr="009F1B7D">
              <w:t>&lt;xs:restriction base="xs:string"/&gt;</w:t>
            </w:r>
          </w:p>
          <w:p w14:paraId="3DE862CF" w14:textId="77777777" w:rsidR="00C31DBC" w:rsidRPr="009F1B7D" w:rsidRDefault="00C31DBC" w:rsidP="00011096">
            <w:pPr>
              <w:pStyle w:val="XML2"/>
            </w:pPr>
            <w:r w:rsidRPr="009F1B7D">
              <w:t>&lt;/xs:simpleType&gt;</w:t>
            </w:r>
          </w:p>
          <w:p w14:paraId="17237811" w14:textId="77777777" w:rsidR="00C31DBC" w:rsidRPr="009F1B7D" w:rsidRDefault="00C31DBC" w:rsidP="00011096">
            <w:pPr>
              <w:pStyle w:val="XML2"/>
            </w:pPr>
            <w:r w:rsidRPr="009F1B7D">
              <w:t>&lt;xs:complexType name="OFCapableSwitchType"&gt;</w:t>
            </w:r>
          </w:p>
          <w:p w14:paraId="46C1E7FC" w14:textId="77777777" w:rsidR="00C31DBC" w:rsidRPr="009F1B7D" w:rsidRDefault="00C31DBC" w:rsidP="00011096">
            <w:pPr>
              <w:pStyle w:val="XML3"/>
            </w:pPr>
            <w:r w:rsidRPr="009F1B7D">
              <w:t>&lt;xs:annotation&gt;</w:t>
            </w:r>
          </w:p>
          <w:p w14:paraId="17ED9726" w14:textId="77777777" w:rsidR="00C31DBC" w:rsidRPr="009F1B7D" w:rsidRDefault="00C31DBC" w:rsidP="00011096">
            <w:pPr>
              <w:pStyle w:val="XML4"/>
            </w:pPr>
            <w:r w:rsidRPr="009F1B7D">
              <w:t>&lt;xs:documentation&gt;Representation of an OpenFlow Capable Switch.&lt;/xs:documentation&gt;</w:t>
            </w:r>
          </w:p>
          <w:p w14:paraId="10CC562A" w14:textId="77777777" w:rsidR="00C31DBC" w:rsidRPr="009F1B7D" w:rsidRDefault="00C31DBC" w:rsidP="00011096">
            <w:pPr>
              <w:pStyle w:val="XML3"/>
            </w:pPr>
            <w:r w:rsidRPr="009F1B7D">
              <w:t>&lt;/xs:annotation&gt;</w:t>
            </w:r>
          </w:p>
          <w:p w14:paraId="0A123612" w14:textId="77777777" w:rsidR="00C31DBC" w:rsidRPr="009F1B7D" w:rsidRDefault="00C31DBC" w:rsidP="00011096">
            <w:pPr>
              <w:pStyle w:val="XML3"/>
            </w:pPr>
            <w:r w:rsidRPr="009F1B7D">
              <w:t>&lt;xs:sequence&gt;</w:t>
            </w:r>
          </w:p>
          <w:p w14:paraId="77B0F57A" w14:textId="77777777" w:rsidR="00C31DBC" w:rsidRPr="009F1B7D" w:rsidRDefault="00C31DBC" w:rsidP="00011096">
            <w:pPr>
              <w:pStyle w:val="XML4"/>
            </w:pPr>
            <w:r w:rsidRPr="009F1B7D">
              <w:t>&lt;xs:element name="id" type="OFConfigID"&gt;</w:t>
            </w:r>
          </w:p>
          <w:p w14:paraId="5AC63836" w14:textId="77777777" w:rsidR="00C31DBC" w:rsidRPr="009F1B7D" w:rsidRDefault="00C31DBC" w:rsidP="00011096">
            <w:pPr>
              <w:pStyle w:val="XML5"/>
            </w:pPr>
            <w:r w:rsidRPr="009F1B7D">
              <w:t>&lt;xs:annotation&gt;</w:t>
            </w:r>
          </w:p>
          <w:p w14:paraId="0167693B" w14:textId="77777777" w:rsidR="00C31DBC" w:rsidRPr="009F1B7D" w:rsidRDefault="00C31DBC" w:rsidP="00011096">
            <w:pPr>
              <w:pStyle w:val="XML6"/>
            </w:pPr>
            <w:r w:rsidRPr="009F1B7D">
              <w:t>&lt;xs</w:t>
            </w:r>
            <w:proofErr w:type="gramStart"/>
            <w:r w:rsidRPr="009F1B7D">
              <w:t>:documentation</w:t>
            </w:r>
            <w:proofErr w:type="gramEnd"/>
            <w:r w:rsidRPr="009F1B7D">
              <w:t>&gt;An unique but locally arbitrary identifier that identifies a Capable Switch towards management systems and that is persistent across reboots of the system.</w:t>
            </w:r>
          </w:p>
          <w:p w14:paraId="773CA857" w14:textId="77777777" w:rsidR="00C31DBC" w:rsidRPr="009F1B7D" w:rsidRDefault="00C31DBC" w:rsidP="00011096">
            <w:pPr>
              <w:pStyle w:val="XML6"/>
            </w:pPr>
            <w:r w:rsidRPr="009F1B7D">
              <w:t>&lt;/xs:documentation&gt;</w:t>
            </w:r>
          </w:p>
          <w:p w14:paraId="6D12FC61" w14:textId="77777777" w:rsidR="00C31DBC" w:rsidRPr="009F1B7D" w:rsidRDefault="00C31DBC" w:rsidP="00011096">
            <w:pPr>
              <w:pStyle w:val="XML5"/>
            </w:pPr>
            <w:r w:rsidRPr="009F1B7D">
              <w:t>&lt;/xs:annotation&gt;</w:t>
            </w:r>
          </w:p>
          <w:p w14:paraId="0C68F47A" w14:textId="77777777" w:rsidR="00C31DBC" w:rsidRPr="009F1B7D" w:rsidRDefault="00C31DBC" w:rsidP="00011096">
            <w:pPr>
              <w:pStyle w:val="XML4"/>
            </w:pPr>
            <w:r w:rsidRPr="009F1B7D">
              <w:t>&lt;/xs:element&gt;</w:t>
            </w:r>
          </w:p>
          <w:p w14:paraId="31779AB4" w14:textId="77777777" w:rsidR="00C31DBC" w:rsidRPr="009F1B7D" w:rsidRDefault="00C31DBC" w:rsidP="00011096">
            <w:pPr>
              <w:pStyle w:val="XML4"/>
            </w:pPr>
            <w:r w:rsidRPr="009F1B7D">
              <w:t xml:space="preserve">&lt;xs:element name="configuration-points" </w:t>
            </w:r>
          </w:p>
          <w:p w14:paraId="5476AF93" w14:textId="77777777" w:rsidR="00C31DBC" w:rsidRPr="009F1B7D" w:rsidRDefault="00C31DBC" w:rsidP="00011096">
            <w:pPr>
              <w:pStyle w:val="XML9"/>
            </w:pPr>
            <w:r w:rsidRPr="009F1B7D">
              <w:t>type="OFConfigurationPointListType"&gt;</w:t>
            </w:r>
          </w:p>
          <w:p w14:paraId="683A7F7A" w14:textId="77777777" w:rsidR="00C31DBC" w:rsidRPr="009F1B7D" w:rsidRDefault="00C31DBC" w:rsidP="00011096">
            <w:pPr>
              <w:pStyle w:val="XML5"/>
            </w:pPr>
            <w:r w:rsidRPr="009F1B7D">
              <w:t>&lt;xs:annotation&gt;</w:t>
            </w:r>
          </w:p>
          <w:p w14:paraId="27396CCC" w14:textId="77777777" w:rsidR="00C31DBC" w:rsidRPr="009F1B7D" w:rsidRDefault="00C31DBC" w:rsidP="00011096">
            <w:pPr>
              <w:pStyle w:val="XML6"/>
            </w:pPr>
            <w:r w:rsidRPr="009F1B7D">
              <w:t>&lt;xs</w:t>
            </w:r>
            <w:proofErr w:type="gramStart"/>
            <w:r w:rsidRPr="009F1B7D">
              <w:t>:documentation</w:t>
            </w:r>
            <w:proofErr w:type="gramEnd"/>
            <w:r w:rsidRPr="009F1B7D">
              <w:t xml:space="preserve">&gt;The list of all </w:t>
            </w:r>
            <w:r>
              <w:t>configuration point</w:t>
            </w:r>
            <w:r w:rsidRPr="009F1B7D">
              <w:t>s known to the OpenFlow Capable Switch that may manage it using OF-CONFIG.</w:t>
            </w:r>
          </w:p>
          <w:p w14:paraId="610FA327" w14:textId="77777777" w:rsidR="00C31DBC" w:rsidRPr="009F1B7D" w:rsidRDefault="00C31DBC" w:rsidP="00011096">
            <w:pPr>
              <w:pStyle w:val="XML6"/>
            </w:pPr>
            <w:r w:rsidRPr="009F1B7D">
              <w:t>&lt;/xs:documentation&gt;</w:t>
            </w:r>
          </w:p>
          <w:p w14:paraId="2FF2EF3A" w14:textId="77777777" w:rsidR="00C31DBC" w:rsidRPr="009F1B7D" w:rsidRDefault="00C31DBC" w:rsidP="00011096">
            <w:pPr>
              <w:pStyle w:val="XML5"/>
            </w:pPr>
            <w:r w:rsidRPr="009F1B7D">
              <w:t>&lt;/xs:annotation&gt;</w:t>
            </w:r>
          </w:p>
          <w:p w14:paraId="15D058AB" w14:textId="77777777" w:rsidR="00C31DBC" w:rsidRPr="009F1B7D" w:rsidRDefault="00C31DBC" w:rsidP="00011096">
            <w:pPr>
              <w:pStyle w:val="XML4"/>
            </w:pPr>
            <w:r w:rsidRPr="009F1B7D">
              <w:t>&lt;/xs:element&gt;</w:t>
            </w:r>
          </w:p>
          <w:p w14:paraId="74E64E5E" w14:textId="77777777" w:rsidR="00C31DBC" w:rsidRPr="009F1B7D" w:rsidRDefault="00C31DBC" w:rsidP="00011096">
            <w:pPr>
              <w:pStyle w:val="XML4"/>
            </w:pPr>
            <w:r w:rsidRPr="009F1B7D">
              <w:t xml:space="preserve">&lt;xs:element name="resources" </w:t>
            </w:r>
          </w:p>
          <w:p w14:paraId="42595978" w14:textId="77777777" w:rsidR="00C31DBC" w:rsidRPr="009F1B7D" w:rsidRDefault="00C31DBC" w:rsidP="00011096">
            <w:pPr>
              <w:pStyle w:val="XML9"/>
            </w:pPr>
            <w:r w:rsidRPr="009F1B7D">
              <w:t>type="OFCapableSwitchResourceListType"&gt;</w:t>
            </w:r>
          </w:p>
          <w:p w14:paraId="78CA2B07" w14:textId="77777777" w:rsidR="00C31DBC" w:rsidRPr="009F1B7D" w:rsidRDefault="00C31DBC" w:rsidP="00011096">
            <w:pPr>
              <w:pStyle w:val="XML5"/>
            </w:pPr>
            <w:r w:rsidRPr="009F1B7D">
              <w:t>&lt;xs:annotation&gt;</w:t>
            </w:r>
          </w:p>
          <w:p w14:paraId="7EE1B4F5" w14:textId="77777777" w:rsidR="00C31DBC" w:rsidRPr="009F1B7D" w:rsidRDefault="00C31DBC" w:rsidP="00011096">
            <w:pPr>
              <w:pStyle w:val="XML6"/>
            </w:pPr>
            <w:r w:rsidRPr="009F1B7D">
              <w:t>&lt;xs</w:t>
            </w:r>
            <w:proofErr w:type="gramStart"/>
            <w:r w:rsidRPr="009F1B7D">
              <w:t>:documentation</w:t>
            </w:r>
            <w:proofErr w:type="gramEnd"/>
            <w:r w:rsidRPr="009F1B7D">
              <w:t>&gt;This element contains lists of all resources of the OpenFlow Capable Switch that can be used by OpenFlow Logical Switches.</w:t>
            </w:r>
          </w:p>
          <w:p w14:paraId="33E8204D" w14:textId="77777777" w:rsidR="00C31DBC" w:rsidRPr="009F1B7D" w:rsidRDefault="00C31DBC" w:rsidP="00011096">
            <w:pPr>
              <w:pStyle w:val="XML6"/>
            </w:pPr>
            <w:r w:rsidRPr="009F1B7D">
              <w:lastRenderedPageBreak/>
              <w:t>&lt;/xs:documentation&gt;</w:t>
            </w:r>
          </w:p>
          <w:p w14:paraId="6B2C0934" w14:textId="77777777" w:rsidR="00C31DBC" w:rsidRPr="009F1B7D" w:rsidRDefault="00C31DBC" w:rsidP="00011096">
            <w:pPr>
              <w:pStyle w:val="XML5"/>
            </w:pPr>
            <w:r w:rsidRPr="009F1B7D">
              <w:t>&lt;/xs:annotation&gt;</w:t>
            </w:r>
          </w:p>
          <w:p w14:paraId="136A0AED" w14:textId="77777777" w:rsidR="00C31DBC" w:rsidRPr="009F1B7D" w:rsidRDefault="00C31DBC" w:rsidP="00011096">
            <w:pPr>
              <w:pStyle w:val="XML4"/>
            </w:pPr>
            <w:r w:rsidRPr="009F1B7D">
              <w:t>&lt;/xs:element&gt;</w:t>
            </w:r>
          </w:p>
          <w:p w14:paraId="6631E376" w14:textId="77777777" w:rsidR="00C31DBC" w:rsidRPr="009F1B7D" w:rsidRDefault="00C31DBC" w:rsidP="00011096">
            <w:pPr>
              <w:pStyle w:val="XML4"/>
            </w:pPr>
            <w:r w:rsidRPr="009F1B7D">
              <w:t xml:space="preserve">&lt;xs:element name="logical-switches" </w:t>
            </w:r>
          </w:p>
          <w:p w14:paraId="22F01D01" w14:textId="77777777" w:rsidR="00C31DBC" w:rsidRPr="009F1B7D" w:rsidRDefault="00C31DBC" w:rsidP="00011096">
            <w:pPr>
              <w:pStyle w:val="XML9"/>
            </w:pPr>
            <w:r w:rsidRPr="009F1B7D">
              <w:t>type="OFLogicalSwitchListType"&gt;</w:t>
            </w:r>
          </w:p>
          <w:p w14:paraId="709581DB" w14:textId="77777777" w:rsidR="00C31DBC" w:rsidRPr="009F1B7D" w:rsidRDefault="00C31DBC" w:rsidP="00011096">
            <w:pPr>
              <w:pStyle w:val="XML5"/>
            </w:pPr>
            <w:r w:rsidRPr="009F1B7D">
              <w:t>&lt;xs:annotation&gt;</w:t>
            </w:r>
          </w:p>
          <w:p w14:paraId="32A3AE3D" w14:textId="77777777" w:rsidR="00C31DBC" w:rsidRPr="009F1B7D" w:rsidRDefault="00C31DBC" w:rsidP="00011096">
            <w:pPr>
              <w:pStyle w:val="XML6"/>
            </w:pPr>
            <w:r w:rsidRPr="009F1B7D">
              <w:t>&lt;xs</w:t>
            </w:r>
            <w:proofErr w:type="gramStart"/>
            <w:r w:rsidRPr="009F1B7D">
              <w:t>:documentation</w:t>
            </w:r>
            <w:proofErr w:type="gramEnd"/>
            <w:r w:rsidRPr="009F1B7D">
              <w:t>&gt;List of all OpenFlow Logical Switches available on the OpenFlow Capable Switch.</w:t>
            </w:r>
          </w:p>
          <w:p w14:paraId="4C60216B" w14:textId="77777777" w:rsidR="00C31DBC" w:rsidRPr="009F1B7D" w:rsidRDefault="00C31DBC" w:rsidP="00011096">
            <w:pPr>
              <w:pStyle w:val="XML6"/>
            </w:pPr>
            <w:r w:rsidRPr="009F1B7D">
              <w:t>&lt;/xs:documentation&gt;</w:t>
            </w:r>
          </w:p>
          <w:p w14:paraId="1EEED5BF" w14:textId="77777777" w:rsidR="00C31DBC" w:rsidRPr="009F1B7D" w:rsidRDefault="00C31DBC" w:rsidP="00011096">
            <w:pPr>
              <w:pStyle w:val="XML5"/>
            </w:pPr>
            <w:r w:rsidRPr="009F1B7D">
              <w:t>&lt;/xs:annotation&gt;</w:t>
            </w:r>
          </w:p>
          <w:p w14:paraId="4B8ACBFD" w14:textId="77777777" w:rsidR="00C31DBC" w:rsidRPr="009F1B7D" w:rsidRDefault="00C31DBC" w:rsidP="00011096">
            <w:pPr>
              <w:pStyle w:val="XML4"/>
            </w:pPr>
            <w:r w:rsidRPr="009F1B7D">
              <w:t>&lt;/xs:element&gt;</w:t>
            </w:r>
          </w:p>
          <w:p w14:paraId="26C08D51" w14:textId="77777777" w:rsidR="00C31DBC" w:rsidRPr="009F1B7D" w:rsidRDefault="00C31DBC" w:rsidP="00011096">
            <w:pPr>
              <w:pStyle w:val="XML3"/>
            </w:pPr>
            <w:r w:rsidRPr="009F1B7D">
              <w:t>&lt;/xs:sequence&gt;</w:t>
            </w:r>
          </w:p>
          <w:p w14:paraId="43FA1F30" w14:textId="77777777" w:rsidR="00C31DBC" w:rsidRPr="009F1B7D" w:rsidRDefault="00C31DBC" w:rsidP="00011096">
            <w:pPr>
              <w:pStyle w:val="XML2"/>
            </w:pPr>
            <w:r w:rsidRPr="009F1B7D">
              <w:t>&lt;/xs:complexType&gt;</w:t>
            </w:r>
          </w:p>
          <w:p w14:paraId="6D8B4834" w14:textId="77777777" w:rsidR="00C31DBC" w:rsidRPr="009F1B7D" w:rsidRDefault="00C31DBC" w:rsidP="00011096">
            <w:pPr>
              <w:pStyle w:val="XML3"/>
            </w:pPr>
          </w:p>
          <w:p w14:paraId="135DF5F1" w14:textId="77777777" w:rsidR="00C31DBC" w:rsidRPr="009F1B7D" w:rsidRDefault="00C31DBC" w:rsidP="00011096">
            <w:pPr>
              <w:pStyle w:val="XML2"/>
            </w:pPr>
            <w:r w:rsidRPr="009F1B7D">
              <w:t>&lt;xs:complexType name="OFConfigurationPointListType"&gt;</w:t>
            </w:r>
          </w:p>
          <w:p w14:paraId="16B0EC8E" w14:textId="77777777" w:rsidR="00C31DBC" w:rsidRPr="009F1B7D" w:rsidRDefault="00C31DBC" w:rsidP="00011096">
            <w:pPr>
              <w:pStyle w:val="XML3"/>
            </w:pPr>
            <w:r w:rsidRPr="009F1B7D">
              <w:t>&lt;xs:annotation&gt;</w:t>
            </w:r>
          </w:p>
          <w:p w14:paraId="1C6FBA70" w14:textId="77777777" w:rsidR="00C31DBC" w:rsidRPr="009F1B7D" w:rsidRDefault="00C31DBC" w:rsidP="00A21E86">
            <w:pPr>
              <w:pStyle w:val="XML4"/>
            </w:pPr>
            <w:r w:rsidRPr="009F1B7D">
              <w:t>&lt;xs:documentation/&gt;</w:t>
            </w:r>
          </w:p>
          <w:p w14:paraId="05500CAB" w14:textId="77777777" w:rsidR="00C31DBC" w:rsidRPr="009F1B7D" w:rsidRDefault="00C31DBC" w:rsidP="00011096">
            <w:pPr>
              <w:pStyle w:val="XML3"/>
            </w:pPr>
            <w:r w:rsidRPr="009F1B7D">
              <w:t>&lt;/xs:annotation&gt;</w:t>
            </w:r>
          </w:p>
          <w:p w14:paraId="6B02B584" w14:textId="77777777" w:rsidR="00C31DBC" w:rsidRPr="009F1B7D" w:rsidRDefault="00C31DBC" w:rsidP="00011096">
            <w:pPr>
              <w:pStyle w:val="XML3"/>
            </w:pPr>
            <w:r w:rsidRPr="009F1B7D">
              <w:t>&lt;xs:sequence&gt;</w:t>
            </w:r>
          </w:p>
          <w:p w14:paraId="61FA6809" w14:textId="77777777" w:rsidR="00C31DBC" w:rsidRPr="009F1B7D" w:rsidRDefault="00C31DBC" w:rsidP="00011096">
            <w:pPr>
              <w:pStyle w:val="XML4"/>
            </w:pPr>
            <w:r w:rsidRPr="009F1B7D">
              <w:t xml:space="preserve">&lt;xs:element name="configuration-point" </w:t>
            </w:r>
          </w:p>
          <w:p w14:paraId="5E760E70" w14:textId="77777777" w:rsidR="00C31DBC" w:rsidRPr="009F1B7D" w:rsidRDefault="00C31DBC" w:rsidP="00011096">
            <w:pPr>
              <w:pStyle w:val="XML9"/>
            </w:pPr>
            <w:r w:rsidRPr="009F1B7D">
              <w:t>type="OFConfigurationPointType"</w:t>
            </w:r>
          </w:p>
          <w:p w14:paraId="7214D17A" w14:textId="77777777" w:rsidR="00C31DBC" w:rsidRPr="009F1B7D" w:rsidRDefault="00C31DBC" w:rsidP="00011096">
            <w:pPr>
              <w:pStyle w:val="XML9"/>
            </w:pPr>
            <w:r w:rsidRPr="009F1B7D">
              <w:t>maxOccurs="unbounded"/&gt;</w:t>
            </w:r>
          </w:p>
          <w:p w14:paraId="23B519A7" w14:textId="77777777" w:rsidR="00C31DBC" w:rsidRPr="009F1B7D" w:rsidRDefault="00C31DBC" w:rsidP="00011096">
            <w:pPr>
              <w:pStyle w:val="XML3"/>
            </w:pPr>
            <w:r w:rsidRPr="009F1B7D">
              <w:t>&lt;/xs:sequence&gt;</w:t>
            </w:r>
          </w:p>
          <w:p w14:paraId="75A5D788" w14:textId="77777777" w:rsidR="00C31DBC" w:rsidRPr="009F1B7D" w:rsidRDefault="00C31DBC" w:rsidP="00011096">
            <w:pPr>
              <w:pStyle w:val="XML2"/>
            </w:pPr>
            <w:r w:rsidRPr="009F1B7D">
              <w:t>&lt;/xs:complexType&gt;</w:t>
            </w:r>
          </w:p>
          <w:p w14:paraId="764A81A0" w14:textId="77777777" w:rsidR="00C31DBC" w:rsidRPr="009F1B7D" w:rsidRDefault="00C31DBC" w:rsidP="00011096">
            <w:pPr>
              <w:pStyle w:val="XML2"/>
            </w:pPr>
            <w:r w:rsidRPr="009F1B7D">
              <w:t>&lt;xs:complexType name="OFCapableSwitchResourceListType"&gt;</w:t>
            </w:r>
          </w:p>
          <w:p w14:paraId="235BD5D5" w14:textId="77777777" w:rsidR="00C31DBC" w:rsidRPr="009F1B7D" w:rsidRDefault="00C31DBC" w:rsidP="00011096">
            <w:pPr>
              <w:pStyle w:val="XML3"/>
            </w:pPr>
            <w:r w:rsidRPr="009F1B7D">
              <w:t>&lt;xs:sequence&gt;</w:t>
            </w:r>
          </w:p>
          <w:p w14:paraId="152705DA" w14:textId="77777777" w:rsidR="00C31DBC" w:rsidRPr="009F1B7D" w:rsidRDefault="00C31DBC" w:rsidP="00011096">
            <w:pPr>
              <w:pStyle w:val="XML4"/>
            </w:pPr>
            <w:r w:rsidRPr="009F1B7D">
              <w:t xml:space="preserve">&lt;xs:element name="port" type="OFPortType" </w:t>
            </w:r>
          </w:p>
          <w:p w14:paraId="15183BE3" w14:textId="77777777" w:rsidR="00C31DBC" w:rsidRPr="009F1B7D" w:rsidRDefault="00C31DBC" w:rsidP="00011096">
            <w:pPr>
              <w:pStyle w:val="XML9"/>
            </w:pPr>
            <w:r w:rsidRPr="009F1B7D">
              <w:t>maxOccurs="unbounded"/&gt;</w:t>
            </w:r>
          </w:p>
          <w:p w14:paraId="5DBE3613" w14:textId="77777777" w:rsidR="00C31DBC" w:rsidRPr="009F1B7D" w:rsidRDefault="00C31DBC" w:rsidP="00011096">
            <w:pPr>
              <w:pStyle w:val="XML4"/>
            </w:pPr>
            <w:r w:rsidRPr="009F1B7D">
              <w:t xml:space="preserve">&lt;xs:element name="queue" type="OFQueueType" </w:t>
            </w:r>
          </w:p>
          <w:p w14:paraId="652D6319" w14:textId="77777777" w:rsidR="00C31DBC" w:rsidRPr="009F1B7D" w:rsidRDefault="00C31DBC" w:rsidP="00011096">
            <w:pPr>
              <w:pStyle w:val="XML9"/>
            </w:pPr>
            <w:r w:rsidRPr="009F1B7D">
              <w:t>maxOccurs="unbounded"/&gt;</w:t>
            </w:r>
          </w:p>
          <w:p w14:paraId="38ABECCF" w14:textId="77777777" w:rsidR="009D0278" w:rsidRPr="009F1B7D" w:rsidRDefault="009D0278" w:rsidP="009D0278">
            <w:pPr>
              <w:pStyle w:val="XML4"/>
            </w:pPr>
            <w:r w:rsidRPr="009F1B7D">
              <w:t>&lt;xs:element name="</w:t>
            </w:r>
            <w:r>
              <w:t>owned-certificate</w:t>
            </w:r>
            <w:r w:rsidRPr="009F1B7D">
              <w:t>"</w:t>
            </w:r>
          </w:p>
          <w:p w14:paraId="36A8865C" w14:textId="77777777" w:rsidR="009D0278" w:rsidRPr="009F1B7D" w:rsidRDefault="009D0278" w:rsidP="009D0278">
            <w:pPr>
              <w:pStyle w:val="XML9"/>
            </w:pPr>
            <w:r w:rsidRPr="009F1B7D">
              <w:t>type="OF</w:t>
            </w:r>
            <w:r>
              <w:t>OwnedCertificate</w:t>
            </w:r>
            <w:r w:rsidRPr="009F1B7D">
              <w:t>Type" maxOccurs="unbounded"/&gt;</w:t>
            </w:r>
          </w:p>
          <w:p w14:paraId="7A3743FF" w14:textId="77777777" w:rsidR="009D0278" w:rsidRPr="009F1B7D" w:rsidRDefault="009D0278" w:rsidP="009D0278">
            <w:pPr>
              <w:pStyle w:val="XML4"/>
            </w:pPr>
            <w:r w:rsidRPr="009F1B7D">
              <w:t>&lt;xs:element name="</w:t>
            </w:r>
            <w:r>
              <w:t>external-certificate</w:t>
            </w:r>
            <w:r w:rsidRPr="009F1B7D">
              <w:t>"</w:t>
            </w:r>
          </w:p>
          <w:p w14:paraId="35387FE7" w14:textId="77777777" w:rsidR="009D0278" w:rsidRDefault="009D0278" w:rsidP="009D0278">
            <w:pPr>
              <w:pStyle w:val="XML9"/>
            </w:pPr>
            <w:r w:rsidRPr="009F1B7D">
              <w:t>type="OF</w:t>
            </w:r>
            <w:r>
              <w:t>ExternalCertificate</w:t>
            </w:r>
            <w:r w:rsidRPr="009F1B7D">
              <w:t xml:space="preserve">Type" </w:t>
            </w:r>
          </w:p>
          <w:p w14:paraId="538F9AE8" w14:textId="77777777" w:rsidR="009D0278" w:rsidRDefault="009D0278" w:rsidP="009D0278">
            <w:pPr>
              <w:pStyle w:val="XML9"/>
            </w:pPr>
            <w:r w:rsidRPr="009F1B7D">
              <w:t>maxOccurs="unbounded"/&gt;</w:t>
            </w:r>
          </w:p>
          <w:p w14:paraId="66C6C9A7" w14:textId="68D9AC19" w:rsidR="00B26D1C" w:rsidRPr="009F1B7D" w:rsidRDefault="00B26D1C" w:rsidP="00BB61C6">
            <w:pPr>
              <w:pStyle w:val="XML4"/>
            </w:pPr>
            <w:r>
              <w:t>&lt;xs:element name="flow-table</w:t>
            </w:r>
            <w:r w:rsidRPr="009F1B7D">
              <w:t>"</w:t>
            </w:r>
          </w:p>
          <w:p w14:paraId="3D7258D5" w14:textId="08021FB2" w:rsidR="00B26D1C" w:rsidRPr="009F1B7D" w:rsidRDefault="00B26D1C" w:rsidP="00B26D1C">
            <w:pPr>
              <w:pStyle w:val="XML9"/>
            </w:pPr>
            <w:r>
              <w:t>type="OFFlowTable</w:t>
            </w:r>
            <w:r w:rsidRPr="009F1B7D">
              <w:t>Type" maxOccurs="unbounded"/&gt;</w:t>
            </w:r>
          </w:p>
          <w:p w14:paraId="193F9B03" w14:textId="77777777" w:rsidR="00C31DBC" w:rsidRPr="009F1B7D" w:rsidRDefault="00C31DBC" w:rsidP="00011096">
            <w:pPr>
              <w:pStyle w:val="XML3"/>
            </w:pPr>
            <w:r w:rsidRPr="009F1B7D">
              <w:t>&lt;/xs:sequence&gt;</w:t>
            </w:r>
          </w:p>
          <w:p w14:paraId="382A8F44" w14:textId="77777777" w:rsidR="00C31DBC" w:rsidRPr="009F1B7D" w:rsidRDefault="00C31DBC" w:rsidP="00011096">
            <w:pPr>
              <w:pStyle w:val="XML2"/>
            </w:pPr>
            <w:r w:rsidRPr="009F1B7D">
              <w:t>&lt;/xs:complexType&gt;</w:t>
            </w:r>
          </w:p>
          <w:p w14:paraId="53C700FD" w14:textId="77777777" w:rsidR="00C31DBC" w:rsidRPr="009F1B7D" w:rsidRDefault="00C31DBC" w:rsidP="00011096">
            <w:pPr>
              <w:pStyle w:val="XML2"/>
            </w:pPr>
            <w:r w:rsidRPr="009F1B7D">
              <w:t>&lt;xs:complexType name="OFLogicalSwitchListType"&gt;</w:t>
            </w:r>
          </w:p>
          <w:p w14:paraId="147DC939" w14:textId="77777777" w:rsidR="00C31DBC" w:rsidRPr="009F1B7D" w:rsidRDefault="00C31DBC" w:rsidP="00011096">
            <w:pPr>
              <w:pStyle w:val="XML3"/>
            </w:pPr>
            <w:r w:rsidRPr="009F1B7D">
              <w:t>&lt;xs:sequence&gt;</w:t>
            </w:r>
          </w:p>
          <w:p w14:paraId="389D44FB" w14:textId="77777777" w:rsidR="00C31DBC" w:rsidRPr="009F1B7D" w:rsidRDefault="00C31DBC" w:rsidP="00011096">
            <w:pPr>
              <w:pStyle w:val="XML4"/>
            </w:pPr>
            <w:r w:rsidRPr="009F1B7D">
              <w:t xml:space="preserve">&lt;xs:element name="logical-switch" </w:t>
            </w:r>
          </w:p>
          <w:p w14:paraId="046C30A5" w14:textId="77777777" w:rsidR="00C31DBC" w:rsidRPr="009F1B7D" w:rsidRDefault="00C31DBC" w:rsidP="00011096">
            <w:pPr>
              <w:pStyle w:val="XML9"/>
            </w:pPr>
            <w:r w:rsidRPr="009F1B7D">
              <w:t xml:space="preserve">type="OFLogicalSwitchType" </w:t>
            </w:r>
          </w:p>
          <w:p w14:paraId="4592ED27" w14:textId="77777777" w:rsidR="00C31DBC" w:rsidRPr="009F1B7D" w:rsidRDefault="00C31DBC" w:rsidP="00011096">
            <w:pPr>
              <w:pStyle w:val="XML9"/>
            </w:pPr>
            <w:r w:rsidRPr="009F1B7D">
              <w:t>maxOccurs="unbounded"/&gt;</w:t>
            </w:r>
          </w:p>
          <w:p w14:paraId="30A0C863" w14:textId="77777777" w:rsidR="00C31DBC" w:rsidRPr="009F1B7D" w:rsidRDefault="00C31DBC" w:rsidP="00011096">
            <w:pPr>
              <w:pStyle w:val="XML3"/>
            </w:pPr>
            <w:r w:rsidRPr="009F1B7D">
              <w:t>&lt;/xs:sequence&gt;</w:t>
            </w:r>
          </w:p>
          <w:p w14:paraId="233441ED" w14:textId="77777777" w:rsidR="00C31DBC" w:rsidRPr="009F1B7D" w:rsidRDefault="00C31DBC" w:rsidP="00011096">
            <w:pPr>
              <w:pStyle w:val="XML2"/>
            </w:pPr>
            <w:r w:rsidRPr="009F1B7D">
              <w:t>&lt;/xs:complexType&gt;</w:t>
            </w:r>
          </w:p>
          <w:p w14:paraId="26D1F146" w14:textId="77777777" w:rsidR="00C31DBC" w:rsidRPr="009F1B7D" w:rsidRDefault="00C31DBC" w:rsidP="00011096">
            <w:pPr>
              <w:pStyle w:val="XML2"/>
            </w:pPr>
          </w:p>
          <w:p w14:paraId="5F21CB8A" w14:textId="77777777" w:rsidR="00C31DBC" w:rsidRPr="009F1B7D" w:rsidRDefault="00C31DBC" w:rsidP="00011096">
            <w:pPr>
              <w:pStyle w:val="XML2"/>
            </w:pPr>
            <w:r w:rsidRPr="009F1B7D">
              <w:t>&lt;xs:complexType name="OFConfigurationPointType"&gt;</w:t>
            </w:r>
          </w:p>
          <w:p w14:paraId="2E8A676B" w14:textId="77777777" w:rsidR="00C31DBC" w:rsidRPr="009F1B7D" w:rsidRDefault="00C31DBC" w:rsidP="00011096">
            <w:pPr>
              <w:pStyle w:val="XML3"/>
            </w:pPr>
            <w:r w:rsidRPr="009F1B7D">
              <w:t>&lt;xs:annotation&gt;</w:t>
            </w:r>
          </w:p>
          <w:p w14:paraId="0EAE3822" w14:textId="77777777" w:rsidR="00C31DBC" w:rsidRPr="009F1B7D" w:rsidRDefault="00C31DBC" w:rsidP="00011096">
            <w:pPr>
              <w:pStyle w:val="XML4"/>
            </w:pPr>
            <w:r w:rsidRPr="009F1B7D">
              <w:t>&lt;xs</w:t>
            </w:r>
            <w:proofErr w:type="gramStart"/>
            <w:r w:rsidRPr="009F1B7D">
              <w:t>:documentation</w:t>
            </w:r>
            <w:proofErr w:type="gramEnd"/>
            <w:r w:rsidRPr="009F1B7D">
              <w:t xml:space="preserve">&gt;Representation of an OpenFlow </w:t>
            </w:r>
            <w:r>
              <w:t>Configuration Point</w:t>
            </w:r>
            <w:r w:rsidRPr="009F1B7D">
              <w:t>.</w:t>
            </w:r>
          </w:p>
          <w:p w14:paraId="4CAC3609" w14:textId="77777777" w:rsidR="00C31DBC" w:rsidRPr="009F1B7D" w:rsidRDefault="00C31DBC" w:rsidP="00011096">
            <w:pPr>
              <w:pStyle w:val="XML4"/>
            </w:pPr>
            <w:r w:rsidRPr="009F1B7D">
              <w:t>&lt;/xs:documentation&gt;</w:t>
            </w:r>
          </w:p>
          <w:p w14:paraId="05A1CE44" w14:textId="77777777" w:rsidR="00C31DBC" w:rsidRPr="009F1B7D" w:rsidRDefault="00C31DBC" w:rsidP="00011096">
            <w:pPr>
              <w:pStyle w:val="XML3"/>
            </w:pPr>
            <w:r w:rsidRPr="009F1B7D">
              <w:t>&lt;/xs:annotation&gt;</w:t>
            </w:r>
          </w:p>
          <w:p w14:paraId="2B72B5C2" w14:textId="77777777" w:rsidR="00C31DBC" w:rsidRPr="009F1B7D" w:rsidRDefault="00C31DBC" w:rsidP="00011096">
            <w:pPr>
              <w:pStyle w:val="XML3"/>
            </w:pPr>
            <w:r w:rsidRPr="009F1B7D">
              <w:t>&lt;xs:sequence&gt;</w:t>
            </w:r>
          </w:p>
          <w:p w14:paraId="6AB3B003" w14:textId="77777777" w:rsidR="00C31DBC" w:rsidRPr="009F1B7D" w:rsidRDefault="00C31DBC" w:rsidP="00011096">
            <w:pPr>
              <w:pStyle w:val="XML4"/>
            </w:pPr>
            <w:r w:rsidRPr="009F1B7D">
              <w:t>&lt;xs:element name="id" type="OFConfigID"&gt;</w:t>
            </w:r>
          </w:p>
          <w:p w14:paraId="0A744972" w14:textId="77777777" w:rsidR="00C31DBC" w:rsidRPr="009F1B7D" w:rsidRDefault="00C31DBC" w:rsidP="00011096">
            <w:pPr>
              <w:pStyle w:val="XML5"/>
            </w:pPr>
            <w:r w:rsidRPr="009F1B7D">
              <w:t>&lt;xs:annotation&gt;</w:t>
            </w:r>
          </w:p>
          <w:p w14:paraId="2A325289" w14:textId="77777777" w:rsidR="00C31DBC" w:rsidRPr="009F1B7D" w:rsidRDefault="00C31DBC" w:rsidP="00011096">
            <w:pPr>
              <w:pStyle w:val="XML6"/>
            </w:pPr>
            <w:r w:rsidRPr="009F1B7D">
              <w:lastRenderedPageBreak/>
              <w:t>&lt;xs</w:t>
            </w:r>
            <w:proofErr w:type="gramStart"/>
            <w:r w:rsidRPr="009F1B7D">
              <w:t>:documentation</w:t>
            </w:r>
            <w:proofErr w:type="gramEnd"/>
            <w:r w:rsidRPr="009F1B7D">
              <w:t xml:space="preserve">&gt;An identifier that identifies a </w:t>
            </w:r>
            <w:r>
              <w:t>Configuration Point</w:t>
            </w:r>
            <w:r w:rsidRPr="009F1B7D">
              <w:t xml:space="preserve"> of the OpenFlow Capable Switch.</w:t>
            </w:r>
          </w:p>
          <w:p w14:paraId="67952D7B" w14:textId="77777777" w:rsidR="00C31DBC" w:rsidRPr="009F1B7D" w:rsidRDefault="00C31DBC" w:rsidP="00011096">
            <w:pPr>
              <w:pStyle w:val="XML6"/>
            </w:pPr>
            <w:r w:rsidRPr="009F1B7D">
              <w:t>&lt;/xs:documentation&gt;</w:t>
            </w:r>
          </w:p>
          <w:p w14:paraId="60FEAE1C" w14:textId="77777777" w:rsidR="00C31DBC" w:rsidRPr="009F1B7D" w:rsidRDefault="00C31DBC" w:rsidP="00011096">
            <w:pPr>
              <w:pStyle w:val="XML5"/>
            </w:pPr>
            <w:r w:rsidRPr="009F1B7D">
              <w:t>&lt;/xs:annotation&gt;</w:t>
            </w:r>
          </w:p>
          <w:p w14:paraId="256A4DA0" w14:textId="77777777" w:rsidR="00C31DBC" w:rsidRPr="009F1B7D" w:rsidRDefault="00C31DBC" w:rsidP="00011096">
            <w:pPr>
              <w:pStyle w:val="XML4"/>
            </w:pPr>
            <w:r w:rsidRPr="009F1B7D">
              <w:t>&lt;/xs:element&gt;</w:t>
            </w:r>
          </w:p>
          <w:p w14:paraId="7A30CAB7" w14:textId="77777777" w:rsidR="00C31DBC" w:rsidRPr="009F1B7D" w:rsidRDefault="00C31DBC" w:rsidP="00011096">
            <w:pPr>
              <w:pStyle w:val="XML4"/>
            </w:pPr>
            <w:r w:rsidRPr="009F1B7D">
              <w:t>&lt;xs:element name="uri" type="inet:uri"&gt;</w:t>
            </w:r>
          </w:p>
          <w:p w14:paraId="3CDDB548" w14:textId="77777777" w:rsidR="00C31DBC" w:rsidRPr="009F1B7D" w:rsidRDefault="00C31DBC" w:rsidP="00011096">
            <w:pPr>
              <w:pStyle w:val="XML5"/>
            </w:pPr>
            <w:r w:rsidRPr="009F1B7D">
              <w:t>&lt;xs:annotation&gt;</w:t>
            </w:r>
          </w:p>
          <w:p w14:paraId="20806D17" w14:textId="77777777" w:rsidR="00C31DBC" w:rsidRPr="009F1B7D" w:rsidRDefault="00C31DBC" w:rsidP="00011096">
            <w:pPr>
              <w:pStyle w:val="XML6"/>
            </w:pPr>
            <w:r w:rsidRPr="009F1B7D">
              <w:t>&lt;xs</w:t>
            </w:r>
            <w:proofErr w:type="gramStart"/>
            <w:r w:rsidRPr="009F1B7D">
              <w:t>:documentation</w:t>
            </w:r>
            <w:proofErr w:type="gramEnd"/>
            <w:r w:rsidRPr="009F1B7D">
              <w:t xml:space="preserve">&gt;A locator of the </w:t>
            </w:r>
            <w:r>
              <w:t>Configuration Point</w:t>
            </w:r>
            <w:r w:rsidRPr="009F1B7D">
              <w:t xml:space="preserve">. This element MAY contain a locator of the </w:t>
            </w:r>
            <w:r>
              <w:t>configuration point</w:t>
            </w:r>
            <w:r w:rsidRPr="009F1B7D">
              <w:t xml:space="preserve"> including, for example, an IP address and a port number.</w:t>
            </w:r>
          </w:p>
          <w:p w14:paraId="79E5CE57" w14:textId="77777777" w:rsidR="00C31DBC" w:rsidRPr="009F1B7D" w:rsidRDefault="00C31DBC" w:rsidP="00011096">
            <w:pPr>
              <w:pStyle w:val="XML6"/>
            </w:pPr>
            <w:r w:rsidRPr="009F1B7D">
              <w:t>&lt;/xs:documentation&gt;</w:t>
            </w:r>
          </w:p>
          <w:p w14:paraId="0029C849" w14:textId="77777777" w:rsidR="00C31DBC" w:rsidRPr="009F1B7D" w:rsidRDefault="00C31DBC" w:rsidP="00011096">
            <w:pPr>
              <w:pStyle w:val="XML5"/>
            </w:pPr>
            <w:r w:rsidRPr="009F1B7D">
              <w:t>&lt;/xs:annotation&gt;</w:t>
            </w:r>
          </w:p>
          <w:p w14:paraId="5DF5428E" w14:textId="77777777" w:rsidR="00C31DBC" w:rsidRPr="009F1B7D" w:rsidRDefault="00C31DBC" w:rsidP="00011096">
            <w:pPr>
              <w:pStyle w:val="XML4"/>
            </w:pPr>
            <w:r w:rsidRPr="009F1B7D">
              <w:t>&lt;/xs:element&gt;</w:t>
            </w:r>
          </w:p>
          <w:p w14:paraId="2507179B" w14:textId="77777777" w:rsidR="00C31DBC" w:rsidRPr="009F1B7D" w:rsidRDefault="00C31DBC" w:rsidP="00011096">
            <w:pPr>
              <w:pStyle w:val="XML4"/>
            </w:pPr>
            <w:r w:rsidRPr="009F1B7D">
              <w:t xml:space="preserve">&lt;xs:element name="protocol" </w:t>
            </w:r>
          </w:p>
          <w:p w14:paraId="1C216B41" w14:textId="77777777" w:rsidR="00C31DBC" w:rsidRPr="009F1B7D" w:rsidRDefault="00C31DBC" w:rsidP="00011096">
            <w:pPr>
              <w:pStyle w:val="XML9"/>
            </w:pPr>
            <w:r w:rsidRPr="009F1B7D">
              <w:t>type="OFConfigurationPointProtocolType"&gt;</w:t>
            </w:r>
          </w:p>
          <w:p w14:paraId="491C5D34" w14:textId="77777777" w:rsidR="00C31DBC" w:rsidRPr="009F1B7D" w:rsidRDefault="00C31DBC" w:rsidP="00011096">
            <w:pPr>
              <w:pStyle w:val="XML5"/>
            </w:pPr>
            <w:r w:rsidRPr="009F1B7D">
              <w:t>&lt;xs:annotation&gt;</w:t>
            </w:r>
          </w:p>
          <w:p w14:paraId="60305D65" w14:textId="77777777" w:rsidR="00C31DBC" w:rsidRPr="009F1B7D" w:rsidRDefault="00C31DBC" w:rsidP="00011096">
            <w:pPr>
              <w:pStyle w:val="XML6"/>
            </w:pPr>
            <w:r w:rsidRPr="009F1B7D">
              <w:t>&lt;xs</w:t>
            </w:r>
            <w:proofErr w:type="gramStart"/>
            <w:r w:rsidRPr="009F1B7D">
              <w:t>:documentation</w:t>
            </w:r>
            <w:proofErr w:type="gramEnd"/>
            <w:r w:rsidRPr="009F1B7D">
              <w:t xml:space="preserve">&gt;The transport protocol that the </w:t>
            </w:r>
            <w:r>
              <w:t>Configuration Point</w:t>
            </w:r>
            <w:r w:rsidRPr="009F1B7D">
              <w:t xml:space="preserve"> uses when communicating via NETCONF with the OpenFlow Capable Switch.</w:t>
            </w:r>
          </w:p>
          <w:p w14:paraId="3A7BCCCD" w14:textId="77777777" w:rsidR="00C31DBC" w:rsidRPr="009F1B7D" w:rsidRDefault="00C31DBC" w:rsidP="00011096">
            <w:pPr>
              <w:pStyle w:val="XML6"/>
            </w:pPr>
            <w:r w:rsidRPr="009F1B7D">
              <w:t>&lt;/xs:documentation&gt;</w:t>
            </w:r>
          </w:p>
          <w:p w14:paraId="3A6C9789" w14:textId="77777777" w:rsidR="00C31DBC" w:rsidRPr="009F1B7D" w:rsidRDefault="00C31DBC" w:rsidP="00011096">
            <w:pPr>
              <w:pStyle w:val="XML5"/>
            </w:pPr>
            <w:r w:rsidRPr="009F1B7D">
              <w:t>&lt;/xs:annotation&gt;</w:t>
            </w:r>
          </w:p>
          <w:p w14:paraId="72FE2C0C" w14:textId="77777777" w:rsidR="00C31DBC" w:rsidRPr="009F1B7D" w:rsidRDefault="00C31DBC" w:rsidP="00011096">
            <w:pPr>
              <w:pStyle w:val="XML4"/>
            </w:pPr>
            <w:r w:rsidRPr="009F1B7D">
              <w:t>&lt;/xs:element&gt;</w:t>
            </w:r>
          </w:p>
          <w:p w14:paraId="1BECBAED" w14:textId="77777777" w:rsidR="00C31DBC" w:rsidRPr="009F1B7D" w:rsidRDefault="00C31DBC" w:rsidP="00011096">
            <w:pPr>
              <w:pStyle w:val="XML3"/>
            </w:pPr>
            <w:r w:rsidRPr="009F1B7D">
              <w:t>&lt;/xs:sequence&gt;</w:t>
            </w:r>
          </w:p>
          <w:p w14:paraId="63CBE598" w14:textId="77777777" w:rsidR="00C31DBC" w:rsidRPr="009F1B7D" w:rsidRDefault="00C31DBC" w:rsidP="00011096">
            <w:pPr>
              <w:pStyle w:val="XML2"/>
            </w:pPr>
            <w:r w:rsidRPr="009F1B7D">
              <w:t>&lt;/xs:complexType&gt;</w:t>
            </w:r>
          </w:p>
          <w:p w14:paraId="2033EDB5" w14:textId="77777777" w:rsidR="00C31DBC" w:rsidRPr="009F1B7D" w:rsidRDefault="00C31DBC" w:rsidP="00011096">
            <w:pPr>
              <w:pStyle w:val="XML2"/>
            </w:pPr>
          </w:p>
          <w:p w14:paraId="03330B67" w14:textId="77777777" w:rsidR="00C31DBC" w:rsidRPr="009F1B7D" w:rsidRDefault="00C31DBC" w:rsidP="00011096">
            <w:pPr>
              <w:pStyle w:val="XML2"/>
            </w:pPr>
            <w:r w:rsidRPr="009F1B7D">
              <w:t>&lt;xs:simpleType name="OFConfigurationPointProtocolType"&gt;</w:t>
            </w:r>
          </w:p>
          <w:p w14:paraId="58492F4E" w14:textId="77777777" w:rsidR="00C31DBC" w:rsidRPr="009F1B7D" w:rsidRDefault="00C31DBC" w:rsidP="00011096">
            <w:pPr>
              <w:pStyle w:val="XML3"/>
            </w:pPr>
            <w:r w:rsidRPr="009F1B7D">
              <w:t>&lt;xs:annotation&gt;</w:t>
            </w:r>
          </w:p>
          <w:p w14:paraId="0AA8A8B8" w14:textId="77777777" w:rsidR="00C31DBC" w:rsidRPr="009F1B7D" w:rsidRDefault="00C31DBC" w:rsidP="00011096">
            <w:pPr>
              <w:pStyle w:val="XML4"/>
            </w:pPr>
            <w:r w:rsidRPr="009F1B7D">
              <w:t>&lt;xs</w:t>
            </w:r>
            <w:proofErr w:type="gramStart"/>
            <w:r w:rsidRPr="009F1B7D">
              <w:t>:documentation</w:t>
            </w:r>
            <w:proofErr w:type="gramEnd"/>
            <w:r w:rsidRPr="009F1B7D">
              <w:t>&gt;The mappings of NETCONF to different transport protocols are defined in RFC 6242 for SSH, RFC 4743 for SOAP, RFC 4744 for BEEP, and RFC 5539 for TLS.</w:t>
            </w:r>
          </w:p>
          <w:p w14:paraId="035D5C1C" w14:textId="77777777" w:rsidR="00C31DBC" w:rsidRPr="009F1B7D" w:rsidRDefault="00C31DBC" w:rsidP="00011096">
            <w:pPr>
              <w:pStyle w:val="XML4"/>
            </w:pPr>
            <w:r w:rsidRPr="009F1B7D">
              <w:t>&lt;/xs:documentation&gt;</w:t>
            </w:r>
          </w:p>
          <w:p w14:paraId="2FA359AB" w14:textId="77777777" w:rsidR="00C31DBC" w:rsidRPr="009F1B7D" w:rsidRDefault="00C31DBC" w:rsidP="00011096">
            <w:pPr>
              <w:pStyle w:val="XML3"/>
            </w:pPr>
            <w:r w:rsidRPr="009F1B7D">
              <w:t>&lt;/xs:annotation&gt;</w:t>
            </w:r>
          </w:p>
          <w:p w14:paraId="28B3B124" w14:textId="77777777" w:rsidR="00C31DBC" w:rsidRPr="009F1B7D" w:rsidRDefault="00C31DBC" w:rsidP="00011096">
            <w:pPr>
              <w:pStyle w:val="XML3"/>
            </w:pPr>
            <w:r w:rsidRPr="009F1B7D">
              <w:t>&lt;xs:restriction base="xs:string"&gt;</w:t>
            </w:r>
          </w:p>
          <w:p w14:paraId="109F7884" w14:textId="77777777" w:rsidR="00C31DBC" w:rsidRPr="009F1B7D" w:rsidRDefault="00C31DBC" w:rsidP="00011096">
            <w:pPr>
              <w:pStyle w:val="XML4"/>
            </w:pPr>
            <w:r w:rsidRPr="009F1B7D">
              <w:t>&lt;xs:enumeration value="ssh"/&gt;</w:t>
            </w:r>
          </w:p>
          <w:p w14:paraId="50DF098A" w14:textId="77777777" w:rsidR="00C31DBC" w:rsidRPr="009F1B7D" w:rsidRDefault="00C31DBC" w:rsidP="00011096">
            <w:pPr>
              <w:pStyle w:val="XML4"/>
            </w:pPr>
            <w:r w:rsidRPr="009F1B7D">
              <w:t>&lt;xs:enumeration value="soap"/&gt;</w:t>
            </w:r>
          </w:p>
          <w:p w14:paraId="177DC5B5" w14:textId="77777777" w:rsidR="00C31DBC" w:rsidRPr="009F1B7D" w:rsidRDefault="00C31DBC" w:rsidP="00011096">
            <w:pPr>
              <w:pStyle w:val="XML4"/>
            </w:pPr>
            <w:r w:rsidRPr="009F1B7D">
              <w:t>&lt;xs:enumeration value="tls"/&gt;</w:t>
            </w:r>
          </w:p>
          <w:p w14:paraId="4F166AAC" w14:textId="77777777" w:rsidR="00C31DBC" w:rsidRPr="009F1B7D" w:rsidRDefault="00C31DBC" w:rsidP="00011096">
            <w:pPr>
              <w:pStyle w:val="XML4"/>
            </w:pPr>
            <w:r w:rsidRPr="009F1B7D">
              <w:t>&lt;xs:enumeration value="beep"/&gt;</w:t>
            </w:r>
          </w:p>
          <w:p w14:paraId="2A0731FC" w14:textId="77777777" w:rsidR="00C31DBC" w:rsidRPr="009F1B7D" w:rsidRDefault="00C31DBC" w:rsidP="00011096">
            <w:pPr>
              <w:pStyle w:val="XML3"/>
            </w:pPr>
            <w:r w:rsidRPr="009F1B7D">
              <w:t>&lt;/xs:restriction&gt;</w:t>
            </w:r>
          </w:p>
          <w:p w14:paraId="711560CB" w14:textId="77777777" w:rsidR="00C31DBC" w:rsidRPr="009F1B7D" w:rsidRDefault="00C31DBC" w:rsidP="00011096">
            <w:pPr>
              <w:pStyle w:val="XML2"/>
            </w:pPr>
            <w:r w:rsidRPr="009F1B7D">
              <w:t>&lt;/xs:simpleType&gt;</w:t>
            </w:r>
          </w:p>
          <w:p w14:paraId="5C2F3A30" w14:textId="77777777" w:rsidR="00C31DBC" w:rsidRPr="009F1B7D" w:rsidRDefault="00C31DBC" w:rsidP="00011096">
            <w:pPr>
              <w:pStyle w:val="XML2"/>
            </w:pPr>
          </w:p>
          <w:p w14:paraId="1AD839C0" w14:textId="77777777" w:rsidR="00C31DBC" w:rsidRPr="009F1B7D" w:rsidRDefault="00C31DBC" w:rsidP="00011096">
            <w:pPr>
              <w:pStyle w:val="XML2"/>
            </w:pPr>
            <w:r w:rsidRPr="009F1B7D">
              <w:t>&lt;xs:complexType name="OFLogicalSwitchType"&gt;</w:t>
            </w:r>
          </w:p>
          <w:p w14:paraId="742C4D51" w14:textId="77777777" w:rsidR="00C31DBC" w:rsidRPr="009F1B7D" w:rsidRDefault="00C31DBC" w:rsidP="00011096">
            <w:pPr>
              <w:pStyle w:val="XML3"/>
            </w:pPr>
            <w:r w:rsidRPr="009F1B7D">
              <w:t>&lt;xs:annotation&gt;</w:t>
            </w:r>
          </w:p>
          <w:p w14:paraId="629F2312" w14:textId="77777777" w:rsidR="00C31DBC" w:rsidRPr="009F1B7D" w:rsidRDefault="00C31DBC" w:rsidP="00011096">
            <w:pPr>
              <w:pStyle w:val="XML4"/>
            </w:pPr>
            <w:r w:rsidRPr="009F1B7D">
              <w:t>&lt;xs:documentation&gt;The representation of an OpenFlow Logical Switch</w:t>
            </w:r>
          </w:p>
          <w:p w14:paraId="0E11531E" w14:textId="77777777" w:rsidR="00C31DBC" w:rsidRPr="009F1B7D" w:rsidRDefault="00C31DBC" w:rsidP="00011096">
            <w:pPr>
              <w:pStyle w:val="XML4"/>
            </w:pPr>
            <w:r w:rsidRPr="009F1B7D">
              <w:t>&lt;/xs:documentation&gt;</w:t>
            </w:r>
          </w:p>
          <w:p w14:paraId="49AE56C0" w14:textId="77777777" w:rsidR="00C31DBC" w:rsidRPr="009F1B7D" w:rsidRDefault="00C31DBC" w:rsidP="00011096">
            <w:pPr>
              <w:pStyle w:val="XML3"/>
            </w:pPr>
            <w:r w:rsidRPr="009F1B7D">
              <w:t>&lt;/xs:annotation&gt;</w:t>
            </w:r>
          </w:p>
          <w:p w14:paraId="4042EE13" w14:textId="77777777" w:rsidR="00C31DBC" w:rsidRPr="009F1B7D" w:rsidRDefault="00C31DBC" w:rsidP="00011096">
            <w:pPr>
              <w:pStyle w:val="XML3"/>
            </w:pPr>
            <w:r w:rsidRPr="009F1B7D">
              <w:t>&lt;xs:sequence&gt;</w:t>
            </w:r>
          </w:p>
          <w:p w14:paraId="62B41F13" w14:textId="77777777" w:rsidR="00C31DBC" w:rsidRPr="009F1B7D" w:rsidRDefault="00C31DBC" w:rsidP="00011096">
            <w:pPr>
              <w:pStyle w:val="XML4"/>
            </w:pPr>
            <w:r w:rsidRPr="009F1B7D">
              <w:t>&lt;xs:element name="id" type="OFConfigID"&gt;</w:t>
            </w:r>
          </w:p>
          <w:p w14:paraId="33190361" w14:textId="77777777" w:rsidR="00C31DBC" w:rsidRPr="009F1B7D" w:rsidRDefault="00C31DBC" w:rsidP="00011096">
            <w:pPr>
              <w:pStyle w:val="XML5"/>
            </w:pPr>
            <w:r w:rsidRPr="009F1B7D">
              <w:t>&lt;xs:annotation&gt;</w:t>
            </w:r>
          </w:p>
          <w:p w14:paraId="61A37428" w14:textId="77777777" w:rsidR="00C31DBC" w:rsidRPr="009F1B7D" w:rsidRDefault="00C31DBC" w:rsidP="00011096">
            <w:pPr>
              <w:pStyle w:val="XML6"/>
            </w:pPr>
            <w:r w:rsidRPr="009F1B7D">
              <w:t>&lt;xs</w:t>
            </w:r>
            <w:proofErr w:type="gramStart"/>
            <w:r w:rsidRPr="009F1B7D">
              <w:t>:documentation</w:t>
            </w:r>
            <w:proofErr w:type="gramEnd"/>
            <w:r w:rsidRPr="009F1B7D">
              <w:t>&gt;An unique but locally arbitrary identifier that identifies an OpenFlow Logical Switch within an OpenFlow Capable Switch. It is persistent across reboots of the system.</w:t>
            </w:r>
          </w:p>
          <w:p w14:paraId="56AC0D27" w14:textId="77777777" w:rsidR="00C31DBC" w:rsidRPr="009F1B7D" w:rsidRDefault="00C31DBC" w:rsidP="00011096">
            <w:pPr>
              <w:pStyle w:val="XML6"/>
            </w:pPr>
            <w:r w:rsidRPr="009F1B7D">
              <w:t>&lt;/xs:documentation&gt;</w:t>
            </w:r>
          </w:p>
          <w:p w14:paraId="21817D37" w14:textId="77777777" w:rsidR="00C31DBC" w:rsidRPr="009F1B7D" w:rsidRDefault="00C31DBC" w:rsidP="00011096">
            <w:pPr>
              <w:pStyle w:val="XML5"/>
            </w:pPr>
            <w:r w:rsidRPr="009F1B7D">
              <w:t>&lt;/xs:annotation&gt;</w:t>
            </w:r>
          </w:p>
          <w:p w14:paraId="7FAD7DF8" w14:textId="77777777" w:rsidR="00C31DBC" w:rsidRDefault="00C31DBC" w:rsidP="00011096">
            <w:pPr>
              <w:pStyle w:val="XML4"/>
            </w:pPr>
            <w:r w:rsidRPr="009F1B7D">
              <w:t>&lt;/xs:element&gt;</w:t>
            </w:r>
          </w:p>
          <w:p w14:paraId="4E68F023" w14:textId="7BD4B431" w:rsidR="00D30DB3" w:rsidRDefault="00D30DB3" w:rsidP="00025A73">
            <w:pPr>
              <w:pStyle w:val="XML5"/>
              <w:rPr>
                <w:color w:val="F5844C"/>
              </w:rPr>
            </w:pPr>
            <w:r w:rsidRPr="00825EF4">
              <w:t>&lt;xs:element</w:t>
            </w:r>
            <w:r w:rsidR="00F27C8A">
              <w:t xml:space="preserve"> </w:t>
            </w:r>
            <w:r w:rsidRPr="00825EF4">
              <w:t>name=</w:t>
            </w:r>
            <w:r>
              <w:t>"capabilities"</w:t>
            </w:r>
          </w:p>
          <w:p w14:paraId="2AD14FAC" w14:textId="4ACAA5FB" w:rsidR="00D30DB3" w:rsidRDefault="00D30DB3" w:rsidP="00D30DB3">
            <w:pPr>
              <w:pStyle w:val="XML9"/>
              <w:rPr>
                <w:color w:val="000096"/>
              </w:rPr>
            </w:pPr>
            <w:r w:rsidRPr="00825EF4">
              <w:t>type=</w:t>
            </w:r>
            <w:r>
              <w:t>"OFLogicalSwitchCapabilitiesType"</w:t>
            </w:r>
            <w:r>
              <w:rPr>
                <w:color w:val="000096"/>
              </w:rPr>
              <w:t>&gt;</w:t>
            </w:r>
          </w:p>
          <w:p w14:paraId="24FD488E" w14:textId="77777777" w:rsidR="00D30DB3" w:rsidRPr="009F1B7D" w:rsidRDefault="00D30DB3" w:rsidP="00D30DB3">
            <w:pPr>
              <w:pStyle w:val="XML5"/>
            </w:pPr>
            <w:r w:rsidRPr="009F1B7D">
              <w:lastRenderedPageBreak/>
              <w:t>&lt;xs:annotation&gt;</w:t>
            </w:r>
          </w:p>
          <w:p w14:paraId="23D53738" w14:textId="6F167262" w:rsidR="00D30DB3" w:rsidRPr="009F1B7D" w:rsidRDefault="00D30DB3" w:rsidP="00D30DB3">
            <w:pPr>
              <w:pStyle w:val="XML6"/>
            </w:pPr>
            <w:r w:rsidRPr="009F1B7D">
              <w:t>&lt;xs</w:t>
            </w:r>
            <w:proofErr w:type="gramStart"/>
            <w:r w:rsidRPr="009F1B7D">
              <w:t>:documentation</w:t>
            </w:r>
            <w:proofErr w:type="gramEnd"/>
            <w:r w:rsidRPr="009F1B7D">
              <w:t>&gt;</w:t>
            </w:r>
            <w:r w:rsidR="009A74E6">
              <w:t>Capability items of logical switch.</w:t>
            </w:r>
          </w:p>
          <w:p w14:paraId="45B42BB2" w14:textId="77777777" w:rsidR="00D30DB3" w:rsidRPr="009F1B7D" w:rsidRDefault="00D30DB3" w:rsidP="00D30DB3">
            <w:pPr>
              <w:pStyle w:val="XML6"/>
            </w:pPr>
            <w:r w:rsidRPr="009F1B7D">
              <w:t>&lt;/xs:documentation&gt;</w:t>
            </w:r>
          </w:p>
          <w:p w14:paraId="2BFD2907" w14:textId="77777777" w:rsidR="00D30DB3" w:rsidRPr="009F1B7D" w:rsidRDefault="00D30DB3" w:rsidP="00D30DB3">
            <w:pPr>
              <w:pStyle w:val="XML5"/>
            </w:pPr>
            <w:r w:rsidRPr="009F1B7D">
              <w:t>&lt;/xs:annotation&gt;</w:t>
            </w:r>
          </w:p>
          <w:p w14:paraId="6898F12B" w14:textId="120D5EC8" w:rsidR="00D30DB3" w:rsidRPr="009F1B7D" w:rsidRDefault="00D30DB3" w:rsidP="00BB61C6">
            <w:pPr>
              <w:pStyle w:val="XML4"/>
            </w:pPr>
            <w:r>
              <w:rPr>
                <w:color w:val="000096"/>
              </w:rPr>
              <w:t>&lt;/xs:element&gt;</w:t>
            </w:r>
          </w:p>
          <w:p w14:paraId="3DC68EE0" w14:textId="77777777" w:rsidR="00C31DBC" w:rsidRPr="009F1B7D" w:rsidRDefault="00C31DBC" w:rsidP="00011096">
            <w:pPr>
              <w:pStyle w:val="XML4"/>
            </w:pPr>
            <w:r w:rsidRPr="009F1B7D">
              <w:t>&lt;xs:element name="datapath-id" type="OFConfigID"&gt;</w:t>
            </w:r>
          </w:p>
          <w:p w14:paraId="056403EA" w14:textId="77777777" w:rsidR="00C31DBC" w:rsidRPr="009F1B7D" w:rsidRDefault="00C31DBC" w:rsidP="00011096">
            <w:pPr>
              <w:pStyle w:val="XML5"/>
            </w:pPr>
            <w:r w:rsidRPr="009F1B7D">
              <w:t>&lt;xs:annotation&gt;</w:t>
            </w:r>
          </w:p>
          <w:p w14:paraId="68F6E7FF" w14:textId="77777777" w:rsidR="00C31DBC" w:rsidRPr="009F1B7D" w:rsidRDefault="00C31DBC" w:rsidP="00011096">
            <w:pPr>
              <w:pStyle w:val="XML6"/>
            </w:pPr>
            <w:r w:rsidRPr="009F1B7D">
              <w:t>&lt;xs</w:t>
            </w:r>
            <w:proofErr w:type="gramStart"/>
            <w:r w:rsidRPr="009F1B7D">
              <w:t>:documentation</w:t>
            </w:r>
            <w:proofErr w:type="gramEnd"/>
            <w:r w:rsidRPr="009F1B7D">
              <w:t>&gt;A unique identifier that identifiers an OpenFlow Logical Switch within the context of an OpenFlow Controller.</w:t>
            </w:r>
          </w:p>
          <w:p w14:paraId="632F001F" w14:textId="77777777" w:rsidR="00C31DBC" w:rsidRPr="009F1B7D" w:rsidRDefault="00C31DBC" w:rsidP="00011096">
            <w:pPr>
              <w:pStyle w:val="XML6"/>
            </w:pPr>
            <w:r w:rsidRPr="009F1B7D">
              <w:t>&lt;/xs:documentation&gt;</w:t>
            </w:r>
          </w:p>
          <w:p w14:paraId="1D2480FA" w14:textId="77777777" w:rsidR="00C31DBC" w:rsidRPr="009F1B7D" w:rsidRDefault="00C31DBC" w:rsidP="00011096">
            <w:pPr>
              <w:pStyle w:val="XML5"/>
            </w:pPr>
            <w:r w:rsidRPr="009F1B7D">
              <w:t>&lt;/xs:annotation&gt;</w:t>
            </w:r>
          </w:p>
          <w:p w14:paraId="1C74B6E3" w14:textId="77777777" w:rsidR="00C31DBC" w:rsidRPr="009F1B7D" w:rsidRDefault="00C31DBC" w:rsidP="00011096">
            <w:pPr>
              <w:pStyle w:val="XML4"/>
            </w:pPr>
            <w:r w:rsidRPr="009F1B7D">
              <w:t>&lt;/xs:element&gt;</w:t>
            </w:r>
          </w:p>
          <w:p w14:paraId="4498E18E" w14:textId="77777777" w:rsidR="00C31DBC" w:rsidRDefault="00C31DBC" w:rsidP="00011096">
            <w:pPr>
              <w:pStyle w:val="XML4"/>
            </w:pPr>
            <w:r w:rsidRPr="009F1B7D">
              <w:t>&lt;xs:element name="enabled" type="xs:boolean"/&gt;</w:t>
            </w:r>
          </w:p>
          <w:p w14:paraId="165763D2" w14:textId="77777777" w:rsidR="009D0278" w:rsidRPr="009F1B7D" w:rsidRDefault="009D0278" w:rsidP="009D0278">
            <w:pPr>
              <w:pStyle w:val="XML4"/>
            </w:pPr>
            <w:r w:rsidRPr="009F1B7D">
              <w:t>&lt;xs:element name="</w:t>
            </w:r>
            <w:r>
              <w:t>check-controller-certificate</w:t>
            </w:r>
            <w:r w:rsidRPr="009F1B7D">
              <w:t>"</w:t>
            </w:r>
          </w:p>
          <w:p w14:paraId="556171CB" w14:textId="778A457F" w:rsidR="009D0278" w:rsidRDefault="009D0278" w:rsidP="009D0278">
            <w:pPr>
              <w:pStyle w:val="XML9"/>
            </w:pPr>
            <w:r w:rsidRPr="009F1B7D">
              <w:t>type="xs:boolean"/&gt;</w:t>
            </w:r>
          </w:p>
          <w:p w14:paraId="3811DC2E" w14:textId="77777777" w:rsidR="00C31DBC" w:rsidRPr="009F1B7D" w:rsidRDefault="00C31DBC" w:rsidP="00011096">
            <w:pPr>
              <w:pStyle w:val="XML4"/>
            </w:pPr>
            <w:r w:rsidRPr="009F1B7D">
              <w:t>&lt;xs:element name="</w:t>
            </w:r>
            <w:r>
              <w:t>lost-connection-behavior</w:t>
            </w:r>
            <w:r w:rsidRPr="009F1B7D">
              <w:t xml:space="preserve">" </w:t>
            </w:r>
          </w:p>
          <w:p w14:paraId="20389127" w14:textId="77777777" w:rsidR="00C31DBC" w:rsidRPr="009F1B7D" w:rsidRDefault="00C31DBC" w:rsidP="00011096">
            <w:pPr>
              <w:pStyle w:val="XML6"/>
            </w:pPr>
            <w:r w:rsidRPr="009F1B7D">
              <w:t>type="OF</w:t>
            </w:r>
            <w:r>
              <w:t>LogicalSwitchLostConnnectionBehavior</w:t>
            </w:r>
            <w:r w:rsidRPr="009F1B7D">
              <w:t>"/&gt;</w:t>
            </w:r>
          </w:p>
          <w:p w14:paraId="352540BD" w14:textId="77777777" w:rsidR="00C31DBC" w:rsidRPr="009F1B7D" w:rsidRDefault="00C31DBC" w:rsidP="00011096">
            <w:pPr>
              <w:pStyle w:val="XML4"/>
            </w:pPr>
            <w:r w:rsidRPr="009F1B7D">
              <w:t>&lt;xs:element name="controllers" type="OFControllerListType"&gt;</w:t>
            </w:r>
          </w:p>
          <w:p w14:paraId="713155A5" w14:textId="77777777" w:rsidR="00C31DBC" w:rsidRPr="009F1B7D" w:rsidRDefault="00C31DBC" w:rsidP="00011096">
            <w:pPr>
              <w:pStyle w:val="XML5"/>
            </w:pPr>
            <w:r w:rsidRPr="009F1B7D">
              <w:t>&lt;xs:annotation&gt;</w:t>
            </w:r>
          </w:p>
          <w:p w14:paraId="0CAF839F" w14:textId="77777777" w:rsidR="00C31DBC" w:rsidRPr="009F1B7D" w:rsidRDefault="00C31DBC" w:rsidP="00011096">
            <w:pPr>
              <w:pStyle w:val="XML6"/>
            </w:pPr>
            <w:r w:rsidRPr="009F1B7D">
              <w:t>&lt;xs</w:t>
            </w:r>
            <w:proofErr w:type="gramStart"/>
            <w:r w:rsidRPr="009F1B7D">
              <w:t>:documentation</w:t>
            </w:r>
            <w:proofErr w:type="gramEnd"/>
            <w:r w:rsidRPr="009F1B7D">
              <w:t>&gt;The list of controllers that are assigned to the OpenFlow Logical Switch.</w:t>
            </w:r>
          </w:p>
          <w:p w14:paraId="445914CC" w14:textId="77777777" w:rsidR="00C31DBC" w:rsidRPr="009F1B7D" w:rsidRDefault="00C31DBC" w:rsidP="00011096">
            <w:pPr>
              <w:pStyle w:val="XML6"/>
            </w:pPr>
            <w:r w:rsidRPr="009F1B7D">
              <w:t>&lt;/xs:documentation&gt;</w:t>
            </w:r>
          </w:p>
          <w:p w14:paraId="287FAC21" w14:textId="77777777" w:rsidR="00C31DBC" w:rsidRPr="009F1B7D" w:rsidRDefault="00C31DBC" w:rsidP="00011096">
            <w:pPr>
              <w:pStyle w:val="XML5"/>
            </w:pPr>
            <w:r w:rsidRPr="009F1B7D">
              <w:t>&lt;/xs:annotation&gt;</w:t>
            </w:r>
          </w:p>
          <w:p w14:paraId="44FB358B" w14:textId="77777777" w:rsidR="00C31DBC" w:rsidRPr="009F1B7D" w:rsidRDefault="00C31DBC" w:rsidP="00011096">
            <w:pPr>
              <w:pStyle w:val="XML4"/>
            </w:pPr>
            <w:r w:rsidRPr="009F1B7D">
              <w:t>&lt;/xs:element&gt;</w:t>
            </w:r>
          </w:p>
          <w:p w14:paraId="7442013D" w14:textId="77777777" w:rsidR="00C31DBC" w:rsidRPr="009F1B7D" w:rsidRDefault="00C31DBC" w:rsidP="00011096">
            <w:pPr>
              <w:pStyle w:val="XML4"/>
            </w:pPr>
            <w:r w:rsidRPr="009F1B7D">
              <w:t xml:space="preserve">&lt;xs:element name="resources" </w:t>
            </w:r>
          </w:p>
          <w:p w14:paraId="23368902" w14:textId="77777777" w:rsidR="00C31DBC" w:rsidRPr="009F1B7D" w:rsidRDefault="00C31DBC" w:rsidP="00011096">
            <w:pPr>
              <w:pStyle w:val="XML9"/>
            </w:pPr>
            <w:r w:rsidRPr="009F1B7D">
              <w:t>type="OFLogicalSwitchResourceListType"&gt;</w:t>
            </w:r>
          </w:p>
          <w:p w14:paraId="7E32D156" w14:textId="77777777" w:rsidR="00C31DBC" w:rsidRPr="009F1B7D" w:rsidRDefault="00C31DBC" w:rsidP="00011096">
            <w:pPr>
              <w:pStyle w:val="XML5"/>
            </w:pPr>
            <w:r w:rsidRPr="009F1B7D">
              <w:t>&lt;xs:annotation&gt;</w:t>
            </w:r>
          </w:p>
          <w:p w14:paraId="7E95D89C" w14:textId="77777777" w:rsidR="00C31DBC" w:rsidRPr="009F1B7D" w:rsidRDefault="00C31DBC" w:rsidP="00011096">
            <w:pPr>
              <w:pStyle w:val="XML6"/>
            </w:pPr>
            <w:r w:rsidRPr="009F1B7D">
              <w:t>&lt;xs</w:t>
            </w:r>
            <w:proofErr w:type="gramStart"/>
            <w:r w:rsidRPr="009F1B7D">
              <w:t>:documentation</w:t>
            </w:r>
            <w:proofErr w:type="gramEnd"/>
            <w:r w:rsidRPr="009F1B7D">
              <w:t>&gt;The list of references to all resources of the OpenFlow Capable Switch that the OpenFlow Logical Switch has exclusive access to.</w:t>
            </w:r>
          </w:p>
          <w:p w14:paraId="55A3C8FD" w14:textId="77777777" w:rsidR="00C31DBC" w:rsidRPr="009F1B7D" w:rsidRDefault="00C31DBC" w:rsidP="00011096">
            <w:pPr>
              <w:pStyle w:val="XML6"/>
            </w:pPr>
            <w:r w:rsidRPr="009F1B7D">
              <w:t>&lt;/xs:documentation&gt;</w:t>
            </w:r>
          </w:p>
          <w:p w14:paraId="0762768B" w14:textId="77777777" w:rsidR="00C31DBC" w:rsidRPr="009F1B7D" w:rsidRDefault="00C31DBC" w:rsidP="00011096">
            <w:pPr>
              <w:pStyle w:val="XML5"/>
            </w:pPr>
            <w:r w:rsidRPr="009F1B7D">
              <w:t>&lt;/xs:annotation&gt;</w:t>
            </w:r>
          </w:p>
          <w:p w14:paraId="676A63CC" w14:textId="77777777" w:rsidR="00C31DBC" w:rsidRPr="009F1B7D" w:rsidRDefault="00C31DBC" w:rsidP="00011096">
            <w:pPr>
              <w:pStyle w:val="XML4"/>
            </w:pPr>
            <w:r w:rsidRPr="009F1B7D">
              <w:t>&lt;/xs:element&gt;</w:t>
            </w:r>
          </w:p>
          <w:p w14:paraId="778376E0" w14:textId="77777777" w:rsidR="00C31DBC" w:rsidRPr="009F1B7D" w:rsidRDefault="00C31DBC" w:rsidP="00011096">
            <w:pPr>
              <w:pStyle w:val="XML3"/>
            </w:pPr>
            <w:r w:rsidRPr="009F1B7D">
              <w:t>&lt;/xs:sequence&gt;</w:t>
            </w:r>
          </w:p>
          <w:p w14:paraId="0974738D" w14:textId="77777777" w:rsidR="00C31DBC" w:rsidRPr="009F1B7D" w:rsidRDefault="00C31DBC" w:rsidP="00011096">
            <w:pPr>
              <w:pStyle w:val="XML2"/>
            </w:pPr>
            <w:r w:rsidRPr="009F1B7D">
              <w:t>&lt;/xs:complexType&gt;</w:t>
            </w:r>
          </w:p>
          <w:p w14:paraId="5381AB95" w14:textId="77777777" w:rsidR="00C31DBC" w:rsidRPr="009F1B7D" w:rsidRDefault="00C31DBC" w:rsidP="00011096">
            <w:pPr>
              <w:pStyle w:val="XML3"/>
            </w:pPr>
          </w:p>
          <w:p w14:paraId="30A05849" w14:textId="77777777" w:rsidR="00C31DBC" w:rsidRPr="009F1B7D" w:rsidRDefault="00C31DBC" w:rsidP="00011096">
            <w:pPr>
              <w:pStyle w:val="XML2"/>
            </w:pPr>
            <w:r w:rsidRPr="009F1B7D">
              <w:t>&lt;xs:simpleType name="OF</w:t>
            </w:r>
            <w:r>
              <w:t>LogicalSwitchLostConnnectionBehavior</w:t>
            </w:r>
            <w:r w:rsidRPr="009F1B7D">
              <w:t>"&gt;</w:t>
            </w:r>
          </w:p>
          <w:p w14:paraId="1267A43E" w14:textId="77777777" w:rsidR="00C31DBC" w:rsidRPr="009F1B7D" w:rsidRDefault="00C31DBC" w:rsidP="00011096">
            <w:pPr>
              <w:pStyle w:val="XML3"/>
            </w:pPr>
            <w:r w:rsidRPr="009F1B7D">
              <w:t>&lt;xs:restriction base="xs:string"&gt;</w:t>
            </w:r>
          </w:p>
          <w:p w14:paraId="2D148916" w14:textId="77777777" w:rsidR="00C31DBC" w:rsidRPr="009F1B7D" w:rsidRDefault="00C31DBC" w:rsidP="00011096">
            <w:pPr>
              <w:pStyle w:val="XML4"/>
            </w:pPr>
            <w:r w:rsidRPr="009F1B7D">
              <w:t>&lt;xs:enumeration value="</w:t>
            </w:r>
            <w:r>
              <w:t>failSecureMode</w:t>
            </w:r>
            <w:r w:rsidRPr="009F1B7D">
              <w:t>"/&gt;</w:t>
            </w:r>
          </w:p>
          <w:p w14:paraId="07DBCB11" w14:textId="77777777" w:rsidR="00C31DBC" w:rsidRPr="009F1B7D" w:rsidRDefault="00C31DBC" w:rsidP="00011096">
            <w:pPr>
              <w:pStyle w:val="XML4"/>
            </w:pPr>
            <w:r w:rsidRPr="009F1B7D">
              <w:t>&lt;xs:enumeration value="</w:t>
            </w:r>
            <w:r>
              <w:t>failStandaloneMode</w:t>
            </w:r>
            <w:r w:rsidRPr="009F1B7D">
              <w:t>"/&gt;</w:t>
            </w:r>
          </w:p>
          <w:p w14:paraId="1609F5E3" w14:textId="77777777" w:rsidR="00C31DBC" w:rsidRPr="009F1B7D" w:rsidRDefault="00C31DBC" w:rsidP="00011096">
            <w:pPr>
              <w:pStyle w:val="XML3"/>
            </w:pPr>
            <w:r w:rsidRPr="009F1B7D">
              <w:t>&lt;/xs:restriction&gt;</w:t>
            </w:r>
          </w:p>
          <w:p w14:paraId="172ACD79" w14:textId="77777777" w:rsidR="00C31DBC" w:rsidRDefault="00C31DBC" w:rsidP="00011096">
            <w:pPr>
              <w:pStyle w:val="XML2"/>
            </w:pPr>
            <w:r>
              <w:t>&lt;/xs:simpleType&gt;</w:t>
            </w:r>
          </w:p>
          <w:p w14:paraId="601963C9" w14:textId="77777777" w:rsidR="00C31DBC" w:rsidRDefault="00C31DBC" w:rsidP="00011096">
            <w:pPr>
              <w:pStyle w:val="XML2"/>
            </w:pPr>
          </w:p>
          <w:p w14:paraId="49160523" w14:textId="77777777" w:rsidR="00C31DBC" w:rsidRPr="009F1B7D" w:rsidRDefault="00C31DBC" w:rsidP="00011096">
            <w:pPr>
              <w:pStyle w:val="XML2"/>
            </w:pPr>
            <w:r w:rsidRPr="009F1B7D">
              <w:t>&lt;xs:complexType name="OFControllerListType"&gt;</w:t>
            </w:r>
          </w:p>
          <w:p w14:paraId="6CCFF7DD" w14:textId="77777777" w:rsidR="00C31DBC" w:rsidRPr="009F1B7D" w:rsidRDefault="00C31DBC" w:rsidP="00011096">
            <w:pPr>
              <w:pStyle w:val="XML3"/>
            </w:pPr>
            <w:r w:rsidRPr="009F1B7D">
              <w:t>&lt;xs:sequence&gt;</w:t>
            </w:r>
          </w:p>
          <w:p w14:paraId="0164C590" w14:textId="77777777" w:rsidR="00C31DBC" w:rsidRPr="009F1B7D" w:rsidRDefault="00C31DBC" w:rsidP="00011096">
            <w:pPr>
              <w:pStyle w:val="XML4"/>
            </w:pPr>
            <w:r w:rsidRPr="009F1B7D">
              <w:t xml:space="preserve">&lt;xs:element name="controller" </w:t>
            </w:r>
          </w:p>
          <w:p w14:paraId="11FBC490" w14:textId="77777777" w:rsidR="00C31DBC" w:rsidRPr="009F1B7D" w:rsidRDefault="00C31DBC" w:rsidP="00011096">
            <w:pPr>
              <w:pStyle w:val="XML9"/>
            </w:pPr>
            <w:r w:rsidRPr="009F1B7D">
              <w:t xml:space="preserve">type="OFControllerType" </w:t>
            </w:r>
          </w:p>
          <w:p w14:paraId="02B071FA" w14:textId="77777777" w:rsidR="00C31DBC" w:rsidRPr="009F1B7D" w:rsidRDefault="00C31DBC" w:rsidP="00011096">
            <w:pPr>
              <w:pStyle w:val="XML9"/>
            </w:pPr>
            <w:r w:rsidRPr="009F1B7D">
              <w:t>maxOccurs="unbounded"/&gt;</w:t>
            </w:r>
          </w:p>
          <w:p w14:paraId="4611427F" w14:textId="77777777" w:rsidR="00C31DBC" w:rsidRPr="009F1B7D" w:rsidRDefault="00C31DBC" w:rsidP="00011096">
            <w:pPr>
              <w:pStyle w:val="XML3"/>
            </w:pPr>
            <w:r w:rsidRPr="009F1B7D">
              <w:t>&lt;/xs:sequence&gt;</w:t>
            </w:r>
          </w:p>
          <w:p w14:paraId="1F30ECF4" w14:textId="77777777" w:rsidR="00C31DBC" w:rsidRPr="009F1B7D" w:rsidRDefault="00C31DBC" w:rsidP="00011096">
            <w:pPr>
              <w:pStyle w:val="XML2"/>
            </w:pPr>
            <w:r w:rsidRPr="009F1B7D">
              <w:t>&lt;/xs:complexType&gt;</w:t>
            </w:r>
          </w:p>
          <w:p w14:paraId="32FF012B" w14:textId="77777777" w:rsidR="00C31DBC" w:rsidRPr="009F1B7D" w:rsidRDefault="00C31DBC" w:rsidP="00011096">
            <w:pPr>
              <w:pStyle w:val="XML3"/>
            </w:pPr>
          </w:p>
          <w:p w14:paraId="7BDC8EC2" w14:textId="77777777" w:rsidR="00C31DBC" w:rsidRPr="009F1B7D" w:rsidRDefault="00C31DBC" w:rsidP="00011096">
            <w:pPr>
              <w:pStyle w:val="XML2"/>
            </w:pPr>
            <w:r w:rsidRPr="009F1B7D">
              <w:t>&lt;xs:complexType name="OFLogicalSwitchResourceListType"&gt;</w:t>
            </w:r>
          </w:p>
          <w:p w14:paraId="575D94E6" w14:textId="77777777" w:rsidR="00C31DBC" w:rsidRPr="009F1B7D" w:rsidRDefault="00C31DBC" w:rsidP="00011096">
            <w:pPr>
              <w:pStyle w:val="XML3"/>
            </w:pPr>
            <w:r w:rsidRPr="009F1B7D">
              <w:t>&lt;xs:sequence&gt;</w:t>
            </w:r>
          </w:p>
          <w:p w14:paraId="3C260F1A" w14:textId="77777777" w:rsidR="00C31DBC" w:rsidRPr="009F1B7D" w:rsidRDefault="00C31DBC" w:rsidP="00011096">
            <w:pPr>
              <w:pStyle w:val="XML4"/>
            </w:pPr>
            <w:r w:rsidRPr="009F1B7D">
              <w:t>&lt;xs:element name="port" type="OFConfigID" maxOccurs="unbounded"/&gt;</w:t>
            </w:r>
          </w:p>
          <w:p w14:paraId="1B1E203B" w14:textId="77777777" w:rsidR="00C31DBC" w:rsidRPr="009F1B7D" w:rsidRDefault="00C31DBC" w:rsidP="00011096">
            <w:pPr>
              <w:pStyle w:val="XML4"/>
            </w:pPr>
            <w:r w:rsidRPr="009F1B7D">
              <w:t>&lt;xs:element name="queue" type="OFConfigID" maxOccurs="unbounded"/&gt;</w:t>
            </w:r>
          </w:p>
          <w:p w14:paraId="7C312516" w14:textId="77777777" w:rsidR="009D0278" w:rsidRPr="009F1B7D" w:rsidRDefault="009D0278" w:rsidP="009D0278">
            <w:pPr>
              <w:pStyle w:val="XML4"/>
            </w:pPr>
            <w:r w:rsidRPr="009F1B7D">
              <w:t>&lt;xs:element name="</w:t>
            </w:r>
            <w:r>
              <w:t>certificate</w:t>
            </w:r>
            <w:r w:rsidRPr="009F1B7D">
              <w:t xml:space="preserve">" </w:t>
            </w:r>
          </w:p>
          <w:p w14:paraId="0468AAC4" w14:textId="6AC48D07" w:rsidR="009D0278" w:rsidRDefault="009D0278" w:rsidP="009D0278">
            <w:pPr>
              <w:pStyle w:val="XML9"/>
            </w:pPr>
            <w:r w:rsidRPr="009F1B7D">
              <w:lastRenderedPageBreak/>
              <w:t>type="</w:t>
            </w:r>
            <w:r w:rsidR="007C612D" w:rsidRPr="009F1B7D">
              <w:t>OF</w:t>
            </w:r>
            <w:r w:rsidR="007C612D">
              <w:t>ConfigID</w:t>
            </w:r>
            <w:r w:rsidRPr="009F1B7D">
              <w:t xml:space="preserve">" </w:t>
            </w:r>
            <w:r>
              <w:t>minOccurs=</w:t>
            </w:r>
            <w:r w:rsidR="005349F5" w:rsidRPr="009F1B7D">
              <w:t>"</w:t>
            </w:r>
            <w:r>
              <w:t>0</w:t>
            </w:r>
            <w:r w:rsidR="005349F5" w:rsidRPr="009F1B7D">
              <w:t>"</w:t>
            </w:r>
            <w:r>
              <w:t xml:space="preserve"> </w:t>
            </w:r>
            <w:r w:rsidRPr="009F1B7D">
              <w:t>maxOccurs="</w:t>
            </w:r>
            <w:r>
              <w:t>1</w:t>
            </w:r>
            <w:r w:rsidRPr="009F1B7D">
              <w:t>"/&gt;</w:t>
            </w:r>
          </w:p>
          <w:p w14:paraId="087BD8C7" w14:textId="77777777" w:rsidR="00BB61C6" w:rsidRDefault="00517B8D" w:rsidP="00BB61C6">
            <w:pPr>
              <w:pStyle w:val="XML4"/>
            </w:pPr>
            <w:r>
              <w:t>&lt;xs:element name="flow-table</w:t>
            </w:r>
            <w:r w:rsidRPr="009F1B7D">
              <w:t>"</w:t>
            </w:r>
          </w:p>
          <w:p w14:paraId="6EB7366C" w14:textId="0EADA209" w:rsidR="00517B8D" w:rsidRPr="009F1B7D" w:rsidRDefault="00517B8D" w:rsidP="00BB61C6">
            <w:pPr>
              <w:pStyle w:val="XML9"/>
            </w:pPr>
            <w:r>
              <w:t>type="OFConfigID"</w:t>
            </w:r>
            <w:r w:rsidR="008E0244">
              <w:t xml:space="preserve"> </w:t>
            </w:r>
            <w:r w:rsidRPr="009F1B7D">
              <w:t>maxOccurs="unbounded"/&gt;</w:t>
            </w:r>
          </w:p>
          <w:p w14:paraId="6DC72B5B" w14:textId="77777777" w:rsidR="00C31DBC" w:rsidRPr="009F1B7D" w:rsidRDefault="00C31DBC" w:rsidP="00011096">
            <w:pPr>
              <w:pStyle w:val="XML3"/>
            </w:pPr>
            <w:r w:rsidRPr="009F1B7D">
              <w:t>&lt;/xs:sequence&gt;</w:t>
            </w:r>
          </w:p>
          <w:p w14:paraId="0CD73D8B" w14:textId="77777777" w:rsidR="00C31DBC" w:rsidRPr="009F1B7D" w:rsidRDefault="00C31DBC" w:rsidP="00011096">
            <w:pPr>
              <w:pStyle w:val="XML2"/>
            </w:pPr>
            <w:r w:rsidRPr="009F1B7D">
              <w:t>&lt;/xs:complexType&gt;</w:t>
            </w:r>
          </w:p>
          <w:p w14:paraId="3860BE29" w14:textId="77777777" w:rsidR="00C31DBC" w:rsidRDefault="00C31DBC" w:rsidP="00011096">
            <w:pPr>
              <w:pStyle w:val="XML2"/>
            </w:pPr>
          </w:p>
          <w:p w14:paraId="53E73741" w14:textId="77777777" w:rsidR="0035256A" w:rsidRPr="00D8113B" w:rsidRDefault="0035256A" w:rsidP="0035256A">
            <w:pPr>
              <w:pStyle w:val="XML1"/>
            </w:pPr>
            <w:r>
              <w:t>&lt;xs:</w:t>
            </w:r>
            <w:r w:rsidRPr="00D8113B">
              <w:t>complexType name="OFLogicalSwitchCapabilitiesType"&gt;</w:t>
            </w:r>
          </w:p>
          <w:p w14:paraId="683FACAD" w14:textId="77777777" w:rsidR="0035256A" w:rsidRDefault="0035256A" w:rsidP="0035256A">
            <w:pPr>
              <w:pStyle w:val="XML2"/>
            </w:pPr>
            <w:r w:rsidRPr="00D8113B">
              <w:t>&lt;xs</w:t>
            </w:r>
            <w:r>
              <w:t>:sequence&gt;</w:t>
            </w:r>
          </w:p>
          <w:p w14:paraId="6DD0508C" w14:textId="77777777" w:rsidR="0035256A" w:rsidRDefault="0035256A" w:rsidP="0035256A">
            <w:pPr>
              <w:pStyle w:val="XML3"/>
            </w:pPr>
            <w:r>
              <w:t>&lt;xs:element name="max-buffered-packets" type="xs:integer"&gt;</w:t>
            </w:r>
          </w:p>
          <w:p w14:paraId="6BAEF3AF" w14:textId="77777777" w:rsidR="0035256A" w:rsidRDefault="0035256A" w:rsidP="0035256A">
            <w:pPr>
              <w:pStyle w:val="XML4"/>
            </w:pPr>
            <w:r>
              <w:t>&lt;xs:annotation&gt;</w:t>
            </w:r>
          </w:p>
          <w:p w14:paraId="31C75EE9" w14:textId="77777777" w:rsidR="0035256A" w:rsidRDefault="0035256A" w:rsidP="0035256A">
            <w:pPr>
              <w:pStyle w:val="XML5"/>
            </w:pPr>
            <w:r>
              <w:t>&lt;xs</w:t>
            </w:r>
            <w:proofErr w:type="gramStart"/>
            <w:r>
              <w:t>:documentation</w:t>
            </w:r>
            <w:proofErr w:type="gramEnd"/>
            <w:r>
              <w:t>&gt;The maximum number of packets the switch can buffer when sending packets to the controller using packet-in messages. See OpenFlow protocol 1.2 section A.3.1</w:t>
            </w:r>
          </w:p>
          <w:p w14:paraId="4890DE7F" w14:textId="77777777" w:rsidR="0035256A" w:rsidRDefault="0035256A" w:rsidP="0035256A">
            <w:pPr>
              <w:pStyle w:val="XML5"/>
            </w:pPr>
            <w:r>
              <w:t>&lt;/xs:documentation&gt;</w:t>
            </w:r>
          </w:p>
          <w:p w14:paraId="78B47D68" w14:textId="77777777" w:rsidR="0035256A" w:rsidRDefault="0035256A" w:rsidP="0035256A">
            <w:pPr>
              <w:pStyle w:val="XML4"/>
            </w:pPr>
            <w:r>
              <w:t>&lt;/xs:annotation&gt;</w:t>
            </w:r>
          </w:p>
          <w:p w14:paraId="3F3C05BA" w14:textId="77777777" w:rsidR="0035256A" w:rsidRDefault="0035256A" w:rsidP="0035256A">
            <w:pPr>
              <w:pStyle w:val="XML3"/>
            </w:pPr>
            <w:r>
              <w:t>&lt;/xs:element&gt;</w:t>
            </w:r>
          </w:p>
          <w:p w14:paraId="7CB48FA7" w14:textId="77777777" w:rsidR="0035256A" w:rsidRDefault="0035256A" w:rsidP="0035256A">
            <w:pPr>
              <w:pStyle w:val="XML3"/>
            </w:pPr>
            <w:r>
              <w:t>&lt;xs:element name="max-tables" type="xs:integer"&gt;</w:t>
            </w:r>
          </w:p>
          <w:p w14:paraId="35F7E6C4" w14:textId="77777777" w:rsidR="0035256A" w:rsidRDefault="0035256A" w:rsidP="0035256A">
            <w:pPr>
              <w:pStyle w:val="XML4"/>
            </w:pPr>
            <w:r>
              <w:t>&lt;xs:annotation&gt;</w:t>
            </w:r>
          </w:p>
          <w:p w14:paraId="025CB2AA" w14:textId="77777777" w:rsidR="0035256A" w:rsidRDefault="0035256A" w:rsidP="0035256A">
            <w:pPr>
              <w:pStyle w:val="XML5"/>
            </w:pPr>
            <w:r>
              <w:t>&lt;xs</w:t>
            </w:r>
            <w:proofErr w:type="gramStart"/>
            <w:r>
              <w:t>:documentation</w:t>
            </w:r>
            <w:proofErr w:type="gramEnd"/>
            <w:r>
              <w:t>&gt; The number of flow tables supported by the switch. See OpenFlow protocol 1.2 section A.3.1</w:t>
            </w:r>
            <w:r>
              <w:tab/>
            </w:r>
            <w:r>
              <w:tab/>
            </w:r>
          </w:p>
          <w:p w14:paraId="393EE5D8" w14:textId="77777777" w:rsidR="0035256A" w:rsidRDefault="0035256A" w:rsidP="0035256A">
            <w:pPr>
              <w:pStyle w:val="XML5"/>
            </w:pPr>
            <w:r>
              <w:t>&lt;/xs:documentation&gt;</w:t>
            </w:r>
          </w:p>
          <w:p w14:paraId="3D047141" w14:textId="77777777" w:rsidR="0035256A" w:rsidRDefault="0035256A" w:rsidP="0035256A">
            <w:pPr>
              <w:pStyle w:val="XML4"/>
            </w:pPr>
            <w:r>
              <w:t>&lt;/xs:annotation&gt;</w:t>
            </w:r>
          </w:p>
          <w:p w14:paraId="6E7996AA" w14:textId="77777777" w:rsidR="0035256A" w:rsidRDefault="0035256A" w:rsidP="0035256A">
            <w:pPr>
              <w:pStyle w:val="XML3"/>
            </w:pPr>
            <w:r>
              <w:t>&lt;/xs:element&gt;</w:t>
            </w:r>
          </w:p>
          <w:p w14:paraId="4995DF9C" w14:textId="77777777" w:rsidR="0035256A" w:rsidRDefault="0035256A" w:rsidP="0035256A">
            <w:pPr>
              <w:pStyle w:val="XML3"/>
            </w:pPr>
            <w:r>
              <w:t>&lt;xs:element name="max-ports" type="xs:integer"&gt;</w:t>
            </w:r>
          </w:p>
          <w:p w14:paraId="15B03413" w14:textId="77777777" w:rsidR="0035256A" w:rsidRDefault="0035256A" w:rsidP="0035256A">
            <w:pPr>
              <w:pStyle w:val="XML4"/>
            </w:pPr>
            <w:r>
              <w:t>&lt;xs:annotation&gt;</w:t>
            </w:r>
          </w:p>
          <w:p w14:paraId="23CA6C8F" w14:textId="77777777" w:rsidR="0035256A" w:rsidRDefault="0035256A" w:rsidP="0035256A">
            <w:pPr>
              <w:pStyle w:val="XML5"/>
            </w:pPr>
            <w:r>
              <w:t>&lt;xs</w:t>
            </w:r>
            <w:proofErr w:type="gramStart"/>
            <w:r>
              <w:t>:documentation</w:t>
            </w:r>
            <w:proofErr w:type="gramEnd"/>
            <w:r>
              <w:t>&gt; The number of ports supported by the switch. See OpenFlow protocol 1.2 section A.3.1</w:t>
            </w:r>
            <w:r>
              <w:tab/>
            </w:r>
            <w:r>
              <w:tab/>
            </w:r>
          </w:p>
          <w:p w14:paraId="27B37182" w14:textId="77777777" w:rsidR="0035256A" w:rsidRDefault="0035256A" w:rsidP="0035256A">
            <w:pPr>
              <w:pStyle w:val="XML5"/>
            </w:pPr>
            <w:r>
              <w:t>&lt;/xs:documentation&gt;</w:t>
            </w:r>
          </w:p>
          <w:p w14:paraId="2A164D9D" w14:textId="77777777" w:rsidR="0035256A" w:rsidRDefault="0035256A" w:rsidP="0035256A">
            <w:pPr>
              <w:pStyle w:val="XML4"/>
            </w:pPr>
            <w:r>
              <w:t>&lt;/xs:annotation&gt;</w:t>
            </w:r>
          </w:p>
          <w:p w14:paraId="34AC3B28" w14:textId="77777777" w:rsidR="0035256A" w:rsidRDefault="0035256A" w:rsidP="0035256A">
            <w:pPr>
              <w:pStyle w:val="XML3"/>
            </w:pPr>
            <w:r>
              <w:t>&lt;/xs:element&gt;</w:t>
            </w:r>
          </w:p>
          <w:p w14:paraId="4E662D12" w14:textId="77777777" w:rsidR="0035256A" w:rsidRDefault="0035256A" w:rsidP="0035256A">
            <w:pPr>
              <w:pStyle w:val="XML3"/>
            </w:pPr>
            <w:r>
              <w:t>&lt;xs:element name="flow-statistics" type="xs:boolean"&gt;</w:t>
            </w:r>
          </w:p>
          <w:p w14:paraId="40DBE694" w14:textId="77777777" w:rsidR="0035256A" w:rsidRDefault="0035256A" w:rsidP="0035256A">
            <w:pPr>
              <w:pStyle w:val="XML4"/>
            </w:pPr>
            <w:r>
              <w:t>&lt;xs:annotation&gt;</w:t>
            </w:r>
          </w:p>
          <w:p w14:paraId="4F2989D7" w14:textId="77777777" w:rsidR="0035256A" w:rsidRDefault="0035256A" w:rsidP="0035256A">
            <w:pPr>
              <w:pStyle w:val="XML5"/>
            </w:pPr>
            <w:r>
              <w:t>&lt;xs</w:t>
            </w:r>
            <w:proofErr w:type="gramStart"/>
            <w:r>
              <w:t>:documentation</w:t>
            </w:r>
            <w:proofErr w:type="gramEnd"/>
            <w:r>
              <w:t>&gt; Whether the switch supports flow statistics. See OpenFlow protocol 1.2 section A.3.1</w:t>
            </w:r>
            <w:r>
              <w:tab/>
            </w:r>
            <w:r>
              <w:tab/>
            </w:r>
          </w:p>
          <w:p w14:paraId="0799E14A" w14:textId="77777777" w:rsidR="0035256A" w:rsidRDefault="0035256A" w:rsidP="0035256A">
            <w:pPr>
              <w:pStyle w:val="XML5"/>
            </w:pPr>
            <w:r>
              <w:t>&lt;/xs:documentation&gt;</w:t>
            </w:r>
          </w:p>
          <w:p w14:paraId="356481BD" w14:textId="77777777" w:rsidR="0035256A" w:rsidRDefault="0035256A" w:rsidP="0035256A">
            <w:pPr>
              <w:pStyle w:val="XML4"/>
            </w:pPr>
            <w:r>
              <w:t>&lt;/xs:annotation&gt;</w:t>
            </w:r>
          </w:p>
          <w:p w14:paraId="6BD20FCA" w14:textId="77777777" w:rsidR="0035256A" w:rsidRDefault="0035256A" w:rsidP="0035256A">
            <w:pPr>
              <w:pStyle w:val="XML3"/>
            </w:pPr>
            <w:r>
              <w:t>&lt;/xs:element&gt;</w:t>
            </w:r>
          </w:p>
          <w:p w14:paraId="74B4BA4E" w14:textId="77777777" w:rsidR="0035256A" w:rsidRDefault="0035256A" w:rsidP="0035256A">
            <w:pPr>
              <w:pStyle w:val="XML3"/>
            </w:pPr>
            <w:r>
              <w:t>&lt;xs:element name="table-statistics" type="xs:boolean"&gt;</w:t>
            </w:r>
          </w:p>
          <w:p w14:paraId="545C4130" w14:textId="77777777" w:rsidR="0035256A" w:rsidRDefault="0035256A" w:rsidP="0035256A">
            <w:pPr>
              <w:pStyle w:val="XML4"/>
            </w:pPr>
            <w:r>
              <w:t>&lt;xs:annotation&gt;</w:t>
            </w:r>
          </w:p>
          <w:p w14:paraId="723DBC34" w14:textId="77777777" w:rsidR="0035256A" w:rsidRDefault="0035256A" w:rsidP="0035256A">
            <w:pPr>
              <w:pStyle w:val="XML5"/>
            </w:pPr>
            <w:r>
              <w:t>&lt;xs</w:t>
            </w:r>
            <w:proofErr w:type="gramStart"/>
            <w:r>
              <w:t>:documentation</w:t>
            </w:r>
            <w:proofErr w:type="gramEnd"/>
            <w:r>
              <w:t>&gt; Whether the switch supports table statistics. See OpenFlow protocol 1.2 section A.3.1</w:t>
            </w:r>
            <w:r>
              <w:tab/>
            </w:r>
            <w:r>
              <w:tab/>
            </w:r>
          </w:p>
          <w:p w14:paraId="456A1B10" w14:textId="77777777" w:rsidR="0035256A" w:rsidRDefault="0035256A" w:rsidP="0035256A">
            <w:pPr>
              <w:pStyle w:val="XML5"/>
            </w:pPr>
            <w:r>
              <w:t>&lt;/xs:documentation&gt;</w:t>
            </w:r>
          </w:p>
          <w:p w14:paraId="129D1E8A" w14:textId="77777777" w:rsidR="0035256A" w:rsidRDefault="0035256A" w:rsidP="0035256A">
            <w:pPr>
              <w:pStyle w:val="XML4"/>
            </w:pPr>
            <w:r>
              <w:t>&lt;/xs:annotation&gt;</w:t>
            </w:r>
          </w:p>
          <w:p w14:paraId="30A952ED" w14:textId="77777777" w:rsidR="0035256A" w:rsidRDefault="0035256A" w:rsidP="0035256A">
            <w:pPr>
              <w:pStyle w:val="XML3"/>
            </w:pPr>
            <w:r>
              <w:t>&lt;/xs:element&gt;</w:t>
            </w:r>
          </w:p>
          <w:p w14:paraId="6ADF09D0" w14:textId="77777777" w:rsidR="0035256A" w:rsidRDefault="0035256A" w:rsidP="0035256A">
            <w:pPr>
              <w:pStyle w:val="XML3"/>
            </w:pPr>
            <w:r>
              <w:t>&lt;xs:element name="port-statistics" type="xs:boolean"&gt;</w:t>
            </w:r>
          </w:p>
          <w:p w14:paraId="098867DA" w14:textId="77777777" w:rsidR="0035256A" w:rsidRDefault="0035256A" w:rsidP="0035256A">
            <w:pPr>
              <w:pStyle w:val="XML4"/>
            </w:pPr>
            <w:r>
              <w:t>&lt;xs:annotation&gt;</w:t>
            </w:r>
          </w:p>
          <w:p w14:paraId="5104D044" w14:textId="77777777" w:rsidR="0035256A" w:rsidRDefault="0035256A" w:rsidP="0035256A">
            <w:pPr>
              <w:pStyle w:val="XML5"/>
            </w:pPr>
            <w:r>
              <w:t>&lt;xs</w:t>
            </w:r>
            <w:proofErr w:type="gramStart"/>
            <w:r>
              <w:t>:documentation</w:t>
            </w:r>
            <w:proofErr w:type="gramEnd"/>
            <w:r>
              <w:t>&gt;Whether the switch supports port statistics. See OpenFlow protocol 1.2 section A.3.1</w:t>
            </w:r>
            <w:r>
              <w:tab/>
            </w:r>
            <w:r>
              <w:tab/>
            </w:r>
          </w:p>
          <w:p w14:paraId="40B691C7" w14:textId="77777777" w:rsidR="0035256A" w:rsidRDefault="0035256A" w:rsidP="0035256A">
            <w:pPr>
              <w:pStyle w:val="XML5"/>
            </w:pPr>
            <w:r>
              <w:t>&lt;/xs:documentation&gt;</w:t>
            </w:r>
          </w:p>
          <w:p w14:paraId="3703474D" w14:textId="77777777" w:rsidR="0035256A" w:rsidRDefault="0035256A" w:rsidP="0035256A">
            <w:pPr>
              <w:pStyle w:val="XML4"/>
            </w:pPr>
            <w:r>
              <w:t>&lt;/xs:annotation&gt;</w:t>
            </w:r>
          </w:p>
          <w:p w14:paraId="13D31DCE" w14:textId="77777777" w:rsidR="0035256A" w:rsidRDefault="0035256A" w:rsidP="0035256A">
            <w:pPr>
              <w:pStyle w:val="XML3"/>
            </w:pPr>
            <w:r>
              <w:t>&lt;/xs:element&gt;</w:t>
            </w:r>
          </w:p>
          <w:p w14:paraId="252B3098" w14:textId="77777777" w:rsidR="0035256A" w:rsidRDefault="0035256A" w:rsidP="0035256A">
            <w:pPr>
              <w:pStyle w:val="XML3"/>
            </w:pPr>
            <w:r>
              <w:t>&lt;xs:element name="group-statistics" type="xs:boolean"&gt;</w:t>
            </w:r>
          </w:p>
          <w:p w14:paraId="04F3F902" w14:textId="77777777" w:rsidR="0035256A" w:rsidRDefault="0035256A" w:rsidP="0035256A">
            <w:pPr>
              <w:pStyle w:val="XML4"/>
            </w:pPr>
            <w:r>
              <w:t>&lt;xs:annotation&gt;</w:t>
            </w:r>
          </w:p>
          <w:p w14:paraId="1EA487A3" w14:textId="77777777" w:rsidR="0035256A" w:rsidRDefault="0035256A" w:rsidP="0035256A">
            <w:pPr>
              <w:pStyle w:val="XML5"/>
            </w:pPr>
            <w:r>
              <w:t>&lt;xs</w:t>
            </w:r>
            <w:proofErr w:type="gramStart"/>
            <w:r>
              <w:t>:documentation</w:t>
            </w:r>
            <w:proofErr w:type="gramEnd"/>
            <w:r>
              <w:t>&gt; Whether the switch supports group statistics. See OpenFlow protocol 1.2 section A.3.1</w:t>
            </w:r>
          </w:p>
          <w:p w14:paraId="28F43DC0" w14:textId="77777777" w:rsidR="0035256A" w:rsidRDefault="0035256A" w:rsidP="0035256A">
            <w:pPr>
              <w:pStyle w:val="XML5"/>
            </w:pPr>
            <w:r>
              <w:t>&lt;/xs:documentation&gt;</w:t>
            </w:r>
          </w:p>
          <w:p w14:paraId="3CF1B7CE" w14:textId="77777777" w:rsidR="0035256A" w:rsidRDefault="0035256A" w:rsidP="0035256A">
            <w:pPr>
              <w:pStyle w:val="XML4"/>
            </w:pPr>
            <w:r>
              <w:lastRenderedPageBreak/>
              <w:t>&lt;/xs:annotation&gt;</w:t>
            </w:r>
          </w:p>
          <w:p w14:paraId="20253780" w14:textId="77777777" w:rsidR="0035256A" w:rsidRDefault="0035256A" w:rsidP="0035256A">
            <w:pPr>
              <w:pStyle w:val="XML3"/>
            </w:pPr>
            <w:r>
              <w:t>&lt;/xs:element&gt;</w:t>
            </w:r>
          </w:p>
          <w:p w14:paraId="4ECEDEEC" w14:textId="77777777" w:rsidR="0035256A" w:rsidRDefault="0035256A" w:rsidP="0035256A">
            <w:pPr>
              <w:pStyle w:val="XML3"/>
            </w:pPr>
            <w:r>
              <w:t>&lt;xs:element name="queue-statistics" type="xs:boolean"&gt;</w:t>
            </w:r>
          </w:p>
          <w:p w14:paraId="714AF121" w14:textId="77777777" w:rsidR="0035256A" w:rsidRDefault="0035256A" w:rsidP="0035256A">
            <w:pPr>
              <w:pStyle w:val="XML4"/>
            </w:pPr>
            <w:r>
              <w:t>&lt;xs:annotation&gt;</w:t>
            </w:r>
          </w:p>
          <w:p w14:paraId="63116051" w14:textId="77777777" w:rsidR="0035256A" w:rsidRDefault="0035256A" w:rsidP="0035256A">
            <w:pPr>
              <w:pStyle w:val="XML5"/>
            </w:pPr>
            <w:r>
              <w:t>&lt;xs</w:t>
            </w:r>
            <w:proofErr w:type="gramStart"/>
            <w:r>
              <w:t>:documentation</w:t>
            </w:r>
            <w:proofErr w:type="gramEnd"/>
            <w:r>
              <w:t>&gt;Whether the switch supports queue statistics. See OpenFlow protocol 1.2 section A.3.1</w:t>
            </w:r>
            <w:r>
              <w:tab/>
            </w:r>
            <w:r>
              <w:tab/>
            </w:r>
          </w:p>
          <w:p w14:paraId="2CA901D5" w14:textId="77777777" w:rsidR="0035256A" w:rsidRDefault="0035256A" w:rsidP="0035256A">
            <w:pPr>
              <w:pStyle w:val="XML5"/>
            </w:pPr>
            <w:r>
              <w:t>&lt;/xs:documentation&gt;</w:t>
            </w:r>
          </w:p>
          <w:p w14:paraId="6AB80C43" w14:textId="77777777" w:rsidR="0035256A" w:rsidRDefault="0035256A" w:rsidP="0035256A">
            <w:pPr>
              <w:pStyle w:val="XML4"/>
            </w:pPr>
            <w:r>
              <w:t>&lt;/xs:annotation&gt;</w:t>
            </w:r>
          </w:p>
          <w:p w14:paraId="31BB55E9" w14:textId="77777777" w:rsidR="0035256A" w:rsidRDefault="0035256A" w:rsidP="0035256A">
            <w:pPr>
              <w:pStyle w:val="XML3"/>
            </w:pPr>
            <w:r>
              <w:t>&lt;/xs:element&gt;</w:t>
            </w:r>
          </w:p>
          <w:p w14:paraId="7ADB90E0" w14:textId="77777777" w:rsidR="0035256A" w:rsidRDefault="0035256A" w:rsidP="0035256A">
            <w:pPr>
              <w:pStyle w:val="XML3"/>
            </w:pPr>
            <w:r>
              <w:t>&lt;xs:element name="reassemble-ip-fragments" type="xs:boolean"&gt;</w:t>
            </w:r>
          </w:p>
          <w:p w14:paraId="5451DB48" w14:textId="77777777" w:rsidR="0035256A" w:rsidRDefault="0035256A" w:rsidP="0035256A">
            <w:pPr>
              <w:pStyle w:val="XML4"/>
            </w:pPr>
            <w:r>
              <w:t>&lt;xs:annotation&gt;</w:t>
            </w:r>
          </w:p>
          <w:p w14:paraId="63564760" w14:textId="77777777" w:rsidR="0035256A" w:rsidRDefault="0035256A" w:rsidP="0035256A">
            <w:pPr>
              <w:pStyle w:val="XML5"/>
            </w:pPr>
            <w:r>
              <w:t>&lt;xs</w:t>
            </w:r>
            <w:proofErr w:type="gramStart"/>
            <w:r>
              <w:t>:documentation</w:t>
            </w:r>
            <w:proofErr w:type="gramEnd"/>
            <w:r>
              <w:t>&gt;Whether the switch supports reassemble IP fragments. See OpenFlow protocol 1.2 section A.3.1</w:t>
            </w:r>
            <w:r>
              <w:tab/>
            </w:r>
            <w:r>
              <w:tab/>
            </w:r>
          </w:p>
          <w:p w14:paraId="7FFD0F21" w14:textId="77777777" w:rsidR="0035256A" w:rsidRDefault="0035256A" w:rsidP="0035256A">
            <w:pPr>
              <w:pStyle w:val="XML5"/>
            </w:pPr>
            <w:r>
              <w:t>&lt;/xs:documentation&gt;</w:t>
            </w:r>
          </w:p>
          <w:p w14:paraId="2A3A5C5A" w14:textId="77777777" w:rsidR="0035256A" w:rsidRDefault="0035256A" w:rsidP="0035256A">
            <w:pPr>
              <w:pStyle w:val="XML4"/>
            </w:pPr>
            <w:r>
              <w:t>&lt;/xs:annotation&gt;</w:t>
            </w:r>
          </w:p>
          <w:p w14:paraId="1BF5A9CF" w14:textId="77777777" w:rsidR="0035256A" w:rsidRDefault="0035256A" w:rsidP="0035256A">
            <w:pPr>
              <w:pStyle w:val="XML3"/>
            </w:pPr>
            <w:r>
              <w:t>&lt;/xs:element&gt;</w:t>
            </w:r>
          </w:p>
          <w:p w14:paraId="3A803E1F" w14:textId="77777777" w:rsidR="0035256A" w:rsidRDefault="0035256A" w:rsidP="0035256A">
            <w:pPr>
              <w:pStyle w:val="XML3"/>
            </w:pPr>
            <w:r>
              <w:t>&lt;xs:element name="block-looping-ports" type="xs:boolean"&gt;</w:t>
            </w:r>
          </w:p>
          <w:p w14:paraId="64DBEF85" w14:textId="77777777" w:rsidR="0035256A" w:rsidRDefault="0035256A" w:rsidP="0035256A">
            <w:pPr>
              <w:pStyle w:val="XML4"/>
            </w:pPr>
            <w:r>
              <w:t>&lt;xs:annotation&gt;</w:t>
            </w:r>
          </w:p>
          <w:p w14:paraId="6480AD5C" w14:textId="77777777" w:rsidR="0035256A" w:rsidRDefault="0035256A" w:rsidP="0035256A">
            <w:pPr>
              <w:pStyle w:val="XML5"/>
            </w:pPr>
            <w:r>
              <w:t>&lt;xs:documentation&gt;"true" indicates that a switch protocol outside of OpenFlow, such as 802.1D Spanning Tree, will detect topology loops and block ports to prevent packet loops. See OpenFlow protocol 1.2 section A.3.1</w:t>
            </w:r>
            <w:r>
              <w:tab/>
            </w:r>
            <w:r>
              <w:tab/>
            </w:r>
          </w:p>
          <w:p w14:paraId="37879FC7" w14:textId="77777777" w:rsidR="0035256A" w:rsidRDefault="0035256A" w:rsidP="0035256A">
            <w:pPr>
              <w:pStyle w:val="XML5"/>
            </w:pPr>
            <w:r>
              <w:t>&lt;/xs:documentation&gt;</w:t>
            </w:r>
          </w:p>
          <w:p w14:paraId="69096AB6" w14:textId="77777777" w:rsidR="0035256A" w:rsidRDefault="0035256A" w:rsidP="0035256A">
            <w:pPr>
              <w:pStyle w:val="XML4"/>
            </w:pPr>
            <w:r>
              <w:t>&lt;/xs:annotation&gt;</w:t>
            </w:r>
          </w:p>
          <w:p w14:paraId="294FA4A8" w14:textId="77777777" w:rsidR="0035256A" w:rsidRDefault="0035256A" w:rsidP="0035256A">
            <w:pPr>
              <w:pStyle w:val="XML3"/>
            </w:pPr>
            <w:r>
              <w:t>&lt;/xs:element&gt;</w:t>
            </w:r>
          </w:p>
          <w:p w14:paraId="6F6C8104" w14:textId="77777777" w:rsidR="0035256A" w:rsidRDefault="0035256A" w:rsidP="0035256A">
            <w:pPr>
              <w:pStyle w:val="XML3"/>
            </w:pPr>
            <w:r>
              <w:t xml:space="preserve">&lt;xs:element name="reserved-port-types" </w:t>
            </w:r>
          </w:p>
          <w:p w14:paraId="309E7B4D" w14:textId="77777777" w:rsidR="0035256A" w:rsidRDefault="0035256A" w:rsidP="0035256A">
            <w:pPr>
              <w:pStyle w:val="XML9"/>
            </w:pPr>
            <w:r>
              <w:t>type="OFReservedPortTypes"&gt;</w:t>
            </w:r>
          </w:p>
          <w:p w14:paraId="4AED14C2" w14:textId="77777777" w:rsidR="0035256A" w:rsidRDefault="0035256A" w:rsidP="0035256A">
            <w:pPr>
              <w:pStyle w:val="XML4"/>
            </w:pPr>
            <w:r>
              <w:t>&lt;xs:annotation&gt;</w:t>
            </w:r>
          </w:p>
          <w:p w14:paraId="044243E0" w14:textId="77777777" w:rsidR="0035256A" w:rsidRDefault="0035256A" w:rsidP="0035256A">
            <w:pPr>
              <w:pStyle w:val="XML5"/>
            </w:pPr>
            <w:r>
              <w:t xml:space="preserve">&lt;xs:documentation&gt;Specify generic forwarding actions such as sending to the controller, ooding, or forwarding using non-OpenFlow methods, such as "normal" switch processing. SeeOpenFlow protocol 1.2 </w:t>
            </w:r>
            <w:proofErr w:type="gramStart"/>
            <w:r>
              <w:t>section</w:t>
            </w:r>
            <w:proofErr w:type="gramEnd"/>
            <w:r>
              <w:t xml:space="preserve"> 4.5.</w:t>
            </w:r>
          </w:p>
          <w:p w14:paraId="7D32A357" w14:textId="77777777" w:rsidR="0035256A" w:rsidRDefault="0035256A" w:rsidP="0035256A">
            <w:pPr>
              <w:pStyle w:val="XML5"/>
            </w:pPr>
            <w:r>
              <w:t>&lt;/xs:documentation&gt;</w:t>
            </w:r>
          </w:p>
          <w:p w14:paraId="1AB13EF0" w14:textId="77777777" w:rsidR="0035256A" w:rsidRDefault="0035256A" w:rsidP="0035256A">
            <w:pPr>
              <w:pStyle w:val="XML4"/>
            </w:pPr>
            <w:r>
              <w:t>&lt;/xs:annotation&gt;</w:t>
            </w:r>
          </w:p>
          <w:p w14:paraId="1CC83A1B" w14:textId="77777777" w:rsidR="0035256A" w:rsidRDefault="0035256A" w:rsidP="0035256A">
            <w:pPr>
              <w:pStyle w:val="XML3"/>
            </w:pPr>
            <w:r>
              <w:t xml:space="preserve">&lt;/xs:element&gt;  </w:t>
            </w:r>
            <w:r>
              <w:tab/>
            </w:r>
          </w:p>
          <w:p w14:paraId="4869EB22" w14:textId="77777777" w:rsidR="0035256A" w:rsidRDefault="0035256A" w:rsidP="0035256A">
            <w:pPr>
              <w:pStyle w:val="XML3"/>
            </w:pPr>
            <w:r>
              <w:t>&lt;xs:element name="group-types" type="OFGroupTypes"&gt;</w:t>
            </w:r>
          </w:p>
          <w:p w14:paraId="226E6293" w14:textId="77777777" w:rsidR="0035256A" w:rsidRDefault="0035256A" w:rsidP="0035256A">
            <w:pPr>
              <w:pStyle w:val="XML4"/>
            </w:pPr>
            <w:r>
              <w:t>&lt;xs:annotation&gt;</w:t>
            </w:r>
          </w:p>
          <w:p w14:paraId="7FC87877" w14:textId="77777777" w:rsidR="0035256A" w:rsidRDefault="0035256A" w:rsidP="0035256A">
            <w:pPr>
              <w:pStyle w:val="XML5"/>
            </w:pPr>
            <w:r>
              <w:t>&lt;xs</w:t>
            </w:r>
            <w:proofErr w:type="gramStart"/>
            <w:r>
              <w:t>:documentation</w:t>
            </w:r>
            <w:proofErr w:type="gramEnd"/>
            <w:r>
              <w:t xml:space="preserve">&gt;The group types supported by the switch. SeeOpenFlow protocol 1.2 </w:t>
            </w:r>
            <w:proofErr w:type="gramStart"/>
            <w:r>
              <w:t>section</w:t>
            </w:r>
            <w:proofErr w:type="gramEnd"/>
            <w:r>
              <w:t xml:space="preserve"> 5.4.1.</w:t>
            </w:r>
          </w:p>
          <w:p w14:paraId="48C26FFB" w14:textId="77777777" w:rsidR="0035256A" w:rsidRDefault="0035256A" w:rsidP="0035256A">
            <w:pPr>
              <w:pStyle w:val="XML5"/>
            </w:pPr>
            <w:r>
              <w:t>&lt;/xs:documentation&gt;</w:t>
            </w:r>
          </w:p>
          <w:p w14:paraId="664EC8AC" w14:textId="77777777" w:rsidR="0035256A" w:rsidRDefault="0035256A" w:rsidP="0035256A">
            <w:pPr>
              <w:pStyle w:val="XML4"/>
            </w:pPr>
            <w:r>
              <w:t>&lt;/xs:annotation&gt;</w:t>
            </w:r>
          </w:p>
          <w:p w14:paraId="77755C2D" w14:textId="77777777" w:rsidR="0035256A" w:rsidRDefault="0035256A" w:rsidP="0035256A">
            <w:pPr>
              <w:pStyle w:val="XML3"/>
            </w:pPr>
            <w:r>
              <w:t>&lt;/xs:element&gt;</w:t>
            </w:r>
          </w:p>
          <w:p w14:paraId="6C5E278D" w14:textId="77777777" w:rsidR="0035256A" w:rsidRDefault="0035256A" w:rsidP="0035256A">
            <w:pPr>
              <w:pStyle w:val="XML3"/>
            </w:pPr>
            <w:r>
              <w:t>&lt;xs:element name="group-capabilities" type="OFGroupCapabilities"&gt;</w:t>
            </w:r>
          </w:p>
          <w:p w14:paraId="73203A24" w14:textId="77777777" w:rsidR="0035256A" w:rsidRDefault="0035256A" w:rsidP="0035256A">
            <w:pPr>
              <w:pStyle w:val="XML4"/>
            </w:pPr>
            <w:r>
              <w:t>&lt;xs:annotation&gt;</w:t>
            </w:r>
          </w:p>
          <w:p w14:paraId="366362E7" w14:textId="77777777" w:rsidR="0035256A" w:rsidRDefault="0035256A" w:rsidP="0035256A">
            <w:pPr>
              <w:pStyle w:val="XML5"/>
            </w:pPr>
            <w:r>
              <w:t>&lt;xs</w:t>
            </w:r>
            <w:proofErr w:type="gramStart"/>
            <w:r>
              <w:t>:documentation</w:t>
            </w:r>
            <w:proofErr w:type="gramEnd"/>
            <w:r>
              <w:t xml:space="preserve">&gt;The group capabilities supported by the switch. SeeOpenFlow protocol 1.2 </w:t>
            </w:r>
            <w:proofErr w:type="gramStart"/>
            <w:r>
              <w:t>section</w:t>
            </w:r>
            <w:proofErr w:type="gramEnd"/>
            <w:r>
              <w:t xml:space="preserve"> A.3.5.9.</w:t>
            </w:r>
          </w:p>
          <w:p w14:paraId="1DD5FA15" w14:textId="77777777" w:rsidR="0035256A" w:rsidRDefault="0035256A" w:rsidP="0035256A">
            <w:pPr>
              <w:pStyle w:val="XML5"/>
            </w:pPr>
            <w:r>
              <w:t>&lt;/xs:documentation&gt;</w:t>
            </w:r>
          </w:p>
          <w:p w14:paraId="34E7BA04" w14:textId="77777777" w:rsidR="0035256A" w:rsidRDefault="0035256A" w:rsidP="0035256A">
            <w:pPr>
              <w:pStyle w:val="XML4"/>
            </w:pPr>
            <w:r>
              <w:t xml:space="preserve">&lt;/xs:annotation&gt;  </w:t>
            </w:r>
            <w:r>
              <w:tab/>
            </w:r>
          </w:p>
          <w:p w14:paraId="38D802BF" w14:textId="77777777" w:rsidR="0035256A" w:rsidRDefault="0035256A" w:rsidP="0035256A">
            <w:pPr>
              <w:pStyle w:val="XML3"/>
            </w:pPr>
            <w:r>
              <w:t>&lt;/xs:element&gt;</w:t>
            </w:r>
          </w:p>
          <w:p w14:paraId="51EE2450" w14:textId="77777777" w:rsidR="0035256A" w:rsidRDefault="0035256A" w:rsidP="0035256A">
            <w:pPr>
              <w:pStyle w:val="XML3"/>
            </w:pPr>
            <w:r>
              <w:t>&lt;xs:element name="action-types" type="OFActionTypes"&gt;</w:t>
            </w:r>
          </w:p>
          <w:p w14:paraId="37F4037B" w14:textId="77777777" w:rsidR="0035256A" w:rsidRDefault="0035256A" w:rsidP="0035256A">
            <w:pPr>
              <w:pStyle w:val="XML4"/>
            </w:pPr>
            <w:r>
              <w:t>&lt;xs:annotation&gt;</w:t>
            </w:r>
          </w:p>
          <w:p w14:paraId="2736472C" w14:textId="77777777" w:rsidR="0035256A" w:rsidRDefault="0035256A" w:rsidP="0035256A">
            <w:pPr>
              <w:pStyle w:val="XML5"/>
            </w:pPr>
            <w:r>
              <w:t>&lt;xs</w:t>
            </w:r>
            <w:proofErr w:type="gramStart"/>
            <w:r>
              <w:t>:documentation</w:t>
            </w:r>
            <w:proofErr w:type="gramEnd"/>
            <w:r>
              <w:t xml:space="preserve">&gt;The action types supported by the switch. See OpenFlow protocol 1.2 </w:t>
            </w:r>
            <w:proofErr w:type="gramStart"/>
            <w:r>
              <w:t>section</w:t>
            </w:r>
            <w:proofErr w:type="gramEnd"/>
            <w:r>
              <w:t xml:space="preserve"> 5.9 and A.2.5.</w:t>
            </w:r>
          </w:p>
          <w:p w14:paraId="68553361" w14:textId="77777777" w:rsidR="0035256A" w:rsidRDefault="0035256A" w:rsidP="0035256A">
            <w:pPr>
              <w:pStyle w:val="XML5"/>
            </w:pPr>
            <w:r>
              <w:t>&lt;/xs:documentation&gt;</w:t>
            </w:r>
          </w:p>
          <w:p w14:paraId="27A10C9F" w14:textId="77777777" w:rsidR="0035256A" w:rsidRDefault="0035256A" w:rsidP="0035256A">
            <w:pPr>
              <w:pStyle w:val="XML4"/>
            </w:pPr>
            <w:r>
              <w:t xml:space="preserve">&lt;/xs:annotation&gt;  </w:t>
            </w:r>
            <w:r>
              <w:tab/>
            </w:r>
          </w:p>
          <w:p w14:paraId="686DF751" w14:textId="77777777" w:rsidR="0035256A" w:rsidRDefault="0035256A" w:rsidP="0035256A">
            <w:pPr>
              <w:pStyle w:val="XML3"/>
            </w:pPr>
            <w:r>
              <w:t>&lt;/xs:element&gt;</w:t>
            </w:r>
          </w:p>
          <w:p w14:paraId="5DB5CA2C" w14:textId="77777777" w:rsidR="0035256A" w:rsidRDefault="0035256A" w:rsidP="0035256A">
            <w:pPr>
              <w:pStyle w:val="XML3"/>
            </w:pPr>
            <w:r>
              <w:lastRenderedPageBreak/>
              <w:t>&lt;xs:element name="instruction-types" type="OFInstructionTypes"&gt;</w:t>
            </w:r>
          </w:p>
          <w:p w14:paraId="2219DB78" w14:textId="77777777" w:rsidR="0035256A" w:rsidRDefault="0035256A" w:rsidP="0035256A">
            <w:pPr>
              <w:pStyle w:val="XML4"/>
            </w:pPr>
            <w:r>
              <w:t>&lt;xs:annotation&gt;</w:t>
            </w:r>
          </w:p>
          <w:p w14:paraId="55054A22" w14:textId="77777777" w:rsidR="0035256A" w:rsidRDefault="0035256A" w:rsidP="0035256A">
            <w:pPr>
              <w:pStyle w:val="XML5"/>
            </w:pPr>
            <w:r>
              <w:t>&lt;xs</w:t>
            </w:r>
            <w:proofErr w:type="gramStart"/>
            <w:r>
              <w:t>:documentation</w:t>
            </w:r>
            <w:proofErr w:type="gramEnd"/>
            <w:r>
              <w:t>&gt;The instruction types supported by the switch. See OpenFlow protocol 1.2 section 5.6.</w:t>
            </w:r>
          </w:p>
          <w:p w14:paraId="46F9D564" w14:textId="77777777" w:rsidR="0035256A" w:rsidRDefault="0035256A" w:rsidP="0035256A">
            <w:pPr>
              <w:pStyle w:val="XML5"/>
            </w:pPr>
            <w:r>
              <w:t>&lt;/xs:documentation&gt;</w:t>
            </w:r>
          </w:p>
          <w:p w14:paraId="797C2B66" w14:textId="77777777" w:rsidR="0035256A" w:rsidRDefault="0035256A" w:rsidP="0035256A">
            <w:pPr>
              <w:pStyle w:val="XML4"/>
            </w:pPr>
            <w:r>
              <w:t xml:space="preserve">&lt;/xs:annotation&gt;  </w:t>
            </w:r>
            <w:r>
              <w:tab/>
            </w:r>
          </w:p>
          <w:p w14:paraId="2B99F299" w14:textId="77777777" w:rsidR="0035256A" w:rsidRDefault="0035256A" w:rsidP="0035256A">
            <w:pPr>
              <w:pStyle w:val="XML3"/>
            </w:pPr>
            <w:r>
              <w:t>&lt;/xs:element&gt;</w:t>
            </w:r>
          </w:p>
          <w:p w14:paraId="4BFCABE0" w14:textId="77777777" w:rsidR="0035256A" w:rsidRDefault="0035256A" w:rsidP="0035256A">
            <w:pPr>
              <w:pStyle w:val="XML2"/>
            </w:pPr>
            <w:r>
              <w:t>&lt;/xs:sequence&gt;</w:t>
            </w:r>
          </w:p>
          <w:p w14:paraId="375A977A" w14:textId="77777777" w:rsidR="0035256A" w:rsidRDefault="0035256A" w:rsidP="0035256A">
            <w:pPr>
              <w:pStyle w:val="XML1"/>
            </w:pPr>
            <w:r>
              <w:t>&lt;/xs:complexType&gt;</w:t>
            </w:r>
          </w:p>
          <w:p w14:paraId="2971FAC3" w14:textId="77777777" w:rsidR="0035256A" w:rsidRDefault="0035256A" w:rsidP="0035256A">
            <w:pPr>
              <w:pStyle w:val="XML1"/>
            </w:pPr>
          </w:p>
          <w:p w14:paraId="14ADE3B5" w14:textId="77777777" w:rsidR="0035256A" w:rsidRDefault="0035256A" w:rsidP="0035256A">
            <w:pPr>
              <w:pStyle w:val="XML1"/>
            </w:pPr>
            <w:r>
              <w:t>&lt;xs:complexType name="OFReservedPortTypes"&gt;</w:t>
            </w:r>
          </w:p>
          <w:p w14:paraId="6E055A90" w14:textId="77777777" w:rsidR="0035256A" w:rsidRDefault="0035256A" w:rsidP="0035256A">
            <w:pPr>
              <w:pStyle w:val="XML2"/>
            </w:pPr>
            <w:r>
              <w:t>&lt;xs:sequence minOccurs="1" maxOccurs="unbounded"&gt;</w:t>
            </w:r>
          </w:p>
          <w:p w14:paraId="5E702EE9" w14:textId="77777777" w:rsidR="0035256A" w:rsidRDefault="0035256A" w:rsidP="0035256A">
            <w:pPr>
              <w:pStyle w:val="XML3"/>
            </w:pPr>
            <w:r>
              <w:t>&lt;xs:element name="type" type="OFReservedPortType"/&gt;</w:t>
            </w:r>
          </w:p>
          <w:p w14:paraId="10C4905E" w14:textId="77777777" w:rsidR="0035256A" w:rsidRDefault="0035256A" w:rsidP="0035256A">
            <w:pPr>
              <w:pStyle w:val="XML2"/>
            </w:pPr>
            <w:r>
              <w:t>&lt;/xs:sequence&gt;</w:t>
            </w:r>
          </w:p>
          <w:p w14:paraId="5FE312F4" w14:textId="77777777" w:rsidR="0035256A" w:rsidRDefault="0035256A" w:rsidP="0035256A">
            <w:pPr>
              <w:pStyle w:val="XML1"/>
            </w:pPr>
            <w:r>
              <w:t>&lt;/xs:complexType&gt;</w:t>
            </w:r>
          </w:p>
          <w:p w14:paraId="255B0C4F" w14:textId="77777777" w:rsidR="0035256A" w:rsidRDefault="0035256A" w:rsidP="0035256A">
            <w:pPr>
              <w:pStyle w:val="XML1"/>
            </w:pPr>
          </w:p>
          <w:p w14:paraId="30F3FB3B" w14:textId="77777777" w:rsidR="0035256A" w:rsidRDefault="0035256A" w:rsidP="0035256A">
            <w:pPr>
              <w:pStyle w:val="XML1"/>
            </w:pPr>
            <w:r>
              <w:t>&lt;xs:simpleType name="OFReservedPortType"&gt;</w:t>
            </w:r>
          </w:p>
          <w:p w14:paraId="1AF9D9AE" w14:textId="77777777" w:rsidR="0035256A" w:rsidRDefault="0035256A" w:rsidP="0035256A">
            <w:pPr>
              <w:pStyle w:val="XML2"/>
            </w:pPr>
            <w:r>
              <w:t>&lt;xs:restriction base="xs:string"&gt;</w:t>
            </w:r>
          </w:p>
          <w:p w14:paraId="7E20BA7B" w14:textId="77777777" w:rsidR="0035256A" w:rsidRDefault="0035256A" w:rsidP="0035256A">
            <w:pPr>
              <w:pStyle w:val="XML3"/>
            </w:pPr>
            <w:r>
              <w:t>&lt;xs:enumeration value="all"/&gt;</w:t>
            </w:r>
          </w:p>
          <w:p w14:paraId="489EEB75" w14:textId="77777777" w:rsidR="0035256A" w:rsidRDefault="0035256A" w:rsidP="0035256A">
            <w:pPr>
              <w:pStyle w:val="XML3"/>
            </w:pPr>
            <w:r>
              <w:t>&lt;xs:enumeration value="controller"/&gt;</w:t>
            </w:r>
          </w:p>
          <w:p w14:paraId="13BBBB34" w14:textId="77777777" w:rsidR="0035256A" w:rsidRDefault="0035256A" w:rsidP="0035256A">
            <w:pPr>
              <w:pStyle w:val="XML3"/>
            </w:pPr>
            <w:r>
              <w:t>&lt;xs:enumeration value="table"/&gt;</w:t>
            </w:r>
          </w:p>
          <w:p w14:paraId="2409693F" w14:textId="77777777" w:rsidR="0035256A" w:rsidRDefault="0035256A" w:rsidP="0035256A">
            <w:pPr>
              <w:pStyle w:val="XML3"/>
            </w:pPr>
            <w:r>
              <w:t>&lt;xs:enumeration value="inport"/&gt;</w:t>
            </w:r>
          </w:p>
          <w:p w14:paraId="181767F0" w14:textId="77777777" w:rsidR="0035256A" w:rsidRDefault="0035256A" w:rsidP="0035256A">
            <w:pPr>
              <w:pStyle w:val="XML3"/>
            </w:pPr>
            <w:r>
              <w:t>&lt;xs:enumeration value="any"/&gt;</w:t>
            </w:r>
          </w:p>
          <w:p w14:paraId="54FB11B1" w14:textId="77777777" w:rsidR="0035256A" w:rsidRDefault="0035256A" w:rsidP="0035256A">
            <w:pPr>
              <w:pStyle w:val="XML3"/>
            </w:pPr>
            <w:r>
              <w:t>&lt;xs:enumeration value="local"/&gt;</w:t>
            </w:r>
          </w:p>
          <w:p w14:paraId="3EE29349" w14:textId="77777777" w:rsidR="0035256A" w:rsidRDefault="0035256A" w:rsidP="0035256A">
            <w:pPr>
              <w:pStyle w:val="XML3"/>
            </w:pPr>
            <w:r>
              <w:t>&lt;xs:enumeration value="normal"/&gt;</w:t>
            </w:r>
          </w:p>
          <w:p w14:paraId="15392526" w14:textId="77777777" w:rsidR="0035256A" w:rsidRDefault="0035256A" w:rsidP="0035256A">
            <w:pPr>
              <w:pStyle w:val="XML3"/>
            </w:pPr>
            <w:r>
              <w:t>&lt;xs:enumeration value="flood"/&gt;</w:t>
            </w:r>
          </w:p>
          <w:p w14:paraId="4C52DD2C" w14:textId="77777777" w:rsidR="0035256A" w:rsidRDefault="0035256A" w:rsidP="0035256A">
            <w:pPr>
              <w:pStyle w:val="XML2"/>
            </w:pPr>
            <w:r>
              <w:t>&lt;/xs:restriction&gt;</w:t>
            </w:r>
          </w:p>
          <w:p w14:paraId="21FBCDEF" w14:textId="77777777" w:rsidR="0035256A" w:rsidRDefault="0035256A" w:rsidP="0035256A">
            <w:pPr>
              <w:pStyle w:val="XML1"/>
            </w:pPr>
            <w:r>
              <w:t>&lt;/xs:simpleType&gt;</w:t>
            </w:r>
          </w:p>
          <w:p w14:paraId="54180158" w14:textId="77777777" w:rsidR="0035256A" w:rsidRDefault="0035256A" w:rsidP="0035256A">
            <w:pPr>
              <w:pStyle w:val="XML1"/>
            </w:pPr>
          </w:p>
          <w:p w14:paraId="37F87DA9" w14:textId="77777777" w:rsidR="0035256A" w:rsidRDefault="0035256A" w:rsidP="0035256A">
            <w:pPr>
              <w:pStyle w:val="XML1"/>
            </w:pPr>
            <w:r>
              <w:t>&lt;xs:complexType name="OFGroupTypes"&gt;</w:t>
            </w:r>
          </w:p>
          <w:p w14:paraId="52F99D6D" w14:textId="77777777" w:rsidR="0035256A" w:rsidRDefault="0035256A" w:rsidP="0035256A">
            <w:pPr>
              <w:pStyle w:val="XML2"/>
            </w:pPr>
            <w:r>
              <w:t>&lt;xs:sequence minOccurs="1" maxOccurs="unbounded"&gt;</w:t>
            </w:r>
          </w:p>
          <w:p w14:paraId="4D19410E" w14:textId="77777777" w:rsidR="0035256A" w:rsidRDefault="0035256A" w:rsidP="0035256A">
            <w:pPr>
              <w:pStyle w:val="XML3"/>
            </w:pPr>
            <w:r>
              <w:t>&lt;xs:element name="type" type="OFGroupType"/&gt;</w:t>
            </w:r>
          </w:p>
          <w:p w14:paraId="5CE1837C" w14:textId="77777777" w:rsidR="0035256A" w:rsidRDefault="0035256A" w:rsidP="0035256A">
            <w:pPr>
              <w:pStyle w:val="XML2"/>
            </w:pPr>
            <w:r>
              <w:t>&lt;/xs:sequence&gt;</w:t>
            </w:r>
          </w:p>
          <w:p w14:paraId="527E1E3D" w14:textId="77777777" w:rsidR="0035256A" w:rsidRDefault="0035256A" w:rsidP="0035256A">
            <w:pPr>
              <w:pStyle w:val="XML1"/>
            </w:pPr>
            <w:r>
              <w:t>&lt;/xs:complexType&gt;</w:t>
            </w:r>
          </w:p>
          <w:p w14:paraId="4B5ADD1B" w14:textId="77777777" w:rsidR="0035256A" w:rsidRDefault="0035256A" w:rsidP="0035256A">
            <w:pPr>
              <w:pStyle w:val="XML1"/>
            </w:pPr>
          </w:p>
          <w:p w14:paraId="77E13191" w14:textId="77777777" w:rsidR="0035256A" w:rsidRDefault="0035256A" w:rsidP="0035256A">
            <w:pPr>
              <w:pStyle w:val="XML1"/>
            </w:pPr>
            <w:r>
              <w:t>&lt;xs:simpleType name="OFGroupType"&gt;</w:t>
            </w:r>
          </w:p>
          <w:p w14:paraId="153782F0" w14:textId="77777777" w:rsidR="0035256A" w:rsidRDefault="0035256A" w:rsidP="0035256A">
            <w:pPr>
              <w:pStyle w:val="XML2"/>
            </w:pPr>
            <w:r>
              <w:t>&lt;xs:restriction base="xs:string"&gt;</w:t>
            </w:r>
          </w:p>
          <w:p w14:paraId="0DA6DD06" w14:textId="77777777" w:rsidR="0035256A" w:rsidRDefault="0035256A" w:rsidP="0035256A">
            <w:pPr>
              <w:pStyle w:val="XML3"/>
            </w:pPr>
            <w:r>
              <w:t>&lt;xs:enumeration value="all"/&gt;</w:t>
            </w:r>
          </w:p>
          <w:p w14:paraId="5579EC9F" w14:textId="77777777" w:rsidR="0035256A" w:rsidRDefault="0035256A" w:rsidP="0035256A">
            <w:pPr>
              <w:pStyle w:val="XML3"/>
            </w:pPr>
            <w:r>
              <w:t>&lt;xs:enumeration value="select"/&gt;</w:t>
            </w:r>
          </w:p>
          <w:p w14:paraId="41776781" w14:textId="77777777" w:rsidR="0035256A" w:rsidRDefault="0035256A" w:rsidP="0035256A">
            <w:pPr>
              <w:pStyle w:val="XML3"/>
            </w:pPr>
            <w:r>
              <w:t>&lt;xs:enumeration value="indirect"/&gt;</w:t>
            </w:r>
          </w:p>
          <w:p w14:paraId="1CCA8E3E" w14:textId="77777777" w:rsidR="0035256A" w:rsidRDefault="0035256A" w:rsidP="0035256A">
            <w:pPr>
              <w:pStyle w:val="XML3"/>
            </w:pPr>
            <w:r>
              <w:t>&lt;xs:enumeration value="fast-failover"/&gt;</w:t>
            </w:r>
          </w:p>
          <w:p w14:paraId="21BF93DA" w14:textId="77777777" w:rsidR="0035256A" w:rsidRDefault="0035256A" w:rsidP="0035256A">
            <w:pPr>
              <w:pStyle w:val="XML2"/>
            </w:pPr>
            <w:r>
              <w:t>&lt;/xs:restriction&gt;</w:t>
            </w:r>
          </w:p>
          <w:p w14:paraId="4D97D5EE" w14:textId="77777777" w:rsidR="0035256A" w:rsidRDefault="0035256A" w:rsidP="0035256A">
            <w:pPr>
              <w:pStyle w:val="XML1"/>
            </w:pPr>
            <w:r>
              <w:t>&lt;/xs:simpleType&gt;</w:t>
            </w:r>
          </w:p>
          <w:p w14:paraId="54F6ED17" w14:textId="77777777" w:rsidR="0035256A" w:rsidRDefault="0035256A" w:rsidP="0035256A">
            <w:pPr>
              <w:pStyle w:val="XML1"/>
            </w:pPr>
          </w:p>
          <w:p w14:paraId="1FF27F32" w14:textId="77777777" w:rsidR="0035256A" w:rsidRDefault="0035256A" w:rsidP="0035256A">
            <w:pPr>
              <w:pStyle w:val="XML1"/>
            </w:pPr>
            <w:r>
              <w:t>&lt;xs:complexType name="OFGroupCapabilities"&gt;</w:t>
            </w:r>
          </w:p>
          <w:p w14:paraId="350673F6" w14:textId="77777777" w:rsidR="0035256A" w:rsidRDefault="0035256A" w:rsidP="0035256A">
            <w:pPr>
              <w:pStyle w:val="XML2"/>
            </w:pPr>
            <w:r>
              <w:t>&lt;xs:sequence minOccurs="1" maxOccurs="unbounded"&gt;</w:t>
            </w:r>
          </w:p>
          <w:p w14:paraId="539B7331" w14:textId="77777777" w:rsidR="0035256A" w:rsidRDefault="0035256A" w:rsidP="0035256A">
            <w:pPr>
              <w:pStyle w:val="XML3"/>
            </w:pPr>
            <w:r>
              <w:t>&lt;xs:element name="capability" type="OFGroupCapability"/&gt;</w:t>
            </w:r>
          </w:p>
          <w:p w14:paraId="0D9EFBF1" w14:textId="77777777" w:rsidR="0035256A" w:rsidRDefault="0035256A" w:rsidP="0035256A">
            <w:pPr>
              <w:pStyle w:val="XML2"/>
            </w:pPr>
            <w:r>
              <w:t>&lt;/xs:sequence&gt;</w:t>
            </w:r>
          </w:p>
          <w:p w14:paraId="2733F790" w14:textId="77777777" w:rsidR="0035256A" w:rsidRDefault="0035256A" w:rsidP="0035256A">
            <w:pPr>
              <w:pStyle w:val="XML1"/>
            </w:pPr>
            <w:r>
              <w:t>&lt;/xs:complexType&gt;</w:t>
            </w:r>
          </w:p>
          <w:p w14:paraId="0FAD0CD5" w14:textId="77777777" w:rsidR="0035256A" w:rsidRDefault="0035256A" w:rsidP="0035256A">
            <w:pPr>
              <w:pStyle w:val="XML1"/>
            </w:pPr>
          </w:p>
          <w:p w14:paraId="7CD1FFB9" w14:textId="77777777" w:rsidR="0035256A" w:rsidRDefault="0035256A" w:rsidP="0035256A">
            <w:pPr>
              <w:pStyle w:val="XML1"/>
            </w:pPr>
            <w:r>
              <w:t>&lt;xs:simpleType name="OFGroupCapability"&gt;</w:t>
            </w:r>
          </w:p>
          <w:p w14:paraId="1F4C4CD4" w14:textId="77777777" w:rsidR="0035256A" w:rsidRDefault="0035256A" w:rsidP="0035256A">
            <w:pPr>
              <w:pStyle w:val="XML2"/>
            </w:pPr>
            <w:r>
              <w:t>&lt;xs:restriction base="xs:string"&gt;</w:t>
            </w:r>
          </w:p>
          <w:p w14:paraId="4D2C14CA" w14:textId="77777777" w:rsidR="0035256A" w:rsidRDefault="0035256A" w:rsidP="0035256A">
            <w:pPr>
              <w:pStyle w:val="XML3"/>
            </w:pPr>
            <w:r>
              <w:t>&lt;xs:enumeration value="select-weight"/&gt;</w:t>
            </w:r>
          </w:p>
          <w:p w14:paraId="2F2676EE" w14:textId="77777777" w:rsidR="0035256A" w:rsidRDefault="0035256A" w:rsidP="0035256A">
            <w:pPr>
              <w:pStyle w:val="XML3"/>
            </w:pPr>
            <w:r>
              <w:t>&lt;xs:enumeration value="select-liveness"/&gt;</w:t>
            </w:r>
          </w:p>
          <w:p w14:paraId="71AD515D" w14:textId="77777777" w:rsidR="0035256A" w:rsidRDefault="0035256A" w:rsidP="0035256A">
            <w:pPr>
              <w:pStyle w:val="XML3"/>
            </w:pPr>
            <w:r>
              <w:t>&lt;xs:enumeration value="chaining"/&gt;</w:t>
            </w:r>
          </w:p>
          <w:p w14:paraId="211752E0" w14:textId="77777777" w:rsidR="0035256A" w:rsidRDefault="0035256A" w:rsidP="0035256A">
            <w:pPr>
              <w:pStyle w:val="XML3"/>
            </w:pPr>
            <w:r>
              <w:t>&lt;xs:enumeration value="chaining-check"/&gt;</w:t>
            </w:r>
          </w:p>
          <w:p w14:paraId="16D3190B" w14:textId="77777777" w:rsidR="0035256A" w:rsidRDefault="0035256A" w:rsidP="0035256A">
            <w:pPr>
              <w:pStyle w:val="XML2"/>
            </w:pPr>
            <w:r>
              <w:lastRenderedPageBreak/>
              <w:t>&lt;/xs:restriction&gt;</w:t>
            </w:r>
          </w:p>
          <w:p w14:paraId="3B748148" w14:textId="77777777" w:rsidR="0035256A" w:rsidRDefault="0035256A" w:rsidP="0035256A">
            <w:pPr>
              <w:pStyle w:val="XML1"/>
            </w:pPr>
            <w:r>
              <w:t>&lt;/xs:simpleType&gt;</w:t>
            </w:r>
          </w:p>
          <w:p w14:paraId="7F90692A" w14:textId="77777777" w:rsidR="0035256A" w:rsidRDefault="0035256A" w:rsidP="0035256A">
            <w:pPr>
              <w:pStyle w:val="XML1"/>
            </w:pPr>
          </w:p>
          <w:p w14:paraId="621F716F" w14:textId="77777777" w:rsidR="0035256A" w:rsidRDefault="0035256A" w:rsidP="0035256A">
            <w:pPr>
              <w:pStyle w:val="XML1"/>
            </w:pPr>
            <w:r>
              <w:t>&lt;xs:complexType name="OFActionTypes"&gt;</w:t>
            </w:r>
          </w:p>
          <w:p w14:paraId="6B4F8EDB" w14:textId="77777777" w:rsidR="0035256A" w:rsidRDefault="0035256A" w:rsidP="0035256A">
            <w:pPr>
              <w:pStyle w:val="XML2"/>
            </w:pPr>
            <w:r>
              <w:t>&lt;xs:sequence minOccurs="1" maxOccurs="unbounded"&gt;</w:t>
            </w:r>
          </w:p>
          <w:p w14:paraId="66285819" w14:textId="77777777" w:rsidR="0035256A" w:rsidRDefault="0035256A" w:rsidP="0035256A">
            <w:pPr>
              <w:pStyle w:val="XML3"/>
            </w:pPr>
            <w:r>
              <w:t>&lt;xs:element name="type" type="OFActionType"/&gt;</w:t>
            </w:r>
          </w:p>
          <w:p w14:paraId="34C8B08B" w14:textId="77777777" w:rsidR="0035256A" w:rsidRDefault="0035256A" w:rsidP="0035256A">
            <w:pPr>
              <w:pStyle w:val="XML2"/>
            </w:pPr>
            <w:r>
              <w:t>&lt;/xs:sequence&gt;</w:t>
            </w:r>
          </w:p>
          <w:p w14:paraId="122988D5" w14:textId="77777777" w:rsidR="0035256A" w:rsidRDefault="0035256A" w:rsidP="0035256A">
            <w:pPr>
              <w:pStyle w:val="XML1"/>
            </w:pPr>
            <w:r>
              <w:t>&lt;/xs:complexType&gt;</w:t>
            </w:r>
          </w:p>
          <w:p w14:paraId="5E732007" w14:textId="77777777" w:rsidR="0035256A" w:rsidRDefault="0035256A" w:rsidP="0035256A">
            <w:pPr>
              <w:pStyle w:val="XML1"/>
            </w:pPr>
          </w:p>
          <w:p w14:paraId="01A0A5C8" w14:textId="77777777" w:rsidR="0035256A" w:rsidRDefault="0035256A" w:rsidP="0035256A">
            <w:pPr>
              <w:pStyle w:val="XML1"/>
            </w:pPr>
            <w:r>
              <w:t>&lt;xs:simpleType name="OFActionType"&gt;</w:t>
            </w:r>
          </w:p>
          <w:p w14:paraId="0B049917" w14:textId="77777777" w:rsidR="0035256A" w:rsidRDefault="0035256A" w:rsidP="0035256A">
            <w:pPr>
              <w:pStyle w:val="XML2"/>
            </w:pPr>
            <w:r>
              <w:t>&lt;xs:restriction base="xs:string"&gt;</w:t>
            </w:r>
          </w:p>
          <w:p w14:paraId="4A71BA02" w14:textId="77777777" w:rsidR="0035256A" w:rsidRDefault="0035256A" w:rsidP="0035256A">
            <w:pPr>
              <w:pStyle w:val="XML3"/>
            </w:pPr>
            <w:r>
              <w:t>&lt;xs:enumeration value="output"/&gt;</w:t>
            </w:r>
          </w:p>
          <w:p w14:paraId="07F9BBFB" w14:textId="77777777" w:rsidR="0035256A" w:rsidRDefault="0035256A" w:rsidP="0035256A">
            <w:pPr>
              <w:pStyle w:val="XML3"/>
            </w:pPr>
            <w:r>
              <w:t>&lt;xs:enumeration value="copy-ttl-out"/&gt;</w:t>
            </w:r>
          </w:p>
          <w:p w14:paraId="12AD2E81" w14:textId="77777777" w:rsidR="0035256A" w:rsidRDefault="0035256A" w:rsidP="0035256A">
            <w:pPr>
              <w:pStyle w:val="XML3"/>
            </w:pPr>
            <w:r>
              <w:t>&lt;xs:enumeration value="copy-ttl-in"/&gt;</w:t>
            </w:r>
          </w:p>
          <w:p w14:paraId="18DDC5AF" w14:textId="77777777" w:rsidR="0035256A" w:rsidRDefault="0035256A" w:rsidP="0035256A">
            <w:pPr>
              <w:pStyle w:val="XML3"/>
            </w:pPr>
            <w:r>
              <w:t>&lt;xs:enumeration value="set-mpls-ttl"/&gt;</w:t>
            </w:r>
          </w:p>
          <w:p w14:paraId="0EF5949B" w14:textId="77777777" w:rsidR="0035256A" w:rsidRDefault="0035256A" w:rsidP="0035256A">
            <w:pPr>
              <w:pStyle w:val="XML3"/>
            </w:pPr>
            <w:r>
              <w:t>&lt;xs:enumeration value="dec-mpls-ttl"/&gt;</w:t>
            </w:r>
          </w:p>
          <w:p w14:paraId="7E52C377" w14:textId="77777777" w:rsidR="0035256A" w:rsidRDefault="0035256A" w:rsidP="0035256A">
            <w:pPr>
              <w:pStyle w:val="XML3"/>
            </w:pPr>
            <w:r>
              <w:t>&lt;xs:enumeration value="push-vlan"/&gt;</w:t>
            </w:r>
          </w:p>
          <w:p w14:paraId="48219F2C" w14:textId="77777777" w:rsidR="0035256A" w:rsidRDefault="0035256A" w:rsidP="0035256A">
            <w:pPr>
              <w:pStyle w:val="XML3"/>
            </w:pPr>
            <w:r>
              <w:t>&lt;xs:enumeration value="pop-vlan"/&gt;</w:t>
            </w:r>
          </w:p>
          <w:p w14:paraId="4CE426E3" w14:textId="77777777" w:rsidR="0035256A" w:rsidRDefault="0035256A" w:rsidP="0035256A">
            <w:pPr>
              <w:pStyle w:val="XML3"/>
            </w:pPr>
            <w:r>
              <w:t>&lt;xs:enumeration value="push-mpls"/&gt;</w:t>
            </w:r>
          </w:p>
          <w:p w14:paraId="67B4AC60" w14:textId="77777777" w:rsidR="0035256A" w:rsidRDefault="0035256A" w:rsidP="0035256A">
            <w:pPr>
              <w:pStyle w:val="XML3"/>
            </w:pPr>
            <w:r>
              <w:t>&lt;xs:enumeration value="pop-mpls"/&gt;</w:t>
            </w:r>
          </w:p>
          <w:p w14:paraId="1945DDE2" w14:textId="77777777" w:rsidR="0035256A" w:rsidRDefault="0035256A" w:rsidP="0035256A">
            <w:pPr>
              <w:pStyle w:val="XML3"/>
            </w:pPr>
            <w:r>
              <w:t>&lt;xs:enumeration value="set-queue"/&gt;</w:t>
            </w:r>
          </w:p>
          <w:p w14:paraId="285DD602" w14:textId="77777777" w:rsidR="0035256A" w:rsidRDefault="0035256A" w:rsidP="0035256A">
            <w:pPr>
              <w:pStyle w:val="XML3"/>
            </w:pPr>
            <w:r>
              <w:t>&lt;xs:enumeration value="group"/&gt;</w:t>
            </w:r>
          </w:p>
          <w:p w14:paraId="32E7D954" w14:textId="77777777" w:rsidR="0035256A" w:rsidRDefault="0035256A" w:rsidP="0035256A">
            <w:pPr>
              <w:pStyle w:val="XML3"/>
            </w:pPr>
            <w:r>
              <w:t>&lt;xs:enumeration value="set-nw-ttl"/&gt;</w:t>
            </w:r>
          </w:p>
          <w:p w14:paraId="038933C0" w14:textId="77777777" w:rsidR="0035256A" w:rsidRDefault="0035256A" w:rsidP="0035256A">
            <w:pPr>
              <w:pStyle w:val="XML3"/>
            </w:pPr>
            <w:r>
              <w:t>&lt;xs:enumeration value="dec-nw-ttl"/&gt;</w:t>
            </w:r>
          </w:p>
          <w:p w14:paraId="4193041F" w14:textId="77777777" w:rsidR="0035256A" w:rsidRDefault="0035256A" w:rsidP="0035256A">
            <w:pPr>
              <w:pStyle w:val="XML3"/>
            </w:pPr>
            <w:r>
              <w:t>&lt;xs:enumeration value="pop-mpls"/&gt;</w:t>
            </w:r>
          </w:p>
          <w:p w14:paraId="4011FC04" w14:textId="77777777" w:rsidR="0035256A" w:rsidRDefault="0035256A" w:rsidP="0035256A">
            <w:pPr>
              <w:pStyle w:val="XML3"/>
            </w:pPr>
            <w:r>
              <w:t>&lt;xs:enumeration value="set-field"/&gt;</w:t>
            </w:r>
          </w:p>
          <w:p w14:paraId="0CFE0EBB" w14:textId="77777777" w:rsidR="0035256A" w:rsidRDefault="0035256A" w:rsidP="0035256A">
            <w:pPr>
              <w:pStyle w:val="XML2"/>
            </w:pPr>
            <w:r>
              <w:t>&lt;/xs:restriction&gt;</w:t>
            </w:r>
          </w:p>
          <w:p w14:paraId="0987D748" w14:textId="77777777" w:rsidR="0035256A" w:rsidRDefault="0035256A" w:rsidP="0035256A">
            <w:pPr>
              <w:pStyle w:val="XML1"/>
            </w:pPr>
            <w:r>
              <w:t>&lt;/xs:simpleType&gt;</w:t>
            </w:r>
          </w:p>
          <w:p w14:paraId="3B5A933D" w14:textId="77777777" w:rsidR="0035256A" w:rsidRDefault="0035256A" w:rsidP="0035256A">
            <w:pPr>
              <w:pStyle w:val="XML1"/>
            </w:pPr>
          </w:p>
          <w:p w14:paraId="1CCF59D6" w14:textId="77777777" w:rsidR="0035256A" w:rsidRDefault="0035256A" w:rsidP="0035256A">
            <w:pPr>
              <w:pStyle w:val="XML1"/>
            </w:pPr>
            <w:r>
              <w:t>&lt;xs:complexType name="OFInstructionTypes"&gt;</w:t>
            </w:r>
          </w:p>
          <w:p w14:paraId="59B635F1" w14:textId="77777777" w:rsidR="0035256A" w:rsidRDefault="0035256A" w:rsidP="0035256A">
            <w:pPr>
              <w:pStyle w:val="XML2"/>
            </w:pPr>
            <w:r>
              <w:t>&lt;xs:sequence minOccurs="1" maxOccurs="unbounded"&gt;</w:t>
            </w:r>
          </w:p>
          <w:p w14:paraId="3E40382A" w14:textId="77777777" w:rsidR="0035256A" w:rsidRDefault="0035256A" w:rsidP="0035256A">
            <w:pPr>
              <w:pStyle w:val="XML3"/>
            </w:pPr>
            <w:r>
              <w:t>&lt;xs:element name="type" type="OFInstructionType"/&gt;</w:t>
            </w:r>
          </w:p>
          <w:p w14:paraId="40B78663" w14:textId="77777777" w:rsidR="0035256A" w:rsidRDefault="0035256A" w:rsidP="0035256A">
            <w:pPr>
              <w:pStyle w:val="XML2"/>
            </w:pPr>
            <w:r>
              <w:t>&lt;/xs:sequence&gt;</w:t>
            </w:r>
          </w:p>
          <w:p w14:paraId="5BAB69B7" w14:textId="77777777" w:rsidR="0035256A" w:rsidRDefault="0035256A" w:rsidP="0035256A">
            <w:pPr>
              <w:pStyle w:val="XML1"/>
            </w:pPr>
            <w:r>
              <w:t>&lt;/xs:complexType&gt;</w:t>
            </w:r>
          </w:p>
          <w:p w14:paraId="5A0384F2" w14:textId="77777777" w:rsidR="0035256A" w:rsidRDefault="0035256A" w:rsidP="0035256A">
            <w:pPr>
              <w:pStyle w:val="XML1"/>
            </w:pPr>
          </w:p>
          <w:p w14:paraId="54100E3B" w14:textId="77777777" w:rsidR="0035256A" w:rsidRDefault="0035256A" w:rsidP="0035256A">
            <w:pPr>
              <w:pStyle w:val="XML1"/>
            </w:pPr>
            <w:r>
              <w:t>&lt;xs:simpleType name="OFInstructionType"&gt;</w:t>
            </w:r>
          </w:p>
          <w:p w14:paraId="06FED0DE" w14:textId="77777777" w:rsidR="0035256A" w:rsidRDefault="0035256A" w:rsidP="0035256A">
            <w:pPr>
              <w:pStyle w:val="XML2"/>
            </w:pPr>
            <w:r>
              <w:t>&lt;xs:restriction base="xs:string"&gt;</w:t>
            </w:r>
          </w:p>
          <w:p w14:paraId="789F898B" w14:textId="77777777" w:rsidR="0035256A" w:rsidRDefault="0035256A" w:rsidP="0035256A">
            <w:pPr>
              <w:pStyle w:val="XML3"/>
            </w:pPr>
            <w:r>
              <w:t>&lt;xs:enumeration value="apply-actions"/&gt;</w:t>
            </w:r>
          </w:p>
          <w:p w14:paraId="1B6CA2D8" w14:textId="77777777" w:rsidR="0035256A" w:rsidRDefault="0035256A" w:rsidP="0035256A">
            <w:pPr>
              <w:pStyle w:val="XML3"/>
            </w:pPr>
            <w:r>
              <w:t>&lt;xs:enumeration value="clear-actions"/&gt;</w:t>
            </w:r>
          </w:p>
          <w:p w14:paraId="31AFE9FF" w14:textId="77777777" w:rsidR="0035256A" w:rsidRDefault="0035256A" w:rsidP="0035256A">
            <w:pPr>
              <w:pStyle w:val="XML3"/>
            </w:pPr>
            <w:r>
              <w:t>&lt;xs:enumeration value="write-actions"/&gt;</w:t>
            </w:r>
          </w:p>
          <w:p w14:paraId="44B0B7F3" w14:textId="77777777" w:rsidR="0035256A" w:rsidRDefault="0035256A" w:rsidP="0035256A">
            <w:pPr>
              <w:pStyle w:val="XML3"/>
            </w:pPr>
            <w:r>
              <w:t>&lt;xs:enumeration value="write-metadata"/&gt;</w:t>
            </w:r>
          </w:p>
          <w:p w14:paraId="4A8DB6B9" w14:textId="77777777" w:rsidR="0035256A" w:rsidRDefault="0035256A" w:rsidP="0035256A">
            <w:pPr>
              <w:pStyle w:val="XML3"/>
            </w:pPr>
            <w:r>
              <w:t>&lt;xs:enumeration value="goto-table"/&gt;</w:t>
            </w:r>
          </w:p>
          <w:p w14:paraId="39A7C20E" w14:textId="77777777" w:rsidR="0035256A" w:rsidRDefault="0035256A" w:rsidP="0035256A">
            <w:pPr>
              <w:pStyle w:val="XML2"/>
            </w:pPr>
            <w:r>
              <w:t>&lt;/xs:restriction&gt;</w:t>
            </w:r>
          </w:p>
          <w:p w14:paraId="73CC6DAC" w14:textId="77777777" w:rsidR="0035256A" w:rsidRDefault="0035256A" w:rsidP="0035256A">
            <w:pPr>
              <w:pStyle w:val="XML1"/>
            </w:pPr>
            <w:r>
              <w:t>&lt;/xs:simpleType&gt;</w:t>
            </w:r>
          </w:p>
          <w:p w14:paraId="6FFCE4EC" w14:textId="77777777" w:rsidR="0035256A" w:rsidRPr="009F1B7D" w:rsidRDefault="0035256A" w:rsidP="00011096">
            <w:pPr>
              <w:pStyle w:val="XML2"/>
            </w:pPr>
          </w:p>
          <w:p w14:paraId="726BFB5D" w14:textId="77777777" w:rsidR="00C31DBC" w:rsidRPr="009F1B7D" w:rsidRDefault="00C31DBC" w:rsidP="00011096">
            <w:pPr>
              <w:pStyle w:val="XML2"/>
            </w:pPr>
            <w:r w:rsidRPr="009F1B7D">
              <w:t>&lt;xs:complexType name="OFControllerType"&gt;</w:t>
            </w:r>
          </w:p>
          <w:p w14:paraId="33972223" w14:textId="77777777" w:rsidR="00C31DBC" w:rsidRPr="009F1B7D" w:rsidRDefault="00C31DBC" w:rsidP="00011096">
            <w:pPr>
              <w:pStyle w:val="XML4"/>
            </w:pPr>
            <w:r w:rsidRPr="009F1B7D">
              <w:t>&lt;xs:annotation&gt;</w:t>
            </w:r>
          </w:p>
          <w:p w14:paraId="48055C3A" w14:textId="77777777" w:rsidR="00C31DBC" w:rsidRPr="009F1B7D" w:rsidRDefault="00C31DBC" w:rsidP="00011096">
            <w:pPr>
              <w:pStyle w:val="XML5"/>
            </w:pPr>
            <w:r w:rsidRPr="009F1B7D">
              <w:t>&lt;xs:documentation&gt;Representation of an OpenFlow Controller</w:t>
            </w:r>
          </w:p>
          <w:p w14:paraId="10AFE9CD" w14:textId="77777777" w:rsidR="00C31DBC" w:rsidRPr="009F1B7D" w:rsidRDefault="00C31DBC" w:rsidP="00011096">
            <w:pPr>
              <w:pStyle w:val="XML5"/>
            </w:pPr>
            <w:r w:rsidRPr="009F1B7D">
              <w:t>&lt;/xs:documentation&gt;</w:t>
            </w:r>
          </w:p>
          <w:p w14:paraId="47A910F3" w14:textId="77777777" w:rsidR="00C31DBC" w:rsidRPr="009F1B7D" w:rsidRDefault="00C31DBC" w:rsidP="00011096">
            <w:pPr>
              <w:pStyle w:val="XML4"/>
            </w:pPr>
            <w:r w:rsidRPr="009F1B7D">
              <w:t>&lt;/xs:annotation&gt;</w:t>
            </w:r>
          </w:p>
          <w:p w14:paraId="3BFC0BF3" w14:textId="77777777" w:rsidR="00C31DBC" w:rsidRPr="009F1B7D" w:rsidRDefault="00C31DBC" w:rsidP="00011096">
            <w:pPr>
              <w:pStyle w:val="XML3"/>
            </w:pPr>
            <w:r w:rsidRPr="009F1B7D">
              <w:t>&lt;xs:sequence&gt;</w:t>
            </w:r>
          </w:p>
          <w:p w14:paraId="4F6342AB" w14:textId="77777777" w:rsidR="00C31DBC" w:rsidRPr="009F1B7D" w:rsidRDefault="00C31DBC" w:rsidP="00011096">
            <w:pPr>
              <w:pStyle w:val="XML4"/>
            </w:pPr>
            <w:r w:rsidRPr="009F1B7D">
              <w:t>&lt;xs:element name="id" type="OFConfigID"&gt;</w:t>
            </w:r>
          </w:p>
          <w:p w14:paraId="2E016859" w14:textId="77777777" w:rsidR="00C31DBC" w:rsidRPr="009F1B7D" w:rsidRDefault="00C31DBC" w:rsidP="00011096">
            <w:pPr>
              <w:pStyle w:val="XML5"/>
            </w:pPr>
            <w:r w:rsidRPr="009F1B7D">
              <w:t>&lt;xs:annotation&gt;</w:t>
            </w:r>
          </w:p>
          <w:p w14:paraId="070CEA17" w14:textId="77777777" w:rsidR="00C31DBC" w:rsidRPr="009F1B7D" w:rsidRDefault="00C31DBC" w:rsidP="00011096">
            <w:pPr>
              <w:pStyle w:val="XML6"/>
            </w:pPr>
            <w:r w:rsidRPr="009F1B7D">
              <w:t>&lt;xs</w:t>
            </w:r>
            <w:proofErr w:type="gramStart"/>
            <w:r w:rsidRPr="009F1B7D">
              <w:t>:documentation</w:t>
            </w:r>
            <w:proofErr w:type="gramEnd"/>
            <w:r w:rsidRPr="009F1B7D">
              <w:t xml:space="preserve">&gt;An unique but locally arbitrary identifier that identifies an OpenFlow Controller within the context of an OpenFlow Capable Switch. It is persistent across reboots of the </w:t>
            </w:r>
            <w:r w:rsidRPr="009F1B7D">
              <w:lastRenderedPageBreak/>
              <w:t>system.</w:t>
            </w:r>
          </w:p>
          <w:p w14:paraId="157D19F9" w14:textId="77777777" w:rsidR="00C31DBC" w:rsidRPr="009F1B7D" w:rsidRDefault="00C31DBC" w:rsidP="00011096">
            <w:pPr>
              <w:pStyle w:val="XML6"/>
            </w:pPr>
            <w:r w:rsidRPr="009F1B7D">
              <w:t>&lt;/xs:documentation&gt;</w:t>
            </w:r>
          </w:p>
          <w:p w14:paraId="7B5A1FF9" w14:textId="77777777" w:rsidR="00C31DBC" w:rsidRPr="009F1B7D" w:rsidRDefault="00C31DBC" w:rsidP="00011096">
            <w:pPr>
              <w:pStyle w:val="XML5"/>
            </w:pPr>
            <w:r w:rsidRPr="009F1B7D">
              <w:t>&lt;/xs:annotation&gt;</w:t>
            </w:r>
          </w:p>
          <w:p w14:paraId="4B898E57" w14:textId="77777777" w:rsidR="00C31DBC" w:rsidRPr="009F1B7D" w:rsidRDefault="00C31DBC" w:rsidP="00011096">
            <w:pPr>
              <w:pStyle w:val="XML4"/>
            </w:pPr>
            <w:r w:rsidRPr="009F1B7D">
              <w:t>&lt;/xs:element&gt;</w:t>
            </w:r>
          </w:p>
          <w:p w14:paraId="7726753F" w14:textId="77777777" w:rsidR="00C31DBC" w:rsidRPr="009F1B7D" w:rsidRDefault="00C31DBC" w:rsidP="00011096">
            <w:pPr>
              <w:pStyle w:val="XML4"/>
            </w:pPr>
            <w:r w:rsidRPr="009F1B7D">
              <w:t>&lt;xs:element name="role" type="OFControllerRoleType"&gt;</w:t>
            </w:r>
          </w:p>
          <w:p w14:paraId="196CE355" w14:textId="77777777" w:rsidR="00C31DBC" w:rsidRPr="009F1B7D" w:rsidRDefault="00C31DBC" w:rsidP="00011096">
            <w:pPr>
              <w:pStyle w:val="XML5"/>
            </w:pPr>
            <w:r w:rsidRPr="009F1B7D">
              <w:t>&lt;xs:annotation&gt;</w:t>
            </w:r>
          </w:p>
          <w:p w14:paraId="0159E7A9" w14:textId="77777777" w:rsidR="00C31DBC" w:rsidRPr="009F1B7D" w:rsidRDefault="00C31DBC" w:rsidP="00011096">
            <w:pPr>
              <w:pStyle w:val="XML6"/>
            </w:pPr>
            <w:r w:rsidRPr="009F1B7D">
              <w:t>&lt;xs</w:t>
            </w:r>
            <w:proofErr w:type="gramStart"/>
            <w:r w:rsidRPr="009F1B7D">
              <w:t>:documentation</w:t>
            </w:r>
            <w:proofErr w:type="gramEnd"/>
            <w:r w:rsidRPr="009F1B7D">
              <w:t>&gt;The predefined role of the controller.</w:t>
            </w:r>
          </w:p>
          <w:p w14:paraId="7118DF36" w14:textId="77777777" w:rsidR="00C31DBC" w:rsidRPr="009F1B7D" w:rsidRDefault="00C31DBC" w:rsidP="00011096">
            <w:pPr>
              <w:pStyle w:val="XML6"/>
            </w:pPr>
            <w:r w:rsidRPr="009F1B7D">
              <w:t>&lt;/xs:documentation&gt;</w:t>
            </w:r>
          </w:p>
          <w:p w14:paraId="623809E3" w14:textId="77777777" w:rsidR="00C31DBC" w:rsidRPr="009F1B7D" w:rsidRDefault="00C31DBC" w:rsidP="00011096">
            <w:pPr>
              <w:pStyle w:val="XML5"/>
            </w:pPr>
            <w:r w:rsidRPr="009F1B7D">
              <w:t>&lt;/xs:annotation&gt;</w:t>
            </w:r>
          </w:p>
          <w:p w14:paraId="1AE024CE" w14:textId="77777777" w:rsidR="00C31DBC" w:rsidRPr="009F1B7D" w:rsidRDefault="00C31DBC" w:rsidP="00011096">
            <w:pPr>
              <w:pStyle w:val="XML4"/>
            </w:pPr>
            <w:r w:rsidRPr="009F1B7D">
              <w:t>&lt;/xs:element&gt;</w:t>
            </w:r>
          </w:p>
          <w:p w14:paraId="23F0B66C" w14:textId="77777777" w:rsidR="00C31DBC" w:rsidRPr="009F1B7D" w:rsidRDefault="00C31DBC" w:rsidP="00011096">
            <w:pPr>
              <w:pStyle w:val="XML4"/>
            </w:pPr>
            <w:r w:rsidRPr="009F1B7D">
              <w:t>&lt;xs:element name="ip-address" type="inet:ip-prefix"&gt;</w:t>
            </w:r>
          </w:p>
          <w:p w14:paraId="649320ED" w14:textId="77777777" w:rsidR="00C31DBC" w:rsidRPr="009F1B7D" w:rsidRDefault="00C31DBC" w:rsidP="00011096">
            <w:pPr>
              <w:pStyle w:val="XML5"/>
            </w:pPr>
            <w:r w:rsidRPr="009F1B7D">
              <w:t>&lt;xs:annotation&gt;</w:t>
            </w:r>
          </w:p>
          <w:p w14:paraId="7B63202D" w14:textId="77777777" w:rsidR="00C31DBC" w:rsidRPr="009F1B7D" w:rsidRDefault="00C31DBC" w:rsidP="00011096">
            <w:pPr>
              <w:pStyle w:val="XML7"/>
            </w:pPr>
            <w:r w:rsidRPr="009F1B7D">
              <w:t>&lt;xs:documentation&gt;The remote IP of the controller to connect to.&lt;/xs:documentation&gt;</w:t>
            </w:r>
          </w:p>
          <w:p w14:paraId="24D656C2" w14:textId="77777777" w:rsidR="00C31DBC" w:rsidRPr="009F1B7D" w:rsidRDefault="00C31DBC" w:rsidP="00011096">
            <w:pPr>
              <w:pStyle w:val="XML6"/>
            </w:pPr>
            <w:r w:rsidRPr="009F1B7D">
              <w:t>&lt;/xs:annotation&gt;</w:t>
            </w:r>
          </w:p>
          <w:p w14:paraId="4DCB266B" w14:textId="77777777" w:rsidR="00C31DBC" w:rsidRPr="009F1B7D" w:rsidRDefault="00C31DBC" w:rsidP="00011096">
            <w:pPr>
              <w:pStyle w:val="XML5"/>
            </w:pPr>
            <w:r w:rsidRPr="009F1B7D">
              <w:t>&lt;/xs:element&gt;</w:t>
            </w:r>
          </w:p>
          <w:p w14:paraId="058DBDD4" w14:textId="77777777" w:rsidR="00C31DBC" w:rsidRPr="009F1B7D" w:rsidRDefault="00C31DBC" w:rsidP="00011096">
            <w:pPr>
              <w:pStyle w:val="XML5"/>
            </w:pPr>
            <w:r w:rsidRPr="009F1B7D">
              <w:t>&lt;xs:element name="port" type="inet:port-number"&gt;</w:t>
            </w:r>
          </w:p>
          <w:p w14:paraId="29B81129" w14:textId="77777777" w:rsidR="00C31DBC" w:rsidRPr="009F1B7D" w:rsidRDefault="00C31DBC" w:rsidP="00011096">
            <w:pPr>
              <w:pStyle w:val="XML6"/>
            </w:pPr>
            <w:r w:rsidRPr="009F1B7D">
              <w:t>&lt;xs:annotation&gt;</w:t>
            </w:r>
          </w:p>
          <w:p w14:paraId="15770CA4" w14:textId="77777777" w:rsidR="00C31DBC" w:rsidRPr="009F1B7D" w:rsidRDefault="00C31DBC" w:rsidP="00011096">
            <w:pPr>
              <w:pStyle w:val="XML6"/>
            </w:pPr>
            <w:r w:rsidRPr="009F1B7D">
              <w:t>&lt;xs</w:t>
            </w:r>
            <w:proofErr w:type="gramStart"/>
            <w:r w:rsidRPr="009F1B7D">
              <w:t>:documentation</w:t>
            </w:r>
            <w:proofErr w:type="gramEnd"/>
            <w:r w:rsidRPr="009F1B7D">
              <w:t>&gt;The port number the controller listens on.</w:t>
            </w:r>
          </w:p>
          <w:p w14:paraId="132CB2A4" w14:textId="77777777" w:rsidR="00C31DBC" w:rsidRPr="009F1B7D" w:rsidRDefault="00C31DBC" w:rsidP="00011096">
            <w:pPr>
              <w:pStyle w:val="XML6"/>
            </w:pPr>
            <w:r w:rsidRPr="009F1B7D">
              <w:t>&lt;/xs:documentation&gt;</w:t>
            </w:r>
          </w:p>
          <w:p w14:paraId="34CE06DC" w14:textId="77777777" w:rsidR="00C31DBC" w:rsidRPr="009F1B7D" w:rsidRDefault="00C31DBC" w:rsidP="00011096">
            <w:pPr>
              <w:pStyle w:val="XML5"/>
            </w:pPr>
            <w:r w:rsidRPr="009F1B7D">
              <w:t>&lt;/xs:annotation&gt;</w:t>
            </w:r>
          </w:p>
          <w:p w14:paraId="5EE9F21F" w14:textId="77777777" w:rsidR="00C31DBC" w:rsidRPr="009F1B7D" w:rsidRDefault="00C31DBC" w:rsidP="00011096">
            <w:pPr>
              <w:pStyle w:val="XML4"/>
            </w:pPr>
            <w:r w:rsidRPr="009F1B7D">
              <w:t>&lt;/xs:element&gt;</w:t>
            </w:r>
          </w:p>
          <w:p w14:paraId="4FFA850C" w14:textId="77777777" w:rsidR="00C31DBC" w:rsidRPr="009F1B7D" w:rsidRDefault="00C31DBC" w:rsidP="00011096">
            <w:pPr>
              <w:pStyle w:val="XML4"/>
            </w:pPr>
            <w:r w:rsidRPr="009F1B7D">
              <w:t>&lt;xs:element name="local-ip-address" type="inet:ip-address"&gt;</w:t>
            </w:r>
          </w:p>
          <w:p w14:paraId="58CF0BE1" w14:textId="77777777" w:rsidR="00C31DBC" w:rsidRPr="009F1B7D" w:rsidRDefault="00C31DBC" w:rsidP="00011096">
            <w:pPr>
              <w:pStyle w:val="XML5"/>
            </w:pPr>
            <w:r w:rsidRPr="009F1B7D">
              <w:t>&lt;xs:annotation&gt;</w:t>
            </w:r>
          </w:p>
          <w:p w14:paraId="1A078D82" w14:textId="77777777" w:rsidR="00C31DBC" w:rsidRPr="009F1B7D" w:rsidRDefault="00C31DBC" w:rsidP="00011096">
            <w:pPr>
              <w:pStyle w:val="XML6"/>
            </w:pPr>
            <w:r w:rsidRPr="009F1B7D">
              <w:t>&lt;xs</w:t>
            </w:r>
            <w:proofErr w:type="gramStart"/>
            <w:r w:rsidRPr="009F1B7D">
              <w:t>:documentation</w:t>
            </w:r>
            <w:proofErr w:type="gramEnd"/>
            <w:r w:rsidRPr="009F1B7D">
              <w:t>&gt;This specifies the source IP for packets sent to this controller and overrides the default IP used.</w:t>
            </w:r>
          </w:p>
          <w:p w14:paraId="2ECC74BE" w14:textId="77777777" w:rsidR="00C31DBC" w:rsidRPr="009F1B7D" w:rsidRDefault="00C31DBC" w:rsidP="00011096">
            <w:pPr>
              <w:pStyle w:val="XML6"/>
            </w:pPr>
            <w:r w:rsidRPr="009F1B7D">
              <w:t>&lt;/xs:documentation&gt;</w:t>
            </w:r>
          </w:p>
          <w:p w14:paraId="74A75F8F" w14:textId="77777777" w:rsidR="00C31DBC" w:rsidRPr="009F1B7D" w:rsidRDefault="00C31DBC" w:rsidP="00011096">
            <w:pPr>
              <w:pStyle w:val="XML5"/>
            </w:pPr>
            <w:r w:rsidRPr="009F1B7D">
              <w:t>&lt;/xs:annotation&gt;</w:t>
            </w:r>
          </w:p>
          <w:p w14:paraId="5409D62D" w14:textId="77777777" w:rsidR="00C31DBC" w:rsidRPr="009F1B7D" w:rsidRDefault="00C31DBC" w:rsidP="00011096">
            <w:pPr>
              <w:pStyle w:val="XML4"/>
            </w:pPr>
            <w:r w:rsidRPr="009F1B7D">
              <w:t>&lt;/xs:element&gt;</w:t>
            </w:r>
          </w:p>
          <w:p w14:paraId="186A657A" w14:textId="77777777" w:rsidR="00C31DBC" w:rsidRPr="009F1B7D" w:rsidRDefault="00C31DBC" w:rsidP="00011096">
            <w:pPr>
              <w:pStyle w:val="XML4"/>
            </w:pPr>
            <w:r w:rsidRPr="009F1B7D">
              <w:t>&lt;xs:element name="local-port" type="inet:port-number"&gt;</w:t>
            </w:r>
          </w:p>
          <w:p w14:paraId="44C3A6BA" w14:textId="77777777" w:rsidR="00C31DBC" w:rsidRPr="009F1B7D" w:rsidRDefault="00C31DBC" w:rsidP="00011096">
            <w:pPr>
              <w:pStyle w:val="XML5"/>
            </w:pPr>
            <w:r w:rsidRPr="009F1B7D">
              <w:t>&lt;xs:annotation&gt;</w:t>
            </w:r>
          </w:p>
          <w:p w14:paraId="20E00A42" w14:textId="77777777" w:rsidR="00C31DBC" w:rsidRPr="009F1B7D" w:rsidRDefault="00C31DBC" w:rsidP="00011096">
            <w:pPr>
              <w:pStyle w:val="XML6"/>
            </w:pPr>
            <w:r w:rsidRPr="009F1B7D">
              <w:t>&lt;xs</w:t>
            </w:r>
            <w:proofErr w:type="gramStart"/>
            <w:r w:rsidRPr="009F1B7D">
              <w:t>:documentation</w:t>
            </w:r>
            <w:proofErr w:type="gramEnd"/>
            <w:r w:rsidRPr="009F1B7D">
              <w:t>&gt;The port number the controller listens on. If 0 the port is chosen dynamically.</w:t>
            </w:r>
          </w:p>
          <w:p w14:paraId="4DF653E7" w14:textId="77777777" w:rsidR="00C31DBC" w:rsidRPr="009F1B7D" w:rsidRDefault="00C31DBC" w:rsidP="00011096">
            <w:pPr>
              <w:pStyle w:val="XML6"/>
            </w:pPr>
            <w:r w:rsidRPr="009F1B7D">
              <w:t>&lt;/xs:documentation&gt;</w:t>
            </w:r>
          </w:p>
          <w:p w14:paraId="7DFD9B28" w14:textId="77777777" w:rsidR="00C31DBC" w:rsidRPr="009F1B7D" w:rsidRDefault="00C31DBC" w:rsidP="00011096">
            <w:pPr>
              <w:pStyle w:val="XML5"/>
            </w:pPr>
            <w:r w:rsidRPr="009F1B7D">
              <w:t>&lt;/xs:annotation&gt;</w:t>
            </w:r>
          </w:p>
          <w:p w14:paraId="0536505C" w14:textId="77777777" w:rsidR="00C31DBC" w:rsidRPr="009F1B7D" w:rsidRDefault="00C31DBC" w:rsidP="00011096">
            <w:pPr>
              <w:pStyle w:val="XML4"/>
            </w:pPr>
            <w:r w:rsidRPr="009F1B7D">
              <w:t>&lt;/xs:element&gt;</w:t>
            </w:r>
          </w:p>
          <w:p w14:paraId="0FB59298" w14:textId="77777777" w:rsidR="00C31DBC" w:rsidRPr="009F1B7D" w:rsidRDefault="00C31DBC" w:rsidP="00011096">
            <w:pPr>
              <w:pStyle w:val="XML4"/>
            </w:pPr>
            <w:r w:rsidRPr="009F1B7D">
              <w:t>&lt;xs:element name="protocol" type="OFControllerProtocolType"&gt;</w:t>
            </w:r>
          </w:p>
          <w:p w14:paraId="43C59B66" w14:textId="77777777" w:rsidR="00C31DBC" w:rsidRPr="009F1B7D" w:rsidRDefault="00C31DBC" w:rsidP="00011096">
            <w:pPr>
              <w:pStyle w:val="XML5"/>
            </w:pPr>
            <w:r w:rsidRPr="009F1B7D">
              <w:t>&lt;xs:annotation&gt;</w:t>
            </w:r>
          </w:p>
          <w:p w14:paraId="0EE76B27" w14:textId="77777777" w:rsidR="00C31DBC" w:rsidRPr="009F1B7D" w:rsidRDefault="00C31DBC" w:rsidP="00011096">
            <w:pPr>
              <w:pStyle w:val="XML6"/>
            </w:pPr>
            <w:r w:rsidRPr="009F1B7D">
              <w:t>&lt;xs</w:t>
            </w:r>
            <w:proofErr w:type="gramStart"/>
            <w:r w:rsidRPr="009F1B7D">
              <w:t>:documentation</w:t>
            </w:r>
            <w:proofErr w:type="gramEnd"/>
            <w:r w:rsidRPr="009F1B7D">
              <w:t>&gt;The protocol used for connecting to the controller. Both sides must support the chosen protocol for a successful establishment of a connection.</w:t>
            </w:r>
          </w:p>
          <w:p w14:paraId="5F067B80" w14:textId="77777777" w:rsidR="00C31DBC" w:rsidRPr="009F1B7D" w:rsidRDefault="00C31DBC" w:rsidP="00011096">
            <w:pPr>
              <w:pStyle w:val="XML6"/>
            </w:pPr>
            <w:r w:rsidRPr="009F1B7D">
              <w:t>&lt;/xs:documentation&gt;</w:t>
            </w:r>
          </w:p>
          <w:p w14:paraId="16BCD085" w14:textId="77777777" w:rsidR="00C31DBC" w:rsidRPr="009F1B7D" w:rsidRDefault="00C31DBC" w:rsidP="00011096">
            <w:pPr>
              <w:pStyle w:val="XML5"/>
            </w:pPr>
            <w:r w:rsidRPr="009F1B7D">
              <w:t>&lt;/xs:annotation&gt;</w:t>
            </w:r>
          </w:p>
          <w:p w14:paraId="64982AD2" w14:textId="77777777" w:rsidR="00C31DBC" w:rsidRPr="009F1B7D" w:rsidRDefault="00C31DBC" w:rsidP="00011096">
            <w:pPr>
              <w:pStyle w:val="XML4"/>
            </w:pPr>
            <w:r w:rsidRPr="009F1B7D">
              <w:t>&lt;/xs:element&gt;</w:t>
            </w:r>
          </w:p>
          <w:p w14:paraId="3CAFB672" w14:textId="77777777" w:rsidR="00C31DBC" w:rsidRPr="009F1B7D" w:rsidRDefault="00C31DBC" w:rsidP="00011096">
            <w:pPr>
              <w:pStyle w:val="XML4"/>
            </w:pPr>
            <w:r w:rsidRPr="009F1B7D">
              <w:t>&lt;xs:element name="state" type="OFControllerOpenFlowStateType"&gt;</w:t>
            </w:r>
          </w:p>
          <w:p w14:paraId="3BF70C6E" w14:textId="77777777" w:rsidR="00C31DBC" w:rsidRPr="009F1B7D" w:rsidRDefault="00C31DBC" w:rsidP="00011096">
            <w:pPr>
              <w:pStyle w:val="XML5"/>
            </w:pPr>
            <w:r w:rsidRPr="009F1B7D">
              <w:t>&lt;xs:annotation&gt;</w:t>
            </w:r>
          </w:p>
          <w:p w14:paraId="0FA4A9B6" w14:textId="77777777" w:rsidR="00C31DBC" w:rsidRPr="009F1B7D" w:rsidRDefault="00C31DBC" w:rsidP="00011096">
            <w:pPr>
              <w:pStyle w:val="XML6"/>
            </w:pPr>
            <w:r w:rsidRPr="009F1B7D">
              <w:t>&lt;xs</w:t>
            </w:r>
            <w:proofErr w:type="gramStart"/>
            <w:r w:rsidRPr="009F1B7D">
              <w:t>:documentation</w:t>
            </w:r>
            <w:proofErr w:type="gramEnd"/>
            <w:r w:rsidRPr="009F1B7D">
              <w:t>&gt;This element represents the state of the OpenFlow protocol connection to the controller.</w:t>
            </w:r>
          </w:p>
          <w:p w14:paraId="3B0F651D" w14:textId="77777777" w:rsidR="00C31DBC" w:rsidRPr="009F1B7D" w:rsidRDefault="00C31DBC" w:rsidP="00011096">
            <w:pPr>
              <w:pStyle w:val="XML6"/>
            </w:pPr>
            <w:r w:rsidRPr="009F1B7D">
              <w:t>&lt;/xs:documentation&gt;</w:t>
            </w:r>
          </w:p>
          <w:p w14:paraId="58A6D3A3" w14:textId="77777777" w:rsidR="00C31DBC" w:rsidRPr="009F1B7D" w:rsidRDefault="00C31DBC" w:rsidP="00011096">
            <w:pPr>
              <w:pStyle w:val="XML5"/>
            </w:pPr>
            <w:r w:rsidRPr="009F1B7D">
              <w:t>&lt;/xs:annotation&gt;</w:t>
            </w:r>
          </w:p>
          <w:p w14:paraId="131206B5" w14:textId="77777777" w:rsidR="00C31DBC" w:rsidRPr="009F1B7D" w:rsidRDefault="00C31DBC" w:rsidP="00011096">
            <w:pPr>
              <w:pStyle w:val="XML4"/>
            </w:pPr>
            <w:r w:rsidRPr="009F1B7D">
              <w:t>&lt;/xs:element&gt;</w:t>
            </w:r>
          </w:p>
          <w:p w14:paraId="35981636" w14:textId="77777777" w:rsidR="00C31DBC" w:rsidRPr="009F1B7D" w:rsidRDefault="00C31DBC" w:rsidP="00011096">
            <w:pPr>
              <w:pStyle w:val="XML3"/>
            </w:pPr>
            <w:r w:rsidRPr="009F1B7D">
              <w:t>&lt;/xs:sequence&gt;</w:t>
            </w:r>
          </w:p>
          <w:p w14:paraId="2698E1E5" w14:textId="77777777" w:rsidR="00C31DBC" w:rsidRPr="009F1B7D" w:rsidRDefault="00C31DBC" w:rsidP="00011096">
            <w:pPr>
              <w:pStyle w:val="XML2"/>
            </w:pPr>
            <w:r w:rsidRPr="009F1B7D">
              <w:t>&lt;/xs:complexType&gt;</w:t>
            </w:r>
          </w:p>
          <w:p w14:paraId="521EE495" w14:textId="77777777" w:rsidR="00C31DBC" w:rsidRPr="009F1B7D" w:rsidRDefault="00C31DBC" w:rsidP="00011096">
            <w:pPr>
              <w:pStyle w:val="XML2"/>
            </w:pPr>
          </w:p>
          <w:p w14:paraId="06341288" w14:textId="77777777" w:rsidR="00C31DBC" w:rsidRPr="009F1B7D" w:rsidRDefault="00C31DBC" w:rsidP="00011096">
            <w:pPr>
              <w:pStyle w:val="XML2"/>
            </w:pPr>
            <w:r w:rsidRPr="009F1B7D">
              <w:t>&lt;xs:simpleType name="OFControllerRoleType"&gt;</w:t>
            </w:r>
          </w:p>
          <w:p w14:paraId="16B79C30" w14:textId="77777777" w:rsidR="00C31DBC" w:rsidRPr="009F1B7D" w:rsidRDefault="00C31DBC" w:rsidP="00011096">
            <w:pPr>
              <w:pStyle w:val="XML3"/>
            </w:pPr>
            <w:r w:rsidRPr="009F1B7D">
              <w:t>&lt;xs:restriction base="xs:string"&gt;</w:t>
            </w:r>
          </w:p>
          <w:p w14:paraId="1CEF9A6E" w14:textId="77777777" w:rsidR="00C31DBC" w:rsidRPr="009F1B7D" w:rsidRDefault="00C31DBC" w:rsidP="00011096">
            <w:pPr>
              <w:pStyle w:val="XML4"/>
            </w:pPr>
            <w:r w:rsidRPr="009F1B7D">
              <w:lastRenderedPageBreak/>
              <w:t>&lt;xs:enumeration value="master"/&gt;</w:t>
            </w:r>
          </w:p>
          <w:p w14:paraId="2F044242" w14:textId="77777777" w:rsidR="00C31DBC" w:rsidRPr="009F1B7D" w:rsidRDefault="00C31DBC" w:rsidP="00011096">
            <w:pPr>
              <w:pStyle w:val="XML4"/>
            </w:pPr>
            <w:r w:rsidRPr="009F1B7D">
              <w:t>&lt;xs:enumeration value="slave"/&gt;</w:t>
            </w:r>
          </w:p>
          <w:p w14:paraId="516E9EB7" w14:textId="77777777" w:rsidR="00C31DBC" w:rsidRPr="009F1B7D" w:rsidRDefault="00C31DBC" w:rsidP="00011096">
            <w:pPr>
              <w:pStyle w:val="XML4"/>
            </w:pPr>
            <w:r w:rsidRPr="009F1B7D">
              <w:t>&lt;xs:enumeration value="equal"/&gt;</w:t>
            </w:r>
          </w:p>
          <w:p w14:paraId="1BCBA9ED" w14:textId="77777777" w:rsidR="00C31DBC" w:rsidRPr="009F1B7D" w:rsidRDefault="00C31DBC" w:rsidP="00011096">
            <w:pPr>
              <w:pStyle w:val="XML4"/>
            </w:pPr>
            <w:r w:rsidRPr="009F1B7D">
              <w:t>&lt;/xs:restriction&gt;</w:t>
            </w:r>
          </w:p>
          <w:p w14:paraId="6F429B99" w14:textId="77777777" w:rsidR="00C31DBC" w:rsidRPr="009F1B7D" w:rsidRDefault="00C31DBC" w:rsidP="00011096">
            <w:pPr>
              <w:pStyle w:val="XML3"/>
            </w:pPr>
            <w:r w:rsidRPr="009F1B7D">
              <w:t>&lt;/xs:simpleType&gt;</w:t>
            </w:r>
          </w:p>
          <w:p w14:paraId="695826C1" w14:textId="77777777" w:rsidR="00C31DBC" w:rsidRPr="009F1B7D" w:rsidRDefault="00C31DBC" w:rsidP="00011096">
            <w:pPr>
              <w:pStyle w:val="XML3"/>
            </w:pPr>
          </w:p>
          <w:p w14:paraId="75D3A2C9" w14:textId="77777777" w:rsidR="00C31DBC" w:rsidRPr="009F1B7D" w:rsidRDefault="00C31DBC" w:rsidP="00011096">
            <w:pPr>
              <w:pStyle w:val="XML2"/>
            </w:pPr>
            <w:r w:rsidRPr="009F1B7D">
              <w:t>&lt;xs:simpleType name="OFControllerProtocolType"&gt;</w:t>
            </w:r>
          </w:p>
          <w:p w14:paraId="5318EFB5" w14:textId="77777777" w:rsidR="00C31DBC" w:rsidRPr="009F1B7D" w:rsidRDefault="00C31DBC" w:rsidP="00011096">
            <w:pPr>
              <w:pStyle w:val="XML3"/>
            </w:pPr>
            <w:r w:rsidRPr="009F1B7D">
              <w:t>&lt;xs:restriction base="xs:string"&gt;</w:t>
            </w:r>
          </w:p>
          <w:p w14:paraId="7EB0C1CD" w14:textId="77777777" w:rsidR="00C31DBC" w:rsidRPr="009F1B7D" w:rsidRDefault="00C31DBC" w:rsidP="00011096">
            <w:pPr>
              <w:pStyle w:val="XML4"/>
            </w:pPr>
            <w:r w:rsidRPr="009F1B7D">
              <w:t>&lt;xs:enumeration value="tcp"/&gt;</w:t>
            </w:r>
          </w:p>
          <w:p w14:paraId="5E07C783" w14:textId="77777777" w:rsidR="00C31DBC" w:rsidRPr="009F1B7D" w:rsidRDefault="00C31DBC" w:rsidP="00011096">
            <w:pPr>
              <w:pStyle w:val="XML4"/>
            </w:pPr>
            <w:r w:rsidRPr="009F1B7D">
              <w:t>&lt;xs:enumeration value="tls"/&gt;</w:t>
            </w:r>
          </w:p>
          <w:p w14:paraId="6B7DD81C" w14:textId="77777777" w:rsidR="00C31DBC" w:rsidRPr="009F1B7D" w:rsidRDefault="00C31DBC" w:rsidP="00011096">
            <w:pPr>
              <w:pStyle w:val="XML3"/>
            </w:pPr>
            <w:r w:rsidRPr="009F1B7D">
              <w:t>&lt;/xs:restriction&gt;</w:t>
            </w:r>
          </w:p>
          <w:p w14:paraId="55D89D1C" w14:textId="77777777" w:rsidR="00C31DBC" w:rsidRPr="009F1B7D" w:rsidRDefault="00C31DBC" w:rsidP="00011096">
            <w:pPr>
              <w:pStyle w:val="XML2"/>
            </w:pPr>
            <w:r w:rsidRPr="009F1B7D">
              <w:t>&lt;/xs:simpleType&gt;</w:t>
            </w:r>
          </w:p>
          <w:p w14:paraId="72102D96" w14:textId="77777777" w:rsidR="00C31DBC" w:rsidRPr="009F1B7D" w:rsidRDefault="00C31DBC" w:rsidP="00011096">
            <w:pPr>
              <w:pStyle w:val="XML2"/>
            </w:pPr>
          </w:p>
          <w:p w14:paraId="71B1BB57" w14:textId="77777777" w:rsidR="00C31DBC" w:rsidRPr="009F1B7D" w:rsidRDefault="00C31DBC" w:rsidP="00011096">
            <w:pPr>
              <w:pStyle w:val="XML2"/>
            </w:pPr>
            <w:r w:rsidRPr="009F1B7D">
              <w:t>&lt;xs:complexType name="OFControllerOpenFlowStateType"&gt;</w:t>
            </w:r>
          </w:p>
          <w:p w14:paraId="4A6CEF84" w14:textId="77777777" w:rsidR="00C31DBC" w:rsidRPr="009F1B7D" w:rsidRDefault="00C31DBC" w:rsidP="00011096">
            <w:pPr>
              <w:pStyle w:val="XML3"/>
            </w:pPr>
            <w:r w:rsidRPr="009F1B7D">
              <w:t>&lt;xs:sequence&gt;</w:t>
            </w:r>
          </w:p>
          <w:p w14:paraId="502D7EFB" w14:textId="77777777" w:rsidR="00C31DBC" w:rsidRPr="009F1B7D" w:rsidRDefault="00C31DBC" w:rsidP="00011096">
            <w:pPr>
              <w:pStyle w:val="XML4"/>
            </w:pPr>
            <w:r w:rsidRPr="009F1B7D">
              <w:t xml:space="preserve">&lt;xs:element name="connection-state" </w:t>
            </w:r>
          </w:p>
          <w:p w14:paraId="7C6D4FD4" w14:textId="77777777" w:rsidR="00C31DBC" w:rsidRPr="009F1B7D" w:rsidRDefault="00C31DBC" w:rsidP="00011096">
            <w:pPr>
              <w:pStyle w:val="XML9"/>
            </w:pPr>
            <w:r w:rsidRPr="009F1B7D">
              <w:t>type="OFControllerConnectionStateType"&gt;</w:t>
            </w:r>
          </w:p>
          <w:p w14:paraId="089C6065" w14:textId="77777777" w:rsidR="00C31DBC" w:rsidRPr="009F1B7D" w:rsidRDefault="00C31DBC" w:rsidP="00011096">
            <w:pPr>
              <w:pStyle w:val="XML5"/>
            </w:pPr>
            <w:r w:rsidRPr="009F1B7D">
              <w:t>&lt;xs:annotation&gt;</w:t>
            </w:r>
          </w:p>
          <w:p w14:paraId="722AB737" w14:textId="77777777" w:rsidR="00C31DBC" w:rsidRPr="009F1B7D" w:rsidRDefault="00C31DBC" w:rsidP="00011096">
            <w:pPr>
              <w:pStyle w:val="XML6"/>
            </w:pPr>
            <w:r w:rsidRPr="009F1B7D">
              <w:t>&lt;xs</w:t>
            </w:r>
            <w:proofErr w:type="gramStart"/>
            <w:r w:rsidRPr="009F1B7D">
              <w:t>:documentation</w:t>
            </w:r>
            <w:proofErr w:type="gramEnd"/>
            <w:r w:rsidRPr="009F1B7D">
              <w:t xml:space="preserve">&gt;This element represents the run-time state of the OpenFlow connection to the </w:t>
            </w:r>
            <w:r w:rsidR="00920140" w:rsidRPr="009F1B7D">
              <w:t>Controller</w:t>
            </w:r>
            <w:r w:rsidRPr="009F1B7D">
              <w:t>.</w:t>
            </w:r>
          </w:p>
          <w:p w14:paraId="6BC39F7B" w14:textId="77777777" w:rsidR="00C31DBC" w:rsidRPr="009F1B7D" w:rsidRDefault="00C31DBC" w:rsidP="00011096">
            <w:pPr>
              <w:pStyle w:val="XML6"/>
            </w:pPr>
            <w:r w:rsidRPr="009F1B7D">
              <w:t>&lt;/xs:documentation&gt;</w:t>
            </w:r>
          </w:p>
          <w:p w14:paraId="4ACA1E1B" w14:textId="77777777" w:rsidR="00C31DBC" w:rsidRPr="009F1B7D" w:rsidRDefault="00C31DBC" w:rsidP="00011096">
            <w:pPr>
              <w:pStyle w:val="XML5"/>
            </w:pPr>
            <w:r w:rsidRPr="009F1B7D">
              <w:t>&lt;/xs:annotation&gt;</w:t>
            </w:r>
          </w:p>
          <w:p w14:paraId="46F1C55B" w14:textId="77777777" w:rsidR="00C31DBC" w:rsidRPr="009F1B7D" w:rsidRDefault="00C31DBC" w:rsidP="00011096">
            <w:pPr>
              <w:pStyle w:val="XML4"/>
            </w:pPr>
            <w:r w:rsidRPr="009F1B7D">
              <w:t>&lt;/xs:element&gt;</w:t>
            </w:r>
          </w:p>
          <w:p w14:paraId="442CFBD7" w14:textId="77777777" w:rsidR="00C31DBC" w:rsidRPr="009F1B7D" w:rsidRDefault="00C31DBC" w:rsidP="00011096">
            <w:pPr>
              <w:pStyle w:val="XML4"/>
            </w:pPr>
            <w:r w:rsidRPr="009F1B7D">
              <w:t>&lt;xs:element name="current-version" type="OFOpenFlowVersionType"&gt;</w:t>
            </w:r>
          </w:p>
          <w:p w14:paraId="0CC64166" w14:textId="77777777" w:rsidR="00C31DBC" w:rsidRPr="009F1B7D" w:rsidRDefault="00C31DBC" w:rsidP="00011096">
            <w:pPr>
              <w:pStyle w:val="XML5"/>
            </w:pPr>
            <w:r w:rsidRPr="009F1B7D">
              <w:t>&lt;xs:annotation&gt;</w:t>
            </w:r>
          </w:p>
          <w:p w14:paraId="2CC794D0" w14:textId="77777777" w:rsidR="00C31DBC" w:rsidRPr="009F1B7D" w:rsidRDefault="00C31DBC" w:rsidP="00011096">
            <w:pPr>
              <w:pStyle w:val="XML6"/>
            </w:pPr>
            <w:r w:rsidRPr="009F1B7D">
              <w:t>&lt;xs</w:t>
            </w:r>
            <w:proofErr w:type="gramStart"/>
            <w:r w:rsidRPr="009F1B7D">
              <w:t>:documentation</w:t>
            </w:r>
            <w:proofErr w:type="gramEnd"/>
            <w:r w:rsidRPr="009F1B7D">
              <w:t xml:space="preserve">&gt;This element denotes the version of OpenFlow that </w:t>
            </w:r>
            <w:r w:rsidR="00920140" w:rsidRPr="009F1B7D">
              <w:t>Controller</w:t>
            </w:r>
            <w:r w:rsidRPr="009F1B7D">
              <w:t xml:space="preserve"> is currently communicating with. It is only relevant when the connection-state element is set to "up".</w:t>
            </w:r>
          </w:p>
          <w:p w14:paraId="7FA4B039" w14:textId="77777777" w:rsidR="00C31DBC" w:rsidRPr="009F1B7D" w:rsidRDefault="00C31DBC" w:rsidP="00011096">
            <w:pPr>
              <w:pStyle w:val="XML6"/>
            </w:pPr>
            <w:r w:rsidRPr="009F1B7D">
              <w:t>&lt;/xs:documentation&gt;</w:t>
            </w:r>
          </w:p>
          <w:p w14:paraId="6C09718A" w14:textId="77777777" w:rsidR="00C31DBC" w:rsidRPr="009F1B7D" w:rsidRDefault="00C31DBC" w:rsidP="00011096">
            <w:pPr>
              <w:pStyle w:val="XML5"/>
            </w:pPr>
            <w:r w:rsidRPr="009F1B7D">
              <w:t>&lt;/xs:annotation&gt;</w:t>
            </w:r>
          </w:p>
          <w:p w14:paraId="4155BEA2" w14:textId="77777777" w:rsidR="00C31DBC" w:rsidRPr="009F1B7D" w:rsidRDefault="00C31DBC" w:rsidP="00011096">
            <w:pPr>
              <w:pStyle w:val="XML4"/>
            </w:pPr>
            <w:r w:rsidRPr="009F1B7D">
              <w:t>&lt;/xs:element&gt;</w:t>
            </w:r>
          </w:p>
          <w:p w14:paraId="117F1E4D" w14:textId="77777777" w:rsidR="00C31DBC" w:rsidRPr="009F1B7D" w:rsidRDefault="00C31DBC" w:rsidP="00011096">
            <w:pPr>
              <w:pStyle w:val="XML4"/>
            </w:pPr>
            <w:r w:rsidRPr="009F1B7D">
              <w:t xml:space="preserve">&lt;xs:element name="supported-versions" </w:t>
            </w:r>
          </w:p>
          <w:p w14:paraId="54BA3475" w14:textId="77777777" w:rsidR="00C31DBC" w:rsidRPr="009F1B7D" w:rsidRDefault="00C31DBC" w:rsidP="00011096">
            <w:pPr>
              <w:pStyle w:val="XML9"/>
            </w:pPr>
            <w:r w:rsidRPr="009F1B7D">
              <w:t>type="OFOpenFlowSupportedVersionsType"&gt;</w:t>
            </w:r>
          </w:p>
          <w:p w14:paraId="067B4719" w14:textId="77777777" w:rsidR="00C31DBC" w:rsidRPr="009F1B7D" w:rsidRDefault="00C31DBC" w:rsidP="00011096">
            <w:pPr>
              <w:pStyle w:val="XML5"/>
            </w:pPr>
            <w:r w:rsidRPr="009F1B7D">
              <w:t>&lt;xs:annotation&gt;</w:t>
            </w:r>
          </w:p>
          <w:p w14:paraId="42632E59" w14:textId="77777777" w:rsidR="00C31DBC" w:rsidRPr="009F1B7D" w:rsidRDefault="00C31DBC" w:rsidP="00011096">
            <w:pPr>
              <w:pStyle w:val="XML6"/>
            </w:pPr>
            <w:r w:rsidRPr="009F1B7D">
              <w:t>&lt;xs</w:t>
            </w:r>
            <w:proofErr w:type="gramStart"/>
            <w:r w:rsidRPr="009F1B7D">
              <w:t>:documentation</w:t>
            </w:r>
            <w:proofErr w:type="gramEnd"/>
            <w:r w:rsidRPr="009F1B7D">
              <w:t xml:space="preserve">&gt;This element denotes all of the versions of the OpenFlow protocol that the </w:t>
            </w:r>
            <w:r w:rsidR="00920140" w:rsidRPr="009F1B7D">
              <w:t>controller</w:t>
            </w:r>
            <w:r w:rsidRPr="009F1B7D">
              <w:t xml:space="preserve"> supports.</w:t>
            </w:r>
          </w:p>
          <w:p w14:paraId="71F5E2DF" w14:textId="77777777" w:rsidR="00C31DBC" w:rsidRPr="009F1B7D" w:rsidRDefault="00C31DBC" w:rsidP="00011096">
            <w:pPr>
              <w:pStyle w:val="XML6"/>
            </w:pPr>
            <w:r w:rsidRPr="009F1B7D">
              <w:t>&lt;/xs:documentation&gt;</w:t>
            </w:r>
          </w:p>
          <w:p w14:paraId="010D7D5A" w14:textId="77777777" w:rsidR="00C31DBC" w:rsidRPr="009F1B7D" w:rsidRDefault="00C31DBC" w:rsidP="00011096">
            <w:pPr>
              <w:pStyle w:val="XML5"/>
            </w:pPr>
            <w:r w:rsidRPr="009F1B7D">
              <w:t>&lt;/xs:annotation&gt;</w:t>
            </w:r>
          </w:p>
          <w:p w14:paraId="7D8E8E61" w14:textId="77777777" w:rsidR="00C31DBC" w:rsidRPr="009F1B7D" w:rsidRDefault="00C31DBC" w:rsidP="00011096">
            <w:pPr>
              <w:pStyle w:val="XML4"/>
            </w:pPr>
            <w:r w:rsidRPr="009F1B7D">
              <w:t>&lt;/xs:element&gt;</w:t>
            </w:r>
          </w:p>
          <w:p w14:paraId="60F91147" w14:textId="77777777" w:rsidR="00C31DBC" w:rsidRPr="009F1B7D" w:rsidRDefault="00C31DBC" w:rsidP="00011096">
            <w:pPr>
              <w:pStyle w:val="XML3"/>
            </w:pPr>
            <w:r w:rsidRPr="009F1B7D">
              <w:t>&lt;/xs:sequence&gt;</w:t>
            </w:r>
          </w:p>
          <w:p w14:paraId="4E18C7B4" w14:textId="77777777" w:rsidR="00C31DBC" w:rsidRPr="009F1B7D" w:rsidRDefault="00C31DBC" w:rsidP="00011096">
            <w:pPr>
              <w:pStyle w:val="XML2"/>
            </w:pPr>
            <w:r w:rsidRPr="009F1B7D">
              <w:t>&lt;/xs:complexType&gt;</w:t>
            </w:r>
          </w:p>
          <w:p w14:paraId="27B22859" w14:textId="77777777" w:rsidR="00C31DBC" w:rsidRPr="009F1B7D" w:rsidRDefault="00C31DBC" w:rsidP="00011096">
            <w:pPr>
              <w:pStyle w:val="XML2"/>
            </w:pPr>
          </w:p>
          <w:p w14:paraId="78C29DA5" w14:textId="77777777" w:rsidR="00C31DBC" w:rsidRPr="009F1B7D" w:rsidRDefault="00C31DBC" w:rsidP="00011096">
            <w:pPr>
              <w:pStyle w:val="XML2"/>
            </w:pPr>
            <w:r w:rsidRPr="009F1B7D">
              <w:t>&lt;xs:simpleType name="OFControllerConnectionStateType"&gt;</w:t>
            </w:r>
          </w:p>
          <w:p w14:paraId="5D26AF70" w14:textId="77777777" w:rsidR="00C31DBC" w:rsidRPr="009F1B7D" w:rsidRDefault="00C31DBC" w:rsidP="00011096">
            <w:pPr>
              <w:pStyle w:val="XML3"/>
            </w:pPr>
            <w:r w:rsidRPr="009F1B7D">
              <w:t>&lt;xs:restriction base="xs:string"&gt;</w:t>
            </w:r>
          </w:p>
          <w:p w14:paraId="30253621" w14:textId="77777777" w:rsidR="00C31DBC" w:rsidRPr="009F1B7D" w:rsidRDefault="00C31DBC" w:rsidP="00011096">
            <w:pPr>
              <w:pStyle w:val="XML4"/>
            </w:pPr>
            <w:r w:rsidRPr="009F1B7D">
              <w:t>&lt;xs:enumeration value="up"/&gt;</w:t>
            </w:r>
          </w:p>
          <w:p w14:paraId="1E9A4CAF" w14:textId="77777777" w:rsidR="00C31DBC" w:rsidRPr="009F1B7D" w:rsidRDefault="00C31DBC" w:rsidP="00011096">
            <w:pPr>
              <w:pStyle w:val="XML4"/>
            </w:pPr>
            <w:r w:rsidRPr="009F1B7D">
              <w:t>&lt;xs:enumeration value="down"/&gt;</w:t>
            </w:r>
          </w:p>
          <w:p w14:paraId="207C8DFF" w14:textId="77777777" w:rsidR="00C31DBC" w:rsidRPr="009F1B7D" w:rsidRDefault="00C31DBC" w:rsidP="00011096">
            <w:pPr>
              <w:pStyle w:val="XML3"/>
            </w:pPr>
            <w:r w:rsidRPr="009F1B7D">
              <w:t>&lt;/xs:restriction&gt;</w:t>
            </w:r>
          </w:p>
          <w:p w14:paraId="656040DB" w14:textId="77777777" w:rsidR="00C31DBC" w:rsidRPr="009F1B7D" w:rsidRDefault="00C31DBC" w:rsidP="00011096">
            <w:pPr>
              <w:pStyle w:val="XML2"/>
            </w:pPr>
            <w:r w:rsidRPr="009F1B7D">
              <w:t>&lt;/xs:simpleType&gt;</w:t>
            </w:r>
          </w:p>
          <w:p w14:paraId="38A50DDE" w14:textId="77777777" w:rsidR="00C31DBC" w:rsidRPr="009F1B7D" w:rsidRDefault="00C31DBC" w:rsidP="00011096">
            <w:pPr>
              <w:pStyle w:val="XML2"/>
            </w:pPr>
          </w:p>
          <w:p w14:paraId="2F11BE3D" w14:textId="77777777" w:rsidR="00C31DBC" w:rsidRPr="009F1B7D" w:rsidRDefault="00C31DBC" w:rsidP="00011096">
            <w:pPr>
              <w:pStyle w:val="XML2"/>
            </w:pPr>
            <w:r w:rsidRPr="009F1B7D">
              <w:t>&lt;xs:complexType name="OFOpenFlowSupportedVersionsType"&gt;</w:t>
            </w:r>
          </w:p>
          <w:p w14:paraId="56BBF3AA" w14:textId="77777777" w:rsidR="00C31DBC" w:rsidRPr="009F1B7D" w:rsidRDefault="00C31DBC" w:rsidP="00011096">
            <w:pPr>
              <w:pStyle w:val="XML3"/>
            </w:pPr>
            <w:r w:rsidRPr="009F1B7D">
              <w:t>&lt;xs:sequence&gt;</w:t>
            </w:r>
          </w:p>
          <w:p w14:paraId="037FA1DE" w14:textId="77777777" w:rsidR="00C31DBC" w:rsidRPr="009F1B7D" w:rsidRDefault="00C31DBC" w:rsidP="00011096">
            <w:pPr>
              <w:pStyle w:val="XML4"/>
            </w:pPr>
            <w:r w:rsidRPr="009F1B7D">
              <w:t xml:space="preserve">&lt;xs:element name="version" </w:t>
            </w:r>
          </w:p>
          <w:p w14:paraId="527184B5" w14:textId="77777777" w:rsidR="00C31DBC" w:rsidRPr="009F1B7D" w:rsidRDefault="00C31DBC" w:rsidP="00011096">
            <w:pPr>
              <w:pStyle w:val="XML9"/>
            </w:pPr>
            <w:r w:rsidRPr="009F1B7D">
              <w:t xml:space="preserve">type="OFOpenFlowVersionType" </w:t>
            </w:r>
          </w:p>
          <w:p w14:paraId="67FD0365" w14:textId="77777777" w:rsidR="00C31DBC" w:rsidRPr="009F1B7D" w:rsidRDefault="00C31DBC" w:rsidP="00011096">
            <w:pPr>
              <w:pStyle w:val="XML9"/>
            </w:pPr>
            <w:r w:rsidRPr="009F1B7D">
              <w:t>maxOccurs="unbounded"/&gt;</w:t>
            </w:r>
          </w:p>
          <w:p w14:paraId="70782C41" w14:textId="77777777" w:rsidR="00C31DBC" w:rsidRPr="009F1B7D" w:rsidRDefault="00C31DBC" w:rsidP="00011096">
            <w:pPr>
              <w:pStyle w:val="XML3"/>
            </w:pPr>
            <w:r w:rsidRPr="009F1B7D">
              <w:t>&lt;/xs:sequence&gt;</w:t>
            </w:r>
          </w:p>
          <w:p w14:paraId="4D46AF66" w14:textId="77777777" w:rsidR="00C31DBC" w:rsidRPr="009F1B7D" w:rsidRDefault="00C31DBC" w:rsidP="00011096">
            <w:pPr>
              <w:pStyle w:val="XML2"/>
            </w:pPr>
            <w:r w:rsidRPr="009F1B7D">
              <w:t>&lt;/xs:complexType&gt;</w:t>
            </w:r>
          </w:p>
          <w:p w14:paraId="2BC3CA93" w14:textId="77777777" w:rsidR="00C31DBC" w:rsidRPr="009F1B7D" w:rsidRDefault="00C31DBC" w:rsidP="00011096">
            <w:pPr>
              <w:pStyle w:val="XML2"/>
            </w:pPr>
          </w:p>
          <w:p w14:paraId="113F402C" w14:textId="77777777" w:rsidR="00C31DBC" w:rsidRPr="009F1B7D" w:rsidRDefault="00C31DBC" w:rsidP="00011096">
            <w:pPr>
              <w:pStyle w:val="XML2"/>
            </w:pPr>
            <w:r w:rsidRPr="009F1B7D">
              <w:t>&lt;xs:simpleType name="OFOpenFlowVersionType"&gt;</w:t>
            </w:r>
          </w:p>
          <w:p w14:paraId="428D987F" w14:textId="77777777" w:rsidR="00C31DBC" w:rsidRPr="009F1B7D" w:rsidRDefault="00C31DBC" w:rsidP="00011096">
            <w:pPr>
              <w:pStyle w:val="XML3"/>
            </w:pPr>
            <w:r w:rsidRPr="009F1B7D">
              <w:t>&lt;xs:restriction base="xs:string"&gt;</w:t>
            </w:r>
          </w:p>
          <w:p w14:paraId="4D202909" w14:textId="77777777" w:rsidR="00C31DBC" w:rsidRPr="009F1B7D" w:rsidRDefault="00C31DBC" w:rsidP="00011096">
            <w:pPr>
              <w:pStyle w:val="XML4"/>
            </w:pPr>
            <w:r w:rsidRPr="009F1B7D">
              <w:t>&lt;xs:enumeration value="1.2"/&gt;</w:t>
            </w:r>
          </w:p>
          <w:p w14:paraId="65D3237F" w14:textId="77777777" w:rsidR="00C31DBC" w:rsidRPr="009F1B7D" w:rsidRDefault="00C31DBC" w:rsidP="00011096">
            <w:pPr>
              <w:pStyle w:val="XML4"/>
            </w:pPr>
            <w:r w:rsidRPr="009F1B7D">
              <w:t>&lt;xs:enumeration value="1.1"/&gt;</w:t>
            </w:r>
          </w:p>
          <w:p w14:paraId="7005A82F" w14:textId="77777777" w:rsidR="00C31DBC" w:rsidRPr="009F1B7D" w:rsidRDefault="00C31DBC" w:rsidP="00011096">
            <w:pPr>
              <w:pStyle w:val="XML4"/>
            </w:pPr>
            <w:r w:rsidRPr="009F1B7D">
              <w:t>&lt;xs:enumeration value="1.0"/&gt;</w:t>
            </w:r>
          </w:p>
          <w:p w14:paraId="2412063E" w14:textId="77777777" w:rsidR="00C31DBC" w:rsidRPr="009F1B7D" w:rsidRDefault="00C31DBC" w:rsidP="00011096">
            <w:pPr>
              <w:pStyle w:val="XML3"/>
            </w:pPr>
            <w:r w:rsidRPr="009F1B7D">
              <w:t>&lt;/xs:restriction&gt;</w:t>
            </w:r>
          </w:p>
          <w:p w14:paraId="6286330A" w14:textId="77777777" w:rsidR="00C31DBC" w:rsidRPr="009F1B7D" w:rsidRDefault="00C31DBC" w:rsidP="00011096">
            <w:pPr>
              <w:pStyle w:val="XML2"/>
            </w:pPr>
            <w:r w:rsidRPr="009F1B7D">
              <w:t>&lt;/xs:simpleType&gt;</w:t>
            </w:r>
          </w:p>
          <w:p w14:paraId="51610184" w14:textId="77777777" w:rsidR="00C31DBC" w:rsidRPr="009F1B7D" w:rsidRDefault="00C31DBC" w:rsidP="00011096">
            <w:pPr>
              <w:pStyle w:val="XML2"/>
            </w:pPr>
          </w:p>
          <w:p w14:paraId="1183FA99" w14:textId="77777777" w:rsidR="00C31DBC" w:rsidRPr="009F1B7D" w:rsidRDefault="00C31DBC" w:rsidP="00011096">
            <w:pPr>
              <w:pStyle w:val="XML2"/>
            </w:pPr>
            <w:r w:rsidRPr="009F1B7D">
              <w:t>&lt;xs:complexType name="OFResourceType"&gt;</w:t>
            </w:r>
          </w:p>
          <w:p w14:paraId="0F318AAA" w14:textId="77777777" w:rsidR="00C31DBC" w:rsidRPr="009F1B7D" w:rsidRDefault="00C31DBC" w:rsidP="00011096">
            <w:pPr>
              <w:pStyle w:val="XML3"/>
            </w:pPr>
            <w:r w:rsidRPr="009F1B7D">
              <w:t>&lt;xs:annotation&gt;</w:t>
            </w:r>
          </w:p>
          <w:p w14:paraId="7AA14F61" w14:textId="77777777" w:rsidR="00C31DBC" w:rsidRPr="009F1B7D" w:rsidRDefault="00C31DBC" w:rsidP="00011096">
            <w:pPr>
              <w:pStyle w:val="XML4"/>
            </w:pPr>
            <w:r w:rsidRPr="009F1B7D">
              <w:t>&lt;xs</w:t>
            </w:r>
            <w:proofErr w:type="gramStart"/>
            <w:r w:rsidRPr="009F1B7D">
              <w:t>:documentation</w:t>
            </w:r>
            <w:proofErr w:type="gramEnd"/>
            <w:r w:rsidRPr="009F1B7D">
              <w:t>&gt;A Base Class for OpenFlow Resources.</w:t>
            </w:r>
          </w:p>
          <w:p w14:paraId="196F4236" w14:textId="77777777" w:rsidR="00C31DBC" w:rsidRPr="009F1B7D" w:rsidRDefault="00C31DBC" w:rsidP="00011096">
            <w:pPr>
              <w:pStyle w:val="XML4"/>
            </w:pPr>
            <w:r w:rsidRPr="009F1B7D">
              <w:t>&lt;/xs:documentation&gt;</w:t>
            </w:r>
          </w:p>
          <w:p w14:paraId="5C4BE2C3" w14:textId="77777777" w:rsidR="00C31DBC" w:rsidRPr="009F1B7D" w:rsidRDefault="00C31DBC" w:rsidP="00011096">
            <w:pPr>
              <w:pStyle w:val="XML3"/>
            </w:pPr>
            <w:r w:rsidRPr="009F1B7D">
              <w:t>&lt;/xs:annotation&gt;</w:t>
            </w:r>
          </w:p>
          <w:p w14:paraId="6647482D" w14:textId="77777777" w:rsidR="00C31DBC" w:rsidRPr="009F1B7D" w:rsidRDefault="00C31DBC" w:rsidP="00011096">
            <w:pPr>
              <w:pStyle w:val="XML3"/>
            </w:pPr>
            <w:r w:rsidRPr="009F1B7D">
              <w:t>&lt;xs:sequence&gt;</w:t>
            </w:r>
          </w:p>
          <w:p w14:paraId="57A8D16B" w14:textId="77777777" w:rsidR="00C31DBC" w:rsidRPr="009F1B7D" w:rsidRDefault="00C31DBC" w:rsidP="00011096">
            <w:pPr>
              <w:pStyle w:val="XML4"/>
            </w:pPr>
            <w:r w:rsidRPr="009F1B7D">
              <w:t>&lt;xs:element name="resource-id" type="OFConfigID"&gt;</w:t>
            </w:r>
          </w:p>
          <w:p w14:paraId="0276E55E" w14:textId="77777777" w:rsidR="00C31DBC" w:rsidRPr="009F1B7D" w:rsidRDefault="00C31DBC" w:rsidP="00011096">
            <w:pPr>
              <w:pStyle w:val="XML5"/>
            </w:pPr>
            <w:r w:rsidRPr="009F1B7D">
              <w:t>&lt;xs:annotation&gt;</w:t>
            </w:r>
          </w:p>
          <w:p w14:paraId="264A056A" w14:textId="77777777" w:rsidR="00C31DBC" w:rsidRPr="009F1B7D" w:rsidRDefault="00C31DBC" w:rsidP="00011096">
            <w:pPr>
              <w:pStyle w:val="XML6"/>
            </w:pPr>
            <w:r w:rsidRPr="009F1B7D">
              <w:t>&lt;xs</w:t>
            </w:r>
            <w:proofErr w:type="gramStart"/>
            <w:r w:rsidRPr="009F1B7D">
              <w:t>:documentation</w:t>
            </w:r>
            <w:proofErr w:type="gramEnd"/>
            <w:r w:rsidRPr="009F1B7D">
              <w:t>&gt;An unique but locally arbitrary identifier that identifies a resource within the context of and OpenFlow Capable Switch and is persistent across reboots of the system.</w:t>
            </w:r>
          </w:p>
          <w:p w14:paraId="00BE8B2E" w14:textId="77777777" w:rsidR="00C31DBC" w:rsidRPr="009F1B7D" w:rsidRDefault="00C31DBC" w:rsidP="00011096">
            <w:pPr>
              <w:pStyle w:val="XML6"/>
            </w:pPr>
            <w:r w:rsidRPr="009F1B7D">
              <w:t>&lt;/xs:documentation&gt;</w:t>
            </w:r>
          </w:p>
          <w:p w14:paraId="28EE1BC2" w14:textId="77777777" w:rsidR="00C31DBC" w:rsidRPr="009F1B7D" w:rsidRDefault="00C31DBC" w:rsidP="00011096">
            <w:pPr>
              <w:pStyle w:val="XML5"/>
            </w:pPr>
            <w:r w:rsidRPr="009F1B7D">
              <w:t>&lt;/xs:annotation&gt;</w:t>
            </w:r>
          </w:p>
          <w:p w14:paraId="51ABB639" w14:textId="77777777" w:rsidR="00C31DBC" w:rsidRPr="009F1B7D" w:rsidRDefault="00C31DBC" w:rsidP="00011096">
            <w:pPr>
              <w:pStyle w:val="XML4"/>
            </w:pPr>
            <w:r w:rsidRPr="009F1B7D">
              <w:t>&lt;/xs:element&gt;</w:t>
            </w:r>
          </w:p>
          <w:p w14:paraId="437A7865" w14:textId="77777777" w:rsidR="00C31DBC" w:rsidRPr="009F1B7D" w:rsidRDefault="00C31DBC" w:rsidP="00011096">
            <w:pPr>
              <w:pStyle w:val="XML3"/>
            </w:pPr>
            <w:r w:rsidRPr="009F1B7D">
              <w:t>&lt;/xs:sequence&gt;</w:t>
            </w:r>
          </w:p>
          <w:p w14:paraId="4C698804" w14:textId="77777777" w:rsidR="00C31DBC" w:rsidRPr="009F1B7D" w:rsidRDefault="00C31DBC" w:rsidP="00011096">
            <w:pPr>
              <w:pStyle w:val="XML2"/>
            </w:pPr>
            <w:r w:rsidRPr="009F1B7D">
              <w:t>&lt;/xs:complexType&gt;</w:t>
            </w:r>
          </w:p>
          <w:p w14:paraId="0793ECAE" w14:textId="77777777" w:rsidR="00C31DBC" w:rsidRPr="009F1B7D" w:rsidRDefault="00C31DBC" w:rsidP="00011096">
            <w:pPr>
              <w:pStyle w:val="XML2"/>
            </w:pPr>
          </w:p>
          <w:p w14:paraId="50EB7FEA" w14:textId="77777777" w:rsidR="00C31DBC" w:rsidRPr="009F1B7D" w:rsidRDefault="00C31DBC" w:rsidP="00011096">
            <w:pPr>
              <w:pStyle w:val="XML2"/>
            </w:pPr>
            <w:r w:rsidRPr="009F1B7D">
              <w:t>&lt;xs:complexType name="OFPortType"&gt;</w:t>
            </w:r>
          </w:p>
          <w:p w14:paraId="75971064" w14:textId="77777777" w:rsidR="00C31DBC" w:rsidRPr="009F1B7D" w:rsidRDefault="00C31DBC" w:rsidP="00011096">
            <w:pPr>
              <w:pStyle w:val="XML3"/>
            </w:pPr>
            <w:r w:rsidRPr="009F1B7D">
              <w:t>&lt;xs:complexContent&gt;</w:t>
            </w:r>
          </w:p>
          <w:p w14:paraId="3F5CCB1B" w14:textId="77777777" w:rsidR="00C31DBC" w:rsidRPr="009F1B7D" w:rsidRDefault="00C31DBC" w:rsidP="00011096">
            <w:pPr>
              <w:pStyle w:val="XML4"/>
            </w:pPr>
            <w:r w:rsidRPr="009F1B7D">
              <w:t>&lt;xs:extension base="OFResourceType"&gt;</w:t>
            </w:r>
          </w:p>
          <w:p w14:paraId="65E8B189" w14:textId="77777777" w:rsidR="00C31DBC" w:rsidRPr="009F1B7D" w:rsidRDefault="00C31DBC" w:rsidP="00011096">
            <w:pPr>
              <w:pStyle w:val="XML5"/>
            </w:pPr>
            <w:r w:rsidRPr="009F1B7D">
              <w:t>&lt;xs:sequence&gt;</w:t>
            </w:r>
          </w:p>
          <w:p w14:paraId="2AEFAFBC" w14:textId="77777777" w:rsidR="00C31DBC" w:rsidRPr="009F1B7D" w:rsidRDefault="00C31DBC" w:rsidP="00011096">
            <w:pPr>
              <w:pStyle w:val="XML6"/>
            </w:pPr>
            <w:r w:rsidRPr="009F1B7D">
              <w:t>&lt;xs:element name="number" type="xs:unsignedInt"/&gt;</w:t>
            </w:r>
          </w:p>
          <w:p w14:paraId="48358667" w14:textId="77777777" w:rsidR="00C31DBC" w:rsidRPr="009F1B7D" w:rsidRDefault="00C31DBC" w:rsidP="00011096">
            <w:pPr>
              <w:pStyle w:val="XML6"/>
            </w:pPr>
            <w:r w:rsidRPr="009F1B7D">
              <w:t>&lt;xs:element name="name" type="xs:string"/&gt;</w:t>
            </w:r>
          </w:p>
          <w:p w14:paraId="487205B8" w14:textId="77777777" w:rsidR="00C31DBC" w:rsidRPr="009F1B7D" w:rsidRDefault="00C31DBC" w:rsidP="00011096">
            <w:pPr>
              <w:pStyle w:val="XML6"/>
            </w:pPr>
            <w:r w:rsidRPr="009F1B7D">
              <w:t>&lt;xs:element name="current-rate" type="xs:unsignedLong"/&gt;</w:t>
            </w:r>
          </w:p>
          <w:p w14:paraId="595237B0" w14:textId="77777777" w:rsidR="00C31DBC" w:rsidRPr="009F1B7D" w:rsidRDefault="00C31DBC" w:rsidP="00011096">
            <w:pPr>
              <w:pStyle w:val="XML6"/>
            </w:pPr>
            <w:r w:rsidRPr="009F1B7D">
              <w:t>&lt;xs:element name="max-rate" type="xs:unsignedLong"/&gt;</w:t>
            </w:r>
          </w:p>
          <w:p w14:paraId="422F3E98" w14:textId="77777777" w:rsidR="00C31DBC" w:rsidRPr="009F1B7D" w:rsidRDefault="00C31DBC" w:rsidP="00011096">
            <w:pPr>
              <w:pStyle w:val="XML6"/>
            </w:pPr>
            <w:r w:rsidRPr="009F1B7D">
              <w:t>&lt;xs:element name="configuration" type="OFPortConfigurationType"/&gt;</w:t>
            </w:r>
          </w:p>
          <w:p w14:paraId="29811706" w14:textId="77777777" w:rsidR="00C31DBC" w:rsidRPr="009F1B7D" w:rsidRDefault="00C31DBC" w:rsidP="00011096">
            <w:pPr>
              <w:pStyle w:val="XML6"/>
            </w:pPr>
            <w:r w:rsidRPr="009F1B7D">
              <w:t>&lt;xs:element name="state" type="OFPortStateType"/&gt;</w:t>
            </w:r>
          </w:p>
          <w:p w14:paraId="585D17CC" w14:textId="77777777" w:rsidR="00C31DBC" w:rsidRPr="009F1B7D" w:rsidRDefault="00C31DBC" w:rsidP="00011096">
            <w:pPr>
              <w:pStyle w:val="XML6"/>
            </w:pPr>
            <w:r w:rsidRPr="009F1B7D">
              <w:t>&lt;xs:element name="features" type="OFPortFeatureMasterList"/&gt;</w:t>
            </w:r>
          </w:p>
          <w:p w14:paraId="0666C60E" w14:textId="77777777" w:rsidR="00C31DBC" w:rsidRPr="009F1B7D" w:rsidRDefault="00C31DBC" w:rsidP="00011096">
            <w:pPr>
              <w:pStyle w:val="XML5"/>
            </w:pPr>
            <w:r w:rsidRPr="009F1B7D">
              <w:t>&lt;/xs:sequence&gt;</w:t>
            </w:r>
          </w:p>
          <w:p w14:paraId="2FC8AB81" w14:textId="77777777" w:rsidR="00C31DBC" w:rsidRPr="009F1B7D" w:rsidRDefault="00C31DBC" w:rsidP="00011096">
            <w:pPr>
              <w:pStyle w:val="XML4"/>
            </w:pPr>
            <w:r w:rsidRPr="009F1B7D">
              <w:t>&lt;/xs:extension&gt;</w:t>
            </w:r>
          </w:p>
          <w:p w14:paraId="406831FB" w14:textId="77777777" w:rsidR="00C31DBC" w:rsidRPr="009F1B7D" w:rsidRDefault="00C31DBC" w:rsidP="00011096">
            <w:pPr>
              <w:pStyle w:val="XML3"/>
            </w:pPr>
            <w:r w:rsidRPr="009F1B7D">
              <w:t>&lt;/xs:complexContent&gt;</w:t>
            </w:r>
          </w:p>
          <w:p w14:paraId="785233E9" w14:textId="77777777" w:rsidR="00C31DBC" w:rsidRPr="009F1B7D" w:rsidRDefault="00C31DBC" w:rsidP="00011096">
            <w:pPr>
              <w:pStyle w:val="XML2"/>
            </w:pPr>
            <w:r w:rsidRPr="009F1B7D">
              <w:t>&lt;/xs:complexType&gt;</w:t>
            </w:r>
          </w:p>
          <w:p w14:paraId="049E67A9" w14:textId="77777777" w:rsidR="00C31DBC" w:rsidRPr="009F1B7D" w:rsidRDefault="00C31DBC" w:rsidP="00011096">
            <w:pPr>
              <w:pStyle w:val="XML2"/>
            </w:pPr>
          </w:p>
          <w:p w14:paraId="4BFB752B" w14:textId="77777777" w:rsidR="00C31DBC" w:rsidRPr="009F1B7D" w:rsidRDefault="00C31DBC" w:rsidP="00011096">
            <w:pPr>
              <w:pStyle w:val="XML2"/>
            </w:pPr>
            <w:r w:rsidRPr="009F1B7D">
              <w:t>&lt;xs:complexType name="OFPortFeatureMasterList"&gt;</w:t>
            </w:r>
          </w:p>
          <w:p w14:paraId="08CAC3FF" w14:textId="77777777" w:rsidR="00C31DBC" w:rsidRPr="009F1B7D" w:rsidRDefault="00C31DBC" w:rsidP="00011096">
            <w:pPr>
              <w:pStyle w:val="XML3"/>
            </w:pPr>
            <w:r w:rsidRPr="009F1B7D">
              <w:t>&lt;xs:sequence&gt;</w:t>
            </w:r>
          </w:p>
          <w:p w14:paraId="65CDCB27" w14:textId="77777777" w:rsidR="00C31DBC" w:rsidRPr="009F1B7D" w:rsidRDefault="00C31DBC" w:rsidP="00011096">
            <w:pPr>
              <w:pStyle w:val="XML4"/>
            </w:pPr>
            <w:r w:rsidRPr="009F1B7D">
              <w:t>&lt;xs:element name="current" type="OFPortCurrentFeatureListType"/&gt;</w:t>
            </w:r>
          </w:p>
          <w:p w14:paraId="22F775E1" w14:textId="77777777" w:rsidR="00C31DBC" w:rsidRPr="009F1B7D" w:rsidRDefault="00C31DBC" w:rsidP="00011096">
            <w:pPr>
              <w:pStyle w:val="XML4"/>
            </w:pPr>
            <w:r w:rsidRPr="009F1B7D">
              <w:t>&lt;xs:element name="advertised" type="OFPortOtherFeatureListType"/&gt;</w:t>
            </w:r>
          </w:p>
          <w:p w14:paraId="0A7202FF" w14:textId="77777777" w:rsidR="00C31DBC" w:rsidRPr="009F1B7D" w:rsidRDefault="00C31DBC" w:rsidP="00011096">
            <w:pPr>
              <w:pStyle w:val="XML4"/>
            </w:pPr>
            <w:r w:rsidRPr="009F1B7D">
              <w:t>&lt;xs:element name="supported" type="OFPortOtherFeatureListType"/&gt;</w:t>
            </w:r>
          </w:p>
          <w:p w14:paraId="52E9A456" w14:textId="77777777" w:rsidR="00C31DBC" w:rsidRPr="009F1B7D" w:rsidRDefault="00C31DBC" w:rsidP="00011096">
            <w:pPr>
              <w:pStyle w:val="XML4"/>
            </w:pPr>
            <w:r w:rsidRPr="009F1B7D">
              <w:t xml:space="preserve">&lt;xs:element name="advertised-peer" </w:t>
            </w:r>
          </w:p>
          <w:p w14:paraId="68525DD1" w14:textId="77777777" w:rsidR="00C31DBC" w:rsidRPr="009F1B7D" w:rsidRDefault="00C31DBC" w:rsidP="00011096">
            <w:pPr>
              <w:pStyle w:val="XML9"/>
            </w:pPr>
            <w:r w:rsidRPr="009F1B7D">
              <w:t>type="OFPortOtherFeatureListType"/&gt;</w:t>
            </w:r>
          </w:p>
          <w:p w14:paraId="3AE60E51" w14:textId="77777777" w:rsidR="00C31DBC" w:rsidRPr="009F1B7D" w:rsidRDefault="00C31DBC" w:rsidP="00011096">
            <w:pPr>
              <w:pStyle w:val="XML3"/>
            </w:pPr>
            <w:r w:rsidRPr="009F1B7D">
              <w:t>&lt;/xs:sequence&gt;</w:t>
            </w:r>
          </w:p>
          <w:p w14:paraId="26C008C7" w14:textId="77777777" w:rsidR="00C31DBC" w:rsidRPr="009F1B7D" w:rsidRDefault="00C31DBC" w:rsidP="00011096">
            <w:pPr>
              <w:pStyle w:val="XML2"/>
            </w:pPr>
            <w:r w:rsidRPr="009F1B7D">
              <w:t>&lt;/xs:complexType&gt;</w:t>
            </w:r>
          </w:p>
          <w:p w14:paraId="301D7B7B" w14:textId="77777777" w:rsidR="00C31DBC" w:rsidRPr="009F1B7D" w:rsidRDefault="00C31DBC" w:rsidP="00011096">
            <w:pPr>
              <w:pStyle w:val="XML2"/>
            </w:pPr>
          </w:p>
          <w:p w14:paraId="7616F892" w14:textId="77777777" w:rsidR="00C31DBC" w:rsidRPr="009F1B7D" w:rsidRDefault="00C31DBC" w:rsidP="00011096">
            <w:pPr>
              <w:pStyle w:val="XML2"/>
            </w:pPr>
            <w:r w:rsidRPr="009F1B7D">
              <w:t>&lt;xs:complexType name="OFPortConfigurationType"&gt;</w:t>
            </w:r>
          </w:p>
          <w:p w14:paraId="6A4ADF8A" w14:textId="77777777" w:rsidR="00C31DBC" w:rsidRPr="009F1B7D" w:rsidRDefault="00C31DBC" w:rsidP="00011096">
            <w:pPr>
              <w:pStyle w:val="XML3"/>
            </w:pPr>
            <w:r w:rsidRPr="009F1B7D">
              <w:t>&lt;xs:sequence&gt;</w:t>
            </w:r>
          </w:p>
          <w:p w14:paraId="556E9D8E" w14:textId="77777777" w:rsidR="00C31DBC" w:rsidRPr="009F1B7D" w:rsidRDefault="00C31DBC" w:rsidP="00011096">
            <w:pPr>
              <w:pStyle w:val="XML4"/>
            </w:pPr>
            <w:r w:rsidRPr="009F1B7D">
              <w:t>&lt;xs:element name="admin-state" type="OFPortStateOptionsType"/&gt;</w:t>
            </w:r>
          </w:p>
          <w:p w14:paraId="0F9F240F" w14:textId="77777777" w:rsidR="00C31DBC" w:rsidRPr="009F1B7D" w:rsidRDefault="00C31DBC" w:rsidP="00011096">
            <w:pPr>
              <w:pStyle w:val="XML4"/>
            </w:pPr>
            <w:r w:rsidRPr="009F1B7D">
              <w:t>&lt;xs:element name="no-receive" type="xs:boolean"/&gt;</w:t>
            </w:r>
          </w:p>
          <w:p w14:paraId="67371443" w14:textId="77777777" w:rsidR="00C31DBC" w:rsidRPr="009F1B7D" w:rsidRDefault="00C31DBC" w:rsidP="00011096">
            <w:pPr>
              <w:pStyle w:val="XML4"/>
            </w:pPr>
            <w:r w:rsidRPr="009F1B7D">
              <w:lastRenderedPageBreak/>
              <w:t>&lt;xs:element name="no-forward" type="xs:boolean"/&gt;</w:t>
            </w:r>
          </w:p>
          <w:p w14:paraId="47112CC0" w14:textId="77777777" w:rsidR="00C31DBC" w:rsidRPr="009F1B7D" w:rsidRDefault="00C31DBC" w:rsidP="00011096">
            <w:pPr>
              <w:pStyle w:val="XML4"/>
            </w:pPr>
            <w:r w:rsidRPr="009F1B7D">
              <w:t>&lt;xs:element name="no-packet-in" type="xs:boolean"/&gt;</w:t>
            </w:r>
          </w:p>
          <w:p w14:paraId="78EE967E" w14:textId="77777777" w:rsidR="00C31DBC" w:rsidRPr="009F1B7D" w:rsidRDefault="00C31DBC" w:rsidP="00011096">
            <w:pPr>
              <w:pStyle w:val="XML3"/>
            </w:pPr>
            <w:r w:rsidRPr="009F1B7D">
              <w:t>&lt;/xs:sequence&gt;</w:t>
            </w:r>
          </w:p>
          <w:p w14:paraId="74104A52" w14:textId="77777777" w:rsidR="00C31DBC" w:rsidRPr="009F1B7D" w:rsidRDefault="00C31DBC" w:rsidP="00011096">
            <w:pPr>
              <w:pStyle w:val="XML2"/>
            </w:pPr>
            <w:r w:rsidRPr="009F1B7D">
              <w:t>&lt;/xs:complexType&gt;</w:t>
            </w:r>
          </w:p>
          <w:p w14:paraId="30001105" w14:textId="77777777" w:rsidR="00C31DBC" w:rsidRPr="009F1B7D" w:rsidRDefault="00C31DBC" w:rsidP="00011096">
            <w:pPr>
              <w:pStyle w:val="XML2"/>
            </w:pPr>
          </w:p>
          <w:p w14:paraId="0D99AF95" w14:textId="77777777" w:rsidR="00C31DBC" w:rsidRPr="009F1B7D" w:rsidRDefault="00C31DBC" w:rsidP="00011096">
            <w:pPr>
              <w:pStyle w:val="XML2"/>
            </w:pPr>
            <w:r w:rsidRPr="009F1B7D">
              <w:t>&lt;xs:complexType name="OFPortStateType"&gt;</w:t>
            </w:r>
          </w:p>
          <w:p w14:paraId="5BF19489" w14:textId="77777777" w:rsidR="00C31DBC" w:rsidRPr="009F1B7D" w:rsidRDefault="00C31DBC" w:rsidP="00011096">
            <w:pPr>
              <w:pStyle w:val="XML3"/>
            </w:pPr>
            <w:r w:rsidRPr="009F1B7D">
              <w:t>&lt;xs:sequence&gt;</w:t>
            </w:r>
          </w:p>
          <w:p w14:paraId="5DDC2874" w14:textId="77777777" w:rsidR="00C31DBC" w:rsidRPr="009F1B7D" w:rsidRDefault="00C31DBC" w:rsidP="00011096">
            <w:pPr>
              <w:pStyle w:val="XML4"/>
            </w:pPr>
            <w:r w:rsidRPr="009F1B7D">
              <w:t>&lt;xs:element name="oper-state" type="OFPortStateOptionsType"/&gt;</w:t>
            </w:r>
          </w:p>
          <w:p w14:paraId="6208DE6D" w14:textId="77777777" w:rsidR="00C31DBC" w:rsidRPr="009F1B7D" w:rsidRDefault="00C31DBC" w:rsidP="00011096">
            <w:pPr>
              <w:pStyle w:val="XML4"/>
            </w:pPr>
            <w:r w:rsidRPr="009F1B7D">
              <w:t>&lt;xs:element name="blocked" type="xs:boolean"/&gt;</w:t>
            </w:r>
          </w:p>
          <w:p w14:paraId="0949F835" w14:textId="77777777" w:rsidR="00C31DBC" w:rsidRPr="009F1B7D" w:rsidRDefault="00C31DBC" w:rsidP="00011096">
            <w:pPr>
              <w:pStyle w:val="XML4"/>
            </w:pPr>
            <w:r w:rsidRPr="009F1B7D">
              <w:t>&lt;xs:element name="live" type="xs:boolean"/&gt;</w:t>
            </w:r>
          </w:p>
          <w:p w14:paraId="75C3BF59" w14:textId="77777777" w:rsidR="00C31DBC" w:rsidRPr="009F1B7D" w:rsidRDefault="00C31DBC" w:rsidP="00011096">
            <w:pPr>
              <w:pStyle w:val="XML3"/>
            </w:pPr>
            <w:r w:rsidRPr="009F1B7D">
              <w:t>&lt;/xs:sequence&gt;</w:t>
            </w:r>
          </w:p>
          <w:p w14:paraId="7190BF14" w14:textId="77777777" w:rsidR="00C31DBC" w:rsidRPr="009F1B7D" w:rsidRDefault="00C31DBC" w:rsidP="00011096">
            <w:pPr>
              <w:pStyle w:val="XML2"/>
            </w:pPr>
            <w:r w:rsidRPr="009F1B7D">
              <w:t>&lt;/xs:complexType&gt;</w:t>
            </w:r>
          </w:p>
          <w:p w14:paraId="58FF44F2" w14:textId="77777777" w:rsidR="00C31DBC" w:rsidRPr="009F1B7D" w:rsidRDefault="00C31DBC" w:rsidP="00011096">
            <w:pPr>
              <w:pStyle w:val="XML2"/>
            </w:pPr>
          </w:p>
          <w:p w14:paraId="5404DA4B" w14:textId="77777777" w:rsidR="00C31DBC" w:rsidRPr="009F1B7D" w:rsidRDefault="00C31DBC" w:rsidP="00011096">
            <w:pPr>
              <w:pStyle w:val="XML2"/>
            </w:pPr>
            <w:r w:rsidRPr="009F1B7D">
              <w:t>&lt;xs:simpleType name="OFPortStateOptionsType"&gt;</w:t>
            </w:r>
          </w:p>
          <w:p w14:paraId="59375C0A" w14:textId="77777777" w:rsidR="00C31DBC" w:rsidRPr="009F1B7D" w:rsidRDefault="00C31DBC" w:rsidP="00011096">
            <w:pPr>
              <w:pStyle w:val="XML3"/>
            </w:pPr>
            <w:r w:rsidRPr="009F1B7D">
              <w:t>&lt;xs:restriction base="xs:string"&gt;</w:t>
            </w:r>
          </w:p>
          <w:p w14:paraId="3BD2E1F2" w14:textId="77777777" w:rsidR="00C31DBC" w:rsidRPr="009F1B7D" w:rsidRDefault="00C31DBC" w:rsidP="00011096">
            <w:pPr>
              <w:pStyle w:val="XML4"/>
            </w:pPr>
            <w:r w:rsidRPr="009F1B7D">
              <w:t>&lt;xs:enumeration value="up"/&gt;</w:t>
            </w:r>
          </w:p>
          <w:p w14:paraId="2432D37D" w14:textId="77777777" w:rsidR="00C31DBC" w:rsidRPr="009F1B7D" w:rsidRDefault="00C31DBC" w:rsidP="00011096">
            <w:pPr>
              <w:pStyle w:val="XML4"/>
            </w:pPr>
            <w:r w:rsidRPr="009F1B7D">
              <w:t>&lt;xs:enumeration value="down"/&gt;</w:t>
            </w:r>
          </w:p>
          <w:p w14:paraId="4CE81C54" w14:textId="77777777" w:rsidR="00C31DBC" w:rsidRPr="009F1B7D" w:rsidRDefault="00C31DBC" w:rsidP="00011096">
            <w:pPr>
              <w:pStyle w:val="XML3"/>
            </w:pPr>
            <w:r w:rsidRPr="009F1B7D">
              <w:t>&lt;/xs:restriction&gt;</w:t>
            </w:r>
          </w:p>
          <w:p w14:paraId="7F93AC03" w14:textId="77777777" w:rsidR="00C31DBC" w:rsidRPr="009F1B7D" w:rsidRDefault="00C31DBC" w:rsidP="00011096">
            <w:pPr>
              <w:pStyle w:val="XML2"/>
            </w:pPr>
            <w:r w:rsidRPr="009F1B7D">
              <w:t>&lt;/xs:simpleType&gt;</w:t>
            </w:r>
          </w:p>
          <w:p w14:paraId="5F3AE5B3" w14:textId="77777777" w:rsidR="00C31DBC" w:rsidRPr="009F1B7D" w:rsidRDefault="00C31DBC" w:rsidP="00011096">
            <w:pPr>
              <w:pStyle w:val="XML2"/>
            </w:pPr>
          </w:p>
          <w:p w14:paraId="718AF28B" w14:textId="77777777" w:rsidR="00C31DBC" w:rsidRPr="009F1B7D" w:rsidRDefault="00C31DBC" w:rsidP="00011096">
            <w:pPr>
              <w:pStyle w:val="XML2"/>
            </w:pPr>
            <w:r w:rsidRPr="009F1B7D">
              <w:t>&lt;xs:complexType name="OFPortCurrentFeatureListType"&gt;</w:t>
            </w:r>
          </w:p>
          <w:p w14:paraId="7A87BBA0" w14:textId="77777777" w:rsidR="00C31DBC" w:rsidRPr="009F1B7D" w:rsidRDefault="00C31DBC" w:rsidP="00011096">
            <w:pPr>
              <w:pStyle w:val="XML3"/>
            </w:pPr>
            <w:r w:rsidRPr="009F1B7D">
              <w:t>&lt;xs:sequence&gt;</w:t>
            </w:r>
          </w:p>
          <w:p w14:paraId="4435D027" w14:textId="77777777" w:rsidR="00C31DBC" w:rsidRPr="009F1B7D" w:rsidRDefault="00C31DBC" w:rsidP="00011096">
            <w:pPr>
              <w:pStyle w:val="XML4"/>
            </w:pPr>
            <w:r w:rsidRPr="009F1B7D">
              <w:t>&lt;xs:element name="rate" type="OFPortRateType"/&gt;</w:t>
            </w:r>
          </w:p>
          <w:p w14:paraId="5F7F38B7" w14:textId="77777777" w:rsidR="00C31DBC" w:rsidRPr="009F1B7D" w:rsidRDefault="00C31DBC" w:rsidP="00011096">
            <w:pPr>
              <w:pStyle w:val="XML4"/>
            </w:pPr>
            <w:r w:rsidRPr="009F1B7D">
              <w:t>&lt;xs:element name="auto-negotiate" type="OFPortAutoNegotiateType"/&gt;</w:t>
            </w:r>
          </w:p>
          <w:p w14:paraId="2EAFA870" w14:textId="77777777" w:rsidR="00C31DBC" w:rsidRPr="009F1B7D" w:rsidRDefault="00C31DBC" w:rsidP="00011096">
            <w:pPr>
              <w:pStyle w:val="XML4"/>
            </w:pPr>
            <w:r w:rsidRPr="009F1B7D">
              <w:t>&lt;xs:element name="medium" type="OFPortMediumType"/&gt;</w:t>
            </w:r>
          </w:p>
          <w:p w14:paraId="23DD9001" w14:textId="77777777" w:rsidR="00C31DBC" w:rsidRPr="009F1B7D" w:rsidRDefault="00C31DBC" w:rsidP="00011096">
            <w:pPr>
              <w:pStyle w:val="XML4"/>
            </w:pPr>
            <w:r w:rsidRPr="009F1B7D">
              <w:t>&lt;xs:element name="pause" type="OFPortPauseType"/&gt;</w:t>
            </w:r>
          </w:p>
          <w:p w14:paraId="05EA3C80" w14:textId="77777777" w:rsidR="00C31DBC" w:rsidRPr="009F1B7D" w:rsidRDefault="00C31DBC" w:rsidP="00011096">
            <w:pPr>
              <w:pStyle w:val="XML3"/>
            </w:pPr>
            <w:r w:rsidRPr="009F1B7D">
              <w:t>&lt;/xs:sequence&gt;</w:t>
            </w:r>
          </w:p>
          <w:p w14:paraId="061FAE94" w14:textId="77777777" w:rsidR="00C31DBC" w:rsidRPr="009F1B7D" w:rsidRDefault="00C31DBC" w:rsidP="00011096">
            <w:pPr>
              <w:pStyle w:val="XML2"/>
            </w:pPr>
            <w:r w:rsidRPr="009F1B7D">
              <w:t>&lt;/xs:complexType&gt;</w:t>
            </w:r>
          </w:p>
          <w:p w14:paraId="08792076" w14:textId="77777777" w:rsidR="00C31DBC" w:rsidRPr="009F1B7D" w:rsidRDefault="00C31DBC" w:rsidP="00011096">
            <w:pPr>
              <w:pStyle w:val="XML2"/>
            </w:pPr>
          </w:p>
          <w:p w14:paraId="29DF074A" w14:textId="77777777" w:rsidR="00C31DBC" w:rsidRPr="009F1B7D" w:rsidRDefault="00C31DBC" w:rsidP="00011096">
            <w:pPr>
              <w:pStyle w:val="XML2"/>
            </w:pPr>
            <w:r w:rsidRPr="009F1B7D">
              <w:t>&lt;xs:complexType name="OFPortOtherFeatureListType"&gt;</w:t>
            </w:r>
          </w:p>
          <w:p w14:paraId="6C27731A" w14:textId="77777777" w:rsidR="00C31DBC" w:rsidRPr="009F1B7D" w:rsidRDefault="00C31DBC" w:rsidP="00011096">
            <w:pPr>
              <w:pStyle w:val="XML3"/>
            </w:pPr>
            <w:r w:rsidRPr="009F1B7D">
              <w:t>&lt;xs:sequence&gt;</w:t>
            </w:r>
          </w:p>
          <w:p w14:paraId="4077A8C0" w14:textId="77777777" w:rsidR="00C31DBC" w:rsidRPr="009F1B7D" w:rsidRDefault="00C31DBC" w:rsidP="00011096">
            <w:pPr>
              <w:pStyle w:val="XML4"/>
            </w:pPr>
            <w:r w:rsidRPr="009F1B7D">
              <w:t xml:space="preserve">&lt;xs:element name="rate" type="OFPortRateType" </w:t>
            </w:r>
          </w:p>
          <w:p w14:paraId="4991B4C7" w14:textId="77777777" w:rsidR="00C31DBC" w:rsidRPr="009F1B7D" w:rsidRDefault="00C31DBC" w:rsidP="00011096">
            <w:pPr>
              <w:pStyle w:val="XML9"/>
            </w:pPr>
            <w:r w:rsidRPr="009F1B7D">
              <w:t>maxOccurs="unbounded"/&gt;</w:t>
            </w:r>
          </w:p>
          <w:p w14:paraId="75D106C3" w14:textId="77777777" w:rsidR="00C31DBC" w:rsidRPr="009F1B7D" w:rsidRDefault="00C31DBC" w:rsidP="00011096">
            <w:pPr>
              <w:pStyle w:val="XML4"/>
            </w:pPr>
            <w:r w:rsidRPr="009F1B7D">
              <w:t>&lt;xs:element name="auto-negotiate" type="OFPortAutoNegotiateType"/&gt;</w:t>
            </w:r>
          </w:p>
          <w:p w14:paraId="6EFD6A30" w14:textId="77777777" w:rsidR="00C31DBC" w:rsidRPr="009F1B7D" w:rsidRDefault="00C31DBC" w:rsidP="00011096">
            <w:pPr>
              <w:pStyle w:val="XML4"/>
            </w:pPr>
            <w:r w:rsidRPr="009F1B7D">
              <w:t xml:space="preserve">&lt;xs:element name="medium" type="OFPortMediumType" </w:t>
            </w:r>
          </w:p>
          <w:p w14:paraId="0ADF9D51" w14:textId="77777777" w:rsidR="00C31DBC" w:rsidRPr="009F1B7D" w:rsidRDefault="00C31DBC" w:rsidP="00011096">
            <w:pPr>
              <w:pStyle w:val="XML9"/>
            </w:pPr>
            <w:r w:rsidRPr="009F1B7D">
              <w:t>maxOccurs="unbounded"/&gt;</w:t>
            </w:r>
          </w:p>
          <w:p w14:paraId="3FA2D2DD" w14:textId="77777777" w:rsidR="00C31DBC" w:rsidRPr="009F1B7D" w:rsidRDefault="00C31DBC" w:rsidP="00011096">
            <w:pPr>
              <w:pStyle w:val="XML4"/>
            </w:pPr>
            <w:r w:rsidRPr="009F1B7D">
              <w:t>&lt;xs:element name="pause" type="OFPortPauseType"/&gt;</w:t>
            </w:r>
          </w:p>
          <w:p w14:paraId="64804917" w14:textId="77777777" w:rsidR="00C31DBC" w:rsidRPr="009F1B7D" w:rsidRDefault="00C31DBC" w:rsidP="00011096">
            <w:pPr>
              <w:pStyle w:val="XML3"/>
            </w:pPr>
            <w:r w:rsidRPr="009F1B7D">
              <w:t>&lt;/xs:sequence&gt;</w:t>
            </w:r>
          </w:p>
          <w:p w14:paraId="2880EB45" w14:textId="77777777" w:rsidR="00C31DBC" w:rsidRPr="009F1B7D" w:rsidRDefault="00C31DBC" w:rsidP="00011096">
            <w:pPr>
              <w:pStyle w:val="XML2"/>
            </w:pPr>
            <w:r w:rsidRPr="009F1B7D">
              <w:t>&lt;/xs:complexType&gt;</w:t>
            </w:r>
          </w:p>
          <w:p w14:paraId="74CE8FD4" w14:textId="77777777" w:rsidR="00C31DBC" w:rsidRPr="009F1B7D" w:rsidRDefault="00C31DBC" w:rsidP="00011096">
            <w:pPr>
              <w:pStyle w:val="XML2"/>
            </w:pPr>
          </w:p>
          <w:p w14:paraId="3370A915" w14:textId="77777777" w:rsidR="00C31DBC" w:rsidRPr="009F1B7D" w:rsidRDefault="00C31DBC" w:rsidP="00011096">
            <w:pPr>
              <w:pStyle w:val="XML2"/>
            </w:pPr>
            <w:r w:rsidRPr="009F1B7D">
              <w:t>&lt;xs:simpleType name="OFPortRateType"&gt;</w:t>
            </w:r>
          </w:p>
          <w:p w14:paraId="04136838" w14:textId="77777777" w:rsidR="00C31DBC" w:rsidRPr="009F1B7D" w:rsidRDefault="00C31DBC" w:rsidP="00011096">
            <w:pPr>
              <w:pStyle w:val="XML3"/>
            </w:pPr>
            <w:r w:rsidRPr="009F1B7D">
              <w:t>&lt;xs:restriction base="xs:string"&gt;</w:t>
            </w:r>
          </w:p>
          <w:p w14:paraId="7791DACC" w14:textId="77777777" w:rsidR="00C31DBC" w:rsidRPr="009F1B7D" w:rsidRDefault="00C31DBC" w:rsidP="00011096">
            <w:pPr>
              <w:pStyle w:val="XML4"/>
            </w:pPr>
            <w:r w:rsidRPr="009F1B7D">
              <w:t>&lt;xs:enumeration value="10Mb-HD"/&gt;</w:t>
            </w:r>
          </w:p>
          <w:p w14:paraId="3183B5A0" w14:textId="77777777" w:rsidR="00C31DBC" w:rsidRPr="009F1B7D" w:rsidRDefault="00C31DBC" w:rsidP="00011096">
            <w:pPr>
              <w:pStyle w:val="XML4"/>
            </w:pPr>
            <w:r w:rsidRPr="009F1B7D">
              <w:t>&lt;xs:enumeration value="10Mb-FD"/&gt;</w:t>
            </w:r>
          </w:p>
          <w:p w14:paraId="24DB9C29" w14:textId="77777777" w:rsidR="00C31DBC" w:rsidRPr="009F1B7D" w:rsidRDefault="00C31DBC" w:rsidP="00011096">
            <w:pPr>
              <w:pStyle w:val="XML4"/>
            </w:pPr>
            <w:r w:rsidRPr="009F1B7D">
              <w:t>&lt;xs:enumeration value="100Mb-HD"/&gt;</w:t>
            </w:r>
          </w:p>
          <w:p w14:paraId="18028CFD" w14:textId="77777777" w:rsidR="00C31DBC" w:rsidRPr="009F1B7D" w:rsidRDefault="00C31DBC" w:rsidP="00011096">
            <w:pPr>
              <w:pStyle w:val="XML4"/>
            </w:pPr>
            <w:r w:rsidRPr="009F1B7D">
              <w:t>&lt;xs:enumeration value="100Mb-FD"/&gt;</w:t>
            </w:r>
          </w:p>
          <w:p w14:paraId="34E79350" w14:textId="77777777" w:rsidR="00C31DBC" w:rsidRPr="009F1B7D" w:rsidRDefault="00C31DBC" w:rsidP="00011096">
            <w:pPr>
              <w:pStyle w:val="XML4"/>
            </w:pPr>
            <w:r w:rsidRPr="009F1B7D">
              <w:t>&lt;xs:enumeration value="1Gb-HD"/&gt;</w:t>
            </w:r>
          </w:p>
          <w:p w14:paraId="330B2FE4" w14:textId="77777777" w:rsidR="00C31DBC" w:rsidRPr="009F1B7D" w:rsidRDefault="00C31DBC" w:rsidP="00011096">
            <w:pPr>
              <w:pStyle w:val="XML4"/>
            </w:pPr>
            <w:r w:rsidRPr="009F1B7D">
              <w:t>&lt;xs:enumeration value="1Gb-FD"/&gt;</w:t>
            </w:r>
          </w:p>
          <w:p w14:paraId="4F3910C6" w14:textId="77777777" w:rsidR="00C31DBC" w:rsidRPr="009F1B7D" w:rsidRDefault="00C31DBC" w:rsidP="00011096">
            <w:pPr>
              <w:pStyle w:val="XML4"/>
            </w:pPr>
            <w:r w:rsidRPr="009F1B7D">
              <w:t>&lt;xs:enumeration value="1 Tb"/&gt;</w:t>
            </w:r>
          </w:p>
          <w:p w14:paraId="5B4558B1" w14:textId="77777777" w:rsidR="00C31DBC" w:rsidRPr="009F1B7D" w:rsidRDefault="00C31DBC" w:rsidP="00011096">
            <w:pPr>
              <w:pStyle w:val="XML4"/>
            </w:pPr>
            <w:r w:rsidRPr="009F1B7D">
              <w:t>&lt;xs:enumeration value="Other"/&gt;</w:t>
            </w:r>
          </w:p>
          <w:p w14:paraId="0E685333" w14:textId="77777777" w:rsidR="00C31DBC" w:rsidRPr="009F1B7D" w:rsidRDefault="00C31DBC" w:rsidP="00011096">
            <w:pPr>
              <w:pStyle w:val="XML3"/>
            </w:pPr>
            <w:r w:rsidRPr="009F1B7D">
              <w:t>&lt;/xs:restriction&gt;</w:t>
            </w:r>
          </w:p>
          <w:p w14:paraId="534C7749" w14:textId="77777777" w:rsidR="00C31DBC" w:rsidRPr="009F1B7D" w:rsidRDefault="00C31DBC" w:rsidP="00011096">
            <w:pPr>
              <w:pStyle w:val="XML2"/>
            </w:pPr>
            <w:r w:rsidRPr="009F1B7D">
              <w:t>&lt;/xs:simpleType&gt;</w:t>
            </w:r>
          </w:p>
          <w:p w14:paraId="3789085B" w14:textId="77777777" w:rsidR="00C31DBC" w:rsidRPr="009F1B7D" w:rsidRDefault="00C31DBC" w:rsidP="00011096">
            <w:pPr>
              <w:pStyle w:val="XML2"/>
            </w:pPr>
          </w:p>
          <w:p w14:paraId="1F1266EC" w14:textId="77777777" w:rsidR="00C31DBC" w:rsidRPr="009F1B7D" w:rsidRDefault="00C31DBC" w:rsidP="00011096">
            <w:pPr>
              <w:pStyle w:val="XML2"/>
            </w:pPr>
            <w:r w:rsidRPr="009F1B7D">
              <w:t>&lt;xs:simpleType name="OFPortAutoNegotiateType"&gt;</w:t>
            </w:r>
          </w:p>
          <w:p w14:paraId="200339BD" w14:textId="77777777" w:rsidR="00C31DBC" w:rsidRPr="009F1B7D" w:rsidRDefault="00C31DBC" w:rsidP="00011096">
            <w:pPr>
              <w:pStyle w:val="XML3"/>
            </w:pPr>
            <w:r w:rsidRPr="009F1B7D">
              <w:t>&lt;xs:restriction base="xs:string"&gt;</w:t>
            </w:r>
          </w:p>
          <w:p w14:paraId="36CABE82" w14:textId="77777777" w:rsidR="00C31DBC" w:rsidRPr="009F1B7D" w:rsidRDefault="00C31DBC" w:rsidP="00011096">
            <w:pPr>
              <w:pStyle w:val="XML4"/>
            </w:pPr>
            <w:r w:rsidRPr="009F1B7D">
              <w:t>&lt;xs:enumeration value="enabled"/&gt;</w:t>
            </w:r>
          </w:p>
          <w:p w14:paraId="1AFB5992" w14:textId="77777777" w:rsidR="00C31DBC" w:rsidRPr="009F1B7D" w:rsidRDefault="00C31DBC" w:rsidP="00011096">
            <w:pPr>
              <w:pStyle w:val="XML4"/>
            </w:pPr>
            <w:r w:rsidRPr="009F1B7D">
              <w:lastRenderedPageBreak/>
              <w:t>&lt;xs:enumeration value="disabled"/&gt;</w:t>
            </w:r>
          </w:p>
          <w:p w14:paraId="37A7EF6F" w14:textId="77777777" w:rsidR="00C31DBC" w:rsidRPr="009F1B7D" w:rsidRDefault="00C31DBC" w:rsidP="00011096">
            <w:pPr>
              <w:pStyle w:val="XML3"/>
            </w:pPr>
            <w:r w:rsidRPr="009F1B7D">
              <w:t>&lt;/xs:restriction&gt;</w:t>
            </w:r>
          </w:p>
          <w:p w14:paraId="40995469" w14:textId="77777777" w:rsidR="00C31DBC" w:rsidRPr="009F1B7D" w:rsidRDefault="00C31DBC" w:rsidP="00011096">
            <w:pPr>
              <w:pStyle w:val="XML2"/>
            </w:pPr>
            <w:r w:rsidRPr="009F1B7D">
              <w:t>&lt;/xs:simpleType&gt;</w:t>
            </w:r>
          </w:p>
          <w:p w14:paraId="554806E0" w14:textId="77777777" w:rsidR="00C31DBC" w:rsidRPr="009F1B7D" w:rsidRDefault="00C31DBC" w:rsidP="00011096">
            <w:pPr>
              <w:pStyle w:val="XML2"/>
            </w:pPr>
          </w:p>
          <w:p w14:paraId="473CAB32" w14:textId="77777777" w:rsidR="00C31DBC" w:rsidRPr="009F1B7D" w:rsidRDefault="00C31DBC" w:rsidP="00011096">
            <w:pPr>
              <w:pStyle w:val="XML2"/>
            </w:pPr>
            <w:r w:rsidRPr="009F1B7D">
              <w:t>&lt;xs:simpleType name="OFPortMediumType"&gt;</w:t>
            </w:r>
          </w:p>
          <w:p w14:paraId="7D80859C" w14:textId="77777777" w:rsidR="00C31DBC" w:rsidRPr="009F1B7D" w:rsidRDefault="00C31DBC" w:rsidP="00011096">
            <w:pPr>
              <w:pStyle w:val="XML3"/>
            </w:pPr>
            <w:r w:rsidRPr="009F1B7D">
              <w:t>&lt;xs:restriction base="xs:string"&gt;</w:t>
            </w:r>
          </w:p>
          <w:p w14:paraId="4692B9D1" w14:textId="77777777" w:rsidR="00C31DBC" w:rsidRPr="009F1B7D" w:rsidRDefault="00C31DBC" w:rsidP="00011096">
            <w:pPr>
              <w:pStyle w:val="XML4"/>
            </w:pPr>
            <w:r w:rsidRPr="009F1B7D">
              <w:t>&lt;xs:enumeration value="copper"/&gt;</w:t>
            </w:r>
          </w:p>
          <w:p w14:paraId="05EF626B" w14:textId="77777777" w:rsidR="00C31DBC" w:rsidRPr="009F1B7D" w:rsidRDefault="00C31DBC" w:rsidP="00011096">
            <w:pPr>
              <w:pStyle w:val="XML4"/>
            </w:pPr>
            <w:r w:rsidRPr="009F1B7D">
              <w:t>&lt;xs:enumeration value="fiber"/&gt;</w:t>
            </w:r>
          </w:p>
          <w:p w14:paraId="4B9F4E08" w14:textId="77777777" w:rsidR="00C31DBC" w:rsidRPr="009F1B7D" w:rsidRDefault="00C31DBC" w:rsidP="00011096">
            <w:pPr>
              <w:pStyle w:val="XML3"/>
            </w:pPr>
            <w:r w:rsidRPr="009F1B7D">
              <w:t>&lt;/xs:restriction&gt;</w:t>
            </w:r>
          </w:p>
          <w:p w14:paraId="3981545C" w14:textId="77777777" w:rsidR="00C31DBC" w:rsidRPr="009F1B7D" w:rsidRDefault="00C31DBC" w:rsidP="00011096">
            <w:pPr>
              <w:pStyle w:val="XML2"/>
            </w:pPr>
            <w:r w:rsidRPr="009F1B7D">
              <w:t>&lt;/xs:simpleType&gt;</w:t>
            </w:r>
          </w:p>
          <w:p w14:paraId="318E23E4" w14:textId="77777777" w:rsidR="00C31DBC" w:rsidRPr="009F1B7D" w:rsidRDefault="00C31DBC" w:rsidP="00011096">
            <w:pPr>
              <w:pStyle w:val="XML2"/>
            </w:pPr>
          </w:p>
          <w:p w14:paraId="3503ACD5" w14:textId="77777777" w:rsidR="00C31DBC" w:rsidRPr="009F1B7D" w:rsidRDefault="00C31DBC" w:rsidP="00011096">
            <w:pPr>
              <w:pStyle w:val="XML2"/>
            </w:pPr>
            <w:r w:rsidRPr="009F1B7D">
              <w:t>&lt;xs:simpleType name="OFPortPauseType"&gt;</w:t>
            </w:r>
          </w:p>
          <w:p w14:paraId="690A3A66" w14:textId="77777777" w:rsidR="00C31DBC" w:rsidRPr="009F1B7D" w:rsidRDefault="00C31DBC" w:rsidP="00011096">
            <w:pPr>
              <w:pStyle w:val="XML3"/>
            </w:pPr>
            <w:r w:rsidRPr="009F1B7D">
              <w:t>&lt;xs:restriction base="xs:string"&gt;</w:t>
            </w:r>
          </w:p>
          <w:p w14:paraId="486F3EC9" w14:textId="77777777" w:rsidR="00C31DBC" w:rsidRPr="009F1B7D" w:rsidRDefault="00C31DBC" w:rsidP="00011096">
            <w:pPr>
              <w:pStyle w:val="XML4"/>
            </w:pPr>
            <w:r w:rsidRPr="009F1B7D">
              <w:t>&lt;xs:enumeration value="unsupported"/&gt;</w:t>
            </w:r>
          </w:p>
          <w:p w14:paraId="6EC875CA" w14:textId="77777777" w:rsidR="00C31DBC" w:rsidRPr="009F1B7D" w:rsidRDefault="00C31DBC" w:rsidP="00011096">
            <w:pPr>
              <w:pStyle w:val="XML4"/>
            </w:pPr>
            <w:r w:rsidRPr="009F1B7D">
              <w:t>&lt;xs:enumeration value="symmetric"/&gt;</w:t>
            </w:r>
          </w:p>
          <w:p w14:paraId="1B5BBF3F" w14:textId="77777777" w:rsidR="00C31DBC" w:rsidRPr="009F1B7D" w:rsidRDefault="00C31DBC" w:rsidP="00011096">
            <w:pPr>
              <w:pStyle w:val="XML4"/>
            </w:pPr>
            <w:r w:rsidRPr="009F1B7D">
              <w:t>&lt;xs:enumeration value="asymmetric"/&gt;</w:t>
            </w:r>
          </w:p>
          <w:p w14:paraId="29C486EA" w14:textId="77777777" w:rsidR="00C31DBC" w:rsidRPr="009F1B7D" w:rsidRDefault="00C31DBC" w:rsidP="00011096">
            <w:pPr>
              <w:pStyle w:val="XML3"/>
            </w:pPr>
            <w:r w:rsidRPr="009F1B7D">
              <w:t>&lt;/xs:restriction&gt;</w:t>
            </w:r>
          </w:p>
          <w:p w14:paraId="73788D3B" w14:textId="77777777" w:rsidR="00C31DBC" w:rsidRPr="009F1B7D" w:rsidRDefault="00C31DBC" w:rsidP="00011096">
            <w:pPr>
              <w:pStyle w:val="XML2"/>
            </w:pPr>
            <w:r w:rsidRPr="009F1B7D">
              <w:t>&lt;/xs:simpleType&gt;</w:t>
            </w:r>
          </w:p>
          <w:p w14:paraId="72CF028C" w14:textId="77777777" w:rsidR="00C31DBC" w:rsidRPr="009F1B7D" w:rsidRDefault="00C31DBC" w:rsidP="00011096">
            <w:pPr>
              <w:pStyle w:val="XML3"/>
            </w:pPr>
          </w:p>
          <w:p w14:paraId="0AA1A747" w14:textId="77777777" w:rsidR="00C31DBC" w:rsidRPr="009F1B7D" w:rsidRDefault="00C31DBC" w:rsidP="00011096">
            <w:pPr>
              <w:pStyle w:val="XML2"/>
            </w:pPr>
            <w:r w:rsidRPr="009F1B7D">
              <w:t>&lt;xs:complexType name="OFQueueType"&gt;</w:t>
            </w:r>
          </w:p>
          <w:p w14:paraId="769B105A" w14:textId="77777777" w:rsidR="00C31DBC" w:rsidRPr="009F1B7D" w:rsidRDefault="00C31DBC" w:rsidP="00011096">
            <w:pPr>
              <w:pStyle w:val="XML3"/>
            </w:pPr>
            <w:r w:rsidRPr="009F1B7D">
              <w:t>&lt;xs:complexContent&gt;</w:t>
            </w:r>
          </w:p>
          <w:p w14:paraId="35CF4A6D" w14:textId="77777777" w:rsidR="00C31DBC" w:rsidRPr="009F1B7D" w:rsidRDefault="00C31DBC" w:rsidP="00011096">
            <w:pPr>
              <w:pStyle w:val="XML4"/>
            </w:pPr>
            <w:r w:rsidRPr="009F1B7D">
              <w:t>&lt;xs:extension base="OFResourceType"&gt;</w:t>
            </w:r>
          </w:p>
          <w:p w14:paraId="6C6709A4" w14:textId="77777777" w:rsidR="00C31DBC" w:rsidRPr="009F1B7D" w:rsidRDefault="00C31DBC" w:rsidP="00011096">
            <w:pPr>
              <w:pStyle w:val="XML5"/>
            </w:pPr>
            <w:r w:rsidRPr="009F1B7D">
              <w:t>&lt;xs:sequence maxOccurs="1" minOccurs="1"&gt;</w:t>
            </w:r>
          </w:p>
          <w:p w14:paraId="47E9D4CF" w14:textId="77777777" w:rsidR="00C31DBC" w:rsidRPr="009F1B7D" w:rsidRDefault="00C31DBC" w:rsidP="00011096">
            <w:pPr>
              <w:pStyle w:val="XML6"/>
            </w:pPr>
            <w:r w:rsidRPr="009F1B7D">
              <w:t>&lt;xs:element name="id" type="OFConfigID"&gt;</w:t>
            </w:r>
          </w:p>
          <w:p w14:paraId="7095E954" w14:textId="77777777" w:rsidR="00C31DBC" w:rsidRPr="009F1B7D" w:rsidRDefault="00C31DBC" w:rsidP="00011096">
            <w:pPr>
              <w:pStyle w:val="XML7"/>
            </w:pPr>
            <w:r w:rsidRPr="009F1B7D">
              <w:t>&lt;xs:annotation&gt;</w:t>
            </w:r>
          </w:p>
          <w:p w14:paraId="42253D71" w14:textId="77777777" w:rsidR="00C31DBC" w:rsidRPr="009F1B7D" w:rsidRDefault="00C31DBC" w:rsidP="00011096">
            <w:pPr>
              <w:pStyle w:val="XML8"/>
            </w:pPr>
            <w:r w:rsidRPr="009F1B7D">
              <w:t>&lt;xs</w:t>
            </w:r>
            <w:proofErr w:type="gramStart"/>
            <w:r w:rsidRPr="009F1B7D">
              <w:t>:documentation</w:t>
            </w:r>
            <w:proofErr w:type="gramEnd"/>
            <w:r w:rsidRPr="009F1B7D">
              <w:t>&gt;An unique but locally arbitrary number that identifies a queue within the context of and OpenFlow Logical Switch and is persistent across reboots of the system.</w:t>
            </w:r>
          </w:p>
          <w:p w14:paraId="29B2F0B1" w14:textId="77777777" w:rsidR="00C31DBC" w:rsidRPr="009F1B7D" w:rsidRDefault="00C31DBC" w:rsidP="00011096">
            <w:pPr>
              <w:pStyle w:val="XML8"/>
            </w:pPr>
            <w:r w:rsidRPr="009F1B7D">
              <w:t>&lt;/xs:documentation&gt;</w:t>
            </w:r>
          </w:p>
          <w:p w14:paraId="50C88B92" w14:textId="77777777" w:rsidR="00C31DBC" w:rsidRPr="009F1B7D" w:rsidRDefault="00C31DBC" w:rsidP="00011096">
            <w:pPr>
              <w:pStyle w:val="XML7"/>
            </w:pPr>
            <w:r w:rsidRPr="009F1B7D">
              <w:t>&lt;/xs:annotation&gt;</w:t>
            </w:r>
          </w:p>
          <w:p w14:paraId="389F2EA4" w14:textId="77777777" w:rsidR="00C31DBC" w:rsidRPr="009F1B7D" w:rsidRDefault="00C31DBC" w:rsidP="00011096">
            <w:pPr>
              <w:pStyle w:val="XML6"/>
            </w:pPr>
            <w:r w:rsidRPr="009F1B7D">
              <w:t>&lt;/xs:element&gt;</w:t>
            </w:r>
          </w:p>
          <w:p w14:paraId="4DCD11CF" w14:textId="77777777" w:rsidR="00C31DBC" w:rsidRPr="009F1B7D" w:rsidRDefault="00C31DBC" w:rsidP="00011096">
            <w:pPr>
              <w:pStyle w:val="XML6"/>
            </w:pPr>
            <w:r w:rsidRPr="009F1B7D">
              <w:t>&lt;xs:element name="port" type="OFConfigID"&gt;</w:t>
            </w:r>
          </w:p>
          <w:p w14:paraId="4F310FEF" w14:textId="77777777" w:rsidR="00C31DBC" w:rsidRPr="009F1B7D" w:rsidRDefault="00C31DBC" w:rsidP="00011096">
            <w:pPr>
              <w:pStyle w:val="XML7"/>
            </w:pPr>
            <w:r w:rsidRPr="009F1B7D">
              <w:t>&lt;xs:annotation&gt;</w:t>
            </w:r>
          </w:p>
          <w:p w14:paraId="283D2695" w14:textId="77777777" w:rsidR="00C31DBC" w:rsidRPr="009F1B7D" w:rsidRDefault="00C31DBC" w:rsidP="00011096">
            <w:pPr>
              <w:pStyle w:val="XML8"/>
            </w:pPr>
            <w:r w:rsidRPr="009F1B7D">
              <w:t>&lt;xs</w:t>
            </w:r>
            <w:proofErr w:type="gramStart"/>
            <w:r w:rsidRPr="009F1B7D">
              <w:t>:documentation</w:t>
            </w:r>
            <w:proofErr w:type="gramEnd"/>
            <w:r w:rsidRPr="009F1B7D">
              <w:t>&gt;Port in the context of the same Logical Switch which this Queue is associated with.</w:t>
            </w:r>
          </w:p>
          <w:p w14:paraId="4CFDE50A" w14:textId="77777777" w:rsidR="00C31DBC" w:rsidRPr="009F1B7D" w:rsidRDefault="00C31DBC" w:rsidP="00011096">
            <w:pPr>
              <w:pStyle w:val="XML8"/>
            </w:pPr>
            <w:r w:rsidRPr="009F1B7D">
              <w:t>&lt;/xs:documentation&gt;</w:t>
            </w:r>
          </w:p>
          <w:p w14:paraId="43489257" w14:textId="77777777" w:rsidR="00C31DBC" w:rsidRPr="009F1B7D" w:rsidRDefault="00C31DBC" w:rsidP="00011096">
            <w:pPr>
              <w:pStyle w:val="XML7"/>
            </w:pPr>
            <w:r w:rsidRPr="009F1B7D">
              <w:t>&lt;/xs:annotation&gt;</w:t>
            </w:r>
          </w:p>
          <w:p w14:paraId="5222E80D" w14:textId="77777777" w:rsidR="00C31DBC" w:rsidRPr="009F1B7D" w:rsidRDefault="00C31DBC" w:rsidP="00011096">
            <w:pPr>
              <w:pStyle w:val="XML6"/>
            </w:pPr>
            <w:r w:rsidRPr="009F1B7D">
              <w:t>&lt;/xs:element&gt;</w:t>
            </w:r>
          </w:p>
          <w:p w14:paraId="202D0966" w14:textId="77777777" w:rsidR="00C31DBC" w:rsidRPr="009F1B7D" w:rsidRDefault="00C31DBC" w:rsidP="00011096">
            <w:pPr>
              <w:pStyle w:val="XML6"/>
            </w:pPr>
            <w:r w:rsidRPr="009F1B7D">
              <w:t>&lt;xs:element name="properties" type="OFQueuePropertiesType"&gt;</w:t>
            </w:r>
          </w:p>
          <w:p w14:paraId="7ACE5D40" w14:textId="77777777" w:rsidR="00C31DBC" w:rsidRPr="009F1B7D" w:rsidRDefault="00C31DBC" w:rsidP="00011096">
            <w:pPr>
              <w:pStyle w:val="XML7"/>
            </w:pPr>
            <w:r w:rsidRPr="009F1B7D">
              <w:t>&lt;xs:annotation&gt;</w:t>
            </w:r>
          </w:p>
          <w:p w14:paraId="59DC603A" w14:textId="77777777" w:rsidR="00C31DBC" w:rsidRPr="009F1B7D" w:rsidRDefault="00C31DBC" w:rsidP="00011096">
            <w:pPr>
              <w:pStyle w:val="XML8"/>
            </w:pPr>
            <w:r w:rsidRPr="009F1B7D">
              <w:t>&lt;xs</w:t>
            </w:r>
            <w:proofErr w:type="gramStart"/>
            <w:r w:rsidRPr="009F1B7D">
              <w:t>:documentation</w:t>
            </w:r>
            <w:proofErr w:type="gramEnd"/>
            <w:r w:rsidRPr="009F1B7D">
              <w:t>&gt;Properties of the Queue.</w:t>
            </w:r>
          </w:p>
          <w:p w14:paraId="76647433" w14:textId="77777777" w:rsidR="00C31DBC" w:rsidRPr="009F1B7D" w:rsidRDefault="00C31DBC" w:rsidP="00011096">
            <w:pPr>
              <w:pStyle w:val="XML8"/>
            </w:pPr>
            <w:r w:rsidRPr="009F1B7D">
              <w:t>&lt;/xs:documentation&gt;</w:t>
            </w:r>
          </w:p>
          <w:p w14:paraId="06CAAE49" w14:textId="77777777" w:rsidR="00C31DBC" w:rsidRPr="009F1B7D" w:rsidRDefault="00C31DBC" w:rsidP="00011096">
            <w:pPr>
              <w:pStyle w:val="XML7"/>
            </w:pPr>
            <w:r w:rsidRPr="009F1B7D">
              <w:t>&lt;/xs:annotation&gt;</w:t>
            </w:r>
          </w:p>
          <w:p w14:paraId="288CCD69" w14:textId="77777777" w:rsidR="00C31DBC" w:rsidRPr="009F1B7D" w:rsidRDefault="00C31DBC" w:rsidP="00011096">
            <w:pPr>
              <w:pStyle w:val="XML6"/>
            </w:pPr>
            <w:r w:rsidRPr="009F1B7D">
              <w:t>&lt;/xs:element&gt;</w:t>
            </w:r>
          </w:p>
          <w:p w14:paraId="3CB0F309" w14:textId="77777777" w:rsidR="00C31DBC" w:rsidRPr="009F1B7D" w:rsidRDefault="00C31DBC" w:rsidP="00011096">
            <w:pPr>
              <w:pStyle w:val="XML5"/>
            </w:pPr>
            <w:r w:rsidRPr="009F1B7D">
              <w:t>&lt;/xs:sequence&gt;</w:t>
            </w:r>
          </w:p>
          <w:p w14:paraId="6B687B74" w14:textId="77777777" w:rsidR="00C31DBC" w:rsidRPr="009F1B7D" w:rsidRDefault="00C31DBC" w:rsidP="00011096">
            <w:pPr>
              <w:pStyle w:val="XML4"/>
            </w:pPr>
            <w:r w:rsidRPr="009F1B7D">
              <w:t>&lt;/xs:extension&gt;</w:t>
            </w:r>
          </w:p>
          <w:p w14:paraId="22551385" w14:textId="77777777" w:rsidR="00C31DBC" w:rsidRPr="009F1B7D" w:rsidRDefault="00C31DBC" w:rsidP="00011096">
            <w:pPr>
              <w:pStyle w:val="XML3"/>
            </w:pPr>
            <w:r w:rsidRPr="009F1B7D">
              <w:t>&lt;/xs:complexContent&gt;</w:t>
            </w:r>
          </w:p>
          <w:p w14:paraId="34DA8AE4" w14:textId="77777777" w:rsidR="00C31DBC" w:rsidRPr="009F1B7D" w:rsidRDefault="00C31DBC" w:rsidP="00011096">
            <w:pPr>
              <w:pStyle w:val="XML2"/>
            </w:pPr>
            <w:r w:rsidRPr="009F1B7D">
              <w:t>&lt;/xs:complexType&gt;</w:t>
            </w:r>
          </w:p>
          <w:p w14:paraId="3F0F21CC" w14:textId="77777777" w:rsidR="00C31DBC" w:rsidRPr="009F1B7D" w:rsidRDefault="00C31DBC" w:rsidP="00011096">
            <w:pPr>
              <w:pStyle w:val="XML2"/>
            </w:pPr>
          </w:p>
          <w:p w14:paraId="42906833" w14:textId="77777777" w:rsidR="00C31DBC" w:rsidRPr="009F1B7D" w:rsidRDefault="00C31DBC" w:rsidP="00011096">
            <w:pPr>
              <w:pStyle w:val="XML2"/>
            </w:pPr>
            <w:r w:rsidRPr="009F1B7D">
              <w:t>&lt;xs:complexType name="OFQueuePropertiesType"&gt;</w:t>
            </w:r>
          </w:p>
          <w:p w14:paraId="38FA453E" w14:textId="77777777" w:rsidR="00C31DBC" w:rsidRPr="009F1B7D" w:rsidRDefault="00C31DBC" w:rsidP="00011096">
            <w:pPr>
              <w:pStyle w:val="XML3"/>
            </w:pPr>
            <w:r w:rsidRPr="009F1B7D">
              <w:t>&lt;xs:sequence&gt;</w:t>
            </w:r>
          </w:p>
          <w:p w14:paraId="743F37C2" w14:textId="77777777" w:rsidR="00C31DBC" w:rsidRPr="009F1B7D" w:rsidRDefault="00C31DBC" w:rsidP="00011096">
            <w:pPr>
              <w:pStyle w:val="XML4"/>
            </w:pPr>
            <w:r w:rsidRPr="009F1B7D">
              <w:t xml:space="preserve">&lt;xs:element name="min-rate" type="OFQueueMinRateType" </w:t>
            </w:r>
          </w:p>
          <w:p w14:paraId="384AFE52" w14:textId="77777777" w:rsidR="00C31DBC" w:rsidRPr="009F1B7D" w:rsidRDefault="00C31DBC" w:rsidP="00011096">
            <w:pPr>
              <w:pStyle w:val="XML9"/>
            </w:pPr>
            <w:r w:rsidRPr="009F1B7D">
              <w:t>maxOccurs="1"&gt;</w:t>
            </w:r>
          </w:p>
          <w:p w14:paraId="300B588C" w14:textId="77777777" w:rsidR="00C31DBC" w:rsidRPr="009F1B7D" w:rsidRDefault="00C31DBC" w:rsidP="00011096">
            <w:pPr>
              <w:pStyle w:val="XML5"/>
            </w:pPr>
            <w:r w:rsidRPr="009F1B7D">
              <w:t>&lt;xs:annotation&gt;</w:t>
            </w:r>
          </w:p>
          <w:p w14:paraId="3E50B4A6" w14:textId="77777777" w:rsidR="00C31DBC" w:rsidRPr="009F1B7D" w:rsidRDefault="00C31DBC" w:rsidP="00011096">
            <w:pPr>
              <w:pStyle w:val="XML6"/>
            </w:pPr>
            <w:r w:rsidRPr="009F1B7D">
              <w:t>&lt;xs</w:t>
            </w:r>
            <w:proofErr w:type="gramStart"/>
            <w:r w:rsidRPr="009F1B7D">
              <w:t>:documentation</w:t>
            </w:r>
            <w:proofErr w:type="gramEnd"/>
            <w:r w:rsidRPr="009F1B7D">
              <w:t>&gt;The minimal rate that is reserved for this queue in 1/10 of a percent of the actual rate.</w:t>
            </w:r>
          </w:p>
          <w:p w14:paraId="392F0A37" w14:textId="77777777" w:rsidR="00C31DBC" w:rsidRPr="009F1B7D" w:rsidRDefault="00C31DBC" w:rsidP="00011096">
            <w:pPr>
              <w:pStyle w:val="XML6"/>
            </w:pPr>
            <w:r w:rsidRPr="009F1B7D">
              <w:lastRenderedPageBreak/>
              <w:t>&lt;/xs:documentation&gt;</w:t>
            </w:r>
          </w:p>
          <w:p w14:paraId="5CA7A583" w14:textId="77777777" w:rsidR="00C31DBC" w:rsidRPr="009F1B7D" w:rsidRDefault="00C31DBC" w:rsidP="00011096">
            <w:pPr>
              <w:pStyle w:val="XML5"/>
            </w:pPr>
            <w:r w:rsidRPr="009F1B7D">
              <w:t>&lt;/xs:annotation&gt;</w:t>
            </w:r>
          </w:p>
          <w:p w14:paraId="26858203" w14:textId="77777777" w:rsidR="00C31DBC" w:rsidRPr="009F1B7D" w:rsidRDefault="00C31DBC" w:rsidP="00011096">
            <w:pPr>
              <w:pStyle w:val="XML4"/>
            </w:pPr>
            <w:r w:rsidRPr="009F1B7D">
              <w:t>&lt;/xs:element&gt;</w:t>
            </w:r>
          </w:p>
          <w:p w14:paraId="6AD96462" w14:textId="77777777" w:rsidR="00C31DBC" w:rsidRPr="009F1B7D" w:rsidRDefault="00C31DBC" w:rsidP="00011096">
            <w:pPr>
              <w:pStyle w:val="XML4"/>
            </w:pPr>
            <w:r w:rsidRPr="009F1B7D">
              <w:t>&lt;xs:element name="max-rate" type="OFQueueMaxRateType"&gt;</w:t>
            </w:r>
          </w:p>
          <w:p w14:paraId="30ED05C1" w14:textId="77777777" w:rsidR="00C31DBC" w:rsidRPr="009F1B7D" w:rsidRDefault="00C31DBC" w:rsidP="00011096">
            <w:pPr>
              <w:pStyle w:val="XML5"/>
            </w:pPr>
            <w:r w:rsidRPr="009F1B7D">
              <w:t>&lt;xs:annotation&gt;</w:t>
            </w:r>
          </w:p>
          <w:p w14:paraId="10028439" w14:textId="77777777" w:rsidR="00C31DBC" w:rsidRPr="009F1B7D" w:rsidRDefault="00C31DBC" w:rsidP="00011096">
            <w:pPr>
              <w:pStyle w:val="XML6"/>
            </w:pPr>
            <w:r w:rsidRPr="009F1B7D">
              <w:t>&lt;xs</w:t>
            </w:r>
            <w:proofErr w:type="gramStart"/>
            <w:r w:rsidRPr="009F1B7D">
              <w:t>:documentation</w:t>
            </w:r>
            <w:proofErr w:type="gramEnd"/>
            <w:r w:rsidRPr="009F1B7D">
              <w:t>&gt;The maximum rate that is reserved for this queue in 1/10 of a percent of the actual rate.</w:t>
            </w:r>
          </w:p>
          <w:p w14:paraId="4B9740A5" w14:textId="77777777" w:rsidR="00C31DBC" w:rsidRPr="009F1B7D" w:rsidRDefault="00C31DBC" w:rsidP="00011096">
            <w:pPr>
              <w:pStyle w:val="XML6"/>
            </w:pPr>
            <w:r w:rsidRPr="009F1B7D">
              <w:t>&lt;/xs:documentation&gt;</w:t>
            </w:r>
          </w:p>
          <w:p w14:paraId="0497CDCA" w14:textId="77777777" w:rsidR="00C31DBC" w:rsidRPr="009F1B7D" w:rsidRDefault="00C31DBC" w:rsidP="00011096">
            <w:pPr>
              <w:pStyle w:val="XML5"/>
            </w:pPr>
            <w:r w:rsidRPr="009F1B7D">
              <w:t>&lt;/xs:annotation&gt;</w:t>
            </w:r>
          </w:p>
          <w:p w14:paraId="4EBE7BAC" w14:textId="77777777" w:rsidR="00C31DBC" w:rsidRPr="009F1B7D" w:rsidRDefault="00C31DBC" w:rsidP="00011096">
            <w:pPr>
              <w:pStyle w:val="XML4"/>
            </w:pPr>
            <w:r w:rsidRPr="009F1B7D">
              <w:t>&lt;/xs:element&gt;</w:t>
            </w:r>
          </w:p>
          <w:p w14:paraId="7C9B65A6" w14:textId="77777777" w:rsidR="00C31DBC" w:rsidRPr="009F1B7D" w:rsidRDefault="00C31DBC" w:rsidP="00011096">
            <w:pPr>
              <w:pStyle w:val="XML4"/>
            </w:pPr>
            <w:r w:rsidRPr="009F1B7D">
              <w:t xml:space="preserve">&lt;xs:element maxOccurs="unbounded" name="experimenter" </w:t>
            </w:r>
          </w:p>
          <w:p w14:paraId="70978E48" w14:textId="77777777" w:rsidR="00C31DBC" w:rsidRPr="009F1B7D" w:rsidRDefault="00C31DBC" w:rsidP="00011096">
            <w:pPr>
              <w:pStyle w:val="XML9"/>
            </w:pPr>
            <w:r w:rsidRPr="009F1B7D">
              <w:t>type="xs:unsignedLong"&gt;</w:t>
            </w:r>
          </w:p>
          <w:p w14:paraId="013A5F77" w14:textId="77777777" w:rsidR="00C31DBC" w:rsidRPr="009F1B7D" w:rsidRDefault="00C31DBC" w:rsidP="00011096">
            <w:pPr>
              <w:pStyle w:val="XML5"/>
            </w:pPr>
            <w:r w:rsidRPr="009F1B7D">
              <w:t>&lt;xs:annotation&gt;</w:t>
            </w:r>
          </w:p>
          <w:p w14:paraId="376CFCB9" w14:textId="77777777" w:rsidR="00C31DBC" w:rsidRPr="009F1B7D" w:rsidRDefault="00C31DBC" w:rsidP="00011096">
            <w:pPr>
              <w:pStyle w:val="XML6"/>
            </w:pPr>
            <w:r w:rsidRPr="009F1B7D">
              <w:t>&lt;xs:documentation&gt;Experimental Properties&lt;/xs:documentation&gt;</w:t>
            </w:r>
          </w:p>
          <w:p w14:paraId="6B280A4A" w14:textId="77777777" w:rsidR="00C31DBC" w:rsidRPr="009F1B7D" w:rsidRDefault="00C31DBC" w:rsidP="00011096">
            <w:pPr>
              <w:pStyle w:val="XML5"/>
            </w:pPr>
            <w:r w:rsidRPr="009F1B7D">
              <w:t>&lt;/xs:annotation&gt;</w:t>
            </w:r>
          </w:p>
          <w:p w14:paraId="7A1FB051" w14:textId="77777777" w:rsidR="00C31DBC" w:rsidRPr="009F1B7D" w:rsidRDefault="00C31DBC" w:rsidP="00011096">
            <w:pPr>
              <w:pStyle w:val="XML4"/>
            </w:pPr>
            <w:r w:rsidRPr="009F1B7D">
              <w:t>&lt;/xs:element&gt;</w:t>
            </w:r>
          </w:p>
          <w:p w14:paraId="2CBC01F2" w14:textId="77777777" w:rsidR="00C31DBC" w:rsidRPr="009F1B7D" w:rsidRDefault="00C31DBC" w:rsidP="00011096">
            <w:pPr>
              <w:pStyle w:val="XML3"/>
            </w:pPr>
            <w:r w:rsidRPr="009F1B7D">
              <w:t>&lt;/xs:sequence&gt;</w:t>
            </w:r>
          </w:p>
          <w:p w14:paraId="43A377C2" w14:textId="77777777" w:rsidR="00C31DBC" w:rsidRPr="009F1B7D" w:rsidRDefault="00C31DBC" w:rsidP="00011096">
            <w:pPr>
              <w:pStyle w:val="XML2"/>
            </w:pPr>
            <w:r w:rsidRPr="009F1B7D">
              <w:t>&lt;/xs:complexType&gt;</w:t>
            </w:r>
          </w:p>
          <w:p w14:paraId="713614F5" w14:textId="77777777" w:rsidR="00C31DBC" w:rsidRPr="009F1B7D" w:rsidRDefault="00C31DBC" w:rsidP="00011096">
            <w:pPr>
              <w:pStyle w:val="XML3"/>
            </w:pPr>
          </w:p>
          <w:p w14:paraId="42CEDFC8" w14:textId="77777777" w:rsidR="00C31DBC" w:rsidRPr="009F1B7D" w:rsidRDefault="00C31DBC" w:rsidP="00011096">
            <w:pPr>
              <w:pStyle w:val="XML2"/>
            </w:pPr>
            <w:r w:rsidRPr="009F1B7D">
              <w:t>&lt;xs:simpleType name="OFQueueMinRateType"&gt;</w:t>
            </w:r>
          </w:p>
          <w:p w14:paraId="156BE156" w14:textId="77777777" w:rsidR="00C31DBC" w:rsidRPr="009F1B7D" w:rsidRDefault="00C31DBC" w:rsidP="00011096">
            <w:pPr>
              <w:pStyle w:val="XML3"/>
            </w:pPr>
            <w:r w:rsidRPr="009F1B7D">
              <w:t>&lt;xs:restriction base="xs:integer"/&gt;</w:t>
            </w:r>
          </w:p>
          <w:p w14:paraId="66B0665F" w14:textId="77777777" w:rsidR="00C31DBC" w:rsidRPr="009F1B7D" w:rsidRDefault="00C31DBC" w:rsidP="00011096">
            <w:pPr>
              <w:pStyle w:val="XML2"/>
            </w:pPr>
            <w:r w:rsidRPr="009F1B7D">
              <w:t>&lt;/xs:simpleType&gt;</w:t>
            </w:r>
          </w:p>
          <w:p w14:paraId="18544B51" w14:textId="77777777" w:rsidR="00C31DBC" w:rsidRPr="009F1B7D" w:rsidRDefault="00C31DBC" w:rsidP="00011096">
            <w:pPr>
              <w:pStyle w:val="XML3"/>
            </w:pPr>
            <w:r w:rsidRPr="009F1B7D">
              <w:t>&lt;xs:simpleType name="OFQueueMaxRateType"&gt;</w:t>
            </w:r>
          </w:p>
          <w:p w14:paraId="74DA1F1D" w14:textId="77777777" w:rsidR="00C31DBC" w:rsidRPr="009F1B7D" w:rsidRDefault="00C31DBC" w:rsidP="00011096">
            <w:pPr>
              <w:pStyle w:val="XML3"/>
            </w:pPr>
            <w:r w:rsidRPr="009F1B7D">
              <w:t>&lt;xs:restriction base="xs:integer"/&gt;</w:t>
            </w:r>
          </w:p>
          <w:p w14:paraId="6EE8A0AE" w14:textId="77777777" w:rsidR="00C31DBC" w:rsidRDefault="00C31DBC" w:rsidP="00011096">
            <w:pPr>
              <w:pStyle w:val="XML2"/>
            </w:pPr>
            <w:r w:rsidRPr="009F1B7D">
              <w:t>&lt;/xs:simpleType&gt;</w:t>
            </w:r>
          </w:p>
          <w:p w14:paraId="2D1FA4A8" w14:textId="77777777" w:rsidR="009D0278" w:rsidRDefault="009D0278" w:rsidP="00011096">
            <w:pPr>
              <w:pStyle w:val="XML2"/>
            </w:pPr>
          </w:p>
          <w:p w14:paraId="417AFDF2" w14:textId="201988DF" w:rsidR="009D0278" w:rsidRPr="009F1B7D" w:rsidRDefault="009D0278" w:rsidP="00004328">
            <w:pPr>
              <w:pStyle w:val="XML2"/>
            </w:pPr>
            <w:r w:rsidRPr="009F1B7D">
              <w:t>&lt;xs:complexType name="</w:t>
            </w:r>
            <w:r>
              <w:t>OFExternalCertificate</w:t>
            </w:r>
            <w:r w:rsidR="00487636">
              <w:t>Type</w:t>
            </w:r>
            <w:r w:rsidRPr="009F1B7D">
              <w:t>"&gt;</w:t>
            </w:r>
          </w:p>
          <w:p w14:paraId="266CF9DE" w14:textId="77777777" w:rsidR="009D0278" w:rsidRPr="009F1B7D" w:rsidRDefault="009D0278" w:rsidP="00004328">
            <w:pPr>
              <w:pStyle w:val="XML3"/>
            </w:pPr>
            <w:r w:rsidRPr="009F1B7D">
              <w:t>&lt;xs:complexContent&gt;</w:t>
            </w:r>
          </w:p>
          <w:p w14:paraId="3DBA8208" w14:textId="77777777" w:rsidR="009D0278" w:rsidRPr="009F1B7D" w:rsidRDefault="009D0278" w:rsidP="00004328">
            <w:pPr>
              <w:pStyle w:val="XML4"/>
            </w:pPr>
            <w:r w:rsidRPr="009F1B7D">
              <w:t>&lt;xs:extension base="OFResourceType"&gt;</w:t>
            </w:r>
          </w:p>
          <w:p w14:paraId="371B3237" w14:textId="77777777" w:rsidR="009D0278" w:rsidRPr="009F1B7D" w:rsidRDefault="009D0278" w:rsidP="00004328">
            <w:pPr>
              <w:pStyle w:val="XML5"/>
            </w:pPr>
            <w:r w:rsidRPr="009F1B7D">
              <w:t>&lt;x</w:t>
            </w:r>
            <w:r w:rsidRPr="009D0278">
              <w:t>s</w:t>
            </w:r>
            <w:r w:rsidRPr="009F1B7D">
              <w:t>:sequence maxOccurs="1" minOccurs="1"&gt;</w:t>
            </w:r>
          </w:p>
          <w:p w14:paraId="2962427F" w14:textId="77777777" w:rsidR="009D0278" w:rsidRPr="009F1B7D" w:rsidRDefault="009D0278" w:rsidP="00004328">
            <w:pPr>
              <w:pStyle w:val="XML6"/>
            </w:pPr>
            <w:r w:rsidRPr="009F1B7D">
              <w:t>&lt;xs:element name="</w:t>
            </w:r>
            <w:r>
              <w:t>certificate</w:t>
            </w:r>
            <w:r w:rsidRPr="009F1B7D">
              <w:t xml:space="preserve">" </w:t>
            </w:r>
          </w:p>
          <w:p w14:paraId="399DC5CC" w14:textId="04D1ADA8" w:rsidR="009D0278" w:rsidRPr="009F1B7D" w:rsidRDefault="009D0278" w:rsidP="009D0278">
            <w:pPr>
              <w:pStyle w:val="XML9"/>
            </w:pPr>
            <w:r w:rsidRPr="009F1B7D">
              <w:t>type="</w:t>
            </w:r>
            <w:r w:rsidR="00487636">
              <w:t>OF</w:t>
            </w:r>
            <w:r w:rsidRPr="002A5300">
              <w:t>X509Certificate</w:t>
            </w:r>
            <w:r w:rsidR="00487636">
              <w:t>Type</w:t>
            </w:r>
            <w:r w:rsidRPr="009F1B7D">
              <w:t>"/&gt;</w:t>
            </w:r>
          </w:p>
          <w:p w14:paraId="74B9FDC5" w14:textId="77777777" w:rsidR="009D0278" w:rsidRPr="009F1B7D" w:rsidRDefault="009D0278" w:rsidP="00004328">
            <w:pPr>
              <w:pStyle w:val="XML5"/>
            </w:pPr>
            <w:r w:rsidRPr="009F1B7D">
              <w:t>&lt;/xs:sequence&gt;</w:t>
            </w:r>
          </w:p>
          <w:p w14:paraId="1E496687" w14:textId="77777777" w:rsidR="009D0278" w:rsidRPr="009F1B7D" w:rsidRDefault="009D0278" w:rsidP="00004328">
            <w:pPr>
              <w:pStyle w:val="XML4"/>
            </w:pPr>
            <w:r w:rsidRPr="009F1B7D">
              <w:t>&lt;/xs:extension&gt;</w:t>
            </w:r>
          </w:p>
          <w:p w14:paraId="00EF1B8B" w14:textId="77777777" w:rsidR="009D0278" w:rsidRPr="009F1B7D" w:rsidRDefault="009D0278" w:rsidP="00004328">
            <w:pPr>
              <w:pStyle w:val="XML3"/>
            </w:pPr>
            <w:r w:rsidRPr="009F1B7D">
              <w:t>&lt;/xs:complexContent&gt;</w:t>
            </w:r>
          </w:p>
          <w:p w14:paraId="31FC9208" w14:textId="70005672" w:rsidR="009D0278" w:rsidRDefault="009D0278" w:rsidP="009D0278">
            <w:pPr>
              <w:pStyle w:val="XML2"/>
            </w:pPr>
            <w:r w:rsidRPr="009F1B7D">
              <w:t>&lt;/xs:complexType&gt;</w:t>
            </w:r>
          </w:p>
          <w:p w14:paraId="4AD0AE9C" w14:textId="77777777" w:rsidR="00004328" w:rsidRDefault="00004328" w:rsidP="009D0278">
            <w:pPr>
              <w:pStyle w:val="XML2"/>
            </w:pPr>
          </w:p>
          <w:p w14:paraId="0324A264" w14:textId="3CFB7EBD" w:rsidR="00004328" w:rsidRPr="009F1B7D" w:rsidRDefault="00004328" w:rsidP="00004328">
            <w:pPr>
              <w:pStyle w:val="XML2"/>
            </w:pPr>
            <w:r w:rsidRPr="009F1B7D">
              <w:t>&lt;xs:complexType name="</w:t>
            </w:r>
            <w:r w:rsidR="00487636">
              <w:t>OFOwnedCertificateType</w:t>
            </w:r>
            <w:r w:rsidRPr="009F1B7D">
              <w:t>"&gt;</w:t>
            </w:r>
          </w:p>
          <w:p w14:paraId="2F767F3E" w14:textId="77777777" w:rsidR="00004328" w:rsidRPr="009F1B7D" w:rsidRDefault="00004328" w:rsidP="00004328">
            <w:pPr>
              <w:pStyle w:val="XML3"/>
            </w:pPr>
            <w:r w:rsidRPr="009F1B7D">
              <w:t>&lt;xs:complexContent&gt;</w:t>
            </w:r>
          </w:p>
          <w:p w14:paraId="6FFC27BE" w14:textId="77777777" w:rsidR="00004328" w:rsidRPr="009F1B7D" w:rsidRDefault="00004328" w:rsidP="00004328">
            <w:pPr>
              <w:pStyle w:val="XML4"/>
            </w:pPr>
            <w:r w:rsidRPr="009F1B7D">
              <w:t>&lt;xs:extension base="OFResourceType"&gt;</w:t>
            </w:r>
          </w:p>
          <w:p w14:paraId="378D9A09" w14:textId="77777777" w:rsidR="00004328" w:rsidRPr="009F1B7D" w:rsidRDefault="00004328" w:rsidP="00004328">
            <w:pPr>
              <w:pStyle w:val="XML5"/>
            </w:pPr>
            <w:r w:rsidRPr="009F1B7D">
              <w:t>&lt;xs:sequence maxOccurs="1" minOccurs="1"&gt;</w:t>
            </w:r>
          </w:p>
          <w:p w14:paraId="4E5B2868" w14:textId="77777777" w:rsidR="00004328" w:rsidRPr="009F1B7D" w:rsidRDefault="00004328" w:rsidP="00004328">
            <w:pPr>
              <w:pStyle w:val="XML6"/>
            </w:pPr>
            <w:r w:rsidRPr="009F1B7D">
              <w:t>&lt;xs:element name="</w:t>
            </w:r>
            <w:r>
              <w:t>certificate</w:t>
            </w:r>
            <w:r w:rsidRPr="009F1B7D">
              <w:t xml:space="preserve">" </w:t>
            </w:r>
          </w:p>
          <w:p w14:paraId="1A29EF28" w14:textId="1739F067" w:rsidR="00004328" w:rsidRPr="009F1B7D" w:rsidRDefault="00004328" w:rsidP="00004328">
            <w:pPr>
              <w:pStyle w:val="XML9"/>
            </w:pPr>
            <w:r w:rsidRPr="009F1B7D">
              <w:t>type="</w:t>
            </w:r>
            <w:r w:rsidR="00487636">
              <w:t>OF</w:t>
            </w:r>
            <w:r w:rsidRPr="002A5300">
              <w:t>X509Certificate</w:t>
            </w:r>
            <w:r w:rsidR="00487636">
              <w:t>Type</w:t>
            </w:r>
            <w:r w:rsidRPr="009F1B7D">
              <w:t>"/&gt;</w:t>
            </w:r>
          </w:p>
          <w:p w14:paraId="55C88F0C" w14:textId="77777777" w:rsidR="00004328" w:rsidRPr="009F1B7D" w:rsidRDefault="00004328" w:rsidP="00004328">
            <w:pPr>
              <w:pStyle w:val="XML6"/>
            </w:pPr>
            <w:r w:rsidRPr="009F1B7D">
              <w:t>&lt;xs:element name="</w:t>
            </w:r>
            <w:r>
              <w:t>private-key</w:t>
            </w:r>
            <w:r w:rsidRPr="009F1B7D">
              <w:t xml:space="preserve">" </w:t>
            </w:r>
          </w:p>
          <w:p w14:paraId="0A249E13" w14:textId="24C86DCC" w:rsidR="00004328" w:rsidRPr="009F1B7D" w:rsidRDefault="00004328" w:rsidP="00004328">
            <w:pPr>
              <w:pStyle w:val="XML9"/>
            </w:pPr>
            <w:r w:rsidRPr="009F1B7D">
              <w:t>type="</w:t>
            </w:r>
            <w:r w:rsidR="00487636">
              <w:t>ds</w:t>
            </w:r>
            <w:r>
              <w:t>:</w:t>
            </w:r>
            <w:r w:rsidRPr="00325239">
              <w:t>KeyValue</w:t>
            </w:r>
            <w:r w:rsidRPr="009F1B7D">
              <w:t>"/&gt;</w:t>
            </w:r>
          </w:p>
          <w:p w14:paraId="39D0E2CB" w14:textId="77777777" w:rsidR="00004328" w:rsidRPr="009F1B7D" w:rsidRDefault="00004328" w:rsidP="00004328">
            <w:pPr>
              <w:pStyle w:val="XML5"/>
            </w:pPr>
            <w:r w:rsidRPr="009F1B7D">
              <w:t>&lt;/xs:sequence&gt;</w:t>
            </w:r>
          </w:p>
          <w:p w14:paraId="1D995FD0" w14:textId="77777777" w:rsidR="00004328" w:rsidRPr="009F1B7D" w:rsidRDefault="00004328" w:rsidP="00004328">
            <w:pPr>
              <w:pStyle w:val="XML4"/>
            </w:pPr>
            <w:r w:rsidRPr="009F1B7D">
              <w:t>&lt;/xs:extension&gt;</w:t>
            </w:r>
          </w:p>
          <w:p w14:paraId="1FFD6EC7" w14:textId="77777777" w:rsidR="00004328" w:rsidRPr="009F1B7D" w:rsidRDefault="00004328" w:rsidP="00004328">
            <w:pPr>
              <w:pStyle w:val="XML3"/>
            </w:pPr>
            <w:r w:rsidRPr="009F1B7D">
              <w:t>&lt;/xs:complexContent&gt;</w:t>
            </w:r>
          </w:p>
          <w:p w14:paraId="68B1AC1C" w14:textId="588F9551" w:rsidR="00004328" w:rsidRDefault="00004328" w:rsidP="00004328">
            <w:pPr>
              <w:pStyle w:val="XML2"/>
            </w:pPr>
            <w:r w:rsidRPr="009F1B7D">
              <w:t>&lt;/xs:complexType&gt;</w:t>
            </w:r>
          </w:p>
          <w:p w14:paraId="3C1F083F" w14:textId="77777777" w:rsidR="00487636" w:rsidRDefault="00487636" w:rsidP="00487636">
            <w:pPr>
              <w:pStyle w:val="XML2"/>
            </w:pPr>
          </w:p>
          <w:p w14:paraId="332ECF48" w14:textId="77777777" w:rsidR="00487636" w:rsidRDefault="00487636" w:rsidP="009767AE">
            <w:pPr>
              <w:pStyle w:val="XML2"/>
            </w:pPr>
            <w:r>
              <w:t>&lt;xs:simpleType name=</w:t>
            </w:r>
            <w:r w:rsidRPr="009F1B7D">
              <w:t>"</w:t>
            </w:r>
            <w:r>
              <w:t>OFX509CertificateType</w:t>
            </w:r>
            <w:r w:rsidRPr="009F1B7D">
              <w:t>"</w:t>
            </w:r>
            <w:r>
              <w:t>&gt;</w:t>
            </w:r>
          </w:p>
          <w:p w14:paraId="25D2CEFB" w14:textId="77777777" w:rsidR="00487636" w:rsidRDefault="00487636" w:rsidP="009767AE">
            <w:pPr>
              <w:pStyle w:val="XML3"/>
            </w:pPr>
            <w:r>
              <w:t>&lt;xs:restriction base=</w:t>
            </w:r>
            <w:r w:rsidRPr="009F1B7D">
              <w:t>"</w:t>
            </w:r>
            <w:r>
              <w:t>base64Binary</w:t>
            </w:r>
            <w:r w:rsidRPr="009F1B7D">
              <w:t>"</w:t>
            </w:r>
            <w:r>
              <w:t>&gt;&lt;/xs:restriction&gt;</w:t>
            </w:r>
          </w:p>
          <w:p w14:paraId="22A8C394" w14:textId="235B3426" w:rsidR="00487636" w:rsidRDefault="00487636" w:rsidP="00487636">
            <w:pPr>
              <w:pStyle w:val="XML2"/>
            </w:pPr>
            <w:r>
              <w:t>&lt;/xs:simpleType&gt;</w:t>
            </w:r>
          </w:p>
          <w:p w14:paraId="06685777" w14:textId="77777777" w:rsidR="00223854" w:rsidRDefault="00223854" w:rsidP="00487636">
            <w:pPr>
              <w:pStyle w:val="XML2"/>
            </w:pPr>
          </w:p>
          <w:p w14:paraId="79318A6B" w14:textId="77777777" w:rsidR="00223854" w:rsidRPr="009F1B7D" w:rsidRDefault="00223854" w:rsidP="00223854">
            <w:pPr>
              <w:pStyle w:val="XML1"/>
            </w:pPr>
            <w:r w:rsidRPr="009F1B7D">
              <w:t>&lt;xs:complexType name="</w:t>
            </w:r>
            <w:r>
              <w:t>OFFlowTableType</w:t>
            </w:r>
            <w:r w:rsidRPr="009F1B7D">
              <w:t>"&gt;</w:t>
            </w:r>
          </w:p>
          <w:p w14:paraId="7C982D9E" w14:textId="77777777" w:rsidR="00223854" w:rsidRPr="009F1B7D" w:rsidRDefault="00223854" w:rsidP="00223854">
            <w:pPr>
              <w:pStyle w:val="XML2"/>
            </w:pPr>
            <w:r w:rsidRPr="009F1B7D">
              <w:t>&lt;xs:complexContent&gt;</w:t>
            </w:r>
          </w:p>
          <w:p w14:paraId="751B0540" w14:textId="77777777" w:rsidR="00223854" w:rsidRPr="009F1B7D" w:rsidRDefault="00223854" w:rsidP="00223854">
            <w:pPr>
              <w:pStyle w:val="XML3"/>
            </w:pPr>
            <w:r w:rsidRPr="009F1B7D">
              <w:lastRenderedPageBreak/>
              <w:t>&lt;xs:extension base="OFResourceType"&gt;</w:t>
            </w:r>
          </w:p>
          <w:p w14:paraId="28A55606" w14:textId="77777777" w:rsidR="00223854" w:rsidRDefault="00223854" w:rsidP="00223854">
            <w:pPr>
              <w:pStyle w:val="XML4"/>
            </w:pPr>
            <w:r w:rsidRPr="009F1B7D">
              <w:t>&lt;xs:sequence maxOccurs="1" minOccurs="1"&gt;</w:t>
            </w:r>
          </w:p>
          <w:p w14:paraId="69E1DBB3" w14:textId="2BB13A4C" w:rsidR="00223854" w:rsidRDefault="00223854" w:rsidP="00223854">
            <w:pPr>
              <w:pStyle w:val="XML5"/>
            </w:pPr>
            <w:r>
              <w:t>&lt;xs:element name=</w:t>
            </w:r>
            <w:r w:rsidR="008E4BC1">
              <w:t>"</w:t>
            </w:r>
            <w:r>
              <w:t>max-entries</w:t>
            </w:r>
            <w:r w:rsidR="008E4BC1">
              <w:t>"</w:t>
            </w:r>
            <w:r>
              <w:t xml:space="preserve"> type=</w:t>
            </w:r>
            <w:r w:rsidR="008E4BC1">
              <w:t>"</w:t>
            </w:r>
            <w:r>
              <w:t>xs:integer</w:t>
            </w:r>
            <w:r w:rsidR="008E4BC1">
              <w:t>"</w:t>
            </w:r>
            <w:r>
              <w:t>/&gt;</w:t>
            </w:r>
          </w:p>
          <w:p w14:paraId="5BBDE28E" w14:textId="24E6BFDB" w:rsidR="00705101" w:rsidRDefault="00705101" w:rsidP="00705101">
            <w:pPr>
              <w:pStyle w:val="XML5"/>
            </w:pPr>
            <w:r>
              <w:t>&lt;xs:element name="next-tables" type="OFNextFlowTables"/&gt;</w:t>
            </w:r>
          </w:p>
          <w:p w14:paraId="18B652B9" w14:textId="77777777" w:rsidR="00223854" w:rsidRDefault="00223854" w:rsidP="00223854">
            <w:pPr>
              <w:pStyle w:val="XML5"/>
            </w:pPr>
            <w:r>
              <w:t>&lt;xs:element name="instructions" type="OFFlowTableInstructions"/&gt;</w:t>
            </w:r>
          </w:p>
          <w:p w14:paraId="25903DE1" w14:textId="77777777" w:rsidR="00223854" w:rsidRDefault="00223854" w:rsidP="00223854">
            <w:pPr>
              <w:pStyle w:val="XML5"/>
            </w:pPr>
            <w:r>
              <w:t>&lt;xs:element name="matches" type="OFFlowTableMatches"/&gt;</w:t>
            </w:r>
          </w:p>
          <w:p w14:paraId="29A29CD5" w14:textId="77777777" w:rsidR="00223854" w:rsidRDefault="00223854" w:rsidP="00223854">
            <w:pPr>
              <w:pStyle w:val="XML5"/>
            </w:pPr>
            <w:r>
              <w:t>&lt;xs:element name="write-actions" type="OFFlowTableWriteActions"/&gt;</w:t>
            </w:r>
          </w:p>
          <w:p w14:paraId="5E6764C7" w14:textId="77777777" w:rsidR="00223854" w:rsidRDefault="00223854" w:rsidP="00223854">
            <w:pPr>
              <w:pStyle w:val="XML5"/>
            </w:pPr>
            <w:r>
              <w:t>&lt;xs:element name="apply-actions" type="OFFlowTableApplyActions"/&gt;</w:t>
            </w:r>
          </w:p>
          <w:p w14:paraId="4DF18BF7" w14:textId="77777777" w:rsidR="00705101" w:rsidRDefault="00705101" w:rsidP="00705101">
            <w:pPr>
              <w:pStyle w:val="XML5"/>
            </w:pPr>
            <w:r>
              <w:t>&lt;xs:element name="write-setfields" type="OFFlowTableMatchFields"/&gt;</w:t>
            </w:r>
          </w:p>
          <w:p w14:paraId="46936A0E" w14:textId="77777777" w:rsidR="00705101" w:rsidRDefault="00705101" w:rsidP="00705101">
            <w:pPr>
              <w:pStyle w:val="XML5"/>
            </w:pPr>
            <w:r>
              <w:t>&lt;xs:element name="apply-setfields" type="OFFlowTableMatchFields"/&gt;</w:t>
            </w:r>
          </w:p>
          <w:p w14:paraId="431D1669" w14:textId="7F5079D3" w:rsidR="00705101" w:rsidRDefault="00705101" w:rsidP="00705101">
            <w:pPr>
              <w:pStyle w:val="XML5"/>
            </w:pPr>
            <w:r>
              <w:t>&lt;xs:element name="wildcards" type="OFFlowTableMatchFields"/&gt;</w:t>
            </w:r>
          </w:p>
          <w:p w14:paraId="3F92187C" w14:textId="77777777" w:rsidR="00223854" w:rsidRDefault="00223854" w:rsidP="00223854">
            <w:pPr>
              <w:pStyle w:val="XML5"/>
            </w:pPr>
            <w:r>
              <w:t>&lt;xs:element name="metadata-match" type="xs:hexBinary"/&gt;</w:t>
            </w:r>
          </w:p>
          <w:p w14:paraId="62C21FFE" w14:textId="77777777" w:rsidR="00223854" w:rsidRPr="009F1B7D" w:rsidRDefault="00223854" w:rsidP="00223854">
            <w:pPr>
              <w:pStyle w:val="XML5"/>
            </w:pPr>
            <w:r>
              <w:t>&lt;xs:element name="metadata-write" type="xs:hexBinary"/&gt;</w:t>
            </w:r>
          </w:p>
          <w:p w14:paraId="4C523009" w14:textId="77777777" w:rsidR="00223854" w:rsidRPr="009F1B7D" w:rsidRDefault="00223854" w:rsidP="00223854">
            <w:pPr>
              <w:pStyle w:val="XML4"/>
            </w:pPr>
            <w:r w:rsidRPr="009F1B7D">
              <w:t>&lt;/xs:sequence&gt;</w:t>
            </w:r>
          </w:p>
          <w:p w14:paraId="08099E2B" w14:textId="77777777" w:rsidR="00223854" w:rsidRPr="009F1B7D" w:rsidRDefault="00223854" w:rsidP="00223854">
            <w:pPr>
              <w:pStyle w:val="XML3"/>
            </w:pPr>
            <w:r w:rsidRPr="009F1B7D">
              <w:t>&lt;/xs:extension&gt;</w:t>
            </w:r>
          </w:p>
          <w:p w14:paraId="74058360" w14:textId="77777777" w:rsidR="00223854" w:rsidRPr="009F1B7D" w:rsidRDefault="00223854" w:rsidP="00223854">
            <w:pPr>
              <w:pStyle w:val="XML2"/>
            </w:pPr>
            <w:r w:rsidRPr="009F1B7D">
              <w:t>&lt;/xs:complexContent&gt;</w:t>
            </w:r>
          </w:p>
          <w:p w14:paraId="128DFD14" w14:textId="77777777" w:rsidR="00223854" w:rsidRDefault="00223854" w:rsidP="00223854">
            <w:pPr>
              <w:pStyle w:val="XML1"/>
            </w:pPr>
            <w:r w:rsidRPr="009F1B7D">
              <w:t>&lt;/xs:complexType&gt;</w:t>
            </w:r>
          </w:p>
          <w:p w14:paraId="6C329DD6" w14:textId="77777777" w:rsidR="00223854" w:rsidRDefault="00223854" w:rsidP="00223854">
            <w:pPr>
              <w:pStyle w:val="XML1"/>
            </w:pPr>
          </w:p>
          <w:p w14:paraId="21C340D1" w14:textId="77777777" w:rsidR="00CE2DFB" w:rsidRDefault="00CE2DFB" w:rsidP="00CE2DFB">
            <w:pPr>
              <w:pStyle w:val="XML1"/>
            </w:pPr>
            <w:r>
              <w:t>&lt;xs:complexType name="OFNextFlowTables"&gt;</w:t>
            </w:r>
          </w:p>
          <w:p w14:paraId="5A9A4566" w14:textId="77777777" w:rsidR="00CE2DFB" w:rsidRDefault="00CE2DFB" w:rsidP="00CE2DFB">
            <w:pPr>
              <w:pStyle w:val="XML2"/>
            </w:pPr>
            <w:r>
              <w:t>&lt;xs:sequence minOccurs="1" maxOccurs="unbounded"&gt;</w:t>
            </w:r>
          </w:p>
          <w:p w14:paraId="6B655216" w14:textId="77777777" w:rsidR="00CE2DFB" w:rsidRDefault="00CE2DFB" w:rsidP="00CE2DFB">
            <w:pPr>
              <w:pStyle w:val="XML3"/>
            </w:pPr>
            <w:r>
              <w:t>&lt;xs:element name="table-id" type="OFConfigID"/&gt;</w:t>
            </w:r>
          </w:p>
          <w:p w14:paraId="290B15BF" w14:textId="77777777" w:rsidR="00CE2DFB" w:rsidRDefault="00CE2DFB" w:rsidP="00CE2DFB">
            <w:pPr>
              <w:pStyle w:val="XML2"/>
            </w:pPr>
            <w:r>
              <w:t>&lt;/xs:sequence&gt;</w:t>
            </w:r>
          </w:p>
          <w:p w14:paraId="294E0EB0" w14:textId="77777777" w:rsidR="00CE2DFB" w:rsidRDefault="00CE2DFB" w:rsidP="00CE2DFB">
            <w:pPr>
              <w:pStyle w:val="XML1"/>
            </w:pPr>
            <w:r>
              <w:t>&lt;/xs:complexType&gt;</w:t>
            </w:r>
          </w:p>
          <w:p w14:paraId="182A170E" w14:textId="77777777" w:rsidR="00CE2DFB" w:rsidRDefault="00CE2DFB" w:rsidP="00223854">
            <w:pPr>
              <w:pStyle w:val="XML1"/>
            </w:pPr>
          </w:p>
          <w:p w14:paraId="6CDE1612" w14:textId="77777777" w:rsidR="00223854" w:rsidRDefault="00223854" w:rsidP="00223854">
            <w:pPr>
              <w:pStyle w:val="XML1"/>
            </w:pPr>
            <w:r>
              <w:t>&lt;xs:complexType name="OFFlowTableInstructions"&gt;</w:t>
            </w:r>
          </w:p>
          <w:p w14:paraId="1F01AFFF" w14:textId="77777777" w:rsidR="00223854" w:rsidRDefault="00223854" w:rsidP="00223854">
            <w:pPr>
              <w:pStyle w:val="XML2"/>
            </w:pPr>
            <w:r>
              <w:t>&lt;xs:sequence minOccurs="1" maxOccurs="unbounded"&gt;</w:t>
            </w:r>
          </w:p>
          <w:p w14:paraId="1EC97C11" w14:textId="77777777" w:rsidR="00223854" w:rsidRDefault="00223854" w:rsidP="00223854">
            <w:pPr>
              <w:pStyle w:val="XML3"/>
            </w:pPr>
            <w:r>
              <w:t>&lt;xs:element name="type" type="OFInstructionType"/&gt;</w:t>
            </w:r>
          </w:p>
          <w:p w14:paraId="32A95505" w14:textId="77777777" w:rsidR="00223854" w:rsidRDefault="00223854" w:rsidP="00223854">
            <w:pPr>
              <w:pStyle w:val="XML2"/>
            </w:pPr>
            <w:r>
              <w:t>&lt;/xs:sequence&gt;</w:t>
            </w:r>
          </w:p>
          <w:p w14:paraId="252F672D" w14:textId="77777777" w:rsidR="00223854" w:rsidRDefault="00223854" w:rsidP="00223854">
            <w:pPr>
              <w:pStyle w:val="XML1"/>
            </w:pPr>
            <w:r>
              <w:t>&lt;/xs:complexType&gt;</w:t>
            </w:r>
          </w:p>
          <w:p w14:paraId="2695F254" w14:textId="77777777" w:rsidR="00223854" w:rsidRDefault="00223854" w:rsidP="00223854">
            <w:pPr>
              <w:pStyle w:val="XML1"/>
            </w:pPr>
          </w:p>
          <w:p w14:paraId="617E5735" w14:textId="7E06BDE5" w:rsidR="00223854" w:rsidRDefault="00223854" w:rsidP="00223854">
            <w:pPr>
              <w:pStyle w:val="XML1"/>
            </w:pPr>
            <w:r>
              <w:t>&lt;xs:complexType name="OFFlowTableMatch</w:t>
            </w:r>
            <w:r w:rsidR="00443358">
              <w:t>Fields</w:t>
            </w:r>
            <w:r>
              <w:t>"&gt;</w:t>
            </w:r>
          </w:p>
          <w:p w14:paraId="46E46C29" w14:textId="77777777" w:rsidR="00223854" w:rsidRDefault="00223854" w:rsidP="00223854">
            <w:pPr>
              <w:pStyle w:val="XML2"/>
            </w:pPr>
            <w:r>
              <w:t>&lt;xs:sequence minOccurs="1" maxOccurs="unbounded"&gt;</w:t>
            </w:r>
          </w:p>
          <w:p w14:paraId="44164DEA" w14:textId="2998342F" w:rsidR="00223854" w:rsidRDefault="00223854" w:rsidP="00223854">
            <w:pPr>
              <w:pStyle w:val="XML3"/>
            </w:pPr>
            <w:r>
              <w:t>&lt;xs:element name="type" type="OFMatch</w:t>
            </w:r>
            <w:r w:rsidR="00443358">
              <w:t>Field</w:t>
            </w:r>
            <w:r>
              <w:t>Type"/&gt;</w:t>
            </w:r>
          </w:p>
          <w:p w14:paraId="26B7EEDD" w14:textId="77777777" w:rsidR="00223854" w:rsidRDefault="00223854" w:rsidP="00223854">
            <w:pPr>
              <w:pStyle w:val="XML2"/>
            </w:pPr>
            <w:r>
              <w:t>&lt;/xs:sequence&gt;</w:t>
            </w:r>
          </w:p>
          <w:p w14:paraId="79535A7D" w14:textId="77777777" w:rsidR="00223854" w:rsidRDefault="00223854" w:rsidP="00223854">
            <w:pPr>
              <w:pStyle w:val="XML1"/>
            </w:pPr>
            <w:r>
              <w:t>&lt;/xs:complexType&gt;</w:t>
            </w:r>
          </w:p>
          <w:p w14:paraId="0DC3752F" w14:textId="77777777" w:rsidR="00223854" w:rsidRDefault="00223854" w:rsidP="00223854">
            <w:pPr>
              <w:pStyle w:val="XML1"/>
            </w:pPr>
          </w:p>
          <w:p w14:paraId="1E7344A6" w14:textId="77777777" w:rsidR="00223854" w:rsidRDefault="00223854" w:rsidP="00223854">
            <w:pPr>
              <w:pStyle w:val="XML1"/>
            </w:pPr>
            <w:r>
              <w:t>&lt;xs:complexType name="OFFlowTableWriteActions"&gt;</w:t>
            </w:r>
          </w:p>
          <w:p w14:paraId="471D4D1A" w14:textId="77777777" w:rsidR="00223854" w:rsidRDefault="00223854" w:rsidP="00223854">
            <w:pPr>
              <w:pStyle w:val="XML2"/>
            </w:pPr>
            <w:r>
              <w:t>&lt;xs:sequence minOccurs="1" maxOccurs="unbounded"&gt;</w:t>
            </w:r>
          </w:p>
          <w:p w14:paraId="4A23AC25" w14:textId="77777777" w:rsidR="00223854" w:rsidRDefault="00223854" w:rsidP="00223854">
            <w:pPr>
              <w:pStyle w:val="XML3"/>
            </w:pPr>
            <w:r>
              <w:t>&lt;xs:element name="type" type="OFActionType"/&gt;</w:t>
            </w:r>
          </w:p>
          <w:p w14:paraId="558FEF24" w14:textId="77777777" w:rsidR="00223854" w:rsidRDefault="00223854" w:rsidP="00223854">
            <w:pPr>
              <w:pStyle w:val="XML2"/>
            </w:pPr>
            <w:r>
              <w:t>&lt;/xs:sequence&gt;</w:t>
            </w:r>
          </w:p>
          <w:p w14:paraId="0DD620E8" w14:textId="77777777" w:rsidR="00223854" w:rsidRDefault="00223854" w:rsidP="00223854">
            <w:pPr>
              <w:pStyle w:val="XML1"/>
            </w:pPr>
            <w:r>
              <w:t>&lt;/xs:complexType&gt;</w:t>
            </w:r>
          </w:p>
          <w:p w14:paraId="6AB91C2D" w14:textId="77777777" w:rsidR="00223854" w:rsidRDefault="00223854" w:rsidP="00223854">
            <w:pPr>
              <w:pStyle w:val="XML1"/>
            </w:pPr>
          </w:p>
          <w:p w14:paraId="5A7AD784" w14:textId="77777777" w:rsidR="00223854" w:rsidRDefault="00223854" w:rsidP="00223854">
            <w:pPr>
              <w:pStyle w:val="XML1"/>
            </w:pPr>
            <w:r>
              <w:t>&lt;xs:complexType name="OFFlowTableApplyActions"&gt;</w:t>
            </w:r>
          </w:p>
          <w:p w14:paraId="35AAD5BF" w14:textId="77777777" w:rsidR="00223854" w:rsidRDefault="00223854" w:rsidP="00223854">
            <w:pPr>
              <w:pStyle w:val="XML2"/>
            </w:pPr>
            <w:r>
              <w:t>&lt;xs:sequence minOccurs="1" maxOccurs="unbounded"&gt;</w:t>
            </w:r>
          </w:p>
          <w:p w14:paraId="75D6BE59" w14:textId="77777777" w:rsidR="00223854" w:rsidRDefault="00223854" w:rsidP="00223854">
            <w:pPr>
              <w:pStyle w:val="XML3"/>
            </w:pPr>
            <w:r>
              <w:t>&lt;xs:element name="type" type="OFActionType"/&gt;</w:t>
            </w:r>
          </w:p>
          <w:p w14:paraId="4A5164DA" w14:textId="77777777" w:rsidR="00223854" w:rsidRDefault="00223854" w:rsidP="00223854">
            <w:pPr>
              <w:pStyle w:val="XML2"/>
            </w:pPr>
            <w:r>
              <w:t>&lt;/xs:sequence&gt;</w:t>
            </w:r>
          </w:p>
          <w:p w14:paraId="2F96D716" w14:textId="77777777" w:rsidR="00223854" w:rsidRDefault="00223854" w:rsidP="00223854">
            <w:pPr>
              <w:pStyle w:val="XML1"/>
            </w:pPr>
            <w:r>
              <w:t>&lt;/xs:complexType&gt;</w:t>
            </w:r>
          </w:p>
          <w:p w14:paraId="48C6434E" w14:textId="77777777" w:rsidR="00223854" w:rsidRDefault="00223854" w:rsidP="00223854">
            <w:pPr>
              <w:pStyle w:val="XML1"/>
            </w:pPr>
          </w:p>
          <w:p w14:paraId="7910D8C8" w14:textId="4F16C983" w:rsidR="00223854" w:rsidRDefault="00223854" w:rsidP="00223854">
            <w:pPr>
              <w:pStyle w:val="XML1"/>
            </w:pPr>
            <w:r>
              <w:t>&lt;xs:simpleType name="OFMatch</w:t>
            </w:r>
            <w:r w:rsidR="00443358">
              <w:t>Field</w:t>
            </w:r>
            <w:r>
              <w:t>Type"&gt;</w:t>
            </w:r>
          </w:p>
          <w:p w14:paraId="16595B82" w14:textId="77777777" w:rsidR="00223854" w:rsidRDefault="00223854" w:rsidP="00223854">
            <w:pPr>
              <w:pStyle w:val="XML2"/>
            </w:pPr>
            <w:r>
              <w:t>&lt;xs:annotation&gt;</w:t>
            </w:r>
          </w:p>
          <w:p w14:paraId="7D183E73" w14:textId="383D89A5" w:rsidR="00223854" w:rsidRDefault="00223854" w:rsidP="00223854">
            <w:pPr>
              <w:pStyle w:val="XML3"/>
            </w:pPr>
            <w:r>
              <w:t>&lt;xs</w:t>
            </w:r>
            <w:proofErr w:type="gramStart"/>
            <w:r>
              <w:t>:documentation</w:t>
            </w:r>
            <w:proofErr w:type="gramEnd"/>
            <w:r>
              <w:t xml:space="preserve">&gt; The open flow match </w:t>
            </w:r>
            <w:r w:rsidR="00443358">
              <w:t xml:space="preserve">field </w:t>
            </w:r>
            <w:r>
              <w:t>types. See OpenFlow protocol 1.2 section A.2.3.7</w:t>
            </w:r>
            <w:r>
              <w:tab/>
            </w:r>
            <w:r>
              <w:tab/>
            </w:r>
          </w:p>
          <w:p w14:paraId="2620B2C5" w14:textId="77777777" w:rsidR="00223854" w:rsidRDefault="00223854" w:rsidP="00223854">
            <w:pPr>
              <w:pStyle w:val="XML3"/>
            </w:pPr>
            <w:r>
              <w:t>&lt;/xs:documentation&gt;</w:t>
            </w:r>
          </w:p>
          <w:p w14:paraId="4F77061C" w14:textId="77777777" w:rsidR="00223854" w:rsidRDefault="00223854" w:rsidP="00223854">
            <w:pPr>
              <w:pStyle w:val="XML2"/>
            </w:pPr>
            <w:r>
              <w:t>&lt;/xs:annotation&gt;</w:t>
            </w:r>
          </w:p>
          <w:p w14:paraId="24323225" w14:textId="77777777" w:rsidR="00223854" w:rsidRDefault="00223854" w:rsidP="00223854">
            <w:pPr>
              <w:pStyle w:val="XML2"/>
            </w:pPr>
            <w:r>
              <w:t>&lt;xs:restriction base="xs:string"&gt;</w:t>
            </w:r>
          </w:p>
          <w:p w14:paraId="34BA8458" w14:textId="77777777" w:rsidR="00223854" w:rsidRDefault="00223854" w:rsidP="00223854">
            <w:pPr>
              <w:pStyle w:val="XML3"/>
            </w:pPr>
            <w:r>
              <w:t>&lt;xs:enumeration value="input-port"/&gt;</w:t>
            </w:r>
          </w:p>
          <w:p w14:paraId="7273E1B5" w14:textId="77777777" w:rsidR="00223854" w:rsidRDefault="00223854" w:rsidP="00223854">
            <w:pPr>
              <w:pStyle w:val="XML3"/>
            </w:pPr>
            <w:r>
              <w:lastRenderedPageBreak/>
              <w:t>&lt;xs:enumeration value="physical-input-port"/&gt;</w:t>
            </w:r>
          </w:p>
          <w:p w14:paraId="62A6D05E" w14:textId="77777777" w:rsidR="00223854" w:rsidRDefault="00223854" w:rsidP="00223854">
            <w:pPr>
              <w:pStyle w:val="XML3"/>
            </w:pPr>
            <w:r>
              <w:t>&lt;xs:enumeration value="metadata"/&gt;</w:t>
            </w:r>
          </w:p>
          <w:p w14:paraId="34948A7A" w14:textId="77777777" w:rsidR="00223854" w:rsidRDefault="00223854" w:rsidP="00223854">
            <w:pPr>
              <w:pStyle w:val="XML3"/>
            </w:pPr>
            <w:r>
              <w:t>&lt;xs:enumeration value="ethernet-dest"/&gt;</w:t>
            </w:r>
          </w:p>
          <w:p w14:paraId="41914C7A" w14:textId="77777777" w:rsidR="00223854" w:rsidRDefault="00223854" w:rsidP="00223854">
            <w:pPr>
              <w:pStyle w:val="XML3"/>
            </w:pPr>
            <w:r>
              <w:t>&lt;xs:enumeration value="ethernet-src"/&gt;</w:t>
            </w:r>
          </w:p>
          <w:p w14:paraId="7E2FBC35" w14:textId="77777777" w:rsidR="00223854" w:rsidRDefault="00223854" w:rsidP="00223854">
            <w:pPr>
              <w:pStyle w:val="XML3"/>
            </w:pPr>
            <w:r>
              <w:t>&lt;xs:enumeration value="ethernet-frame-type"/&gt;</w:t>
            </w:r>
          </w:p>
          <w:p w14:paraId="08543FEF" w14:textId="77777777" w:rsidR="00223854" w:rsidRDefault="00223854" w:rsidP="00223854">
            <w:pPr>
              <w:pStyle w:val="XML3"/>
            </w:pPr>
            <w:r>
              <w:t>&lt;xs:enumeration value="vlan-id"/&gt;</w:t>
            </w:r>
          </w:p>
          <w:p w14:paraId="23255EE9" w14:textId="77777777" w:rsidR="00223854" w:rsidRDefault="00223854" w:rsidP="00223854">
            <w:pPr>
              <w:pStyle w:val="XML3"/>
            </w:pPr>
            <w:r>
              <w:t>&lt;xs:enumeration value="vlan-priority"/&gt;</w:t>
            </w:r>
          </w:p>
          <w:p w14:paraId="6BB6D520" w14:textId="77777777" w:rsidR="00223854" w:rsidRDefault="00223854" w:rsidP="00223854">
            <w:pPr>
              <w:pStyle w:val="XML3"/>
            </w:pPr>
            <w:r>
              <w:t>&lt;xs:enumeration value="ip-dscp"/&gt;</w:t>
            </w:r>
          </w:p>
          <w:p w14:paraId="601B2D93" w14:textId="77777777" w:rsidR="00223854" w:rsidRDefault="00223854" w:rsidP="00223854">
            <w:pPr>
              <w:pStyle w:val="XML3"/>
            </w:pPr>
            <w:r>
              <w:t>&lt;xs:enumeration value="ip-ecn"/&gt;</w:t>
            </w:r>
          </w:p>
          <w:p w14:paraId="0DB05179" w14:textId="77777777" w:rsidR="00223854" w:rsidRDefault="00223854" w:rsidP="00223854">
            <w:pPr>
              <w:pStyle w:val="XML3"/>
            </w:pPr>
            <w:r>
              <w:t>&lt;xs:enumeration value="ip-protocol"/&gt;</w:t>
            </w:r>
          </w:p>
          <w:p w14:paraId="4032461B" w14:textId="77777777" w:rsidR="00223854" w:rsidRDefault="00223854" w:rsidP="00223854">
            <w:pPr>
              <w:pStyle w:val="XML3"/>
            </w:pPr>
            <w:r>
              <w:t>&lt;xs:enumeration value="ipv4-src"/&gt;</w:t>
            </w:r>
          </w:p>
          <w:p w14:paraId="63B847A8" w14:textId="77777777" w:rsidR="00223854" w:rsidRDefault="00223854" w:rsidP="00223854">
            <w:pPr>
              <w:pStyle w:val="XML3"/>
            </w:pPr>
            <w:r>
              <w:t>&lt;xs:enumeration value="ipv4-dest"/&gt;</w:t>
            </w:r>
          </w:p>
          <w:p w14:paraId="2FA1EDAC" w14:textId="77777777" w:rsidR="00223854" w:rsidRDefault="00223854" w:rsidP="00223854">
            <w:pPr>
              <w:pStyle w:val="XML3"/>
            </w:pPr>
            <w:r>
              <w:t>&lt;xs:enumeration value="tcp-src"/&gt;</w:t>
            </w:r>
          </w:p>
          <w:p w14:paraId="722799B3" w14:textId="77777777" w:rsidR="00223854" w:rsidRDefault="00223854" w:rsidP="00223854">
            <w:pPr>
              <w:pStyle w:val="XML3"/>
            </w:pPr>
            <w:r>
              <w:t>&lt;xs:enumeration value="tcp-dest"/&gt;</w:t>
            </w:r>
          </w:p>
          <w:p w14:paraId="74406D66" w14:textId="77777777" w:rsidR="00223854" w:rsidRDefault="00223854" w:rsidP="00223854">
            <w:pPr>
              <w:pStyle w:val="XML3"/>
            </w:pPr>
            <w:r>
              <w:t>&lt;xs:enumeration value="udp-src"/&gt;</w:t>
            </w:r>
          </w:p>
          <w:p w14:paraId="66B1C82E" w14:textId="77777777" w:rsidR="00223854" w:rsidRDefault="00223854" w:rsidP="00223854">
            <w:pPr>
              <w:pStyle w:val="XML3"/>
            </w:pPr>
            <w:r>
              <w:t>&lt;xs:enumeration value="udp-dest"/&gt;</w:t>
            </w:r>
          </w:p>
          <w:p w14:paraId="4D597CBA" w14:textId="77777777" w:rsidR="00223854" w:rsidRDefault="00223854" w:rsidP="00223854">
            <w:pPr>
              <w:pStyle w:val="XML3"/>
            </w:pPr>
            <w:r>
              <w:t>&lt;xs:enumeration value="sctp-src"/&gt;</w:t>
            </w:r>
          </w:p>
          <w:p w14:paraId="7D12DA9C" w14:textId="77777777" w:rsidR="00223854" w:rsidRDefault="00223854" w:rsidP="00223854">
            <w:pPr>
              <w:pStyle w:val="XML3"/>
            </w:pPr>
            <w:r>
              <w:t>&lt;xs:enumeration value="sctp-dest"/&gt;</w:t>
            </w:r>
          </w:p>
          <w:p w14:paraId="57599A37" w14:textId="77777777" w:rsidR="00223854" w:rsidRDefault="00223854" w:rsidP="00223854">
            <w:pPr>
              <w:pStyle w:val="XML3"/>
            </w:pPr>
            <w:r>
              <w:t>&lt;xs:enumeration value="icmpv4-type"/&gt;</w:t>
            </w:r>
          </w:p>
          <w:p w14:paraId="237E2073" w14:textId="77777777" w:rsidR="00223854" w:rsidRDefault="00223854" w:rsidP="00223854">
            <w:pPr>
              <w:pStyle w:val="XML3"/>
            </w:pPr>
            <w:r>
              <w:t>&lt;xs:enumeration value="icmpv4-code"/&gt;</w:t>
            </w:r>
          </w:p>
          <w:p w14:paraId="38AFA7E8" w14:textId="77777777" w:rsidR="00223854" w:rsidRDefault="00223854" w:rsidP="00223854">
            <w:pPr>
              <w:pStyle w:val="XML3"/>
            </w:pPr>
            <w:r>
              <w:t>&lt;xs:enumeration value="arp-op"/&gt;</w:t>
            </w:r>
          </w:p>
          <w:p w14:paraId="45C937BD" w14:textId="77777777" w:rsidR="00223854" w:rsidRDefault="00223854" w:rsidP="00223854">
            <w:pPr>
              <w:pStyle w:val="XML3"/>
            </w:pPr>
            <w:r>
              <w:t>&lt;xs:enumeration value="arp-src-ip-address"/&gt;</w:t>
            </w:r>
          </w:p>
          <w:p w14:paraId="536C19F0" w14:textId="77777777" w:rsidR="00223854" w:rsidRDefault="00223854" w:rsidP="00223854">
            <w:pPr>
              <w:pStyle w:val="XML3"/>
            </w:pPr>
            <w:r>
              <w:t>&lt;xs:enumeration value="arp-target-ip-address"/&gt;</w:t>
            </w:r>
          </w:p>
          <w:p w14:paraId="752BE294" w14:textId="77777777" w:rsidR="00223854" w:rsidRDefault="00223854" w:rsidP="00223854">
            <w:pPr>
              <w:pStyle w:val="XML3"/>
            </w:pPr>
            <w:r>
              <w:t>&lt;xs:enumeration value="arp-src-hardware-address"/&gt;</w:t>
            </w:r>
          </w:p>
          <w:p w14:paraId="2FA0322A" w14:textId="77777777" w:rsidR="00223854" w:rsidRDefault="00223854" w:rsidP="00223854">
            <w:pPr>
              <w:pStyle w:val="XML3"/>
            </w:pPr>
            <w:r>
              <w:t>&lt;xs:enumeration value="arp-target-hardware-address"/&gt;</w:t>
            </w:r>
          </w:p>
          <w:p w14:paraId="2FB14C67" w14:textId="77777777" w:rsidR="00223854" w:rsidRDefault="00223854" w:rsidP="00223854">
            <w:pPr>
              <w:pStyle w:val="XML3"/>
            </w:pPr>
            <w:r>
              <w:t>&lt;xs:enumeration value="ipv6-src"/&gt;</w:t>
            </w:r>
          </w:p>
          <w:p w14:paraId="3FCCC869" w14:textId="77777777" w:rsidR="00223854" w:rsidRDefault="00223854" w:rsidP="00223854">
            <w:pPr>
              <w:pStyle w:val="XML3"/>
            </w:pPr>
            <w:r>
              <w:t>&lt;xs:enumeration value="ipv6-dest"/&gt;</w:t>
            </w:r>
          </w:p>
          <w:p w14:paraId="2E313871" w14:textId="77777777" w:rsidR="00223854" w:rsidRDefault="00223854" w:rsidP="00223854">
            <w:pPr>
              <w:pStyle w:val="XML3"/>
            </w:pPr>
            <w:r>
              <w:t>&lt;xs:enumeration value="ipv6-flow-label"/&gt;</w:t>
            </w:r>
          </w:p>
          <w:p w14:paraId="314F07CA" w14:textId="77777777" w:rsidR="00223854" w:rsidRDefault="00223854" w:rsidP="00223854">
            <w:pPr>
              <w:pStyle w:val="XML3"/>
            </w:pPr>
            <w:r>
              <w:t>&lt;xs:enumeration value="icmpv6-type"/&gt;</w:t>
            </w:r>
          </w:p>
          <w:p w14:paraId="3FEAA7D3" w14:textId="77777777" w:rsidR="00223854" w:rsidRDefault="00223854" w:rsidP="00223854">
            <w:pPr>
              <w:pStyle w:val="XML3"/>
            </w:pPr>
            <w:r>
              <w:t>&lt;xs:enumeration value="icmpv6-code"/&gt;</w:t>
            </w:r>
          </w:p>
          <w:p w14:paraId="28352285" w14:textId="77777777" w:rsidR="00223854" w:rsidRDefault="00223854" w:rsidP="00223854">
            <w:pPr>
              <w:pStyle w:val="XML3"/>
            </w:pPr>
            <w:r>
              <w:t>&lt;xs:enumeration value="ipv6-nd-target"/&gt;</w:t>
            </w:r>
          </w:p>
          <w:p w14:paraId="197A0C21" w14:textId="77777777" w:rsidR="00223854" w:rsidRDefault="00223854" w:rsidP="00223854">
            <w:pPr>
              <w:pStyle w:val="XML3"/>
            </w:pPr>
            <w:r>
              <w:t>&lt;xs:enumeration value="ipv6-nd-source-link-layer"/&gt;</w:t>
            </w:r>
          </w:p>
          <w:p w14:paraId="7A301039" w14:textId="77777777" w:rsidR="00223854" w:rsidRDefault="00223854" w:rsidP="00223854">
            <w:pPr>
              <w:pStyle w:val="XML3"/>
            </w:pPr>
            <w:r>
              <w:t>&lt;xs:enumeration value="ipv6-nd-target-link-layer"/&gt;</w:t>
            </w:r>
          </w:p>
          <w:p w14:paraId="20EB4A6D" w14:textId="77777777" w:rsidR="00223854" w:rsidRDefault="00223854" w:rsidP="00223854">
            <w:pPr>
              <w:pStyle w:val="XML3"/>
            </w:pPr>
            <w:r>
              <w:t>&lt;xs:enumeration value="mpls-label"/&gt;</w:t>
            </w:r>
          </w:p>
          <w:p w14:paraId="7D930AD7" w14:textId="77777777" w:rsidR="00223854" w:rsidRDefault="00223854" w:rsidP="00223854">
            <w:pPr>
              <w:pStyle w:val="XML3"/>
            </w:pPr>
            <w:r>
              <w:t>&lt;xs:enumeration value="mpls-tc"/&gt;</w:t>
            </w:r>
          </w:p>
          <w:p w14:paraId="0D13D2BE" w14:textId="77777777" w:rsidR="00223854" w:rsidRDefault="00223854" w:rsidP="00223854">
            <w:pPr>
              <w:pStyle w:val="XML2"/>
            </w:pPr>
            <w:r>
              <w:t>&lt;/xs:restriction&gt;</w:t>
            </w:r>
          </w:p>
          <w:p w14:paraId="6BF03516" w14:textId="4C88876F" w:rsidR="00223854" w:rsidRDefault="00223854" w:rsidP="00223854">
            <w:pPr>
              <w:pStyle w:val="XML2"/>
            </w:pPr>
            <w:r>
              <w:t>&lt;/xs:simpleType&gt;</w:t>
            </w:r>
          </w:p>
          <w:p w14:paraId="2CC080F2" w14:textId="77777777" w:rsidR="00223854" w:rsidRPr="009F1B7D" w:rsidRDefault="00223854" w:rsidP="00223854">
            <w:pPr>
              <w:pStyle w:val="XML2"/>
            </w:pPr>
          </w:p>
          <w:p w14:paraId="6D692ADE" w14:textId="77777777" w:rsidR="00C31DBC" w:rsidRPr="009F1B7D" w:rsidRDefault="00C31DBC" w:rsidP="00011096">
            <w:pPr>
              <w:pStyle w:val="XML1"/>
            </w:pPr>
            <w:r w:rsidRPr="009F1B7D">
              <w:t>&lt;/xs:schema&gt;</w:t>
            </w:r>
          </w:p>
          <w:p w14:paraId="769E89FF" w14:textId="77777777" w:rsidR="00C31DBC" w:rsidRPr="009F1B7D" w:rsidRDefault="00C31DBC" w:rsidP="00011096">
            <w:pPr>
              <w:pStyle w:val="XML1"/>
            </w:pPr>
          </w:p>
        </w:tc>
      </w:tr>
    </w:tbl>
    <w:p w14:paraId="78119F63" w14:textId="77777777" w:rsidR="00F71F36" w:rsidRPr="009F1B7D" w:rsidRDefault="00F71F36" w:rsidP="007D61A9">
      <w:pPr>
        <w:pStyle w:val="Appx"/>
      </w:pPr>
      <w:bookmarkStart w:id="189" w:name="_Toc315954032"/>
      <w:bookmarkStart w:id="190" w:name="_Toc316542542"/>
      <w:bookmarkStart w:id="191" w:name="_Toc320556758"/>
      <w:r w:rsidRPr="007E6BF6">
        <w:lastRenderedPageBreak/>
        <w:t>YANG</w:t>
      </w:r>
      <w:r w:rsidRPr="00DB42FD">
        <w:t xml:space="preserve"> Specification</w:t>
      </w:r>
      <w:bookmarkEnd w:id="189"/>
      <w:bookmarkEnd w:id="190"/>
      <w:bookmarkEnd w:id="191"/>
    </w:p>
    <w:tbl>
      <w:tblPr>
        <w:tblStyle w:val="TableGrid"/>
        <w:tblW w:w="0" w:type="auto"/>
        <w:tblInd w:w="378" w:type="dxa"/>
        <w:shd w:val="clear" w:color="auto" w:fill="C8FCCD"/>
        <w:tblLook w:val="04A0" w:firstRow="1" w:lastRow="0" w:firstColumn="1" w:lastColumn="0" w:noHBand="0" w:noVBand="1"/>
      </w:tblPr>
      <w:tblGrid>
        <w:gridCol w:w="8820"/>
      </w:tblGrid>
      <w:tr w:rsidR="00F71F36" w:rsidRPr="009F1B7D" w14:paraId="0E78A36D" w14:textId="77777777" w:rsidTr="00920140">
        <w:tc>
          <w:tcPr>
            <w:tcW w:w="8820" w:type="dxa"/>
            <w:shd w:val="clear" w:color="auto" w:fill="C8FCCD"/>
          </w:tcPr>
          <w:p w14:paraId="571CA022" w14:textId="7F7FC2C1" w:rsidR="00F71F36" w:rsidRPr="003C232C" w:rsidRDefault="00F71F36" w:rsidP="00011096">
            <w:pPr>
              <w:pStyle w:val="XML1"/>
              <w:rPr>
                <w:lang w:val="de-DE"/>
              </w:rPr>
            </w:pPr>
            <w:r w:rsidRPr="003C232C">
              <w:rPr>
                <w:lang w:val="de-DE"/>
              </w:rPr>
              <w:t>module onf-config1</w:t>
            </w:r>
            <w:r w:rsidR="00FE7DC9" w:rsidRPr="003C232C">
              <w:rPr>
                <w:lang w:val="de-DE"/>
              </w:rPr>
              <w:t>.1</w:t>
            </w:r>
            <w:r w:rsidRPr="003C232C">
              <w:rPr>
                <w:lang w:val="de-DE"/>
              </w:rPr>
              <w:t xml:space="preserve"> {</w:t>
            </w:r>
          </w:p>
          <w:p w14:paraId="00382C45" w14:textId="635F5BE6" w:rsidR="00F71F36" w:rsidRPr="00C17419" w:rsidRDefault="00F71F36" w:rsidP="00011096">
            <w:pPr>
              <w:pStyle w:val="XML2"/>
            </w:pPr>
            <w:r w:rsidRPr="009227FA">
              <w:t>namespace "urn:onf:of1</w:t>
            </w:r>
            <w:r w:rsidR="00131B1F">
              <w:t>1</w:t>
            </w:r>
            <w:r w:rsidRPr="009227FA">
              <w:t>:config:yang";</w:t>
            </w:r>
          </w:p>
          <w:p w14:paraId="06070679" w14:textId="5C557513" w:rsidR="00F71F36" w:rsidRPr="00FF0D35" w:rsidRDefault="00F71F36" w:rsidP="00011096">
            <w:pPr>
              <w:pStyle w:val="XML2"/>
            </w:pPr>
            <w:r w:rsidRPr="00FF0D35">
              <w:t>prefix of1</w:t>
            </w:r>
            <w:r w:rsidR="00131B1F">
              <w:t>1</w:t>
            </w:r>
            <w:r w:rsidRPr="00FF0D35">
              <w:t>-config;</w:t>
            </w:r>
          </w:p>
          <w:p w14:paraId="568FF44C" w14:textId="77777777" w:rsidR="00F71F36" w:rsidRPr="003C232C" w:rsidRDefault="00F71F36" w:rsidP="00011096">
            <w:pPr>
              <w:pStyle w:val="XML20"/>
              <w:rPr>
                <w:rFonts w:eastAsia="Times New Roman"/>
              </w:rPr>
            </w:pPr>
          </w:p>
          <w:p w14:paraId="357A81A9" w14:textId="77777777" w:rsidR="00131B1F" w:rsidRDefault="00131B1F" w:rsidP="00011096">
            <w:pPr>
              <w:pStyle w:val="XML2"/>
            </w:pPr>
            <w:r w:rsidRPr="00131B1F">
              <w:t>import ietf-yang-types { prefix yang; }</w:t>
            </w:r>
          </w:p>
          <w:p w14:paraId="6B9BF37D" w14:textId="37CCEFEF" w:rsidR="00F71F36" w:rsidRPr="009227FA" w:rsidRDefault="00F71F36" w:rsidP="00011096">
            <w:pPr>
              <w:pStyle w:val="XML2"/>
            </w:pPr>
            <w:r w:rsidRPr="009227FA">
              <w:t>import ietf-inet-types { prefix inet; }</w:t>
            </w:r>
          </w:p>
          <w:p w14:paraId="58D90156" w14:textId="77777777" w:rsidR="00F71F36" w:rsidRPr="003C232C" w:rsidRDefault="00F71F36" w:rsidP="00011096">
            <w:pPr>
              <w:pStyle w:val="XML20"/>
              <w:rPr>
                <w:rFonts w:eastAsia="Times New Roman"/>
              </w:rPr>
            </w:pPr>
          </w:p>
          <w:p w14:paraId="1815350F" w14:textId="77777777" w:rsidR="00F71F36" w:rsidRPr="009227FA" w:rsidRDefault="00F71F36" w:rsidP="00011096">
            <w:pPr>
              <w:pStyle w:val="XML2"/>
            </w:pPr>
            <w:r w:rsidRPr="009227FA">
              <w:t>organization</w:t>
            </w:r>
          </w:p>
          <w:p w14:paraId="00A13ABF" w14:textId="77777777" w:rsidR="00F71F36" w:rsidRPr="009227FA" w:rsidRDefault="00F71F36" w:rsidP="00011096">
            <w:pPr>
              <w:pStyle w:val="XML3"/>
            </w:pPr>
            <w:r w:rsidRPr="009227FA">
              <w:t>"ONF Config Management Group";</w:t>
            </w:r>
          </w:p>
          <w:p w14:paraId="44577100" w14:textId="77777777" w:rsidR="00F71F36" w:rsidRPr="009227FA" w:rsidRDefault="00F71F36" w:rsidP="00011096">
            <w:pPr>
              <w:pStyle w:val="XML1"/>
            </w:pPr>
          </w:p>
          <w:p w14:paraId="6996EF01" w14:textId="77777777" w:rsidR="00F71F36" w:rsidRPr="009227FA" w:rsidRDefault="00F71F36" w:rsidP="00011096">
            <w:pPr>
              <w:pStyle w:val="XML2"/>
            </w:pPr>
            <w:r w:rsidRPr="009227FA">
              <w:t>contact</w:t>
            </w:r>
          </w:p>
          <w:p w14:paraId="5E5BF525" w14:textId="77777777" w:rsidR="00F71F36" w:rsidRPr="009227FA" w:rsidRDefault="00F71F36" w:rsidP="00011096">
            <w:pPr>
              <w:pStyle w:val="XML3"/>
            </w:pPr>
            <w:r w:rsidRPr="009227FA">
              <w:lastRenderedPageBreak/>
              <w:t>"tbd";</w:t>
            </w:r>
          </w:p>
          <w:p w14:paraId="08D868FB" w14:textId="77777777" w:rsidR="00F71F36" w:rsidRPr="009227FA" w:rsidRDefault="00F71F36" w:rsidP="00011096">
            <w:pPr>
              <w:pStyle w:val="XML1"/>
            </w:pPr>
          </w:p>
          <w:p w14:paraId="7140252B" w14:textId="77777777" w:rsidR="00F71F36" w:rsidRPr="009227FA" w:rsidRDefault="00F71F36" w:rsidP="00011096">
            <w:pPr>
              <w:pStyle w:val="XML2"/>
            </w:pPr>
            <w:r w:rsidRPr="009227FA">
              <w:t>description</w:t>
            </w:r>
          </w:p>
          <w:p w14:paraId="44DEE778" w14:textId="77777777" w:rsidR="00F71F36" w:rsidRPr="009227FA" w:rsidRDefault="00F71F36" w:rsidP="00011096">
            <w:pPr>
              <w:pStyle w:val="XML3"/>
            </w:pPr>
            <w:r w:rsidRPr="009227FA">
              <w:t>"tbd";</w:t>
            </w:r>
          </w:p>
          <w:p w14:paraId="3662C262" w14:textId="77777777" w:rsidR="00F71F36" w:rsidRPr="009227FA" w:rsidRDefault="00F71F36" w:rsidP="00011096">
            <w:pPr>
              <w:pStyle w:val="XML1"/>
            </w:pPr>
          </w:p>
          <w:p w14:paraId="05C7F0A3" w14:textId="77777777" w:rsidR="00F71F36" w:rsidRPr="009227FA" w:rsidRDefault="00F71F36" w:rsidP="00011096">
            <w:pPr>
              <w:pStyle w:val="XML2"/>
            </w:pPr>
            <w:r w:rsidRPr="009227FA">
              <w:t>revision 2011-12-07 {</w:t>
            </w:r>
          </w:p>
          <w:p w14:paraId="6267582E" w14:textId="77777777" w:rsidR="00F71F36" w:rsidRPr="009227FA" w:rsidRDefault="00F71F36" w:rsidP="00011096">
            <w:pPr>
              <w:pStyle w:val="XML3"/>
            </w:pPr>
            <w:r w:rsidRPr="009227FA">
              <w:t>description "First Version";</w:t>
            </w:r>
          </w:p>
          <w:p w14:paraId="31AEDB0B" w14:textId="77777777" w:rsidR="00F71F36" w:rsidRPr="009227FA" w:rsidRDefault="00F71F36" w:rsidP="00011096">
            <w:pPr>
              <w:pStyle w:val="XML1"/>
            </w:pPr>
          </w:p>
          <w:p w14:paraId="1C15F1EA" w14:textId="77777777" w:rsidR="00F71F36" w:rsidRPr="009227FA" w:rsidRDefault="00F71F36" w:rsidP="00011096">
            <w:pPr>
              <w:pStyle w:val="XML3"/>
            </w:pPr>
            <w:r w:rsidRPr="009227FA">
              <w:t>reference "tbd";</w:t>
            </w:r>
          </w:p>
          <w:p w14:paraId="10EE6B56" w14:textId="77777777" w:rsidR="00F71F36" w:rsidRPr="009227FA" w:rsidRDefault="00F71F36" w:rsidP="00011096">
            <w:pPr>
              <w:pStyle w:val="XML2"/>
            </w:pPr>
            <w:r w:rsidRPr="009227FA">
              <w:t>}</w:t>
            </w:r>
          </w:p>
          <w:p w14:paraId="2598871A" w14:textId="77777777" w:rsidR="00F71F36" w:rsidRPr="003C232C" w:rsidRDefault="00F71F36" w:rsidP="00011096">
            <w:pPr>
              <w:pStyle w:val="XML20"/>
              <w:rPr>
                <w:rFonts w:eastAsia="Times New Roman"/>
              </w:rPr>
            </w:pPr>
          </w:p>
          <w:p w14:paraId="6783C783" w14:textId="77777777" w:rsidR="00F71F36" w:rsidRPr="009227FA" w:rsidRDefault="00F71F36" w:rsidP="00011096">
            <w:pPr>
              <w:pStyle w:val="XML2"/>
            </w:pPr>
            <w:r w:rsidRPr="009227FA">
              <w:t>/*****************************************************************</w:t>
            </w:r>
          </w:p>
          <w:p w14:paraId="4589C8FA" w14:textId="77777777" w:rsidR="00F71F36" w:rsidRPr="009227FA" w:rsidRDefault="00F71F36" w:rsidP="00011096">
            <w:pPr>
              <w:pStyle w:val="XML2"/>
            </w:pPr>
            <w:r w:rsidRPr="009227FA">
              <w:t>* Features</w:t>
            </w:r>
          </w:p>
          <w:p w14:paraId="51EFF73C" w14:textId="77777777" w:rsidR="00F71F36" w:rsidRPr="009227FA" w:rsidRDefault="00F71F36" w:rsidP="00011096">
            <w:pPr>
              <w:pStyle w:val="XML2"/>
            </w:pPr>
            <w:r w:rsidRPr="009227FA">
              <w:t>*****************************************************************/</w:t>
            </w:r>
          </w:p>
          <w:p w14:paraId="7DEC9F85" w14:textId="77777777" w:rsidR="00F71F36" w:rsidRPr="009227FA" w:rsidRDefault="00F71F36" w:rsidP="00011096">
            <w:pPr>
              <w:pStyle w:val="XML2"/>
            </w:pPr>
          </w:p>
          <w:p w14:paraId="79B0B2A4" w14:textId="77777777" w:rsidR="00F71F36" w:rsidRPr="009227FA" w:rsidRDefault="00F71F36" w:rsidP="00011096">
            <w:pPr>
              <w:pStyle w:val="XML2"/>
            </w:pPr>
            <w:r w:rsidRPr="009227FA">
              <w:t>/*****************************************************************</w:t>
            </w:r>
          </w:p>
          <w:p w14:paraId="0AC22B34" w14:textId="77777777" w:rsidR="00F71F36" w:rsidRPr="009227FA" w:rsidRDefault="00F71F36" w:rsidP="00011096">
            <w:pPr>
              <w:pStyle w:val="XML2"/>
            </w:pPr>
            <w:r w:rsidRPr="009227FA">
              <w:t>* Type definitions</w:t>
            </w:r>
          </w:p>
          <w:p w14:paraId="5600137A" w14:textId="77777777" w:rsidR="00F71F36" w:rsidRPr="009227FA" w:rsidRDefault="00F71F36" w:rsidP="00011096">
            <w:pPr>
              <w:pStyle w:val="XML2"/>
            </w:pPr>
            <w:r w:rsidRPr="009227FA">
              <w:t>*****************************************************************/</w:t>
            </w:r>
          </w:p>
          <w:p w14:paraId="5BF801E4" w14:textId="77777777" w:rsidR="00F71F36" w:rsidRPr="009227FA" w:rsidRDefault="00F71F36" w:rsidP="00011096">
            <w:pPr>
              <w:pStyle w:val="XML2"/>
            </w:pPr>
            <w:r w:rsidRPr="009227FA">
              <w:t>typedef openflow-version {</w:t>
            </w:r>
          </w:p>
          <w:p w14:paraId="546D681C" w14:textId="77777777" w:rsidR="00F71F36" w:rsidRPr="003C232C" w:rsidRDefault="00F71F36" w:rsidP="00011096">
            <w:pPr>
              <w:pStyle w:val="XML3"/>
              <w:rPr>
                <w:lang w:val="de-DE"/>
              </w:rPr>
            </w:pPr>
            <w:r w:rsidRPr="003C232C">
              <w:rPr>
                <w:lang w:val="de-DE"/>
              </w:rPr>
              <w:t>type enumeration {</w:t>
            </w:r>
          </w:p>
          <w:p w14:paraId="043FE3AD" w14:textId="77777777" w:rsidR="00F71F36" w:rsidRPr="003C232C" w:rsidRDefault="00F71F36" w:rsidP="00011096">
            <w:pPr>
              <w:pStyle w:val="XML4"/>
              <w:rPr>
                <w:lang w:val="de-DE"/>
              </w:rPr>
            </w:pPr>
            <w:r w:rsidRPr="003C232C">
              <w:rPr>
                <w:lang w:val="de-DE"/>
              </w:rPr>
              <w:t>enum "1.0";</w:t>
            </w:r>
          </w:p>
          <w:p w14:paraId="220E0DBC" w14:textId="77777777" w:rsidR="00F71F36" w:rsidRPr="003C232C" w:rsidRDefault="00F71F36" w:rsidP="00011096">
            <w:pPr>
              <w:pStyle w:val="XML4"/>
              <w:rPr>
                <w:lang w:val="de-DE"/>
              </w:rPr>
            </w:pPr>
            <w:r w:rsidRPr="003C232C">
              <w:rPr>
                <w:lang w:val="de-DE"/>
              </w:rPr>
              <w:t>enum "1.1";</w:t>
            </w:r>
          </w:p>
          <w:p w14:paraId="1031AD62" w14:textId="77777777" w:rsidR="00F71F36" w:rsidRPr="003C232C" w:rsidRDefault="00F71F36" w:rsidP="00011096">
            <w:pPr>
              <w:pStyle w:val="XML4"/>
              <w:rPr>
                <w:lang w:val="de-DE"/>
              </w:rPr>
            </w:pPr>
            <w:r w:rsidRPr="003C232C">
              <w:rPr>
                <w:lang w:val="de-DE"/>
              </w:rPr>
              <w:t>enum "1.2";</w:t>
            </w:r>
          </w:p>
          <w:p w14:paraId="5CD53209" w14:textId="77777777" w:rsidR="00F71F36" w:rsidRPr="009227FA" w:rsidRDefault="00F71F36" w:rsidP="00011096">
            <w:pPr>
              <w:pStyle w:val="XML3"/>
            </w:pPr>
            <w:r w:rsidRPr="009227FA">
              <w:t>}</w:t>
            </w:r>
          </w:p>
          <w:p w14:paraId="79ED6E44" w14:textId="77777777" w:rsidR="00F71F36" w:rsidRPr="003C232C" w:rsidRDefault="00F71F36" w:rsidP="00011096">
            <w:pPr>
              <w:pStyle w:val="XMLIndent2"/>
              <w:rPr>
                <w:rFonts w:eastAsia="Times New Roman"/>
              </w:rPr>
            </w:pPr>
            <w:r w:rsidRPr="009227FA">
              <w:rPr>
                <w:rFonts w:eastAsia="Times New Roman"/>
              </w:rPr>
              <w:t xml:space="preserve">description "This enumeration contains the all OpenFlow </w:t>
            </w:r>
          </w:p>
          <w:p w14:paraId="24AC0F3B" w14:textId="77777777" w:rsidR="00F71F36" w:rsidRPr="009227FA" w:rsidRDefault="00F71F36" w:rsidP="00011096">
            <w:pPr>
              <w:pStyle w:val="XML4"/>
            </w:pPr>
            <w:proofErr w:type="gramStart"/>
            <w:r w:rsidRPr="009227FA">
              <w:t>versions</w:t>
            </w:r>
            <w:proofErr w:type="gramEnd"/>
            <w:r w:rsidRPr="009227FA">
              <w:t xml:space="preserve"> released so far.";</w:t>
            </w:r>
          </w:p>
          <w:p w14:paraId="77D10CE4" w14:textId="77777777" w:rsidR="00F71F36" w:rsidRPr="009227FA" w:rsidRDefault="00F71F36" w:rsidP="00011096">
            <w:pPr>
              <w:pStyle w:val="XML2"/>
            </w:pPr>
            <w:r w:rsidRPr="009227FA">
              <w:t>}</w:t>
            </w:r>
          </w:p>
          <w:p w14:paraId="29E88B74" w14:textId="77777777" w:rsidR="00F71F36" w:rsidRPr="009227FA" w:rsidRDefault="00F71F36" w:rsidP="00011096">
            <w:pPr>
              <w:pStyle w:val="XML1"/>
            </w:pPr>
          </w:p>
          <w:p w14:paraId="593AA819" w14:textId="77777777" w:rsidR="00F71F36" w:rsidRPr="009227FA" w:rsidRDefault="00F71F36" w:rsidP="00011096">
            <w:pPr>
              <w:pStyle w:val="XML2"/>
            </w:pPr>
            <w:r w:rsidRPr="009227FA">
              <w:t>typedef datapath-id-type {</w:t>
            </w:r>
          </w:p>
          <w:p w14:paraId="3A4FA172" w14:textId="77777777" w:rsidR="00F71F36" w:rsidRPr="009227FA" w:rsidRDefault="00F71F36" w:rsidP="00011096">
            <w:pPr>
              <w:pStyle w:val="XML3"/>
            </w:pPr>
            <w:r w:rsidRPr="009227FA">
              <w:t>type string {</w:t>
            </w:r>
          </w:p>
          <w:p w14:paraId="1BF16E81" w14:textId="77777777" w:rsidR="00F71F36" w:rsidRPr="009227FA" w:rsidRDefault="00F71F36" w:rsidP="00011096">
            <w:pPr>
              <w:pStyle w:val="XML4"/>
            </w:pPr>
            <w:r w:rsidRPr="009227FA">
              <w:t>pattern</w:t>
            </w:r>
          </w:p>
          <w:p w14:paraId="18290768" w14:textId="77777777" w:rsidR="00F71F36" w:rsidRPr="009227FA" w:rsidRDefault="00F71F36" w:rsidP="00011096">
            <w:pPr>
              <w:pStyle w:val="XML5"/>
            </w:pPr>
            <w:r w:rsidRPr="009227FA">
              <w:t>'[0-9a-fA-F]{2}(:[0-9a-fA-F]{2}){7}';</w:t>
            </w:r>
          </w:p>
          <w:p w14:paraId="790DF1A0" w14:textId="77777777" w:rsidR="00F71F36" w:rsidRPr="009227FA" w:rsidRDefault="00F71F36" w:rsidP="00011096">
            <w:pPr>
              <w:pStyle w:val="XML3"/>
            </w:pPr>
            <w:r w:rsidRPr="009227FA">
              <w:t>}</w:t>
            </w:r>
          </w:p>
          <w:p w14:paraId="26FB86F4" w14:textId="77777777" w:rsidR="00F71F36" w:rsidRPr="009227FA" w:rsidRDefault="00F71F36" w:rsidP="00011096">
            <w:pPr>
              <w:pStyle w:val="XML3"/>
            </w:pPr>
            <w:r w:rsidRPr="009227FA">
              <w:t>description "The datapath-id type represents an OpenFlow</w:t>
            </w:r>
          </w:p>
          <w:p w14:paraId="1A7513FD" w14:textId="77777777" w:rsidR="00F71F36" w:rsidRPr="009227FA" w:rsidRDefault="00F71F36" w:rsidP="00011096">
            <w:pPr>
              <w:pStyle w:val="XML4"/>
            </w:pPr>
            <w:proofErr w:type="gramStart"/>
            <w:r w:rsidRPr="009227FA">
              <w:t>datapath</w:t>
            </w:r>
            <w:proofErr w:type="gramEnd"/>
            <w:r w:rsidRPr="009227FA">
              <w:t xml:space="preserve"> identifier.";</w:t>
            </w:r>
          </w:p>
          <w:p w14:paraId="188C801E" w14:textId="77777777" w:rsidR="00F71F36" w:rsidRPr="009227FA" w:rsidRDefault="00F71F36" w:rsidP="00011096">
            <w:pPr>
              <w:pStyle w:val="XML2"/>
            </w:pPr>
            <w:r w:rsidRPr="009227FA">
              <w:t>}</w:t>
            </w:r>
          </w:p>
          <w:p w14:paraId="611BC302" w14:textId="77777777" w:rsidR="00F71F36" w:rsidRPr="009227FA" w:rsidRDefault="00F71F36" w:rsidP="00011096">
            <w:pPr>
              <w:pStyle w:val="XML1"/>
            </w:pPr>
          </w:p>
          <w:p w14:paraId="011501D7" w14:textId="77777777" w:rsidR="00F71F36" w:rsidRPr="009227FA" w:rsidRDefault="00F71F36" w:rsidP="00011096">
            <w:pPr>
              <w:pStyle w:val="XML2"/>
            </w:pPr>
            <w:r w:rsidRPr="009227FA">
              <w:t>typedef tenth-of-a-percent {</w:t>
            </w:r>
          </w:p>
          <w:p w14:paraId="1DF44DFA" w14:textId="77777777" w:rsidR="00F71F36" w:rsidRPr="009227FA" w:rsidRDefault="00F71F36" w:rsidP="00011096">
            <w:pPr>
              <w:pStyle w:val="XML4"/>
            </w:pPr>
            <w:r w:rsidRPr="009227FA">
              <w:t>type uint16 {</w:t>
            </w:r>
          </w:p>
          <w:p w14:paraId="4060447E" w14:textId="77777777" w:rsidR="00F71F36" w:rsidRPr="009227FA" w:rsidRDefault="00F71F36" w:rsidP="00011096">
            <w:pPr>
              <w:pStyle w:val="XML5"/>
            </w:pPr>
            <w:r w:rsidRPr="009227FA">
              <w:t>range "0..1000";</w:t>
            </w:r>
          </w:p>
          <w:p w14:paraId="48305E7E" w14:textId="77777777" w:rsidR="00F71F36" w:rsidRPr="009227FA" w:rsidRDefault="00F71F36" w:rsidP="00011096">
            <w:pPr>
              <w:pStyle w:val="XML4"/>
            </w:pPr>
            <w:r w:rsidRPr="009227FA">
              <w:t>}</w:t>
            </w:r>
          </w:p>
          <w:p w14:paraId="02A5D94D" w14:textId="77777777" w:rsidR="00F71F36" w:rsidRPr="009227FA" w:rsidRDefault="00F71F36" w:rsidP="00011096">
            <w:pPr>
              <w:pStyle w:val="XML4"/>
            </w:pPr>
            <w:r w:rsidRPr="009227FA">
              <w:t>units "1/10 of a percent";</w:t>
            </w:r>
          </w:p>
          <w:p w14:paraId="2F8E0410" w14:textId="77777777" w:rsidR="00F71F36" w:rsidRPr="009227FA" w:rsidRDefault="00F71F36" w:rsidP="00011096">
            <w:pPr>
              <w:pStyle w:val="XML4"/>
            </w:pPr>
            <w:proofErr w:type="gramStart"/>
            <w:r w:rsidRPr="009227FA">
              <w:t>description</w:t>
            </w:r>
            <w:proofErr w:type="gramEnd"/>
            <w:r w:rsidRPr="009227FA">
              <w:t xml:space="preserve"> "This type defines a value in tenth of a percent.";</w:t>
            </w:r>
          </w:p>
          <w:p w14:paraId="763EB047" w14:textId="77777777" w:rsidR="00F71F36" w:rsidRPr="009227FA" w:rsidRDefault="00F71F36" w:rsidP="00011096">
            <w:pPr>
              <w:pStyle w:val="XML2"/>
            </w:pPr>
            <w:r w:rsidRPr="009227FA">
              <w:t>}</w:t>
            </w:r>
          </w:p>
          <w:p w14:paraId="5DFD9C29" w14:textId="77777777" w:rsidR="00F71F36" w:rsidRPr="009227FA" w:rsidRDefault="00F71F36" w:rsidP="00011096">
            <w:pPr>
              <w:pStyle w:val="XML1"/>
            </w:pPr>
          </w:p>
          <w:p w14:paraId="655CC136" w14:textId="77777777" w:rsidR="00F71F36" w:rsidRPr="009227FA" w:rsidRDefault="00F71F36" w:rsidP="00011096">
            <w:pPr>
              <w:pStyle w:val="XML2"/>
            </w:pPr>
            <w:r w:rsidRPr="009227FA">
              <w:t>typedef up-down-state-type {</w:t>
            </w:r>
          </w:p>
          <w:p w14:paraId="326D192C" w14:textId="77777777" w:rsidR="00F71F36" w:rsidRPr="009227FA" w:rsidRDefault="00F71F36" w:rsidP="00011096">
            <w:pPr>
              <w:pStyle w:val="XML3"/>
            </w:pPr>
            <w:r w:rsidRPr="009227FA">
              <w:t>type enumeration {</w:t>
            </w:r>
          </w:p>
          <w:p w14:paraId="1E6B7DAF" w14:textId="77777777" w:rsidR="00F71F36" w:rsidRPr="009227FA" w:rsidRDefault="00F71F36" w:rsidP="00011096">
            <w:pPr>
              <w:pStyle w:val="XML4"/>
            </w:pPr>
            <w:r w:rsidRPr="009227FA">
              <w:t>enum up;</w:t>
            </w:r>
          </w:p>
          <w:p w14:paraId="1CC16E1B" w14:textId="77777777" w:rsidR="00F71F36" w:rsidRPr="009227FA" w:rsidRDefault="00F71F36" w:rsidP="00011096">
            <w:pPr>
              <w:pStyle w:val="XML4"/>
            </w:pPr>
            <w:r w:rsidRPr="009227FA">
              <w:t>enum down;</w:t>
            </w:r>
          </w:p>
          <w:p w14:paraId="43A9B8E2" w14:textId="77777777" w:rsidR="00F71F36" w:rsidRPr="009227FA" w:rsidRDefault="00F71F36" w:rsidP="00011096">
            <w:pPr>
              <w:pStyle w:val="XML3"/>
            </w:pPr>
            <w:r w:rsidRPr="009227FA">
              <w:t>}</w:t>
            </w:r>
          </w:p>
          <w:p w14:paraId="61267CFB" w14:textId="77777777" w:rsidR="00F71F36" w:rsidRPr="009227FA" w:rsidRDefault="00F71F36" w:rsidP="00011096">
            <w:pPr>
              <w:pStyle w:val="XML3"/>
            </w:pPr>
            <w:proofErr w:type="gramStart"/>
            <w:r w:rsidRPr="009227FA">
              <w:t>description</w:t>
            </w:r>
            <w:proofErr w:type="gramEnd"/>
            <w:r w:rsidRPr="009227FA">
              <w:t xml:space="preserve"> "Type to specify state information for a port or a connection.";</w:t>
            </w:r>
          </w:p>
          <w:p w14:paraId="1C95A2F2" w14:textId="77777777" w:rsidR="00F71F36" w:rsidRPr="009227FA" w:rsidRDefault="00F71F36" w:rsidP="00011096">
            <w:pPr>
              <w:pStyle w:val="XML2"/>
            </w:pPr>
            <w:r w:rsidRPr="009227FA">
              <w:t>}</w:t>
            </w:r>
          </w:p>
          <w:p w14:paraId="3398D7C3" w14:textId="77777777" w:rsidR="00F71F36" w:rsidRPr="009227FA" w:rsidRDefault="00F71F36" w:rsidP="00011096">
            <w:pPr>
              <w:pStyle w:val="XML1"/>
            </w:pPr>
          </w:p>
          <w:p w14:paraId="099A1003" w14:textId="77777777" w:rsidR="00F71F36" w:rsidRPr="009227FA" w:rsidRDefault="00F71F36" w:rsidP="00011096">
            <w:pPr>
              <w:pStyle w:val="XML2"/>
            </w:pPr>
            <w:r w:rsidRPr="009227FA">
              <w:t>typedef rate-type {</w:t>
            </w:r>
          </w:p>
          <w:p w14:paraId="7664F118" w14:textId="77777777" w:rsidR="00F71F36" w:rsidRPr="009227FA" w:rsidRDefault="00F71F36" w:rsidP="00011096">
            <w:pPr>
              <w:pStyle w:val="XML3"/>
            </w:pPr>
            <w:r w:rsidRPr="009227FA">
              <w:lastRenderedPageBreak/>
              <w:t>type enumeration {</w:t>
            </w:r>
          </w:p>
          <w:p w14:paraId="198213CB" w14:textId="77777777" w:rsidR="00F71F36" w:rsidRPr="003C232C" w:rsidRDefault="00F71F36" w:rsidP="00011096">
            <w:pPr>
              <w:pStyle w:val="XML4"/>
              <w:rPr>
                <w:lang w:val="de-DE"/>
              </w:rPr>
            </w:pPr>
            <w:r w:rsidRPr="003C232C">
              <w:rPr>
                <w:lang w:val="de-DE"/>
              </w:rPr>
              <w:t>enum 10Mb-HD;</w:t>
            </w:r>
          </w:p>
          <w:p w14:paraId="2E3DFFC8" w14:textId="77777777" w:rsidR="00F71F36" w:rsidRPr="003C232C" w:rsidRDefault="00F71F36" w:rsidP="00011096">
            <w:pPr>
              <w:pStyle w:val="XML4"/>
              <w:rPr>
                <w:lang w:val="de-DE"/>
              </w:rPr>
            </w:pPr>
            <w:r w:rsidRPr="003C232C">
              <w:rPr>
                <w:lang w:val="de-DE"/>
              </w:rPr>
              <w:t>enum 10Mb-FD;</w:t>
            </w:r>
          </w:p>
          <w:p w14:paraId="1B8A5581" w14:textId="77777777" w:rsidR="00F71F36" w:rsidRPr="003C232C" w:rsidRDefault="00F71F36" w:rsidP="00011096">
            <w:pPr>
              <w:pStyle w:val="XML4"/>
              <w:rPr>
                <w:lang w:val="de-DE"/>
              </w:rPr>
            </w:pPr>
            <w:r w:rsidRPr="003C232C">
              <w:rPr>
                <w:lang w:val="de-DE"/>
              </w:rPr>
              <w:t>enum 100Mb-HD;</w:t>
            </w:r>
          </w:p>
          <w:p w14:paraId="24FEF208" w14:textId="77777777" w:rsidR="00F71F36" w:rsidRPr="003C232C" w:rsidRDefault="00F71F36" w:rsidP="00011096">
            <w:pPr>
              <w:pStyle w:val="XML4"/>
              <w:rPr>
                <w:lang w:val="de-DE"/>
              </w:rPr>
            </w:pPr>
            <w:r w:rsidRPr="003C232C">
              <w:rPr>
                <w:lang w:val="de-DE"/>
              </w:rPr>
              <w:t>enum 100Mb-FD;</w:t>
            </w:r>
          </w:p>
          <w:p w14:paraId="6397F146" w14:textId="77777777" w:rsidR="00F71F36" w:rsidRPr="003C232C" w:rsidRDefault="00F71F36" w:rsidP="00011096">
            <w:pPr>
              <w:pStyle w:val="XML4"/>
              <w:rPr>
                <w:lang w:val="de-DE"/>
              </w:rPr>
            </w:pPr>
            <w:r w:rsidRPr="003C232C">
              <w:rPr>
                <w:lang w:val="de-DE"/>
              </w:rPr>
              <w:t>enum 1Gb-HD;</w:t>
            </w:r>
          </w:p>
          <w:p w14:paraId="570FF880" w14:textId="77777777" w:rsidR="00F71F36" w:rsidRPr="003C232C" w:rsidRDefault="00F71F36" w:rsidP="00011096">
            <w:pPr>
              <w:pStyle w:val="XML4"/>
              <w:rPr>
                <w:lang w:val="de-DE"/>
              </w:rPr>
            </w:pPr>
            <w:r w:rsidRPr="003C232C">
              <w:rPr>
                <w:lang w:val="de-DE"/>
              </w:rPr>
              <w:t>enum 1Gb-FD;</w:t>
            </w:r>
          </w:p>
          <w:p w14:paraId="1ABD19D3" w14:textId="77777777" w:rsidR="00F71F36" w:rsidRPr="003C232C" w:rsidRDefault="00F71F36" w:rsidP="00011096">
            <w:pPr>
              <w:pStyle w:val="XML4"/>
              <w:rPr>
                <w:lang w:val="de-DE"/>
              </w:rPr>
            </w:pPr>
            <w:r w:rsidRPr="003C232C">
              <w:rPr>
                <w:lang w:val="de-DE"/>
              </w:rPr>
              <w:t>enum 10Gb;</w:t>
            </w:r>
          </w:p>
          <w:p w14:paraId="63946687" w14:textId="77777777" w:rsidR="00F71F36" w:rsidRPr="003C232C" w:rsidRDefault="00F71F36" w:rsidP="00011096">
            <w:pPr>
              <w:pStyle w:val="XML4"/>
              <w:rPr>
                <w:lang w:val="de-DE"/>
              </w:rPr>
            </w:pPr>
            <w:r w:rsidRPr="003C232C">
              <w:rPr>
                <w:lang w:val="de-DE"/>
              </w:rPr>
              <w:t>enum 40Gb;</w:t>
            </w:r>
          </w:p>
          <w:p w14:paraId="4F2E2FB2" w14:textId="77777777" w:rsidR="00F71F36" w:rsidRPr="003C232C" w:rsidRDefault="00F71F36" w:rsidP="00011096">
            <w:pPr>
              <w:pStyle w:val="XML4"/>
              <w:rPr>
                <w:lang w:val="de-DE"/>
              </w:rPr>
            </w:pPr>
            <w:r w:rsidRPr="003C232C">
              <w:rPr>
                <w:lang w:val="de-DE"/>
              </w:rPr>
              <w:t>enum 100Gb;</w:t>
            </w:r>
          </w:p>
          <w:p w14:paraId="39E893A9" w14:textId="77777777" w:rsidR="00F71F36" w:rsidRPr="009227FA" w:rsidRDefault="00F71F36" w:rsidP="00011096">
            <w:pPr>
              <w:pStyle w:val="XML4"/>
            </w:pPr>
            <w:r w:rsidRPr="009227FA">
              <w:t>enum 1Tb;</w:t>
            </w:r>
          </w:p>
          <w:p w14:paraId="2A7585A0" w14:textId="77777777" w:rsidR="00F71F36" w:rsidRPr="00F542D1" w:rsidRDefault="00F71F36" w:rsidP="00011096">
            <w:pPr>
              <w:pStyle w:val="XML4"/>
            </w:pPr>
            <w:r w:rsidRPr="00C17419">
              <w:t>enum other;</w:t>
            </w:r>
          </w:p>
          <w:p w14:paraId="79940CAF" w14:textId="77777777" w:rsidR="00F71F36" w:rsidRPr="00FF0D35" w:rsidRDefault="00F71F36" w:rsidP="00011096">
            <w:pPr>
              <w:pStyle w:val="XML3"/>
            </w:pPr>
            <w:r w:rsidRPr="00FF0D35">
              <w:t>}</w:t>
            </w:r>
          </w:p>
          <w:p w14:paraId="3FB7934E" w14:textId="77777777" w:rsidR="00F71F36" w:rsidRPr="00F845EC" w:rsidRDefault="00F71F36" w:rsidP="00011096">
            <w:pPr>
              <w:pStyle w:val="XML3"/>
            </w:pPr>
            <w:proofErr w:type="gramStart"/>
            <w:r w:rsidRPr="00FF0D35">
              <w:t>description</w:t>
            </w:r>
            <w:proofErr w:type="gramEnd"/>
            <w:r w:rsidRPr="00FF0D35">
              <w:t xml:space="preserve"> "Type to specify the rate of a port including the duplex transmission feature. Possible rates are 10Mb, 100Mb, 1Gb, 10Gb, 40Gb, 100Gb, 1Tb or other. Rates of 10Mb, 100Mb and 1Gb can support half or full duplex transmission.</w:t>
            </w:r>
            <w:proofErr w:type="gramStart"/>
            <w:r w:rsidRPr="00FF0D35">
              <w:t>";</w:t>
            </w:r>
            <w:proofErr w:type="gramEnd"/>
          </w:p>
          <w:p w14:paraId="009AE963" w14:textId="77777777" w:rsidR="00F71F36" w:rsidRPr="009227FA" w:rsidRDefault="00F71F36" w:rsidP="00011096">
            <w:pPr>
              <w:pStyle w:val="XML2"/>
            </w:pPr>
            <w:r w:rsidRPr="009227FA">
              <w:t>}</w:t>
            </w:r>
          </w:p>
          <w:p w14:paraId="47081318" w14:textId="77777777" w:rsidR="00DE3AAB" w:rsidRPr="009227FA" w:rsidRDefault="00DE3AAB" w:rsidP="00011096">
            <w:pPr>
              <w:pStyle w:val="XML2"/>
            </w:pPr>
          </w:p>
          <w:p w14:paraId="736DB41F" w14:textId="77777777" w:rsidR="00DE3AAB" w:rsidRPr="009227FA" w:rsidRDefault="00DE3AAB" w:rsidP="002E655C">
            <w:pPr>
              <w:pStyle w:val="XML2"/>
            </w:pPr>
            <w:r w:rsidRPr="009227FA">
              <w:t>typedef action-type {</w:t>
            </w:r>
          </w:p>
          <w:p w14:paraId="38AA11B1" w14:textId="21CDD1E1" w:rsidR="00DE3AAB" w:rsidRPr="009227FA" w:rsidRDefault="00DE3AAB" w:rsidP="002E655C">
            <w:pPr>
              <w:pStyle w:val="XML3"/>
            </w:pPr>
            <w:r w:rsidRPr="009227FA">
              <w:t>type enumeration {</w:t>
            </w:r>
          </w:p>
          <w:p w14:paraId="6F7592AF" w14:textId="0D417ED4" w:rsidR="00DE3AAB" w:rsidRPr="009227FA" w:rsidRDefault="00DE3AAB" w:rsidP="007D61A9">
            <w:pPr>
              <w:pStyle w:val="XML4"/>
            </w:pPr>
            <w:r w:rsidRPr="009227FA">
              <w:t>enum output;</w:t>
            </w:r>
          </w:p>
          <w:p w14:paraId="0C89262F" w14:textId="51D1695D" w:rsidR="00DE3AAB" w:rsidRPr="009227FA" w:rsidRDefault="00DE3AAB" w:rsidP="007D61A9">
            <w:pPr>
              <w:pStyle w:val="XML4"/>
            </w:pPr>
            <w:r w:rsidRPr="009227FA">
              <w:t>enum acopy-ttl-out;</w:t>
            </w:r>
          </w:p>
          <w:p w14:paraId="048A8E0D" w14:textId="39064665" w:rsidR="00DE3AAB" w:rsidRPr="009227FA" w:rsidRDefault="00DE3AAB" w:rsidP="007D61A9">
            <w:pPr>
              <w:pStyle w:val="XML4"/>
            </w:pPr>
            <w:r w:rsidRPr="009227FA">
              <w:t>enum copy-ttl-in;</w:t>
            </w:r>
          </w:p>
          <w:p w14:paraId="52784C4F" w14:textId="1BDF9131" w:rsidR="00DE3AAB" w:rsidRPr="009227FA" w:rsidRDefault="00DE3AAB" w:rsidP="007D61A9">
            <w:pPr>
              <w:pStyle w:val="XML4"/>
            </w:pPr>
            <w:r w:rsidRPr="009227FA">
              <w:t>enum set-mpls-ttl;</w:t>
            </w:r>
          </w:p>
          <w:p w14:paraId="6C144664" w14:textId="788497A7" w:rsidR="00DE3AAB" w:rsidRPr="009227FA" w:rsidRDefault="00DE3AAB" w:rsidP="007D61A9">
            <w:pPr>
              <w:pStyle w:val="XML4"/>
            </w:pPr>
            <w:r w:rsidRPr="009227FA">
              <w:t>enum dec-mpls-ttl;</w:t>
            </w:r>
          </w:p>
          <w:p w14:paraId="60DD6668" w14:textId="265FE912" w:rsidR="00DE3AAB" w:rsidRPr="009227FA" w:rsidRDefault="00DE3AAB" w:rsidP="007D61A9">
            <w:pPr>
              <w:pStyle w:val="XML4"/>
            </w:pPr>
            <w:r w:rsidRPr="009227FA">
              <w:t>enum push-vlan;</w:t>
            </w:r>
          </w:p>
          <w:p w14:paraId="28AE9C31" w14:textId="204C45D1" w:rsidR="00DE3AAB" w:rsidRPr="009227FA" w:rsidRDefault="00DE3AAB" w:rsidP="007D61A9">
            <w:pPr>
              <w:pStyle w:val="XML4"/>
            </w:pPr>
            <w:r w:rsidRPr="009227FA">
              <w:t>enum pop-vlan;</w:t>
            </w:r>
          </w:p>
          <w:p w14:paraId="4DAAD9AB" w14:textId="76651257" w:rsidR="00DE3AAB" w:rsidRPr="009227FA" w:rsidRDefault="00DE3AAB" w:rsidP="007D61A9">
            <w:pPr>
              <w:pStyle w:val="XML4"/>
            </w:pPr>
            <w:r w:rsidRPr="009227FA">
              <w:t>enum push-mpls;</w:t>
            </w:r>
          </w:p>
          <w:p w14:paraId="2E6D551B" w14:textId="77878A8C" w:rsidR="00DE3AAB" w:rsidRPr="009227FA" w:rsidRDefault="00DE3AAB" w:rsidP="007D61A9">
            <w:pPr>
              <w:pStyle w:val="XML4"/>
            </w:pPr>
            <w:r w:rsidRPr="009227FA">
              <w:t>enum pop-mpls;</w:t>
            </w:r>
          </w:p>
          <w:p w14:paraId="3366BA6F" w14:textId="161F224F" w:rsidR="00DE3AAB" w:rsidRPr="009227FA" w:rsidRDefault="00DE3AAB" w:rsidP="007D61A9">
            <w:pPr>
              <w:pStyle w:val="XML4"/>
            </w:pPr>
            <w:r w:rsidRPr="009227FA">
              <w:t>enum set-queue;</w:t>
            </w:r>
          </w:p>
          <w:p w14:paraId="070B150F" w14:textId="4DECA2D6" w:rsidR="00DE3AAB" w:rsidRPr="009227FA" w:rsidRDefault="00DE3AAB" w:rsidP="007D61A9">
            <w:pPr>
              <w:pStyle w:val="XML4"/>
            </w:pPr>
            <w:r w:rsidRPr="009227FA">
              <w:t>enum group;</w:t>
            </w:r>
          </w:p>
          <w:p w14:paraId="4F33A708" w14:textId="7112E594" w:rsidR="00DE3AAB" w:rsidRPr="009227FA" w:rsidRDefault="00DE3AAB" w:rsidP="007D61A9">
            <w:pPr>
              <w:pStyle w:val="XML4"/>
            </w:pPr>
            <w:r w:rsidRPr="009227FA">
              <w:t>enum set-nw-ttl;</w:t>
            </w:r>
          </w:p>
          <w:p w14:paraId="0B9BBBCC" w14:textId="37906CE2" w:rsidR="00DE3AAB" w:rsidRPr="009227FA" w:rsidRDefault="00DE3AAB" w:rsidP="007D61A9">
            <w:pPr>
              <w:pStyle w:val="XML4"/>
            </w:pPr>
            <w:r w:rsidRPr="009227FA">
              <w:t>enum dec-nw-ttl;</w:t>
            </w:r>
          </w:p>
          <w:p w14:paraId="70802513" w14:textId="227E2803" w:rsidR="00DE3AAB" w:rsidRPr="009227FA" w:rsidRDefault="00DE3AAB" w:rsidP="007D61A9">
            <w:pPr>
              <w:pStyle w:val="XML4"/>
            </w:pPr>
            <w:r w:rsidRPr="009227FA">
              <w:t>enum set-field;</w:t>
            </w:r>
          </w:p>
          <w:p w14:paraId="7F1B2AEE" w14:textId="3F707E2A" w:rsidR="00DE3AAB" w:rsidRPr="009227FA" w:rsidRDefault="00DE3AAB" w:rsidP="004165BB">
            <w:pPr>
              <w:pStyle w:val="XML3"/>
            </w:pPr>
            <w:r w:rsidRPr="009227FA">
              <w:t>}</w:t>
            </w:r>
          </w:p>
          <w:p w14:paraId="363D5AF8" w14:textId="77777777" w:rsidR="00131B1F" w:rsidRPr="009227FA" w:rsidRDefault="00131B1F" w:rsidP="00131B1F">
            <w:pPr>
              <w:pStyle w:val="XML3"/>
            </w:pPr>
            <w:proofErr w:type="gramStart"/>
            <w:r w:rsidRPr="009227FA">
              <w:t>description</w:t>
            </w:r>
            <w:proofErr w:type="gramEnd"/>
            <w:r w:rsidRPr="009227FA">
              <w:t xml:space="preserve"> "The types of actions defined in OpenFlow Switch Specification version 1.2.";</w:t>
            </w:r>
          </w:p>
          <w:p w14:paraId="504AF55B" w14:textId="77777777" w:rsidR="00DE3AAB" w:rsidRPr="009227FA" w:rsidRDefault="00DE3AAB" w:rsidP="004165BB">
            <w:pPr>
              <w:pStyle w:val="XML2"/>
            </w:pPr>
            <w:r w:rsidRPr="009227FA">
              <w:t>}</w:t>
            </w:r>
          </w:p>
          <w:p w14:paraId="66B37880" w14:textId="77777777" w:rsidR="00DE3AAB" w:rsidRPr="009227FA" w:rsidRDefault="00DE3AAB" w:rsidP="00DE3AAB">
            <w:pPr>
              <w:pStyle w:val="XML1"/>
            </w:pPr>
          </w:p>
          <w:p w14:paraId="0E22BB8B" w14:textId="77777777" w:rsidR="00DE3AAB" w:rsidRPr="009227FA" w:rsidRDefault="00DE3AAB" w:rsidP="002E655C">
            <w:pPr>
              <w:pStyle w:val="XML2"/>
            </w:pPr>
            <w:r w:rsidRPr="009227FA">
              <w:t>typedef instruction-type {</w:t>
            </w:r>
          </w:p>
          <w:p w14:paraId="13090EE8" w14:textId="75A912FA" w:rsidR="00DE3AAB" w:rsidRPr="009227FA" w:rsidRDefault="00DE3AAB" w:rsidP="002E655C">
            <w:pPr>
              <w:pStyle w:val="XML3"/>
            </w:pPr>
            <w:r w:rsidRPr="009227FA">
              <w:t>type enumeration {</w:t>
            </w:r>
          </w:p>
          <w:p w14:paraId="5D8D99AB" w14:textId="7B607CF0" w:rsidR="00DE3AAB" w:rsidRPr="009227FA" w:rsidRDefault="00DE3AAB" w:rsidP="002E655C">
            <w:pPr>
              <w:pStyle w:val="XML4"/>
            </w:pPr>
            <w:r w:rsidRPr="009227FA">
              <w:t>enum apply-actions;</w:t>
            </w:r>
          </w:p>
          <w:p w14:paraId="1C4D2897" w14:textId="722B5D33" w:rsidR="00DE3AAB" w:rsidRPr="009227FA" w:rsidRDefault="00DE3AAB" w:rsidP="002E655C">
            <w:pPr>
              <w:pStyle w:val="XML4"/>
            </w:pPr>
            <w:r w:rsidRPr="009227FA">
              <w:t>enum clear-actions;</w:t>
            </w:r>
          </w:p>
          <w:p w14:paraId="571AD8CF" w14:textId="3A3F8848" w:rsidR="00DE3AAB" w:rsidRPr="009227FA" w:rsidRDefault="00DE3AAB" w:rsidP="002E655C">
            <w:pPr>
              <w:pStyle w:val="XML4"/>
            </w:pPr>
            <w:r w:rsidRPr="009227FA">
              <w:t>enum write-actions;</w:t>
            </w:r>
          </w:p>
          <w:p w14:paraId="3BFC60A1" w14:textId="02FBD88F" w:rsidR="00DE3AAB" w:rsidRPr="009227FA" w:rsidRDefault="00DE3AAB" w:rsidP="002E655C">
            <w:pPr>
              <w:pStyle w:val="XML4"/>
            </w:pPr>
            <w:r w:rsidRPr="009227FA">
              <w:t>enum write-metadata;</w:t>
            </w:r>
          </w:p>
          <w:p w14:paraId="5C13DBC0" w14:textId="118552D9" w:rsidR="00DE3AAB" w:rsidRPr="009227FA" w:rsidRDefault="00DE3AAB" w:rsidP="002E655C">
            <w:pPr>
              <w:pStyle w:val="XML4"/>
            </w:pPr>
            <w:r w:rsidRPr="009227FA">
              <w:t>enum goto-table;</w:t>
            </w:r>
          </w:p>
          <w:p w14:paraId="00E237BC" w14:textId="7829293C" w:rsidR="00DE3AAB" w:rsidRPr="009227FA" w:rsidRDefault="00DE3AAB" w:rsidP="004165BB">
            <w:pPr>
              <w:pStyle w:val="XML3"/>
            </w:pPr>
            <w:r w:rsidRPr="009227FA">
              <w:t>}</w:t>
            </w:r>
          </w:p>
          <w:p w14:paraId="2B1217E4" w14:textId="77777777" w:rsidR="00131B1F" w:rsidRPr="009227FA" w:rsidRDefault="00131B1F" w:rsidP="00131B1F">
            <w:pPr>
              <w:pStyle w:val="XML3"/>
            </w:pPr>
            <w:proofErr w:type="gramStart"/>
            <w:r w:rsidRPr="009227FA">
              <w:t>description</w:t>
            </w:r>
            <w:proofErr w:type="gramEnd"/>
            <w:r w:rsidRPr="009227FA">
              <w:t xml:space="preserve"> "The types of instructions defined in OpenFlow Switch Specification version 1.2.";</w:t>
            </w:r>
          </w:p>
          <w:p w14:paraId="0180D8C1" w14:textId="77777777" w:rsidR="00DE3AAB" w:rsidRPr="009227FA" w:rsidRDefault="00DE3AAB" w:rsidP="004165BB">
            <w:pPr>
              <w:pStyle w:val="XML2"/>
            </w:pPr>
            <w:r w:rsidRPr="009227FA">
              <w:t>}</w:t>
            </w:r>
          </w:p>
          <w:p w14:paraId="51F82A78" w14:textId="77777777" w:rsidR="00F71F36" w:rsidRPr="003C232C" w:rsidRDefault="00F71F36" w:rsidP="00011096">
            <w:pPr>
              <w:pStyle w:val="XML20"/>
              <w:rPr>
                <w:rFonts w:eastAsia="Times New Roman"/>
              </w:rPr>
            </w:pPr>
          </w:p>
          <w:p w14:paraId="5229F975" w14:textId="35474F85" w:rsidR="00B725E5" w:rsidRPr="009227FA" w:rsidRDefault="00B725E5" w:rsidP="002E655C">
            <w:pPr>
              <w:pStyle w:val="XML2"/>
            </w:pPr>
            <w:r w:rsidRPr="009227FA">
              <w:t>typedef match-</w:t>
            </w:r>
            <w:r w:rsidR="002F46B6">
              <w:t>field-</w:t>
            </w:r>
            <w:r w:rsidRPr="009227FA">
              <w:t>type {</w:t>
            </w:r>
          </w:p>
          <w:p w14:paraId="0414EB8E" w14:textId="2779BE51" w:rsidR="00B725E5" w:rsidRPr="009227FA" w:rsidRDefault="00B725E5" w:rsidP="002E655C">
            <w:pPr>
              <w:pStyle w:val="XML3"/>
            </w:pPr>
            <w:r w:rsidRPr="009227FA">
              <w:t>type enumeration {</w:t>
            </w:r>
          </w:p>
          <w:p w14:paraId="319D5CE9" w14:textId="1864BF9C" w:rsidR="00B725E5" w:rsidRPr="009227FA" w:rsidRDefault="00B725E5" w:rsidP="002E655C">
            <w:pPr>
              <w:pStyle w:val="XML4"/>
            </w:pPr>
            <w:r w:rsidRPr="009227FA">
              <w:t>enum input-port;</w:t>
            </w:r>
          </w:p>
          <w:p w14:paraId="7D022491" w14:textId="6C178C20" w:rsidR="00B725E5" w:rsidRPr="009227FA" w:rsidRDefault="00B725E5" w:rsidP="002E655C">
            <w:pPr>
              <w:pStyle w:val="XML4"/>
            </w:pPr>
            <w:r w:rsidRPr="009227FA">
              <w:t>enum physical-input-port;</w:t>
            </w:r>
          </w:p>
          <w:p w14:paraId="5641CB48" w14:textId="5E679A44" w:rsidR="00B725E5" w:rsidRPr="009227FA" w:rsidRDefault="00B725E5" w:rsidP="002E655C">
            <w:pPr>
              <w:pStyle w:val="XML4"/>
            </w:pPr>
            <w:r w:rsidRPr="009227FA">
              <w:lastRenderedPageBreak/>
              <w:t>enum metadata;</w:t>
            </w:r>
          </w:p>
          <w:p w14:paraId="352065B2" w14:textId="4795F93F" w:rsidR="00B725E5" w:rsidRPr="009227FA" w:rsidRDefault="00B725E5" w:rsidP="002E655C">
            <w:pPr>
              <w:pStyle w:val="XML4"/>
            </w:pPr>
            <w:r w:rsidRPr="009227FA">
              <w:t>enum ethernet-dest;</w:t>
            </w:r>
          </w:p>
          <w:p w14:paraId="36EA1DA7" w14:textId="5F87B7DB" w:rsidR="00B725E5" w:rsidRPr="009227FA" w:rsidRDefault="00B725E5" w:rsidP="002E655C">
            <w:pPr>
              <w:pStyle w:val="XML4"/>
            </w:pPr>
            <w:r w:rsidRPr="009227FA">
              <w:t>enum ethernet-src;</w:t>
            </w:r>
          </w:p>
          <w:p w14:paraId="4E806E27" w14:textId="74A541D2" w:rsidR="00B725E5" w:rsidRPr="009227FA" w:rsidRDefault="00B725E5" w:rsidP="002E655C">
            <w:pPr>
              <w:pStyle w:val="XML4"/>
            </w:pPr>
            <w:r w:rsidRPr="009227FA">
              <w:t>enum ethernet-frame-type;</w:t>
            </w:r>
          </w:p>
          <w:p w14:paraId="300EA9E2" w14:textId="02DAF966" w:rsidR="00B725E5" w:rsidRPr="009227FA" w:rsidRDefault="00B725E5" w:rsidP="002E655C">
            <w:pPr>
              <w:pStyle w:val="XML4"/>
            </w:pPr>
            <w:r w:rsidRPr="009227FA">
              <w:t>enum vlan-id;</w:t>
            </w:r>
          </w:p>
          <w:p w14:paraId="3D98032A" w14:textId="259E64F2" w:rsidR="00B725E5" w:rsidRPr="009227FA" w:rsidRDefault="00B725E5" w:rsidP="002E655C">
            <w:pPr>
              <w:pStyle w:val="XML4"/>
            </w:pPr>
            <w:r w:rsidRPr="009227FA">
              <w:t>enum vlan-priority;</w:t>
            </w:r>
          </w:p>
          <w:p w14:paraId="0BBE47B7" w14:textId="489355CF" w:rsidR="00B725E5" w:rsidRPr="009227FA" w:rsidRDefault="00B725E5" w:rsidP="002E655C">
            <w:pPr>
              <w:pStyle w:val="XML4"/>
            </w:pPr>
            <w:r w:rsidRPr="009227FA">
              <w:t>enum ip-dscp;</w:t>
            </w:r>
          </w:p>
          <w:p w14:paraId="1DD1E8B6" w14:textId="574FB207" w:rsidR="00B725E5" w:rsidRPr="009227FA" w:rsidRDefault="00B725E5" w:rsidP="002E655C">
            <w:pPr>
              <w:pStyle w:val="XML4"/>
            </w:pPr>
            <w:r w:rsidRPr="009227FA">
              <w:t>enum ip-ecn;</w:t>
            </w:r>
          </w:p>
          <w:p w14:paraId="18D94E8F" w14:textId="276D897E" w:rsidR="00B725E5" w:rsidRPr="009227FA" w:rsidRDefault="00B725E5" w:rsidP="002E655C">
            <w:pPr>
              <w:pStyle w:val="XML4"/>
            </w:pPr>
            <w:r w:rsidRPr="009227FA">
              <w:t>enum ip-protocol;</w:t>
            </w:r>
          </w:p>
          <w:p w14:paraId="63A77F84" w14:textId="30405D2C" w:rsidR="00B725E5" w:rsidRPr="009227FA" w:rsidRDefault="00B725E5" w:rsidP="002E655C">
            <w:pPr>
              <w:pStyle w:val="XML4"/>
            </w:pPr>
            <w:r w:rsidRPr="009227FA">
              <w:t>enum ipv4-src;</w:t>
            </w:r>
          </w:p>
          <w:p w14:paraId="2BD3D44E" w14:textId="304335E1" w:rsidR="00B725E5" w:rsidRPr="009227FA" w:rsidRDefault="00B725E5" w:rsidP="002E655C">
            <w:pPr>
              <w:pStyle w:val="XML4"/>
            </w:pPr>
            <w:r w:rsidRPr="009227FA">
              <w:t>enum ipv4-dest;</w:t>
            </w:r>
          </w:p>
          <w:p w14:paraId="788476A5" w14:textId="1D76CADD" w:rsidR="00B725E5" w:rsidRPr="009227FA" w:rsidRDefault="00B725E5" w:rsidP="002E655C">
            <w:pPr>
              <w:pStyle w:val="XML4"/>
            </w:pPr>
            <w:r w:rsidRPr="009227FA">
              <w:t>enum tcp-src;</w:t>
            </w:r>
          </w:p>
          <w:p w14:paraId="0CC88EA2" w14:textId="715136C1" w:rsidR="00B725E5" w:rsidRPr="009227FA" w:rsidRDefault="00B725E5" w:rsidP="002E655C">
            <w:pPr>
              <w:pStyle w:val="XML4"/>
            </w:pPr>
            <w:r w:rsidRPr="009227FA">
              <w:t>enum tcp-dest;</w:t>
            </w:r>
          </w:p>
          <w:p w14:paraId="0514858B" w14:textId="53AE8C56" w:rsidR="00B725E5" w:rsidRPr="009227FA" w:rsidRDefault="00B725E5" w:rsidP="002E655C">
            <w:pPr>
              <w:pStyle w:val="XML4"/>
            </w:pPr>
            <w:r w:rsidRPr="009227FA">
              <w:t>enum udp-src;</w:t>
            </w:r>
          </w:p>
          <w:p w14:paraId="7F53CACF" w14:textId="6A4AB3C1" w:rsidR="00B725E5" w:rsidRPr="009227FA" w:rsidRDefault="00B725E5" w:rsidP="002E655C">
            <w:pPr>
              <w:pStyle w:val="XML4"/>
            </w:pPr>
            <w:r w:rsidRPr="009227FA">
              <w:t>enum udp-dest;</w:t>
            </w:r>
          </w:p>
          <w:p w14:paraId="4C985292" w14:textId="4EDEDE43" w:rsidR="00B725E5" w:rsidRPr="003C232C" w:rsidRDefault="00B725E5" w:rsidP="002E655C">
            <w:pPr>
              <w:pStyle w:val="XML4"/>
              <w:rPr>
                <w:lang w:val="de-DE"/>
              </w:rPr>
            </w:pPr>
            <w:r w:rsidRPr="003C232C">
              <w:rPr>
                <w:lang w:val="de-DE"/>
              </w:rPr>
              <w:t>enum sctp-src;</w:t>
            </w:r>
          </w:p>
          <w:p w14:paraId="0AA4901F" w14:textId="57018070" w:rsidR="00B725E5" w:rsidRPr="003C232C" w:rsidRDefault="00B725E5" w:rsidP="002E655C">
            <w:pPr>
              <w:pStyle w:val="XML4"/>
              <w:rPr>
                <w:lang w:val="de-DE"/>
              </w:rPr>
            </w:pPr>
            <w:r w:rsidRPr="003C232C">
              <w:rPr>
                <w:lang w:val="de-DE"/>
              </w:rPr>
              <w:t>enum sctp-dest;</w:t>
            </w:r>
          </w:p>
          <w:p w14:paraId="6639AA02" w14:textId="6FA92931" w:rsidR="00B725E5" w:rsidRPr="003C232C" w:rsidRDefault="00B725E5" w:rsidP="002E655C">
            <w:pPr>
              <w:pStyle w:val="XML4"/>
              <w:rPr>
                <w:lang w:val="de-DE"/>
              </w:rPr>
            </w:pPr>
            <w:r w:rsidRPr="003C232C">
              <w:rPr>
                <w:lang w:val="de-DE"/>
              </w:rPr>
              <w:t>enum icmpv4-type;</w:t>
            </w:r>
          </w:p>
          <w:p w14:paraId="4D3C0A22" w14:textId="479E3B34" w:rsidR="00B725E5" w:rsidRPr="003C232C" w:rsidRDefault="00B725E5" w:rsidP="002E655C">
            <w:pPr>
              <w:pStyle w:val="XML4"/>
              <w:rPr>
                <w:lang w:val="de-DE"/>
              </w:rPr>
            </w:pPr>
            <w:r w:rsidRPr="003C232C">
              <w:rPr>
                <w:lang w:val="de-DE"/>
              </w:rPr>
              <w:t>enum icmpv4-code;</w:t>
            </w:r>
          </w:p>
          <w:p w14:paraId="135D9A6A" w14:textId="1C522437" w:rsidR="00B725E5" w:rsidRPr="003C232C" w:rsidRDefault="00B725E5" w:rsidP="002E655C">
            <w:pPr>
              <w:pStyle w:val="XML4"/>
              <w:rPr>
                <w:lang w:val="de-DE"/>
              </w:rPr>
            </w:pPr>
            <w:r w:rsidRPr="003C232C">
              <w:rPr>
                <w:lang w:val="de-DE"/>
              </w:rPr>
              <w:t>enum arp-op;</w:t>
            </w:r>
          </w:p>
          <w:p w14:paraId="08F982BE" w14:textId="16442228" w:rsidR="00B725E5" w:rsidRPr="009227FA" w:rsidRDefault="00B725E5" w:rsidP="002E655C">
            <w:pPr>
              <w:pStyle w:val="XML4"/>
            </w:pPr>
            <w:r w:rsidRPr="009227FA">
              <w:t>enum arp-src-ip-address;</w:t>
            </w:r>
          </w:p>
          <w:p w14:paraId="67196945" w14:textId="4EDF19A5" w:rsidR="00B725E5" w:rsidRPr="00F542D1" w:rsidRDefault="00B725E5" w:rsidP="002E655C">
            <w:pPr>
              <w:pStyle w:val="XML4"/>
            </w:pPr>
            <w:r w:rsidRPr="00C17419">
              <w:t>enum arp-target-ip-address;</w:t>
            </w:r>
          </w:p>
          <w:p w14:paraId="54E86963" w14:textId="5FE7A2DC" w:rsidR="00B725E5" w:rsidRPr="00FF0D35" w:rsidRDefault="00B725E5" w:rsidP="002E655C">
            <w:pPr>
              <w:pStyle w:val="XML4"/>
            </w:pPr>
            <w:r w:rsidRPr="00FF0D35">
              <w:t>enum arp-src-hardware-address;</w:t>
            </w:r>
          </w:p>
          <w:p w14:paraId="731FD553" w14:textId="545FBC8B" w:rsidR="00B725E5" w:rsidRPr="00F845EC" w:rsidRDefault="00B725E5" w:rsidP="002E655C">
            <w:pPr>
              <w:pStyle w:val="XML4"/>
            </w:pPr>
            <w:r w:rsidRPr="00FF0D35">
              <w:t>enum arp-target-hardware-address;</w:t>
            </w:r>
          </w:p>
          <w:p w14:paraId="2747D39B" w14:textId="77D10C8A" w:rsidR="00B725E5" w:rsidRPr="003C232C" w:rsidRDefault="00B725E5" w:rsidP="002E655C">
            <w:pPr>
              <w:pStyle w:val="XML4"/>
              <w:rPr>
                <w:lang w:val="de-DE"/>
              </w:rPr>
            </w:pPr>
            <w:r w:rsidRPr="003C232C">
              <w:rPr>
                <w:lang w:val="de-DE"/>
              </w:rPr>
              <w:t>enum ipv6-src;</w:t>
            </w:r>
          </w:p>
          <w:p w14:paraId="098D9DEE" w14:textId="29DB077D" w:rsidR="00B725E5" w:rsidRPr="003C232C" w:rsidRDefault="00B725E5" w:rsidP="002E655C">
            <w:pPr>
              <w:pStyle w:val="XML4"/>
              <w:rPr>
                <w:lang w:val="de-DE"/>
              </w:rPr>
            </w:pPr>
            <w:r w:rsidRPr="003C232C">
              <w:rPr>
                <w:lang w:val="de-DE"/>
              </w:rPr>
              <w:t>enum ipv6-dest;</w:t>
            </w:r>
          </w:p>
          <w:p w14:paraId="18F064EB" w14:textId="52BB1BE7" w:rsidR="00B725E5" w:rsidRPr="009227FA" w:rsidRDefault="00B725E5" w:rsidP="002E655C">
            <w:pPr>
              <w:pStyle w:val="XML4"/>
            </w:pPr>
            <w:r w:rsidRPr="009227FA">
              <w:t>enum ipv6-flow-label;</w:t>
            </w:r>
          </w:p>
          <w:p w14:paraId="595C3A5A" w14:textId="6F2A506C" w:rsidR="00B725E5" w:rsidRPr="00FF0D35" w:rsidRDefault="00B725E5" w:rsidP="002E655C">
            <w:pPr>
              <w:pStyle w:val="XML4"/>
            </w:pPr>
            <w:r w:rsidRPr="00C17419">
              <w:t>enum icmpv</w:t>
            </w:r>
            <w:r w:rsidRPr="00F542D1">
              <w:t>6-type;</w:t>
            </w:r>
          </w:p>
          <w:p w14:paraId="42376443" w14:textId="455C2177" w:rsidR="00B725E5" w:rsidRPr="003C232C" w:rsidRDefault="00B725E5" w:rsidP="002E655C">
            <w:pPr>
              <w:pStyle w:val="XML4"/>
              <w:rPr>
                <w:lang w:val="de-DE"/>
              </w:rPr>
            </w:pPr>
            <w:r w:rsidRPr="003C232C">
              <w:rPr>
                <w:lang w:val="de-DE"/>
              </w:rPr>
              <w:t>enum icmpv6-code;</w:t>
            </w:r>
          </w:p>
          <w:p w14:paraId="620E48D0" w14:textId="7A7CB129" w:rsidR="00B725E5" w:rsidRPr="003C232C" w:rsidRDefault="00B725E5" w:rsidP="002E655C">
            <w:pPr>
              <w:pStyle w:val="XML4"/>
              <w:rPr>
                <w:lang w:val="de-DE"/>
              </w:rPr>
            </w:pPr>
            <w:r w:rsidRPr="003C232C">
              <w:rPr>
                <w:lang w:val="de-DE"/>
              </w:rPr>
              <w:t>enum ipv6-nd-target;</w:t>
            </w:r>
          </w:p>
          <w:p w14:paraId="590C31AC" w14:textId="1CA5776B" w:rsidR="00B725E5" w:rsidRPr="009227FA" w:rsidRDefault="00B725E5" w:rsidP="002E655C">
            <w:pPr>
              <w:pStyle w:val="XML4"/>
            </w:pPr>
            <w:r w:rsidRPr="009227FA">
              <w:t>enum ipv6-nd-source-link-layer;</w:t>
            </w:r>
          </w:p>
          <w:p w14:paraId="43DA72B8" w14:textId="12E311BA" w:rsidR="00B725E5" w:rsidRPr="00F542D1" w:rsidRDefault="00B725E5" w:rsidP="002E655C">
            <w:pPr>
              <w:pStyle w:val="XML4"/>
            </w:pPr>
            <w:r w:rsidRPr="00C17419">
              <w:t>enum ipv6-nd-target-link-layer;</w:t>
            </w:r>
          </w:p>
          <w:p w14:paraId="2E6FD184" w14:textId="2C2BB57C" w:rsidR="00B725E5" w:rsidRPr="003C232C" w:rsidRDefault="00B725E5" w:rsidP="002E655C">
            <w:pPr>
              <w:pStyle w:val="XML4"/>
              <w:rPr>
                <w:lang w:val="de-DE"/>
              </w:rPr>
            </w:pPr>
            <w:r w:rsidRPr="003C232C">
              <w:rPr>
                <w:lang w:val="de-DE"/>
              </w:rPr>
              <w:t>enum mpls-label;</w:t>
            </w:r>
          </w:p>
          <w:p w14:paraId="12C5722C" w14:textId="23DE1045" w:rsidR="00B725E5" w:rsidRPr="003C232C" w:rsidRDefault="00B725E5" w:rsidP="002E655C">
            <w:pPr>
              <w:pStyle w:val="XML4"/>
              <w:rPr>
                <w:lang w:val="de-DE"/>
              </w:rPr>
            </w:pPr>
            <w:r w:rsidRPr="003C232C">
              <w:rPr>
                <w:lang w:val="de-DE"/>
              </w:rPr>
              <w:t>enum mpls-tc;</w:t>
            </w:r>
          </w:p>
          <w:p w14:paraId="3BB9C4D2" w14:textId="1922DFB7" w:rsidR="00B725E5" w:rsidRPr="009227FA" w:rsidRDefault="00B725E5" w:rsidP="004165BB">
            <w:pPr>
              <w:pStyle w:val="XML3"/>
            </w:pPr>
            <w:r w:rsidRPr="009227FA">
              <w:t>}</w:t>
            </w:r>
          </w:p>
          <w:p w14:paraId="6F102938" w14:textId="77777777" w:rsidR="00131B1F" w:rsidRPr="009227FA" w:rsidRDefault="00131B1F" w:rsidP="00131B1F">
            <w:pPr>
              <w:pStyle w:val="XML3"/>
            </w:pPr>
            <w:proofErr w:type="gramStart"/>
            <w:r w:rsidRPr="009227FA">
              <w:t>description</w:t>
            </w:r>
            <w:proofErr w:type="gramEnd"/>
            <w:r w:rsidRPr="009227FA">
              <w:t xml:space="preserve"> "The types of matches defined in OpenFlow Switch Specification version 1.2.";</w:t>
            </w:r>
          </w:p>
          <w:p w14:paraId="60C08707" w14:textId="77777777" w:rsidR="00B725E5" w:rsidRPr="00F542D1" w:rsidRDefault="00B725E5" w:rsidP="004165BB">
            <w:pPr>
              <w:pStyle w:val="XML2"/>
            </w:pPr>
            <w:r w:rsidRPr="00C17419">
              <w:t>}</w:t>
            </w:r>
          </w:p>
          <w:p w14:paraId="5508F01B" w14:textId="77777777" w:rsidR="00B725E5" w:rsidRPr="00FF0D35" w:rsidRDefault="00B725E5" w:rsidP="002E655C">
            <w:pPr>
              <w:pStyle w:val="XML2"/>
            </w:pPr>
            <w:r w:rsidRPr="00FF0D35">
              <w:t>typedef hex-binary {</w:t>
            </w:r>
          </w:p>
          <w:p w14:paraId="52F03079" w14:textId="6BC0E919" w:rsidR="00B725E5" w:rsidRPr="00F845EC" w:rsidRDefault="00B725E5" w:rsidP="002E655C">
            <w:pPr>
              <w:pStyle w:val="XML3"/>
            </w:pPr>
            <w:r w:rsidRPr="00FF0D35">
              <w:t>type binary;</w:t>
            </w:r>
          </w:p>
          <w:p w14:paraId="638064AD" w14:textId="62BB58BE" w:rsidR="00B725E5" w:rsidRPr="009227FA" w:rsidRDefault="00B725E5" w:rsidP="002E655C">
            <w:pPr>
              <w:pStyle w:val="XML3"/>
            </w:pPr>
            <w:r w:rsidRPr="009227FA">
              <w:t>description</w:t>
            </w:r>
          </w:p>
          <w:p w14:paraId="4FA32F11" w14:textId="14B5A87E" w:rsidR="00B725E5" w:rsidRPr="009227FA" w:rsidRDefault="00B725E5" w:rsidP="004165BB">
            <w:pPr>
              <w:pStyle w:val="XML4"/>
            </w:pPr>
            <w:r w:rsidRPr="009227FA">
              <w:t>"hex binary encoded string";</w:t>
            </w:r>
          </w:p>
          <w:p w14:paraId="4251806F" w14:textId="180D9875" w:rsidR="00B725E5" w:rsidRPr="009227FA" w:rsidRDefault="00B725E5" w:rsidP="004165BB">
            <w:pPr>
              <w:pStyle w:val="XML3"/>
            </w:pPr>
            <w:r w:rsidRPr="009227FA">
              <w:t>reference</w:t>
            </w:r>
          </w:p>
          <w:p w14:paraId="4BB8F352" w14:textId="5C9E7A33" w:rsidR="00B725E5" w:rsidRPr="009227FA" w:rsidRDefault="00B725E5" w:rsidP="004165BB">
            <w:pPr>
              <w:pStyle w:val="XML4"/>
            </w:pPr>
            <w:r w:rsidRPr="009227FA">
              <w:t>"http://www.w3.org/TR/2004/REC-xmlschema-2-20041028/datatypes.html#hexBinary";</w:t>
            </w:r>
          </w:p>
          <w:p w14:paraId="115B7831" w14:textId="77777777" w:rsidR="00B725E5" w:rsidRPr="009227FA" w:rsidRDefault="00B725E5" w:rsidP="004165BB">
            <w:pPr>
              <w:pStyle w:val="XML2"/>
            </w:pPr>
            <w:r w:rsidRPr="009227FA">
              <w:t>}</w:t>
            </w:r>
          </w:p>
          <w:p w14:paraId="3DFDF197" w14:textId="77777777" w:rsidR="00B725E5" w:rsidRPr="003C232C" w:rsidRDefault="00B725E5" w:rsidP="00011096">
            <w:pPr>
              <w:pStyle w:val="XML20"/>
              <w:rPr>
                <w:rFonts w:eastAsia="Times New Roman"/>
              </w:rPr>
            </w:pPr>
          </w:p>
          <w:p w14:paraId="38821D94" w14:textId="77777777" w:rsidR="00F71F36" w:rsidRPr="009227FA" w:rsidRDefault="00F71F36" w:rsidP="00011096">
            <w:pPr>
              <w:pStyle w:val="XML2"/>
            </w:pPr>
            <w:r w:rsidRPr="009227FA">
              <w:t>/*****************************************************************</w:t>
            </w:r>
          </w:p>
          <w:p w14:paraId="72B58FDA" w14:textId="77777777" w:rsidR="00F71F36" w:rsidRPr="009227FA" w:rsidRDefault="00F71F36" w:rsidP="00011096">
            <w:pPr>
              <w:pStyle w:val="XML2"/>
            </w:pPr>
            <w:r w:rsidRPr="009227FA">
              <w:t>* Groupings</w:t>
            </w:r>
          </w:p>
          <w:p w14:paraId="3A5C9D46" w14:textId="77777777" w:rsidR="00F71F36" w:rsidRPr="009227FA" w:rsidRDefault="00F71F36" w:rsidP="00011096">
            <w:pPr>
              <w:pStyle w:val="XML2"/>
            </w:pPr>
            <w:r w:rsidRPr="009227FA">
              <w:t>*****************************************************************/</w:t>
            </w:r>
          </w:p>
          <w:p w14:paraId="0E0A62AB" w14:textId="77777777" w:rsidR="00F71F36" w:rsidRPr="003C232C" w:rsidRDefault="00F71F36" w:rsidP="00011096">
            <w:pPr>
              <w:pStyle w:val="XML20"/>
              <w:rPr>
                <w:rFonts w:eastAsia="Times New Roman"/>
              </w:rPr>
            </w:pPr>
          </w:p>
          <w:p w14:paraId="3F78049A" w14:textId="77777777" w:rsidR="00F71F36" w:rsidRPr="009227FA" w:rsidRDefault="00F71F36" w:rsidP="00011096">
            <w:pPr>
              <w:pStyle w:val="XML2"/>
            </w:pPr>
            <w:r w:rsidRPr="009227FA">
              <w:t>grouping openflow-configuration-point-grouping {</w:t>
            </w:r>
          </w:p>
          <w:p w14:paraId="7A55508C" w14:textId="77777777" w:rsidR="00F71F36" w:rsidRPr="009227FA" w:rsidRDefault="00F71F36" w:rsidP="00011096">
            <w:pPr>
              <w:pStyle w:val="XML3"/>
            </w:pPr>
            <w:proofErr w:type="gramStart"/>
            <w:r w:rsidRPr="009227FA">
              <w:t>description</w:t>
            </w:r>
            <w:proofErr w:type="gramEnd"/>
            <w:r w:rsidRPr="009227FA">
              <w:t xml:space="preserve"> "Representation of an OpenFlow Configuration Point.";</w:t>
            </w:r>
          </w:p>
          <w:p w14:paraId="36000B70" w14:textId="77777777" w:rsidR="00F71F36" w:rsidRPr="009227FA" w:rsidRDefault="00F71F36" w:rsidP="00011096">
            <w:pPr>
              <w:pStyle w:val="XML3"/>
            </w:pPr>
            <w:r w:rsidRPr="009227FA">
              <w:t>leaf id {</w:t>
            </w:r>
          </w:p>
          <w:p w14:paraId="3AC395D7" w14:textId="77777777" w:rsidR="00F71F36" w:rsidRPr="009227FA" w:rsidRDefault="00F71F36" w:rsidP="00011096">
            <w:pPr>
              <w:pStyle w:val="XML4"/>
            </w:pPr>
            <w:r w:rsidRPr="009227FA">
              <w:t>type inet:uri;</w:t>
            </w:r>
          </w:p>
          <w:p w14:paraId="7C581DE3" w14:textId="77777777" w:rsidR="00F71F36" w:rsidRPr="009227FA" w:rsidRDefault="00F71F36" w:rsidP="00011096">
            <w:pPr>
              <w:pStyle w:val="XML4"/>
            </w:pPr>
            <w:proofErr w:type="gramStart"/>
            <w:r w:rsidRPr="009227FA">
              <w:t>description</w:t>
            </w:r>
            <w:proofErr w:type="gramEnd"/>
            <w:r w:rsidRPr="009227FA">
              <w:t xml:space="preserve"> "An identifier that identifies a Configuration </w:t>
            </w:r>
            <w:r w:rsidRPr="009227FA">
              <w:lastRenderedPageBreak/>
              <w:t>Point of the OpenFlow Capable Switch.";</w:t>
            </w:r>
          </w:p>
          <w:p w14:paraId="5B7F83ED" w14:textId="77777777" w:rsidR="00F71F36" w:rsidRPr="009227FA" w:rsidRDefault="00F71F36" w:rsidP="00011096">
            <w:pPr>
              <w:pStyle w:val="XML3"/>
            </w:pPr>
            <w:r w:rsidRPr="009227FA">
              <w:t>}</w:t>
            </w:r>
          </w:p>
          <w:p w14:paraId="45F4FBAE" w14:textId="77777777" w:rsidR="00F71F36" w:rsidRPr="009227FA" w:rsidRDefault="00F71F36" w:rsidP="00011096">
            <w:pPr>
              <w:pStyle w:val="XML3"/>
            </w:pPr>
            <w:r w:rsidRPr="009227FA">
              <w:t>leaf uri {</w:t>
            </w:r>
          </w:p>
          <w:p w14:paraId="62682138" w14:textId="77777777" w:rsidR="00F71F36" w:rsidRPr="009227FA" w:rsidRDefault="00F71F36" w:rsidP="00011096">
            <w:pPr>
              <w:pStyle w:val="XML4"/>
            </w:pPr>
            <w:r w:rsidRPr="009227FA">
              <w:t>type inet:uri;</w:t>
            </w:r>
          </w:p>
          <w:p w14:paraId="4FCF4778" w14:textId="77777777" w:rsidR="00F71F36" w:rsidRPr="009227FA" w:rsidRDefault="00F71F36" w:rsidP="00011096">
            <w:pPr>
              <w:pStyle w:val="XML4"/>
            </w:pPr>
            <w:proofErr w:type="gramStart"/>
            <w:r w:rsidRPr="009227FA">
              <w:t>description</w:t>
            </w:r>
            <w:proofErr w:type="gramEnd"/>
            <w:r w:rsidRPr="009227FA">
              <w:t xml:space="preserve"> "A locator of the Configuration Point. This element MAY contain a locator of the Configuration Point including, for example, anIP address and a port number.</w:t>
            </w:r>
            <w:proofErr w:type="gramStart"/>
            <w:r w:rsidRPr="009227FA">
              <w:t>";</w:t>
            </w:r>
            <w:proofErr w:type="gramEnd"/>
          </w:p>
          <w:p w14:paraId="5DF5B689" w14:textId="77777777" w:rsidR="00F71F36" w:rsidRPr="009227FA" w:rsidRDefault="00F71F36" w:rsidP="00011096">
            <w:pPr>
              <w:pStyle w:val="XML3"/>
            </w:pPr>
            <w:r w:rsidRPr="009227FA">
              <w:t>}</w:t>
            </w:r>
          </w:p>
          <w:p w14:paraId="36688DD9" w14:textId="77777777" w:rsidR="00F71F36" w:rsidRPr="009227FA" w:rsidRDefault="00F71F36" w:rsidP="00011096">
            <w:pPr>
              <w:pStyle w:val="XML3"/>
            </w:pPr>
            <w:r w:rsidRPr="009227FA">
              <w:t>leaf protocol {</w:t>
            </w:r>
          </w:p>
          <w:p w14:paraId="64167CC5" w14:textId="77777777" w:rsidR="00F71F36" w:rsidRPr="009227FA" w:rsidRDefault="00F71F36" w:rsidP="00011096">
            <w:pPr>
              <w:pStyle w:val="XML4"/>
            </w:pPr>
            <w:r w:rsidRPr="009227FA">
              <w:t>type enumeration {</w:t>
            </w:r>
          </w:p>
          <w:p w14:paraId="4DBD8195" w14:textId="77777777" w:rsidR="00F71F36" w:rsidRPr="009227FA" w:rsidRDefault="00F71F36" w:rsidP="00011096">
            <w:pPr>
              <w:pStyle w:val="XML5"/>
            </w:pPr>
            <w:r w:rsidRPr="009227FA">
              <w:t>enum "ssh";</w:t>
            </w:r>
          </w:p>
          <w:p w14:paraId="7A21202B" w14:textId="77777777" w:rsidR="00F71F36" w:rsidRPr="009227FA" w:rsidRDefault="00F71F36" w:rsidP="00011096">
            <w:pPr>
              <w:pStyle w:val="XML5"/>
            </w:pPr>
            <w:r w:rsidRPr="009227FA">
              <w:t>enum "soap";</w:t>
            </w:r>
          </w:p>
          <w:p w14:paraId="63DC192A" w14:textId="77777777" w:rsidR="00F71F36" w:rsidRPr="009227FA" w:rsidRDefault="00F71F36" w:rsidP="00011096">
            <w:pPr>
              <w:pStyle w:val="XML5"/>
            </w:pPr>
            <w:r w:rsidRPr="009227FA">
              <w:t>enum "tls";</w:t>
            </w:r>
          </w:p>
          <w:p w14:paraId="0DBE50BB" w14:textId="77777777" w:rsidR="00F71F36" w:rsidRPr="009227FA" w:rsidRDefault="00F71F36" w:rsidP="00011096">
            <w:pPr>
              <w:pStyle w:val="XML5"/>
            </w:pPr>
            <w:r w:rsidRPr="009227FA">
              <w:t>enum "beep";</w:t>
            </w:r>
          </w:p>
          <w:p w14:paraId="592BBBB2" w14:textId="77777777" w:rsidR="00F71F36" w:rsidRPr="009227FA" w:rsidRDefault="00F71F36" w:rsidP="00011096">
            <w:pPr>
              <w:pStyle w:val="XML4"/>
            </w:pPr>
            <w:r w:rsidRPr="009227FA">
              <w:t>}</w:t>
            </w:r>
          </w:p>
          <w:p w14:paraId="7DCC8A7B" w14:textId="77777777" w:rsidR="00F71F36" w:rsidRPr="009227FA" w:rsidRDefault="00F71F36" w:rsidP="00011096">
            <w:pPr>
              <w:pStyle w:val="XML4"/>
            </w:pPr>
            <w:r w:rsidRPr="009227FA">
              <w:t>default "ssh";</w:t>
            </w:r>
          </w:p>
          <w:p w14:paraId="2AE98353" w14:textId="77777777" w:rsidR="00F71F36" w:rsidRPr="009227FA" w:rsidRDefault="00F71F36" w:rsidP="00011096">
            <w:pPr>
              <w:pStyle w:val="XML4"/>
            </w:pPr>
            <w:proofErr w:type="gramStart"/>
            <w:r w:rsidRPr="009227FA">
              <w:t>description</w:t>
            </w:r>
            <w:proofErr w:type="gramEnd"/>
            <w:r w:rsidRPr="009227FA">
              <w:t xml:space="preserve"> "The transport protocol that the Configuration Point uses when communicating via NETCONF with the OpenFlow Capable Switch.";</w:t>
            </w:r>
          </w:p>
          <w:p w14:paraId="5B5FDDB1" w14:textId="77777777" w:rsidR="00F71F36" w:rsidRPr="009227FA" w:rsidRDefault="00F71F36" w:rsidP="00011096">
            <w:pPr>
              <w:pStyle w:val="XML4"/>
            </w:pPr>
            <w:r w:rsidRPr="009227FA">
              <w:t>reference "The mappings of NETCONF to different transport protocols are defined in RFC 6242 for SSH, RFC 4743 for SOAP, RFC 4744 for BEEP, and RFC 5539 for TLS";</w:t>
            </w:r>
          </w:p>
          <w:p w14:paraId="07C8C7A4" w14:textId="77777777" w:rsidR="00F71F36" w:rsidRPr="009227FA" w:rsidRDefault="00F71F36" w:rsidP="00011096">
            <w:pPr>
              <w:pStyle w:val="XML3"/>
            </w:pPr>
            <w:r w:rsidRPr="009227FA">
              <w:t>}</w:t>
            </w:r>
          </w:p>
          <w:p w14:paraId="3C9F871D" w14:textId="77777777" w:rsidR="00F71F36" w:rsidRPr="009227FA" w:rsidRDefault="00F71F36" w:rsidP="00011096">
            <w:pPr>
              <w:pStyle w:val="XML2"/>
            </w:pPr>
            <w:r w:rsidRPr="009227FA">
              <w:t>}</w:t>
            </w:r>
          </w:p>
          <w:p w14:paraId="4F0F47A4" w14:textId="77777777" w:rsidR="00F71F36" w:rsidRPr="009227FA" w:rsidRDefault="00F71F36" w:rsidP="00011096">
            <w:pPr>
              <w:pStyle w:val="XML1"/>
            </w:pPr>
          </w:p>
          <w:p w14:paraId="183C2BD5" w14:textId="77777777" w:rsidR="00F71F36" w:rsidRPr="009227FA" w:rsidRDefault="00F71F36" w:rsidP="00011096">
            <w:pPr>
              <w:pStyle w:val="XML2"/>
            </w:pPr>
            <w:r w:rsidRPr="009227FA">
              <w:t>grouping openflow-logical-switch-grouping {</w:t>
            </w:r>
          </w:p>
          <w:p w14:paraId="576A4845" w14:textId="77777777" w:rsidR="00F71F36" w:rsidRPr="009227FA" w:rsidRDefault="00F71F36" w:rsidP="00011096">
            <w:pPr>
              <w:pStyle w:val="XML3"/>
            </w:pPr>
            <w:proofErr w:type="gramStart"/>
            <w:r w:rsidRPr="009227FA">
              <w:t>description</w:t>
            </w:r>
            <w:proofErr w:type="gramEnd"/>
            <w:r w:rsidRPr="009227FA">
              <w:t xml:space="preserve"> "This grouping specifies all properties of an OpenFlow Logical Switch.";</w:t>
            </w:r>
          </w:p>
          <w:p w14:paraId="23635A42" w14:textId="77777777" w:rsidR="00F71F36" w:rsidRPr="009227FA" w:rsidRDefault="00F71F36" w:rsidP="00011096">
            <w:pPr>
              <w:pStyle w:val="XML3"/>
            </w:pPr>
            <w:r w:rsidRPr="009227FA">
              <w:t>leaf id {</w:t>
            </w:r>
          </w:p>
          <w:p w14:paraId="358A4BA0" w14:textId="77777777" w:rsidR="00F71F36" w:rsidRPr="009227FA" w:rsidRDefault="00F71F36" w:rsidP="00011096">
            <w:pPr>
              <w:pStyle w:val="XML4"/>
            </w:pPr>
            <w:r w:rsidRPr="009227FA">
              <w:t>type inet:uri;</w:t>
            </w:r>
          </w:p>
          <w:p w14:paraId="15841511" w14:textId="77777777" w:rsidR="00F71F36" w:rsidRPr="009227FA" w:rsidRDefault="00F71F36" w:rsidP="00011096">
            <w:pPr>
              <w:pStyle w:val="XML4"/>
            </w:pPr>
            <w:r w:rsidRPr="009227FA">
              <w:t>mandatory true;</w:t>
            </w:r>
          </w:p>
          <w:p w14:paraId="0728DBC9" w14:textId="77777777" w:rsidR="00F71F36" w:rsidRPr="009227FA" w:rsidRDefault="00F71F36" w:rsidP="00011096">
            <w:pPr>
              <w:pStyle w:val="XML4"/>
            </w:pPr>
            <w:proofErr w:type="gramStart"/>
            <w:r w:rsidRPr="009227FA">
              <w:t>description</w:t>
            </w:r>
            <w:proofErr w:type="gramEnd"/>
            <w:r w:rsidRPr="009227FA">
              <w:t xml:space="preserve"> "An unique but locally arbitrary identifier that identifies a Logical Switch within a Capable Switch and is persistent across reboots of the system.";</w:t>
            </w:r>
          </w:p>
          <w:p w14:paraId="458460BF" w14:textId="77777777" w:rsidR="00F71F36" w:rsidRPr="009227FA" w:rsidRDefault="00F71F36" w:rsidP="00011096">
            <w:pPr>
              <w:pStyle w:val="XML3"/>
            </w:pPr>
            <w:r w:rsidRPr="009227FA">
              <w:t>}</w:t>
            </w:r>
          </w:p>
          <w:p w14:paraId="45E6B949" w14:textId="5C29B353" w:rsidR="002D2773" w:rsidRPr="009227FA" w:rsidRDefault="002D2773" w:rsidP="00A21E86">
            <w:pPr>
              <w:pStyle w:val="XML3"/>
            </w:pPr>
            <w:r w:rsidRPr="009227FA">
              <w:t>container capabilities {</w:t>
            </w:r>
          </w:p>
          <w:p w14:paraId="3F5F0667" w14:textId="390DA333" w:rsidR="002D2773" w:rsidRPr="009227FA" w:rsidRDefault="002D2773" w:rsidP="00A21E86">
            <w:pPr>
              <w:pStyle w:val="XML4"/>
            </w:pPr>
            <w:proofErr w:type="gramStart"/>
            <w:r w:rsidRPr="009227FA">
              <w:t>description</w:t>
            </w:r>
            <w:proofErr w:type="gramEnd"/>
            <w:r w:rsidRPr="009227FA">
              <w:t xml:space="preserve"> "This container specifies all capability items of an   OpenFlow Logical Switch.";</w:t>
            </w:r>
          </w:p>
          <w:p w14:paraId="3B8571F0" w14:textId="6196ED99" w:rsidR="002D2773" w:rsidRPr="009227FA" w:rsidRDefault="002D2773" w:rsidP="00A21E86">
            <w:pPr>
              <w:pStyle w:val="XML4"/>
            </w:pPr>
            <w:r w:rsidRPr="009227FA">
              <w:t>uses openflow-logical-switch-capabilities-grouping;</w:t>
            </w:r>
          </w:p>
          <w:p w14:paraId="4FCB50C7" w14:textId="1F6B30FF" w:rsidR="002D2773" w:rsidRPr="009227FA" w:rsidRDefault="002D2773" w:rsidP="00A21E86">
            <w:pPr>
              <w:pStyle w:val="XML3"/>
            </w:pPr>
            <w:r w:rsidRPr="009227FA">
              <w:t>}</w:t>
            </w:r>
          </w:p>
          <w:p w14:paraId="0280581B" w14:textId="77777777" w:rsidR="00F71F36" w:rsidRPr="009227FA" w:rsidRDefault="00F71F36" w:rsidP="00011096">
            <w:pPr>
              <w:pStyle w:val="XML3"/>
            </w:pPr>
            <w:r w:rsidRPr="009227FA">
              <w:t>leaf datapath-id {</w:t>
            </w:r>
          </w:p>
          <w:p w14:paraId="10C0B9AF" w14:textId="77777777" w:rsidR="00F71F36" w:rsidRPr="009227FA" w:rsidRDefault="00F71F36" w:rsidP="00011096">
            <w:pPr>
              <w:pStyle w:val="XML4"/>
            </w:pPr>
            <w:r w:rsidRPr="009227FA">
              <w:t>type datapath-id-type;</w:t>
            </w:r>
          </w:p>
          <w:p w14:paraId="4CA0390E" w14:textId="77777777" w:rsidR="00F71F36" w:rsidRPr="009227FA" w:rsidRDefault="00F71F36" w:rsidP="00011096">
            <w:pPr>
              <w:pStyle w:val="XML4"/>
            </w:pPr>
            <w:r w:rsidRPr="009227FA">
              <w:t>mandatory true;</w:t>
            </w:r>
          </w:p>
          <w:p w14:paraId="39B9ADB2" w14:textId="77777777" w:rsidR="00F71F36" w:rsidRPr="009227FA" w:rsidRDefault="00F71F36" w:rsidP="00011096">
            <w:pPr>
              <w:pStyle w:val="XML4"/>
            </w:pPr>
            <w:proofErr w:type="gramStart"/>
            <w:r w:rsidRPr="009227FA">
              <w:t>description</w:t>
            </w:r>
            <w:proofErr w:type="gramEnd"/>
            <w:r w:rsidRPr="009227FA">
              <w:t xml:space="preserve"> "The datapath identifier of the Logical Switch that uniquely identifies this Logical Switch in the controller.";</w:t>
            </w:r>
          </w:p>
          <w:p w14:paraId="234956D0" w14:textId="77777777" w:rsidR="00F71F36" w:rsidRPr="009227FA" w:rsidRDefault="00F71F36" w:rsidP="00011096">
            <w:pPr>
              <w:pStyle w:val="XML3"/>
            </w:pPr>
            <w:r w:rsidRPr="009227FA">
              <w:t>}</w:t>
            </w:r>
          </w:p>
          <w:p w14:paraId="4F943889" w14:textId="77777777" w:rsidR="00F71F36" w:rsidRPr="009227FA" w:rsidRDefault="00F71F36" w:rsidP="00011096">
            <w:pPr>
              <w:pStyle w:val="XML3"/>
            </w:pPr>
            <w:r w:rsidRPr="009227FA">
              <w:t>leaf enabled {</w:t>
            </w:r>
          </w:p>
          <w:p w14:paraId="0449CAD9" w14:textId="77777777" w:rsidR="00F71F36" w:rsidRPr="009227FA" w:rsidRDefault="00F71F36" w:rsidP="00011096">
            <w:pPr>
              <w:pStyle w:val="XML4"/>
            </w:pPr>
            <w:r w:rsidRPr="009227FA">
              <w:t>type boolean;</w:t>
            </w:r>
          </w:p>
          <w:p w14:paraId="1DF7899A" w14:textId="77777777" w:rsidR="00F71F36" w:rsidRPr="009227FA" w:rsidRDefault="00F71F36" w:rsidP="00011096">
            <w:pPr>
              <w:pStyle w:val="XML4"/>
            </w:pPr>
            <w:r w:rsidRPr="009227FA">
              <w:t>mandatory true;</w:t>
            </w:r>
          </w:p>
          <w:p w14:paraId="3C669736" w14:textId="77777777" w:rsidR="00F71F36" w:rsidRPr="009227FA" w:rsidRDefault="00F71F36" w:rsidP="00011096">
            <w:pPr>
              <w:pStyle w:val="XML4"/>
            </w:pPr>
            <w:proofErr w:type="gramStart"/>
            <w:r w:rsidRPr="009227FA">
              <w:t>description</w:t>
            </w:r>
            <w:proofErr w:type="gramEnd"/>
            <w:r w:rsidRPr="009227FA">
              <w:t xml:space="preserve"> "Specifies if the Logical Switch is enabled.";</w:t>
            </w:r>
          </w:p>
          <w:p w14:paraId="46C3CA48" w14:textId="77777777" w:rsidR="00F71F36" w:rsidRPr="009227FA" w:rsidRDefault="00F71F36" w:rsidP="00011096">
            <w:pPr>
              <w:pStyle w:val="XML3"/>
            </w:pPr>
            <w:r w:rsidRPr="009227FA">
              <w:t>}</w:t>
            </w:r>
          </w:p>
          <w:p w14:paraId="603419ED" w14:textId="77777777" w:rsidR="00F71F36" w:rsidRPr="009227FA" w:rsidRDefault="00F71F36" w:rsidP="00011096">
            <w:pPr>
              <w:pStyle w:val="XML3"/>
            </w:pPr>
            <w:r w:rsidRPr="009227FA">
              <w:t>container controllers {</w:t>
            </w:r>
          </w:p>
          <w:p w14:paraId="49D376E8" w14:textId="77777777" w:rsidR="00F71F36" w:rsidRPr="009227FA" w:rsidRDefault="00F71F36" w:rsidP="00011096">
            <w:pPr>
              <w:pStyle w:val="XML4"/>
            </w:pPr>
            <w:proofErr w:type="gramStart"/>
            <w:r w:rsidRPr="009227FA">
              <w:t>description</w:t>
            </w:r>
            <w:proofErr w:type="gramEnd"/>
            <w:r w:rsidRPr="009227FA">
              <w:t xml:space="preserve"> "The list of controllers for this Logical switch.";</w:t>
            </w:r>
          </w:p>
          <w:p w14:paraId="50858C01" w14:textId="77777777" w:rsidR="00F71F36" w:rsidRPr="009227FA" w:rsidRDefault="00F71F36" w:rsidP="00011096">
            <w:pPr>
              <w:pStyle w:val="XML4"/>
            </w:pPr>
            <w:r w:rsidRPr="009227FA">
              <w:t>list controller {</w:t>
            </w:r>
          </w:p>
          <w:p w14:paraId="2E58E785" w14:textId="77777777" w:rsidR="00F71F36" w:rsidRPr="009227FA" w:rsidRDefault="00F71F36" w:rsidP="00011096">
            <w:pPr>
              <w:pStyle w:val="XML5"/>
            </w:pPr>
            <w:r w:rsidRPr="009227FA">
              <w:lastRenderedPageBreak/>
              <w:t>key "id";</w:t>
            </w:r>
          </w:p>
          <w:p w14:paraId="23B69509" w14:textId="77777777" w:rsidR="00F71F36" w:rsidRPr="009227FA" w:rsidRDefault="00F71F36" w:rsidP="00011096">
            <w:pPr>
              <w:pStyle w:val="XML5"/>
            </w:pPr>
            <w:r w:rsidRPr="009227FA">
              <w:t>unique "id";</w:t>
            </w:r>
          </w:p>
          <w:p w14:paraId="2E804B32" w14:textId="77777777" w:rsidR="00F71F36" w:rsidRPr="009227FA" w:rsidRDefault="00F71F36" w:rsidP="00011096">
            <w:pPr>
              <w:pStyle w:val="XML5"/>
            </w:pPr>
            <w:proofErr w:type="gramStart"/>
            <w:r w:rsidRPr="009227FA">
              <w:t>description</w:t>
            </w:r>
            <w:proofErr w:type="gramEnd"/>
            <w:r w:rsidRPr="009227FA">
              <w:t xml:space="preserve"> "The list of controllers that are assigned to the OpenFlow Logical Switch.";</w:t>
            </w:r>
          </w:p>
          <w:p w14:paraId="0AD1773D" w14:textId="77777777" w:rsidR="00F71F36" w:rsidRPr="009227FA" w:rsidRDefault="00F71F36" w:rsidP="00011096">
            <w:pPr>
              <w:pStyle w:val="XML5"/>
            </w:pPr>
            <w:r w:rsidRPr="009227FA">
              <w:t>uses openflow-controller-grouping;</w:t>
            </w:r>
          </w:p>
          <w:p w14:paraId="20D809DF" w14:textId="77777777" w:rsidR="00F71F36" w:rsidRPr="009227FA" w:rsidRDefault="00F71F36" w:rsidP="00011096">
            <w:pPr>
              <w:pStyle w:val="XML4"/>
            </w:pPr>
            <w:r w:rsidRPr="009227FA">
              <w:t>}</w:t>
            </w:r>
          </w:p>
          <w:p w14:paraId="1AFF7805" w14:textId="77777777" w:rsidR="00F71F36" w:rsidRPr="009227FA" w:rsidRDefault="00F71F36" w:rsidP="00011096">
            <w:pPr>
              <w:pStyle w:val="XML3"/>
            </w:pPr>
            <w:r w:rsidRPr="009227FA">
              <w:t>}</w:t>
            </w:r>
          </w:p>
          <w:p w14:paraId="55AC20A5" w14:textId="77777777" w:rsidR="00F71F36" w:rsidRPr="009227FA" w:rsidRDefault="00F71F36" w:rsidP="00011096">
            <w:pPr>
              <w:pStyle w:val="XML3"/>
            </w:pPr>
            <w:r w:rsidRPr="009227FA">
              <w:t>container resources {</w:t>
            </w:r>
          </w:p>
          <w:p w14:paraId="476D490F" w14:textId="77777777" w:rsidR="00F71F36" w:rsidRPr="009227FA" w:rsidRDefault="00F71F36" w:rsidP="00011096">
            <w:pPr>
              <w:pStyle w:val="XML4"/>
            </w:pPr>
            <w:r w:rsidRPr="009227FA">
              <w:t>description "The following lists reference to all resources of the OpenFlow Capable Switch that the OpenFlow Logical Switch has exclusive access to.";</w:t>
            </w:r>
          </w:p>
          <w:p w14:paraId="4698AC99" w14:textId="77777777" w:rsidR="00F71F36" w:rsidRPr="009227FA" w:rsidRDefault="00F71F36" w:rsidP="00011096">
            <w:pPr>
              <w:pStyle w:val="XML4"/>
            </w:pPr>
            <w:r w:rsidRPr="009227FA">
              <w:t>leaf-list port {</w:t>
            </w:r>
          </w:p>
          <w:p w14:paraId="6A2255DA" w14:textId="77777777" w:rsidR="00F71F36" w:rsidRPr="009227FA" w:rsidRDefault="00F71F36" w:rsidP="00011096">
            <w:pPr>
              <w:pStyle w:val="XML5"/>
            </w:pPr>
            <w:r w:rsidRPr="009227FA">
              <w:t>type leafref {</w:t>
            </w:r>
          </w:p>
          <w:p w14:paraId="42447818" w14:textId="77777777" w:rsidR="00F71F36" w:rsidRPr="009227FA" w:rsidRDefault="00F71F36" w:rsidP="00011096">
            <w:pPr>
              <w:pStyle w:val="XML6"/>
            </w:pPr>
            <w:r w:rsidRPr="009227FA">
              <w:t>path "/capable-switch/resources/port/resource-id";</w:t>
            </w:r>
          </w:p>
          <w:p w14:paraId="57BFF9C6" w14:textId="77777777" w:rsidR="00F71F36" w:rsidRPr="009227FA" w:rsidRDefault="00F71F36" w:rsidP="00011096">
            <w:pPr>
              <w:pStyle w:val="XML5"/>
            </w:pPr>
            <w:r w:rsidRPr="009227FA">
              <w:t>}</w:t>
            </w:r>
          </w:p>
          <w:p w14:paraId="7ADDFE96" w14:textId="77777777" w:rsidR="00F71F36" w:rsidRPr="009227FA" w:rsidRDefault="00F71F36" w:rsidP="00011096">
            <w:pPr>
              <w:pStyle w:val="XML5"/>
            </w:pPr>
            <w:r w:rsidRPr="009227FA">
              <w:t>description "The list references to all port resources of the OpenFlow Capable Switch that the OpenFlow Logical Switch has exclusive access to.";</w:t>
            </w:r>
          </w:p>
          <w:p w14:paraId="317CC2A5" w14:textId="77777777" w:rsidR="00F71F36" w:rsidRPr="009227FA" w:rsidRDefault="00F71F36" w:rsidP="00011096">
            <w:pPr>
              <w:pStyle w:val="XML4"/>
            </w:pPr>
            <w:r w:rsidRPr="009227FA">
              <w:t>}</w:t>
            </w:r>
          </w:p>
          <w:p w14:paraId="1A43FB0D" w14:textId="77777777" w:rsidR="00F71F36" w:rsidRPr="009227FA" w:rsidRDefault="00F71F36" w:rsidP="00011096">
            <w:pPr>
              <w:pStyle w:val="XML4"/>
            </w:pPr>
            <w:r w:rsidRPr="009227FA">
              <w:t>leaf-list queue {</w:t>
            </w:r>
          </w:p>
          <w:p w14:paraId="3D02E3A9" w14:textId="77777777" w:rsidR="00F71F36" w:rsidRPr="009227FA" w:rsidRDefault="00F71F36" w:rsidP="00011096">
            <w:pPr>
              <w:pStyle w:val="XML5"/>
            </w:pPr>
            <w:r w:rsidRPr="009227FA">
              <w:t>type leafref {</w:t>
            </w:r>
          </w:p>
          <w:p w14:paraId="32E49E3E" w14:textId="77777777" w:rsidR="00F71F36" w:rsidRPr="009227FA" w:rsidRDefault="00F71F36" w:rsidP="00011096">
            <w:pPr>
              <w:pStyle w:val="XML6"/>
            </w:pPr>
            <w:r w:rsidRPr="009227FA">
              <w:t>path "/capable-switch/resources/queue/resource-id";</w:t>
            </w:r>
          </w:p>
          <w:p w14:paraId="07976DD2" w14:textId="77777777" w:rsidR="00F71F36" w:rsidRPr="009227FA" w:rsidRDefault="00F71F36" w:rsidP="00011096">
            <w:pPr>
              <w:pStyle w:val="XML5"/>
            </w:pPr>
            <w:r w:rsidRPr="009227FA">
              <w:t>}</w:t>
            </w:r>
          </w:p>
          <w:p w14:paraId="575CB4BB" w14:textId="77777777" w:rsidR="00F71F36" w:rsidRPr="009227FA" w:rsidRDefault="00F71F36" w:rsidP="00011096">
            <w:pPr>
              <w:pStyle w:val="XML5"/>
            </w:pPr>
            <w:r w:rsidRPr="009227FA">
              <w:t>description "The list references to all queue resources of the OpenFlow Capable Switch that the OpenFlow Logical Switch has exclusive access to.";</w:t>
            </w:r>
          </w:p>
          <w:p w14:paraId="1A8E408E" w14:textId="77777777" w:rsidR="00F71F36" w:rsidRPr="009227FA" w:rsidRDefault="00F71F36" w:rsidP="00011096">
            <w:pPr>
              <w:pStyle w:val="XML4"/>
            </w:pPr>
            <w:r w:rsidRPr="009227FA">
              <w:t>}</w:t>
            </w:r>
          </w:p>
          <w:p w14:paraId="27CF45A3" w14:textId="2ACB4D76" w:rsidR="00131B1F" w:rsidRDefault="00131B1F" w:rsidP="00131B1F">
            <w:pPr>
              <w:pStyle w:val="XML4"/>
            </w:pPr>
            <w:r>
              <w:t>leaf certificate {</w:t>
            </w:r>
          </w:p>
          <w:p w14:paraId="55AF42EC" w14:textId="013A92B3" w:rsidR="00131B1F" w:rsidRDefault="00131B1F" w:rsidP="004165BB">
            <w:pPr>
              <w:pStyle w:val="XML5"/>
            </w:pPr>
            <w:r>
              <w:t>type leafref {</w:t>
            </w:r>
          </w:p>
          <w:p w14:paraId="3FA7473A" w14:textId="5D1A7F23" w:rsidR="00131B1F" w:rsidRDefault="00131B1F" w:rsidP="004165BB">
            <w:pPr>
              <w:pStyle w:val="XML6"/>
            </w:pPr>
            <w:r>
              <w:t>path "/capable-switch/resources/owned-certificate/resource-id";</w:t>
            </w:r>
          </w:p>
          <w:p w14:paraId="0F6460B4" w14:textId="5C55EE39" w:rsidR="00131B1F" w:rsidRDefault="00131B1F" w:rsidP="004165BB">
            <w:pPr>
              <w:pStyle w:val="XML5"/>
            </w:pPr>
            <w:r>
              <w:t>}</w:t>
            </w:r>
          </w:p>
          <w:p w14:paraId="1C390E5A" w14:textId="5E85377C" w:rsidR="00131B1F" w:rsidRDefault="00131B1F" w:rsidP="004165BB">
            <w:pPr>
              <w:pStyle w:val="XML5"/>
            </w:pPr>
            <w:proofErr w:type="gramStart"/>
            <w:r>
              <w:t>description</w:t>
            </w:r>
            <w:proofErr w:type="gramEnd"/>
            <w:r>
              <w:t xml:space="preserve"> "The reference to the owned certificate in the OpenFlow Capable Switch that the OpenFlow Logical Switch used to identify itself.";</w:t>
            </w:r>
          </w:p>
          <w:p w14:paraId="48FEF7A3" w14:textId="77777777" w:rsidR="00131B1F" w:rsidRDefault="00131B1F" w:rsidP="00131B1F">
            <w:pPr>
              <w:pStyle w:val="XML4"/>
            </w:pPr>
            <w:r>
              <w:t>}</w:t>
            </w:r>
          </w:p>
          <w:p w14:paraId="524ACAB8" w14:textId="786F0845" w:rsidR="00A628B3" w:rsidRPr="009227FA" w:rsidRDefault="00A628B3" w:rsidP="00131B1F">
            <w:pPr>
              <w:pStyle w:val="XML4"/>
            </w:pPr>
            <w:r w:rsidRPr="009227FA">
              <w:t>leaf-list flow-table {</w:t>
            </w:r>
          </w:p>
          <w:p w14:paraId="1A4FD3A1" w14:textId="78425D17" w:rsidR="00A628B3" w:rsidRPr="009227FA" w:rsidRDefault="00A628B3" w:rsidP="00A21E86">
            <w:pPr>
              <w:pStyle w:val="XML5"/>
            </w:pPr>
            <w:r w:rsidRPr="009227FA">
              <w:t>type leafref {</w:t>
            </w:r>
          </w:p>
          <w:p w14:paraId="037698B7" w14:textId="0B69607E" w:rsidR="00A628B3" w:rsidRPr="009227FA" w:rsidRDefault="00A628B3" w:rsidP="00A21E86">
            <w:pPr>
              <w:pStyle w:val="XML6"/>
            </w:pPr>
            <w:r w:rsidRPr="009227FA">
              <w:t>path "/capable-switch/resources/flow-table/resource-id";</w:t>
            </w:r>
          </w:p>
          <w:p w14:paraId="77CD540F" w14:textId="1261AED3" w:rsidR="00A628B3" w:rsidRPr="009227FA" w:rsidRDefault="00A628B3" w:rsidP="00A21E86">
            <w:pPr>
              <w:pStyle w:val="XML5"/>
            </w:pPr>
            <w:r w:rsidRPr="009227FA">
              <w:t>}</w:t>
            </w:r>
          </w:p>
          <w:p w14:paraId="1B1EAA67" w14:textId="7D96ABBE" w:rsidR="00A628B3" w:rsidRPr="009227FA" w:rsidRDefault="00A628B3" w:rsidP="00A21E86">
            <w:pPr>
              <w:pStyle w:val="XML5"/>
            </w:pPr>
            <w:r w:rsidRPr="009227FA">
              <w:t xml:space="preserve">description "The list references to all flow table resources </w:t>
            </w:r>
            <w:r w:rsidR="00F045C5" w:rsidRPr="009227FA">
              <w:t xml:space="preserve">  </w:t>
            </w:r>
            <w:r w:rsidRPr="009227FA">
              <w:t>of the OpenFlow Capable Switch that the OpenFlow Logical Switch has exclusive access to.";</w:t>
            </w:r>
          </w:p>
          <w:p w14:paraId="5E4F3A29" w14:textId="254CF700" w:rsidR="00F71F36" w:rsidRPr="009227FA" w:rsidRDefault="00F71F36" w:rsidP="004165BB">
            <w:pPr>
              <w:pStyle w:val="XML4"/>
            </w:pPr>
            <w:r w:rsidRPr="009227FA">
              <w:t>}</w:t>
            </w:r>
          </w:p>
          <w:p w14:paraId="2077280A" w14:textId="14AC7D8A" w:rsidR="00F71F36" w:rsidRPr="009227FA" w:rsidRDefault="00F71F36" w:rsidP="004165BB">
            <w:pPr>
              <w:pStyle w:val="XML3"/>
            </w:pPr>
            <w:r w:rsidRPr="009227FA">
              <w:t>}</w:t>
            </w:r>
          </w:p>
          <w:p w14:paraId="17177F58" w14:textId="7B7D216A" w:rsidR="00A86A7F" w:rsidRPr="009227FA" w:rsidRDefault="00A86A7F" w:rsidP="00011096">
            <w:pPr>
              <w:pStyle w:val="XML2"/>
            </w:pPr>
            <w:r w:rsidRPr="009227FA">
              <w:t>}</w:t>
            </w:r>
          </w:p>
          <w:p w14:paraId="1647C5C0" w14:textId="77777777" w:rsidR="00F71F36" w:rsidRPr="009227FA" w:rsidRDefault="00F71F36" w:rsidP="00011096">
            <w:pPr>
              <w:pStyle w:val="XML1"/>
            </w:pPr>
          </w:p>
          <w:p w14:paraId="12542BA6" w14:textId="77777777" w:rsidR="00614584" w:rsidRPr="009227FA" w:rsidRDefault="00614584" w:rsidP="004165BB">
            <w:pPr>
              <w:pStyle w:val="XML2"/>
            </w:pPr>
            <w:r w:rsidRPr="009227FA">
              <w:t>grouping openflow-logical-switch-capabilities-grouping {</w:t>
            </w:r>
          </w:p>
          <w:p w14:paraId="421B38DA" w14:textId="5DB86E39" w:rsidR="00614584" w:rsidRPr="009227FA" w:rsidRDefault="00614584" w:rsidP="004165BB">
            <w:pPr>
              <w:pStyle w:val="XML3"/>
            </w:pPr>
            <w:proofErr w:type="gramStart"/>
            <w:r w:rsidRPr="009227FA">
              <w:t>description</w:t>
            </w:r>
            <w:proofErr w:type="gramEnd"/>
            <w:r w:rsidRPr="009227FA">
              <w:t xml:space="preserve"> "This grouping specifies all properties of an OpenFlow logical switch's capabilities.";</w:t>
            </w:r>
          </w:p>
          <w:p w14:paraId="049F0D5A" w14:textId="07697154" w:rsidR="00614584" w:rsidRPr="009227FA" w:rsidRDefault="00614584" w:rsidP="00FB5818">
            <w:pPr>
              <w:pStyle w:val="XML2"/>
            </w:pPr>
            <w:r w:rsidRPr="009227FA">
              <w:t>leaf max-buffered-packets {</w:t>
            </w:r>
          </w:p>
          <w:p w14:paraId="64CFD65D" w14:textId="732D5737" w:rsidR="00614584" w:rsidRPr="009227FA" w:rsidRDefault="00614584" w:rsidP="00FB5818">
            <w:pPr>
              <w:pStyle w:val="XML3"/>
            </w:pPr>
            <w:r w:rsidRPr="009227FA">
              <w:t>type uint32;</w:t>
            </w:r>
          </w:p>
          <w:p w14:paraId="145F8F1F" w14:textId="2D77BF8F" w:rsidR="00614584" w:rsidRPr="009227FA" w:rsidRDefault="00614584" w:rsidP="00FB5818">
            <w:pPr>
              <w:pStyle w:val="XML3"/>
            </w:pPr>
            <w:proofErr w:type="gramStart"/>
            <w:r w:rsidRPr="009227FA">
              <w:t>description</w:t>
            </w:r>
            <w:proofErr w:type="gramEnd"/>
            <w:r w:rsidRPr="009227FA">
              <w:t xml:space="preserve"> "The maximum number of packets the logical switch can buffer when sending packets to the controller using packet-in messages.";</w:t>
            </w:r>
          </w:p>
          <w:p w14:paraId="310249DE" w14:textId="17417611" w:rsidR="00614584" w:rsidRPr="009227FA" w:rsidRDefault="00FB5818" w:rsidP="00FB5818">
            <w:pPr>
              <w:pStyle w:val="XML2"/>
            </w:pPr>
            <w:r w:rsidRPr="009227FA">
              <w:t>}</w:t>
            </w:r>
          </w:p>
          <w:p w14:paraId="70AF3600" w14:textId="455B1F13" w:rsidR="00614584" w:rsidRPr="009227FA" w:rsidRDefault="00614584" w:rsidP="00FB5818">
            <w:pPr>
              <w:pStyle w:val="XML2"/>
            </w:pPr>
            <w:r w:rsidRPr="009227FA">
              <w:lastRenderedPageBreak/>
              <w:t>leaf max-tables {</w:t>
            </w:r>
          </w:p>
          <w:p w14:paraId="0CB7893A" w14:textId="53C3FEE2" w:rsidR="00614584" w:rsidRPr="009227FA" w:rsidRDefault="00614584" w:rsidP="00FB5818">
            <w:pPr>
              <w:pStyle w:val="XML3"/>
            </w:pPr>
            <w:r w:rsidRPr="009227FA">
              <w:t>type uint8;</w:t>
            </w:r>
          </w:p>
          <w:p w14:paraId="781826D8" w14:textId="2115FBEB" w:rsidR="00614584" w:rsidRPr="009227FA" w:rsidRDefault="00614584" w:rsidP="00FB5818">
            <w:pPr>
              <w:pStyle w:val="XML3"/>
            </w:pPr>
            <w:proofErr w:type="gramStart"/>
            <w:r w:rsidRPr="009227FA">
              <w:t>description</w:t>
            </w:r>
            <w:proofErr w:type="gramEnd"/>
            <w:r w:rsidRPr="009227FA">
              <w:t xml:space="preserve"> "The number of flow tables supported by the logical switch.";</w:t>
            </w:r>
          </w:p>
          <w:p w14:paraId="51973630" w14:textId="6A9603D5" w:rsidR="00614584" w:rsidRPr="009227FA" w:rsidRDefault="00FB5818" w:rsidP="00FB5818">
            <w:pPr>
              <w:pStyle w:val="XML2"/>
            </w:pPr>
            <w:r w:rsidRPr="009227FA">
              <w:t>}</w:t>
            </w:r>
          </w:p>
          <w:p w14:paraId="66C42408" w14:textId="4D39FAA5" w:rsidR="00614584" w:rsidRPr="009227FA" w:rsidRDefault="00614584" w:rsidP="00FB5818">
            <w:pPr>
              <w:pStyle w:val="XML2"/>
            </w:pPr>
            <w:r w:rsidRPr="009227FA">
              <w:t>leaf max-ports {</w:t>
            </w:r>
          </w:p>
          <w:p w14:paraId="0DA744B7" w14:textId="4451609C" w:rsidR="00614584" w:rsidRPr="009227FA" w:rsidRDefault="00614584" w:rsidP="00FB5818">
            <w:pPr>
              <w:pStyle w:val="XML3"/>
            </w:pPr>
            <w:r w:rsidRPr="009227FA">
              <w:t>type uint32;</w:t>
            </w:r>
          </w:p>
          <w:p w14:paraId="6503D2FB" w14:textId="00F42441" w:rsidR="00614584" w:rsidRPr="009227FA" w:rsidRDefault="00614584" w:rsidP="00FB5818">
            <w:pPr>
              <w:pStyle w:val="XML3"/>
            </w:pPr>
            <w:proofErr w:type="gramStart"/>
            <w:r w:rsidRPr="009227FA">
              <w:t>description</w:t>
            </w:r>
            <w:proofErr w:type="gramEnd"/>
            <w:r w:rsidRPr="009227FA">
              <w:t xml:space="preserve"> "The number of flow tables supported by the logical switch.";</w:t>
            </w:r>
          </w:p>
          <w:p w14:paraId="5EC1D15B" w14:textId="3A61DE05" w:rsidR="00614584" w:rsidRPr="009227FA" w:rsidRDefault="00FB5818" w:rsidP="00FB5818">
            <w:pPr>
              <w:pStyle w:val="XML2"/>
            </w:pPr>
            <w:r w:rsidRPr="009227FA">
              <w:t>}</w:t>
            </w:r>
          </w:p>
          <w:p w14:paraId="50E6B4C0" w14:textId="2E012C60" w:rsidR="00614584" w:rsidRPr="009227FA" w:rsidRDefault="00614584" w:rsidP="00FB5818">
            <w:pPr>
              <w:pStyle w:val="XML2"/>
            </w:pPr>
            <w:r w:rsidRPr="009227FA">
              <w:t>leaf flow-statistics {</w:t>
            </w:r>
          </w:p>
          <w:p w14:paraId="3DB0FCEC" w14:textId="7E102A2D" w:rsidR="00614584" w:rsidRPr="009227FA" w:rsidRDefault="00614584" w:rsidP="00FB5818">
            <w:pPr>
              <w:pStyle w:val="XML3"/>
            </w:pPr>
            <w:r w:rsidRPr="009227FA">
              <w:t>type boolean;</w:t>
            </w:r>
          </w:p>
          <w:p w14:paraId="49E3B509" w14:textId="4D2EEF3E" w:rsidR="00614584" w:rsidRPr="009227FA" w:rsidRDefault="00614584" w:rsidP="00FB5818">
            <w:pPr>
              <w:pStyle w:val="XML3"/>
            </w:pPr>
            <w:r w:rsidRPr="009227FA">
              <w:t>default false;</w:t>
            </w:r>
          </w:p>
          <w:p w14:paraId="3FA5092A" w14:textId="1C9CF0C5" w:rsidR="00614584" w:rsidRPr="009227FA" w:rsidRDefault="00614584" w:rsidP="00FB5818">
            <w:pPr>
              <w:pStyle w:val="XML3"/>
            </w:pPr>
            <w:proofErr w:type="gramStart"/>
            <w:r w:rsidRPr="009227FA">
              <w:t>description</w:t>
            </w:r>
            <w:proofErr w:type="gramEnd"/>
            <w:r w:rsidRPr="009227FA">
              <w:t xml:space="preserve"> "Specifies if the logical switch supports flow statistics.";</w:t>
            </w:r>
          </w:p>
          <w:p w14:paraId="395D6381" w14:textId="4BCD87D6" w:rsidR="00614584" w:rsidRPr="009227FA" w:rsidRDefault="00614584" w:rsidP="00FB5818">
            <w:pPr>
              <w:pStyle w:val="XML2"/>
            </w:pPr>
            <w:r w:rsidRPr="009227FA">
              <w:t>}</w:t>
            </w:r>
          </w:p>
          <w:p w14:paraId="14F3E921" w14:textId="3503CBB2" w:rsidR="00614584" w:rsidRPr="009227FA" w:rsidRDefault="00614584" w:rsidP="002E655C">
            <w:pPr>
              <w:pStyle w:val="XML2"/>
            </w:pPr>
            <w:r w:rsidRPr="009227FA">
              <w:t>leaf table-statistics {</w:t>
            </w:r>
          </w:p>
          <w:p w14:paraId="6C43443E" w14:textId="6DAA2DAC" w:rsidR="00614584" w:rsidRPr="009227FA" w:rsidRDefault="00614584" w:rsidP="002E655C">
            <w:pPr>
              <w:pStyle w:val="XML3"/>
            </w:pPr>
            <w:r w:rsidRPr="009227FA">
              <w:t>type boolean;</w:t>
            </w:r>
          </w:p>
          <w:p w14:paraId="6B9DF3A2" w14:textId="34A720A9" w:rsidR="00614584" w:rsidRPr="009227FA" w:rsidRDefault="00614584" w:rsidP="002E655C">
            <w:pPr>
              <w:pStyle w:val="XML3"/>
            </w:pPr>
            <w:r w:rsidRPr="009227FA">
              <w:t>default false;</w:t>
            </w:r>
          </w:p>
          <w:p w14:paraId="25988A76" w14:textId="0A9CD2EF" w:rsidR="00614584" w:rsidRPr="009227FA" w:rsidRDefault="00614584" w:rsidP="002E655C">
            <w:pPr>
              <w:pStyle w:val="XML3"/>
            </w:pPr>
            <w:proofErr w:type="gramStart"/>
            <w:r w:rsidRPr="009227FA">
              <w:t>description</w:t>
            </w:r>
            <w:proofErr w:type="gramEnd"/>
            <w:r w:rsidRPr="009227FA">
              <w:t xml:space="preserve"> "Specifies if the logical switch supports table statistics.";</w:t>
            </w:r>
          </w:p>
          <w:p w14:paraId="6804870A" w14:textId="3D54BEA4" w:rsidR="00614584" w:rsidRPr="009227FA" w:rsidRDefault="00614584" w:rsidP="002E655C">
            <w:pPr>
              <w:pStyle w:val="XML2"/>
            </w:pPr>
            <w:r w:rsidRPr="009227FA">
              <w:t>}</w:t>
            </w:r>
          </w:p>
          <w:p w14:paraId="4EA45208" w14:textId="77226CAC" w:rsidR="00614584" w:rsidRPr="009227FA" w:rsidRDefault="00614584" w:rsidP="002E655C">
            <w:pPr>
              <w:pStyle w:val="XML2"/>
            </w:pPr>
            <w:r w:rsidRPr="009227FA">
              <w:t>leaf port-statistics {</w:t>
            </w:r>
          </w:p>
          <w:p w14:paraId="10EBD89F" w14:textId="7EAFED2E" w:rsidR="00614584" w:rsidRPr="009227FA" w:rsidRDefault="00614584" w:rsidP="002E655C">
            <w:pPr>
              <w:pStyle w:val="XML3"/>
            </w:pPr>
            <w:r w:rsidRPr="009227FA">
              <w:t>type boolean;</w:t>
            </w:r>
          </w:p>
          <w:p w14:paraId="42E20BD3" w14:textId="3E2AF0BA" w:rsidR="00614584" w:rsidRPr="009227FA" w:rsidRDefault="00614584" w:rsidP="002E655C">
            <w:pPr>
              <w:pStyle w:val="XML3"/>
            </w:pPr>
            <w:r w:rsidRPr="009227FA">
              <w:t>default false;</w:t>
            </w:r>
          </w:p>
          <w:p w14:paraId="74EC831A" w14:textId="1061E285" w:rsidR="00614584" w:rsidRPr="009227FA" w:rsidRDefault="00614584" w:rsidP="002E655C">
            <w:pPr>
              <w:pStyle w:val="XML3"/>
            </w:pPr>
            <w:proofErr w:type="gramStart"/>
            <w:r w:rsidRPr="009227FA">
              <w:t>description</w:t>
            </w:r>
            <w:proofErr w:type="gramEnd"/>
            <w:r w:rsidRPr="009227FA">
              <w:t xml:space="preserve"> "Specifies if the logical switch supports port statistics.";</w:t>
            </w:r>
          </w:p>
          <w:p w14:paraId="306E7A67" w14:textId="163BBEB8" w:rsidR="00614584" w:rsidRPr="009227FA" w:rsidRDefault="00614584" w:rsidP="002E655C">
            <w:pPr>
              <w:pStyle w:val="XML2"/>
            </w:pPr>
            <w:r w:rsidRPr="009227FA">
              <w:t>}</w:t>
            </w:r>
          </w:p>
          <w:p w14:paraId="4037705C" w14:textId="3CFFB679" w:rsidR="00614584" w:rsidRPr="009227FA" w:rsidRDefault="00614584" w:rsidP="002E655C">
            <w:pPr>
              <w:pStyle w:val="XML2"/>
            </w:pPr>
            <w:r w:rsidRPr="009227FA">
              <w:t>leaf group-statistics {</w:t>
            </w:r>
          </w:p>
          <w:p w14:paraId="29DE5EA7" w14:textId="2921E2CA" w:rsidR="00614584" w:rsidRPr="009227FA" w:rsidRDefault="00614584" w:rsidP="002E655C">
            <w:pPr>
              <w:pStyle w:val="XML3"/>
            </w:pPr>
            <w:r w:rsidRPr="009227FA">
              <w:t>type boolean;</w:t>
            </w:r>
          </w:p>
          <w:p w14:paraId="52E1EF5A" w14:textId="14062B83" w:rsidR="00614584" w:rsidRPr="009227FA" w:rsidRDefault="00614584" w:rsidP="002E655C">
            <w:pPr>
              <w:pStyle w:val="XML3"/>
            </w:pPr>
            <w:r w:rsidRPr="009227FA">
              <w:t>default false;</w:t>
            </w:r>
          </w:p>
          <w:p w14:paraId="40A842DC" w14:textId="4BC0090C" w:rsidR="00614584" w:rsidRPr="009227FA" w:rsidRDefault="00614584" w:rsidP="002E655C">
            <w:pPr>
              <w:pStyle w:val="XML3"/>
            </w:pPr>
            <w:proofErr w:type="gramStart"/>
            <w:r w:rsidRPr="009227FA">
              <w:t>description</w:t>
            </w:r>
            <w:proofErr w:type="gramEnd"/>
            <w:r w:rsidRPr="009227FA">
              <w:t xml:space="preserve"> "Specifies if the logical switch supports group statistics.";</w:t>
            </w:r>
          </w:p>
          <w:p w14:paraId="1219D2BB" w14:textId="2127DDA3" w:rsidR="00614584" w:rsidRPr="009227FA" w:rsidRDefault="00614584" w:rsidP="002E655C">
            <w:pPr>
              <w:pStyle w:val="XML2"/>
            </w:pPr>
            <w:r w:rsidRPr="009227FA">
              <w:t>}</w:t>
            </w:r>
          </w:p>
          <w:p w14:paraId="7C95F7CF" w14:textId="116E8C9C" w:rsidR="00614584" w:rsidRPr="009227FA" w:rsidRDefault="00614584" w:rsidP="002E655C">
            <w:pPr>
              <w:pStyle w:val="XML2"/>
            </w:pPr>
            <w:r w:rsidRPr="009227FA">
              <w:t>leaf queue-statistics {</w:t>
            </w:r>
          </w:p>
          <w:p w14:paraId="2050B145" w14:textId="591500B5" w:rsidR="00614584" w:rsidRPr="009227FA" w:rsidRDefault="00614584" w:rsidP="002E655C">
            <w:pPr>
              <w:pStyle w:val="XML3"/>
            </w:pPr>
            <w:r w:rsidRPr="009227FA">
              <w:t>type boolean;</w:t>
            </w:r>
          </w:p>
          <w:p w14:paraId="52AD5B4A" w14:textId="15C8F6E6" w:rsidR="00614584" w:rsidRPr="009227FA" w:rsidRDefault="00614584" w:rsidP="002E655C">
            <w:pPr>
              <w:pStyle w:val="XML3"/>
            </w:pPr>
            <w:r w:rsidRPr="009227FA">
              <w:t>default false;</w:t>
            </w:r>
          </w:p>
          <w:p w14:paraId="5F93FAB3" w14:textId="59B4928C" w:rsidR="00614584" w:rsidRPr="009227FA" w:rsidRDefault="00614584" w:rsidP="002E655C">
            <w:pPr>
              <w:pStyle w:val="XML3"/>
            </w:pPr>
            <w:proofErr w:type="gramStart"/>
            <w:r w:rsidRPr="009227FA">
              <w:t>description</w:t>
            </w:r>
            <w:proofErr w:type="gramEnd"/>
            <w:r w:rsidRPr="009227FA">
              <w:t xml:space="preserve"> "Specifies if the logical switch supports queue statistics.";</w:t>
            </w:r>
          </w:p>
          <w:p w14:paraId="4B05968B" w14:textId="7F66D926" w:rsidR="00614584" w:rsidRPr="009227FA" w:rsidRDefault="00614584" w:rsidP="002E655C">
            <w:pPr>
              <w:pStyle w:val="XML2"/>
            </w:pPr>
            <w:r w:rsidRPr="009227FA">
              <w:t>}</w:t>
            </w:r>
          </w:p>
          <w:p w14:paraId="685BC4A0" w14:textId="1635F283" w:rsidR="00614584" w:rsidRPr="009227FA" w:rsidRDefault="00614584" w:rsidP="002E655C">
            <w:pPr>
              <w:pStyle w:val="XML2"/>
            </w:pPr>
            <w:r w:rsidRPr="009227FA">
              <w:t>leaf reassemble-ip-fragments {</w:t>
            </w:r>
          </w:p>
          <w:p w14:paraId="23932603" w14:textId="2EA53E18" w:rsidR="00614584" w:rsidRPr="009227FA" w:rsidRDefault="00614584" w:rsidP="002E655C">
            <w:pPr>
              <w:pStyle w:val="XML3"/>
            </w:pPr>
            <w:r w:rsidRPr="009227FA">
              <w:t>type boolean;</w:t>
            </w:r>
          </w:p>
          <w:p w14:paraId="5F260C8B" w14:textId="144BE288" w:rsidR="00614584" w:rsidRPr="009227FA" w:rsidRDefault="00614584" w:rsidP="002E655C">
            <w:pPr>
              <w:pStyle w:val="XML3"/>
            </w:pPr>
            <w:r w:rsidRPr="009227FA">
              <w:t>default false;</w:t>
            </w:r>
          </w:p>
          <w:p w14:paraId="51BC06F6" w14:textId="3E3E3DA5" w:rsidR="00614584" w:rsidRPr="009227FA" w:rsidRDefault="00614584" w:rsidP="002E655C">
            <w:pPr>
              <w:pStyle w:val="XML3"/>
            </w:pPr>
            <w:proofErr w:type="gramStart"/>
            <w:r w:rsidRPr="009227FA">
              <w:t>description</w:t>
            </w:r>
            <w:proofErr w:type="gramEnd"/>
            <w:r w:rsidRPr="009227FA">
              <w:t xml:space="preserve"> "Specifies if the logical switch supports reassemble IP fragments.";</w:t>
            </w:r>
          </w:p>
          <w:p w14:paraId="3563FCBC" w14:textId="74CFAC4B" w:rsidR="00614584" w:rsidRPr="009227FA" w:rsidRDefault="00614584" w:rsidP="002E655C">
            <w:pPr>
              <w:pStyle w:val="XML2"/>
            </w:pPr>
            <w:r w:rsidRPr="009227FA">
              <w:t>}</w:t>
            </w:r>
          </w:p>
          <w:p w14:paraId="4F648628" w14:textId="5E11B2C7" w:rsidR="00614584" w:rsidRPr="009227FA" w:rsidRDefault="00614584" w:rsidP="002E655C">
            <w:pPr>
              <w:pStyle w:val="XML2"/>
            </w:pPr>
            <w:r w:rsidRPr="009227FA">
              <w:t>leaf block-looping-ports {</w:t>
            </w:r>
          </w:p>
          <w:p w14:paraId="5E7B7D4D" w14:textId="7A35A494" w:rsidR="00614584" w:rsidRPr="009227FA" w:rsidRDefault="00614584" w:rsidP="002E655C">
            <w:pPr>
              <w:pStyle w:val="XML3"/>
            </w:pPr>
            <w:r w:rsidRPr="009227FA">
              <w:t>type boolean;</w:t>
            </w:r>
          </w:p>
          <w:p w14:paraId="4282EBD5" w14:textId="76F7BB25" w:rsidR="00614584" w:rsidRPr="009227FA" w:rsidRDefault="00614584" w:rsidP="002E655C">
            <w:pPr>
              <w:pStyle w:val="XML3"/>
            </w:pPr>
            <w:r w:rsidRPr="009227FA">
              <w:t>default false;</w:t>
            </w:r>
          </w:p>
          <w:p w14:paraId="339E23B2" w14:textId="6B525C1E" w:rsidR="00614584" w:rsidRPr="009227FA" w:rsidRDefault="00614584" w:rsidP="002E655C">
            <w:pPr>
              <w:pStyle w:val="XML3"/>
            </w:pPr>
            <w:r w:rsidRPr="009227FA">
              <w:t>description "'true' indicates that a switch protocol outside of OpenFlow, such as 802.1D Spanning Tree, will detect topology loops and block ports to prevent packet loops."</w:t>
            </w:r>
            <w:r w:rsidR="00FE7DC9" w:rsidRPr="009227FA">
              <w:t>;</w:t>
            </w:r>
          </w:p>
          <w:p w14:paraId="54CC2AEC" w14:textId="05904C9F" w:rsidR="00614584" w:rsidRPr="009227FA" w:rsidRDefault="00614584" w:rsidP="002E655C">
            <w:pPr>
              <w:pStyle w:val="XML2"/>
            </w:pPr>
            <w:r w:rsidRPr="009227FA">
              <w:t>}</w:t>
            </w:r>
          </w:p>
          <w:p w14:paraId="47A17F46" w14:textId="7DBE4D7A" w:rsidR="00614584" w:rsidRPr="009227FA" w:rsidRDefault="00614584" w:rsidP="002E655C">
            <w:pPr>
              <w:pStyle w:val="XML2"/>
            </w:pPr>
            <w:r w:rsidRPr="009227FA">
              <w:t>container reserved-port-types {</w:t>
            </w:r>
          </w:p>
          <w:p w14:paraId="199C84D6" w14:textId="5EF269A7" w:rsidR="00614584" w:rsidRPr="009227FA" w:rsidRDefault="00614584" w:rsidP="002E655C">
            <w:pPr>
              <w:pStyle w:val="XML3"/>
            </w:pPr>
            <w:r w:rsidRPr="009227FA">
              <w:t xml:space="preserve">description "Specify generic forwarding actions such as sending to the controller, flooding, or forwarding using non-OpenFlow </w:t>
            </w:r>
            <w:r w:rsidRPr="009227FA">
              <w:lastRenderedPageBreak/>
              <w:t>methods, such as 'normal' switch processing.";</w:t>
            </w:r>
          </w:p>
          <w:p w14:paraId="24A0C881" w14:textId="71BC83CB" w:rsidR="00614584" w:rsidRPr="009227FA" w:rsidRDefault="00614584" w:rsidP="002E655C">
            <w:pPr>
              <w:pStyle w:val="XML3"/>
            </w:pPr>
            <w:proofErr w:type="gramStart"/>
            <w:r w:rsidRPr="009227FA">
              <w:t>reference</w:t>
            </w:r>
            <w:proofErr w:type="gramEnd"/>
            <w:r w:rsidRPr="009227FA">
              <w:t xml:space="preserve"> "The types of reserved ports are defined in OpenFlow Switch Specification version 1.2.";</w:t>
            </w:r>
          </w:p>
          <w:p w14:paraId="4738D0A2" w14:textId="133D3297" w:rsidR="00614584" w:rsidRPr="009227FA" w:rsidRDefault="00614584" w:rsidP="002E655C">
            <w:pPr>
              <w:pStyle w:val="XML3"/>
            </w:pPr>
            <w:r w:rsidRPr="009227FA">
              <w:t>leaf-list type {</w:t>
            </w:r>
          </w:p>
          <w:p w14:paraId="69A8B389" w14:textId="722C1740" w:rsidR="00614584" w:rsidRPr="009227FA" w:rsidRDefault="00614584" w:rsidP="002E655C">
            <w:pPr>
              <w:pStyle w:val="XML4"/>
            </w:pPr>
            <w:r w:rsidRPr="009227FA">
              <w:t>type enumeration {</w:t>
            </w:r>
          </w:p>
          <w:p w14:paraId="07FC8310" w14:textId="7EF257E5" w:rsidR="00614584" w:rsidRPr="009227FA" w:rsidRDefault="00614584" w:rsidP="002E655C">
            <w:pPr>
              <w:pStyle w:val="XML5"/>
            </w:pPr>
            <w:r w:rsidRPr="009227FA">
              <w:t>enum all;</w:t>
            </w:r>
          </w:p>
          <w:p w14:paraId="7D3CACB0" w14:textId="3222DD8F" w:rsidR="00614584" w:rsidRPr="009227FA" w:rsidRDefault="00614584" w:rsidP="002E655C">
            <w:pPr>
              <w:pStyle w:val="XML5"/>
            </w:pPr>
            <w:r w:rsidRPr="009227FA">
              <w:t>enum controller;</w:t>
            </w:r>
          </w:p>
          <w:p w14:paraId="1BB9DEC4" w14:textId="7E9A8A0B" w:rsidR="00614584" w:rsidRPr="009227FA" w:rsidRDefault="00614584" w:rsidP="002E655C">
            <w:pPr>
              <w:pStyle w:val="XML5"/>
            </w:pPr>
            <w:r w:rsidRPr="009227FA">
              <w:t>enum table;</w:t>
            </w:r>
          </w:p>
          <w:p w14:paraId="44A3BE39" w14:textId="09AEB2B3" w:rsidR="00614584" w:rsidRPr="009227FA" w:rsidRDefault="00614584" w:rsidP="002E655C">
            <w:pPr>
              <w:pStyle w:val="XML5"/>
            </w:pPr>
            <w:r w:rsidRPr="009227FA">
              <w:t>enum inport;</w:t>
            </w:r>
          </w:p>
          <w:p w14:paraId="58C57350" w14:textId="0E0A2352" w:rsidR="00614584" w:rsidRPr="009227FA" w:rsidRDefault="00614584" w:rsidP="002E655C">
            <w:pPr>
              <w:pStyle w:val="XML5"/>
            </w:pPr>
            <w:r w:rsidRPr="009227FA">
              <w:t>enum any;</w:t>
            </w:r>
          </w:p>
          <w:p w14:paraId="29E59F67" w14:textId="35F9AD4C" w:rsidR="00614584" w:rsidRPr="009227FA" w:rsidRDefault="00614584" w:rsidP="002E655C">
            <w:pPr>
              <w:pStyle w:val="XML5"/>
            </w:pPr>
            <w:r w:rsidRPr="009227FA">
              <w:t>enum normal;</w:t>
            </w:r>
          </w:p>
          <w:p w14:paraId="6920F600" w14:textId="467A1267" w:rsidR="00614584" w:rsidRPr="009227FA" w:rsidRDefault="00614584" w:rsidP="002E655C">
            <w:pPr>
              <w:pStyle w:val="XML5"/>
            </w:pPr>
            <w:r w:rsidRPr="009227FA">
              <w:t>enum flood;</w:t>
            </w:r>
          </w:p>
          <w:p w14:paraId="308A580F" w14:textId="5420D26F" w:rsidR="00614584" w:rsidRPr="009227FA" w:rsidRDefault="00614584" w:rsidP="002E655C">
            <w:pPr>
              <w:pStyle w:val="XML4"/>
            </w:pPr>
            <w:r w:rsidRPr="009227FA">
              <w:t>}</w:t>
            </w:r>
          </w:p>
          <w:p w14:paraId="46610D2B" w14:textId="0A35BE13" w:rsidR="00614584" w:rsidRPr="009227FA" w:rsidRDefault="00614584" w:rsidP="002E655C">
            <w:pPr>
              <w:pStyle w:val="XML3"/>
            </w:pPr>
            <w:r w:rsidRPr="009227FA">
              <w:t>}</w:t>
            </w:r>
          </w:p>
          <w:p w14:paraId="1442FCAC" w14:textId="7B3D9B34" w:rsidR="00614584" w:rsidRPr="009227FA" w:rsidRDefault="00614584" w:rsidP="002E655C">
            <w:pPr>
              <w:pStyle w:val="XML2"/>
            </w:pPr>
            <w:r w:rsidRPr="009227FA">
              <w:t>}</w:t>
            </w:r>
          </w:p>
          <w:p w14:paraId="68E401FD" w14:textId="05782663" w:rsidR="00614584" w:rsidRPr="009227FA" w:rsidRDefault="00614584" w:rsidP="00614584">
            <w:pPr>
              <w:pStyle w:val="XML1"/>
            </w:pPr>
          </w:p>
          <w:p w14:paraId="0E2D26E6" w14:textId="6D654741" w:rsidR="00614584" w:rsidRPr="009227FA" w:rsidRDefault="00614584" w:rsidP="002E655C">
            <w:pPr>
              <w:pStyle w:val="XML2"/>
            </w:pPr>
            <w:r w:rsidRPr="009227FA">
              <w:t>container group-types {</w:t>
            </w:r>
          </w:p>
          <w:p w14:paraId="7539ECD0" w14:textId="3B3D4CC0" w:rsidR="00614584" w:rsidRPr="009227FA" w:rsidRDefault="00614584" w:rsidP="002E655C">
            <w:pPr>
              <w:pStyle w:val="XML3"/>
            </w:pPr>
            <w:proofErr w:type="gramStart"/>
            <w:r w:rsidRPr="009227FA">
              <w:t>description</w:t>
            </w:r>
            <w:proofErr w:type="gramEnd"/>
            <w:r w:rsidRPr="009227FA">
              <w:t xml:space="preserve"> "Specify the group types supported by the logical switch.";</w:t>
            </w:r>
          </w:p>
          <w:p w14:paraId="4A3EEEA8" w14:textId="32DC9DC3" w:rsidR="00614584" w:rsidRPr="009227FA" w:rsidRDefault="00614584" w:rsidP="002E655C">
            <w:pPr>
              <w:pStyle w:val="XML3"/>
            </w:pPr>
            <w:proofErr w:type="gramStart"/>
            <w:r w:rsidRPr="009227FA">
              <w:t>reference</w:t>
            </w:r>
            <w:proofErr w:type="gramEnd"/>
            <w:r w:rsidRPr="009227FA">
              <w:t xml:space="preserve"> "The types of groups are defined in OpenFlow Switch Specification version 1.2.";</w:t>
            </w:r>
          </w:p>
          <w:p w14:paraId="6B56900D" w14:textId="549D1FF3" w:rsidR="00614584" w:rsidRPr="009227FA" w:rsidRDefault="00614584" w:rsidP="002E655C">
            <w:pPr>
              <w:pStyle w:val="XML3"/>
            </w:pPr>
            <w:r w:rsidRPr="009227FA">
              <w:t>leaf-list type {</w:t>
            </w:r>
          </w:p>
          <w:p w14:paraId="72E12793" w14:textId="2ADF8C83" w:rsidR="00614584" w:rsidRPr="009227FA" w:rsidRDefault="00614584" w:rsidP="002E655C">
            <w:pPr>
              <w:pStyle w:val="XML4"/>
            </w:pPr>
            <w:r w:rsidRPr="009227FA">
              <w:t>type enumeration {</w:t>
            </w:r>
          </w:p>
          <w:p w14:paraId="42B81EF9" w14:textId="5D1E5242" w:rsidR="00614584" w:rsidRPr="009227FA" w:rsidRDefault="00614584" w:rsidP="002E655C">
            <w:pPr>
              <w:pStyle w:val="XML5"/>
            </w:pPr>
            <w:r w:rsidRPr="009227FA">
              <w:t>enum all;</w:t>
            </w:r>
          </w:p>
          <w:p w14:paraId="2C8917F1" w14:textId="6F46918E" w:rsidR="00614584" w:rsidRPr="009227FA" w:rsidRDefault="00614584" w:rsidP="002E655C">
            <w:pPr>
              <w:pStyle w:val="XML5"/>
            </w:pPr>
            <w:r w:rsidRPr="009227FA">
              <w:t>enum select;</w:t>
            </w:r>
          </w:p>
          <w:p w14:paraId="22683818" w14:textId="014ADDCA" w:rsidR="00614584" w:rsidRPr="009227FA" w:rsidRDefault="00614584" w:rsidP="002E655C">
            <w:pPr>
              <w:pStyle w:val="XML5"/>
            </w:pPr>
            <w:r w:rsidRPr="009227FA">
              <w:t>enum indirect;</w:t>
            </w:r>
          </w:p>
          <w:p w14:paraId="133CA565" w14:textId="302B42C2" w:rsidR="00614584" w:rsidRPr="009227FA" w:rsidRDefault="00614584" w:rsidP="002E655C">
            <w:pPr>
              <w:pStyle w:val="XML5"/>
            </w:pPr>
            <w:r w:rsidRPr="009227FA">
              <w:t>enum fast-failover;</w:t>
            </w:r>
          </w:p>
          <w:p w14:paraId="18A1E1C5" w14:textId="785AB7B6" w:rsidR="00614584" w:rsidRPr="009227FA" w:rsidRDefault="00614584" w:rsidP="002E655C">
            <w:pPr>
              <w:pStyle w:val="XML4"/>
            </w:pPr>
            <w:r w:rsidRPr="009227FA">
              <w:t>}</w:t>
            </w:r>
          </w:p>
          <w:p w14:paraId="155F0063" w14:textId="4B46CBA9" w:rsidR="00614584" w:rsidRPr="009227FA" w:rsidRDefault="00614584" w:rsidP="002E655C">
            <w:pPr>
              <w:pStyle w:val="XML3"/>
            </w:pPr>
            <w:r w:rsidRPr="009227FA">
              <w:t>}</w:t>
            </w:r>
          </w:p>
          <w:p w14:paraId="789E83D1" w14:textId="7996B812" w:rsidR="00614584" w:rsidRPr="009227FA" w:rsidRDefault="00614584" w:rsidP="002E655C">
            <w:pPr>
              <w:pStyle w:val="XML2"/>
            </w:pPr>
            <w:r w:rsidRPr="009227FA">
              <w:t>}</w:t>
            </w:r>
          </w:p>
          <w:p w14:paraId="7433EF6B" w14:textId="5A47AB3C" w:rsidR="00614584" w:rsidRPr="009227FA" w:rsidRDefault="00614584" w:rsidP="00614584">
            <w:pPr>
              <w:pStyle w:val="XML1"/>
            </w:pPr>
          </w:p>
          <w:p w14:paraId="0774DDE0" w14:textId="0A8108C6" w:rsidR="00614584" w:rsidRPr="009227FA" w:rsidRDefault="00614584" w:rsidP="002E655C">
            <w:pPr>
              <w:pStyle w:val="XML2"/>
            </w:pPr>
            <w:r w:rsidRPr="009227FA">
              <w:t>container group-capabilities {</w:t>
            </w:r>
          </w:p>
          <w:p w14:paraId="2970938C" w14:textId="133A3D98" w:rsidR="00614584" w:rsidRPr="009227FA" w:rsidRDefault="00614584" w:rsidP="002E655C">
            <w:pPr>
              <w:pStyle w:val="XML3"/>
            </w:pPr>
            <w:proofErr w:type="gramStart"/>
            <w:r w:rsidRPr="009227FA">
              <w:t>description</w:t>
            </w:r>
            <w:proofErr w:type="gramEnd"/>
            <w:r w:rsidRPr="009227FA">
              <w:t xml:space="preserve"> "Specify the group capabilities supported by the logical switch.";</w:t>
            </w:r>
          </w:p>
          <w:p w14:paraId="5ED92C09" w14:textId="3C59A365" w:rsidR="00614584" w:rsidRPr="009227FA" w:rsidRDefault="00614584" w:rsidP="002E655C">
            <w:pPr>
              <w:pStyle w:val="XML3"/>
            </w:pPr>
            <w:proofErr w:type="gramStart"/>
            <w:r w:rsidRPr="009227FA">
              <w:t>reference</w:t>
            </w:r>
            <w:proofErr w:type="gramEnd"/>
            <w:r w:rsidRPr="009227FA">
              <w:t xml:space="preserve"> "The types of group capability are defined in OpenFlow Switch Specification version 1.2.";</w:t>
            </w:r>
          </w:p>
          <w:p w14:paraId="4C7B4EBA" w14:textId="55DE35DA" w:rsidR="00614584" w:rsidRPr="009227FA" w:rsidRDefault="00614584" w:rsidP="002E655C">
            <w:pPr>
              <w:pStyle w:val="XML3"/>
            </w:pPr>
            <w:r w:rsidRPr="009227FA">
              <w:t>leaf-list capability {</w:t>
            </w:r>
          </w:p>
          <w:p w14:paraId="31882045" w14:textId="48C4D612" w:rsidR="00614584" w:rsidRPr="009227FA" w:rsidRDefault="00614584" w:rsidP="002E655C">
            <w:pPr>
              <w:pStyle w:val="XML4"/>
            </w:pPr>
            <w:r w:rsidRPr="009227FA">
              <w:t>type enumeration {</w:t>
            </w:r>
          </w:p>
          <w:p w14:paraId="4E4AC3B8" w14:textId="42553D44" w:rsidR="00614584" w:rsidRPr="009227FA" w:rsidRDefault="00614584" w:rsidP="002E655C">
            <w:pPr>
              <w:pStyle w:val="XML5"/>
            </w:pPr>
            <w:r w:rsidRPr="009227FA">
              <w:t>enum select-weight;</w:t>
            </w:r>
          </w:p>
          <w:p w14:paraId="25433CB7" w14:textId="5B1C338A" w:rsidR="00614584" w:rsidRPr="009227FA" w:rsidRDefault="00614584" w:rsidP="002E655C">
            <w:pPr>
              <w:pStyle w:val="XML5"/>
            </w:pPr>
            <w:r w:rsidRPr="009227FA">
              <w:t>enum select-liveness;</w:t>
            </w:r>
          </w:p>
          <w:p w14:paraId="1F7D0E47" w14:textId="63F22D2B" w:rsidR="00614584" w:rsidRPr="009227FA" w:rsidRDefault="00614584" w:rsidP="002E655C">
            <w:pPr>
              <w:pStyle w:val="XML5"/>
            </w:pPr>
            <w:r w:rsidRPr="009227FA">
              <w:t>enum chaining;</w:t>
            </w:r>
          </w:p>
          <w:p w14:paraId="1B996C72" w14:textId="5CBBA402" w:rsidR="00614584" w:rsidRPr="009227FA" w:rsidRDefault="00614584" w:rsidP="002E655C">
            <w:pPr>
              <w:pStyle w:val="XML5"/>
            </w:pPr>
            <w:r w:rsidRPr="009227FA">
              <w:t>enum chaining-check;</w:t>
            </w:r>
          </w:p>
          <w:p w14:paraId="67E22329" w14:textId="258FD551" w:rsidR="00614584" w:rsidRPr="009227FA" w:rsidRDefault="00614584" w:rsidP="002E655C">
            <w:pPr>
              <w:pStyle w:val="XML4"/>
            </w:pPr>
            <w:r w:rsidRPr="009227FA">
              <w:t>}</w:t>
            </w:r>
          </w:p>
          <w:p w14:paraId="696BBC40" w14:textId="19F7502E" w:rsidR="00614584" w:rsidRPr="009227FA" w:rsidRDefault="00614584" w:rsidP="002E655C">
            <w:pPr>
              <w:pStyle w:val="XML3"/>
            </w:pPr>
            <w:r w:rsidRPr="009227FA">
              <w:t>}</w:t>
            </w:r>
          </w:p>
          <w:p w14:paraId="6521D3B7" w14:textId="3FCBC0B0" w:rsidR="00614584" w:rsidRPr="009227FA" w:rsidRDefault="00614584" w:rsidP="002E655C">
            <w:pPr>
              <w:pStyle w:val="XML2"/>
            </w:pPr>
            <w:r w:rsidRPr="009227FA">
              <w:t>}</w:t>
            </w:r>
          </w:p>
          <w:p w14:paraId="5DC405F8" w14:textId="06AC00D3" w:rsidR="00614584" w:rsidRPr="009227FA" w:rsidRDefault="00614584" w:rsidP="00614584">
            <w:pPr>
              <w:pStyle w:val="XML1"/>
            </w:pPr>
          </w:p>
          <w:p w14:paraId="4425E9EA" w14:textId="0FA84CD0" w:rsidR="00614584" w:rsidRPr="009227FA" w:rsidRDefault="00614584" w:rsidP="002E655C">
            <w:pPr>
              <w:pStyle w:val="XML2"/>
            </w:pPr>
            <w:r w:rsidRPr="009227FA">
              <w:t>container action-types {</w:t>
            </w:r>
          </w:p>
          <w:p w14:paraId="7D8B8248" w14:textId="469776D8" w:rsidR="00614584" w:rsidRPr="009227FA" w:rsidRDefault="00614584" w:rsidP="002E655C">
            <w:pPr>
              <w:pStyle w:val="XML3"/>
            </w:pPr>
            <w:proofErr w:type="gramStart"/>
            <w:r w:rsidRPr="009227FA">
              <w:t>description</w:t>
            </w:r>
            <w:proofErr w:type="gramEnd"/>
            <w:r w:rsidRPr="009227FA">
              <w:t xml:space="preserve"> "Specify the action types supported by the logical switch.";</w:t>
            </w:r>
          </w:p>
          <w:p w14:paraId="6C1200E9" w14:textId="3BB7078C" w:rsidR="00614584" w:rsidRPr="009227FA" w:rsidRDefault="00614584" w:rsidP="002E655C">
            <w:pPr>
              <w:pStyle w:val="XML3"/>
            </w:pPr>
            <w:r w:rsidRPr="009227FA">
              <w:t>leaf-list type {</w:t>
            </w:r>
          </w:p>
          <w:p w14:paraId="09B9D51F" w14:textId="77A95FD8" w:rsidR="00614584" w:rsidRPr="009227FA" w:rsidRDefault="00614584" w:rsidP="002E655C">
            <w:pPr>
              <w:pStyle w:val="XML4"/>
            </w:pPr>
            <w:r w:rsidRPr="009227FA">
              <w:t>type action-type;</w:t>
            </w:r>
          </w:p>
          <w:p w14:paraId="3931BE16" w14:textId="16E78789" w:rsidR="00614584" w:rsidRPr="009227FA" w:rsidRDefault="00614584" w:rsidP="002E655C">
            <w:pPr>
              <w:pStyle w:val="XML3"/>
            </w:pPr>
            <w:r w:rsidRPr="009227FA">
              <w:t>}</w:t>
            </w:r>
          </w:p>
          <w:p w14:paraId="445611D5" w14:textId="5D432AA3" w:rsidR="00614584" w:rsidRPr="009227FA" w:rsidRDefault="00614584" w:rsidP="002E655C">
            <w:pPr>
              <w:pStyle w:val="XML2"/>
            </w:pPr>
            <w:r w:rsidRPr="009227FA">
              <w:t>}</w:t>
            </w:r>
          </w:p>
          <w:p w14:paraId="34F6E8EE" w14:textId="77777777" w:rsidR="00614584" w:rsidRPr="009227FA" w:rsidRDefault="00614584" w:rsidP="00614584">
            <w:pPr>
              <w:pStyle w:val="XML1"/>
            </w:pPr>
          </w:p>
          <w:p w14:paraId="7F52B00C" w14:textId="74C7A67F" w:rsidR="00614584" w:rsidRPr="009227FA" w:rsidRDefault="00614584" w:rsidP="002E655C">
            <w:pPr>
              <w:pStyle w:val="XML2"/>
            </w:pPr>
            <w:r w:rsidRPr="009227FA">
              <w:t>container instruction-types {</w:t>
            </w:r>
          </w:p>
          <w:p w14:paraId="2238C867" w14:textId="2A4B5CEF" w:rsidR="00614584" w:rsidRPr="009227FA" w:rsidRDefault="00614584" w:rsidP="002E655C">
            <w:pPr>
              <w:pStyle w:val="XML3"/>
            </w:pPr>
            <w:proofErr w:type="gramStart"/>
            <w:r w:rsidRPr="009227FA">
              <w:t>description</w:t>
            </w:r>
            <w:proofErr w:type="gramEnd"/>
            <w:r w:rsidRPr="009227FA">
              <w:t xml:space="preserve"> "Specify the instruction types supported by the </w:t>
            </w:r>
            <w:r w:rsidRPr="009227FA">
              <w:lastRenderedPageBreak/>
              <w:t>logical switch.";</w:t>
            </w:r>
          </w:p>
          <w:p w14:paraId="776CDD9F" w14:textId="28390DF9" w:rsidR="00614584" w:rsidRPr="009227FA" w:rsidRDefault="00614584" w:rsidP="002E655C">
            <w:pPr>
              <w:pStyle w:val="XML3"/>
            </w:pPr>
            <w:r w:rsidRPr="009227FA">
              <w:t>leaf-list type {</w:t>
            </w:r>
          </w:p>
          <w:p w14:paraId="267F2489" w14:textId="4A10773D" w:rsidR="00614584" w:rsidRPr="009227FA" w:rsidRDefault="00614584" w:rsidP="002E655C">
            <w:pPr>
              <w:pStyle w:val="XML4"/>
            </w:pPr>
            <w:r w:rsidRPr="009227FA">
              <w:t>type instruction-type;</w:t>
            </w:r>
          </w:p>
          <w:p w14:paraId="76A95456" w14:textId="74BB4CED" w:rsidR="00614584" w:rsidRPr="009227FA" w:rsidRDefault="00614584" w:rsidP="002E655C">
            <w:pPr>
              <w:pStyle w:val="XML3"/>
            </w:pPr>
            <w:r w:rsidRPr="009227FA">
              <w:t>}</w:t>
            </w:r>
          </w:p>
          <w:p w14:paraId="59156CC3" w14:textId="50832445" w:rsidR="00614584" w:rsidRPr="009227FA" w:rsidRDefault="00614584" w:rsidP="002E655C">
            <w:pPr>
              <w:pStyle w:val="XML2"/>
            </w:pPr>
            <w:r w:rsidRPr="009227FA">
              <w:t>}</w:t>
            </w:r>
          </w:p>
          <w:p w14:paraId="020EF185" w14:textId="25FA68E8" w:rsidR="00614584" w:rsidRPr="009227FA" w:rsidRDefault="00614584" w:rsidP="00614584">
            <w:pPr>
              <w:pStyle w:val="XML1"/>
            </w:pPr>
            <w:r w:rsidRPr="009227FA">
              <w:t>}</w:t>
            </w:r>
          </w:p>
          <w:p w14:paraId="12974D9F" w14:textId="77777777" w:rsidR="00614584" w:rsidRPr="009227FA" w:rsidRDefault="00614584" w:rsidP="00614584">
            <w:pPr>
              <w:pStyle w:val="XML1"/>
            </w:pPr>
          </w:p>
          <w:p w14:paraId="5A7A207A" w14:textId="77777777" w:rsidR="00F71F36" w:rsidRPr="009227FA" w:rsidRDefault="00F71F36" w:rsidP="00011096">
            <w:pPr>
              <w:pStyle w:val="XML2"/>
            </w:pPr>
            <w:r w:rsidRPr="009227FA">
              <w:t>grouping openflow-controller-grouping {</w:t>
            </w:r>
          </w:p>
          <w:p w14:paraId="1A3CDE56" w14:textId="77777777" w:rsidR="00F71F36" w:rsidRPr="009227FA" w:rsidRDefault="00F71F36" w:rsidP="00011096">
            <w:pPr>
              <w:pStyle w:val="XML3"/>
            </w:pPr>
            <w:proofErr w:type="gramStart"/>
            <w:r w:rsidRPr="009227FA">
              <w:t>description</w:t>
            </w:r>
            <w:proofErr w:type="gramEnd"/>
            <w:r w:rsidRPr="009227FA">
              <w:t xml:space="preserve"> "This grouping specifies all properties of an OpenFlow Logical Switch Controller.";</w:t>
            </w:r>
          </w:p>
          <w:p w14:paraId="2C2A3FF1" w14:textId="77777777" w:rsidR="00F71F36" w:rsidRPr="009227FA" w:rsidRDefault="00F71F36" w:rsidP="00011096">
            <w:pPr>
              <w:pStyle w:val="XML3"/>
            </w:pPr>
            <w:r w:rsidRPr="009227FA">
              <w:t>leaf id {</w:t>
            </w:r>
          </w:p>
          <w:p w14:paraId="6BE3CAF4" w14:textId="77777777" w:rsidR="00F71F36" w:rsidRPr="009227FA" w:rsidRDefault="00F71F36" w:rsidP="00011096">
            <w:pPr>
              <w:pStyle w:val="XML4"/>
            </w:pPr>
            <w:r w:rsidRPr="009227FA">
              <w:t>type inet:uri;</w:t>
            </w:r>
          </w:p>
          <w:p w14:paraId="1CEDDAA5" w14:textId="77777777" w:rsidR="00F71F36" w:rsidRPr="009227FA" w:rsidRDefault="00F71F36" w:rsidP="00011096">
            <w:pPr>
              <w:pStyle w:val="XML4"/>
            </w:pPr>
            <w:r w:rsidRPr="009227FA">
              <w:t>mandatory true;</w:t>
            </w:r>
          </w:p>
          <w:p w14:paraId="6BE9A3E9" w14:textId="77777777" w:rsidR="00F71F36" w:rsidRPr="009227FA" w:rsidRDefault="00F71F36" w:rsidP="00011096">
            <w:pPr>
              <w:pStyle w:val="XML5"/>
            </w:pPr>
            <w:proofErr w:type="gramStart"/>
            <w:r w:rsidRPr="009227FA">
              <w:t>description</w:t>
            </w:r>
            <w:proofErr w:type="gramEnd"/>
            <w:r w:rsidRPr="009227FA">
              <w:t xml:space="preserve"> "An unique but locally arbitrary identifier that identifies a controller within a OpenFlow Logical Switch and is persistent across reboots of the system.";</w:t>
            </w:r>
          </w:p>
          <w:p w14:paraId="7D4215C8" w14:textId="77777777" w:rsidR="00F71F36" w:rsidRPr="009227FA" w:rsidRDefault="00F71F36" w:rsidP="00011096">
            <w:pPr>
              <w:pStyle w:val="XML3"/>
            </w:pPr>
            <w:r w:rsidRPr="009227FA">
              <w:t>}</w:t>
            </w:r>
          </w:p>
          <w:p w14:paraId="6B4A8879" w14:textId="77777777" w:rsidR="00F71F36" w:rsidRPr="009227FA" w:rsidRDefault="00F71F36" w:rsidP="00011096">
            <w:pPr>
              <w:pStyle w:val="XML3"/>
            </w:pPr>
            <w:r w:rsidRPr="009227FA">
              <w:t>leaf role {</w:t>
            </w:r>
          </w:p>
          <w:p w14:paraId="25627CAD" w14:textId="77777777" w:rsidR="00F71F36" w:rsidRPr="009227FA" w:rsidRDefault="00F71F36" w:rsidP="00011096">
            <w:pPr>
              <w:pStyle w:val="XML4"/>
            </w:pPr>
            <w:r w:rsidRPr="009227FA">
              <w:t>type enumeration {</w:t>
            </w:r>
          </w:p>
          <w:p w14:paraId="4E55AFEB" w14:textId="77777777" w:rsidR="00F71F36" w:rsidRPr="009227FA" w:rsidRDefault="00F71F36" w:rsidP="00011096">
            <w:pPr>
              <w:pStyle w:val="XML5"/>
            </w:pPr>
            <w:r w:rsidRPr="009227FA">
              <w:t>enum master;</w:t>
            </w:r>
          </w:p>
          <w:p w14:paraId="484AB79E" w14:textId="77777777" w:rsidR="00F71F36" w:rsidRPr="009227FA" w:rsidRDefault="00F71F36" w:rsidP="00011096">
            <w:pPr>
              <w:pStyle w:val="XML5"/>
            </w:pPr>
            <w:r w:rsidRPr="009227FA">
              <w:t>enum slave;</w:t>
            </w:r>
          </w:p>
          <w:p w14:paraId="7572FBCA" w14:textId="77777777" w:rsidR="00F71F36" w:rsidRPr="009227FA" w:rsidRDefault="00F71F36" w:rsidP="00011096">
            <w:pPr>
              <w:pStyle w:val="XML5"/>
            </w:pPr>
            <w:r w:rsidRPr="009227FA">
              <w:t>enum equal;</w:t>
            </w:r>
          </w:p>
          <w:p w14:paraId="57327AF4" w14:textId="77777777" w:rsidR="00F71F36" w:rsidRPr="009227FA" w:rsidRDefault="00F71F36" w:rsidP="00011096">
            <w:pPr>
              <w:pStyle w:val="XML4"/>
            </w:pPr>
            <w:r w:rsidRPr="009227FA">
              <w:t>}</w:t>
            </w:r>
          </w:p>
          <w:p w14:paraId="46A3C52C" w14:textId="77777777" w:rsidR="00F71F36" w:rsidRPr="009227FA" w:rsidRDefault="00F71F36" w:rsidP="00011096">
            <w:pPr>
              <w:pStyle w:val="XML4"/>
            </w:pPr>
            <w:r w:rsidRPr="009227FA">
              <w:t>default equal;</w:t>
            </w:r>
          </w:p>
          <w:p w14:paraId="13CFFD5B" w14:textId="77777777" w:rsidR="00F71F36" w:rsidRPr="009227FA" w:rsidRDefault="00F71F36" w:rsidP="00011096">
            <w:pPr>
              <w:pStyle w:val="XML4"/>
            </w:pPr>
            <w:proofErr w:type="gramStart"/>
            <w:r w:rsidRPr="009227FA">
              <w:t>description</w:t>
            </w:r>
            <w:proofErr w:type="gramEnd"/>
            <w:r w:rsidRPr="009227FA">
              <w:t xml:space="preserve"> "The predefined role of the controller.";</w:t>
            </w:r>
          </w:p>
          <w:p w14:paraId="2D3753C4" w14:textId="77777777" w:rsidR="00F71F36" w:rsidRPr="009227FA" w:rsidRDefault="00F71F36" w:rsidP="00011096">
            <w:pPr>
              <w:pStyle w:val="XML3"/>
            </w:pPr>
            <w:r w:rsidRPr="009227FA">
              <w:t>}</w:t>
            </w:r>
          </w:p>
          <w:p w14:paraId="3E955986" w14:textId="77777777" w:rsidR="00F71F36" w:rsidRPr="009227FA" w:rsidRDefault="00F71F36" w:rsidP="00011096">
            <w:pPr>
              <w:pStyle w:val="XML3"/>
            </w:pPr>
            <w:r w:rsidRPr="009227FA">
              <w:t>leaf ip-address {</w:t>
            </w:r>
          </w:p>
          <w:p w14:paraId="029842EC" w14:textId="77777777" w:rsidR="00F71F36" w:rsidRPr="009227FA" w:rsidRDefault="00F71F36" w:rsidP="00011096">
            <w:pPr>
              <w:pStyle w:val="XML4"/>
            </w:pPr>
            <w:r w:rsidRPr="009227FA">
              <w:t>type inet:ip-address;</w:t>
            </w:r>
          </w:p>
          <w:p w14:paraId="264C1806" w14:textId="77777777" w:rsidR="00F71F36" w:rsidRPr="009227FA" w:rsidRDefault="00F71F36" w:rsidP="00011096">
            <w:pPr>
              <w:pStyle w:val="XML4"/>
            </w:pPr>
            <w:r w:rsidRPr="009227FA">
              <w:t>mandatory true;</w:t>
            </w:r>
          </w:p>
          <w:p w14:paraId="5042722D" w14:textId="77777777" w:rsidR="00F71F36" w:rsidRPr="009227FA" w:rsidRDefault="00F71F36" w:rsidP="00011096">
            <w:pPr>
              <w:pStyle w:val="XML4"/>
            </w:pPr>
            <w:proofErr w:type="gramStart"/>
            <w:r w:rsidRPr="009227FA">
              <w:t>description</w:t>
            </w:r>
            <w:proofErr w:type="gramEnd"/>
            <w:r w:rsidRPr="009227FA">
              <w:t xml:space="preserve"> "The IP address of the controller to connect to.";</w:t>
            </w:r>
          </w:p>
          <w:p w14:paraId="20230A95" w14:textId="77777777" w:rsidR="00F71F36" w:rsidRPr="009227FA" w:rsidRDefault="00F71F36" w:rsidP="00011096">
            <w:pPr>
              <w:pStyle w:val="XML3"/>
            </w:pPr>
            <w:r w:rsidRPr="009227FA">
              <w:t>}</w:t>
            </w:r>
          </w:p>
          <w:p w14:paraId="7B59AE9F" w14:textId="77777777" w:rsidR="00F71F36" w:rsidRPr="009227FA" w:rsidRDefault="00F71F36" w:rsidP="00011096">
            <w:pPr>
              <w:pStyle w:val="XML3"/>
            </w:pPr>
            <w:r w:rsidRPr="009227FA">
              <w:t>leaf port {</w:t>
            </w:r>
          </w:p>
          <w:p w14:paraId="3A8D0851" w14:textId="77777777" w:rsidR="00F71F36" w:rsidRPr="009227FA" w:rsidRDefault="00F71F36" w:rsidP="00011096">
            <w:pPr>
              <w:pStyle w:val="XML4"/>
            </w:pPr>
            <w:r w:rsidRPr="009227FA">
              <w:t>type inet:port-number;</w:t>
            </w:r>
          </w:p>
          <w:p w14:paraId="4F84DD52" w14:textId="77777777" w:rsidR="00F71F36" w:rsidRPr="009227FA" w:rsidRDefault="00F71F36" w:rsidP="00011096">
            <w:pPr>
              <w:pStyle w:val="XML4"/>
            </w:pPr>
            <w:r w:rsidRPr="009227FA">
              <w:t>default 6633;</w:t>
            </w:r>
          </w:p>
          <w:p w14:paraId="372B8116" w14:textId="77777777" w:rsidR="00F71F36" w:rsidRPr="009227FA" w:rsidRDefault="00F71F36" w:rsidP="00011096">
            <w:pPr>
              <w:pStyle w:val="XML4"/>
            </w:pPr>
            <w:proofErr w:type="gramStart"/>
            <w:r w:rsidRPr="009227FA">
              <w:t>description</w:t>
            </w:r>
            <w:proofErr w:type="gramEnd"/>
            <w:r w:rsidRPr="009227FA">
              <w:t xml:space="preserve"> "The port number at the controller to connect to.";</w:t>
            </w:r>
          </w:p>
          <w:p w14:paraId="1B03EADB" w14:textId="77777777" w:rsidR="00F71F36" w:rsidRPr="009227FA" w:rsidRDefault="00F71F36" w:rsidP="00011096">
            <w:pPr>
              <w:pStyle w:val="XML3"/>
            </w:pPr>
            <w:r w:rsidRPr="009227FA">
              <w:t>}</w:t>
            </w:r>
          </w:p>
          <w:p w14:paraId="0055A070" w14:textId="77777777" w:rsidR="00F71F36" w:rsidRPr="009227FA" w:rsidRDefault="00F71F36" w:rsidP="00011096">
            <w:pPr>
              <w:pStyle w:val="XML3"/>
            </w:pPr>
            <w:r w:rsidRPr="009227FA">
              <w:t>leaf local-ip-address {</w:t>
            </w:r>
          </w:p>
          <w:p w14:paraId="6FF8AA19" w14:textId="77777777" w:rsidR="00F71F36" w:rsidRPr="009227FA" w:rsidRDefault="00F71F36" w:rsidP="00011096">
            <w:pPr>
              <w:pStyle w:val="XML4"/>
            </w:pPr>
            <w:r w:rsidRPr="009227FA">
              <w:t>type inet:ip-address;</w:t>
            </w:r>
          </w:p>
          <w:p w14:paraId="31A270E1" w14:textId="77777777" w:rsidR="00F71F36" w:rsidRPr="009227FA" w:rsidRDefault="00F71F36" w:rsidP="00011096">
            <w:pPr>
              <w:pStyle w:val="XML4"/>
            </w:pPr>
            <w:proofErr w:type="gramStart"/>
            <w:r w:rsidRPr="009227FA">
              <w:t>description</w:t>
            </w:r>
            <w:proofErr w:type="gramEnd"/>
            <w:r w:rsidRPr="009227FA">
              <w:t xml:space="preserve"> "This specifies the source IP for packets sent to this controller and overrides the default IP used.";</w:t>
            </w:r>
          </w:p>
          <w:p w14:paraId="3FD129E6" w14:textId="77777777" w:rsidR="00F71F36" w:rsidRPr="009227FA" w:rsidRDefault="00F71F36" w:rsidP="00011096">
            <w:pPr>
              <w:pStyle w:val="XML3"/>
            </w:pPr>
            <w:r w:rsidRPr="009227FA">
              <w:t>}</w:t>
            </w:r>
          </w:p>
          <w:p w14:paraId="5641454E" w14:textId="77777777" w:rsidR="00F71F36" w:rsidRPr="009227FA" w:rsidRDefault="00F71F36" w:rsidP="00011096">
            <w:pPr>
              <w:pStyle w:val="XML3"/>
            </w:pPr>
            <w:r w:rsidRPr="009227FA">
              <w:t>leaf local-port {</w:t>
            </w:r>
          </w:p>
          <w:p w14:paraId="210C98A1" w14:textId="77777777" w:rsidR="00F71F36" w:rsidRPr="009227FA" w:rsidRDefault="00F71F36" w:rsidP="00011096">
            <w:pPr>
              <w:pStyle w:val="XML4"/>
            </w:pPr>
            <w:r w:rsidRPr="009227FA">
              <w:t>type inet:port-number;</w:t>
            </w:r>
          </w:p>
          <w:p w14:paraId="7B48236A" w14:textId="77777777" w:rsidR="00F71F36" w:rsidRPr="009227FA" w:rsidRDefault="00F71F36" w:rsidP="00011096">
            <w:pPr>
              <w:pStyle w:val="XML4"/>
            </w:pPr>
            <w:r w:rsidRPr="009227FA">
              <w:t>default 0;</w:t>
            </w:r>
          </w:p>
          <w:p w14:paraId="19838BED" w14:textId="77777777" w:rsidR="00F71F36" w:rsidRPr="009227FA" w:rsidRDefault="00F71F36" w:rsidP="00011096">
            <w:pPr>
              <w:pStyle w:val="XML4"/>
            </w:pPr>
            <w:proofErr w:type="gramStart"/>
            <w:r w:rsidRPr="009227FA">
              <w:t>description</w:t>
            </w:r>
            <w:proofErr w:type="gramEnd"/>
            <w:r w:rsidRPr="009227FA">
              <w:t xml:space="preserve"> "The port number the switch listens on. If 0 the port is chosen dynamically.</w:t>
            </w:r>
            <w:proofErr w:type="gramStart"/>
            <w:r w:rsidRPr="009227FA">
              <w:t>";</w:t>
            </w:r>
            <w:proofErr w:type="gramEnd"/>
          </w:p>
          <w:p w14:paraId="669BC4A8" w14:textId="77777777" w:rsidR="00F71F36" w:rsidRPr="009227FA" w:rsidRDefault="00F71F36" w:rsidP="00011096">
            <w:pPr>
              <w:pStyle w:val="XML3"/>
            </w:pPr>
            <w:r w:rsidRPr="009227FA">
              <w:t>}</w:t>
            </w:r>
          </w:p>
          <w:p w14:paraId="00D45EC4" w14:textId="77777777" w:rsidR="00F71F36" w:rsidRPr="009227FA" w:rsidRDefault="00F71F36" w:rsidP="00011096">
            <w:pPr>
              <w:pStyle w:val="XML3"/>
            </w:pPr>
            <w:r w:rsidRPr="009227FA">
              <w:t>leaf protocol {</w:t>
            </w:r>
          </w:p>
          <w:p w14:paraId="6E4430BC" w14:textId="77777777" w:rsidR="00F71F36" w:rsidRPr="009227FA" w:rsidRDefault="00F71F36" w:rsidP="00011096">
            <w:pPr>
              <w:pStyle w:val="XML4"/>
            </w:pPr>
            <w:r w:rsidRPr="009227FA">
              <w:t>type enumeration {</w:t>
            </w:r>
          </w:p>
          <w:p w14:paraId="490E8A98" w14:textId="77777777" w:rsidR="00F71F36" w:rsidRPr="009227FA" w:rsidRDefault="00F71F36" w:rsidP="00011096">
            <w:pPr>
              <w:pStyle w:val="XML5"/>
            </w:pPr>
            <w:r w:rsidRPr="009227FA">
              <w:t>enum "tcp";</w:t>
            </w:r>
          </w:p>
          <w:p w14:paraId="4DE7B69F" w14:textId="77777777" w:rsidR="00F71F36" w:rsidRPr="009227FA" w:rsidRDefault="00F71F36" w:rsidP="00011096">
            <w:pPr>
              <w:pStyle w:val="XML5"/>
            </w:pPr>
            <w:r w:rsidRPr="009227FA">
              <w:t>enum "tls";</w:t>
            </w:r>
          </w:p>
          <w:p w14:paraId="4D55BD97" w14:textId="77777777" w:rsidR="00F71F36" w:rsidRPr="009227FA" w:rsidRDefault="00F71F36" w:rsidP="00011096">
            <w:pPr>
              <w:pStyle w:val="XML4"/>
            </w:pPr>
            <w:r w:rsidRPr="009227FA">
              <w:t>}</w:t>
            </w:r>
          </w:p>
          <w:p w14:paraId="6D571CCC" w14:textId="77777777" w:rsidR="00F71F36" w:rsidRPr="009227FA" w:rsidRDefault="00F71F36" w:rsidP="00011096">
            <w:pPr>
              <w:pStyle w:val="XML4"/>
            </w:pPr>
            <w:r w:rsidRPr="009227FA">
              <w:t>default "tcp";</w:t>
            </w:r>
          </w:p>
          <w:p w14:paraId="41F8C13C" w14:textId="77777777" w:rsidR="00F71F36" w:rsidRPr="009227FA" w:rsidRDefault="00F71F36" w:rsidP="00011096">
            <w:pPr>
              <w:pStyle w:val="XML4"/>
            </w:pPr>
            <w:proofErr w:type="gramStart"/>
            <w:r w:rsidRPr="009227FA">
              <w:t>description</w:t>
            </w:r>
            <w:proofErr w:type="gramEnd"/>
            <w:r w:rsidRPr="009227FA">
              <w:t xml:space="preserve"> "The protocol used for connecting to the controller.";</w:t>
            </w:r>
          </w:p>
          <w:p w14:paraId="7F19EFD6" w14:textId="77777777" w:rsidR="00F71F36" w:rsidRPr="009227FA" w:rsidRDefault="00F71F36" w:rsidP="00011096">
            <w:pPr>
              <w:pStyle w:val="XML3"/>
            </w:pPr>
            <w:r w:rsidRPr="009227FA">
              <w:lastRenderedPageBreak/>
              <w:t>}</w:t>
            </w:r>
          </w:p>
          <w:p w14:paraId="2112EB2A" w14:textId="77777777" w:rsidR="00F71F36" w:rsidRPr="009227FA" w:rsidRDefault="00F71F36" w:rsidP="00011096">
            <w:pPr>
              <w:pStyle w:val="XML3"/>
            </w:pPr>
            <w:r w:rsidRPr="009227FA">
              <w:t>container state {</w:t>
            </w:r>
          </w:p>
          <w:p w14:paraId="6DD47F00" w14:textId="77777777" w:rsidR="00F71F36" w:rsidRPr="009227FA" w:rsidRDefault="00F71F36" w:rsidP="00011096">
            <w:pPr>
              <w:pStyle w:val="XML4"/>
            </w:pPr>
            <w:r w:rsidRPr="009227FA">
              <w:t>description "This container holds connection state information that indicate if the Logical Switch is connected, what versions are supported, and which one is used.";</w:t>
            </w:r>
          </w:p>
          <w:p w14:paraId="0C190D8D" w14:textId="77777777" w:rsidR="00F71F36" w:rsidRPr="009227FA" w:rsidRDefault="00F71F36" w:rsidP="00011096">
            <w:pPr>
              <w:pStyle w:val="XML4"/>
            </w:pPr>
            <w:r w:rsidRPr="009227FA">
              <w:t>leaf connection-state {</w:t>
            </w:r>
          </w:p>
          <w:p w14:paraId="38299917" w14:textId="77777777" w:rsidR="00F71F36" w:rsidRPr="009227FA" w:rsidRDefault="00F71F36" w:rsidP="00011096">
            <w:pPr>
              <w:pStyle w:val="XML5"/>
            </w:pPr>
            <w:r w:rsidRPr="009227FA">
              <w:t>type up-down-state-type;</w:t>
            </w:r>
          </w:p>
          <w:p w14:paraId="2EE2CA0B" w14:textId="77777777" w:rsidR="00F71F36" w:rsidRPr="009227FA" w:rsidRDefault="00F71F36" w:rsidP="00011096">
            <w:pPr>
              <w:pStyle w:val="XML5"/>
            </w:pPr>
            <w:proofErr w:type="gramStart"/>
            <w:r w:rsidRPr="009227FA">
              <w:t>description</w:t>
            </w:r>
            <w:proofErr w:type="gramEnd"/>
            <w:r w:rsidRPr="009227FA">
              <w:t xml:space="preserve"> "This object indicates if the Logical Switch is connected to the controller.";</w:t>
            </w:r>
          </w:p>
          <w:p w14:paraId="4D6DD4CC" w14:textId="77777777" w:rsidR="00F71F36" w:rsidRPr="009227FA" w:rsidRDefault="00F71F36" w:rsidP="00011096">
            <w:pPr>
              <w:pStyle w:val="XML4"/>
            </w:pPr>
            <w:r w:rsidRPr="009227FA">
              <w:t>}</w:t>
            </w:r>
          </w:p>
          <w:p w14:paraId="098976EC" w14:textId="77777777" w:rsidR="00F71F36" w:rsidRPr="009227FA" w:rsidRDefault="00F71F36" w:rsidP="00011096">
            <w:pPr>
              <w:pStyle w:val="XML4"/>
            </w:pPr>
            <w:r w:rsidRPr="009227FA">
              <w:t>leaf current-version {</w:t>
            </w:r>
          </w:p>
          <w:p w14:paraId="79A3E2EB" w14:textId="77777777" w:rsidR="00F71F36" w:rsidRPr="009227FA" w:rsidRDefault="00F71F36" w:rsidP="00011096">
            <w:pPr>
              <w:pStyle w:val="XML5"/>
            </w:pPr>
            <w:r w:rsidRPr="009227FA">
              <w:t>type openflow-version;</w:t>
            </w:r>
          </w:p>
          <w:p w14:paraId="1F455180" w14:textId="77777777" w:rsidR="00F71F36" w:rsidRPr="009227FA" w:rsidRDefault="00F71F36" w:rsidP="00011096">
            <w:pPr>
              <w:pStyle w:val="XML5"/>
            </w:pPr>
            <w:proofErr w:type="gramStart"/>
            <w:r w:rsidRPr="009227FA">
              <w:t>description</w:t>
            </w:r>
            <w:proofErr w:type="gramEnd"/>
            <w:r w:rsidRPr="009227FA">
              <w:t xml:space="preserve"> "This object contains the current OpenFlow version used between Logical Switch and Controller.";</w:t>
            </w:r>
          </w:p>
          <w:p w14:paraId="4154665B" w14:textId="77777777" w:rsidR="00F71F36" w:rsidRPr="009227FA" w:rsidRDefault="00F71F36" w:rsidP="00011096">
            <w:pPr>
              <w:pStyle w:val="XML4"/>
            </w:pPr>
            <w:r w:rsidRPr="009227FA">
              <w:t>}</w:t>
            </w:r>
          </w:p>
          <w:p w14:paraId="5DE77624" w14:textId="77777777" w:rsidR="00F71F36" w:rsidRPr="009227FA" w:rsidRDefault="00F71F36" w:rsidP="00011096">
            <w:pPr>
              <w:pStyle w:val="XML4"/>
            </w:pPr>
            <w:r w:rsidRPr="009227FA">
              <w:t>leaf-list supported-versions {</w:t>
            </w:r>
          </w:p>
          <w:p w14:paraId="13AC2F0E" w14:textId="77777777" w:rsidR="00F71F36" w:rsidRPr="009227FA" w:rsidRDefault="00F71F36" w:rsidP="00011096">
            <w:pPr>
              <w:pStyle w:val="XML5"/>
            </w:pPr>
            <w:r w:rsidRPr="009227FA">
              <w:t>type openflow-version;</w:t>
            </w:r>
          </w:p>
          <w:p w14:paraId="4F95D5BF" w14:textId="77777777" w:rsidR="00F71F36" w:rsidRPr="009227FA" w:rsidRDefault="00F71F36" w:rsidP="00011096">
            <w:pPr>
              <w:pStyle w:val="XML5"/>
            </w:pPr>
            <w:proofErr w:type="gramStart"/>
            <w:r w:rsidRPr="009227FA">
              <w:t>description</w:t>
            </w:r>
            <w:proofErr w:type="gramEnd"/>
            <w:r w:rsidRPr="009227FA">
              <w:t xml:space="preserve"> "This list of objects contains all the OpenFlow versions supported the controller.";</w:t>
            </w:r>
          </w:p>
          <w:p w14:paraId="4235D9ED" w14:textId="77777777" w:rsidR="00F71F36" w:rsidRPr="009227FA" w:rsidRDefault="00F71F36" w:rsidP="00011096">
            <w:pPr>
              <w:pStyle w:val="XML4"/>
            </w:pPr>
            <w:r w:rsidRPr="009227FA">
              <w:t>}</w:t>
            </w:r>
          </w:p>
          <w:p w14:paraId="26F63543" w14:textId="77777777" w:rsidR="00F71F36" w:rsidRPr="009227FA" w:rsidRDefault="00F71F36" w:rsidP="00011096">
            <w:pPr>
              <w:pStyle w:val="XML3"/>
            </w:pPr>
            <w:r w:rsidRPr="009227FA">
              <w:t>}</w:t>
            </w:r>
          </w:p>
          <w:p w14:paraId="4E660EDA" w14:textId="77777777" w:rsidR="00F71F36" w:rsidRPr="009227FA" w:rsidRDefault="00F71F36" w:rsidP="00011096">
            <w:pPr>
              <w:pStyle w:val="XML2"/>
            </w:pPr>
            <w:r w:rsidRPr="009227FA">
              <w:t>}</w:t>
            </w:r>
          </w:p>
          <w:p w14:paraId="3C548DEC" w14:textId="77777777" w:rsidR="00F71F36" w:rsidRPr="009227FA" w:rsidRDefault="00F71F36" w:rsidP="00011096">
            <w:pPr>
              <w:pStyle w:val="XML1"/>
            </w:pPr>
          </w:p>
          <w:p w14:paraId="12D57094" w14:textId="77777777" w:rsidR="00F71F36" w:rsidRPr="009227FA" w:rsidRDefault="00F71F36" w:rsidP="00011096">
            <w:pPr>
              <w:pStyle w:val="XML2"/>
            </w:pPr>
            <w:r w:rsidRPr="009227FA">
              <w:t>grouping openflow-port-resource-grouping {</w:t>
            </w:r>
          </w:p>
          <w:p w14:paraId="214C8914" w14:textId="77777777" w:rsidR="00F71F36" w:rsidRPr="009227FA" w:rsidRDefault="00F71F36" w:rsidP="00011096">
            <w:pPr>
              <w:pStyle w:val="XML3"/>
            </w:pPr>
            <w:r w:rsidRPr="009227FA">
              <w:t>description "This grouping specifies all properties of a port</w:t>
            </w:r>
          </w:p>
          <w:p w14:paraId="1033774C" w14:textId="77777777" w:rsidR="00F71F36" w:rsidRPr="009227FA" w:rsidRDefault="00F71F36" w:rsidP="00011096">
            <w:pPr>
              <w:pStyle w:val="XML4"/>
            </w:pPr>
            <w:proofErr w:type="gramStart"/>
            <w:r w:rsidRPr="009227FA">
              <w:t>resource</w:t>
            </w:r>
            <w:proofErr w:type="gramEnd"/>
            <w:r w:rsidRPr="009227FA">
              <w:t>.";</w:t>
            </w:r>
          </w:p>
          <w:p w14:paraId="21744679" w14:textId="77777777" w:rsidR="00F71F36" w:rsidRPr="009227FA" w:rsidRDefault="00F71F36" w:rsidP="00011096">
            <w:pPr>
              <w:pStyle w:val="XML3"/>
            </w:pPr>
            <w:r w:rsidRPr="009227FA">
              <w:t>leaf resource-id {</w:t>
            </w:r>
          </w:p>
          <w:p w14:paraId="04C05BB7" w14:textId="77777777" w:rsidR="00F71F36" w:rsidRPr="009227FA" w:rsidRDefault="00F71F36" w:rsidP="00011096">
            <w:pPr>
              <w:pStyle w:val="XML4"/>
            </w:pPr>
            <w:r w:rsidRPr="009227FA">
              <w:t>type inet:uri;</w:t>
            </w:r>
          </w:p>
          <w:p w14:paraId="628B2118" w14:textId="77777777" w:rsidR="00F71F36" w:rsidRPr="009227FA" w:rsidRDefault="00F71F36" w:rsidP="00011096">
            <w:pPr>
              <w:pStyle w:val="XML4"/>
            </w:pPr>
            <w:proofErr w:type="gramStart"/>
            <w:r w:rsidRPr="009227FA">
              <w:t>description</w:t>
            </w:r>
            <w:proofErr w:type="gramEnd"/>
            <w:r w:rsidRPr="009227FA">
              <w:t xml:space="preserve"> "A unique but locally arbitrary identifier that identifies a port and is persistent across reboots of the system.";</w:t>
            </w:r>
          </w:p>
          <w:p w14:paraId="0E81769B" w14:textId="77777777" w:rsidR="00F71F36" w:rsidRPr="009227FA" w:rsidRDefault="00F71F36" w:rsidP="00011096">
            <w:pPr>
              <w:pStyle w:val="XML3"/>
            </w:pPr>
            <w:r w:rsidRPr="009227FA">
              <w:t>}</w:t>
            </w:r>
          </w:p>
          <w:p w14:paraId="17AFC678" w14:textId="77777777" w:rsidR="00F71F36" w:rsidRPr="009227FA" w:rsidRDefault="00F71F36" w:rsidP="00011096">
            <w:pPr>
              <w:pStyle w:val="XML3"/>
            </w:pPr>
            <w:r w:rsidRPr="009227FA">
              <w:t>leaf number {</w:t>
            </w:r>
          </w:p>
          <w:p w14:paraId="4D5D98DF" w14:textId="77777777" w:rsidR="00F71F36" w:rsidRPr="009227FA" w:rsidRDefault="00F71F36" w:rsidP="00011096">
            <w:pPr>
              <w:pStyle w:val="XML4"/>
            </w:pPr>
            <w:r w:rsidRPr="009227FA">
              <w:t>type uint64;</w:t>
            </w:r>
          </w:p>
          <w:p w14:paraId="1ABE9475" w14:textId="77777777" w:rsidR="00F71F36" w:rsidRPr="009227FA" w:rsidRDefault="00F71F36" w:rsidP="00011096">
            <w:pPr>
              <w:pStyle w:val="XML4"/>
            </w:pPr>
            <w:r w:rsidRPr="009227FA">
              <w:t>config false;</w:t>
            </w:r>
          </w:p>
          <w:p w14:paraId="1C520022" w14:textId="77777777" w:rsidR="00F71F36" w:rsidRPr="009227FA" w:rsidRDefault="00F71F36" w:rsidP="00011096">
            <w:pPr>
              <w:pStyle w:val="XML4"/>
            </w:pPr>
            <w:r w:rsidRPr="009227FA">
              <w:t>mandatory true;</w:t>
            </w:r>
          </w:p>
          <w:p w14:paraId="10DBD19A" w14:textId="77777777" w:rsidR="00F71F36" w:rsidRPr="009227FA" w:rsidRDefault="00F71F36" w:rsidP="00011096">
            <w:pPr>
              <w:pStyle w:val="XML4"/>
            </w:pPr>
            <w:proofErr w:type="gramStart"/>
            <w:r w:rsidRPr="009227FA">
              <w:t>description</w:t>
            </w:r>
            <w:proofErr w:type="gramEnd"/>
            <w:r w:rsidRPr="009227FA">
              <w:t xml:space="preserve"> "An unique but locally arbitrary number that identifies a port and is persistent across reboots of the system.";</w:t>
            </w:r>
          </w:p>
          <w:p w14:paraId="5C04ABBA" w14:textId="77777777" w:rsidR="00F71F36" w:rsidRPr="009227FA" w:rsidRDefault="00F71F36" w:rsidP="00011096">
            <w:pPr>
              <w:pStyle w:val="XML3"/>
            </w:pPr>
            <w:r w:rsidRPr="009227FA">
              <w:t>}</w:t>
            </w:r>
          </w:p>
          <w:p w14:paraId="3A3CF3E9" w14:textId="77777777" w:rsidR="00F71F36" w:rsidRPr="009227FA" w:rsidRDefault="00F71F36" w:rsidP="00011096">
            <w:pPr>
              <w:pStyle w:val="XML3"/>
            </w:pPr>
            <w:r w:rsidRPr="009227FA">
              <w:t>leaf name {</w:t>
            </w:r>
          </w:p>
          <w:p w14:paraId="4F65F65A" w14:textId="77777777" w:rsidR="00F71F36" w:rsidRPr="009227FA" w:rsidRDefault="00F71F36" w:rsidP="00011096">
            <w:pPr>
              <w:pStyle w:val="XML4"/>
            </w:pPr>
            <w:r w:rsidRPr="009227FA">
              <w:t>type string {</w:t>
            </w:r>
          </w:p>
          <w:p w14:paraId="15A8CA31" w14:textId="77777777" w:rsidR="00F71F36" w:rsidRPr="009227FA" w:rsidRDefault="00F71F36" w:rsidP="00011096">
            <w:pPr>
              <w:pStyle w:val="XML6"/>
            </w:pPr>
            <w:r w:rsidRPr="009227FA">
              <w:t>length "1..16";</w:t>
            </w:r>
          </w:p>
          <w:p w14:paraId="07617812" w14:textId="77777777" w:rsidR="00F71F36" w:rsidRPr="009227FA" w:rsidRDefault="00F71F36" w:rsidP="00011096">
            <w:pPr>
              <w:pStyle w:val="XML4"/>
            </w:pPr>
            <w:r w:rsidRPr="009227FA">
              <w:t>}</w:t>
            </w:r>
          </w:p>
          <w:p w14:paraId="4147FBD8" w14:textId="77777777" w:rsidR="00F71F36" w:rsidRPr="009227FA" w:rsidRDefault="00F71F36" w:rsidP="00011096">
            <w:pPr>
              <w:pStyle w:val="XML4"/>
            </w:pPr>
            <w:r w:rsidRPr="009227FA">
              <w:t>config false;</w:t>
            </w:r>
          </w:p>
          <w:p w14:paraId="019554E1" w14:textId="77777777" w:rsidR="00F71F36" w:rsidRPr="009227FA" w:rsidRDefault="00F71F36" w:rsidP="00011096">
            <w:pPr>
              <w:pStyle w:val="XML4"/>
            </w:pPr>
            <w:proofErr w:type="gramStart"/>
            <w:r w:rsidRPr="009227FA">
              <w:t>description</w:t>
            </w:r>
            <w:proofErr w:type="gramEnd"/>
            <w:r w:rsidRPr="009227FA">
              <w:t xml:space="preserve"> "Textual port name to ease identification of the port at the switch.";</w:t>
            </w:r>
          </w:p>
          <w:p w14:paraId="58E5F32F" w14:textId="77777777" w:rsidR="00F71F36" w:rsidRPr="009227FA" w:rsidRDefault="00F71F36" w:rsidP="00011096">
            <w:pPr>
              <w:pStyle w:val="XML3"/>
            </w:pPr>
            <w:r w:rsidRPr="009227FA">
              <w:t>}</w:t>
            </w:r>
          </w:p>
          <w:p w14:paraId="08AF3BCE" w14:textId="77777777" w:rsidR="00F71F36" w:rsidRPr="009227FA" w:rsidRDefault="00F71F36" w:rsidP="00011096">
            <w:pPr>
              <w:pStyle w:val="XML3"/>
            </w:pPr>
            <w:r w:rsidRPr="009227FA">
              <w:t>leaf current-rate {</w:t>
            </w:r>
          </w:p>
          <w:p w14:paraId="4595F1BA" w14:textId="77777777" w:rsidR="00F71F36" w:rsidRPr="009227FA" w:rsidRDefault="00F71F36" w:rsidP="00011096">
            <w:pPr>
              <w:pStyle w:val="XML4"/>
            </w:pPr>
            <w:proofErr w:type="gramStart"/>
            <w:r w:rsidRPr="009227FA">
              <w:t>when</w:t>
            </w:r>
            <w:proofErr w:type="gramEnd"/>
            <w:r w:rsidRPr="009227FA">
              <w:t xml:space="preserve"> "../features/current/rate='other'" {</w:t>
            </w:r>
          </w:p>
          <w:p w14:paraId="246746A3" w14:textId="77777777" w:rsidR="00F71F36" w:rsidRPr="009227FA" w:rsidRDefault="00F71F36" w:rsidP="00011096">
            <w:pPr>
              <w:pStyle w:val="XML4"/>
            </w:pPr>
            <w:proofErr w:type="gramStart"/>
            <w:r w:rsidRPr="009227FA">
              <w:t>description</w:t>
            </w:r>
            <w:proofErr w:type="gramEnd"/>
            <w:r w:rsidRPr="009227FA">
              <w:t xml:space="preserve"> "This element is only allowed if the element rate of the current features has value 'other'.";</w:t>
            </w:r>
          </w:p>
          <w:p w14:paraId="290D9B6E" w14:textId="77777777" w:rsidR="00F71F36" w:rsidRPr="009227FA" w:rsidRDefault="00F71F36" w:rsidP="00011096">
            <w:pPr>
              <w:pStyle w:val="XML4"/>
            </w:pPr>
            <w:r w:rsidRPr="009227FA">
              <w:t>}</w:t>
            </w:r>
          </w:p>
          <w:p w14:paraId="0A1097FE" w14:textId="77777777" w:rsidR="00F71F36" w:rsidRPr="009227FA" w:rsidRDefault="00F71F36" w:rsidP="00011096">
            <w:pPr>
              <w:pStyle w:val="XML4"/>
            </w:pPr>
            <w:r w:rsidRPr="009227FA">
              <w:t>type uint32;</w:t>
            </w:r>
          </w:p>
          <w:p w14:paraId="39A39443" w14:textId="77777777" w:rsidR="00F71F36" w:rsidRPr="009227FA" w:rsidRDefault="00F71F36" w:rsidP="00011096">
            <w:pPr>
              <w:pStyle w:val="XML4"/>
            </w:pPr>
            <w:r w:rsidRPr="009227FA">
              <w:t>units "kbit/s";</w:t>
            </w:r>
          </w:p>
          <w:p w14:paraId="537B8F87" w14:textId="77777777" w:rsidR="00F71F36" w:rsidRPr="009227FA" w:rsidRDefault="00F71F36" w:rsidP="00011096">
            <w:pPr>
              <w:pStyle w:val="XML4"/>
            </w:pPr>
            <w:r w:rsidRPr="009227FA">
              <w:t>config false;</w:t>
            </w:r>
          </w:p>
          <w:p w14:paraId="463E08EE" w14:textId="77777777" w:rsidR="00F71F36" w:rsidRPr="009227FA" w:rsidRDefault="00F71F36" w:rsidP="00011096">
            <w:pPr>
              <w:pStyle w:val="XML4"/>
            </w:pPr>
            <w:proofErr w:type="gramStart"/>
            <w:r w:rsidRPr="009227FA">
              <w:lastRenderedPageBreak/>
              <w:t>description</w:t>
            </w:r>
            <w:proofErr w:type="gramEnd"/>
            <w:r w:rsidRPr="009227FA">
              <w:t xml:space="preserve"> "The current rate in kilobit/second if the current rate selector has value 'other'.";</w:t>
            </w:r>
          </w:p>
          <w:p w14:paraId="54E978F6" w14:textId="77777777" w:rsidR="00F71F36" w:rsidRPr="009227FA" w:rsidRDefault="00F71F36" w:rsidP="00011096">
            <w:pPr>
              <w:pStyle w:val="XML3"/>
            </w:pPr>
            <w:r w:rsidRPr="009227FA">
              <w:t>}</w:t>
            </w:r>
          </w:p>
          <w:p w14:paraId="1BD261CA" w14:textId="77777777" w:rsidR="00F71F36" w:rsidRPr="009227FA" w:rsidRDefault="00F71F36" w:rsidP="00011096">
            <w:pPr>
              <w:pStyle w:val="XML3"/>
            </w:pPr>
            <w:r w:rsidRPr="009227FA">
              <w:t>leaf max-rate {</w:t>
            </w:r>
          </w:p>
          <w:p w14:paraId="70FE55DA" w14:textId="77777777" w:rsidR="00F71F36" w:rsidRPr="009227FA" w:rsidRDefault="00F71F36" w:rsidP="00011096">
            <w:pPr>
              <w:pStyle w:val="XML4"/>
            </w:pPr>
            <w:proofErr w:type="gramStart"/>
            <w:r w:rsidRPr="009227FA">
              <w:t>when</w:t>
            </w:r>
            <w:proofErr w:type="gramEnd"/>
            <w:r w:rsidRPr="009227FA">
              <w:t xml:space="preserve"> "../features/current/rate='other'" {</w:t>
            </w:r>
          </w:p>
          <w:p w14:paraId="6830735F" w14:textId="77777777" w:rsidR="00F71F36" w:rsidRPr="009227FA" w:rsidRDefault="00F71F36" w:rsidP="00011096">
            <w:pPr>
              <w:pStyle w:val="XML4"/>
            </w:pPr>
            <w:proofErr w:type="gramStart"/>
            <w:r w:rsidRPr="009227FA">
              <w:t>description</w:t>
            </w:r>
            <w:proofErr w:type="gramEnd"/>
            <w:r w:rsidRPr="009227FA">
              <w:t xml:space="preserve"> "This element is only allowed if the element rate of the current features has value 'other'.";</w:t>
            </w:r>
          </w:p>
          <w:p w14:paraId="25C6E200" w14:textId="77777777" w:rsidR="00F71F36" w:rsidRPr="009227FA" w:rsidRDefault="00F71F36" w:rsidP="00011096">
            <w:pPr>
              <w:pStyle w:val="XML4"/>
            </w:pPr>
            <w:r w:rsidRPr="009227FA">
              <w:t>}</w:t>
            </w:r>
          </w:p>
          <w:p w14:paraId="59D8CF59" w14:textId="77777777" w:rsidR="00F71F36" w:rsidRPr="009227FA" w:rsidRDefault="00F71F36" w:rsidP="00011096">
            <w:pPr>
              <w:pStyle w:val="XML4"/>
            </w:pPr>
            <w:r w:rsidRPr="009227FA">
              <w:t>type uint32;</w:t>
            </w:r>
          </w:p>
          <w:p w14:paraId="6D976FC2" w14:textId="77777777" w:rsidR="00F71F36" w:rsidRPr="009227FA" w:rsidRDefault="00F71F36" w:rsidP="00011096">
            <w:pPr>
              <w:pStyle w:val="XML4"/>
            </w:pPr>
            <w:r w:rsidRPr="009227FA">
              <w:t>units "kbit/s";</w:t>
            </w:r>
          </w:p>
          <w:p w14:paraId="65A74AED" w14:textId="77777777" w:rsidR="00F71F36" w:rsidRPr="009227FA" w:rsidRDefault="00F71F36" w:rsidP="00011096">
            <w:pPr>
              <w:pStyle w:val="XML4"/>
            </w:pPr>
            <w:r w:rsidRPr="009227FA">
              <w:t>config false;</w:t>
            </w:r>
          </w:p>
          <w:p w14:paraId="5DF26433" w14:textId="77777777" w:rsidR="00F71F36" w:rsidRPr="009227FA" w:rsidRDefault="00F71F36" w:rsidP="00011096">
            <w:pPr>
              <w:pStyle w:val="XML4"/>
            </w:pPr>
            <w:proofErr w:type="gramStart"/>
            <w:r w:rsidRPr="009227FA">
              <w:t>description</w:t>
            </w:r>
            <w:proofErr w:type="gramEnd"/>
            <w:r w:rsidRPr="009227FA">
              <w:t xml:space="preserve"> "The maximum rate in kilobit/second if the current rate selector has value 'other'.";</w:t>
            </w:r>
          </w:p>
          <w:p w14:paraId="36FAED44" w14:textId="77777777" w:rsidR="00F71F36" w:rsidRPr="009227FA" w:rsidRDefault="00F71F36" w:rsidP="00011096">
            <w:pPr>
              <w:pStyle w:val="XML3"/>
            </w:pPr>
            <w:r w:rsidRPr="009227FA">
              <w:t>}</w:t>
            </w:r>
          </w:p>
          <w:p w14:paraId="536D2364" w14:textId="77777777" w:rsidR="00F71F36" w:rsidRPr="009227FA" w:rsidRDefault="00F71F36" w:rsidP="00011096">
            <w:pPr>
              <w:pStyle w:val="XML3"/>
            </w:pPr>
            <w:r w:rsidRPr="009227FA">
              <w:t>container configuration {</w:t>
            </w:r>
          </w:p>
          <w:p w14:paraId="1CF39D6E" w14:textId="77777777" w:rsidR="00F71F36" w:rsidRPr="009227FA" w:rsidRDefault="00F71F36" w:rsidP="00011096">
            <w:pPr>
              <w:pStyle w:val="XML4"/>
            </w:pPr>
            <w:r w:rsidRPr="009227FA">
              <w:t>leaf admin-state {</w:t>
            </w:r>
          </w:p>
          <w:p w14:paraId="48EB403B" w14:textId="77777777" w:rsidR="00F71F36" w:rsidRPr="009227FA" w:rsidRDefault="00F71F36" w:rsidP="00011096">
            <w:pPr>
              <w:pStyle w:val="XML5"/>
            </w:pPr>
            <w:r w:rsidRPr="009227FA">
              <w:t>type up-down-state-type;</w:t>
            </w:r>
          </w:p>
          <w:p w14:paraId="040BE4EA" w14:textId="77777777" w:rsidR="00F71F36" w:rsidRPr="009227FA" w:rsidRDefault="00F71F36" w:rsidP="00011096">
            <w:pPr>
              <w:pStyle w:val="XML5"/>
            </w:pPr>
            <w:r w:rsidRPr="009227FA">
              <w:t>default up;</w:t>
            </w:r>
          </w:p>
          <w:p w14:paraId="57599170" w14:textId="77777777" w:rsidR="00F71F36" w:rsidRPr="009227FA" w:rsidRDefault="00F71F36" w:rsidP="00011096">
            <w:pPr>
              <w:pStyle w:val="XML5"/>
            </w:pPr>
            <w:proofErr w:type="gramStart"/>
            <w:r w:rsidRPr="009227FA">
              <w:t>description</w:t>
            </w:r>
            <w:proofErr w:type="gramEnd"/>
            <w:r w:rsidRPr="009227FA">
              <w:t xml:space="preserve"> "The administrative state of the port.";</w:t>
            </w:r>
          </w:p>
          <w:p w14:paraId="222D6AE1" w14:textId="77777777" w:rsidR="00F71F36" w:rsidRPr="009227FA" w:rsidRDefault="00F71F36" w:rsidP="00011096">
            <w:pPr>
              <w:pStyle w:val="XML4"/>
            </w:pPr>
            <w:r w:rsidRPr="009227FA">
              <w:t>}</w:t>
            </w:r>
          </w:p>
          <w:p w14:paraId="4369F083" w14:textId="77777777" w:rsidR="00F71F36" w:rsidRPr="009227FA" w:rsidRDefault="00F71F36" w:rsidP="00011096">
            <w:pPr>
              <w:pStyle w:val="XML4"/>
            </w:pPr>
            <w:r w:rsidRPr="009227FA">
              <w:t>leaf no-receive {</w:t>
            </w:r>
          </w:p>
          <w:p w14:paraId="523CA2F6" w14:textId="77777777" w:rsidR="00F71F36" w:rsidRPr="009227FA" w:rsidRDefault="00F71F36" w:rsidP="00011096">
            <w:pPr>
              <w:pStyle w:val="XML5"/>
            </w:pPr>
            <w:r w:rsidRPr="009227FA">
              <w:t>type boolean;</w:t>
            </w:r>
          </w:p>
          <w:p w14:paraId="7B449B3E" w14:textId="77777777" w:rsidR="00F71F36" w:rsidRPr="009227FA" w:rsidRDefault="00F71F36" w:rsidP="00011096">
            <w:pPr>
              <w:pStyle w:val="XML5"/>
            </w:pPr>
            <w:r w:rsidRPr="009227FA">
              <w:t>default false;</w:t>
            </w:r>
          </w:p>
          <w:p w14:paraId="12049E99" w14:textId="77777777" w:rsidR="00F71F36" w:rsidRPr="003C232C" w:rsidRDefault="00F71F36" w:rsidP="00011096">
            <w:pPr>
              <w:pStyle w:val="XMLIndent4"/>
              <w:rPr>
                <w:rFonts w:eastAsia="Times New Roman"/>
              </w:rPr>
            </w:pPr>
            <w:proofErr w:type="gramStart"/>
            <w:r w:rsidRPr="009227FA">
              <w:rPr>
                <w:rFonts w:eastAsia="Times New Roman"/>
              </w:rPr>
              <w:t>description</w:t>
            </w:r>
            <w:proofErr w:type="gramEnd"/>
            <w:r w:rsidRPr="009227FA">
              <w:rPr>
                <w:rFonts w:eastAsia="Times New Roman"/>
              </w:rPr>
              <w:t xml:space="preserve"> "Specifies if receiving packets is not enabled on the port.";</w:t>
            </w:r>
          </w:p>
          <w:p w14:paraId="56451DD6" w14:textId="77777777" w:rsidR="00F71F36" w:rsidRPr="009227FA" w:rsidRDefault="00F71F36" w:rsidP="00011096">
            <w:pPr>
              <w:pStyle w:val="XML4"/>
            </w:pPr>
            <w:r w:rsidRPr="009227FA">
              <w:t>}</w:t>
            </w:r>
          </w:p>
          <w:p w14:paraId="349674CF" w14:textId="77777777" w:rsidR="00F71F36" w:rsidRPr="009227FA" w:rsidRDefault="00F71F36" w:rsidP="00011096">
            <w:pPr>
              <w:pStyle w:val="XML4"/>
            </w:pPr>
            <w:r w:rsidRPr="009227FA">
              <w:t>leaf no-forward {</w:t>
            </w:r>
          </w:p>
          <w:p w14:paraId="0B0BE96B" w14:textId="77777777" w:rsidR="00F71F36" w:rsidRPr="009227FA" w:rsidRDefault="00F71F36" w:rsidP="00011096">
            <w:pPr>
              <w:pStyle w:val="XML5"/>
            </w:pPr>
            <w:r w:rsidRPr="009227FA">
              <w:t>type boolean;</w:t>
            </w:r>
          </w:p>
          <w:p w14:paraId="63065488" w14:textId="77777777" w:rsidR="00F71F36" w:rsidRPr="009227FA" w:rsidRDefault="00F71F36" w:rsidP="00011096">
            <w:pPr>
              <w:pStyle w:val="XML5"/>
            </w:pPr>
            <w:r w:rsidRPr="009227FA">
              <w:t>default false;</w:t>
            </w:r>
          </w:p>
          <w:p w14:paraId="04E5DB1F" w14:textId="77777777" w:rsidR="00F71F36" w:rsidRPr="003C232C" w:rsidRDefault="00F71F36" w:rsidP="00011096">
            <w:pPr>
              <w:pStyle w:val="XMLIndent4"/>
              <w:rPr>
                <w:rFonts w:eastAsia="Times New Roman"/>
              </w:rPr>
            </w:pPr>
            <w:proofErr w:type="gramStart"/>
            <w:r w:rsidRPr="009227FA">
              <w:rPr>
                <w:rFonts w:eastAsia="Times New Roman"/>
              </w:rPr>
              <w:t>description</w:t>
            </w:r>
            <w:proofErr w:type="gramEnd"/>
            <w:r w:rsidRPr="009227FA">
              <w:rPr>
                <w:rFonts w:eastAsia="Times New Roman"/>
              </w:rPr>
              <w:t xml:space="preserve"> "Specifies if forwarding packets is not enabled on that port.";</w:t>
            </w:r>
          </w:p>
          <w:p w14:paraId="0113F574" w14:textId="77777777" w:rsidR="00F71F36" w:rsidRPr="009227FA" w:rsidRDefault="00F71F36" w:rsidP="00011096">
            <w:pPr>
              <w:pStyle w:val="XML4"/>
            </w:pPr>
            <w:r w:rsidRPr="009227FA">
              <w:t>}</w:t>
            </w:r>
          </w:p>
          <w:p w14:paraId="75BC17AA" w14:textId="77777777" w:rsidR="00F71F36" w:rsidRPr="009227FA" w:rsidRDefault="00F71F36" w:rsidP="00011096">
            <w:pPr>
              <w:pStyle w:val="XML4"/>
            </w:pPr>
            <w:r w:rsidRPr="009227FA">
              <w:t>leaf no-packet-in {</w:t>
            </w:r>
          </w:p>
          <w:p w14:paraId="4BE4BB43" w14:textId="77777777" w:rsidR="00F71F36" w:rsidRPr="009227FA" w:rsidRDefault="00F71F36" w:rsidP="00011096">
            <w:pPr>
              <w:pStyle w:val="XML5"/>
            </w:pPr>
            <w:r w:rsidRPr="009227FA">
              <w:t>type boolean;</w:t>
            </w:r>
          </w:p>
          <w:p w14:paraId="20F0CAF0" w14:textId="77777777" w:rsidR="00F71F36" w:rsidRPr="009227FA" w:rsidRDefault="00F71F36" w:rsidP="00011096">
            <w:pPr>
              <w:pStyle w:val="XML5"/>
            </w:pPr>
            <w:r w:rsidRPr="009227FA">
              <w:t>default false;</w:t>
            </w:r>
          </w:p>
          <w:p w14:paraId="50A62B9C" w14:textId="77777777" w:rsidR="00F71F36" w:rsidRPr="009227FA" w:rsidRDefault="00F71F36" w:rsidP="00011096">
            <w:pPr>
              <w:pStyle w:val="XML5"/>
            </w:pPr>
            <w:r w:rsidRPr="009227FA">
              <w:t>description "Specifies if sending packet-in messages for coming packets is not enabled on that port.";</w:t>
            </w:r>
          </w:p>
          <w:p w14:paraId="11E3D205" w14:textId="77777777" w:rsidR="00F71F36" w:rsidRPr="009227FA" w:rsidRDefault="00F71F36" w:rsidP="00011096">
            <w:pPr>
              <w:pStyle w:val="XML4"/>
            </w:pPr>
            <w:r w:rsidRPr="009227FA">
              <w:t>}</w:t>
            </w:r>
          </w:p>
          <w:p w14:paraId="6BFCD531" w14:textId="77777777" w:rsidR="00F71F36" w:rsidRPr="009227FA" w:rsidRDefault="00F71F36" w:rsidP="00011096">
            <w:pPr>
              <w:pStyle w:val="XML3"/>
            </w:pPr>
            <w:r w:rsidRPr="009227FA">
              <w:t>}</w:t>
            </w:r>
          </w:p>
          <w:p w14:paraId="5D8BAEA9" w14:textId="77777777" w:rsidR="00F71F36" w:rsidRPr="009227FA" w:rsidRDefault="00F71F36" w:rsidP="00011096">
            <w:pPr>
              <w:pStyle w:val="XML3"/>
            </w:pPr>
            <w:r w:rsidRPr="009227FA">
              <w:t>container state {</w:t>
            </w:r>
          </w:p>
          <w:p w14:paraId="52B87EF5" w14:textId="77777777" w:rsidR="00F71F36" w:rsidRPr="009227FA" w:rsidRDefault="00F71F36" w:rsidP="00011096">
            <w:pPr>
              <w:pStyle w:val="XML4"/>
            </w:pPr>
            <w:r w:rsidRPr="009227FA">
              <w:t>config false;</w:t>
            </w:r>
          </w:p>
          <w:p w14:paraId="0AEB569F" w14:textId="77777777" w:rsidR="00F71F36" w:rsidRPr="009227FA" w:rsidRDefault="00F71F36" w:rsidP="00011096">
            <w:pPr>
              <w:pStyle w:val="XML4"/>
            </w:pPr>
            <w:r w:rsidRPr="009227FA">
              <w:t>leaf oper-state {</w:t>
            </w:r>
          </w:p>
          <w:p w14:paraId="0166CE88" w14:textId="77777777" w:rsidR="00F71F36" w:rsidRPr="009227FA" w:rsidRDefault="00F71F36" w:rsidP="00011096">
            <w:pPr>
              <w:pStyle w:val="XML5"/>
            </w:pPr>
            <w:r w:rsidRPr="009227FA">
              <w:t>type up-down-state-type;</w:t>
            </w:r>
          </w:p>
          <w:p w14:paraId="600DF6CB" w14:textId="77777777" w:rsidR="00F71F36" w:rsidRPr="009227FA" w:rsidRDefault="00F71F36" w:rsidP="00011096">
            <w:pPr>
              <w:pStyle w:val="XML5"/>
            </w:pPr>
            <w:r w:rsidRPr="009227FA">
              <w:t>mandatory true;</w:t>
            </w:r>
          </w:p>
          <w:p w14:paraId="12C1BD37" w14:textId="77777777" w:rsidR="00F71F36" w:rsidRPr="003C232C" w:rsidRDefault="00F71F36" w:rsidP="00011096">
            <w:pPr>
              <w:pStyle w:val="XMLIndent4"/>
              <w:rPr>
                <w:rFonts w:eastAsia="Times New Roman"/>
              </w:rPr>
            </w:pPr>
            <w:proofErr w:type="gramStart"/>
            <w:r w:rsidRPr="009227FA">
              <w:rPr>
                <w:rFonts w:eastAsia="Times New Roman"/>
              </w:rPr>
              <w:t>description</w:t>
            </w:r>
            <w:proofErr w:type="gramEnd"/>
            <w:r w:rsidRPr="009227FA">
              <w:rPr>
                <w:rFonts w:eastAsia="Times New Roman"/>
              </w:rPr>
              <w:t xml:space="preserve"> "The operational state of the port.";</w:t>
            </w:r>
          </w:p>
          <w:p w14:paraId="2D84A266" w14:textId="77777777" w:rsidR="00F71F36" w:rsidRPr="009227FA" w:rsidRDefault="00F71F36" w:rsidP="00011096">
            <w:pPr>
              <w:pStyle w:val="XML4"/>
            </w:pPr>
            <w:r w:rsidRPr="009227FA">
              <w:t>}</w:t>
            </w:r>
          </w:p>
          <w:p w14:paraId="5456FE77" w14:textId="77777777" w:rsidR="00F71F36" w:rsidRPr="009227FA" w:rsidRDefault="00F71F36" w:rsidP="00011096">
            <w:pPr>
              <w:pStyle w:val="XML4"/>
            </w:pPr>
            <w:r w:rsidRPr="009227FA">
              <w:t>leaf blocked {</w:t>
            </w:r>
          </w:p>
          <w:p w14:paraId="286D0C26" w14:textId="77777777" w:rsidR="00F71F36" w:rsidRPr="009227FA" w:rsidRDefault="00F71F36" w:rsidP="00011096">
            <w:pPr>
              <w:pStyle w:val="XML5"/>
            </w:pPr>
            <w:r w:rsidRPr="009227FA">
              <w:t>type boolean;</w:t>
            </w:r>
          </w:p>
          <w:p w14:paraId="7A77DD60" w14:textId="77777777" w:rsidR="00F71F36" w:rsidRPr="009227FA" w:rsidRDefault="00F71F36" w:rsidP="00011096">
            <w:pPr>
              <w:pStyle w:val="XML5"/>
            </w:pPr>
            <w:r w:rsidRPr="009227FA">
              <w:t>mandatory true;</w:t>
            </w:r>
          </w:p>
          <w:p w14:paraId="6374A854" w14:textId="77777777" w:rsidR="00F71F36" w:rsidRPr="009227FA" w:rsidRDefault="00F71F36" w:rsidP="00011096">
            <w:pPr>
              <w:pStyle w:val="XML5"/>
            </w:pPr>
            <w:r w:rsidRPr="009227FA">
              <w:t>description "tbd";</w:t>
            </w:r>
          </w:p>
          <w:p w14:paraId="0D6A937B" w14:textId="77777777" w:rsidR="00F71F36" w:rsidRPr="009227FA" w:rsidRDefault="00F71F36" w:rsidP="00011096">
            <w:pPr>
              <w:pStyle w:val="XML4"/>
            </w:pPr>
            <w:r w:rsidRPr="009227FA">
              <w:t>}</w:t>
            </w:r>
          </w:p>
          <w:p w14:paraId="4CA89DEA" w14:textId="77777777" w:rsidR="00F71F36" w:rsidRPr="009227FA" w:rsidRDefault="00F71F36" w:rsidP="00011096">
            <w:pPr>
              <w:pStyle w:val="XML4"/>
            </w:pPr>
            <w:r w:rsidRPr="009227FA">
              <w:t>leaf live {</w:t>
            </w:r>
          </w:p>
          <w:p w14:paraId="7BBEF7BD" w14:textId="77777777" w:rsidR="00F71F36" w:rsidRPr="009227FA" w:rsidRDefault="00F71F36" w:rsidP="00011096">
            <w:pPr>
              <w:pStyle w:val="XML5"/>
            </w:pPr>
            <w:r w:rsidRPr="009227FA">
              <w:t>type boolean;</w:t>
            </w:r>
          </w:p>
          <w:p w14:paraId="683316C7" w14:textId="77777777" w:rsidR="00F71F36" w:rsidRPr="009227FA" w:rsidRDefault="00F71F36" w:rsidP="00011096">
            <w:pPr>
              <w:pStyle w:val="XML5"/>
            </w:pPr>
            <w:r w:rsidRPr="009227FA">
              <w:t>mandatory true;</w:t>
            </w:r>
          </w:p>
          <w:p w14:paraId="0AFDB9B8" w14:textId="77777777" w:rsidR="00F71F36" w:rsidRPr="009227FA" w:rsidRDefault="00F71F36" w:rsidP="00011096">
            <w:pPr>
              <w:pStyle w:val="XML5"/>
            </w:pPr>
            <w:r w:rsidRPr="009227FA">
              <w:t>description "tbd";</w:t>
            </w:r>
          </w:p>
          <w:p w14:paraId="42CA9120" w14:textId="77777777" w:rsidR="00F71F36" w:rsidRPr="009227FA" w:rsidRDefault="00F71F36" w:rsidP="00011096">
            <w:pPr>
              <w:pStyle w:val="XML4"/>
            </w:pPr>
            <w:r w:rsidRPr="009227FA">
              <w:t>}</w:t>
            </w:r>
          </w:p>
          <w:p w14:paraId="702E44D3" w14:textId="77777777" w:rsidR="00F71F36" w:rsidRPr="009227FA" w:rsidRDefault="00F71F36" w:rsidP="00011096">
            <w:pPr>
              <w:pStyle w:val="XML3"/>
            </w:pPr>
            <w:r w:rsidRPr="009227FA">
              <w:lastRenderedPageBreak/>
              <w:t>}</w:t>
            </w:r>
          </w:p>
          <w:p w14:paraId="3A134871" w14:textId="77777777" w:rsidR="00F71F36" w:rsidRPr="009227FA" w:rsidRDefault="00F71F36" w:rsidP="00011096">
            <w:pPr>
              <w:pStyle w:val="XML3"/>
            </w:pPr>
            <w:r w:rsidRPr="009227FA">
              <w:t>container features {</w:t>
            </w:r>
          </w:p>
          <w:p w14:paraId="10CEDF36" w14:textId="77777777" w:rsidR="00F71F36" w:rsidRPr="009227FA" w:rsidRDefault="00F71F36" w:rsidP="00011096">
            <w:pPr>
              <w:pStyle w:val="XML4"/>
            </w:pPr>
            <w:r w:rsidRPr="009227FA">
              <w:t>container current {</w:t>
            </w:r>
          </w:p>
          <w:p w14:paraId="6B55CB05" w14:textId="77777777" w:rsidR="00F71F36" w:rsidRPr="009227FA" w:rsidRDefault="00F71F36" w:rsidP="00011096">
            <w:pPr>
              <w:pStyle w:val="XML5"/>
            </w:pPr>
            <w:r w:rsidRPr="009227FA">
              <w:t>uses openflow-port-current-features-grouping;</w:t>
            </w:r>
          </w:p>
          <w:p w14:paraId="555A65B1" w14:textId="77777777" w:rsidR="00F71F36" w:rsidRPr="009227FA" w:rsidRDefault="00F71F36" w:rsidP="00011096">
            <w:pPr>
              <w:pStyle w:val="XML5"/>
            </w:pPr>
            <w:r w:rsidRPr="009227FA">
              <w:t>config false;</w:t>
            </w:r>
          </w:p>
          <w:p w14:paraId="07FC2047" w14:textId="77777777" w:rsidR="00F71F36" w:rsidRPr="009227FA" w:rsidRDefault="00F71F36" w:rsidP="00011096">
            <w:pPr>
              <w:pStyle w:val="XML5"/>
            </w:pPr>
            <w:proofErr w:type="gramStart"/>
            <w:r w:rsidRPr="009227FA">
              <w:t>description</w:t>
            </w:r>
            <w:proofErr w:type="gramEnd"/>
            <w:r w:rsidRPr="009227FA">
              <w:t xml:space="preserve"> "The features (rates, duplex, etc.) of the port that are currently in use.";</w:t>
            </w:r>
          </w:p>
          <w:p w14:paraId="6E6F09A0" w14:textId="77777777" w:rsidR="00F71F36" w:rsidRPr="009227FA" w:rsidRDefault="00F71F36" w:rsidP="00011096">
            <w:pPr>
              <w:pStyle w:val="XML4"/>
            </w:pPr>
            <w:r w:rsidRPr="009227FA">
              <w:t>}</w:t>
            </w:r>
          </w:p>
          <w:p w14:paraId="34D1240E" w14:textId="77777777" w:rsidR="00F71F36" w:rsidRPr="009227FA" w:rsidRDefault="00F71F36" w:rsidP="00011096">
            <w:pPr>
              <w:pStyle w:val="XML4"/>
            </w:pPr>
            <w:r w:rsidRPr="009227FA">
              <w:t>container advertised {</w:t>
            </w:r>
          </w:p>
          <w:p w14:paraId="5660FA56" w14:textId="77777777" w:rsidR="00F71F36" w:rsidRPr="009227FA" w:rsidRDefault="00F71F36" w:rsidP="00011096">
            <w:pPr>
              <w:pStyle w:val="XML5"/>
            </w:pPr>
            <w:r w:rsidRPr="009227FA">
              <w:t>uses openflow-port-other-features-grouping;</w:t>
            </w:r>
          </w:p>
          <w:p w14:paraId="6170997F" w14:textId="77777777" w:rsidR="00F71F36" w:rsidRPr="009227FA" w:rsidRDefault="00F71F36" w:rsidP="00011096">
            <w:pPr>
              <w:pStyle w:val="XML5"/>
            </w:pPr>
            <w:proofErr w:type="gramStart"/>
            <w:r w:rsidRPr="009227FA">
              <w:t>description</w:t>
            </w:r>
            <w:proofErr w:type="gramEnd"/>
            <w:r w:rsidRPr="009227FA">
              <w:t xml:space="preserve"> "The features (rates, duplex, etc.) of the port that are advertised to the peer port.";</w:t>
            </w:r>
          </w:p>
          <w:p w14:paraId="37BD7853" w14:textId="77777777" w:rsidR="00F71F36" w:rsidRPr="009227FA" w:rsidRDefault="00F71F36" w:rsidP="00011096">
            <w:pPr>
              <w:pStyle w:val="XML4"/>
            </w:pPr>
            <w:r w:rsidRPr="009227FA">
              <w:t>}</w:t>
            </w:r>
          </w:p>
          <w:p w14:paraId="7ABDE429" w14:textId="77777777" w:rsidR="00F71F36" w:rsidRPr="009227FA" w:rsidRDefault="00F71F36" w:rsidP="00011096">
            <w:pPr>
              <w:pStyle w:val="XML4"/>
            </w:pPr>
            <w:r w:rsidRPr="009227FA">
              <w:t>container supported {</w:t>
            </w:r>
          </w:p>
          <w:p w14:paraId="61E6FB31" w14:textId="77777777" w:rsidR="00F71F36" w:rsidRPr="009227FA" w:rsidRDefault="00F71F36" w:rsidP="00011096">
            <w:pPr>
              <w:pStyle w:val="XML5"/>
            </w:pPr>
            <w:r w:rsidRPr="009227FA">
              <w:t>uses openflow-port-other-features-grouping;</w:t>
            </w:r>
          </w:p>
          <w:p w14:paraId="753F8234" w14:textId="77777777" w:rsidR="00F71F36" w:rsidRPr="009227FA" w:rsidRDefault="00F71F36" w:rsidP="00011096">
            <w:pPr>
              <w:pStyle w:val="XML5"/>
            </w:pPr>
            <w:r w:rsidRPr="009227FA">
              <w:t>config false;</w:t>
            </w:r>
          </w:p>
          <w:p w14:paraId="20730B50" w14:textId="77777777" w:rsidR="00F71F36" w:rsidRPr="009227FA" w:rsidRDefault="00F71F36" w:rsidP="00011096">
            <w:pPr>
              <w:pStyle w:val="XML5"/>
            </w:pPr>
            <w:proofErr w:type="gramStart"/>
            <w:r w:rsidRPr="009227FA">
              <w:t>description</w:t>
            </w:r>
            <w:proofErr w:type="gramEnd"/>
            <w:r w:rsidRPr="009227FA">
              <w:t xml:space="preserve"> "The features (rates, duplex, etc.) of the port that are supported on the port.";</w:t>
            </w:r>
          </w:p>
          <w:p w14:paraId="7885D0CE" w14:textId="77777777" w:rsidR="00F71F36" w:rsidRPr="009227FA" w:rsidRDefault="00F71F36" w:rsidP="00011096">
            <w:pPr>
              <w:pStyle w:val="XML4"/>
            </w:pPr>
            <w:r w:rsidRPr="009227FA">
              <w:t>}</w:t>
            </w:r>
          </w:p>
          <w:p w14:paraId="40A85962" w14:textId="77777777" w:rsidR="00F71F36" w:rsidRPr="009227FA" w:rsidRDefault="00F71F36" w:rsidP="00011096">
            <w:pPr>
              <w:pStyle w:val="XML4"/>
            </w:pPr>
            <w:r w:rsidRPr="009227FA">
              <w:t>container advertised-peer {</w:t>
            </w:r>
          </w:p>
          <w:p w14:paraId="1579E9D5" w14:textId="77777777" w:rsidR="00F71F36" w:rsidRPr="009227FA" w:rsidRDefault="00F71F36" w:rsidP="00011096">
            <w:pPr>
              <w:pStyle w:val="XML5"/>
            </w:pPr>
            <w:r w:rsidRPr="009227FA">
              <w:t>uses openflow-port-other-features-grouping;</w:t>
            </w:r>
          </w:p>
          <w:p w14:paraId="010C5312" w14:textId="77777777" w:rsidR="00F71F36" w:rsidRPr="009227FA" w:rsidRDefault="00F71F36" w:rsidP="00011096">
            <w:pPr>
              <w:pStyle w:val="XML5"/>
            </w:pPr>
            <w:r w:rsidRPr="009227FA">
              <w:t>config false;</w:t>
            </w:r>
          </w:p>
          <w:p w14:paraId="50DB7FFA" w14:textId="77777777" w:rsidR="00F71F36" w:rsidRPr="009227FA" w:rsidRDefault="00F71F36" w:rsidP="00011096">
            <w:pPr>
              <w:pStyle w:val="XML5"/>
            </w:pPr>
            <w:proofErr w:type="gramStart"/>
            <w:r w:rsidRPr="009227FA">
              <w:t>description</w:t>
            </w:r>
            <w:proofErr w:type="gramEnd"/>
            <w:r w:rsidRPr="009227FA">
              <w:t xml:space="preserve"> "The features (rates, duplex, etc.) that are currently advertised by the peer port.";</w:t>
            </w:r>
          </w:p>
          <w:p w14:paraId="0FC97AA2" w14:textId="77777777" w:rsidR="00F71F36" w:rsidRPr="009227FA" w:rsidRDefault="00F71F36" w:rsidP="00011096">
            <w:pPr>
              <w:pStyle w:val="XML4"/>
            </w:pPr>
            <w:r w:rsidRPr="009227FA">
              <w:t>}</w:t>
            </w:r>
          </w:p>
          <w:p w14:paraId="3F724B81" w14:textId="77777777" w:rsidR="00F71F36" w:rsidRPr="009227FA" w:rsidRDefault="00F71F36" w:rsidP="00011096">
            <w:pPr>
              <w:pStyle w:val="XML3"/>
            </w:pPr>
            <w:r w:rsidRPr="009227FA">
              <w:t>}</w:t>
            </w:r>
          </w:p>
          <w:p w14:paraId="21874AF9" w14:textId="77777777" w:rsidR="00CD5DAC" w:rsidRDefault="00CD5DAC" w:rsidP="004165BB">
            <w:pPr>
              <w:pStyle w:val="XML3"/>
            </w:pPr>
            <w:r>
              <w:t>grouping openflow-port-base-tunnel-grouping {</w:t>
            </w:r>
          </w:p>
          <w:p w14:paraId="5355773F" w14:textId="06DAC2C0" w:rsidR="00CD5DAC" w:rsidRDefault="00CD5DAC" w:rsidP="004165BB">
            <w:pPr>
              <w:pStyle w:val="XML4"/>
            </w:pPr>
            <w:proofErr w:type="gramStart"/>
            <w:r>
              <w:t>description</w:t>
            </w:r>
            <w:proofErr w:type="gramEnd"/>
            <w:r>
              <w:t xml:space="preserve"> </w:t>
            </w:r>
            <w:r w:rsidRPr="009F1B7D">
              <w:t>"</w:t>
            </w:r>
            <w:r>
              <w:t>A grouping with information included in every supported tunnel type.</w:t>
            </w:r>
            <w:r w:rsidRPr="009F1B7D">
              <w:t>"</w:t>
            </w:r>
            <w:r>
              <w:t>;</w:t>
            </w:r>
          </w:p>
          <w:p w14:paraId="10CC89B3" w14:textId="77777777" w:rsidR="00CD5DAC" w:rsidRDefault="00CD5DAC" w:rsidP="004165BB">
            <w:pPr>
              <w:pStyle w:val="XML4"/>
            </w:pPr>
            <w:r>
              <w:t>choice local-endpoint-address {</w:t>
            </w:r>
          </w:p>
          <w:p w14:paraId="11CB5B64" w14:textId="77777777" w:rsidR="00CD5DAC" w:rsidRDefault="00CD5DAC" w:rsidP="004165BB">
            <w:pPr>
              <w:pStyle w:val="XML5"/>
            </w:pPr>
            <w:r>
              <w:t>leaf local-endpoint-ipv4-adress {</w:t>
            </w:r>
          </w:p>
          <w:p w14:paraId="417DCA1E" w14:textId="77777777" w:rsidR="00CD5DAC" w:rsidRDefault="00CD5DAC" w:rsidP="004165BB">
            <w:pPr>
              <w:pStyle w:val="XML6"/>
            </w:pPr>
            <w:r>
              <w:t xml:space="preserve">type </w:t>
            </w:r>
            <w:r w:rsidRPr="00156465">
              <w:t>inet:ipv4-address</w:t>
            </w:r>
            <w:r>
              <w:t>;</w:t>
            </w:r>
          </w:p>
          <w:p w14:paraId="11BFC2FC" w14:textId="77777777" w:rsidR="00CD5DAC" w:rsidRDefault="00CD5DAC" w:rsidP="004165BB">
            <w:pPr>
              <w:pStyle w:val="XML6"/>
            </w:pPr>
            <w:proofErr w:type="gramStart"/>
            <w:r>
              <w:t>description</w:t>
            </w:r>
            <w:proofErr w:type="gramEnd"/>
            <w:r>
              <w:t xml:space="preserve"> "The IPv4 address of the local tunnel endpoint.";</w:t>
            </w:r>
          </w:p>
          <w:p w14:paraId="04A7E81C" w14:textId="77777777" w:rsidR="00CD5DAC" w:rsidRDefault="00CD5DAC" w:rsidP="004165BB">
            <w:pPr>
              <w:pStyle w:val="XML5"/>
            </w:pPr>
            <w:r>
              <w:t>}</w:t>
            </w:r>
          </w:p>
          <w:p w14:paraId="3880343E" w14:textId="77777777" w:rsidR="00CD5DAC" w:rsidRDefault="00CD5DAC" w:rsidP="004165BB">
            <w:pPr>
              <w:pStyle w:val="XML5"/>
            </w:pPr>
            <w:r>
              <w:t>leaf local-endpoint-ipv6-adress {</w:t>
            </w:r>
          </w:p>
          <w:p w14:paraId="2960FF99" w14:textId="77777777" w:rsidR="00CD5DAC" w:rsidRDefault="00CD5DAC" w:rsidP="004165BB">
            <w:pPr>
              <w:pStyle w:val="XML6"/>
            </w:pPr>
            <w:r>
              <w:t>type inet:ipv6</w:t>
            </w:r>
            <w:r w:rsidRPr="00156465">
              <w:t>-address</w:t>
            </w:r>
            <w:r>
              <w:t>;</w:t>
            </w:r>
          </w:p>
          <w:p w14:paraId="093A5897" w14:textId="77777777" w:rsidR="00CD5DAC" w:rsidRDefault="00CD5DAC" w:rsidP="004165BB">
            <w:pPr>
              <w:pStyle w:val="XML6"/>
            </w:pPr>
            <w:proofErr w:type="gramStart"/>
            <w:r>
              <w:t>description</w:t>
            </w:r>
            <w:proofErr w:type="gramEnd"/>
            <w:r>
              <w:t xml:space="preserve"> "The IPv6 address of the local tunnel endpoint.";</w:t>
            </w:r>
          </w:p>
          <w:p w14:paraId="1E6561B0" w14:textId="77777777" w:rsidR="00CD5DAC" w:rsidRDefault="00CD5DAC" w:rsidP="004165BB">
            <w:pPr>
              <w:pStyle w:val="XML5"/>
            </w:pPr>
            <w:r>
              <w:t>}</w:t>
            </w:r>
          </w:p>
          <w:p w14:paraId="326165B2" w14:textId="77777777" w:rsidR="00CD5DAC" w:rsidRDefault="00CD5DAC" w:rsidP="004165BB">
            <w:pPr>
              <w:pStyle w:val="XML5"/>
            </w:pPr>
            <w:r>
              <w:t>leaf local-endpoint-mac-adress {</w:t>
            </w:r>
          </w:p>
          <w:p w14:paraId="5D871F73" w14:textId="77777777" w:rsidR="00CD5DAC" w:rsidRDefault="00CD5DAC" w:rsidP="004165BB">
            <w:pPr>
              <w:pStyle w:val="XML6"/>
            </w:pPr>
            <w:r>
              <w:t>type yang</w:t>
            </w:r>
            <w:r w:rsidRPr="00156465">
              <w:t>:</w:t>
            </w:r>
            <w:r>
              <w:t>mac</w:t>
            </w:r>
            <w:r w:rsidRPr="00156465">
              <w:t>-address</w:t>
            </w:r>
            <w:r>
              <w:t>;</w:t>
            </w:r>
          </w:p>
          <w:p w14:paraId="23CE6B0D" w14:textId="77777777" w:rsidR="00CD5DAC" w:rsidRDefault="00CD5DAC" w:rsidP="004165BB">
            <w:pPr>
              <w:pStyle w:val="XML6"/>
            </w:pPr>
            <w:proofErr w:type="gramStart"/>
            <w:r>
              <w:t>description</w:t>
            </w:r>
            <w:proofErr w:type="gramEnd"/>
            <w:r>
              <w:t xml:space="preserve"> "The MAC address of the local tunnel endpoint.";</w:t>
            </w:r>
          </w:p>
          <w:p w14:paraId="40ED9742" w14:textId="77777777" w:rsidR="00CD5DAC" w:rsidRDefault="00CD5DAC" w:rsidP="004165BB">
            <w:pPr>
              <w:pStyle w:val="XML5"/>
            </w:pPr>
            <w:r>
              <w:t>}</w:t>
            </w:r>
          </w:p>
          <w:p w14:paraId="75D08807" w14:textId="77777777" w:rsidR="00CD5DAC" w:rsidRPr="009F1B7D" w:rsidRDefault="00CD5DAC" w:rsidP="004165BB">
            <w:pPr>
              <w:pStyle w:val="XML4"/>
            </w:pPr>
            <w:r w:rsidRPr="009F1B7D">
              <w:t>}</w:t>
            </w:r>
          </w:p>
          <w:p w14:paraId="5BFF7891" w14:textId="77777777" w:rsidR="00CD5DAC" w:rsidRDefault="00CD5DAC" w:rsidP="004165BB">
            <w:pPr>
              <w:pStyle w:val="XML4"/>
            </w:pPr>
            <w:r>
              <w:t>choice remote-endpoint-address {</w:t>
            </w:r>
          </w:p>
          <w:p w14:paraId="72C12E76" w14:textId="77777777" w:rsidR="00CD5DAC" w:rsidRDefault="00CD5DAC" w:rsidP="004165BB">
            <w:pPr>
              <w:pStyle w:val="XML5"/>
            </w:pPr>
            <w:r>
              <w:t>leaf remote-endpoint-ipv4-adress {</w:t>
            </w:r>
          </w:p>
          <w:p w14:paraId="78205242" w14:textId="77777777" w:rsidR="00CD5DAC" w:rsidRDefault="00CD5DAC" w:rsidP="004165BB">
            <w:pPr>
              <w:pStyle w:val="XML6"/>
            </w:pPr>
            <w:r>
              <w:t xml:space="preserve">type </w:t>
            </w:r>
            <w:r w:rsidRPr="00156465">
              <w:t>inet:ipv4-address</w:t>
            </w:r>
            <w:r>
              <w:t>;</w:t>
            </w:r>
          </w:p>
          <w:p w14:paraId="0B00B5AD" w14:textId="77777777" w:rsidR="00CD5DAC" w:rsidRDefault="00CD5DAC" w:rsidP="004165BB">
            <w:pPr>
              <w:pStyle w:val="XML6"/>
            </w:pPr>
            <w:proofErr w:type="gramStart"/>
            <w:r>
              <w:t>description</w:t>
            </w:r>
            <w:proofErr w:type="gramEnd"/>
            <w:r>
              <w:t xml:space="preserve"> "The IPv4 address of the remote tunnel endpoint.";</w:t>
            </w:r>
          </w:p>
          <w:p w14:paraId="35465F87" w14:textId="77777777" w:rsidR="00CD5DAC" w:rsidRDefault="00CD5DAC" w:rsidP="004165BB">
            <w:pPr>
              <w:pStyle w:val="XML5"/>
            </w:pPr>
            <w:r>
              <w:t>}</w:t>
            </w:r>
          </w:p>
          <w:p w14:paraId="67CB81ED" w14:textId="77777777" w:rsidR="00CD5DAC" w:rsidRDefault="00CD5DAC" w:rsidP="004165BB">
            <w:pPr>
              <w:pStyle w:val="XML5"/>
            </w:pPr>
            <w:r>
              <w:t>leaf remote-endpoint-ipv6-adress {</w:t>
            </w:r>
          </w:p>
          <w:p w14:paraId="054450AB" w14:textId="77777777" w:rsidR="00CD5DAC" w:rsidRDefault="00CD5DAC" w:rsidP="004165BB">
            <w:pPr>
              <w:pStyle w:val="XML6"/>
            </w:pPr>
            <w:r>
              <w:t>type inet:ipv6</w:t>
            </w:r>
            <w:r w:rsidRPr="00156465">
              <w:t>-address</w:t>
            </w:r>
            <w:r>
              <w:t>;</w:t>
            </w:r>
          </w:p>
          <w:p w14:paraId="28D7755B" w14:textId="77777777" w:rsidR="00CD5DAC" w:rsidRDefault="00CD5DAC" w:rsidP="004165BB">
            <w:pPr>
              <w:pStyle w:val="XML6"/>
            </w:pPr>
            <w:proofErr w:type="gramStart"/>
            <w:r>
              <w:t>description</w:t>
            </w:r>
            <w:proofErr w:type="gramEnd"/>
            <w:r>
              <w:t xml:space="preserve"> "The IPv6 address of the remote tunnel endpoint.";</w:t>
            </w:r>
          </w:p>
          <w:p w14:paraId="6CBDF79A" w14:textId="77777777" w:rsidR="00CD5DAC" w:rsidRDefault="00CD5DAC" w:rsidP="004165BB">
            <w:pPr>
              <w:pStyle w:val="XML5"/>
            </w:pPr>
            <w:r>
              <w:t>}</w:t>
            </w:r>
          </w:p>
          <w:p w14:paraId="4ED0BD17" w14:textId="77777777" w:rsidR="00CD5DAC" w:rsidRDefault="00CD5DAC" w:rsidP="004165BB">
            <w:pPr>
              <w:pStyle w:val="XML5"/>
            </w:pPr>
            <w:r>
              <w:t>leaf remote-endpoint-mac-adress {</w:t>
            </w:r>
          </w:p>
          <w:p w14:paraId="38F2F5A5" w14:textId="77777777" w:rsidR="00CD5DAC" w:rsidRDefault="00CD5DAC" w:rsidP="004165BB">
            <w:pPr>
              <w:pStyle w:val="XML6"/>
            </w:pPr>
            <w:r>
              <w:t>type yang</w:t>
            </w:r>
            <w:r w:rsidRPr="00156465">
              <w:t>:</w:t>
            </w:r>
            <w:r>
              <w:t>mac</w:t>
            </w:r>
            <w:r w:rsidRPr="00156465">
              <w:t>-address</w:t>
            </w:r>
            <w:r>
              <w:t>;</w:t>
            </w:r>
          </w:p>
          <w:p w14:paraId="5BC6900F" w14:textId="77777777" w:rsidR="00CD5DAC" w:rsidRDefault="00CD5DAC" w:rsidP="004165BB">
            <w:pPr>
              <w:pStyle w:val="XML6"/>
            </w:pPr>
            <w:proofErr w:type="gramStart"/>
            <w:r>
              <w:t>description</w:t>
            </w:r>
            <w:proofErr w:type="gramEnd"/>
            <w:r>
              <w:t xml:space="preserve"> "The MAC address of the remote tunnel endpoint.";</w:t>
            </w:r>
          </w:p>
          <w:p w14:paraId="6B917679" w14:textId="77777777" w:rsidR="00CD5DAC" w:rsidRDefault="00CD5DAC" w:rsidP="004165BB">
            <w:pPr>
              <w:pStyle w:val="XML5"/>
            </w:pPr>
            <w:r>
              <w:t>}</w:t>
            </w:r>
          </w:p>
          <w:p w14:paraId="467AF6CB" w14:textId="77777777" w:rsidR="00CD5DAC" w:rsidRDefault="00CD5DAC" w:rsidP="004165BB">
            <w:pPr>
              <w:pStyle w:val="XML4"/>
            </w:pPr>
            <w:r w:rsidRPr="009F1B7D">
              <w:lastRenderedPageBreak/>
              <w:t>}</w:t>
            </w:r>
          </w:p>
          <w:p w14:paraId="765AA6BB" w14:textId="77777777" w:rsidR="00CD5DAC" w:rsidRPr="009F1B7D" w:rsidRDefault="00CD5DAC" w:rsidP="004165BB">
            <w:pPr>
              <w:pStyle w:val="XML3"/>
            </w:pPr>
            <w:r>
              <w:t>}</w:t>
            </w:r>
          </w:p>
          <w:p w14:paraId="0EBB3DBC" w14:textId="77777777" w:rsidR="00CD5DAC" w:rsidRPr="009F1B7D" w:rsidRDefault="00CD5DAC" w:rsidP="004165BB">
            <w:pPr>
              <w:pStyle w:val="XML3"/>
            </w:pPr>
            <w:r>
              <w:t>choice tunnel-type</w:t>
            </w:r>
            <w:r w:rsidRPr="009F1B7D">
              <w:t xml:space="preserve"> {</w:t>
            </w:r>
          </w:p>
          <w:p w14:paraId="403C1B0E" w14:textId="77777777" w:rsidR="00CD5DAC" w:rsidRDefault="00CD5DAC" w:rsidP="004165BB">
            <w:pPr>
              <w:pStyle w:val="XML4"/>
            </w:pPr>
            <w:r w:rsidRPr="009F1B7D">
              <w:t xml:space="preserve">container </w:t>
            </w:r>
            <w:r>
              <w:t>tunnel</w:t>
            </w:r>
            <w:r w:rsidRPr="009F1B7D">
              <w:t xml:space="preserve"> {</w:t>
            </w:r>
          </w:p>
          <w:p w14:paraId="1C488BA9" w14:textId="4F6F5A04" w:rsidR="00CD5DAC" w:rsidRDefault="00CD5DAC" w:rsidP="004165BB">
            <w:pPr>
              <w:pStyle w:val="XML5"/>
            </w:pPr>
            <w:proofErr w:type="gramStart"/>
            <w:r>
              <w:t>description</w:t>
            </w:r>
            <w:proofErr w:type="gramEnd"/>
            <w:r>
              <w:t xml:space="preserve"> </w:t>
            </w:r>
            <w:r w:rsidRPr="009F1B7D">
              <w:t>"</w:t>
            </w:r>
            <w:r>
              <w:t>Features of a basic IP-in-GRE tunnel</w:t>
            </w:r>
            <w:r w:rsidRPr="009F1B7D">
              <w:t>.</w:t>
            </w:r>
            <w:r>
              <w:t xml:space="preserve"> Tunnels are modeld as logical ports.</w:t>
            </w:r>
            <w:r w:rsidRPr="009F1B7D">
              <w:t>";</w:t>
            </w:r>
          </w:p>
          <w:p w14:paraId="262288F2" w14:textId="77777777" w:rsidR="00CD5DAC" w:rsidRPr="009F1B7D" w:rsidRDefault="00CD5DAC" w:rsidP="004165BB">
            <w:pPr>
              <w:pStyle w:val="XML5"/>
            </w:pPr>
            <w:r>
              <w:t>uses openflow-port-base-tunnel-grouping;</w:t>
            </w:r>
          </w:p>
          <w:p w14:paraId="15EC6862" w14:textId="77777777" w:rsidR="00CD5DAC" w:rsidRPr="009F1B7D" w:rsidRDefault="00CD5DAC" w:rsidP="004165BB">
            <w:pPr>
              <w:pStyle w:val="XML4"/>
            </w:pPr>
            <w:r w:rsidRPr="009F1B7D">
              <w:t>}</w:t>
            </w:r>
          </w:p>
          <w:p w14:paraId="296D417C" w14:textId="77777777" w:rsidR="00CD5DAC" w:rsidRPr="009F1B7D" w:rsidRDefault="00CD5DAC" w:rsidP="004165BB">
            <w:pPr>
              <w:pStyle w:val="XML4"/>
            </w:pPr>
            <w:r w:rsidRPr="009F1B7D">
              <w:t xml:space="preserve">container </w:t>
            </w:r>
            <w:r>
              <w:t>ipgre-tunnel</w:t>
            </w:r>
            <w:r w:rsidRPr="009F1B7D">
              <w:t xml:space="preserve"> {</w:t>
            </w:r>
          </w:p>
          <w:p w14:paraId="4982D0E3" w14:textId="4FE6FE06" w:rsidR="00CD5DAC" w:rsidRDefault="00CD5DAC" w:rsidP="004165BB">
            <w:pPr>
              <w:pStyle w:val="XML5"/>
            </w:pPr>
            <w:proofErr w:type="gramStart"/>
            <w:r>
              <w:t>description</w:t>
            </w:r>
            <w:proofErr w:type="gramEnd"/>
            <w:r>
              <w:t xml:space="preserve"> </w:t>
            </w:r>
            <w:r w:rsidRPr="009F1B7D">
              <w:t>"</w:t>
            </w:r>
            <w:r>
              <w:t>Features of a IP-in-GRE tunnel with key, checksum, and sequence number information.</w:t>
            </w:r>
            <w:r w:rsidRPr="009F1B7D">
              <w:t>";</w:t>
            </w:r>
          </w:p>
          <w:p w14:paraId="3A945F9E" w14:textId="77777777" w:rsidR="00CD5DAC" w:rsidRDefault="00CD5DAC" w:rsidP="004165BB">
            <w:pPr>
              <w:pStyle w:val="XML5"/>
            </w:pPr>
            <w:r>
              <w:t>uses openflow-port-base-tunnel-grouping;</w:t>
            </w:r>
          </w:p>
          <w:p w14:paraId="6925115A" w14:textId="77777777" w:rsidR="00CD5DAC" w:rsidRDefault="00CD5DAC" w:rsidP="004165BB">
            <w:pPr>
              <w:pStyle w:val="XML5"/>
            </w:pPr>
            <w:r>
              <w:t>leaf checksum-present {</w:t>
            </w:r>
          </w:p>
          <w:p w14:paraId="4E17AB8C" w14:textId="77777777" w:rsidR="00CD5DAC" w:rsidRDefault="00CD5DAC" w:rsidP="004165BB">
            <w:pPr>
              <w:pStyle w:val="XML6"/>
            </w:pPr>
            <w:r>
              <w:t>type boolean;</w:t>
            </w:r>
          </w:p>
          <w:p w14:paraId="7D1CEB61" w14:textId="77777777" w:rsidR="00CD5DAC" w:rsidRDefault="00CD5DAC" w:rsidP="004165BB">
            <w:pPr>
              <w:pStyle w:val="XML6"/>
            </w:pPr>
            <w:proofErr w:type="gramStart"/>
            <w:r>
              <w:t>description</w:t>
            </w:r>
            <w:proofErr w:type="gramEnd"/>
            <w:r>
              <w:t xml:space="preserve"> "Indicates presence of the GRE checksum.";</w:t>
            </w:r>
          </w:p>
          <w:p w14:paraId="597EDA0E" w14:textId="77777777" w:rsidR="00CD5DAC" w:rsidRDefault="00CD5DAC" w:rsidP="004165BB">
            <w:pPr>
              <w:pStyle w:val="XML6"/>
            </w:pPr>
            <w:r>
              <w:t>default true;</w:t>
            </w:r>
          </w:p>
          <w:p w14:paraId="728021A0" w14:textId="77777777" w:rsidR="00CD5DAC" w:rsidRDefault="00CD5DAC" w:rsidP="004165BB">
            <w:pPr>
              <w:pStyle w:val="XML5"/>
            </w:pPr>
            <w:r>
              <w:t>}</w:t>
            </w:r>
          </w:p>
          <w:p w14:paraId="3896EF76" w14:textId="77777777" w:rsidR="00CD5DAC" w:rsidRDefault="00CD5DAC" w:rsidP="004165BB">
            <w:pPr>
              <w:pStyle w:val="XML5"/>
            </w:pPr>
            <w:r>
              <w:t>leaf key-present {</w:t>
            </w:r>
          </w:p>
          <w:p w14:paraId="116D50C5" w14:textId="77777777" w:rsidR="00CD5DAC" w:rsidRDefault="00CD5DAC" w:rsidP="004165BB">
            <w:pPr>
              <w:pStyle w:val="XML6"/>
            </w:pPr>
            <w:r>
              <w:t>type boolean;</w:t>
            </w:r>
          </w:p>
          <w:p w14:paraId="29C0534F" w14:textId="77777777" w:rsidR="00CD5DAC" w:rsidRDefault="00CD5DAC" w:rsidP="004165BB">
            <w:pPr>
              <w:pStyle w:val="XML6"/>
            </w:pPr>
            <w:proofErr w:type="gramStart"/>
            <w:r>
              <w:t>description</w:t>
            </w:r>
            <w:proofErr w:type="gramEnd"/>
            <w:r>
              <w:t xml:space="preserve"> "Indicates presence of the GRE key.";</w:t>
            </w:r>
          </w:p>
          <w:p w14:paraId="5248CAF3" w14:textId="77777777" w:rsidR="00CD5DAC" w:rsidRDefault="00CD5DAC" w:rsidP="004165BB">
            <w:pPr>
              <w:pStyle w:val="XML6"/>
            </w:pPr>
            <w:r>
              <w:t>default true;</w:t>
            </w:r>
          </w:p>
          <w:p w14:paraId="4D9EB088" w14:textId="77777777" w:rsidR="00CD5DAC" w:rsidRDefault="00CD5DAC" w:rsidP="004165BB">
            <w:pPr>
              <w:pStyle w:val="XML5"/>
            </w:pPr>
            <w:r>
              <w:t>}</w:t>
            </w:r>
          </w:p>
          <w:p w14:paraId="5BE72C98" w14:textId="77777777" w:rsidR="00CD5DAC" w:rsidRDefault="00CD5DAC" w:rsidP="004165BB">
            <w:pPr>
              <w:pStyle w:val="XML5"/>
            </w:pPr>
            <w:r>
              <w:t>leaf key {</w:t>
            </w:r>
          </w:p>
          <w:p w14:paraId="4EA69F3B" w14:textId="77777777" w:rsidR="00CD5DAC" w:rsidRDefault="00CD5DAC" w:rsidP="004165BB">
            <w:pPr>
              <w:pStyle w:val="XML6"/>
            </w:pPr>
            <w:r>
              <w:t>type uint32;</w:t>
            </w:r>
          </w:p>
          <w:p w14:paraId="6937765E" w14:textId="77777777" w:rsidR="00CD5DAC" w:rsidRDefault="00CD5DAC" w:rsidP="004165BB">
            <w:pPr>
              <w:pStyle w:val="XML6"/>
            </w:pPr>
            <w:proofErr w:type="gramStart"/>
            <w:r>
              <w:t>description</w:t>
            </w:r>
            <w:proofErr w:type="gramEnd"/>
            <w:r>
              <w:t xml:space="preserve"> "The (optional) key of the GRE tunnel.";</w:t>
            </w:r>
          </w:p>
          <w:p w14:paraId="0FC4EF7C" w14:textId="77777777" w:rsidR="00CD5DAC" w:rsidRDefault="00CD5DAC" w:rsidP="004165BB">
            <w:pPr>
              <w:pStyle w:val="XML5"/>
            </w:pPr>
            <w:r>
              <w:t>}</w:t>
            </w:r>
          </w:p>
          <w:p w14:paraId="11241AC7" w14:textId="77777777" w:rsidR="00CD5DAC" w:rsidRDefault="00CD5DAC" w:rsidP="004165BB">
            <w:pPr>
              <w:pStyle w:val="XML5"/>
            </w:pPr>
            <w:r>
              <w:t>leaf sequence-number-present {</w:t>
            </w:r>
          </w:p>
          <w:p w14:paraId="3123F6A5" w14:textId="77777777" w:rsidR="00CD5DAC" w:rsidRDefault="00CD5DAC" w:rsidP="004165BB">
            <w:pPr>
              <w:pStyle w:val="XML6"/>
            </w:pPr>
            <w:r>
              <w:t>type boolean;</w:t>
            </w:r>
          </w:p>
          <w:p w14:paraId="4BB9F42E" w14:textId="77777777" w:rsidR="00CD5DAC" w:rsidRDefault="00CD5DAC" w:rsidP="004165BB">
            <w:pPr>
              <w:pStyle w:val="XML6"/>
            </w:pPr>
            <w:proofErr w:type="gramStart"/>
            <w:r>
              <w:t>description</w:t>
            </w:r>
            <w:proofErr w:type="gramEnd"/>
            <w:r>
              <w:t xml:space="preserve"> "Indicates presence of the GRE sequence number.";</w:t>
            </w:r>
          </w:p>
          <w:p w14:paraId="37D95331" w14:textId="77777777" w:rsidR="00CD5DAC" w:rsidRDefault="00CD5DAC" w:rsidP="004165BB">
            <w:pPr>
              <w:pStyle w:val="XML6"/>
            </w:pPr>
            <w:r>
              <w:t>default false;</w:t>
            </w:r>
          </w:p>
          <w:p w14:paraId="27594768" w14:textId="77777777" w:rsidR="00CD5DAC" w:rsidRPr="009F1B7D" w:rsidRDefault="00CD5DAC" w:rsidP="004165BB">
            <w:pPr>
              <w:pStyle w:val="XML5"/>
            </w:pPr>
            <w:r>
              <w:t>}</w:t>
            </w:r>
          </w:p>
          <w:p w14:paraId="27153AFF" w14:textId="77777777" w:rsidR="00CD5DAC" w:rsidRPr="009F1B7D" w:rsidRDefault="00CD5DAC" w:rsidP="004165BB">
            <w:pPr>
              <w:pStyle w:val="XML4"/>
            </w:pPr>
            <w:r w:rsidRPr="009F1B7D">
              <w:t>}</w:t>
            </w:r>
          </w:p>
          <w:p w14:paraId="748516C9" w14:textId="77777777" w:rsidR="00CD5DAC" w:rsidRPr="009F1B7D" w:rsidRDefault="00CD5DAC" w:rsidP="004165BB">
            <w:pPr>
              <w:pStyle w:val="XML4"/>
            </w:pPr>
            <w:r w:rsidRPr="009F1B7D">
              <w:t xml:space="preserve">container </w:t>
            </w:r>
            <w:r>
              <w:t>vxlan-tunnel</w:t>
            </w:r>
            <w:r w:rsidRPr="009F1B7D">
              <w:t xml:space="preserve"> {</w:t>
            </w:r>
          </w:p>
          <w:p w14:paraId="30C8082B" w14:textId="77777777" w:rsidR="00CD5DAC" w:rsidRDefault="00CD5DAC" w:rsidP="004165BB">
            <w:pPr>
              <w:pStyle w:val="XML5"/>
            </w:pPr>
            <w:proofErr w:type="gramStart"/>
            <w:r>
              <w:t>description</w:t>
            </w:r>
            <w:proofErr w:type="gramEnd"/>
            <w:r>
              <w:t xml:space="preserve"> </w:t>
            </w:r>
            <w:r w:rsidRPr="009F1B7D">
              <w:t>"</w:t>
            </w:r>
            <w:r>
              <w:t>Features of a VxLAN tunnel.</w:t>
            </w:r>
            <w:r w:rsidRPr="009F1B7D">
              <w:t>";</w:t>
            </w:r>
          </w:p>
          <w:p w14:paraId="04EE29B9" w14:textId="77777777" w:rsidR="00CD5DAC" w:rsidRDefault="00CD5DAC" w:rsidP="004165BB">
            <w:pPr>
              <w:pStyle w:val="XML5"/>
            </w:pPr>
            <w:r>
              <w:t>uses openflow-port-base-tunnel-grouping;</w:t>
            </w:r>
          </w:p>
          <w:p w14:paraId="3FC3585A" w14:textId="77777777" w:rsidR="00CD5DAC" w:rsidRDefault="00CD5DAC" w:rsidP="004165BB">
            <w:pPr>
              <w:pStyle w:val="XML5"/>
            </w:pPr>
            <w:r>
              <w:t>leaf vni-valid {</w:t>
            </w:r>
          </w:p>
          <w:p w14:paraId="44214CBC" w14:textId="77777777" w:rsidR="00CD5DAC" w:rsidRDefault="00CD5DAC" w:rsidP="004165BB">
            <w:pPr>
              <w:pStyle w:val="XML6"/>
            </w:pPr>
            <w:r>
              <w:t>type boolean;</w:t>
            </w:r>
          </w:p>
          <w:p w14:paraId="4C89B28B" w14:textId="77777777" w:rsidR="00CD5DAC" w:rsidRDefault="00CD5DAC" w:rsidP="004165BB">
            <w:pPr>
              <w:pStyle w:val="XML6"/>
            </w:pPr>
            <w:r>
              <w:t>description "Indicates how the corresponding flag should be set in packets sent on the tunnel";</w:t>
            </w:r>
          </w:p>
          <w:p w14:paraId="59936E10" w14:textId="77777777" w:rsidR="00CD5DAC" w:rsidRDefault="00CD5DAC" w:rsidP="004165BB">
            <w:pPr>
              <w:pStyle w:val="XML6"/>
            </w:pPr>
            <w:r>
              <w:t>default true;</w:t>
            </w:r>
          </w:p>
          <w:p w14:paraId="07F2476A" w14:textId="77777777" w:rsidR="00CD5DAC" w:rsidRDefault="00CD5DAC" w:rsidP="004165BB">
            <w:pPr>
              <w:pStyle w:val="XML5"/>
            </w:pPr>
            <w:r>
              <w:t>}</w:t>
            </w:r>
          </w:p>
          <w:p w14:paraId="74AA5AB0" w14:textId="77777777" w:rsidR="00CD5DAC" w:rsidRDefault="00CD5DAC" w:rsidP="004165BB">
            <w:pPr>
              <w:pStyle w:val="XML5"/>
            </w:pPr>
            <w:r>
              <w:t>leaf vni {</w:t>
            </w:r>
          </w:p>
          <w:p w14:paraId="46660015" w14:textId="77777777" w:rsidR="00CD5DAC" w:rsidRDefault="00CD5DAC" w:rsidP="004165BB">
            <w:pPr>
              <w:pStyle w:val="XML6"/>
            </w:pPr>
            <w:r>
              <w:t>type uint32;</w:t>
            </w:r>
          </w:p>
          <w:p w14:paraId="521DFFEB" w14:textId="77777777" w:rsidR="00CD5DAC" w:rsidRDefault="00CD5DAC" w:rsidP="004165BB">
            <w:pPr>
              <w:pStyle w:val="XML6"/>
            </w:pPr>
            <w:r>
              <w:t xml:space="preserve">description </w:t>
            </w:r>
            <w:r w:rsidRPr="009F1B7D">
              <w:t>"</w:t>
            </w:r>
            <w:r>
              <w:t>Virtual network identifier assigned to all packets sent on the tunnel</w:t>
            </w:r>
            <w:r w:rsidRPr="009F1B7D">
              <w:t>"</w:t>
            </w:r>
            <w:r>
              <w:t>;</w:t>
            </w:r>
          </w:p>
          <w:p w14:paraId="63EFAF7D" w14:textId="77777777" w:rsidR="00CD5DAC" w:rsidRDefault="00CD5DAC" w:rsidP="004165BB">
            <w:pPr>
              <w:pStyle w:val="XML5"/>
            </w:pPr>
            <w:r>
              <w:t>}</w:t>
            </w:r>
          </w:p>
          <w:p w14:paraId="7D2C356F" w14:textId="77777777" w:rsidR="00CD5DAC" w:rsidRDefault="00CD5DAC" w:rsidP="004165BB">
            <w:pPr>
              <w:pStyle w:val="XML5"/>
            </w:pPr>
            <w:r>
              <w:t>leaf vni-multicast-group {</w:t>
            </w:r>
          </w:p>
          <w:p w14:paraId="240ADA2A" w14:textId="77777777" w:rsidR="00CD5DAC" w:rsidRDefault="00CD5DAC" w:rsidP="004165BB">
            <w:pPr>
              <w:pStyle w:val="XML6"/>
            </w:pPr>
            <w:r>
              <w:t>type inet:ip-address;</w:t>
            </w:r>
          </w:p>
          <w:p w14:paraId="4F6033E1" w14:textId="77777777" w:rsidR="00CD5DAC" w:rsidRDefault="00CD5DAC" w:rsidP="004165BB">
            <w:pPr>
              <w:pStyle w:val="XML6"/>
            </w:pPr>
            <w:r>
              <w:t xml:space="preserve">description </w:t>
            </w:r>
            <w:r w:rsidRPr="009F1B7D">
              <w:t>"</w:t>
            </w:r>
            <w:r>
              <w:t>If IP multicast is used to support broadcast on the tunnel this specifies the corresponding multicast IP address</w:t>
            </w:r>
            <w:r w:rsidRPr="009F1B7D">
              <w:t>"</w:t>
            </w:r>
            <w:r>
              <w:t>;</w:t>
            </w:r>
          </w:p>
          <w:p w14:paraId="38B3288A" w14:textId="77777777" w:rsidR="00CD5DAC" w:rsidRDefault="00CD5DAC" w:rsidP="004165BB">
            <w:pPr>
              <w:pStyle w:val="XML5"/>
            </w:pPr>
            <w:r>
              <w:t>}</w:t>
            </w:r>
          </w:p>
          <w:p w14:paraId="4C26FBE4" w14:textId="77777777" w:rsidR="00CD5DAC" w:rsidRDefault="00CD5DAC" w:rsidP="004165BB">
            <w:pPr>
              <w:pStyle w:val="XML5"/>
            </w:pPr>
            <w:r>
              <w:t>leaf udp-source-port {</w:t>
            </w:r>
          </w:p>
          <w:p w14:paraId="0E9A37CB" w14:textId="77777777" w:rsidR="00CD5DAC" w:rsidRDefault="00CD5DAC" w:rsidP="004165BB">
            <w:pPr>
              <w:pStyle w:val="XML6"/>
            </w:pPr>
            <w:r>
              <w:t>type inet:port-number;</w:t>
            </w:r>
          </w:p>
          <w:p w14:paraId="4D5B11AE" w14:textId="77777777" w:rsidR="00CD5DAC" w:rsidRDefault="00CD5DAC" w:rsidP="004165BB">
            <w:pPr>
              <w:pStyle w:val="XML6"/>
            </w:pPr>
            <w:proofErr w:type="gramStart"/>
            <w:r>
              <w:t>description</w:t>
            </w:r>
            <w:proofErr w:type="gramEnd"/>
            <w:r>
              <w:t xml:space="preserve"> </w:t>
            </w:r>
            <w:r w:rsidRPr="009F1B7D">
              <w:t>"</w:t>
            </w:r>
            <w:r>
              <w:t>Specifies the outer UDP source port number</w:t>
            </w:r>
            <w:r w:rsidDel="00DF562A">
              <w:t xml:space="preserve"> </w:t>
            </w:r>
            <w:r>
              <w:t>.</w:t>
            </w:r>
            <w:r w:rsidRPr="009F1B7D">
              <w:t>"</w:t>
            </w:r>
            <w:r>
              <w:t>;</w:t>
            </w:r>
          </w:p>
          <w:p w14:paraId="39C21D1F" w14:textId="77777777" w:rsidR="00CD5DAC" w:rsidRDefault="00CD5DAC" w:rsidP="004165BB">
            <w:pPr>
              <w:pStyle w:val="XML5"/>
            </w:pPr>
            <w:r>
              <w:t>}</w:t>
            </w:r>
          </w:p>
          <w:p w14:paraId="66E41117" w14:textId="77777777" w:rsidR="00CD5DAC" w:rsidRDefault="00CD5DAC" w:rsidP="004165BB">
            <w:pPr>
              <w:pStyle w:val="XML5"/>
            </w:pPr>
            <w:r>
              <w:lastRenderedPageBreak/>
              <w:t>leaf udp-dest-port {</w:t>
            </w:r>
          </w:p>
          <w:p w14:paraId="56708F99" w14:textId="77777777" w:rsidR="00CD5DAC" w:rsidRDefault="00CD5DAC" w:rsidP="004165BB">
            <w:pPr>
              <w:pStyle w:val="XML6"/>
            </w:pPr>
            <w:r>
              <w:t>type inet:port-number;</w:t>
            </w:r>
          </w:p>
          <w:p w14:paraId="3741BE2B" w14:textId="77777777" w:rsidR="00CD5DAC" w:rsidRDefault="00CD5DAC" w:rsidP="004165BB">
            <w:pPr>
              <w:pStyle w:val="XML6"/>
            </w:pPr>
            <w:r>
              <w:t xml:space="preserve">description </w:t>
            </w:r>
            <w:r w:rsidRPr="009F1B7D">
              <w:t>"</w:t>
            </w:r>
            <w:r>
              <w:t>Specifies the outer UDP destination port number, generally the well-known port number for VxLAN</w:t>
            </w:r>
            <w:r w:rsidRPr="009F1B7D">
              <w:t>"</w:t>
            </w:r>
            <w:r>
              <w:t>;</w:t>
            </w:r>
          </w:p>
          <w:p w14:paraId="70294C70" w14:textId="77777777" w:rsidR="00CD5DAC" w:rsidRDefault="00CD5DAC" w:rsidP="004165BB">
            <w:pPr>
              <w:pStyle w:val="XML5"/>
            </w:pPr>
            <w:r>
              <w:t>}</w:t>
            </w:r>
          </w:p>
          <w:p w14:paraId="7B665633" w14:textId="77777777" w:rsidR="00CD5DAC" w:rsidRDefault="00CD5DAC" w:rsidP="004165BB">
            <w:pPr>
              <w:pStyle w:val="XML5"/>
            </w:pPr>
            <w:r>
              <w:t>leaf udp-checksum {</w:t>
            </w:r>
          </w:p>
          <w:p w14:paraId="2005E9ED" w14:textId="77777777" w:rsidR="00CD5DAC" w:rsidRDefault="00CD5DAC" w:rsidP="004165BB">
            <w:pPr>
              <w:pStyle w:val="XML6"/>
            </w:pPr>
            <w:r>
              <w:t>type boolean;</w:t>
            </w:r>
          </w:p>
          <w:p w14:paraId="1DEBE544" w14:textId="77777777" w:rsidR="00CD5DAC" w:rsidRDefault="00CD5DAC" w:rsidP="004165BB">
            <w:pPr>
              <w:pStyle w:val="XML6"/>
            </w:pPr>
            <w:r>
              <w:t>description "Boolean flag to indicate whether or not the outer UDP checksum should be set";</w:t>
            </w:r>
          </w:p>
          <w:p w14:paraId="7DC73612" w14:textId="77777777" w:rsidR="00CD5DAC" w:rsidRDefault="00CD5DAC" w:rsidP="004165BB">
            <w:pPr>
              <w:pStyle w:val="XML6"/>
            </w:pPr>
            <w:r>
              <w:t>default false;</w:t>
            </w:r>
          </w:p>
          <w:p w14:paraId="5E723E9B" w14:textId="77777777" w:rsidR="00CD5DAC" w:rsidRDefault="00CD5DAC" w:rsidP="004165BB">
            <w:pPr>
              <w:pStyle w:val="XML5"/>
            </w:pPr>
            <w:r>
              <w:t>}</w:t>
            </w:r>
          </w:p>
          <w:p w14:paraId="5FD8BA11" w14:textId="77777777" w:rsidR="00CD5DAC" w:rsidRPr="009F1B7D" w:rsidRDefault="00CD5DAC" w:rsidP="004165BB">
            <w:pPr>
              <w:pStyle w:val="XML4"/>
            </w:pPr>
            <w:r w:rsidRPr="009F1B7D">
              <w:t>}</w:t>
            </w:r>
          </w:p>
          <w:p w14:paraId="1866FE63" w14:textId="77777777" w:rsidR="00CD5DAC" w:rsidRPr="009F1B7D" w:rsidRDefault="00CD5DAC" w:rsidP="004165BB">
            <w:pPr>
              <w:pStyle w:val="XML4"/>
            </w:pPr>
            <w:r w:rsidRPr="009F1B7D">
              <w:t xml:space="preserve">container </w:t>
            </w:r>
            <w:r>
              <w:t>nvgre-tunnel</w:t>
            </w:r>
            <w:r w:rsidRPr="009F1B7D">
              <w:t xml:space="preserve"> {</w:t>
            </w:r>
          </w:p>
          <w:p w14:paraId="4239D822" w14:textId="77777777" w:rsidR="00CD5DAC" w:rsidRDefault="00CD5DAC" w:rsidP="004165BB">
            <w:pPr>
              <w:pStyle w:val="XML5"/>
            </w:pPr>
            <w:proofErr w:type="gramStart"/>
            <w:r>
              <w:t>description</w:t>
            </w:r>
            <w:proofErr w:type="gramEnd"/>
            <w:r>
              <w:t xml:space="preserve"> </w:t>
            </w:r>
            <w:r w:rsidRPr="009F1B7D">
              <w:t>"</w:t>
            </w:r>
            <w:r>
              <w:t>Features of a NVGRE tunnel.</w:t>
            </w:r>
            <w:r w:rsidRPr="009F1B7D">
              <w:t>";</w:t>
            </w:r>
          </w:p>
          <w:p w14:paraId="402564B9" w14:textId="77777777" w:rsidR="00CD5DAC" w:rsidRDefault="00CD5DAC" w:rsidP="004165BB">
            <w:pPr>
              <w:pStyle w:val="XML5"/>
            </w:pPr>
            <w:r>
              <w:t>uses openflow-port-base-tunnel-grouping;</w:t>
            </w:r>
          </w:p>
          <w:p w14:paraId="7595D4E9" w14:textId="77777777" w:rsidR="00CD5DAC" w:rsidRDefault="00CD5DAC" w:rsidP="004165BB">
            <w:pPr>
              <w:pStyle w:val="XML5"/>
            </w:pPr>
            <w:r>
              <w:t>leaf tni {</w:t>
            </w:r>
          </w:p>
          <w:p w14:paraId="1015E855" w14:textId="77777777" w:rsidR="00CD5DAC" w:rsidRDefault="00CD5DAC" w:rsidP="004165BB">
            <w:pPr>
              <w:pStyle w:val="XML6"/>
            </w:pPr>
            <w:r>
              <w:t>type uint32;</w:t>
            </w:r>
          </w:p>
          <w:p w14:paraId="337EB7C2" w14:textId="77777777" w:rsidR="00CD5DAC" w:rsidRDefault="00CD5DAC" w:rsidP="004165BB">
            <w:pPr>
              <w:pStyle w:val="XML6"/>
            </w:pPr>
            <w:r>
              <w:t>description "Specifies the tenant network identifier assigned to all packets sent on the tunnel";</w:t>
            </w:r>
          </w:p>
          <w:p w14:paraId="1F5C4DC4" w14:textId="77777777" w:rsidR="00CD5DAC" w:rsidRDefault="00CD5DAC" w:rsidP="004165BB">
            <w:pPr>
              <w:pStyle w:val="XML5"/>
            </w:pPr>
            <w:r>
              <w:t>}</w:t>
            </w:r>
          </w:p>
          <w:p w14:paraId="33202C33" w14:textId="77777777" w:rsidR="00CD5DAC" w:rsidRDefault="00CD5DAC" w:rsidP="004165BB">
            <w:pPr>
              <w:pStyle w:val="XML5"/>
            </w:pPr>
            <w:r>
              <w:t>leaf tni-user {</w:t>
            </w:r>
          </w:p>
          <w:p w14:paraId="744C6BC1" w14:textId="77777777" w:rsidR="00CD5DAC" w:rsidRDefault="00CD5DAC" w:rsidP="004165BB">
            <w:pPr>
              <w:pStyle w:val="XML6"/>
            </w:pPr>
            <w:r>
              <w:t>type uint32;</w:t>
            </w:r>
          </w:p>
          <w:p w14:paraId="32CEB30A" w14:textId="77777777" w:rsidR="00CD5DAC" w:rsidRDefault="00CD5DAC" w:rsidP="004165BB">
            <w:pPr>
              <w:pStyle w:val="XML6"/>
            </w:pPr>
            <w:r>
              <w:t>description "Used to set the reserved user-defined bits of the GRE key field";</w:t>
            </w:r>
          </w:p>
          <w:p w14:paraId="3EB75E13" w14:textId="77777777" w:rsidR="00CD5DAC" w:rsidRDefault="00CD5DAC" w:rsidP="004165BB">
            <w:pPr>
              <w:pStyle w:val="XML5"/>
            </w:pPr>
            <w:r>
              <w:t>}</w:t>
            </w:r>
          </w:p>
          <w:p w14:paraId="1BA0D7C5" w14:textId="77777777" w:rsidR="00CD5DAC" w:rsidRDefault="00CD5DAC" w:rsidP="004165BB">
            <w:pPr>
              <w:pStyle w:val="XML5"/>
            </w:pPr>
            <w:r>
              <w:t>leaf tni-multicast-group {</w:t>
            </w:r>
          </w:p>
          <w:p w14:paraId="04826461" w14:textId="77777777" w:rsidR="00CD5DAC" w:rsidRDefault="00CD5DAC" w:rsidP="004165BB">
            <w:pPr>
              <w:pStyle w:val="XML6"/>
            </w:pPr>
            <w:r>
              <w:t>type inet:ip-address;</w:t>
            </w:r>
          </w:p>
          <w:p w14:paraId="19519F7A" w14:textId="77777777" w:rsidR="00CD5DAC" w:rsidRDefault="00CD5DAC" w:rsidP="004165BB">
            <w:pPr>
              <w:pStyle w:val="XML6"/>
            </w:pPr>
            <w:r>
              <w:t xml:space="preserve">description </w:t>
            </w:r>
            <w:r w:rsidRPr="009F1B7D">
              <w:t>"</w:t>
            </w:r>
            <w:r>
              <w:t>If IP multicast is used to support broadcast on the tunnel this specifies the corresponding multicast IP address</w:t>
            </w:r>
            <w:r w:rsidRPr="009F1B7D">
              <w:t>"</w:t>
            </w:r>
            <w:r>
              <w:t>;</w:t>
            </w:r>
          </w:p>
          <w:p w14:paraId="6B5FD4AC" w14:textId="77777777" w:rsidR="00CD5DAC" w:rsidRDefault="00CD5DAC" w:rsidP="004165BB">
            <w:pPr>
              <w:pStyle w:val="XML5"/>
            </w:pPr>
            <w:r>
              <w:t>}</w:t>
            </w:r>
          </w:p>
          <w:p w14:paraId="566EC404" w14:textId="77777777" w:rsidR="00CD5DAC" w:rsidRDefault="00CD5DAC" w:rsidP="004165BB">
            <w:pPr>
              <w:pStyle w:val="XML4"/>
            </w:pPr>
            <w:r w:rsidRPr="009F1B7D">
              <w:t>}</w:t>
            </w:r>
          </w:p>
          <w:p w14:paraId="6BE4BF88" w14:textId="0E7D9B47" w:rsidR="00CD5DAC" w:rsidRPr="009F1B7D" w:rsidRDefault="00CD5DAC" w:rsidP="00CD5DAC">
            <w:pPr>
              <w:pStyle w:val="XML3"/>
            </w:pPr>
            <w:r>
              <w:t>}</w:t>
            </w:r>
          </w:p>
          <w:p w14:paraId="1EC7659D" w14:textId="77777777" w:rsidR="00F71F36" w:rsidRPr="009227FA" w:rsidRDefault="00F71F36" w:rsidP="00011096">
            <w:pPr>
              <w:pStyle w:val="XML2"/>
            </w:pPr>
            <w:r w:rsidRPr="009227FA">
              <w:t>}</w:t>
            </w:r>
          </w:p>
          <w:p w14:paraId="6291F207" w14:textId="77777777" w:rsidR="00F71F36" w:rsidRPr="009227FA" w:rsidRDefault="00F71F36" w:rsidP="00011096">
            <w:pPr>
              <w:pStyle w:val="XML1"/>
            </w:pPr>
          </w:p>
          <w:p w14:paraId="13FEE703" w14:textId="77777777" w:rsidR="00F71F36" w:rsidRPr="009227FA" w:rsidRDefault="00F71F36" w:rsidP="00011096">
            <w:pPr>
              <w:pStyle w:val="XML2"/>
            </w:pPr>
            <w:r w:rsidRPr="009227FA">
              <w:t>grouping openflow-queue-resource-grouping {</w:t>
            </w:r>
          </w:p>
          <w:p w14:paraId="34F12A38" w14:textId="77777777" w:rsidR="00F71F36" w:rsidRPr="009227FA" w:rsidRDefault="00F71F36" w:rsidP="00011096">
            <w:pPr>
              <w:pStyle w:val="XML3"/>
            </w:pPr>
            <w:proofErr w:type="gramStart"/>
            <w:r w:rsidRPr="009227FA">
              <w:t>description</w:t>
            </w:r>
            <w:proofErr w:type="gramEnd"/>
            <w:r w:rsidRPr="009227FA">
              <w:t xml:space="preserve"> "This grouping specifies all properties of a queue resource.";</w:t>
            </w:r>
          </w:p>
          <w:p w14:paraId="22ED6ECD" w14:textId="77777777" w:rsidR="00F71F36" w:rsidRPr="009227FA" w:rsidRDefault="00F71F36" w:rsidP="00011096">
            <w:pPr>
              <w:pStyle w:val="XML3"/>
            </w:pPr>
            <w:r w:rsidRPr="009227FA">
              <w:t>leaf resource-id {</w:t>
            </w:r>
          </w:p>
          <w:p w14:paraId="09C07AC1" w14:textId="77777777" w:rsidR="00F71F36" w:rsidRPr="009227FA" w:rsidRDefault="00F71F36" w:rsidP="00011096">
            <w:pPr>
              <w:pStyle w:val="XML4"/>
            </w:pPr>
            <w:r w:rsidRPr="009227FA">
              <w:t>type inet:uri;</w:t>
            </w:r>
          </w:p>
          <w:p w14:paraId="3831EE25" w14:textId="77777777" w:rsidR="00F71F36" w:rsidRPr="009227FA" w:rsidRDefault="00F71F36" w:rsidP="00011096">
            <w:pPr>
              <w:pStyle w:val="XML4"/>
            </w:pPr>
            <w:proofErr w:type="gramStart"/>
            <w:r w:rsidRPr="009227FA">
              <w:t>description</w:t>
            </w:r>
            <w:proofErr w:type="gramEnd"/>
            <w:r w:rsidRPr="009227FA">
              <w:t xml:space="preserve"> "An unique but locally arbitrary identifier that identifies a queue and is persistent across reboots of the system.";</w:t>
            </w:r>
          </w:p>
          <w:p w14:paraId="6E89C579" w14:textId="77777777" w:rsidR="00F71F36" w:rsidRPr="009227FA" w:rsidRDefault="00F71F36" w:rsidP="00011096">
            <w:pPr>
              <w:pStyle w:val="XML3"/>
            </w:pPr>
            <w:r w:rsidRPr="009227FA">
              <w:t>}</w:t>
            </w:r>
          </w:p>
          <w:p w14:paraId="3669B076" w14:textId="77777777" w:rsidR="00F71F36" w:rsidRPr="009227FA" w:rsidRDefault="00F71F36" w:rsidP="00011096">
            <w:pPr>
              <w:pStyle w:val="XML3"/>
            </w:pPr>
            <w:r w:rsidRPr="009227FA">
              <w:t>leaf id {</w:t>
            </w:r>
          </w:p>
          <w:p w14:paraId="0FA3824D" w14:textId="77777777" w:rsidR="00F71F36" w:rsidRPr="009227FA" w:rsidRDefault="00F71F36" w:rsidP="00011096">
            <w:pPr>
              <w:pStyle w:val="XML4"/>
            </w:pPr>
            <w:r w:rsidRPr="009227FA">
              <w:t>type uint64;</w:t>
            </w:r>
          </w:p>
          <w:p w14:paraId="0ECA78E0" w14:textId="77777777" w:rsidR="00F71F36" w:rsidRPr="009227FA" w:rsidRDefault="00F71F36" w:rsidP="00011096">
            <w:pPr>
              <w:pStyle w:val="XML4"/>
            </w:pPr>
            <w:r w:rsidRPr="009227FA">
              <w:t>mandatory true;</w:t>
            </w:r>
          </w:p>
          <w:p w14:paraId="088BE5FF" w14:textId="77777777" w:rsidR="00F71F36" w:rsidRPr="009227FA" w:rsidRDefault="00F71F36" w:rsidP="00011096">
            <w:pPr>
              <w:pStyle w:val="XML4"/>
            </w:pPr>
            <w:proofErr w:type="gramStart"/>
            <w:r w:rsidRPr="009227FA">
              <w:t>description</w:t>
            </w:r>
            <w:proofErr w:type="gramEnd"/>
            <w:r w:rsidRPr="009227FA">
              <w:t xml:space="preserve"> "An unique but locally arbitrary number that identifies a queue and is persistent across reboots of the system.";</w:t>
            </w:r>
          </w:p>
          <w:p w14:paraId="7A031916" w14:textId="77777777" w:rsidR="00F71F36" w:rsidRPr="009227FA" w:rsidRDefault="00F71F36" w:rsidP="00011096">
            <w:pPr>
              <w:pStyle w:val="XML3"/>
            </w:pPr>
            <w:r w:rsidRPr="009227FA">
              <w:t>}</w:t>
            </w:r>
          </w:p>
          <w:p w14:paraId="63E65CB2" w14:textId="77777777" w:rsidR="00F71F36" w:rsidRPr="009227FA" w:rsidRDefault="00F71F36" w:rsidP="00011096">
            <w:pPr>
              <w:pStyle w:val="XML3"/>
            </w:pPr>
            <w:r w:rsidRPr="009227FA">
              <w:t>leaf port {</w:t>
            </w:r>
          </w:p>
          <w:p w14:paraId="177F14AC" w14:textId="77777777" w:rsidR="00F71F36" w:rsidRPr="009227FA" w:rsidRDefault="00F71F36" w:rsidP="00011096">
            <w:pPr>
              <w:pStyle w:val="XML4"/>
            </w:pPr>
            <w:r w:rsidRPr="009227FA">
              <w:t>type leafref {</w:t>
            </w:r>
          </w:p>
          <w:p w14:paraId="0148D591" w14:textId="77777777" w:rsidR="00F71F36" w:rsidRPr="009227FA" w:rsidRDefault="00F71F36" w:rsidP="00011096">
            <w:pPr>
              <w:pStyle w:val="XML5"/>
            </w:pPr>
            <w:r w:rsidRPr="009227FA">
              <w:t>path "/capable-switch/resources/port/resource-id";</w:t>
            </w:r>
          </w:p>
          <w:p w14:paraId="6235CF4D" w14:textId="77777777" w:rsidR="00F71F36" w:rsidRPr="009227FA" w:rsidRDefault="00F71F36" w:rsidP="00011096">
            <w:pPr>
              <w:pStyle w:val="XML4"/>
            </w:pPr>
            <w:r w:rsidRPr="009227FA">
              <w:t>}</w:t>
            </w:r>
          </w:p>
          <w:p w14:paraId="455E9C95" w14:textId="77777777" w:rsidR="00F71F36" w:rsidRPr="009227FA" w:rsidRDefault="00F71F36" w:rsidP="00011096">
            <w:pPr>
              <w:pStyle w:val="XML4"/>
            </w:pPr>
            <w:proofErr w:type="gramStart"/>
            <w:r w:rsidRPr="009227FA">
              <w:t>description</w:t>
            </w:r>
            <w:proofErr w:type="gramEnd"/>
            <w:r w:rsidRPr="009227FA">
              <w:t xml:space="preserve"> "Reference to port resources in the Capable </w:t>
            </w:r>
            <w:r w:rsidRPr="009227FA">
              <w:lastRenderedPageBreak/>
              <w:t>Switch.";</w:t>
            </w:r>
          </w:p>
          <w:p w14:paraId="59A9DCBD" w14:textId="77777777" w:rsidR="00F71F36" w:rsidRPr="009227FA" w:rsidRDefault="00F71F36" w:rsidP="00011096">
            <w:pPr>
              <w:pStyle w:val="XML3"/>
            </w:pPr>
            <w:r w:rsidRPr="009227FA">
              <w:t>}</w:t>
            </w:r>
          </w:p>
          <w:p w14:paraId="64862BFB" w14:textId="77777777" w:rsidR="00F71F36" w:rsidRPr="009227FA" w:rsidRDefault="00F71F36" w:rsidP="00011096">
            <w:pPr>
              <w:pStyle w:val="XML3"/>
            </w:pPr>
            <w:r w:rsidRPr="009227FA">
              <w:t>container properties {</w:t>
            </w:r>
          </w:p>
          <w:p w14:paraId="0A52168D" w14:textId="77777777" w:rsidR="00F71F36" w:rsidRPr="009227FA" w:rsidRDefault="00F71F36" w:rsidP="00011096">
            <w:pPr>
              <w:pStyle w:val="XML4"/>
            </w:pPr>
            <w:proofErr w:type="gramStart"/>
            <w:r w:rsidRPr="009227FA">
              <w:t>description</w:t>
            </w:r>
            <w:proofErr w:type="gramEnd"/>
            <w:r w:rsidRPr="009227FA">
              <w:t xml:space="preserve"> "The queue properties currently configured.";</w:t>
            </w:r>
          </w:p>
          <w:p w14:paraId="0A37D4F3" w14:textId="77777777" w:rsidR="00F71F36" w:rsidRPr="009227FA" w:rsidRDefault="00F71F36" w:rsidP="00011096">
            <w:pPr>
              <w:pStyle w:val="XML4"/>
            </w:pPr>
            <w:r w:rsidRPr="009227FA">
              <w:t>leaf min-rate {</w:t>
            </w:r>
          </w:p>
          <w:p w14:paraId="1AF12AD2" w14:textId="77777777" w:rsidR="00F71F36" w:rsidRPr="009227FA" w:rsidRDefault="00F71F36" w:rsidP="00011096">
            <w:pPr>
              <w:pStyle w:val="XML5"/>
            </w:pPr>
            <w:r w:rsidRPr="009227FA">
              <w:t>type tenth-of-a-percent;</w:t>
            </w:r>
          </w:p>
          <w:p w14:paraId="31048B23" w14:textId="77777777" w:rsidR="00F71F36" w:rsidRPr="009227FA" w:rsidRDefault="00F71F36" w:rsidP="00011096">
            <w:pPr>
              <w:pStyle w:val="XML5"/>
            </w:pPr>
            <w:proofErr w:type="gramStart"/>
            <w:r w:rsidRPr="009227FA">
              <w:t>description</w:t>
            </w:r>
            <w:proofErr w:type="gramEnd"/>
            <w:r w:rsidRPr="009227FA">
              <w:t xml:space="preserve"> "The minimal rate that is reserved for this queue in 1/10 of a percent of the actual rate. If not present a min-rate is not set.</w:t>
            </w:r>
            <w:proofErr w:type="gramStart"/>
            <w:r w:rsidRPr="009227FA">
              <w:t>";</w:t>
            </w:r>
            <w:proofErr w:type="gramEnd"/>
          </w:p>
          <w:p w14:paraId="165A972F" w14:textId="77777777" w:rsidR="00F71F36" w:rsidRPr="009227FA" w:rsidRDefault="00F71F36" w:rsidP="00011096">
            <w:pPr>
              <w:pStyle w:val="XML4"/>
            </w:pPr>
            <w:r w:rsidRPr="009227FA">
              <w:t>}</w:t>
            </w:r>
          </w:p>
          <w:p w14:paraId="2C6694E8" w14:textId="77777777" w:rsidR="00F71F36" w:rsidRPr="009227FA" w:rsidRDefault="00F71F36" w:rsidP="00011096">
            <w:pPr>
              <w:pStyle w:val="XML4"/>
            </w:pPr>
            <w:r w:rsidRPr="009227FA">
              <w:t>leaf max-rate {</w:t>
            </w:r>
          </w:p>
          <w:p w14:paraId="766B4FE9" w14:textId="77777777" w:rsidR="00F71F36" w:rsidRPr="009227FA" w:rsidRDefault="00F71F36" w:rsidP="00011096">
            <w:pPr>
              <w:pStyle w:val="XML5"/>
            </w:pPr>
            <w:r w:rsidRPr="009227FA">
              <w:t>type tenth-of-a-percent;</w:t>
            </w:r>
          </w:p>
          <w:p w14:paraId="0DE5905D" w14:textId="77777777" w:rsidR="00F71F36" w:rsidRPr="009227FA" w:rsidRDefault="00F71F36" w:rsidP="00011096">
            <w:pPr>
              <w:pStyle w:val="XML5"/>
            </w:pPr>
            <w:proofErr w:type="gramStart"/>
            <w:r w:rsidRPr="009227FA">
              <w:t>description</w:t>
            </w:r>
            <w:proofErr w:type="gramEnd"/>
            <w:r w:rsidRPr="009227FA">
              <w:t xml:space="preserve"> "The maximum rate that is reserved for this queue in 1/10 of a percent of the actual rate. If not present the max-rate is not set.</w:t>
            </w:r>
            <w:proofErr w:type="gramStart"/>
            <w:r w:rsidRPr="009227FA">
              <w:t>";</w:t>
            </w:r>
            <w:proofErr w:type="gramEnd"/>
          </w:p>
          <w:p w14:paraId="3ADFF6DC" w14:textId="77777777" w:rsidR="00F71F36" w:rsidRPr="009227FA" w:rsidRDefault="00F71F36" w:rsidP="00011096">
            <w:pPr>
              <w:pStyle w:val="XML4"/>
            </w:pPr>
            <w:r w:rsidRPr="009227FA">
              <w:t>}</w:t>
            </w:r>
          </w:p>
          <w:p w14:paraId="3D0E1CCE" w14:textId="77777777" w:rsidR="00F71F36" w:rsidRPr="009227FA" w:rsidRDefault="00F71F36" w:rsidP="00011096">
            <w:pPr>
              <w:pStyle w:val="XML4"/>
            </w:pPr>
            <w:r w:rsidRPr="009227FA">
              <w:t>leaf-list experimenter {</w:t>
            </w:r>
          </w:p>
          <w:p w14:paraId="6173DE3B" w14:textId="77777777" w:rsidR="00F71F36" w:rsidRPr="009227FA" w:rsidRDefault="00F71F36" w:rsidP="00011096">
            <w:pPr>
              <w:pStyle w:val="XML5"/>
            </w:pPr>
            <w:r w:rsidRPr="009227FA">
              <w:t>type uint32;</w:t>
            </w:r>
          </w:p>
          <w:p w14:paraId="35215DA4" w14:textId="77777777" w:rsidR="00F71F36" w:rsidRPr="009227FA" w:rsidRDefault="00F71F36" w:rsidP="00011096">
            <w:pPr>
              <w:pStyle w:val="XML5"/>
            </w:pPr>
            <w:proofErr w:type="gramStart"/>
            <w:r w:rsidRPr="009227FA">
              <w:t>description</w:t>
            </w:r>
            <w:proofErr w:type="gramEnd"/>
            <w:r w:rsidRPr="009227FA">
              <w:t xml:space="preserve"> "A list of experimenter identifiers of queue properties used.";</w:t>
            </w:r>
          </w:p>
          <w:p w14:paraId="5C123F1C" w14:textId="77777777" w:rsidR="00F71F36" w:rsidRPr="009227FA" w:rsidRDefault="00F71F36" w:rsidP="00011096">
            <w:pPr>
              <w:pStyle w:val="XML4"/>
            </w:pPr>
            <w:r w:rsidRPr="009227FA">
              <w:t>}</w:t>
            </w:r>
          </w:p>
          <w:p w14:paraId="430BE98B" w14:textId="77777777" w:rsidR="00F71F36" w:rsidRPr="009227FA" w:rsidRDefault="00F71F36" w:rsidP="00011096">
            <w:pPr>
              <w:pStyle w:val="XML3"/>
            </w:pPr>
            <w:r w:rsidRPr="009227FA">
              <w:t>}</w:t>
            </w:r>
          </w:p>
          <w:p w14:paraId="3B0B4134" w14:textId="77777777" w:rsidR="00F71F36" w:rsidRPr="009227FA" w:rsidRDefault="00F71F36" w:rsidP="00011096">
            <w:pPr>
              <w:pStyle w:val="XML2"/>
            </w:pPr>
            <w:r w:rsidRPr="009227FA">
              <w:t>}</w:t>
            </w:r>
          </w:p>
          <w:p w14:paraId="39D13B36" w14:textId="77777777" w:rsidR="00F71F36" w:rsidRPr="003C232C" w:rsidRDefault="00F71F36" w:rsidP="00011096">
            <w:pPr>
              <w:pStyle w:val="XML20"/>
              <w:rPr>
                <w:rFonts w:eastAsia="Times New Roman"/>
              </w:rPr>
            </w:pPr>
          </w:p>
          <w:p w14:paraId="2AD95FDC" w14:textId="77777777" w:rsidR="00F71F36" w:rsidRPr="009227FA" w:rsidRDefault="00F71F36" w:rsidP="00011096">
            <w:pPr>
              <w:pStyle w:val="XML2"/>
            </w:pPr>
            <w:r w:rsidRPr="009227FA">
              <w:t>grouping openflow-port-current-features-grouping {</w:t>
            </w:r>
          </w:p>
          <w:p w14:paraId="703F3B35" w14:textId="77777777" w:rsidR="00F71F36" w:rsidRPr="009227FA" w:rsidRDefault="00F71F36" w:rsidP="00011096">
            <w:pPr>
              <w:pStyle w:val="XML3"/>
            </w:pPr>
            <w:proofErr w:type="gramStart"/>
            <w:r w:rsidRPr="009227FA">
              <w:t>description</w:t>
            </w:r>
            <w:proofErr w:type="gramEnd"/>
            <w:r w:rsidRPr="009227FA">
              <w:t xml:space="preserve"> "The current features of a port.";</w:t>
            </w:r>
          </w:p>
          <w:p w14:paraId="44CF5A9D" w14:textId="77777777" w:rsidR="00F71F36" w:rsidRPr="009227FA" w:rsidRDefault="00F71F36" w:rsidP="00011096">
            <w:pPr>
              <w:pStyle w:val="XML3"/>
            </w:pPr>
            <w:r w:rsidRPr="009227FA">
              <w:t>leaf rate {</w:t>
            </w:r>
          </w:p>
          <w:p w14:paraId="61D40456" w14:textId="77777777" w:rsidR="00F71F36" w:rsidRPr="009227FA" w:rsidRDefault="00F71F36" w:rsidP="00011096">
            <w:pPr>
              <w:pStyle w:val="XML4"/>
            </w:pPr>
            <w:r w:rsidRPr="009227FA">
              <w:t>type rate-type;</w:t>
            </w:r>
          </w:p>
          <w:p w14:paraId="1DB74623" w14:textId="77777777" w:rsidR="00F71F36" w:rsidRPr="009227FA" w:rsidRDefault="00F71F36" w:rsidP="00011096">
            <w:pPr>
              <w:pStyle w:val="XML4"/>
            </w:pPr>
            <w:r w:rsidRPr="009227FA">
              <w:t>mandatory true;</w:t>
            </w:r>
          </w:p>
          <w:p w14:paraId="1B0A7FF6" w14:textId="77777777" w:rsidR="00F71F36" w:rsidRPr="009227FA" w:rsidRDefault="00F71F36" w:rsidP="00011096">
            <w:pPr>
              <w:pStyle w:val="XML4"/>
            </w:pPr>
            <w:proofErr w:type="gramStart"/>
            <w:r w:rsidRPr="009227FA">
              <w:t>description</w:t>
            </w:r>
            <w:proofErr w:type="gramEnd"/>
            <w:r w:rsidRPr="009227FA">
              <w:t xml:space="preserve"> "The transmission rate that is currently used.";</w:t>
            </w:r>
          </w:p>
          <w:p w14:paraId="7CDBD2A3" w14:textId="77777777" w:rsidR="00F71F36" w:rsidRPr="009227FA" w:rsidRDefault="00F71F36" w:rsidP="00011096">
            <w:pPr>
              <w:pStyle w:val="XML3"/>
            </w:pPr>
            <w:r w:rsidRPr="009227FA">
              <w:t>}</w:t>
            </w:r>
          </w:p>
          <w:p w14:paraId="182CA1FE" w14:textId="77777777" w:rsidR="00F71F36" w:rsidRPr="009227FA" w:rsidRDefault="00F71F36" w:rsidP="00011096">
            <w:pPr>
              <w:pStyle w:val="XML3"/>
            </w:pPr>
            <w:r w:rsidRPr="009227FA">
              <w:t xml:space="preserve">leaf auto-negotiate { </w:t>
            </w:r>
          </w:p>
          <w:p w14:paraId="034F3A9C" w14:textId="77777777" w:rsidR="00F71F36" w:rsidRPr="009227FA" w:rsidRDefault="00F71F36" w:rsidP="00011096">
            <w:pPr>
              <w:pStyle w:val="XML4"/>
            </w:pPr>
            <w:r w:rsidRPr="009227FA">
              <w:t>type boolean;</w:t>
            </w:r>
          </w:p>
          <w:p w14:paraId="11882208" w14:textId="77777777" w:rsidR="00F71F36" w:rsidRPr="009227FA" w:rsidRDefault="00F71F36" w:rsidP="00011096">
            <w:pPr>
              <w:pStyle w:val="XML4"/>
            </w:pPr>
            <w:r w:rsidRPr="009227FA">
              <w:t>mandatory true;</w:t>
            </w:r>
          </w:p>
          <w:p w14:paraId="2E8E3898" w14:textId="77777777" w:rsidR="00F71F36" w:rsidRPr="009227FA" w:rsidRDefault="00F71F36" w:rsidP="00011096">
            <w:pPr>
              <w:pStyle w:val="XML4"/>
            </w:pPr>
            <w:proofErr w:type="gramStart"/>
            <w:r w:rsidRPr="009227FA">
              <w:t>description</w:t>
            </w:r>
            <w:proofErr w:type="gramEnd"/>
            <w:r w:rsidRPr="009227FA">
              <w:t xml:space="preserve"> "Specifies if auto-negotiation of transmission parameters was used for the port.";</w:t>
            </w:r>
          </w:p>
          <w:p w14:paraId="211DE5BA" w14:textId="77777777" w:rsidR="00F71F36" w:rsidRPr="009227FA" w:rsidRDefault="00F71F36" w:rsidP="00011096">
            <w:pPr>
              <w:pStyle w:val="XML3"/>
            </w:pPr>
            <w:r w:rsidRPr="009227FA">
              <w:t>}</w:t>
            </w:r>
          </w:p>
          <w:p w14:paraId="1302E77D" w14:textId="77777777" w:rsidR="00F71F36" w:rsidRPr="009227FA" w:rsidRDefault="00F71F36" w:rsidP="00011096">
            <w:pPr>
              <w:pStyle w:val="XML3"/>
            </w:pPr>
            <w:r w:rsidRPr="009227FA">
              <w:t>leaf medium {</w:t>
            </w:r>
          </w:p>
          <w:p w14:paraId="717774DB" w14:textId="77777777" w:rsidR="00F71F36" w:rsidRPr="009227FA" w:rsidRDefault="00F71F36" w:rsidP="00011096">
            <w:pPr>
              <w:pStyle w:val="XML4"/>
            </w:pPr>
            <w:r w:rsidRPr="009227FA">
              <w:t>type enumeration {</w:t>
            </w:r>
          </w:p>
          <w:p w14:paraId="0ECAFC95" w14:textId="77777777" w:rsidR="00F71F36" w:rsidRPr="009227FA" w:rsidRDefault="00F71F36" w:rsidP="00011096">
            <w:pPr>
              <w:pStyle w:val="XML5"/>
            </w:pPr>
            <w:r w:rsidRPr="009227FA">
              <w:t>enum copper;</w:t>
            </w:r>
          </w:p>
          <w:p w14:paraId="1C489FE5" w14:textId="77777777" w:rsidR="00F71F36" w:rsidRPr="009227FA" w:rsidRDefault="00F71F36" w:rsidP="00011096">
            <w:pPr>
              <w:pStyle w:val="XML5"/>
            </w:pPr>
            <w:r w:rsidRPr="009227FA">
              <w:t>enum fiber;</w:t>
            </w:r>
          </w:p>
          <w:p w14:paraId="292ADDC6" w14:textId="77777777" w:rsidR="00F71F36" w:rsidRPr="009227FA" w:rsidRDefault="00F71F36" w:rsidP="00011096">
            <w:pPr>
              <w:pStyle w:val="XML4"/>
            </w:pPr>
            <w:r w:rsidRPr="009227FA">
              <w:t>}</w:t>
            </w:r>
          </w:p>
          <w:p w14:paraId="6C8AB6A4" w14:textId="77777777" w:rsidR="00F71F36" w:rsidRPr="009227FA" w:rsidRDefault="00F71F36" w:rsidP="00011096">
            <w:pPr>
              <w:pStyle w:val="XML4"/>
            </w:pPr>
            <w:r w:rsidRPr="009227FA">
              <w:t>mandatory true;</w:t>
            </w:r>
          </w:p>
          <w:p w14:paraId="208D96E2" w14:textId="77777777" w:rsidR="00F71F36" w:rsidRPr="009227FA" w:rsidRDefault="00F71F36" w:rsidP="00011096">
            <w:pPr>
              <w:pStyle w:val="XML4"/>
            </w:pPr>
            <w:proofErr w:type="gramStart"/>
            <w:r w:rsidRPr="009227FA">
              <w:t>description</w:t>
            </w:r>
            <w:proofErr w:type="gramEnd"/>
            <w:r w:rsidRPr="009227FA">
              <w:t xml:space="preserve"> "The transmission medium used by the port.";</w:t>
            </w:r>
          </w:p>
          <w:p w14:paraId="72E225C1" w14:textId="77777777" w:rsidR="00F71F36" w:rsidRPr="009227FA" w:rsidRDefault="00F71F36" w:rsidP="00011096">
            <w:pPr>
              <w:pStyle w:val="XML3"/>
            </w:pPr>
            <w:r w:rsidRPr="009227FA">
              <w:t>}</w:t>
            </w:r>
          </w:p>
          <w:p w14:paraId="68CF4C28" w14:textId="77777777" w:rsidR="00F71F36" w:rsidRPr="009227FA" w:rsidRDefault="00F71F36" w:rsidP="00011096">
            <w:pPr>
              <w:pStyle w:val="XML3"/>
            </w:pPr>
            <w:r w:rsidRPr="009227FA">
              <w:t>leaf pause {</w:t>
            </w:r>
          </w:p>
          <w:p w14:paraId="73A97BDC" w14:textId="77777777" w:rsidR="00F71F36" w:rsidRPr="009227FA" w:rsidRDefault="00F71F36" w:rsidP="00011096">
            <w:pPr>
              <w:pStyle w:val="XML4"/>
            </w:pPr>
            <w:r w:rsidRPr="009227FA">
              <w:t>type enumeration {</w:t>
            </w:r>
          </w:p>
          <w:p w14:paraId="4801A540" w14:textId="77777777" w:rsidR="00F71F36" w:rsidRPr="009227FA" w:rsidRDefault="00F71F36" w:rsidP="00011096">
            <w:pPr>
              <w:pStyle w:val="XML5"/>
            </w:pPr>
            <w:r w:rsidRPr="009227FA">
              <w:t>enum unsupported;</w:t>
            </w:r>
          </w:p>
          <w:p w14:paraId="022D6BAF" w14:textId="77777777" w:rsidR="00F71F36" w:rsidRPr="009227FA" w:rsidRDefault="00F71F36" w:rsidP="00011096">
            <w:pPr>
              <w:pStyle w:val="XML5"/>
            </w:pPr>
            <w:r w:rsidRPr="009227FA">
              <w:t>enum symmetric;</w:t>
            </w:r>
          </w:p>
          <w:p w14:paraId="2388CD7A" w14:textId="77777777" w:rsidR="00F71F36" w:rsidRPr="009227FA" w:rsidRDefault="00F71F36" w:rsidP="00011096">
            <w:pPr>
              <w:pStyle w:val="XML5"/>
            </w:pPr>
            <w:r w:rsidRPr="009227FA">
              <w:t>enum asymmetric;</w:t>
            </w:r>
          </w:p>
          <w:p w14:paraId="523F7DF0" w14:textId="77777777" w:rsidR="00F71F36" w:rsidRPr="009227FA" w:rsidRDefault="00F71F36" w:rsidP="00011096">
            <w:pPr>
              <w:pStyle w:val="XML4"/>
            </w:pPr>
            <w:r w:rsidRPr="009227FA">
              <w:t>}</w:t>
            </w:r>
          </w:p>
          <w:p w14:paraId="68CF4F01" w14:textId="77777777" w:rsidR="00F71F36" w:rsidRPr="009227FA" w:rsidRDefault="00F71F36" w:rsidP="00011096">
            <w:pPr>
              <w:pStyle w:val="XML4"/>
            </w:pPr>
            <w:r w:rsidRPr="009227FA">
              <w:t>mandatory true;</w:t>
            </w:r>
          </w:p>
          <w:p w14:paraId="7416CC00" w14:textId="77777777" w:rsidR="00F71F36" w:rsidRPr="009227FA" w:rsidRDefault="00F71F36" w:rsidP="00011096">
            <w:pPr>
              <w:pStyle w:val="XML4"/>
            </w:pPr>
            <w:proofErr w:type="gramStart"/>
            <w:r w:rsidRPr="009227FA">
              <w:t>description</w:t>
            </w:r>
            <w:proofErr w:type="gramEnd"/>
            <w:r w:rsidRPr="009227FA">
              <w:t xml:space="preserve"> "Specifies if pausing of transmission is supported at all and if yes if it is asymmetric or symmetric.";</w:t>
            </w:r>
          </w:p>
          <w:p w14:paraId="299D18C2" w14:textId="77777777" w:rsidR="00F71F36" w:rsidRPr="009227FA" w:rsidRDefault="00F71F36" w:rsidP="00011096">
            <w:pPr>
              <w:pStyle w:val="XML3"/>
            </w:pPr>
            <w:r w:rsidRPr="009227FA">
              <w:t>}</w:t>
            </w:r>
          </w:p>
          <w:p w14:paraId="0ACB8E97" w14:textId="77777777" w:rsidR="00F71F36" w:rsidRDefault="00F71F36" w:rsidP="00011096">
            <w:pPr>
              <w:pStyle w:val="XML2"/>
            </w:pPr>
            <w:r w:rsidRPr="009227FA">
              <w:t>}</w:t>
            </w:r>
          </w:p>
          <w:p w14:paraId="2C22E397" w14:textId="77777777" w:rsidR="00F931EC" w:rsidRPr="009227FA" w:rsidRDefault="00F931EC" w:rsidP="00011096">
            <w:pPr>
              <w:pStyle w:val="XML2"/>
            </w:pPr>
          </w:p>
          <w:p w14:paraId="20C94EA8" w14:textId="77777777" w:rsidR="00F931EC" w:rsidRPr="009227FA" w:rsidRDefault="00F931EC" w:rsidP="00F931EC">
            <w:pPr>
              <w:pStyle w:val="XML2"/>
            </w:pPr>
            <w:r w:rsidRPr="009227FA">
              <w:t>grouping openflow-port-other-features-grouping {</w:t>
            </w:r>
          </w:p>
          <w:p w14:paraId="65DB4112" w14:textId="77777777" w:rsidR="00F931EC" w:rsidRPr="009227FA" w:rsidRDefault="00F931EC" w:rsidP="00F931EC">
            <w:pPr>
              <w:pStyle w:val="XML3"/>
            </w:pPr>
            <w:proofErr w:type="gramStart"/>
            <w:r w:rsidRPr="009227FA">
              <w:t>description</w:t>
            </w:r>
            <w:proofErr w:type="gramEnd"/>
            <w:r w:rsidRPr="009227FA">
              <w:t xml:space="preserve"> "The features of a port that are supported or  advertised.";</w:t>
            </w:r>
          </w:p>
          <w:p w14:paraId="275C38AA" w14:textId="77777777" w:rsidR="00F931EC" w:rsidRPr="009227FA" w:rsidRDefault="00F931EC" w:rsidP="00F931EC">
            <w:pPr>
              <w:pStyle w:val="XML3"/>
            </w:pPr>
            <w:r w:rsidRPr="009227FA">
              <w:t>leaf-list rate {</w:t>
            </w:r>
          </w:p>
          <w:p w14:paraId="17F6A588" w14:textId="77777777" w:rsidR="00F931EC" w:rsidRPr="009227FA" w:rsidRDefault="00F931EC" w:rsidP="00F931EC">
            <w:pPr>
              <w:pStyle w:val="XML4"/>
            </w:pPr>
            <w:r w:rsidRPr="009227FA">
              <w:t>type rate-type;</w:t>
            </w:r>
          </w:p>
          <w:p w14:paraId="6C3908BA" w14:textId="77777777" w:rsidR="00F931EC" w:rsidRPr="009227FA" w:rsidRDefault="00F931EC" w:rsidP="00F931EC">
            <w:pPr>
              <w:pStyle w:val="XML4"/>
            </w:pPr>
            <w:r w:rsidRPr="009227FA">
              <w:t>min-elements 1;</w:t>
            </w:r>
          </w:p>
          <w:p w14:paraId="6310BBDB" w14:textId="77777777" w:rsidR="00F931EC" w:rsidRPr="009227FA" w:rsidRDefault="00F931EC" w:rsidP="00F931EC">
            <w:pPr>
              <w:pStyle w:val="XML4"/>
            </w:pPr>
            <w:proofErr w:type="gramStart"/>
            <w:r w:rsidRPr="009227FA">
              <w:t>description</w:t>
            </w:r>
            <w:proofErr w:type="gramEnd"/>
            <w:r w:rsidRPr="009227FA">
              <w:t xml:space="preserve"> "The transmission rate that is supported or advertised. Multiple transmissions rates are allowed.</w:t>
            </w:r>
            <w:proofErr w:type="gramStart"/>
            <w:r w:rsidRPr="009227FA">
              <w:t>";</w:t>
            </w:r>
            <w:proofErr w:type="gramEnd"/>
          </w:p>
          <w:p w14:paraId="1403BD2B" w14:textId="77777777" w:rsidR="00F931EC" w:rsidRPr="009227FA" w:rsidRDefault="00F931EC" w:rsidP="00F931EC">
            <w:pPr>
              <w:pStyle w:val="XML3"/>
            </w:pPr>
            <w:r w:rsidRPr="009227FA">
              <w:t>}</w:t>
            </w:r>
          </w:p>
          <w:p w14:paraId="6E7CD0B8" w14:textId="77777777" w:rsidR="00F931EC" w:rsidRPr="009227FA" w:rsidRDefault="00F931EC" w:rsidP="00F931EC">
            <w:pPr>
              <w:pStyle w:val="XML3"/>
            </w:pPr>
            <w:r w:rsidRPr="009227FA">
              <w:t xml:space="preserve">leaf auto-negotiate { </w:t>
            </w:r>
          </w:p>
          <w:p w14:paraId="4560023A" w14:textId="77777777" w:rsidR="00F931EC" w:rsidRPr="009227FA" w:rsidRDefault="00F931EC" w:rsidP="00F931EC">
            <w:pPr>
              <w:pStyle w:val="XML4"/>
            </w:pPr>
            <w:r w:rsidRPr="009227FA">
              <w:t>type boolean;</w:t>
            </w:r>
          </w:p>
          <w:p w14:paraId="0F424DC1" w14:textId="77777777" w:rsidR="00F931EC" w:rsidRPr="009227FA" w:rsidRDefault="00F931EC" w:rsidP="00F931EC">
            <w:pPr>
              <w:pStyle w:val="XML4"/>
            </w:pPr>
            <w:r w:rsidRPr="009227FA">
              <w:t>mandatory true;</w:t>
            </w:r>
          </w:p>
          <w:p w14:paraId="7DADA10D" w14:textId="77777777" w:rsidR="00F931EC" w:rsidRPr="009227FA" w:rsidRDefault="00F931EC" w:rsidP="00F931EC">
            <w:pPr>
              <w:pStyle w:val="XML4"/>
            </w:pPr>
            <w:proofErr w:type="gramStart"/>
            <w:r w:rsidRPr="009227FA">
              <w:t>description</w:t>
            </w:r>
            <w:proofErr w:type="gramEnd"/>
            <w:r w:rsidRPr="009227FA">
              <w:t xml:space="preserve"> "Specifies if auto-negotiation of transmission parameters is enabled for the port.";</w:t>
            </w:r>
          </w:p>
          <w:p w14:paraId="09087BEB" w14:textId="77777777" w:rsidR="00F931EC" w:rsidRPr="009227FA" w:rsidRDefault="00F931EC" w:rsidP="00F931EC">
            <w:pPr>
              <w:pStyle w:val="XML3"/>
            </w:pPr>
            <w:r w:rsidRPr="009227FA">
              <w:t>}</w:t>
            </w:r>
          </w:p>
          <w:p w14:paraId="25869427" w14:textId="77777777" w:rsidR="00F931EC" w:rsidRPr="009227FA" w:rsidRDefault="00F931EC" w:rsidP="00F931EC">
            <w:pPr>
              <w:pStyle w:val="XML3"/>
            </w:pPr>
            <w:r w:rsidRPr="009227FA">
              <w:t>leaf-list medium {</w:t>
            </w:r>
          </w:p>
          <w:p w14:paraId="36EE7555" w14:textId="77777777" w:rsidR="00F931EC" w:rsidRPr="009227FA" w:rsidRDefault="00F931EC" w:rsidP="00F931EC">
            <w:pPr>
              <w:pStyle w:val="XML4"/>
            </w:pPr>
            <w:r w:rsidRPr="009227FA">
              <w:t>type enumeration {</w:t>
            </w:r>
          </w:p>
          <w:p w14:paraId="75181D8F" w14:textId="77777777" w:rsidR="00F931EC" w:rsidRPr="009227FA" w:rsidRDefault="00F931EC" w:rsidP="00F931EC">
            <w:pPr>
              <w:pStyle w:val="XML5"/>
            </w:pPr>
            <w:r w:rsidRPr="009227FA">
              <w:t>enum copper;</w:t>
            </w:r>
          </w:p>
          <w:p w14:paraId="3932F56E" w14:textId="77777777" w:rsidR="00F931EC" w:rsidRPr="009227FA" w:rsidRDefault="00F931EC" w:rsidP="00F931EC">
            <w:pPr>
              <w:pStyle w:val="XML5"/>
            </w:pPr>
            <w:r w:rsidRPr="009227FA">
              <w:t>enum fiber;</w:t>
            </w:r>
          </w:p>
          <w:p w14:paraId="72FE47D0" w14:textId="77777777" w:rsidR="00F931EC" w:rsidRPr="009227FA" w:rsidRDefault="00F931EC" w:rsidP="00F931EC">
            <w:pPr>
              <w:pStyle w:val="XML4"/>
            </w:pPr>
            <w:r w:rsidRPr="009227FA">
              <w:t>}</w:t>
            </w:r>
          </w:p>
          <w:p w14:paraId="2015E203" w14:textId="77777777" w:rsidR="00F931EC" w:rsidRPr="009227FA" w:rsidRDefault="00F931EC" w:rsidP="00F931EC">
            <w:pPr>
              <w:pStyle w:val="XML4"/>
            </w:pPr>
            <w:r w:rsidRPr="009227FA">
              <w:t>min-elements 1;</w:t>
            </w:r>
          </w:p>
          <w:p w14:paraId="028C52B4" w14:textId="77777777" w:rsidR="00F931EC" w:rsidRPr="009227FA" w:rsidRDefault="00F931EC" w:rsidP="00F931EC">
            <w:pPr>
              <w:pStyle w:val="XML4"/>
            </w:pPr>
            <w:proofErr w:type="gramStart"/>
            <w:r w:rsidRPr="009227FA">
              <w:t>description</w:t>
            </w:r>
            <w:proofErr w:type="gramEnd"/>
            <w:r w:rsidRPr="009227FA">
              <w:t xml:space="preserve"> "The transmission medium used by the port.</w:t>
            </w:r>
          </w:p>
          <w:p w14:paraId="5C4D6D0D" w14:textId="77777777" w:rsidR="00F931EC" w:rsidRPr="009227FA" w:rsidRDefault="00F931EC" w:rsidP="00F931EC">
            <w:pPr>
              <w:pStyle w:val="XML5"/>
            </w:pPr>
            <w:r w:rsidRPr="009227FA">
              <w:t>Multiple media are allowed.</w:t>
            </w:r>
            <w:proofErr w:type="gramStart"/>
            <w:r w:rsidRPr="009227FA">
              <w:t>";</w:t>
            </w:r>
            <w:proofErr w:type="gramEnd"/>
          </w:p>
          <w:p w14:paraId="215D6544" w14:textId="77777777" w:rsidR="00F931EC" w:rsidRPr="009227FA" w:rsidRDefault="00F931EC" w:rsidP="00F931EC">
            <w:pPr>
              <w:pStyle w:val="XML3"/>
            </w:pPr>
            <w:r w:rsidRPr="009227FA">
              <w:t>}</w:t>
            </w:r>
          </w:p>
          <w:p w14:paraId="1702AE82" w14:textId="77777777" w:rsidR="00F931EC" w:rsidRPr="009227FA" w:rsidRDefault="00F931EC" w:rsidP="00F931EC">
            <w:pPr>
              <w:pStyle w:val="XML3"/>
            </w:pPr>
            <w:r w:rsidRPr="009227FA">
              <w:t>leaf pause {</w:t>
            </w:r>
          </w:p>
          <w:p w14:paraId="5CED6BAB" w14:textId="77777777" w:rsidR="00F931EC" w:rsidRPr="009227FA" w:rsidRDefault="00F931EC" w:rsidP="00F931EC">
            <w:pPr>
              <w:pStyle w:val="XML4"/>
            </w:pPr>
            <w:r w:rsidRPr="009227FA">
              <w:t>type enumeration {</w:t>
            </w:r>
          </w:p>
          <w:p w14:paraId="1B48730A" w14:textId="77777777" w:rsidR="00F931EC" w:rsidRPr="009227FA" w:rsidRDefault="00F931EC" w:rsidP="00F931EC">
            <w:pPr>
              <w:pStyle w:val="XML5"/>
            </w:pPr>
            <w:r w:rsidRPr="009227FA">
              <w:t>enum unsupported;</w:t>
            </w:r>
          </w:p>
          <w:p w14:paraId="4571FA09" w14:textId="77777777" w:rsidR="00F931EC" w:rsidRPr="009227FA" w:rsidRDefault="00F931EC" w:rsidP="00F931EC">
            <w:pPr>
              <w:pStyle w:val="XML5"/>
            </w:pPr>
            <w:r w:rsidRPr="009227FA">
              <w:t>enum symmetric;</w:t>
            </w:r>
          </w:p>
          <w:p w14:paraId="4091F5F9" w14:textId="77777777" w:rsidR="00F931EC" w:rsidRPr="009227FA" w:rsidRDefault="00F931EC" w:rsidP="00F931EC">
            <w:pPr>
              <w:pStyle w:val="XML5"/>
            </w:pPr>
            <w:r w:rsidRPr="009227FA">
              <w:t>enum asymmetric;</w:t>
            </w:r>
          </w:p>
          <w:p w14:paraId="3A962EF8" w14:textId="77777777" w:rsidR="00F931EC" w:rsidRPr="009227FA" w:rsidRDefault="00F931EC" w:rsidP="00F931EC">
            <w:pPr>
              <w:pStyle w:val="XML4"/>
            </w:pPr>
            <w:r w:rsidRPr="009227FA">
              <w:t>}</w:t>
            </w:r>
          </w:p>
          <w:p w14:paraId="2E94ADF2" w14:textId="77777777" w:rsidR="00F931EC" w:rsidRPr="009227FA" w:rsidRDefault="00F931EC" w:rsidP="00F931EC">
            <w:pPr>
              <w:pStyle w:val="XML4"/>
            </w:pPr>
            <w:proofErr w:type="gramStart"/>
            <w:r w:rsidRPr="009227FA">
              <w:t>description</w:t>
            </w:r>
            <w:proofErr w:type="gramEnd"/>
            <w:r w:rsidRPr="009227FA">
              <w:t xml:space="preserve"> "Specifies if pausing of transmission is supported at all and if yes if it is asymmetric or symmetric.";</w:t>
            </w:r>
          </w:p>
          <w:p w14:paraId="18E1EC31" w14:textId="77777777" w:rsidR="00F931EC" w:rsidRPr="009227FA" w:rsidRDefault="00F931EC" w:rsidP="00F931EC">
            <w:pPr>
              <w:pStyle w:val="XML3"/>
            </w:pPr>
            <w:r w:rsidRPr="009227FA">
              <w:t>}</w:t>
            </w:r>
          </w:p>
          <w:p w14:paraId="2E2ECE05" w14:textId="77777777" w:rsidR="00F931EC" w:rsidRPr="009227FA" w:rsidRDefault="00F931EC" w:rsidP="00F931EC">
            <w:pPr>
              <w:pStyle w:val="XML2"/>
            </w:pPr>
            <w:r w:rsidRPr="009227FA">
              <w:t>}</w:t>
            </w:r>
          </w:p>
          <w:p w14:paraId="54A274D3" w14:textId="77777777" w:rsidR="00F931EC" w:rsidRPr="009227FA" w:rsidRDefault="00F931EC" w:rsidP="00F931EC">
            <w:pPr>
              <w:pStyle w:val="XML1"/>
            </w:pPr>
          </w:p>
          <w:p w14:paraId="4D9841D2" w14:textId="77777777" w:rsidR="008B56E6" w:rsidRPr="009F1B7D" w:rsidRDefault="008B56E6" w:rsidP="004165BB">
            <w:pPr>
              <w:pStyle w:val="XML2"/>
            </w:pPr>
            <w:r w:rsidRPr="009F1B7D">
              <w:t>grouping openflow-</w:t>
            </w:r>
            <w:r>
              <w:t>external-certificate</w:t>
            </w:r>
            <w:r w:rsidRPr="009F1B7D">
              <w:t>-grouping {</w:t>
            </w:r>
          </w:p>
          <w:p w14:paraId="3468B79C" w14:textId="6B73073C" w:rsidR="008B56E6" w:rsidRPr="009F1B7D" w:rsidRDefault="008B56E6" w:rsidP="004165BB">
            <w:pPr>
              <w:pStyle w:val="XML3"/>
            </w:pPr>
            <w:proofErr w:type="gramStart"/>
            <w:r w:rsidRPr="009F1B7D">
              <w:t>description</w:t>
            </w:r>
            <w:proofErr w:type="gramEnd"/>
            <w:r w:rsidRPr="009F1B7D">
              <w:t xml:space="preserve"> "This grouping specifies </w:t>
            </w:r>
            <w:r>
              <w:t>a certificate that can be used by an OpenFlow Logical Switch for authenticating a controller when a TLS connection is established</w:t>
            </w:r>
            <w:r w:rsidRPr="009F1B7D">
              <w:t>.";</w:t>
            </w:r>
          </w:p>
          <w:p w14:paraId="3058AB2C" w14:textId="77777777" w:rsidR="008B56E6" w:rsidRPr="009F1B7D" w:rsidRDefault="008B56E6" w:rsidP="004165BB">
            <w:pPr>
              <w:pStyle w:val="XML3"/>
            </w:pPr>
            <w:r w:rsidRPr="009F1B7D">
              <w:t>leaf resource-id {</w:t>
            </w:r>
          </w:p>
          <w:p w14:paraId="54AB861C" w14:textId="77777777" w:rsidR="008B56E6" w:rsidRPr="009F1B7D" w:rsidRDefault="008B56E6" w:rsidP="004165BB">
            <w:pPr>
              <w:pStyle w:val="XML4"/>
            </w:pPr>
            <w:r w:rsidRPr="009F1B7D">
              <w:t>type inet:uri;</w:t>
            </w:r>
          </w:p>
          <w:p w14:paraId="70F41AB9" w14:textId="1A640B25" w:rsidR="008B56E6" w:rsidRPr="009F1B7D" w:rsidRDefault="008B56E6" w:rsidP="004165BB">
            <w:pPr>
              <w:pStyle w:val="XML4"/>
            </w:pPr>
            <w:proofErr w:type="gramStart"/>
            <w:r>
              <w:t>description</w:t>
            </w:r>
            <w:proofErr w:type="gramEnd"/>
            <w:r>
              <w:t xml:space="preserve"> "A</w:t>
            </w:r>
            <w:r w:rsidRPr="009F1B7D">
              <w:t xml:space="preserve"> unique but locally arbitrary identifier that </w:t>
            </w:r>
            <w:r>
              <w:t xml:space="preserve">identifies an external certificate </w:t>
            </w:r>
            <w:r w:rsidRPr="009F1B7D">
              <w:t>a</w:t>
            </w:r>
            <w:r>
              <w:t xml:space="preserve">nd is persistent across reboots </w:t>
            </w:r>
            <w:r w:rsidRPr="009F1B7D">
              <w:t>of the system.";</w:t>
            </w:r>
          </w:p>
          <w:p w14:paraId="5FB22231" w14:textId="77777777" w:rsidR="008B56E6" w:rsidRPr="009F1B7D" w:rsidRDefault="008B56E6" w:rsidP="004165BB">
            <w:pPr>
              <w:pStyle w:val="XML3"/>
            </w:pPr>
            <w:r w:rsidRPr="009F1B7D">
              <w:t>}</w:t>
            </w:r>
          </w:p>
          <w:p w14:paraId="4FD69CB9" w14:textId="77777777" w:rsidR="008B56E6" w:rsidRPr="009F1B7D" w:rsidRDefault="008B56E6" w:rsidP="004165BB">
            <w:pPr>
              <w:pStyle w:val="XML3"/>
            </w:pPr>
            <w:r w:rsidRPr="009F1B7D">
              <w:t xml:space="preserve">leaf </w:t>
            </w:r>
            <w:r>
              <w:t>certificate</w:t>
            </w:r>
            <w:r w:rsidRPr="009F1B7D">
              <w:t xml:space="preserve"> {</w:t>
            </w:r>
          </w:p>
          <w:p w14:paraId="774746C3" w14:textId="77777777" w:rsidR="008B56E6" w:rsidRPr="009F1B7D" w:rsidRDefault="008B56E6" w:rsidP="004165BB">
            <w:pPr>
              <w:pStyle w:val="XML4"/>
            </w:pPr>
            <w:r w:rsidRPr="009F1B7D">
              <w:t xml:space="preserve">type </w:t>
            </w:r>
            <w:r>
              <w:t>string</w:t>
            </w:r>
            <w:r w:rsidRPr="009F1B7D">
              <w:t>;</w:t>
            </w:r>
          </w:p>
          <w:p w14:paraId="047293B7" w14:textId="77777777" w:rsidR="008B56E6" w:rsidRPr="009F1B7D" w:rsidRDefault="008B56E6" w:rsidP="004165BB">
            <w:pPr>
              <w:pStyle w:val="XML4"/>
            </w:pPr>
            <w:r w:rsidRPr="009F1B7D">
              <w:t>mandatory true;</w:t>
            </w:r>
          </w:p>
          <w:p w14:paraId="2E6DFB97" w14:textId="74457E13" w:rsidR="008B56E6" w:rsidRPr="009F1B7D" w:rsidRDefault="008B56E6" w:rsidP="004165BB">
            <w:pPr>
              <w:pStyle w:val="XML4"/>
            </w:pPr>
            <w:proofErr w:type="gramStart"/>
            <w:r w:rsidRPr="009F1B7D">
              <w:t>description</w:t>
            </w:r>
            <w:proofErr w:type="gramEnd"/>
            <w:r w:rsidRPr="009F1B7D">
              <w:t xml:space="preserve"> "</w:t>
            </w:r>
            <w:r>
              <w:t>An X.509 certificate in DER format base64 encoded</w:t>
            </w:r>
            <w:r w:rsidRPr="009F1B7D">
              <w:t>.";</w:t>
            </w:r>
          </w:p>
          <w:p w14:paraId="4C59AC64" w14:textId="77777777" w:rsidR="008B56E6" w:rsidRPr="009F1B7D" w:rsidRDefault="008B56E6" w:rsidP="004165BB">
            <w:pPr>
              <w:pStyle w:val="XML3"/>
            </w:pPr>
            <w:r w:rsidRPr="009F1B7D">
              <w:t>}</w:t>
            </w:r>
          </w:p>
          <w:p w14:paraId="69D77417" w14:textId="77777777" w:rsidR="008B56E6" w:rsidRDefault="008B56E6" w:rsidP="004165BB">
            <w:pPr>
              <w:pStyle w:val="XML2"/>
            </w:pPr>
            <w:r w:rsidRPr="009F1B7D">
              <w:t>}</w:t>
            </w:r>
          </w:p>
          <w:p w14:paraId="735A1F39" w14:textId="77777777" w:rsidR="008B56E6" w:rsidRDefault="008B56E6" w:rsidP="004165BB">
            <w:pPr>
              <w:pStyle w:val="XML2"/>
            </w:pPr>
          </w:p>
          <w:p w14:paraId="4CB169AE" w14:textId="098D93FA" w:rsidR="008B56E6" w:rsidRPr="009F1B7D" w:rsidRDefault="008B56E6" w:rsidP="004165BB">
            <w:pPr>
              <w:pStyle w:val="XML2"/>
            </w:pPr>
            <w:r w:rsidRPr="009F1B7D">
              <w:t>grouping openflow-</w:t>
            </w:r>
            <w:r>
              <w:t>owned-certificate</w:t>
            </w:r>
            <w:r w:rsidRPr="009F1B7D">
              <w:t>-grouping {</w:t>
            </w:r>
          </w:p>
          <w:p w14:paraId="4DB93428" w14:textId="43F21DC4" w:rsidR="008B56E6" w:rsidRPr="009F1B7D" w:rsidRDefault="008B56E6" w:rsidP="004165BB">
            <w:pPr>
              <w:pStyle w:val="XML3"/>
            </w:pPr>
            <w:proofErr w:type="gramStart"/>
            <w:r w:rsidRPr="009F1B7D">
              <w:t>description</w:t>
            </w:r>
            <w:proofErr w:type="gramEnd"/>
            <w:r w:rsidRPr="009F1B7D">
              <w:t xml:space="preserve"> "This grouping specifies </w:t>
            </w:r>
            <w:r>
              <w:t xml:space="preserve">a certificate and a private </w:t>
            </w:r>
            <w:r>
              <w:lastRenderedPageBreak/>
              <w:t>key. It can be used by an OpenFlow Logical Switch for authenticati</w:t>
            </w:r>
            <w:r w:rsidRPr="00C82429">
              <w:t>n</w:t>
            </w:r>
            <w:r>
              <w:t>g</w:t>
            </w:r>
            <w:r w:rsidRPr="00C82429">
              <w:t xml:space="preserve"> itself to a controller when a TLS connection is established</w:t>
            </w:r>
            <w:r w:rsidRPr="009F1B7D">
              <w:t>.</w:t>
            </w:r>
            <w:proofErr w:type="gramStart"/>
            <w:r w:rsidRPr="009F1B7D">
              <w:t>";</w:t>
            </w:r>
            <w:proofErr w:type="gramEnd"/>
          </w:p>
          <w:p w14:paraId="5512D0E6" w14:textId="77777777" w:rsidR="008B56E6" w:rsidRPr="009F1B7D" w:rsidRDefault="008B56E6" w:rsidP="004165BB">
            <w:pPr>
              <w:pStyle w:val="XML3"/>
            </w:pPr>
            <w:r w:rsidRPr="009F1B7D">
              <w:t>leaf resource-id {</w:t>
            </w:r>
          </w:p>
          <w:p w14:paraId="4DE4F6BF" w14:textId="77777777" w:rsidR="008B56E6" w:rsidRPr="009F1B7D" w:rsidRDefault="008B56E6" w:rsidP="004165BB">
            <w:pPr>
              <w:pStyle w:val="XML4"/>
            </w:pPr>
            <w:r w:rsidRPr="009F1B7D">
              <w:t>type inet:uri;</w:t>
            </w:r>
          </w:p>
          <w:p w14:paraId="59F0D45C" w14:textId="1816EF5C" w:rsidR="008B56E6" w:rsidRPr="009F1B7D" w:rsidRDefault="008B56E6" w:rsidP="004165BB">
            <w:pPr>
              <w:pStyle w:val="XML4"/>
            </w:pPr>
            <w:proofErr w:type="gramStart"/>
            <w:r>
              <w:t>description</w:t>
            </w:r>
            <w:proofErr w:type="gramEnd"/>
            <w:r>
              <w:t xml:space="preserve"> "A</w:t>
            </w:r>
            <w:r w:rsidRPr="009F1B7D">
              <w:t xml:space="preserve"> unique but locally arbitrary identifier that </w:t>
            </w:r>
            <w:r>
              <w:t xml:space="preserve">identifies an external certificate </w:t>
            </w:r>
            <w:r w:rsidRPr="009F1B7D">
              <w:t>a</w:t>
            </w:r>
            <w:r>
              <w:t xml:space="preserve">nd is persistent across reboots </w:t>
            </w:r>
            <w:r w:rsidRPr="009F1B7D">
              <w:t>of the system.";</w:t>
            </w:r>
          </w:p>
          <w:p w14:paraId="070FB953" w14:textId="77777777" w:rsidR="008B56E6" w:rsidRPr="009F1B7D" w:rsidRDefault="008B56E6" w:rsidP="004165BB">
            <w:pPr>
              <w:pStyle w:val="XML3"/>
            </w:pPr>
            <w:r w:rsidRPr="009F1B7D">
              <w:t>}</w:t>
            </w:r>
          </w:p>
          <w:p w14:paraId="014547D9" w14:textId="77777777" w:rsidR="008B56E6" w:rsidRPr="009F1B7D" w:rsidRDefault="008B56E6" w:rsidP="004165BB">
            <w:pPr>
              <w:pStyle w:val="XML3"/>
            </w:pPr>
            <w:r w:rsidRPr="009F1B7D">
              <w:t xml:space="preserve">leaf </w:t>
            </w:r>
            <w:r>
              <w:t>certificate</w:t>
            </w:r>
            <w:r w:rsidRPr="009F1B7D">
              <w:t xml:space="preserve"> {</w:t>
            </w:r>
          </w:p>
          <w:p w14:paraId="59E20721" w14:textId="77777777" w:rsidR="008B56E6" w:rsidRPr="009F1B7D" w:rsidRDefault="008B56E6" w:rsidP="004165BB">
            <w:pPr>
              <w:pStyle w:val="XML4"/>
            </w:pPr>
            <w:r w:rsidRPr="009F1B7D">
              <w:t xml:space="preserve">type </w:t>
            </w:r>
            <w:r>
              <w:t>string</w:t>
            </w:r>
            <w:r w:rsidRPr="009F1B7D">
              <w:t>;</w:t>
            </w:r>
          </w:p>
          <w:p w14:paraId="4F3858C7" w14:textId="77777777" w:rsidR="008B56E6" w:rsidRPr="009F1B7D" w:rsidRDefault="008B56E6" w:rsidP="004165BB">
            <w:pPr>
              <w:pStyle w:val="XML4"/>
            </w:pPr>
            <w:r w:rsidRPr="009F1B7D">
              <w:t>mandatory true;</w:t>
            </w:r>
          </w:p>
          <w:p w14:paraId="3FB29CCA" w14:textId="77777777" w:rsidR="008B56E6" w:rsidRPr="009F1B7D" w:rsidRDefault="008B56E6" w:rsidP="004165BB">
            <w:pPr>
              <w:pStyle w:val="XML4"/>
            </w:pPr>
            <w:proofErr w:type="gramStart"/>
            <w:r w:rsidRPr="009F1B7D">
              <w:t>description</w:t>
            </w:r>
            <w:proofErr w:type="gramEnd"/>
            <w:r w:rsidRPr="009F1B7D">
              <w:t xml:space="preserve"> "</w:t>
            </w:r>
            <w:r>
              <w:t>An X.509 certificate in DER format base64 encoded</w:t>
            </w:r>
            <w:r w:rsidRPr="009F1B7D">
              <w:t>.";</w:t>
            </w:r>
          </w:p>
          <w:p w14:paraId="4235CAB3" w14:textId="77777777" w:rsidR="008B56E6" w:rsidRPr="009F1B7D" w:rsidRDefault="008B56E6" w:rsidP="004165BB">
            <w:pPr>
              <w:pStyle w:val="XML3"/>
            </w:pPr>
            <w:r w:rsidRPr="009F1B7D">
              <w:t>}</w:t>
            </w:r>
          </w:p>
          <w:p w14:paraId="24ADFC49" w14:textId="2467D795" w:rsidR="008B56E6" w:rsidRPr="009F1B7D" w:rsidRDefault="00486F13" w:rsidP="004165BB">
            <w:pPr>
              <w:pStyle w:val="XML3"/>
            </w:pPr>
            <w:r>
              <w:t>container</w:t>
            </w:r>
            <w:r w:rsidR="008B56E6" w:rsidRPr="009F1B7D">
              <w:t xml:space="preserve"> </w:t>
            </w:r>
            <w:r w:rsidR="008B56E6">
              <w:t>private-key</w:t>
            </w:r>
            <w:r w:rsidR="008B56E6" w:rsidRPr="009F1B7D">
              <w:t xml:space="preserve"> {</w:t>
            </w:r>
          </w:p>
          <w:p w14:paraId="41B44C65" w14:textId="77777777" w:rsidR="008B56E6" w:rsidRDefault="008B56E6" w:rsidP="004165BB">
            <w:pPr>
              <w:pStyle w:val="XML4"/>
            </w:pPr>
            <w:r>
              <w:t>uses KeyValueType;</w:t>
            </w:r>
          </w:p>
          <w:p w14:paraId="3CE38A4B" w14:textId="77777777" w:rsidR="008B56E6" w:rsidRPr="009F1B7D" w:rsidRDefault="008B56E6" w:rsidP="004165BB">
            <w:pPr>
              <w:pStyle w:val="XML4"/>
            </w:pPr>
            <w:proofErr w:type="gramStart"/>
            <w:r w:rsidRPr="009F1B7D">
              <w:t>description</w:t>
            </w:r>
            <w:proofErr w:type="gramEnd"/>
            <w:r w:rsidRPr="009F1B7D">
              <w:t xml:space="preserve"> "</w:t>
            </w:r>
            <w:r>
              <w:t>tbd</w:t>
            </w:r>
            <w:r w:rsidRPr="009F1B7D">
              <w:t>.";</w:t>
            </w:r>
          </w:p>
          <w:p w14:paraId="003D43A7" w14:textId="77777777" w:rsidR="008B56E6" w:rsidRPr="009F1B7D" w:rsidRDefault="008B56E6" w:rsidP="004165BB">
            <w:pPr>
              <w:pStyle w:val="XML3"/>
            </w:pPr>
            <w:r w:rsidRPr="009F1B7D">
              <w:t>}</w:t>
            </w:r>
          </w:p>
          <w:p w14:paraId="4959206E" w14:textId="77777777" w:rsidR="008B56E6" w:rsidRDefault="008B56E6" w:rsidP="004165BB">
            <w:pPr>
              <w:pStyle w:val="XML2"/>
            </w:pPr>
            <w:r w:rsidRPr="009F1B7D">
              <w:t>}</w:t>
            </w:r>
          </w:p>
          <w:p w14:paraId="7B3DEFBB" w14:textId="77777777" w:rsidR="008B56E6" w:rsidRDefault="008B56E6" w:rsidP="008B56E6">
            <w:pPr>
              <w:pStyle w:val="XML1"/>
            </w:pPr>
          </w:p>
          <w:p w14:paraId="1222C402" w14:textId="77777777" w:rsidR="008B56E6" w:rsidRDefault="008B56E6" w:rsidP="004165BB">
            <w:pPr>
              <w:pStyle w:val="XML2"/>
            </w:pPr>
            <w:r>
              <w:t>grouping KeyValueType {</w:t>
            </w:r>
          </w:p>
          <w:p w14:paraId="5AC649EE" w14:textId="77777777" w:rsidR="008B56E6" w:rsidRDefault="008B56E6" w:rsidP="004165BB">
            <w:pPr>
              <w:pStyle w:val="XML3"/>
            </w:pPr>
            <w:r>
              <w:t>choice key-type {</w:t>
            </w:r>
          </w:p>
          <w:p w14:paraId="040F1B10" w14:textId="77777777" w:rsidR="008B56E6" w:rsidRPr="008B56E6" w:rsidRDefault="008B56E6" w:rsidP="004165BB">
            <w:pPr>
              <w:pStyle w:val="XML4"/>
            </w:pPr>
            <w:r>
              <w:t>mandatory true;</w:t>
            </w:r>
          </w:p>
          <w:p w14:paraId="528DE1FE" w14:textId="77777777" w:rsidR="008B56E6" w:rsidRDefault="008B56E6" w:rsidP="004165BB">
            <w:pPr>
              <w:pStyle w:val="XML4"/>
            </w:pPr>
            <w:r>
              <w:t>case dsa {</w:t>
            </w:r>
          </w:p>
          <w:p w14:paraId="2823BB6B" w14:textId="77777777" w:rsidR="008B56E6" w:rsidRDefault="008B56E6" w:rsidP="004165BB">
            <w:pPr>
              <w:pStyle w:val="XML5"/>
            </w:pPr>
            <w:r>
              <w:t>container DSAKeyValue {</w:t>
            </w:r>
          </w:p>
          <w:p w14:paraId="7DD9D228" w14:textId="77777777" w:rsidR="008B56E6" w:rsidRDefault="008B56E6" w:rsidP="004165BB">
            <w:pPr>
              <w:pStyle w:val="XML6"/>
            </w:pPr>
            <w:r>
              <w:t>uses DSAKeyValueType;</w:t>
            </w:r>
          </w:p>
          <w:p w14:paraId="28604404" w14:textId="77777777" w:rsidR="008B56E6" w:rsidRDefault="008B56E6" w:rsidP="004165BB">
            <w:pPr>
              <w:pStyle w:val="XML5"/>
            </w:pPr>
            <w:r>
              <w:t>}</w:t>
            </w:r>
          </w:p>
          <w:p w14:paraId="101E0E1F" w14:textId="77777777" w:rsidR="008B56E6" w:rsidRDefault="008B56E6" w:rsidP="004165BB">
            <w:pPr>
              <w:pStyle w:val="XML4"/>
            </w:pPr>
            <w:r>
              <w:t>}</w:t>
            </w:r>
          </w:p>
          <w:p w14:paraId="6C10655E" w14:textId="77777777" w:rsidR="008B56E6" w:rsidRDefault="008B56E6" w:rsidP="004165BB">
            <w:pPr>
              <w:pStyle w:val="XML4"/>
            </w:pPr>
            <w:r>
              <w:t>case rsa {</w:t>
            </w:r>
          </w:p>
          <w:p w14:paraId="4C0DCA7F" w14:textId="77777777" w:rsidR="008B56E6" w:rsidRDefault="008B56E6" w:rsidP="004165BB">
            <w:pPr>
              <w:pStyle w:val="XML5"/>
            </w:pPr>
            <w:r>
              <w:t>container RSAKeyValue {</w:t>
            </w:r>
          </w:p>
          <w:p w14:paraId="481E5403" w14:textId="77777777" w:rsidR="008B56E6" w:rsidRDefault="008B56E6" w:rsidP="004165BB">
            <w:pPr>
              <w:pStyle w:val="XML6"/>
            </w:pPr>
            <w:r>
              <w:t>uses RSAKeyValueType;</w:t>
            </w:r>
          </w:p>
          <w:p w14:paraId="4E89C3D1" w14:textId="77777777" w:rsidR="008B56E6" w:rsidRDefault="008B56E6" w:rsidP="004165BB">
            <w:pPr>
              <w:pStyle w:val="XML5"/>
            </w:pPr>
            <w:r>
              <w:t>}</w:t>
            </w:r>
          </w:p>
          <w:p w14:paraId="162A02C5" w14:textId="77777777" w:rsidR="008B56E6" w:rsidRDefault="008B56E6" w:rsidP="004165BB">
            <w:pPr>
              <w:pStyle w:val="XML4"/>
            </w:pPr>
            <w:r>
              <w:t>}</w:t>
            </w:r>
          </w:p>
          <w:p w14:paraId="64B8EAE0" w14:textId="77777777" w:rsidR="008B56E6" w:rsidRDefault="008B56E6" w:rsidP="004165BB">
            <w:pPr>
              <w:pStyle w:val="XML3"/>
            </w:pPr>
            <w:r>
              <w:t>}</w:t>
            </w:r>
          </w:p>
          <w:p w14:paraId="25176CC4" w14:textId="77777777" w:rsidR="008B56E6" w:rsidRDefault="008B56E6" w:rsidP="004165BB">
            <w:pPr>
              <w:pStyle w:val="XML2"/>
            </w:pPr>
            <w:r>
              <w:t>}</w:t>
            </w:r>
          </w:p>
          <w:p w14:paraId="0EB4696E" w14:textId="77777777" w:rsidR="008B56E6" w:rsidRDefault="008B56E6" w:rsidP="008B56E6">
            <w:pPr>
              <w:pStyle w:val="XML1"/>
            </w:pPr>
          </w:p>
          <w:p w14:paraId="3A3D6CB7" w14:textId="77777777" w:rsidR="008B56E6" w:rsidRDefault="008B56E6" w:rsidP="004165BB">
            <w:pPr>
              <w:pStyle w:val="XML2"/>
            </w:pPr>
            <w:r>
              <w:t>grouping DSAKeyValueType {</w:t>
            </w:r>
          </w:p>
          <w:p w14:paraId="61807475" w14:textId="77777777" w:rsidR="008B56E6" w:rsidRDefault="008B56E6" w:rsidP="004165BB">
            <w:pPr>
              <w:pStyle w:val="XML3"/>
            </w:pPr>
            <w:r>
              <w:t>leaf P {</w:t>
            </w:r>
          </w:p>
          <w:p w14:paraId="18008D64" w14:textId="77777777" w:rsidR="008B56E6" w:rsidRDefault="008B56E6" w:rsidP="004165BB">
            <w:pPr>
              <w:pStyle w:val="XML4"/>
            </w:pPr>
            <w:proofErr w:type="gramStart"/>
            <w:r>
              <w:t>when</w:t>
            </w:r>
            <w:proofErr w:type="gramEnd"/>
            <w:r>
              <w:t xml:space="preserve"> "count(../Q) != 0";</w:t>
            </w:r>
          </w:p>
          <w:p w14:paraId="683CE37B" w14:textId="77777777" w:rsidR="008B56E6" w:rsidRDefault="008B56E6" w:rsidP="004165BB">
            <w:pPr>
              <w:pStyle w:val="XML4"/>
            </w:pPr>
            <w:r>
              <w:t>type binary;</w:t>
            </w:r>
          </w:p>
          <w:p w14:paraId="02EFE1B2" w14:textId="77777777" w:rsidR="008B56E6" w:rsidRDefault="008B56E6" w:rsidP="004165BB">
            <w:pPr>
              <w:pStyle w:val="XML4"/>
            </w:pPr>
            <w:r>
              <w:t>mandatory true;</w:t>
            </w:r>
          </w:p>
          <w:p w14:paraId="47B20E61" w14:textId="77777777" w:rsidR="008B56E6" w:rsidRDefault="008B56E6" w:rsidP="004165BB">
            <w:pPr>
              <w:pStyle w:val="XML3"/>
            </w:pPr>
            <w:r>
              <w:t>}</w:t>
            </w:r>
          </w:p>
          <w:p w14:paraId="14DE793C" w14:textId="77777777" w:rsidR="008B56E6" w:rsidRDefault="008B56E6" w:rsidP="004165BB">
            <w:pPr>
              <w:pStyle w:val="XML3"/>
            </w:pPr>
            <w:r>
              <w:t>leaf Q {</w:t>
            </w:r>
          </w:p>
          <w:p w14:paraId="35DD9CAF" w14:textId="77777777" w:rsidR="008B56E6" w:rsidRDefault="008B56E6" w:rsidP="004165BB">
            <w:pPr>
              <w:pStyle w:val="XML4"/>
            </w:pPr>
            <w:proofErr w:type="gramStart"/>
            <w:r>
              <w:t>when</w:t>
            </w:r>
            <w:proofErr w:type="gramEnd"/>
            <w:r>
              <w:t xml:space="preserve"> "count(../P) != 0";</w:t>
            </w:r>
          </w:p>
          <w:p w14:paraId="11D0ADA9" w14:textId="77777777" w:rsidR="008B56E6" w:rsidRDefault="008B56E6" w:rsidP="004165BB">
            <w:pPr>
              <w:pStyle w:val="XML4"/>
            </w:pPr>
            <w:r>
              <w:t>type binary;</w:t>
            </w:r>
          </w:p>
          <w:p w14:paraId="0DA2D5D5" w14:textId="77777777" w:rsidR="008B56E6" w:rsidRDefault="008B56E6" w:rsidP="004165BB">
            <w:pPr>
              <w:pStyle w:val="XML4"/>
            </w:pPr>
            <w:r>
              <w:t>mandatory true;</w:t>
            </w:r>
          </w:p>
          <w:p w14:paraId="3AF21104" w14:textId="77777777" w:rsidR="008B56E6" w:rsidRDefault="008B56E6" w:rsidP="004165BB">
            <w:pPr>
              <w:pStyle w:val="XML3"/>
            </w:pPr>
            <w:r>
              <w:t>}</w:t>
            </w:r>
          </w:p>
          <w:p w14:paraId="7383889D" w14:textId="77777777" w:rsidR="008B56E6" w:rsidRDefault="008B56E6" w:rsidP="004165BB">
            <w:pPr>
              <w:pStyle w:val="XML3"/>
            </w:pPr>
            <w:r>
              <w:t>leaf J {</w:t>
            </w:r>
          </w:p>
          <w:p w14:paraId="181CD7CA" w14:textId="77777777" w:rsidR="008B56E6" w:rsidRDefault="008B56E6" w:rsidP="004165BB">
            <w:pPr>
              <w:pStyle w:val="XML4"/>
            </w:pPr>
            <w:r>
              <w:t>type binary;</w:t>
            </w:r>
          </w:p>
          <w:p w14:paraId="258F1150" w14:textId="77777777" w:rsidR="008B56E6" w:rsidRDefault="008B56E6" w:rsidP="004165BB">
            <w:pPr>
              <w:pStyle w:val="XML4"/>
            </w:pPr>
            <w:r>
              <w:t>mandatory true;</w:t>
            </w:r>
          </w:p>
          <w:p w14:paraId="7C97F4FD" w14:textId="77777777" w:rsidR="008B56E6" w:rsidRDefault="008B56E6" w:rsidP="004165BB">
            <w:pPr>
              <w:pStyle w:val="XML3"/>
            </w:pPr>
            <w:r>
              <w:t>}</w:t>
            </w:r>
          </w:p>
          <w:p w14:paraId="6C9E8053" w14:textId="77777777" w:rsidR="008B56E6" w:rsidRDefault="008B56E6" w:rsidP="004165BB">
            <w:pPr>
              <w:pStyle w:val="XML3"/>
            </w:pPr>
            <w:r>
              <w:t>leaf G {</w:t>
            </w:r>
          </w:p>
          <w:p w14:paraId="17ADD815" w14:textId="77777777" w:rsidR="008B56E6" w:rsidRDefault="008B56E6" w:rsidP="004165BB">
            <w:pPr>
              <w:pStyle w:val="XML4"/>
            </w:pPr>
            <w:r>
              <w:t>type binary;</w:t>
            </w:r>
          </w:p>
          <w:p w14:paraId="03474EB6" w14:textId="77777777" w:rsidR="008B56E6" w:rsidRDefault="008B56E6" w:rsidP="004165BB">
            <w:pPr>
              <w:pStyle w:val="XML4"/>
            </w:pPr>
            <w:r>
              <w:t>mandatory true;</w:t>
            </w:r>
          </w:p>
          <w:p w14:paraId="61A34E9E" w14:textId="77777777" w:rsidR="008B56E6" w:rsidRDefault="008B56E6" w:rsidP="004165BB">
            <w:pPr>
              <w:pStyle w:val="XML3"/>
            </w:pPr>
            <w:r>
              <w:t>}</w:t>
            </w:r>
          </w:p>
          <w:p w14:paraId="510BED93" w14:textId="77777777" w:rsidR="008B56E6" w:rsidRDefault="008B56E6" w:rsidP="004165BB">
            <w:pPr>
              <w:pStyle w:val="XML3"/>
            </w:pPr>
            <w:r>
              <w:lastRenderedPageBreak/>
              <w:t>leaf Y {</w:t>
            </w:r>
          </w:p>
          <w:p w14:paraId="51A5F9A4" w14:textId="77777777" w:rsidR="008B56E6" w:rsidRDefault="008B56E6" w:rsidP="004165BB">
            <w:pPr>
              <w:pStyle w:val="XML4"/>
            </w:pPr>
            <w:r>
              <w:t>type binary;</w:t>
            </w:r>
          </w:p>
          <w:p w14:paraId="6766EF3A" w14:textId="77777777" w:rsidR="008B56E6" w:rsidRDefault="008B56E6" w:rsidP="004165BB">
            <w:pPr>
              <w:pStyle w:val="XML4"/>
            </w:pPr>
            <w:r>
              <w:t>mandatory true;</w:t>
            </w:r>
          </w:p>
          <w:p w14:paraId="72F47E6D" w14:textId="77777777" w:rsidR="008B56E6" w:rsidRDefault="008B56E6" w:rsidP="004165BB">
            <w:pPr>
              <w:pStyle w:val="XML3"/>
            </w:pPr>
            <w:r>
              <w:t>}</w:t>
            </w:r>
          </w:p>
          <w:p w14:paraId="28A30D31" w14:textId="77777777" w:rsidR="008B56E6" w:rsidRDefault="008B56E6" w:rsidP="004165BB">
            <w:pPr>
              <w:pStyle w:val="XML3"/>
            </w:pPr>
            <w:r>
              <w:t>leaf Seed {</w:t>
            </w:r>
          </w:p>
          <w:p w14:paraId="123DD25E" w14:textId="77777777" w:rsidR="008B56E6" w:rsidRDefault="008B56E6" w:rsidP="004165BB">
            <w:pPr>
              <w:pStyle w:val="XML4"/>
            </w:pPr>
            <w:proofErr w:type="gramStart"/>
            <w:r>
              <w:t>when</w:t>
            </w:r>
            <w:proofErr w:type="gramEnd"/>
            <w:r>
              <w:t xml:space="preserve"> "count(../PgenCounter) != 0";</w:t>
            </w:r>
          </w:p>
          <w:p w14:paraId="68BC1126" w14:textId="77777777" w:rsidR="008B56E6" w:rsidRDefault="008B56E6" w:rsidP="004165BB">
            <w:pPr>
              <w:pStyle w:val="XML4"/>
            </w:pPr>
            <w:r>
              <w:t>type binary;</w:t>
            </w:r>
          </w:p>
          <w:p w14:paraId="11EAD711" w14:textId="77777777" w:rsidR="008B56E6" w:rsidRDefault="008B56E6" w:rsidP="004165BB">
            <w:pPr>
              <w:pStyle w:val="XML4"/>
            </w:pPr>
            <w:r>
              <w:t>mandatory true;</w:t>
            </w:r>
          </w:p>
          <w:p w14:paraId="79496F1B" w14:textId="77777777" w:rsidR="008B56E6" w:rsidRDefault="008B56E6" w:rsidP="004165BB">
            <w:pPr>
              <w:pStyle w:val="XML3"/>
            </w:pPr>
            <w:r>
              <w:t>}</w:t>
            </w:r>
          </w:p>
          <w:p w14:paraId="11384709" w14:textId="77777777" w:rsidR="008B56E6" w:rsidRDefault="008B56E6" w:rsidP="004165BB">
            <w:pPr>
              <w:pStyle w:val="XML3"/>
            </w:pPr>
            <w:r>
              <w:t>leaf PgenCounter {</w:t>
            </w:r>
          </w:p>
          <w:p w14:paraId="3709F139" w14:textId="77777777" w:rsidR="008B56E6" w:rsidRDefault="008B56E6" w:rsidP="004165BB">
            <w:pPr>
              <w:pStyle w:val="XML4"/>
            </w:pPr>
            <w:proofErr w:type="gramStart"/>
            <w:r>
              <w:t>when</w:t>
            </w:r>
            <w:proofErr w:type="gramEnd"/>
            <w:r>
              <w:t xml:space="preserve"> "count(../Seed) != 0";</w:t>
            </w:r>
          </w:p>
          <w:p w14:paraId="1377E017" w14:textId="77777777" w:rsidR="008B56E6" w:rsidRDefault="008B56E6" w:rsidP="004165BB">
            <w:pPr>
              <w:pStyle w:val="XML4"/>
            </w:pPr>
            <w:r>
              <w:t>type binary;</w:t>
            </w:r>
          </w:p>
          <w:p w14:paraId="78DC97A9" w14:textId="77777777" w:rsidR="008B56E6" w:rsidRDefault="008B56E6" w:rsidP="004165BB">
            <w:pPr>
              <w:pStyle w:val="XML4"/>
            </w:pPr>
            <w:r>
              <w:t>mandatory true;</w:t>
            </w:r>
          </w:p>
          <w:p w14:paraId="41B32F45" w14:textId="77777777" w:rsidR="008B56E6" w:rsidRDefault="008B56E6" w:rsidP="004165BB">
            <w:pPr>
              <w:pStyle w:val="XML3"/>
            </w:pPr>
            <w:r>
              <w:t>}</w:t>
            </w:r>
          </w:p>
          <w:p w14:paraId="12295418" w14:textId="77777777" w:rsidR="008B56E6" w:rsidRDefault="008B56E6" w:rsidP="004165BB">
            <w:pPr>
              <w:pStyle w:val="XML2"/>
            </w:pPr>
            <w:r>
              <w:t>}</w:t>
            </w:r>
          </w:p>
          <w:p w14:paraId="568BD105" w14:textId="77777777" w:rsidR="008B56E6" w:rsidRDefault="008B56E6" w:rsidP="008B56E6">
            <w:pPr>
              <w:pStyle w:val="XML1"/>
            </w:pPr>
          </w:p>
          <w:p w14:paraId="4CDE7E6A" w14:textId="77777777" w:rsidR="008B56E6" w:rsidRDefault="008B56E6" w:rsidP="004165BB">
            <w:pPr>
              <w:pStyle w:val="XML2"/>
            </w:pPr>
            <w:r>
              <w:t>grouping RSAKeyValueType {</w:t>
            </w:r>
          </w:p>
          <w:p w14:paraId="0EA47AEF" w14:textId="77777777" w:rsidR="008B56E6" w:rsidRDefault="008B56E6" w:rsidP="004165BB">
            <w:pPr>
              <w:pStyle w:val="XML3"/>
            </w:pPr>
            <w:r>
              <w:t>leaf Modulus {</w:t>
            </w:r>
          </w:p>
          <w:p w14:paraId="570CCECE" w14:textId="77777777" w:rsidR="008B56E6" w:rsidRDefault="008B56E6" w:rsidP="004165BB">
            <w:pPr>
              <w:pStyle w:val="XML4"/>
            </w:pPr>
            <w:r>
              <w:t>type binary;</w:t>
            </w:r>
          </w:p>
          <w:p w14:paraId="2166A694" w14:textId="77777777" w:rsidR="008B56E6" w:rsidRDefault="008B56E6" w:rsidP="004165BB">
            <w:pPr>
              <w:pStyle w:val="XML4"/>
            </w:pPr>
            <w:r>
              <w:t>mandatory true;</w:t>
            </w:r>
          </w:p>
          <w:p w14:paraId="7A114B43" w14:textId="77777777" w:rsidR="008B56E6" w:rsidRDefault="008B56E6" w:rsidP="004165BB">
            <w:pPr>
              <w:pStyle w:val="XML3"/>
            </w:pPr>
            <w:r>
              <w:t>}</w:t>
            </w:r>
          </w:p>
          <w:p w14:paraId="04813ED5" w14:textId="77777777" w:rsidR="008B56E6" w:rsidRDefault="008B56E6" w:rsidP="004165BB">
            <w:pPr>
              <w:pStyle w:val="XML3"/>
            </w:pPr>
            <w:r>
              <w:t>leaf Exponent {</w:t>
            </w:r>
          </w:p>
          <w:p w14:paraId="6D541DA9" w14:textId="77777777" w:rsidR="008B56E6" w:rsidRDefault="008B56E6" w:rsidP="004165BB">
            <w:pPr>
              <w:pStyle w:val="XML4"/>
            </w:pPr>
            <w:r>
              <w:t>type binary;</w:t>
            </w:r>
          </w:p>
          <w:p w14:paraId="4F02C3A5" w14:textId="77777777" w:rsidR="008B56E6" w:rsidRDefault="008B56E6" w:rsidP="004165BB">
            <w:pPr>
              <w:pStyle w:val="XML4"/>
            </w:pPr>
            <w:r>
              <w:t>mandatory true;</w:t>
            </w:r>
          </w:p>
          <w:p w14:paraId="38187652" w14:textId="77777777" w:rsidR="008B56E6" w:rsidRDefault="008B56E6" w:rsidP="004165BB">
            <w:pPr>
              <w:pStyle w:val="XML3"/>
            </w:pPr>
            <w:r>
              <w:t>}</w:t>
            </w:r>
          </w:p>
          <w:p w14:paraId="3E29EE9A" w14:textId="1D7FF86A" w:rsidR="00F71F36" w:rsidRDefault="008B56E6" w:rsidP="004165BB">
            <w:pPr>
              <w:pStyle w:val="XML2"/>
            </w:pPr>
            <w:r>
              <w:t>}</w:t>
            </w:r>
          </w:p>
          <w:p w14:paraId="0B5FC3B3" w14:textId="77777777" w:rsidR="008B56E6" w:rsidRPr="009227FA" w:rsidRDefault="008B56E6" w:rsidP="004165BB">
            <w:pPr>
              <w:pStyle w:val="XML2"/>
            </w:pPr>
          </w:p>
          <w:p w14:paraId="59B72930" w14:textId="77777777" w:rsidR="008B7BCC" w:rsidRPr="009227FA" w:rsidRDefault="008B7BCC" w:rsidP="008B7BCC">
            <w:pPr>
              <w:pStyle w:val="XML1"/>
            </w:pPr>
            <w:r w:rsidRPr="009227FA">
              <w:t>grouping openflow-flow-table-resource-grouping {</w:t>
            </w:r>
          </w:p>
          <w:p w14:paraId="62B40076" w14:textId="0150E03C" w:rsidR="008B7BCC" w:rsidRPr="009227FA" w:rsidRDefault="008B7BCC" w:rsidP="00152A0A">
            <w:pPr>
              <w:pStyle w:val="XML2"/>
            </w:pPr>
            <w:proofErr w:type="gramStart"/>
            <w:r w:rsidRPr="009227FA">
              <w:t>description</w:t>
            </w:r>
            <w:proofErr w:type="gramEnd"/>
            <w:r w:rsidRPr="009227FA">
              <w:t xml:space="preserve"> "Representation of an OpenFlow Flow Table Resource.";</w:t>
            </w:r>
          </w:p>
          <w:p w14:paraId="2E828988" w14:textId="20E7E255" w:rsidR="008B7BCC" w:rsidRPr="009227FA" w:rsidRDefault="008B7BCC" w:rsidP="00A3377B">
            <w:pPr>
              <w:pStyle w:val="XML3"/>
            </w:pPr>
            <w:r w:rsidRPr="009227FA">
              <w:t>leaf resource-id {</w:t>
            </w:r>
          </w:p>
          <w:p w14:paraId="60E2F800" w14:textId="7AE28F4C" w:rsidR="008B7BCC" w:rsidRPr="009227FA" w:rsidRDefault="008B7BCC" w:rsidP="00A3377B">
            <w:pPr>
              <w:pStyle w:val="XML4"/>
            </w:pPr>
            <w:r w:rsidRPr="009227FA">
              <w:t>type inet:uri;</w:t>
            </w:r>
          </w:p>
          <w:p w14:paraId="7E5110C8" w14:textId="67809524" w:rsidR="008B7BCC" w:rsidRPr="009227FA" w:rsidRDefault="008B7BCC" w:rsidP="00A3377B">
            <w:pPr>
              <w:pStyle w:val="XML4"/>
            </w:pPr>
            <w:proofErr w:type="gramStart"/>
            <w:r w:rsidRPr="009227FA">
              <w:t>description</w:t>
            </w:r>
            <w:proofErr w:type="gramEnd"/>
            <w:r w:rsidRPr="009227FA">
              <w:t xml:space="preserve"> "An unique but locally arbitrary identifier that identifies a flow table and is persistent across reboots of the system."</w:t>
            </w:r>
            <w:r w:rsidR="001C3837" w:rsidRPr="009227FA">
              <w:t>;</w:t>
            </w:r>
          </w:p>
          <w:p w14:paraId="06FDC15F" w14:textId="4F496658" w:rsidR="008B7BCC" w:rsidRPr="003C232C" w:rsidRDefault="008B7BCC" w:rsidP="00A3377B">
            <w:pPr>
              <w:pStyle w:val="XML2"/>
              <w:rPr>
                <w:lang w:val="de-DE"/>
              </w:rPr>
            </w:pPr>
            <w:r w:rsidRPr="003C232C">
              <w:rPr>
                <w:lang w:val="de-DE"/>
              </w:rPr>
              <w:t>}</w:t>
            </w:r>
          </w:p>
          <w:p w14:paraId="4FEFFE9A" w14:textId="2C820B1E" w:rsidR="008B7BCC" w:rsidRPr="003C232C" w:rsidRDefault="00901B72" w:rsidP="002E40D3">
            <w:pPr>
              <w:pStyle w:val="XML2"/>
            </w:pPr>
            <w:r w:rsidRPr="003C232C">
              <w:t>l</w:t>
            </w:r>
            <w:r w:rsidR="008B7BCC" w:rsidRPr="003C232C">
              <w:t>eaf max-entries {</w:t>
            </w:r>
          </w:p>
          <w:p w14:paraId="4507306A" w14:textId="78C03B68" w:rsidR="008B7BCC" w:rsidRPr="003C232C" w:rsidRDefault="00901B72" w:rsidP="002E40D3">
            <w:pPr>
              <w:pStyle w:val="XML3"/>
            </w:pPr>
            <w:r w:rsidRPr="003C232C">
              <w:t>t</w:t>
            </w:r>
            <w:r w:rsidR="008B7BCC" w:rsidRPr="003C232C">
              <w:t>ype uint8;</w:t>
            </w:r>
          </w:p>
          <w:p w14:paraId="3FD91D83" w14:textId="4CC3D46B" w:rsidR="008B7BCC" w:rsidRPr="009227FA" w:rsidRDefault="008B7BCC" w:rsidP="002E40D3">
            <w:pPr>
              <w:pStyle w:val="XML3"/>
            </w:pPr>
            <w:proofErr w:type="gramStart"/>
            <w:r w:rsidRPr="009227FA">
              <w:t>description</w:t>
            </w:r>
            <w:proofErr w:type="gramEnd"/>
            <w:r w:rsidRPr="009227FA">
              <w:t xml:space="preserve"> "The maximum number of flow entries supported by the flow table."</w:t>
            </w:r>
            <w:r w:rsidR="00901B72" w:rsidRPr="009227FA">
              <w:t>;</w:t>
            </w:r>
          </w:p>
          <w:p w14:paraId="599AA200" w14:textId="1E800BAA" w:rsidR="00443358" w:rsidRPr="00C17419" w:rsidRDefault="00755993" w:rsidP="003C232C">
            <w:pPr>
              <w:pStyle w:val="XML3"/>
              <w:ind w:left="0" w:firstLine="0"/>
            </w:pPr>
            <w:r w:rsidRPr="003C232C">
              <w:t xml:space="preserve">  </w:t>
            </w:r>
            <w:r w:rsidR="008B7BCC" w:rsidRPr="009227FA">
              <w:t>}</w:t>
            </w:r>
            <w:r w:rsidR="00443358" w:rsidRPr="009227FA">
              <w:t xml:space="preserve">      </w:t>
            </w:r>
          </w:p>
          <w:p w14:paraId="3F3734B3" w14:textId="272E09A2" w:rsidR="00443358" w:rsidRPr="009227FA" w:rsidRDefault="00443358" w:rsidP="003C232C">
            <w:pPr>
              <w:pStyle w:val="XML3"/>
              <w:ind w:left="0" w:firstLine="0"/>
            </w:pPr>
            <w:r w:rsidRPr="003C232C">
              <w:t xml:space="preserve">  </w:t>
            </w:r>
            <w:r w:rsidRPr="009227FA">
              <w:t>container next-tables {</w:t>
            </w:r>
          </w:p>
          <w:p w14:paraId="34AF7733" w14:textId="4E535064" w:rsidR="00443358" w:rsidRPr="00F542D1" w:rsidRDefault="00443358" w:rsidP="003C232C">
            <w:pPr>
              <w:pStyle w:val="XML3"/>
            </w:pPr>
            <w:r w:rsidRPr="00C17419">
              <w:t>leaf-list table-id {</w:t>
            </w:r>
          </w:p>
          <w:p w14:paraId="4A7CA00A" w14:textId="6FDEDE67" w:rsidR="00443358" w:rsidRPr="009227FA" w:rsidRDefault="00443358" w:rsidP="003C232C">
            <w:pPr>
              <w:pStyle w:val="XML3"/>
            </w:pPr>
            <w:r w:rsidRPr="003C232C">
              <w:t xml:space="preserve">  </w:t>
            </w:r>
            <w:r w:rsidRPr="009227FA">
              <w:t>type inet:uri;</w:t>
            </w:r>
          </w:p>
          <w:p w14:paraId="2A148889" w14:textId="0E9B998D" w:rsidR="00443358" w:rsidRPr="00F542D1" w:rsidRDefault="00443358" w:rsidP="003C232C">
            <w:pPr>
              <w:pStyle w:val="XML3"/>
            </w:pPr>
            <w:r w:rsidRPr="00C17419">
              <w:t>}</w:t>
            </w:r>
          </w:p>
          <w:p w14:paraId="7197E263" w14:textId="0B565C26" w:rsidR="00443358" w:rsidRPr="003C232C" w:rsidRDefault="00443358" w:rsidP="003C232C">
            <w:pPr>
              <w:pStyle w:val="XML3"/>
              <w:jc w:val="both"/>
            </w:pPr>
            <w:proofErr w:type="gramStart"/>
            <w:r w:rsidRPr="003C232C">
              <w:t>d</w:t>
            </w:r>
            <w:r w:rsidRPr="009227FA">
              <w:t>escription</w:t>
            </w:r>
            <w:proofErr w:type="gramEnd"/>
            <w:r w:rsidRPr="009227FA">
              <w:t xml:space="preserve"> "The array of flow</w:t>
            </w:r>
            <w:r w:rsidRPr="003C232C">
              <w:t xml:space="preserve"> table ids that can be directly </w:t>
            </w:r>
            <w:r w:rsidRPr="009227FA">
              <w:t xml:space="preserve">reached from the present table using </w:t>
            </w:r>
            <w:r w:rsidR="00486F13" w:rsidRPr="009227FA">
              <w:t>'</w:t>
            </w:r>
            <w:r w:rsidRPr="003C232C">
              <w:t>goto-table</w:t>
            </w:r>
            <w:r w:rsidR="00486F13" w:rsidRPr="009227FA">
              <w:t>'</w:t>
            </w:r>
            <w:r w:rsidRPr="003C232C">
              <w:t xml:space="preserve"> </w:t>
            </w:r>
            <w:r w:rsidRPr="009227FA">
              <w:t>instruction.";</w:t>
            </w:r>
          </w:p>
          <w:p w14:paraId="074DFD9D" w14:textId="0539BCF1" w:rsidR="008B7BCC" w:rsidRPr="009227FA" w:rsidRDefault="00443358" w:rsidP="003C232C">
            <w:pPr>
              <w:pStyle w:val="XML3"/>
              <w:ind w:left="0" w:firstLine="0"/>
            </w:pPr>
            <w:r w:rsidRPr="003C232C">
              <w:t xml:space="preserve">  }</w:t>
            </w:r>
          </w:p>
          <w:p w14:paraId="56072D67" w14:textId="3510DDCD" w:rsidR="008B7BCC" w:rsidRPr="009227FA" w:rsidRDefault="00443358" w:rsidP="003C232C">
            <w:pPr>
              <w:pStyle w:val="XML3"/>
              <w:ind w:left="0" w:firstLine="0"/>
            </w:pPr>
            <w:r w:rsidRPr="003C232C">
              <w:t xml:space="preserve">  </w:t>
            </w:r>
            <w:r w:rsidR="008B7BCC" w:rsidRPr="009227FA">
              <w:t>container instructions {</w:t>
            </w:r>
          </w:p>
          <w:p w14:paraId="6C659930" w14:textId="19ECBABF" w:rsidR="008B7BCC" w:rsidRPr="00F542D1" w:rsidRDefault="008B7BCC" w:rsidP="002E40D3">
            <w:pPr>
              <w:pStyle w:val="XML4"/>
            </w:pPr>
            <w:r w:rsidRPr="00C17419">
              <w:t>leaf-list type {</w:t>
            </w:r>
          </w:p>
          <w:p w14:paraId="10B2BF4D" w14:textId="29C5010A" w:rsidR="008B7BCC" w:rsidRPr="00FF0D35" w:rsidRDefault="008B7BCC" w:rsidP="002E40D3">
            <w:pPr>
              <w:pStyle w:val="XML5"/>
            </w:pPr>
            <w:r w:rsidRPr="00FF0D35">
              <w:t>type instruction-type;</w:t>
            </w:r>
          </w:p>
          <w:p w14:paraId="3461A000" w14:textId="05C59356" w:rsidR="008B7BCC" w:rsidRPr="00F845EC" w:rsidRDefault="008B7BCC" w:rsidP="002E40D3">
            <w:pPr>
              <w:pStyle w:val="XML4"/>
            </w:pPr>
            <w:r w:rsidRPr="00FF0D35">
              <w:t>}</w:t>
            </w:r>
          </w:p>
          <w:p w14:paraId="2043EE3A" w14:textId="0FB8E284" w:rsidR="008B7BCC" w:rsidRPr="009227FA" w:rsidRDefault="008B7BCC" w:rsidP="002E40D3">
            <w:pPr>
              <w:pStyle w:val="XML4"/>
            </w:pPr>
            <w:proofErr w:type="gramStart"/>
            <w:r w:rsidRPr="009227FA">
              <w:t>description</w:t>
            </w:r>
            <w:proofErr w:type="gramEnd"/>
            <w:r w:rsidRPr="009227FA">
              <w:t xml:space="preserve"> "The instruction types supported by the flow table."</w:t>
            </w:r>
            <w:r w:rsidR="00901B72" w:rsidRPr="009227FA">
              <w:t>;</w:t>
            </w:r>
          </w:p>
          <w:p w14:paraId="6916F2D2" w14:textId="500F2828" w:rsidR="008B7BCC" w:rsidRPr="009227FA" w:rsidRDefault="008B7BCC" w:rsidP="002E40D3">
            <w:pPr>
              <w:pStyle w:val="XML3"/>
            </w:pPr>
            <w:r w:rsidRPr="009227FA">
              <w:t>}</w:t>
            </w:r>
          </w:p>
          <w:p w14:paraId="306E54A2" w14:textId="708464DD" w:rsidR="008B7BCC" w:rsidRPr="009227FA" w:rsidRDefault="008B7BCC" w:rsidP="002E40D3">
            <w:pPr>
              <w:pStyle w:val="XML3"/>
            </w:pPr>
            <w:r w:rsidRPr="009227FA">
              <w:t>container matches {</w:t>
            </w:r>
          </w:p>
          <w:p w14:paraId="13B18560" w14:textId="221E666D" w:rsidR="008B7BCC" w:rsidRPr="009227FA" w:rsidRDefault="008B7BCC" w:rsidP="002E40D3">
            <w:pPr>
              <w:pStyle w:val="XML4"/>
            </w:pPr>
            <w:r w:rsidRPr="009227FA">
              <w:lastRenderedPageBreak/>
              <w:t>leaf-list type {</w:t>
            </w:r>
          </w:p>
          <w:p w14:paraId="1C566209" w14:textId="314C3C32" w:rsidR="008B7BCC" w:rsidRPr="009227FA" w:rsidRDefault="008B7BCC" w:rsidP="002E40D3">
            <w:pPr>
              <w:pStyle w:val="XML5"/>
            </w:pPr>
            <w:r w:rsidRPr="009227FA">
              <w:t>type match-</w:t>
            </w:r>
            <w:r w:rsidR="00755993" w:rsidRPr="003C232C">
              <w:t>field-</w:t>
            </w:r>
            <w:r w:rsidRPr="009227FA">
              <w:t>type;</w:t>
            </w:r>
          </w:p>
          <w:p w14:paraId="38FBA28D" w14:textId="1C42E15E" w:rsidR="008B7BCC" w:rsidRPr="00F542D1" w:rsidRDefault="008B7BCC" w:rsidP="002E40D3">
            <w:pPr>
              <w:pStyle w:val="XML4"/>
            </w:pPr>
            <w:r w:rsidRPr="00C17419">
              <w:t>}</w:t>
            </w:r>
          </w:p>
          <w:p w14:paraId="2897C64D" w14:textId="42D6AD08" w:rsidR="008B7BCC" w:rsidRPr="00FF0D35" w:rsidRDefault="008B7BCC" w:rsidP="002E40D3">
            <w:pPr>
              <w:pStyle w:val="XML4"/>
            </w:pPr>
            <w:proofErr w:type="gramStart"/>
            <w:r w:rsidRPr="00FF0D35">
              <w:t>description</w:t>
            </w:r>
            <w:proofErr w:type="gramEnd"/>
            <w:r w:rsidRPr="00FF0D35">
              <w:t xml:space="preserve"> "The match types supported by the flow table."</w:t>
            </w:r>
            <w:r w:rsidR="00901B72" w:rsidRPr="00FF0D35">
              <w:t>;</w:t>
            </w:r>
          </w:p>
          <w:p w14:paraId="619F51F6" w14:textId="5CD156BF" w:rsidR="008B7BCC" w:rsidRPr="009227FA" w:rsidRDefault="008B7BCC" w:rsidP="002E40D3">
            <w:pPr>
              <w:pStyle w:val="XML3"/>
            </w:pPr>
            <w:r w:rsidRPr="00F845EC">
              <w:t>}</w:t>
            </w:r>
          </w:p>
          <w:p w14:paraId="381829FA" w14:textId="65F9D1D3" w:rsidR="008B7BCC" w:rsidRPr="009227FA" w:rsidRDefault="008B7BCC" w:rsidP="002E40D3">
            <w:pPr>
              <w:pStyle w:val="XML3"/>
            </w:pPr>
            <w:r w:rsidRPr="009227FA">
              <w:t>container write-actions {</w:t>
            </w:r>
          </w:p>
          <w:p w14:paraId="120F2CF9" w14:textId="3BF36FD5" w:rsidR="008B7BCC" w:rsidRPr="009227FA" w:rsidRDefault="008B7BCC" w:rsidP="002E40D3">
            <w:pPr>
              <w:pStyle w:val="XML4"/>
            </w:pPr>
            <w:r w:rsidRPr="009227FA">
              <w:t>leaf-list type {</w:t>
            </w:r>
          </w:p>
          <w:p w14:paraId="6B3CF511" w14:textId="0516129A" w:rsidR="008B7BCC" w:rsidRPr="009227FA" w:rsidRDefault="008B7BCC" w:rsidP="002E40D3">
            <w:pPr>
              <w:pStyle w:val="XML5"/>
            </w:pPr>
            <w:r w:rsidRPr="009227FA">
              <w:t>type action-type;</w:t>
            </w:r>
          </w:p>
          <w:p w14:paraId="1C927840" w14:textId="3AD457B7" w:rsidR="008B7BCC" w:rsidRPr="009227FA" w:rsidRDefault="008B7BCC" w:rsidP="002E40D3">
            <w:pPr>
              <w:pStyle w:val="XML4"/>
            </w:pPr>
            <w:r w:rsidRPr="009227FA">
              <w:t>}</w:t>
            </w:r>
          </w:p>
          <w:p w14:paraId="3A1BF875" w14:textId="40B8E5E5" w:rsidR="008B7BCC" w:rsidRPr="009227FA" w:rsidRDefault="002E40D3" w:rsidP="002E40D3">
            <w:pPr>
              <w:pStyle w:val="XML4"/>
            </w:pPr>
            <w:proofErr w:type="gramStart"/>
            <w:r w:rsidRPr="009227FA">
              <w:t>d</w:t>
            </w:r>
            <w:r w:rsidR="008B7BCC" w:rsidRPr="009227FA">
              <w:t>escription</w:t>
            </w:r>
            <w:proofErr w:type="gramEnd"/>
            <w:r w:rsidR="008B7BCC" w:rsidRPr="009227FA">
              <w:t xml:space="preserve"> "The write action types supported by the flow table."</w:t>
            </w:r>
            <w:r w:rsidR="00901B72" w:rsidRPr="009227FA">
              <w:t>;</w:t>
            </w:r>
          </w:p>
          <w:p w14:paraId="5E1765BC" w14:textId="19EC7A0E" w:rsidR="008B7BCC" w:rsidRPr="009227FA" w:rsidRDefault="008B7BCC" w:rsidP="004D1AB0">
            <w:pPr>
              <w:pStyle w:val="XML3"/>
            </w:pPr>
            <w:r w:rsidRPr="009227FA">
              <w:t>}</w:t>
            </w:r>
          </w:p>
          <w:p w14:paraId="42A6D735" w14:textId="20132A7A" w:rsidR="008B7BCC" w:rsidRPr="009227FA" w:rsidRDefault="008B7BCC" w:rsidP="004D1AB0">
            <w:pPr>
              <w:pStyle w:val="XML3"/>
            </w:pPr>
            <w:r w:rsidRPr="009227FA">
              <w:t>container apply-actions {</w:t>
            </w:r>
          </w:p>
          <w:p w14:paraId="159AD40A" w14:textId="1A51576D" w:rsidR="008B7BCC" w:rsidRPr="009227FA" w:rsidRDefault="008B7BCC" w:rsidP="004D1AB0">
            <w:pPr>
              <w:pStyle w:val="XML4"/>
            </w:pPr>
            <w:r w:rsidRPr="009227FA">
              <w:t>leaf-list type {</w:t>
            </w:r>
          </w:p>
          <w:p w14:paraId="6FC5378E" w14:textId="69395CDD" w:rsidR="008B7BCC" w:rsidRPr="009227FA" w:rsidRDefault="008B7BCC" w:rsidP="004D1AB0">
            <w:pPr>
              <w:pStyle w:val="XML5"/>
            </w:pPr>
            <w:r w:rsidRPr="009227FA">
              <w:t>type action-type;</w:t>
            </w:r>
          </w:p>
          <w:p w14:paraId="7BF13E10" w14:textId="58AC85FE" w:rsidR="008B7BCC" w:rsidRPr="009227FA" w:rsidRDefault="008B7BCC" w:rsidP="004D1AB0">
            <w:pPr>
              <w:pStyle w:val="XML4"/>
            </w:pPr>
            <w:r w:rsidRPr="009227FA">
              <w:t>}</w:t>
            </w:r>
          </w:p>
          <w:p w14:paraId="70E6F933" w14:textId="105861CE" w:rsidR="008B7BCC" w:rsidRPr="009227FA" w:rsidRDefault="008B7BCC" w:rsidP="004D1AB0">
            <w:pPr>
              <w:pStyle w:val="XML4"/>
            </w:pPr>
            <w:proofErr w:type="gramStart"/>
            <w:r w:rsidRPr="009227FA">
              <w:t>description</w:t>
            </w:r>
            <w:proofErr w:type="gramEnd"/>
            <w:r w:rsidRPr="009227FA">
              <w:t xml:space="preserve"> "The apply action types supported by the flow table."</w:t>
            </w:r>
            <w:r w:rsidR="00901B72" w:rsidRPr="009227FA">
              <w:t>;</w:t>
            </w:r>
          </w:p>
          <w:p w14:paraId="67F31070" w14:textId="434DC094" w:rsidR="008B7BCC" w:rsidRPr="003C232C" w:rsidRDefault="008B7BCC" w:rsidP="004D1AB0">
            <w:pPr>
              <w:pStyle w:val="XML3"/>
            </w:pPr>
            <w:r w:rsidRPr="009227FA">
              <w:t>}</w:t>
            </w:r>
          </w:p>
          <w:p w14:paraId="129B9170" w14:textId="43C5CD88" w:rsidR="008A1799" w:rsidRPr="003C232C" w:rsidRDefault="008A1799" w:rsidP="008A1799">
            <w:pPr>
              <w:pStyle w:val="XML3"/>
            </w:pPr>
            <w:r w:rsidRPr="003C232C">
              <w:t>container write-setfields {</w:t>
            </w:r>
          </w:p>
          <w:p w14:paraId="752726FD" w14:textId="340700FB" w:rsidR="008A1799" w:rsidRPr="003C232C" w:rsidRDefault="008A1799" w:rsidP="008A1799">
            <w:pPr>
              <w:pStyle w:val="XML3"/>
            </w:pPr>
            <w:r w:rsidRPr="003C232C">
              <w:t xml:space="preserve">  leaf-list type {</w:t>
            </w:r>
          </w:p>
          <w:p w14:paraId="7A0FA5AD" w14:textId="1A794F76" w:rsidR="008A1799" w:rsidRPr="003C232C" w:rsidRDefault="008A1799" w:rsidP="008A1799">
            <w:pPr>
              <w:pStyle w:val="XML3"/>
            </w:pPr>
            <w:r w:rsidRPr="003C232C">
              <w:tab/>
              <w:t xml:space="preserve">  type match-field-type;</w:t>
            </w:r>
          </w:p>
          <w:p w14:paraId="4553E219" w14:textId="44D0D9A5" w:rsidR="008A1799" w:rsidRPr="003C232C" w:rsidRDefault="008A1799" w:rsidP="008A1799">
            <w:pPr>
              <w:pStyle w:val="XML3"/>
            </w:pPr>
            <w:r w:rsidRPr="003C232C">
              <w:tab/>
              <w:t>}</w:t>
            </w:r>
          </w:p>
          <w:p w14:paraId="3E15A37C" w14:textId="787BA8F4" w:rsidR="008A1799" w:rsidRPr="003C232C" w:rsidRDefault="008A1799" w:rsidP="008A1799">
            <w:pPr>
              <w:pStyle w:val="XML3"/>
            </w:pPr>
            <w:r w:rsidRPr="003C232C">
              <w:t xml:space="preserve">  </w:t>
            </w:r>
            <w:proofErr w:type="gramStart"/>
            <w:r w:rsidRPr="003C232C">
              <w:t>description</w:t>
            </w:r>
            <w:proofErr w:type="gramEnd"/>
            <w:r w:rsidRPr="003C232C">
              <w:t xml:space="preserve"> "'set-field' action types supported by the table using </w:t>
            </w:r>
            <w:r w:rsidR="00486F13" w:rsidRPr="009227FA">
              <w:t>'</w:t>
            </w:r>
            <w:r w:rsidRPr="003C232C">
              <w:t>write-actions</w:t>
            </w:r>
            <w:r w:rsidR="00486F13" w:rsidRPr="009227FA">
              <w:t>'</w:t>
            </w:r>
            <w:r w:rsidRPr="003C232C">
              <w:t xml:space="preserve"> instruction.";</w:t>
            </w:r>
          </w:p>
          <w:p w14:paraId="5F2DB40C" w14:textId="30A694CA" w:rsidR="008A1799" w:rsidRPr="003C232C" w:rsidRDefault="008A1799" w:rsidP="008A1799">
            <w:pPr>
              <w:pStyle w:val="XML3"/>
            </w:pPr>
            <w:r w:rsidRPr="003C232C">
              <w:t>}</w:t>
            </w:r>
          </w:p>
          <w:p w14:paraId="77610EB1" w14:textId="77799521" w:rsidR="008A1799" w:rsidRPr="003C232C" w:rsidRDefault="008A1799" w:rsidP="008A1799">
            <w:pPr>
              <w:pStyle w:val="XML3"/>
            </w:pPr>
            <w:r w:rsidRPr="003C232C">
              <w:t>container apply-setfields {</w:t>
            </w:r>
          </w:p>
          <w:p w14:paraId="617D9070" w14:textId="57217A54" w:rsidR="008A1799" w:rsidRPr="003C232C" w:rsidRDefault="008A1799" w:rsidP="008A1799">
            <w:pPr>
              <w:pStyle w:val="XML3"/>
            </w:pPr>
            <w:r w:rsidRPr="003C232C">
              <w:tab/>
              <w:t>leaf-list type {</w:t>
            </w:r>
          </w:p>
          <w:p w14:paraId="291B0782" w14:textId="6E1C3F36" w:rsidR="008A1799" w:rsidRPr="003C232C" w:rsidRDefault="008A1799" w:rsidP="008A1799">
            <w:pPr>
              <w:pStyle w:val="XML3"/>
            </w:pPr>
            <w:r w:rsidRPr="003C232C">
              <w:t xml:space="preserve">    type match-field-type;</w:t>
            </w:r>
          </w:p>
          <w:p w14:paraId="0CFBD282" w14:textId="5EE26ACC" w:rsidR="008A1799" w:rsidRPr="003C232C" w:rsidRDefault="008A1799" w:rsidP="008A1799">
            <w:pPr>
              <w:pStyle w:val="XML3"/>
            </w:pPr>
            <w:r w:rsidRPr="003C232C">
              <w:tab/>
              <w:t>}</w:t>
            </w:r>
          </w:p>
          <w:p w14:paraId="33C77542" w14:textId="143A41CE" w:rsidR="008A1799" w:rsidRPr="003C232C" w:rsidRDefault="008A1799" w:rsidP="008A1799">
            <w:pPr>
              <w:pStyle w:val="XML3"/>
            </w:pPr>
            <w:r w:rsidRPr="003C232C">
              <w:t xml:space="preserve">  </w:t>
            </w:r>
            <w:proofErr w:type="gramStart"/>
            <w:r w:rsidRPr="003C232C">
              <w:t>description</w:t>
            </w:r>
            <w:proofErr w:type="gramEnd"/>
            <w:r w:rsidRPr="003C232C">
              <w:t xml:space="preserve"> "'set-field' action types supported by the table using </w:t>
            </w:r>
            <w:r w:rsidR="00486F13" w:rsidRPr="009227FA">
              <w:t>'</w:t>
            </w:r>
            <w:r w:rsidRPr="003C232C">
              <w:t>apply-actions</w:t>
            </w:r>
            <w:r w:rsidR="00486F13" w:rsidRPr="009227FA">
              <w:t>'</w:t>
            </w:r>
            <w:r w:rsidRPr="003C232C">
              <w:t xml:space="preserve"> instruction.</w:t>
            </w:r>
            <w:r w:rsidR="00486F13" w:rsidRPr="003C232C">
              <w:t>"</w:t>
            </w:r>
            <w:r w:rsidRPr="003C232C">
              <w:t>;</w:t>
            </w:r>
          </w:p>
          <w:p w14:paraId="05EA2904" w14:textId="62F046CE" w:rsidR="008A1799" w:rsidRPr="003C232C" w:rsidRDefault="008A1799" w:rsidP="008A1799">
            <w:pPr>
              <w:pStyle w:val="XML3"/>
            </w:pPr>
            <w:r w:rsidRPr="003C232C">
              <w:t>}</w:t>
            </w:r>
          </w:p>
          <w:p w14:paraId="03342F3C" w14:textId="4930ED05" w:rsidR="008A1799" w:rsidRPr="003C232C" w:rsidRDefault="008A1799" w:rsidP="008A1799">
            <w:pPr>
              <w:pStyle w:val="XML3"/>
            </w:pPr>
            <w:r w:rsidRPr="003C232C">
              <w:t>container wildcards {</w:t>
            </w:r>
          </w:p>
          <w:p w14:paraId="0404CDCB" w14:textId="2F870219" w:rsidR="008A1799" w:rsidRPr="003C232C" w:rsidRDefault="008A1799" w:rsidP="008A1799">
            <w:pPr>
              <w:pStyle w:val="XML3"/>
            </w:pPr>
            <w:r w:rsidRPr="003C232C">
              <w:t xml:space="preserve">  leaf-list type {</w:t>
            </w:r>
          </w:p>
          <w:p w14:paraId="475792AE" w14:textId="24435F7C" w:rsidR="008A1799" w:rsidRPr="003C232C" w:rsidRDefault="008A1799" w:rsidP="008A1799">
            <w:pPr>
              <w:pStyle w:val="XML3"/>
            </w:pPr>
            <w:r w:rsidRPr="003C232C">
              <w:tab/>
              <w:t xml:space="preserve">  type match-field-type;</w:t>
            </w:r>
          </w:p>
          <w:p w14:paraId="05A2F4F2" w14:textId="12AD5EC5" w:rsidR="008A1799" w:rsidRPr="003C232C" w:rsidRDefault="008A1799" w:rsidP="008A1799">
            <w:pPr>
              <w:pStyle w:val="XML3"/>
            </w:pPr>
            <w:r w:rsidRPr="003C232C">
              <w:tab/>
              <w:t>}</w:t>
            </w:r>
          </w:p>
          <w:p w14:paraId="579BA701" w14:textId="7EDA6D35" w:rsidR="008A1799" w:rsidRPr="003C232C" w:rsidRDefault="008A1799" w:rsidP="008A1799">
            <w:pPr>
              <w:pStyle w:val="XML3"/>
            </w:pPr>
            <w:r w:rsidRPr="003C232C">
              <w:t xml:space="preserve">  </w:t>
            </w:r>
            <w:proofErr w:type="gramStart"/>
            <w:r w:rsidRPr="003C232C">
              <w:t>description</w:t>
            </w:r>
            <w:proofErr w:type="gramEnd"/>
            <w:r w:rsidRPr="003C232C">
              <w:t xml:space="preserve"> " the fields for which the table supports wildcarding(omitting).";</w:t>
            </w:r>
          </w:p>
          <w:p w14:paraId="6D739016" w14:textId="3C55FDCE" w:rsidR="008A1799" w:rsidRPr="009227FA" w:rsidRDefault="008A1799" w:rsidP="008A1799">
            <w:pPr>
              <w:pStyle w:val="XML3"/>
            </w:pPr>
            <w:r w:rsidRPr="003C232C">
              <w:t>}</w:t>
            </w:r>
          </w:p>
          <w:p w14:paraId="72CA7CB7" w14:textId="18E1CBF4" w:rsidR="008B7BCC" w:rsidRPr="00F542D1" w:rsidRDefault="008B7BCC" w:rsidP="004D1AB0">
            <w:pPr>
              <w:pStyle w:val="XML3"/>
            </w:pPr>
            <w:r w:rsidRPr="00C17419">
              <w:t>leaf metadata-match {</w:t>
            </w:r>
          </w:p>
          <w:p w14:paraId="5D1F6520" w14:textId="295A0F7B" w:rsidR="008B7BCC" w:rsidRPr="00FF0D35" w:rsidRDefault="008B7BCC" w:rsidP="004D1AB0">
            <w:pPr>
              <w:pStyle w:val="XML4"/>
            </w:pPr>
            <w:r w:rsidRPr="00FF0D35">
              <w:t>type hex-binary;</w:t>
            </w:r>
          </w:p>
          <w:p w14:paraId="18776501" w14:textId="29ACC69F" w:rsidR="008B7BCC" w:rsidRPr="009227FA" w:rsidRDefault="008B7BCC" w:rsidP="004D1AB0">
            <w:pPr>
              <w:pStyle w:val="XML4"/>
            </w:pPr>
            <w:proofErr w:type="gramStart"/>
            <w:r w:rsidRPr="00FF0D35">
              <w:t>description</w:t>
            </w:r>
            <w:proofErr w:type="gramEnd"/>
            <w:r w:rsidRPr="00FF0D35">
              <w:t xml:space="preserve"> "The </w:t>
            </w:r>
            <w:r w:rsidRPr="00F845EC">
              <w:t>bits of metadata the flow table can match."</w:t>
            </w:r>
            <w:r w:rsidR="00901B72" w:rsidRPr="009227FA">
              <w:t>;</w:t>
            </w:r>
          </w:p>
          <w:p w14:paraId="376A8BD0" w14:textId="11486CCC" w:rsidR="008B7BCC" w:rsidRPr="009227FA" w:rsidRDefault="008B7BCC" w:rsidP="004D1AB0">
            <w:pPr>
              <w:pStyle w:val="XML3"/>
            </w:pPr>
            <w:r w:rsidRPr="009227FA">
              <w:t>}</w:t>
            </w:r>
          </w:p>
          <w:p w14:paraId="0D828A19" w14:textId="39B43011" w:rsidR="008B7BCC" w:rsidRPr="009227FA" w:rsidRDefault="008B7BCC" w:rsidP="004D1AB0">
            <w:pPr>
              <w:pStyle w:val="XML3"/>
            </w:pPr>
            <w:r w:rsidRPr="009227FA">
              <w:t>leaf metadata-write {</w:t>
            </w:r>
          </w:p>
          <w:p w14:paraId="63F8AB42" w14:textId="50A4D3EB" w:rsidR="008B7BCC" w:rsidRPr="009227FA" w:rsidRDefault="008B7BCC" w:rsidP="004D1AB0">
            <w:pPr>
              <w:pStyle w:val="XML4"/>
            </w:pPr>
            <w:r w:rsidRPr="009227FA">
              <w:t>type hex-binary;</w:t>
            </w:r>
          </w:p>
          <w:p w14:paraId="55CEFC6F" w14:textId="644C90BC" w:rsidR="008B7BCC" w:rsidRPr="009227FA" w:rsidRDefault="008B7BCC" w:rsidP="004D1AB0">
            <w:pPr>
              <w:pStyle w:val="XML4"/>
            </w:pPr>
            <w:proofErr w:type="gramStart"/>
            <w:r w:rsidRPr="009227FA">
              <w:t>description</w:t>
            </w:r>
            <w:proofErr w:type="gramEnd"/>
            <w:r w:rsidRPr="009227FA">
              <w:t xml:space="preserve"> "The bits of metadata the flow table can write."</w:t>
            </w:r>
            <w:r w:rsidR="00901B72" w:rsidRPr="009227FA">
              <w:t>;</w:t>
            </w:r>
          </w:p>
          <w:p w14:paraId="00B71907" w14:textId="0DFC6D60" w:rsidR="008B7BCC" w:rsidRPr="009227FA" w:rsidRDefault="008B7BCC" w:rsidP="004D1AB0">
            <w:pPr>
              <w:pStyle w:val="XML3"/>
            </w:pPr>
            <w:r w:rsidRPr="009227FA">
              <w:t>}</w:t>
            </w:r>
          </w:p>
          <w:p w14:paraId="3BF5A491" w14:textId="0B47C7D6" w:rsidR="008B7BCC" w:rsidRPr="009227FA" w:rsidRDefault="008B7BCC" w:rsidP="008B7BCC">
            <w:pPr>
              <w:pStyle w:val="XML1"/>
            </w:pPr>
            <w:r w:rsidRPr="009227FA">
              <w:t>}</w:t>
            </w:r>
          </w:p>
          <w:p w14:paraId="5BCA0940" w14:textId="77777777" w:rsidR="008B7BCC" w:rsidRPr="009227FA" w:rsidRDefault="008B7BCC" w:rsidP="008B7BCC">
            <w:pPr>
              <w:pStyle w:val="XML1"/>
            </w:pPr>
          </w:p>
          <w:p w14:paraId="7510A839" w14:textId="77777777" w:rsidR="00F71F36" w:rsidRPr="009227FA" w:rsidRDefault="00F71F36" w:rsidP="00011096">
            <w:pPr>
              <w:pStyle w:val="XML2"/>
            </w:pPr>
            <w:r w:rsidRPr="009227FA">
              <w:t>/*****************************************************************</w:t>
            </w:r>
          </w:p>
          <w:p w14:paraId="1B128CC5" w14:textId="77777777" w:rsidR="00F71F36" w:rsidRPr="009227FA" w:rsidRDefault="00F71F36" w:rsidP="00011096">
            <w:pPr>
              <w:pStyle w:val="XML2"/>
            </w:pPr>
            <w:r w:rsidRPr="009227FA">
              <w:t>* Main container</w:t>
            </w:r>
          </w:p>
          <w:p w14:paraId="31AF10FF" w14:textId="77777777" w:rsidR="00F71F36" w:rsidRPr="009227FA" w:rsidRDefault="00F71F36" w:rsidP="00011096">
            <w:pPr>
              <w:pStyle w:val="XML2"/>
            </w:pPr>
            <w:r w:rsidRPr="009227FA">
              <w:t>*****************************************************************/</w:t>
            </w:r>
          </w:p>
          <w:p w14:paraId="242BDFA7" w14:textId="77777777" w:rsidR="00F71F36" w:rsidRPr="009227FA" w:rsidRDefault="00F71F36" w:rsidP="00011096">
            <w:pPr>
              <w:pStyle w:val="XML1"/>
            </w:pPr>
          </w:p>
          <w:p w14:paraId="422FDB6A" w14:textId="77777777" w:rsidR="00F71F36" w:rsidRPr="009227FA" w:rsidRDefault="00F71F36" w:rsidP="00011096">
            <w:pPr>
              <w:pStyle w:val="XML2"/>
            </w:pPr>
            <w:r w:rsidRPr="009227FA">
              <w:t>container capable-switch {</w:t>
            </w:r>
          </w:p>
          <w:p w14:paraId="410151DE" w14:textId="77777777" w:rsidR="00F71F36" w:rsidRPr="009227FA" w:rsidRDefault="00F71F36" w:rsidP="00011096">
            <w:pPr>
              <w:pStyle w:val="XML3"/>
            </w:pPr>
            <w:proofErr w:type="gramStart"/>
            <w:r w:rsidRPr="009227FA">
              <w:t>description</w:t>
            </w:r>
            <w:proofErr w:type="gramEnd"/>
            <w:r w:rsidRPr="009227FA">
              <w:t xml:space="preserve"> "The OpenFlow Capable Switch containing logical </w:t>
            </w:r>
            <w:r w:rsidRPr="009227FA">
              <w:lastRenderedPageBreak/>
              <w:t>switches, and resources that can be assigned to logical switches.";</w:t>
            </w:r>
          </w:p>
          <w:p w14:paraId="6AAE7BC0" w14:textId="77777777" w:rsidR="00F71F36" w:rsidRPr="009227FA" w:rsidRDefault="00F71F36" w:rsidP="00011096">
            <w:pPr>
              <w:pStyle w:val="XML3"/>
            </w:pPr>
            <w:r w:rsidRPr="009227FA">
              <w:t>leaf id {</w:t>
            </w:r>
          </w:p>
          <w:p w14:paraId="42CE673E" w14:textId="77777777" w:rsidR="00F71F36" w:rsidRPr="009227FA" w:rsidRDefault="00F71F36" w:rsidP="00011096">
            <w:pPr>
              <w:pStyle w:val="XML4"/>
            </w:pPr>
            <w:r w:rsidRPr="009227FA">
              <w:t>type inet:uri;</w:t>
            </w:r>
          </w:p>
          <w:p w14:paraId="035B7DFC" w14:textId="77777777" w:rsidR="00F71F36" w:rsidRPr="009227FA" w:rsidRDefault="00F71F36" w:rsidP="00011096">
            <w:pPr>
              <w:pStyle w:val="XML4"/>
            </w:pPr>
            <w:r w:rsidRPr="009227FA">
              <w:t>mandatory true;</w:t>
            </w:r>
          </w:p>
          <w:p w14:paraId="67FCD275" w14:textId="77777777" w:rsidR="00F71F36" w:rsidRPr="009227FA" w:rsidRDefault="00F71F36" w:rsidP="00011096">
            <w:pPr>
              <w:pStyle w:val="XML4"/>
            </w:pPr>
            <w:proofErr w:type="gramStart"/>
            <w:r w:rsidRPr="009227FA">
              <w:t>description</w:t>
            </w:r>
            <w:proofErr w:type="gramEnd"/>
            <w:r w:rsidRPr="009227FA">
              <w:t xml:space="preserve"> "An unique but locally arbitrary identifier that identifies a Capable Switch towards the management system and is persistent across reboots of the system.";</w:t>
            </w:r>
          </w:p>
          <w:p w14:paraId="6922CF42" w14:textId="77777777" w:rsidR="00F71F36" w:rsidRPr="009227FA" w:rsidRDefault="00F71F36" w:rsidP="00011096">
            <w:pPr>
              <w:pStyle w:val="XML3"/>
            </w:pPr>
            <w:r w:rsidRPr="009227FA">
              <w:t>}</w:t>
            </w:r>
          </w:p>
          <w:p w14:paraId="7776015F" w14:textId="77777777" w:rsidR="00F71F36" w:rsidRPr="009227FA" w:rsidRDefault="00F71F36" w:rsidP="00011096">
            <w:pPr>
              <w:pStyle w:val="XML3"/>
            </w:pPr>
            <w:r w:rsidRPr="009227FA">
              <w:t>container configuration-points {</w:t>
            </w:r>
          </w:p>
          <w:p w14:paraId="051F9705" w14:textId="77777777" w:rsidR="00F71F36" w:rsidRPr="009227FA" w:rsidRDefault="00F71F36" w:rsidP="00011096">
            <w:pPr>
              <w:pStyle w:val="XML4"/>
            </w:pPr>
            <w:r w:rsidRPr="009227FA">
              <w:t>list configuration-point {</w:t>
            </w:r>
          </w:p>
          <w:p w14:paraId="27F157E2" w14:textId="77777777" w:rsidR="00F71F36" w:rsidRPr="009227FA" w:rsidRDefault="00F71F36" w:rsidP="00011096">
            <w:pPr>
              <w:pStyle w:val="XML5"/>
            </w:pPr>
            <w:r w:rsidRPr="009227FA">
              <w:t>key "id";</w:t>
            </w:r>
          </w:p>
          <w:p w14:paraId="70C5545D" w14:textId="77777777" w:rsidR="00F71F36" w:rsidRPr="009227FA" w:rsidRDefault="00F71F36" w:rsidP="00011096">
            <w:pPr>
              <w:pStyle w:val="XML5"/>
            </w:pPr>
            <w:r w:rsidRPr="009227FA">
              <w:t>unique "id";</w:t>
            </w:r>
          </w:p>
          <w:p w14:paraId="5D4256C4" w14:textId="77777777" w:rsidR="00F71F36" w:rsidRPr="009227FA" w:rsidRDefault="00F71F36" w:rsidP="00011096">
            <w:pPr>
              <w:pStyle w:val="XML5"/>
            </w:pPr>
            <w:proofErr w:type="gramStart"/>
            <w:r w:rsidRPr="009227FA">
              <w:t>description</w:t>
            </w:r>
            <w:proofErr w:type="gramEnd"/>
            <w:r w:rsidRPr="009227FA">
              <w:t xml:space="preserve"> "The list of all Configuration Points known to the OpenFlow Capable Switch that may manage it using OF-CONFIG.";</w:t>
            </w:r>
          </w:p>
          <w:p w14:paraId="55077518" w14:textId="77777777" w:rsidR="00F71F36" w:rsidRPr="009227FA" w:rsidRDefault="00F71F36" w:rsidP="00011096">
            <w:pPr>
              <w:pStyle w:val="XML5"/>
            </w:pPr>
            <w:r w:rsidRPr="009227FA">
              <w:t>uses openflow-configuration-point-grouping;</w:t>
            </w:r>
          </w:p>
          <w:p w14:paraId="1A23F608" w14:textId="77777777" w:rsidR="00F71F36" w:rsidRPr="009227FA" w:rsidRDefault="00F71F36" w:rsidP="00011096">
            <w:pPr>
              <w:pStyle w:val="XML4"/>
            </w:pPr>
            <w:r w:rsidRPr="009227FA">
              <w:t>}</w:t>
            </w:r>
          </w:p>
          <w:p w14:paraId="70A2625A" w14:textId="77777777" w:rsidR="00F71F36" w:rsidRPr="009227FA" w:rsidRDefault="00F71F36" w:rsidP="00011096">
            <w:pPr>
              <w:pStyle w:val="XML3"/>
            </w:pPr>
            <w:r w:rsidRPr="009227FA">
              <w:t>}</w:t>
            </w:r>
          </w:p>
          <w:p w14:paraId="20A4018C" w14:textId="77777777" w:rsidR="00F71F36" w:rsidRPr="009227FA" w:rsidRDefault="00F71F36" w:rsidP="00011096">
            <w:pPr>
              <w:pStyle w:val="XML3"/>
            </w:pPr>
            <w:r w:rsidRPr="009227FA">
              <w:t>container resources {</w:t>
            </w:r>
          </w:p>
          <w:p w14:paraId="4EDC0C3C" w14:textId="77777777" w:rsidR="00F71F36" w:rsidRPr="009227FA" w:rsidRDefault="00F71F36" w:rsidP="00011096">
            <w:pPr>
              <w:pStyle w:val="XML4"/>
            </w:pPr>
            <w:proofErr w:type="gramStart"/>
            <w:r w:rsidRPr="009227FA">
              <w:t>description</w:t>
            </w:r>
            <w:proofErr w:type="gramEnd"/>
            <w:r w:rsidRPr="009227FA">
              <w:t xml:space="preserve"> "A lists containing all resources of the OpenFlow Capable Switch.";</w:t>
            </w:r>
          </w:p>
          <w:p w14:paraId="6ACE325C" w14:textId="77777777" w:rsidR="00F71F36" w:rsidRPr="009227FA" w:rsidRDefault="00F71F36" w:rsidP="00011096">
            <w:pPr>
              <w:pStyle w:val="XML4"/>
            </w:pPr>
            <w:r w:rsidRPr="009227FA">
              <w:t>list port {</w:t>
            </w:r>
          </w:p>
          <w:p w14:paraId="036EE817" w14:textId="77777777" w:rsidR="00F71F36" w:rsidRPr="009C250D" w:rsidRDefault="00F71F36" w:rsidP="00011096">
            <w:pPr>
              <w:pStyle w:val="XML5"/>
            </w:pPr>
            <w:r w:rsidRPr="009227FA">
              <w:t xml:space="preserve">must "features/current/rate != </w:t>
            </w:r>
            <w:r w:rsidRPr="009C250D">
              <w:t>'other' or " +</w:t>
            </w:r>
          </w:p>
          <w:p w14:paraId="50CA66CA" w14:textId="77777777" w:rsidR="00F71F36" w:rsidRPr="003C232C" w:rsidRDefault="00F71F36" w:rsidP="00011096">
            <w:pPr>
              <w:pStyle w:val="XML9"/>
              <w:rPr>
                <w:rFonts w:eastAsia="Times New Roman"/>
              </w:rPr>
            </w:pPr>
            <w:r w:rsidRPr="009227FA">
              <w:rPr>
                <w:rFonts w:eastAsia="Times New Roman"/>
              </w:rPr>
              <w:t>"(count(current-rate) = 1 and count(max-rate) = 1 and " +</w:t>
            </w:r>
          </w:p>
          <w:p w14:paraId="7FD62234" w14:textId="77777777" w:rsidR="00F71F36" w:rsidRPr="003C232C" w:rsidRDefault="00F71F36" w:rsidP="00011096">
            <w:pPr>
              <w:pStyle w:val="XML9"/>
              <w:rPr>
                <w:rFonts w:eastAsia="Times New Roman"/>
              </w:rPr>
            </w:pPr>
            <w:r w:rsidRPr="009227FA">
              <w:rPr>
                <w:rFonts w:eastAsia="Times New Roman"/>
              </w:rPr>
              <w:t>" current-rate &gt; 0 and max-rate &gt; 0)" {</w:t>
            </w:r>
          </w:p>
          <w:p w14:paraId="54EB2864" w14:textId="77777777" w:rsidR="00F71F36" w:rsidRPr="009227FA" w:rsidRDefault="00F71F36" w:rsidP="00011096">
            <w:pPr>
              <w:pStyle w:val="XML6"/>
            </w:pPr>
            <w:r w:rsidRPr="009227FA">
              <w:t>error-message "current-rate and max-rate must be specified and greater than 0 if rate equals 'other'";</w:t>
            </w:r>
          </w:p>
          <w:p w14:paraId="5C7955C6" w14:textId="77777777" w:rsidR="00F71F36" w:rsidRPr="009227FA" w:rsidRDefault="00F71F36" w:rsidP="00011096">
            <w:pPr>
              <w:pStyle w:val="XML6"/>
            </w:pPr>
            <w:proofErr w:type="gramStart"/>
            <w:r w:rsidRPr="009227FA">
              <w:t>description</w:t>
            </w:r>
            <w:proofErr w:type="gramEnd"/>
            <w:r w:rsidRPr="009227FA">
              <w:t xml:space="preserve"> "current-rate and max-rate can only be present if rate = 'other, see corresponding leaf descriptions. If rate = 'other', then both leafs must be set to values greater than zero.</w:t>
            </w:r>
            <w:proofErr w:type="gramStart"/>
            <w:r w:rsidRPr="009227FA">
              <w:t>";</w:t>
            </w:r>
            <w:proofErr w:type="gramEnd"/>
          </w:p>
          <w:p w14:paraId="35DC77C7" w14:textId="77777777" w:rsidR="00F71F36" w:rsidRPr="009227FA" w:rsidRDefault="00F71F36" w:rsidP="00011096">
            <w:pPr>
              <w:pStyle w:val="XML5"/>
            </w:pPr>
            <w:r w:rsidRPr="009227FA">
              <w:t>}</w:t>
            </w:r>
          </w:p>
          <w:p w14:paraId="65EBE7E1" w14:textId="77777777" w:rsidR="00F71F36" w:rsidRPr="009227FA" w:rsidRDefault="00F71F36" w:rsidP="00011096">
            <w:pPr>
              <w:pStyle w:val="XML5"/>
            </w:pPr>
            <w:r w:rsidRPr="009227FA">
              <w:t>key "resource-id";</w:t>
            </w:r>
          </w:p>
          <w:p w14:paraId="262B93BB" w14:textId="77777777" w:rsidR="00F71F36" w:rsidRPr="009227FA" w:rsidRDefault="00F71F36" w:rsidP="00011096">
            <w:pPr>
              <w:pStyle w:val="XML5"/>
            </w:pPr>
            <w:r w:rsidRPr="009227FA">
              <w:t>unique "resource-id";</w:t>
            </w:r>
          </w:p>
          <w:p w14:paraId="70CF4379" w14:textId="77777777" w:rsidR="00F71F36" w:rsidRPr="009227FA" w:rsidRDefault="00F71F36" w:rsidP="00011096">
            <w:pPr>
              <w:pStyle w:val="XML5"/>
            </w:pPr>
            <w:proofErr w:type="gramStart"/>
            <w:r w:rsidRPr="009227FA">
              <w:t>description</w:t>
            </w:r>
            <w:proofErr w:type="gramEnd"/>
            <w:r w:rsidRPr="009227FA">
              <w:t xml:space="preserve"> "The list contains all port resources of the OpenFlow Capable Switch.";</w:t>
            </w:r>
          </w:p>
          <w:p w14:paraId="5A5C714A" w14:textId="77777777" w:rsidR="00F71F36" w:rsidRPr="009227FA" w:rsidRDefault="00F71F36" w:rsidP="00011096">
            <w:pPr>
              <w:pStyle w:val="XML5"/>
            </w:pPr>
            <w:r w:rsidRPr="009227FA">
              <w:t>uses openflow-port-resource-grouping;</w:t>
            </w:r>
          </w:p>
          <w:p w14:paraId="2773194C" w14:textId="77777777" w:rsidR="00F71F36" w:rsidRPr="009227FA" w:rsidRDefault="00F71F36" w:rsidP="00011096">
            <w:pPr>
              <w:pStyle w:val="XML4"/>
            </w:pPr>
            <w:r w:rsidRPr="009227FA">
              <w:t>}</w:t>
            </w:r>
          </w:p>
          <w:p w14:paraId="059E444A" w14:textId="77777777" w:rsidR="00F71F36" w:rsidRPr="009227FA" w:rsidRDefault="00F71F36" w:rsidP="00011096">
            <w:pPr>
              <w:pStyle w:val="XML4"/>
            </w:pPr>
            <w:r w:rsidRPr="009227FA">
              <w:t>list queue {</w:t>
            </w:r>
          </w:p>
          <w:p w14:paraId="23AE8FE5" w14:textId="77777777" w:rsidR="00F71F36" w:rsidRPr="009227FA" w:rsidRDefault="00F71F36" w:rsidP="00011096">
            <w:pPr>
              <w:pStyle w:val="XML5"/>
            </w:pPr>
            <w:r w:rsidRPr="009227FA">
              <w:t>key "resource-id";</w:t>
            </w:r>
          </w:p>
          <w:p w14:paraId="7AD302D4" w14:textId="77777777" w:rsidR="00F71F36" w:rsidRPr="009227FA" w:rsidRDefault="00F71F36" w:rsidP="00011096">
            <w:pPr>
              <w:pStyle w:val="XML5"/>
            </w:pPr>
            <w:r w:rsidRPr="009227FA">
              <w:t>unique "resource-id";</w:t>
            </w:r>
          </w:p>
          <w:p w14:paraId="0C207987" w14:textId="77777777" w:rsidR="00F71F36" w:rsidRPr="009227FA" w:rsidRDefault="00F71F36" w:rsidP="00011096">
            <w:pPr>
              <w:pStyle w:val="XML5"/>
            </w:pPr>
            <w:proofErr w:type="gramStart"/>
            <w:r w:rsidRPr="009227FA">
              <w:t>description</w:t>
            </w:r>
            <w:proofErr w:type="gramEnd"/>
            <w:r w:rsidRPr="009227FA">
              <w:t xml:space="preserve"> "The list contains all queue resources of the OpenFlow Capable Switch.";</w:t>
            </w:r>
          </w:p>
          <w:p w14:paraId="54E2E2EB" w14:textId="77777777" w:rsidR="00F71F36" w:rsidRPr="009227FA" w:rsidRDefault="00F71F36" w:rsidP="00011096">
            <w:pPr>
              <w:pStyle w:val="XML5"/>
            </w:pPr>
            <w:r w:rsidRPr="009227FA">
              <w:t>uses openflow-queue-resource-grouping;</w:t>
            </w:r>
          </w:p>
          <w:p w14:paraId="1F283806" w14:textId="77777777" w:rsidR="00F71F36" w:rsidRDefault="00F71F36" w:rsidP="00011096">
            <w:pPr>
              <w:pStyle w:val="XML4"/>
            </w:pPr>
            <w:r w:rsidRPr="009227FA">
              <w:t>}</w:t>
            </w:r>
          </w:p>
          <w:p w14:paraId="455B9445" w14:textId="5E753C48" w:rsidR="008B56E6" w:rsidRDefault="008B56E6" w:rsidP="008B56E6">
            <w:pPr>
              <w:pStyle w:val="XML4"/>
            </w:pPr>
            <w:r>
              <w:t>list owned-certificate {</w:t>
            </w:r>
          </w:p>
          <w:p w14:paraId="6553F8CD" w14:textId="0473B722" w:rsidR="008B56E6" w:rsidRDefault="008B56E6" w:rsidP="004165BB">
            <w:pPr>
              <w:pStyle w:val="XML5"/>
            </w:pPr>
            <w:r>
              <w:t>key "resource-id";</w:t>
            </w:r>
          </w:p>
          <w:p w14:paraId="617CB33A" w14:textId="1E98A875" w:rsidR="008B56E6" w:rsidRDefault="008B56E6" w:rsidP="004165BB">
            <w:pPr>
              <w:pStyle w:val="XML5"/>
            </w:pPr>
            <w:r>
              <w:t>unique "resource-id";</w:t>
            </w:r>
          </w:p>
          <w:p w14:paraId="4EDE8EAD" w14:textId="678C0040" w:rsidR="008B56E6" w:rsidRDefault="008B56E6" w:rsidP="004165BB">
            <w:pPr>
              <w:pStyle w:val="XML5"/>
            </w:pPr>
            <w:proofErr w:type="gramStart"/>
            <w:r>
              <w:t>description</w:t>
            </w:r>
            <w:proofErr w:type="gramEnd"/>
            <w:r>
              <w:t xml:space="preserve"> "The list contains all owned certificate resources of the OpenFlow Capable Switch.";</w:t>
            </w:r>
          </w:p>
          <w:p w14:paraId="4B14574B" w14:textId="2C72480C" w:rsidR="008B56E6" w:rsidRDefault="008B56E6" w:rsidP="004165BB">
            <w:pPr>
              <w:pStyle w:val="XML5"/>
            </w:pPr>
            <w:r>
              <w:t>uses openflow-owned-certificate-grouping;</w:t>
            </w:r>
          </w:p>
          <w:p w14:paraId="6665A6EB" w14:textId="08A069AD" w:rsidR="008B56E6" w:rsidRDefault="008B56E6" w:rsidP="008B56E6">
            <w:pPr>
              <w:pStyle w:val="XML4"/>
            </w:pPr>
            <w:r>
              <w:t>}</w:t>
            </w:r>
          </w:p>
          <w:p w14:paraId="64C17AEF" w14:textId="7B60D975" w:rsidR="008B56E6" w:rsidRDefault="008B56E6" w:rsidP="008B56E6">
            <w:pPr>
              <w:pStyle w:val="XML4"/>
            </w:pPr>
            <w:r>
              <w:t>list external-certificate {</w:t>
            </w:r>
          </w:p>
          <w:p w14:paraId="6D95FC70" w14:textId="70C700CB" w:rsidR="008B56E6" w:rsidRDefault="008B56E6" w:rsidP="004165BB">
            <w:pPr>
              <w:pStyle w:val="XML5"/>
            </w:pPr>
            <w:r>
              <w:t>key "resource-id";</w:t>
            </w:r>
          </w:p>
          <w:p w14:paraId="2E0237D2" w14:textId="62DDA2EE" w:rsidR="008B56E6" w:rsidRDefault="008B56E6" w:rsidP="004165BB">
            <w:pPr>
              <w:pStyle w:val="XML5"/>
            </w:pPr>
            <w:r>
              <w:t>unique "resource-id";</w:t>
            </w:r>
          </w:p>
          <w:p w14:paraId="55BBEA2F" w14:textId="402DD5C2" w:rsidR="008B56E6" w:rsidRDefault="008B56E6" w:rsidP="004165BB">
            <w:pPr>
              <w:pStyle w:val="XML5"/>
            </w:pPr>
            <w:proofErr w:type="gramStart"/>
            <w:r>
              <w:lastRenderedPageBreak/>
              <w:t>description</w:t>
            </w:r>
            <w:proofErr w:type="gramEnd"/>
            <w:r>
              <w:t xml:space="preserve"> "The list contains all external certificate resources of the OpenFlow Capable Switch.";</w:t>
            </w:r>
          </w:p>
          <w:p w14:paraId="2513DF46" w14:textId="3F9194AA" w:rsidR="008B56E6" w:rsidRDefault="008B56E6" w:rsidP="004165BB">
            <w:pPr>
              <w:pStyle w:val="XML5"/>
            </w:pPr>
            <w:r>
              <w:t>uses openflow-external-certificate-grouping;</w:t>
            </w:r>
          </w:p>
          <w:p w14:paraId="35F6A0F6" w14:textId="6EF94965" w:rsidR="008B56E6" w:rsidRPr="009227FA" w:rsidRDefault="008B56E6" w:rsidP="008B56E6">
            <w:pPr>
              <w:pStyle w:val="XML4"/>
            </w:pPr>
            <w:r>
              <w:t>}</w:t>
            </w:r>
          </w:p>
          <w:p w14:paraId="181B584C" w14:textId="1E56CD10" w:rsidR="002E7483" w:rsidRPr="009227FA" w:rsidRDefault="00D54400" w:rsidP="00011096">
            <w:pPr>
              <w:pStyle w:val="XML4"/>
            </w:pPr>
            <w:r w:rsidRPr="009227FA">
              <w:t>l</w:t>
            </w:r>
            <w:r w:rsidR="002E7483" w:rsidRPr="009227FA">
              <w:t>ist flow-table {</w:t>
            </w:r>
          </w:p>
          <w:p w14:paraId="62684E0E" w14:textId="3C01DBEF" w:rsidR="002E7483" w:rsidRPr="009227FA" w:rsidRDefault="002E7483" w:rsidP="002E7483">
            <w:pPr>
              <w:pStyle w:val="XML5"/>
            </w:pPr>
            <w:r w:rsidRPr="009227FA">
              <w:t>key "resource-id";</w:t>
            </w:r>
          </w:p>
          <w:p w14:paraId="56875DC1" w14:textId="60A698E5" w:rsidR="002E7483" w:rsidRPr="009227FA" w:rsidRDefault="002E7483" w:rsidP="002E7483">
            <w:pPr>
              <w:pStyle w:val="XML5"/>
            </w:pPr>
            <w:r w:rsidRPr="009227FA">
              <w:t>unique "resource-id";</w:t>
            </w:r>
          </w:p>
          <w:p w14:paraId="222499D2" w14:textId="6B0C6386" w:rsidR="002E7483" w:rsidRPr="009227FA" w:rsidRDefault="002E7483" w:rsidP="002E7483">
            <w:pPr>
              <w:pStyle w:val="XML5"/>
            </w:pPr>
            <w:proofErr w:type="gramStart"/>
            <w:r w:rsidRPr="009227FA">
              <w:t>description</w:t>
            </w:r>
            <w:proofErr w:type="gramEnd"/>
            <w:r w:rsidRPr="009227FA">
              <w:t xml:space="preserve"> "The list contains all flow table resources of the OpenFlow Capable Switch.";</w:t>
            </w:r>
          </w:p>
          <w:p w14:paraId="328D8A9A" w14:textId="1D756932" w:rsidR="002E7483" w:rsidRPr="009227FA" w:rsidRDefault="002E7483" w:rsidP="00A21E86">
            <w:pPr>
              <w:pStyle w:val="XML5"/>
            </w:pPr>
            <w:r w:rsidRPr="009227FA">
              <w:t>uses openflow-flow-table-resource-grouping;</w:t>
            </w:r>
          </w:p>
          <w:p w14:paraId="6C171C45" w14:textId="148EB2A0" w:rsidR="002E7483" w:rsidRPr="009227FA" w:rsidRDefault="002E7483">
            <w:pPr>
              <w:pStyle w:val="XML4"/>
            </w:pPr>
            <w:r w:rsidRPr="009227FA">
              <w:t>}</w:t>
            </w:r>
          </w:p>
          <w:p w14:paraId="64FA122C" w14:textId="77777777" w:rsidR="00F71F36" w:rsidRPr="009227FA" w:rsidRDefault="00F71F36" w:rsidP="00011096">
            <w:pPr>
              <w:pStyle w:val="XML3"/>
            </w:pPr>
            <w:r w:rsidRPr="009227FA">
              <w:t>}</w:t>
            </w:r>
          </w:p>
          <w:p w14:paraId="68981393" w14:textId="77777777" w:rsidR="00F71F36" w:rsidRPr="009227FA" w:rsidRDefault="00F71F36" w:rsidP="00011096">
            <w:pPr>
              <w:pStyle w:val="XML3"/>
            </w:pPr>
            <w:r w:rsidRPr="009227FA">
              <w:t>container logical-switches {</w:t>
            </w:r>
          </w:p>
          <w:p w14:paraId="2D33D654" w14:textId="77777777" w:rsidR="00F71F36" w:rsidRPr="009227FA" w:rsidRDefault="00F71F36" w:rsidP="00011096">
            <w:pPr>
              <w:pStyle w:val="XML4"/>
            </w:pPr>
            <w:proofErr w:type="gramStart"/>
            <w:r w:rsidRPr="009227FA">
              <w:t>description</w:t>
            </w:r>
            <w:proofErr w:type="gramEnd"/>
            <w:r w:rsidRPr="009227FA">
              <w:t xml:space="preserve"> "This element contains all OpenFlow Logical Switches on the OpenFlow Capable Switch.";</w:t>
            </w:r>
          </w:p>
          <w:p w14:paraId="38B22BE2" w14:textId="77777777" w:rsidR="00F71F36" w:rsidRPr="009227FA" w:rsidRDefault="00F71F36" w:rsidP="00011096">
            <w:pPr>
              <w:pStyle w:val="XML4"/>
            </w:pPr>
            <w:r w:rsidRPr="009227FA">
              <w:t>list switch {</w:t>
            </w:r>
          </w:p>
          <w:p w14:paraId="264A4F00" w14:textId="77777777" w:rsidR="00F71F36" w:rsidRPr="009227FA" w:rsidRDefault="00F71F36" w:rsidP="00011096">
            <w:pPr>
              <w:pStyle w:val="XML5"/>
            </w:pPr>
            <w:r w:rsidRPr="009227FA">
              <w:t>key "id";</w:t>
            </w:r>
          </w:p>
          <w:p w14:paraId="0BC57AEF" w14:textId="77777777" w:rsidR="00F71F36" w:rsidRPr="009227FA" w:rsidRDefault="00F71F36" w:rsidP="00011096">
            <w:pPr>
              <w:pStyle w:val="XML5"/>
            </w:pPr>
            <w:r w:rsidRPr="009227FA">
              <w:t>unique "id";</w:t>
            </w:r>
          </w:p>
          <w:p w14:paraId="3209E4B0" w14:textId="77777777" w:rsidR="00F71F36" w:rsidRPr="009227FA" w:rsidRDefault="00F71F36" w:rsidP="00011096">
            <w:pPr>
              <w:pStyle w:val="XML5"/>
            </w:pPr>
            <w:proofErr w:type="gramStart"/>
            <w:r w:rsidRPr="009227FA">
              <w:t>description</w:t>
            </w:r>
            <w:proofErr w:type="gramEnd"/>
            <w:r w:rsidRPr="009227FA">
              <w:t xml:space="preserve"> "The list of all OpenFlow Logical Switches on the OpenFlow Capable Switch.";</w:t>
            </w:r>
          </w:p>
          <w:p w14:paraId="409700D0" w14:textId="77777777" w:rsidR="00F71F36" w:rsidRPr="009227FA" w:rsidRDefault="00F71F36" w:rsidP="00011096">
            <w:pPr>
              <w:pStyle w:val="XML5"/>
            </w:pPr>
            <w:r w:rsidRPr="009227FA">
              <w:t>uses openflow-logical-switch-grouping;</w:t>
            </w:r>
          </w:p>
          <w:p w14:paraId="7C071356" w14:textId="77777777" w:rsidR="00F71F36" w:rsidRPr="003C232C" w:rsidRDefault="00F71F36" w:rsidP="00011096">
            <w:pPr>
              <w:pStyle w:val="XML4"/>
              <w:rPr>
                <w:lang w:val="de-DE"/>
              </w:rPr>
            </w:pPr>
            <w:r w:rsidRPr="003C232C">
              <w:rPr>
                <w:lang w:val="de-DE"/>
              </w:rPr>
              <w:t>}</w:t>
            </w:r>
          </w:p>
          <w:p w14:paraId="367DBA09" w14:textId="77777777" w:rsidR="00F71F36" w:rsidRPr="003C232C" w:rsidRDefault="00F71F36" w:rsidP="00011096">
            <w:pPr>
              <w:pStyle w:val="XML3"/>
              <w:rPr>
                <w:lang w:val="de-DE"/>
              </w:rPr>
            </w:pPr>
            <w:r w:rsidRPr="003C232C">
              <w:rPr>
                <w:lang w:val="de-DE"/>
              </w:rPr>
              <w:t>}</w:t>
            </w:r>
          </w:p>
          <w:p w14:paraId="1056C569" w14:textId="77777777" w:rsidR="00F71F36" w:rsidRPr="003C232C" w:rsidRDefault="00F71F36" w:rsidP="00011096">
            <w:pPr>
              <w:pStyle w:val="XML2"/>
              <w:rPr>
                <w:lang w:val="de-DE"/>
              </w:rPr>
            </w:pPr>
            <w:r w:rsidRPr="003C232C">
              <w:rPr>
                <w:lang w:val="de-DE"/>
              </w:rPr>
              <w:t>}</w:t>
            </w:r>
          </w:p>
          <w:p w14:paraId="6BE01453" w14:textId="77777777" w:rsidR="00F71F36" w:rsidRPr="003C232C" w:rsidRDefault="00F71F36" w:rsidP="00011096">
            <w:pPr>
              <w:pStyle w:val="XML1"/>
              <w:rPr>
                <w:lang w:val="de-DE"/>
              </w:rPr>
            </w:pPr>
            <w:r w:rsidRPr="003C232C">
              <w:rPr>
                <w:lang w:val="de-DE"/>
              </w:rPr>
              <w:t>}</w:t>
            </w:r>
          </w:p>
        </w:tc>
      </w:tr>
    </w:tbl>
    <w:p w14:paraId="45223608" w14:textId="77777777" w:rsidR="00F71F36" w:rsidRPr="009F1B7D" w:rsidRDefault="00F71F36" w:rsidP="007D61A9">
      <w:pPr>
        <w:pStyle w:val="Appx"/>
      </w:pPr>
      <w:bookmarkStart w:id="192" w:name="_Toc315954033"/>
      <w:bookmarkStart w:id="193" w:name="_Toc316542543"/>
      <w:bookmarkStart w:id="194" w:name="_Toc320556759"/>
      <w:r w:rsidRPr="00DB42FD">
        <w:lastRenderedPageBreak/>
        <w:t>Bibliography</w:t>
      </w:r>
      <w:bookmarkEnd w:id="192"/>
      <w:bookmarkEnd w:id="193"/>
      <w:bookmarkEnd w:id="194"/>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41400546" w14:textId="77777777" w:rsidR="00F71F36" w:rsidRPr="00902573" w:rsidRDefault="00F71F36" w:rsidP="007D61A9">
      <w:pPr>
        <w:pStyle w:val="Appx"/>
      </w:pPr>
      <w:bookmarkStart w:id="195" w:name="_Toc315954034"/>
      <w:bookmarkStart w:id="196" w:name="_Toc316542544"/>
      <w:bookmarkStart w:id="197" w:name="_Toc320556760"/>
      <w:r w:rsidRPr="00DB42FD">
        <w:t>Revision History</w:t>
      </w:r>
      <w:bookmarkEnd w:id="195"/>
      <w:bookmarkEnd w:id="196"/>
      <w:bookmarkEnd w:id="197"/>
    </w:p>
    <w:tbl>
      <w:tblPr>
        <w:tblStyle w:val="TableGrid"/>
        <w:tblW w:w="0" w:type="auto"/>
        <w:tblLook w:val="04A0" w:firstRow="1" w:lastRow="0" w:firstColumn="1" w:lastColumn="0" w:noHBand="0" w:noVBand="1"/>
      </w:tblPr>
      <w:tblGrid>
        <w:gridCol w:w="1168"/>
        <w:gridCol w:w="1191"/>
        <w:gridCol w:w="1439"/>
        <w:gridCol w:w="5778"/>
      </w:tblGrid>
      <w:tr w:rsidR="005A64C7" w:rsidRPr="009F1B7D" w14:paraId="627EFEBC" w14:textId="77777777" w:rsidTr="005A64C7">
        <w:tc>
          <w:tcPr>
            <w:tcW w:w="1168" w:type="dxa"/>
          </w:tcPr>
          <w:p w14:paraId="50173229" w14:textId="77777777" w:rsidR="005A64C7" w:rsidRPr="009F1B7D" w:rsidRDefault="005A64C7" w:rsidP="00920140">
            <w:pPr>
              <w:spacing w:after="200" w:line="276" w:lineRule="auto"/>
              <w:rPr>
                <w:b/>
              </w:rPr>
            </w:pPr>
            <w:r w:rsidRPr="00DB42FD">
              <w:rPr>
                <w:b/>
              </w:rPr>
              <w:t>Version</w:t>
            </w:r>
          </w:p>
        </w:tc>
        <w:tc>
          <w:tcPr>
            <w:tcW w:w="1191" w:type="dxa"/>
          </w:tcPr>
          <w:p w14:paraId="24EC1FAB" w14:textId="77777777" w:rsidR="005A64C7" w:rsidRPr="009F1B7D" w:rsidRDefault="005A64C7" w:rsidP="00920140">
            <w:pPr>
              <w:spacing w:after="200" w:line="276" w:lineRule="auto"/>
              <w:rPr>
                <w:b/>
              </w:rPr>
            </w:pPr>
            <w:r w:rsidRPr="00DB42FD">
              <w:rPr>
                <w:b/>
              </w:rPr>
              <w:t>Date</w:t>
            </w:r>
          </w:p>
        </w:tc>
        <w:tc>
          <w:tcPr>
            <w:tcW w:w="1439" w:type="dxa"/>
          </w:tcPr>
          <w:p w14:paraId="1187B59F" w14:textId="77777777" w:rsidR="005A64C7" w:rsidRPr="00DB42FD" w:rsidRDefault="005A64C7" w:rsidP="00920140">
            <w:pPr>
              <w:spacing w:line="276" w:lineRule="auto"/>
              <w:rPr>
                <w:b/>
              </w:rPr>
            </w:pPr>
            <w:r>
              <w:rPr>
                <w:b/>
              </w:rPr>
              <w:t>Author</w:t>
            </w:r>
          </w:p>
        </w:tc>
        <w:tc>
          <w:tcPr>
            <w:tcW w:w="5778" w:type="dxa"/>
          </w:tcPr>
          <w:p w14:paraId="1E4F47B7" w14:textId="77777777" w:rsidR="005A64C7" w:rsidRPr="009F1B7D" w:rsidRDefault="005A64C7" w:rsidP="00920140">
            <w:pPr>
              <w:spacing w:after="200" w:line="276" w:lineRule="auto"/>
              <w:rPr>
                <w:b/>
              </w:rPr>
            </w:pPr>
            <w:r w:rsidRPr="00DB42FD">
              <w:rPr>
                <w:b/>
              </w:rPr>
              <w:t>Notes</w:t>
            </w:r>
          </w:p>
        </w:tc>
      </w:tr>
      <w:tr w:rsidR="005A64C7" w:rsidRPr="009F1B7D" w14:paraId="52626532" w14:textId="77777777" w:rsidTr="005A64C7">
        <w:tc>
          <w:tcPr>
            <w:tcW w:w="1168" w:type="dxa"/>
          </w:tcPr>
          <w:p w14:paraId="3CFF6889" w14:textId="77777777" w:rsidR="005A64C7" w:rsidRPr="009F1B7D" w:rsidRDefault="005A64C7" w:rsidP="00920140">
            <w:r>
              <w:t>rev1</w:t>
            </w:r>
          </w:p>
        </w:tc>
        <w:tc>
          <w:tcPr>
            <w:tcW w:w="1191" w:type="dxa"/>
          </w:tcPr>
          <w:p w14:paraId="2D5A1B60" w14:textId="77777777" w:rsidR="005A64C7" w:rsidRPr="00DB42FD" w:rsidRDefault="005A64C7" w:rsidP="00920140">
            <w:r>
              <w:t>2/11/12</w:t>
            </w:r>
          </w:p>
        </w:tc>
        <w:tc>
          <w:tcPr>
            <w:tcW w:w="1439" w:type="dxa"/>
          </w:tcPr>
          <w:p w14:paraId="74D8EFEA" w14:textId="77777777" w:rsidR="005A64C7" w:rsidRDefault="005A64C7" w:rsidP="00920140">
            <w:r>
              <w:t>Cyorke</w:t>
            </w:r>
          </w:p>
        </w:tc>
        <w:tc>
          <w:tcPr>
            <w:tcW w:w="5778" w:type="dxa"/>
          </w:tcPr>
          <w:p w14:paraId="4178CD22" w14:textId="77777777" w:rsidR="005A64C7" w:rsidRPr="00DB42FD" w:rsidRDefault="005A64C7" w:rsidP="00920140">
            <w:r>
              <w:t>Moved final 1.0 document to new template</w:t>
            </w:r>
          </w:p>
        </w:tc>
      </w:tr>
      <w:tr w:rsidR="005A64C7" w:rsidRPr="009F1B7D" w14:paraId="158A44EE" w14:textId="77777777" w:rsidTr="005A64C7">
        <w:tc>
          <w:tcPr>
            <w:tcW w:w="1168" w:type="dxa"/>
          </w:tcPr>
          <w:p w14:paraId="23D112D2" w14:textId="77777777" w:rsidR="005A64C7" w:rsidRPr="00DB42FD" w:rsidRDefault="00C40C22" w:rsidP="00920140">
            <w:r>
              <w:t>r</w:t>
            </w:r>
            <w:r w:rsidR="005A64C7">
              <w:t>ev2</w:t>
            </w:r>
          </w:p>
        </w:tc>
        <w:tc>
          <w:tcPr>
            <w:tcW w:w="1191" w:type="dxa"/>
          </w:tcPr>
          <w:p w14:paraId="26CBCC18" w14:textId="77777777" w:rsidR="005A64C7" w:rsidRPr="00DB42FD" w:rsidRDefault="005A64C7" w:rsidP="00920140">
            <w:r>
              <w:t>3/4/12</w:t>
            </w:r>
          </w:p>
        </w:tc>
        <w:tc>
          <w:tcPr>
            <w:tcW w:w="1439" w:type="dxa"/>
          </w:tcPr>
          <w:p w14:paraId="73618B55" w14:textId="77777777" w:rsidR="005A64C7" w:rsidRPr="00DB42FD" w:rsidRDefault="005A64C7" w:rsidP="00920140">
            <w:r>
              <w:t>Chuan</w:t>
            </w:r>
          </w:p>
        </w:tc>
        <w:tc>
          <w:tcPr>
            <w:tcW w:w="5778" w:type="dxa"/>
          </w:tcPr>
          <w:p w14:paraId="002B3B30" w14:textId="77777777" w:rsidR="005A64C7" w:rsidRPr="00DB42FD" w:rsidRDefault="005A64C7" w:rsidP="00920140">
            <w:r>
              <w:t>Added sections 8.1 and 8.2</w:t>
            </w:r>
          </w:p>
        </w:tc>
      </w:tr>
      <w:tr w:rsidR="00C40C22" w:rsidRPr="009F1B7D" w14:paraId="3B2DE4B4" w14:textId="77777777" w:rsidTr="005A64C7">
        <w:tc>
          <w:tcPr>
            <w:tcW w:w="1168" w:type="dxa"/>
          </w:tcPr>
          <w:p w14:paraId="7483238B" w14:textId="77777777" w:rsidR="00C40C22" w:rsidRDefault="00C40C22" w:rsidP="00920140">
            <w:r>
              <w:t>rev3</w:t>
            </w:r>
          </w:p>
        </w:tc>
        <w:tc>
          <w:tcPr>
            <w:tcW w:w="1191" w:type="dxa"/>
          </w:tcPr>
          <w:p w14:paraId="65F785D5" w14:textId="77777777" w:rsidR="00C40C22" w:rsidRDefault="00C40C22" w:rsidP="00920140">
            <w:r w:rsidRPr="00C40C22">
              <w:t>3/4/12</w:t>
            </w:r>
          </w:p>
        </w:tc>
        <w:tc>
          <w:tcPr>
            <w:tcW w:w="1439" w:type="dxa"/>
          </w:tcPr>
          <w:p w14:paraId="63D635D6" w14:textId="77777777" w:rsidR="00C40C22" w:rsidRDefault="00C40C22" w:rsidP="00920140">
            <w:r>
              <w:t>Stu</w:t>
            </w:r>
          </w:p>
        </w:tc>
        <w:tc>
          <w:tcPr>
            <w:tcW w:w="5778" w:type="dxa"/>
          </w:tcPr>
          <w:p w14:paraId="2BDC3D71" w14:textId="77777777" w:rsidR="00C40C22" w:rsidRDefault="00C40C22" w:rsidP="00920140">
            <w:r>
              <w:t>Edited the UML diagram and updated the XML for 7.3</w:t>
            </w:r>
          </w:p>
        </w:tc>
      </w:tr>
      <w:tr w:rsidR="003234D5" w:rsidRPr="009F1B7D" w14:paraId="6B32558C" w14:textId="77777777" w:rsidTr="005A64C7">
        <w:tc>
          <w:tcPr>
            <w:tcW w:w="1168" w:type="dxa"/>
          </w:tcPr>
          <w:p w14:paraId="6AABA042" w14:textId="0C677676" w:rsidR="003234D5" w:rsidRDefault="00BC3490" w:rsidP="00920140">
            <w:r>
              <w:t>r</w:t>
            </w:r>
            <w:r w:rsidR="003234D5">
              <w:t>ev4</w:t>
            </w:r>
          </w:p>
        </w:tc>
        <w:tc>
          <w:tcPr>
            <w:tcW w:w="1191" w:type="dxa"/>
          </w:tcPr>
          <w:p w14:paraId="55300022" w14:textId="77777777" w:rsidR="003234D5" w:rsidRPr="00C40C22" w:rsidRDefault="003234D5" w:rsidP="00920140">
            <w:r w:rsidRPr="00C40C22">
              <w:t>3/4/12</w:t>
            </w:r>
          </w:p>
        </w:tc>
        <w:tc>
          <w:tcPr>
            <w:tcW w:w="1439" w:type="dxa"/>
          </w:tcPr>
          <w:p w14:paraId="2D81F15E" w14:textId="77777777" w:rsidR="003234D5" w:rsidRDefault="003234D5" w:rsidP="00920140">
            <w:r>
              <w:t>Carl</w:t>
            </w:r>
          </w:p>
        </w:tc>
        <w:tc>
          <w:tcPr>
            <w:tcW w:w="5778" w:type="dxa"/>
          </w:tcPr>
          <w:p w14:paraId="6D1574E5" w14:textId="77777777" w:rsidR="003234D5" w:rsidRDefault="003234D5" w:rsidP="003234D5">
            <w:r>
              <w:t>Accepted Stu’s changes and fixed formatting in 7.3</w:t>
            </w:r>
          </w:p>
        </w:tc>
      </w:tr>
      <w:tr w:rsidR="00CB2136" w:rsidRPr="009F1B7D" w14:paraId="7085393F" w14:textId="77777777" w:rsidTr="005A64C7">
        <w:tc>
          <w:tcPr>
            <w:tcW w:w="1168" w:type="dxa"/>
          </w:tcPr>
          <w:p w14:paraId="11537854" w14:textId="79623F13" w:rsidR="00CB2136" w:rsidRDefault="00CB2136" w:rsidP="00920140">
            <w:r>
              <w:lastRenderedPageBreak/>
              <w:t>rev4b</w:t>
            </w:r>
          </w:p>
        </w:tc>
        <w:tc>
          <w:tcPr>
            <w:tcW w:w="1191" w:type="dxa"/>
          </w:tcPr>
          <w:p w14:paraId="4A3BD780" w14:textId="777F7108" w:rsidR="00CB2136" w:rsidRPr="00C40C22" w:rsidRDefault="00CB2136" w:rsidP="00920140">
            <w:r>
              <w:t>3/6/12</w:t>
            </w:r>
          </w:p>
        </w:tc>
        <w:tc>
          <w:tcPr>
            <w:tcW w:w="1439" w:type="dxa"/>
          </w:tcPr>
          <w:p w14:paraId="74C7310C" w14:textId="6F203B03" w:rsidR="00CB2136" w:rsidRDefault="00CB2136" w:rsidP="00920140">
            <w:r>
              <w:t>Stu</w:t>
            </w:r>
          </w:p>
        </w:tc>
        <w:tc>
          <w:tcPr>
            <w:tcW w:w="5778" w:type="dxa"/>
          </w:tcPr>
          <w:p w14:paraId="18B19A9D" w14:textId="1D1ADFB3" w:rsidR="00CB2136" w:rsidRPr="00CB2136" w:rsidRDefault="00CB2136" w:rsidP="003234D5">
            <w:pPr>
              <w:rPr>
                <w:b/>
              </w:rPr>
            </w:pPr>
            <w:r>
              <w:t xml:space="preserve">Updated 7.3.2 AND 7.3.3Added 7.4 </w:t>
            </w:r>
            <w:r w:rsidRPr="00CB2136">
              <w:t>Logical Switch Capabilities</w:t>
            </w:r>
            <w:r>
              <w:t>.</w:t>
            </w:r>
          </w:p>
        </w:tc>
      </w:tr>
      <w:tr w:rsidR="00BC3490" w:rsidRPr="009F1B7D" w14:paraId="343E706E" w14:textId="77777777" w:rsidTr="005A64C7">
        <w:tc>
          <w:tcPr>
            <w:tcW w:w="1168" w:type="dxa"/>
          </w:tcPr>
          <w:p w14:paraId="322423E6" w14:textId="20376B15" w:rsidR="00BC3490" w:rsidRDefault="00BC3490" w:rsidP="00920140">
            <w:r>
              <w:t>rev5</w:t>
            </w:r>
          </w:p>
        </w:tc>
        <w:tc>
          <w:tcPr>
            <w:tcW w:w="1191" w:type="dxa"/>
          </w:tcPr>
          <w:p w14:paraId="2F820F5D" w14:textId="0913D807" w:rsidR="00BC3490" w:rsidRPr="00C40C22" w:rsidRDefault="00BC3490" w:rsidP="00920140">
            <w:r>
              <w:t>3/6/12</w:t>
            </w:r>
          </w:p>
        </w:tc>
        <w:tc>
          <w:tcPr>
            <w:tcW w:w="1439" w:type="dxa"/>
          </w:tcPr>
          <w:p w14:paraId="2B943056" w14:textId="0D4FACE6" w:rsidR="00BC3490" w:rsidRDefault="00BC3490" w:rsidP="00920140">
            <w:r>
              <w:t>Juergen</w:t>
            </w:r>
          </w:p>
        </w:tc>
        <w:tc>
          <w:tcPr>
            <w:tcW w:w="5778" w:type="dxa"/>
          </w:tcPr>
          <w:p w14:paraId="6F0F2D01" w14:textId="52ACEE88" w:rsidR="00BC3490" w:rsidRDefault="00CB2136" w:rsidP="00CB2136">
            <w:pPr>
              <w:pStyle w:val="PlainText"/>
            </w:pPr>
            <w:r>
              <w:t>I</w:t>
            </w:r>
            <w:r w:rsidR="00BC3490">
              <w:t>ntegrate configuration of certificates for</w:t>
            </w:r>
            <w:r w:rsidR="00BC3490" w:rsidRPr="00BC3490">
              <w:t xml:space="preserve">TLS authentication between logical switch and controller. </w:t>
            </w:r>
            <w:r>
              <w:t>Updated t</w:t>
            </w:r>
            <w:r w:rsidR="00BC3490" w:rsidRPr="00BC3490">
              <w:t>extual descriptions, XML schemas, normative text, XML examples</w:t>
            </w:r>
            <w:r>
              <w:t>,</w:t>
            </w:r>
            <w:r w:rsidR="00BC3490" w:rsidRPr="00BC3490">
              <w:t xml:space="preserve"> XML schema in section 7 as well as in Appendix A.</w:t>
            </w:r>
          </w:p>
        </w:tc>
      </w:tr>
      <w:tr w:rsidR="00CB2136" w:rsidRPr="009F1B7D" w14:paraId="3D242BDC" w14:textId="77777777" w:rsidTr="005A64C7">
        <w:tc>
          <w:tcPr>
            <w:tcW w:w="1168" w:type="dxa"/>
          </w:tcPr>
          <w:p w14:paraId="1D72FA57" w14:textId="6D2DAE02" w:rsidR="00CB2136" w:rsidRDefault="00CB2136" w:rsidP="00920140">
            <w:r>
              <w:t>rev6</w:t>
            </w:r>
          </w:p>
        </w:tc>
        <w:tc>
          <w:tcPr>
            <w:tcW w:w="1191" w:type="dxa"/>
          </w:tcPr>
          <w:p w14:paraId="5EFAAB7A" w14:textId="68FC581E" w:rsidR="00CB2136" w:rsidRDefault="00CB2136" w:rsidP="00920140">
            <w:r>
              <w:t>3/6/12</w:t>
            </w:r>
          </w:p>
        </w:tc>
        <w:tc>
          <w:tcPr>
            <w:tcW w:w="1439" w:type="dxa"/>
          </w:tcPr>
          <w:p w14:paraId="51915949" w14:textId="33CD6EB6" w:rsidR="00CB2136" w:rsidRDefault="00CB2136" w:rsidP="00920140">
            <w:r>
              <w:t>Carl</w:t>
            </w:r>
          </w:p>
        </w:tc>
        <w:tc>
          <w:tcPr>
            <w:tcW w:w="5778" w:type="dxa"/>
          </w:tcPr>
          <w:p w14:paraId="501B29EC" w14:textId="30233B61" w:rsidR="00CB2136" w:rsidRDefault="00CB2136" w:rsidP="00CB2136">
            <w:pPr>
              <w:pStyle w:val="PlainText"/>
            </w:pPr>
            <w:r>
              <w:t xml:space="preserve">Accepted and formatted changes by Stu and Juergen. </w:t>
            </w:r>
          </w:p>
        </w:tc>
      </w:tr>
      <w:tr w:rsidR="008B674D" w:rsidRPr="009F1B7D" w14:paraId="3566C435" w14:textId="77777777" w:rsidTr="005A64C7">
        <w:tc>
          <w:tcPr>
            <w:tcW w:w="1168" w:type="dxa"/>
          </w:tcPr>
          <w:p w14:paraId="1B7128C2" w14:textId="72065CF2" w:rsidR="008B674D" w:rsidRDefault="00CC7451" w:rsidP="00920140">
            <w:r>
              <w:t>r</w:t>
            </w:r>
            <w:r w:rsidR="008B674D">
              <w:t>ev7</w:t>
            </w:r>
          </w:p>
        </w:tc>
        <w:tc>
          <w:tcPr>
            <w:tcW w:w="1191" w:type="dxa"/>
          </w:tcPr>
          <w:p w14:paraId="5F354F00" w14:textId="45395358" w:rsidR="008B674D" w:rsidRDefault="008B674D" w:rsidP="00920140">
            <w:r>
              <w:t>3/12/12</w:t>
            </w:r>
          </w:p>
        </w:tc>
        <w:tc>
          <w:tcPr>
            <w:tcW w:w="1439" w:type="dxa"/>
          </w:tcPr>
          <w:p w14:paraId="1B249981" w14:textId="433F3C0C" w:rsidR="008B674D" w:rsidRDefault="008B674D" w:rsidP="00920140">
            <w:r>
              <w:t>Thomas</w:t>
            </w:r>
          </w:p>
        </w:tc>
        <w:tc>
          <w:tcPr>
            <w:tcW w:w="5778" w:type="dxa"/>
          </w:tcPr>
          <w:p w14:paraId="6621AFEB" w14:textId="6BEF7378" w:rsidR="008B674D" w:rsidRDefault="008B674D" w:rsidP="00CB2136">
            <w:pPr>
              <w:pStyle w:val="PlainText"/>
            </w:pPr>
            <w:r>
              <w:t>Updated the XML schema for certificates</w:t>
            </w:r>
          </w:p>
        </w:tc>
      </w:tr>
      <w:tr w:rsidR="00CC7451" w:rsidRPr="009F1B7D" w14:paraId="048E7E8D" w14:textId="77777777" w:rsidTr="005A64C7">
        <w:tc>
          <w:tcPr>
            <w:tcW w:w="1168" w:type="dxa"/>
          </w:tcPr>
          <w:p w14:paraId="178D1397" w14:textId="1B036919" w:rsidR="00CC7451" w:rsidRDefault="00CC7451" w:rsidP="00920140">
            <w:r>
              <w:t>rev8</w:t>
            </w:r>
          </w:p>
        </w:tc>
        <w:tc>
          <w:tcPr>
            <w:tcW w:w="1191" w:type="dxa"/>
          </w:tcPr>
          <w:p w14:paraId="1A354DEB" w14:textId="7928AD1E" w:rsidR="00CC7451" w:rsidRDefault="00CC7451" w:rsidP="00920140">
            <w:r>
              <w:t>3/13/13</w:t>
            </w:r>
          </w:p>
        </w:tc>
        <w:tc>
          <w:tcPr>
            <w:tcW w:w="1439" w:type="dxa"/>
          </w:tcPr>
          <w:p w14:paraId="09FADD7B" w14:textId="288645D2" w:rsidR="00CC7451" w:rsidRDefault="00CC7451" w:rsidP="00920140">
            <w:r>
              <w:t>Chuan</w:t>
            </w:r>
          </w:p>
        </w:tc>
        <w:tc>
          <w:tcPr>
            <w:tcW w:w="5778" w:type="dxa"/>
          </w:tcPr>
          <w:p w14:paraId="780F787E" w14:textId="24901595" w:rsidR="00CC7451" w:rsidRDefault="00CC7451" w:rsidP="00CB2136">
            <w:pPr>
              <w:pStyle w:val="PlainText"/>
            </w:pPr>
            <w:r>
              <w:t>Added section 7.12. Moved all flow table capability items to flow table object. Updated all related XML schema and YANG models</w:t>
            </w:r>
            <w:r w:rsidR="0019250C">
              <w:t>.</w:t>
            </w:r>
          </w:p>
        </w:tc>
      </w:tr>
      <w:tr w:rsidR="0019250C" w:rsidRPr="009F1B7D" w14:paraId="1D9E5B77" w14:textId="77777777" w:rsidTr="005A64C7">
        <w:tc>
          <w:tcPr>
            <w:tcW w:w="1168" w:type="dxa"/>
          </w:tcPr>
          <w:p w14:paraId="65308C72" w14:textId="14A957BB" w:rsidR="0019250C" w:rsidRDefault="0019250C" w:rsidP="00920140">
            <w:r>
              <w:t>rev9</w:t>
            </w:r>
          </w:p>
        </w:tc>
        <w:tc>
          <w:tcPr>
            <w:tcW w:w="1191" w:type="dxa"/>
          </w:tcPr>
          <w:p w14:paraId="1288CB1B" w14:textId="0FDB2F4D" w:rsidR="0019250C" w:rsidRDefault="0019250C" w:rsidP="00920140">
            <w:r>
              <w:t>3/18/12</w:t>
            </w:r>
          </w:p>
        </w:tc>
        <w:tc>
          <w:tcPr>
            <w:tcW w:w="1439" w:type="dxa"/>
          </w:tcPr>
          <w:p w14:paraId="24E48E8C" w14:textId="1D0829CC" w:rsidR="0019250C" w:rsidRDefault="0019250C" w:rsidP="00920140">
            <w:r>
              <w:t xml:space="preserve">Carl </w:t>
            </w:r>
          </w:p>
        </w:tc>
        <w:tc>
          <w:tcPr>
            <w:tcW w:w="5778" w:type="dxa"/>
          </w:tcPr>
          <w:p w14:paraId="6F3D4C20" w14:textId="5D382DF5" w:rsidR="0019250C" w:rsidRDefault="0019250C" w:rsidP="00CB2136">
            <w:pPr>
              <w:pStyle w:val="PlainText"/>
            </w:pPr>
            <w:r>
              <w:t>Accepted and formatted changes by Chuan.</w:t>
            </w:r>
          </w:p>
        </w:tc>
      </w:tr>
      <w:tr w:rsidR="00730F07" w:rsidRPr="009F1B7D" w14:paraId="49117924" w14:textId="77777777" w:rsidTr="005A64C7">
        <w:tc>
          <w:tcPr>
            <w:tcW w:w="1168" w:type="dxa"/>
          </w:tcPr>
          <w:p w14:paraId="486861AA" w14:textId="6E40E986" w:rsidR="00730F07" w:rsidRDefault="00AD1817" w:rsidP="00920140">
            <w:r>
              <w:t>r</w:t>
            </w:r>
            <w:r w:rsidR="00730F07">
              <w:t>ev10</w:t>
            </w:r>
          </w:p>
        </w:tc>
        <w:tc>
          <w:tcPr>
            <w:tcW w:w="1191" w:type="dxa"/>
          </w:tcPr>
          <w:p w14:paraId="67779EAF" w14:textId="1673EE09" w:rsidR="00730F07" w:rsidRDefault="00730F07" w:rsidP="00920140">
            <w:r>
              <w:t>3/21/12</w:t>
            </w:r>
          </w:p>
        </w:tc>
        <w:tc>
          <w:tcPr>
            <w:tcW w:w="1439" w:type="dxa"/>
          </w:tcPr>
          <w:p w14:paraId="730F8DF1" w14:textId="787F84B1" w:rsidR="00730F07" w:rsidRDefault="00730F07" w:rsidP="00920140">
            <w:r>
              <w:t>Chuan</w:t>
            </w:r>
          </w:p>
        </w:tc>
        <w:tc>
          <w:tcPr>
            <w:tcW w:w="5778" w:type="dxa"/>
          </w:tcPr>
          <w:p w14:paraId="36C545BF" w14:textId="5BFD269A" w:rsidR="00730F07" w:rsidRDefault="00730F07" w:rsidP="00CB2136">
            <w:pPr>
              <w:pStyle w:val="PlainText"/>
            </w:pPr>
            <w:r>
              <w:t>Updated UML diagrams. Added new diagrams for certificate, capabilities and flow table</w:t>
            </w:r>
          </w:p>
        </w:tc>
      </w:tr>
      <w:tr w:rsidR="00A00669" w:rsidRPr="009F1B7D" w14:paraId="1B9BB739" w14:textId="77777777" w:rsidTr="005A64C7">
        <w:tc>
          <w:tcPr>
            <w:tcW w:w="1168" w:type="dxa"/>
          </w:tcPr>
          <w:p w14:paraId="4BC95531" w14:textId="354650B1" w:rsidR="00A00669" w:rsidRDefault="00A00669" w:rsidP="00920140">
            <w:r>
              <w:t>rev15</w:t>
            </w:r>
          </w:p>
        </w:tc>
        <w:tc>
          <w:tcPr>
            <w:tcW w:w="1191" w:type="dxa"/>
          </w:tcPr>
          <w:p w14:paraId="05D60635" w14:textId="3720A1F8" w:rsidR="00A00669" w:rsidRDefault="00A00669" w:rsidP="00920140">
            <w:r>
              <w:t>3/26/12</w:t>
            </w:r>
          </w:p>
        </w:tc>
        <w:tc>
          <w:tcPr>
            <w:tcW w:w="1439" w:type="dxa"/>
          </w:tcPr>
          <w:p w14:paraId="7EB8C4B7" w14:textId="51116E94" w:rsidR="00A00669" w:rsidRDefault="00A00669" w:rsidP="00920140">
            <w:r>
              <w:t>Chuan</w:t>
            </w:r>
          </w:p>
        </w:tc>
        <w:tc>
          <w:tcPr>
            <w:tcW w:w="5778" w:type="dxa"/>
          </w:tcPr>
          <w:p w14:paraId="115F99CB" w14:textId="5D42A10C" w:rsidR="00A00669" w:rsidRDefault="00A00669" w:rsidP="00A00669">
            <w:r>
              <w:t>Update the Normative constraint changes I added in 7.3.4, 7.4.4, 7.12.4</w:t>
            </w:r>
          </w:p>
        </w:tc>
      </w:tr>
      <w:tr w:rsidR="00A00669" w:rsidRPr="009F1B7D" w14:paraId="23A052B5" w14:textId="77777777" w:rsidTr="005A64C7">
        <w:tc>
          <w:tcPr>
            <w:tcW w:w="1168" w:type="dxa"/>
          </w:tcPr>
          <w:p w14:paraId="1F9A335B" w14:textId="43F3DFCD" w:rsidR="00A00669" w:rsidRDefault="00A00669" w:rsidP="00920140">
            <w:r>
              <w:t>rev16</w:t>
            </w:r>
          </w:p>
        </w:tc>
        <w:tc>
          <w:tcPr>
            <w:tcW w:w="1191" w:type="dxa"/>
          </w:tcPr>
          <w:p w14:paraId="79B0E1CD" w14:textId="7567CAB3" w:rsidR="00A00669" w:rsidRDefault="00A00669" w:rsidP="00920140">
            <w:r>
              <w:t>3/26/12</w:t>
            </w:r>
          </w:p>
        </w:tc>
        <w:tc>
          <w:tcPr>
            <w:tcW w:w="1439" w:type="dxa"/>
          </w:tcPr>
          <w:p w14:paraId="11D37B13" w14:textId="29D83874" w:rsidR="00A00669" w:rsidRDefault="00A00669" w:rsidP="00920140">
            <w:r>
              <w:t>Carl</w:t>
            </w:r>
          </w:p>
        </w:tc>
        <w:tc>
          <w:tcPr>
            <w:tcW w:w="5778" w:type="dxa"/>
          </w:tcPr>
          <w:p w14:paraId="79253648" w14:textId="66FA84B1" w:rsidR="00A00669" w:rsidRDefault="00A00669" w:rsidP="00A00669">
            <w:r>
              <w:t xml:space="preserve">Formatted new material. </w:t>
            </w:r>
          </w:p>
        </w:tc>
      </w:tr>
    </w:tbl>
    <w:p w14:paraId="0508CC7B" w14:textId="77777777" w:rsidR="00F71F36" w:rsidRPr="00DB42FD" w:rsidRDefault="00F71F36" w:rsidP="007D61A9">
      <w:pPr>
        <w:pStyle w:val="Appx"/>
      </w:pPr>
      <w:bookmarkStart w:id="198" w:name="_Toc315954035"/>
      <w:bookmarkStart w:id="199" w:name="_Toc316542545"/>
      <w:bookmarkStart w:id="200" w:name="_Toc320556761"/>
      <w:r w:rsidRPr="00DB42FD">
        <w:t>Considerations for Next or Future Releases</w:t>
      </w:r>
      <w:bookmarkEnd w:id="198"/>
      <w:bookmarkEnd w:id="199"/>
      <w:bookmarkEnd w:id="200"/>
    </w:p>
    <w:tbl>
      <w:tblPr>
        <w:tblStyle w:val="TableGrid"/>
        <w:tblW w:w="0" w:type="auto"/>
        <w:tblLook w:val="04A0" w:firstRow="1" w:lastRow="0" w:firstColumn="1" w:lastColumn="0" w:noHBand="0" w:noVBand="1"/>
      </w:tblPr>
      <w:tblGrid>
        <w:gridCol w:w="1188"/>
        <w:gridCol w:w="6660"/>
        <w:gridCol w:w="1728"/>
      </w:tblGrid>
      <w:tr w:rsidR="00F71F36" w:rsidRPr="009F1B7D" w14:paraId="77B7BB35" w14:textId="77777777" w:rsidTr="00920140">
        <w:tc>
          <w:tcPr>
            <w:tcW w:w="1188" w:type="dxa"/>
          </w:tcPr>
          <w:p w14:paraId="3D993E76" w14:textId="77777777" w:rsidR="00F71F36" w:rsidRPr="00DB42FD" w:rsidRDefault="00F71F36" w:rsidP="00920140">
            <w:pPr>
              <w:spacing w:after="200" w:line="276" w:lineRule="auto"/>
              <w:rPr>
                <w:b/>
              </w:rPr>
            </w:pPr>
            <w:r w:rsidRPr="00DB42FD">
              <w:rPr>
                <w:b/>
              </w:rPr>
              <w:t>ID</w:t>
            </w:r>
          </w:p>
        </w:tc>
        <w:tc>
          <w:tcPr>
            <w:tcW w:w="6660" w:type="dxa"/>
          </w:tcPr>
          <w:p w14:paraId="3AFDFC0D" w14:textId="77777777" w:rsidR="00F71F36" w:rsidRPr="00DB42FD" w:rsidRDefault="00F71F36" w:rsidP="00920140">
            <w:pPr>
              <w:spacing w:after="200" w:line="276" w:lineRule="auto"/>
              <w:rPr>
                <w:b/>
              </w:rPr>
            </w:pPr>
            <w:r w:rsidRPr="00DB42FD">
              <w:rPr>
                <w:b/>
              </w:rPr>
              <w:t>Description</w:t>
            </w:r>
          </w:p>
        </w:tc>
        <w:tc>
          <w:tcPr>
            <w:tcW w:w="1728" w:type="dxa"/>
          </w:tcPr>
          <w:p w14:paraId="3CBB47A1" w14:textId="77777777" w:rsidR="00F71F36" w:rsidRPr="00DB42FD" w:rsidRDefault="00F71F36" w:rsidP="00920140">
            <w:pPr>
              <w:spacing w:after="200" w:line="276" w:lineRule="auto"/>
              <w:rPr>
                <w:b/>
              </w:rPr>
            </w:pPr>
            <w:r w:rsidRPr="00DB42FD">
              <w:rPr>
                <w:b/>
              </w:rPr>
              <w:t>Priority</w:t>
            </w:r>
          </w:p>
        </w:tc>
      </w:tr>
      <w:tr w:rsidR="00F71F36" w:rsidRPr="009F1B7D" w14:paraId="71B60B59" w14:textId="77777777" w:rsidTr="00920140">
        <w:tc>
          <w:tcPr>
            <w:tcW w:w="1188" w:type="dxa"/>
          </w:tcPr>
          <w:p w14:paraId="5E95EAA5" w14:textId="77777777" w:rsidR="00F71F36" w:rsidRPr="00DB42FD" w:rsidRDefault="00F71F36" w:rsidP="00920140">
            <w:r w:rsidRPr="00DB42FD">
              <w:t>F-0001</w:t>
            </w:r>
          </w:p>
        </w:tc>
        <w:tc>
          <w:tcPr>
            <w:tcW w:w="6660" w:type="dxa"/>
          </w:tcPr>
          <w:p w14:paraId="3857A8AA" w14:textId="77777777" w:rsidR="00F71F36" w:rsidRPr="00DB42FD" w:rsidRDefault="00F71F36" w:rsidP="00920140">
            <w:r w:rsidRPr="00DB42FD">
              <w:t>Multiple OpenFlow controllers associated with a single OpenFlow capable switch.</w:t>
            </w:r>
          </w:p>
        </w:tc>
        <w:tc>
          <w:tcPr>
            <w:tcW w:w="1728" w:type="dxa"/>
          </w:tcPr>
          <w:p w14:paraId="15EE4ABE" w14:textId="77777777" w:rsidR="00F71F36" w:rsidRPr="00DB42FD" w:rsidRDefault="00F71F36" w:rsidP="00920140">
            <w:r w:rsidRPr="00DB42FD">
              <w:t>P0</w:t>
            </w:r>
          </w:p>
        </w:tc>
      </w:tr>
      <w:tr w:rsidR="00F71F36" w:rsidRPr="009F1B7D" w14:paraId="2F6B2F92" w14:textId="77777777" w:rsidTr="00920140">
        <w:tc>
          <w:tcPr>
            <w:tcW w:w="1188" w:type="dxa"/>
          </w:tcPr>
          <w:p w14:paraId="6FDE5B9A" w14:textId="77777777" w:rsidR="00F71F36" w:rsidRPr="00DB42FD" w:rsidRDefault="00F71F36" w:rsidP="00920140">
            <w:r w:rsidRPr="00DB42FD">
              <w:t>F-0002</w:t>
            </w:r>
          </w:p>
        </w:tc>
        <w:tc>
          <w:tcPr>
            <w:tcW w:w="6660" w:type="dxa"/>
          </w:tcPr>
          <w:p w14:paraId="406D0FF7" w14:textId="77777777" w:rsidR="00F71F36" w:rsidRPr="00DB42FD" w:rsidRDefault="00F71F36" w:rsidP="00920140">
            <w:r w:rsidRPr="00DB42FD">
              <w:t>Adding additional configuration of queue related attributes beyond what is described in OF 1.1 Section A.2.2</w:t>
            </w:r>
          </w:p>
        </w:tc>
        <w:tc>
          <w:tcPr>
            <w:tcW w:w="1728" w:type="dxa"/>
          </w:tcPr>
          <w:p w14:paraId="330A5BA9" w14:textId="77777777" w:rsidR="00F71F36" w:rsidRPr="00DB42FD" w:rsidRDefault="00F71F36" w:rsidP="00920140"/>
        </w:tc>
      </w:tr>
      <w:tr w:rsidR="00F71F36" w:rsidRPr="009F1B7D" w14:paraId="616E7252" w14:textId="77777777" w:rsidTr="00920140">
        <w:tc>
          <w:tcPr>
            <w:tcW w:w="1188" w:type="dxa"/>
          </w:tcPr>
          <w:p w14:paraId="3E0CD153" w14:textId="77777777" w:rsidR="00F71F36" w:rsidRPr="00DB42FD" w:rsidRDefault="00F71F36" w:rsidP="00920140">
            <w:r w:rsidRPr="00DB42FD">
              <w:t>F-0003</w:t>
            </w:r>
          </w:p>
        </w:tc>
        <w:tc>
          <w:tcPr>
            <w:tcW w:w="6660" w:type="dxa"/>
          </w:tcPr>
          <w:p w14:paraId="0CC73C77" w14:textId="77777777" w:rsidR="00F71F36" w:rsidRPr="00DB42FD" w:rsidRDefault="00F71F36" w:rsidP="00920140">
            <w:r w:rsidRPr="00DB42FD">
              <w:t>OpenFlow Controller configuration and monitoring</w:t>
            </w:r>
          </w:p>
        </w:tc>
        <w:tc>
          <w:tcPr>
            <w:tcW w:w="1728" w:type="dxa"/>
          </w:tcPr>
          <w:p w14:paraId="52675681" w14:textId="77777777" w:rsidR="00F71F36" w:rsidRPr="00DB42FD" w:rsidRDefault="00F71F36" w:rsidP="00920140"/>
        </w:tc>
      </w:tr>
      <w:tr w:rsidR="00F71F36" w:rsidRPr="009F1B7D" w14:paraId="5AD69253" w14:textId="77777777" w:rsidTr="00920140">
        <w:tc>
          <w:tcPr>
            <w:tcW w:w="1188" w:type="dxa"/>
          </w:tcPr>
          <w:p w14:paraId="65249D5C" w14:textId="77777777" w:rsidR="00F71F36" w:rsidRPr="00DB42FD" w:rsidRDefault="00F71F36" w:rsidP="00920140">
            <w:r w:rsidRPr="00DB42FD">
              <w:t>F-0004</w:t>
            </w:r>
          </w:p>
        </w:tc>
        <w:tc>
          <w:tcPr>
            <w:tcW w:w="6660" w:type="dxa"/>
          </w:tcPr>
          <w:p w14:paraId="48B5D000" w14:textId="77777777" w:rsidR="00F71F36" w:rsidRPr="00DB42FD" w:rsidRDefault="00F71F36" w:rsidP="00920140">
            <w:r w:rsidRPr="00DB42FD">
              <w:t>bootstrap/auto-discovery/auto-associate of OpenFlow Capable Switches and the OpenFlow Manager</w:t>
            </w:r>
          </w:p>
        </w:tc>
        <w:tc>
          <w:tcPr>
            <w:tcW w:w="1728" w:type="dxa"/>
          </w:tcPr>
          <w:p w14:paraId="01F97A54" w14:textId="77777777" w:rsidR="00F71F36" w:rsidRPr="00DB42FD" w:rsidRDefault="00F71F36" w:rsidP="00920140"/>
        </w:tc>
      </w:tr>
    </w:tbl>
    <w:p w14:paraId="13A3AFDF" w14:textId="77777777" w:rsidR="00C31DBC" w:rsidRPr="00F07D3E" w:rsidRDefault="00C31DBC" w:rsidP="00C961B3">
      <w:pPr>
        <w:rPr>
          <w:rFonts w:cstheme="minorHAnsi"/>
        </w:rPr>
      </w:pPr>
      <w:bookmarkStart w:id="201" w:name="_Toc313864825"/>
      <w:bookmarkEnd w:id="201"/>
    </w:p>
    <w:sectPr w:rsidR="00C31DBC" w:rsidRPr="00F07D3E" w:rsidSect="00FA28FD">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B153D3" w14:textId="77777777" w:rsidR="00D05265" w:rsidRDefault="00D05265" w:rsidP="004C5BF8">
      <w:pPr>
        <w:spacing w:after="0"/>
      </w:pPr>
      <w:r>
        <w:separator/>
      </w:r>
    </w:p>
  </w:endnote>
  <w:endnote w:type="continuationSeparator" w:id="0">
    <w:p w14:paraId="6BCCE228" w14:textId="77777777" w:rsidR="00D05265" w:rsidRDefault="00D05265"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CMR12">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B76D83" w:rsidRDefault="00B76D83">
        <w:pPr>
          <w:pStyle w:val="Footer"/>
          <w:jc w:val="center"/>
        </w:pPr>
        <w:r>
          <w:fldChar w:fldCharType="begin"/>
        </w:r>
        <w:r>
          <w:instrText xml:space="preserve"> PAGE   \* MERGEFORMAT </w:instrText>
        </w:r>
        <w:r>
          <w:fldChar w:fldCharType="separate"/>
        </w:r>
        <w:r w:rsidR="00371954">
          <w:rPr>
            <w:noProof/>
          </w:rPr>
          <w:t>12</w:t>
        </w:r>
        <w:r>
          <w:rPr>
            <w:noProof/>
          </w:rPr>
          <w:fldChar w:fldCharType="end"/>
        </w:r>
      </w:p>
    </w:sdtContent>
  </w:sdt>
  <w:p w14:paraId="7E0816E7" w14:textId="77777777" w:rsidR="00B76D83" w:rsidRDefault="00B76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7F1BB4" w14:textId="77777777" w:rsidR="00D05265" w:rsidRDefault="00D05265" w:rsidP="004C5BF8">
      <w:pPr>
        <w:spacing w:after="0"/>
      </w:pPr>
      <w:r>
        <w:separator/>
      </w:r>
    </w:p>
  </w:footnote>
  <w:footnote w:type="continuationSeparator" w:id="0">
    <w:p w14:paraId="04E25FE0" w14:textId="77777777" w:rsidR="00D05265" w:rsidRDefault="00D05265"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76D83"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B76D83" w:rsidRDefault="00B76D83"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05E585AF" w:rsidR="00B76D83" w:rsidRDefault="00B76D83" w:rsidP="00FA28FD">
              <w:pPr>
                <w:pStyle w:val="Header"/>
                <w:jc w:val="right"/>
              </w:pPr>
              <w:del w:id="202" w:author="Deepak Bansal (AZURE)" w:date="2012-06-27T13:44:00Z">
                <w:r w:rsidDel="00371954">
                  <w:delText>OF-CONFIG 1.1</w:delText>
                </w:r>
              </w:del>
              <w:ins w:id="203" w:author="Deepak Bansal (AZURE)" w:date="2012-06-27T13:44:00Z">
                <w:r w:rsidR="00371954">
                  <w:t>OF-CONFIG 1.1.1</w:t>
                </w:r>
              </w:ins>
            </w:p>
          </w:tc>
        </w:sdtContent>
      </w:sdt>
    </w:tr>
  </w:tbl>
  <w:p w14:paraId="4925B883" w14:textId="77777777" w:rsidR="00B76D83" w:rsidRDefault="00B76D83"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
  </w:abstractNum>
  <w:abstractNum w:abstractNumId="16">
    <w:nsid w:val="40E72DDF"/>
    <w:multiLevelType w:val="multilevel"/>
    <w:tmpl w:val="B81445D8"/>
    <w:numStyleLink w:val="Headings"/>
  </w:abstractNum>
  <w:abstractNum w:abstractNumId="17">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18">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490FD1"/>
    <w:multiLevelType w:val="multilevel"/>
    <w:tmpl w:val="B81445D8"/>
    <w:styleLink w:val="Headings"/>
    <w:lvl w:ilvl="0">
      <w:start w:val="1"/>
      <w:numFmt w:val="decimal"/>
      <w:pStyle w:val="Heading1"/>
      <w:lvlText w:val="%1"/>
      <w:lvlJc w:val="left"/>
      <w:pPr>
        <w:ind w:left="360" w:hanging="360"/>
      </w:pPr>
      <w:rPr>
        <w:rFonts w:asciiTheme="majorHAnsi" w:hAnsiTheme="majorHAnsi"/>
        <w:b w:val="0"/>
        <w:i w:val="0"/>
        <w:sz w:val="28"/>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2"/>
  </w:num>
  <w:num w:numId="6">
    <w:abstractNumId w:val="23"/>
  </w:num>
  <w:num w:numId="7">
    <w:abstractNumId w:val="11"/>
  </w:num>
  <w:num w:numId="8">
    <w:abstractNumId w:val="20"/>
  </w:num>
  <w:num w:numId="9">
    <w:abstractNumId w:val="12"/>
  </w:num>
  <w:num w:numId="10">
    <w:abstractNumId w:val="18"/>
  </w:num>
  <w:num w:numId="11">
    <w:abstractNumId w:val="24"/>
  </w:num>
  <w:num w:numId="12">
    <w:abstractNumId w:val="17"/>
  </w:num>
  <w:num w:numId="13">
    <w:abstractNumId w:val="19"/>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1"/>
  </w:num>
  <w:num w:numId="23">
    <w:abstractNumId w:val="25"/>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6"/>
  </w:num>
  <w:num w:numId="27">
    <w:abstractNumId w:val="7"/>
  </w:num>
  <w:num w:numId="2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hideGrammaticalErrors/>
  <w:proofState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F69"/>
    <w:rsid w:val="00014DA1"/>
    <w:rsid w:val="00016028"/>
    <w:rsid w:val="0002179B"/>
    <w:rsid w:val="0002263D"/>
    <w:rsid w:val="00025A73"/>
    <w:rsid w:val="000368C3"/>
    <w:rsid w:val="000478FA"/>
    <w:rsid w:val="00050273"/>
    <w:rsid w:val="00051242"/>
    <w:rsid w:val="00052E98"/>
    <w:rsid w:val="000548DA"/>
    <w:rsid w:val="00056F2B"/>
    <w:rsid w:val="00065E25"/>
    <w:rsid w:val="00073FA0"/>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9EB"/>
    <w:rsid w:val="00105783"/>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C3837"/>
    <w:rsid w:val="001D1E31"/>
    <w:rsid w:val="001D24FC"/>
    <w:rsid w:val="001D326B"/>
    <w:rsid w:val="001F2365"/>
    <w:rsid w:val="001F476B"/>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67B7C"/>
    <w:rsid w:val="00275180"/>
    <w:rsid w:val="0027566C"/>
    <w:rsid w:val="00275BB7"/>
    <w:rsid w:val="002765C4"/>
    <w:rsid w:val="00277849"/>
    <w:rsid w:val="00282295"/>
    <w:rsid w:val="00294BFA"/>
    <w:rsid w:val="002A04D2"/>
    <w:rsid w:val="002A241D"/>
    <w:rsid w:val="002A4D1A"/>
    <w:rsid w:val="002A5300"/>
    <w:rsid w:val="002B1BBD"/>
    <w:rsid w:val="002C0E22"/>
    <w:rsid w:val="002C1BD4"/>
    <w:rsid w:val="002C5087"/>
    <w:rsid w:val="002D2773"/>
    <w:rsid w:val="002E347E"/>
    <w:rsid w:val="002E40D3"/>
    <w:rsid w:val="002E5037"/>
    <w:rsid w:val="002E655C"/>
    <w:rsid w:val="002E7483"/>
    <w:rsid w:val="002F25F4"/>
    <w:rsid w:val="002F46B6"/>
    <w:rsid w:val="00301053"/>
    <w:rsid w:val="0030395F"/>
    <w:rsid w:val="00317326"/>
    <w:rsid w:val="003234D5"/>
    <w:rsid w:val="00324D6F"/>
    <w:rsid w:val="00325239"/>
    <w:rsid w:val="00337278"/>
    <w:rsid w:val="0035256A"/>
    <w:rsid w:val="0036268B"/>
    <w:rsid w:val="00364B45"/>
    <w:rsid w:val="00371954"/>
    <w:rsid w:val="0037252E"/>
    <w:rsid w:val="00384805"/>
    <w:rsid w:val="0038754D"/>
    <w:rsid w:val="00390078"/>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619"/>
    <w:rsid w:val="004029BA"/>
    <w:rsid w:val="00413B69"/>
    <w:rsid w:val="004165BB"/>
    <w:rsid w:val="00421113"/>
    <w:rsid w:val="0042258C"/>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5F8F"/>
    <w:rsid w:val="00516A17"/>
    <w:rsid w:val="00517B8D"/>
    <w:rsid w:val="00522618"/>
    <w:rsid w:val="005349F5"/>
    <w:rsid w:val="00535714"/>
    <w:rsid w:val="0055133E"/>
    <w:rsid w:val="00554195"/>
    <w:rsid w:val="005563F4"/>
    <w:rsid w:val="005648DD"/>
    <w:rsid w:val="00570B23"/>
    <w:rsid w:val="00576FDE"/>
    <w:rsid w:val="005800BB"/>
    <w:rsid w:val="00585700"/>
    <w:rsid w:val="0058647B"/>
    <w:rsid w:val="0059134D"/>
    <w:rsid w:val="00595905"/>
    <w:rsid w:val="00596588"/>
    <w:rsid w:val="005A0689"/>
    <w:rsid w:val="005A093D"/>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52E88"/>
    <w:rsid w:val="00755993"/>
    <w:rsid w:val="007632C6"/>
    <w:rsid w:val="007725BA"/>
    <w:rsid w:val="007746E3"/>
    <w:rsid w:val="00781A6A"/>
    <w:rsid w:val="0078617E"/>
    <w:rsid w:val="00786C46"/>
    <w:rsid w:val="007B1613"/>
    <w:rsid w:val="007B305B"/>
    <w:rsid w:val="007B77F0"/>
    <w:rsid w:val="007B796F"/>
    <w:rsid w:val="007C0127"/>
    <w:rsid w:val="007C0427"/>
    <w:rsid w:val="007C612D"/>
    <w:rsid w:val="007C63E2"/>
    <w:rsid w:val="007D4396"/>
    <w:rsid w:val="007D61A9"/>
    <w:rsid w:val="007E0A08"/>
    <w:rsid w:val="007E551E"/>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5842"/>
    <w:rsid w:val="00871775"/>
    <w:rsid w:val="00872C01"/>
    <w:rsid w:val="00876AEC"/>
    <w:rsid w:val="00880595"/>
    <w:rsid w:val="00884102"/>
    <w:rsid w:val="00891460"/>
    <w:rsid w:val="008A1799"/>
    <w:rsid w:val="008A1F0C"/>
    <w:rsid w:val="008B10D5"/>
    <w:rsid w:val="008B5594"/>
    <w:rsid w:val="008B56E6"/>
    <w:rsid w:val="008B674D"/>
    <w:rsid w:val="008B7BCC"/>
    <w:rsid w:val="008C3B6E"/>
    <w:rsid w:val="008D0276"/>
    <w:rsid w:val="008D0DE2"/>
    <w:rsid w:val="008D1905"/>
    <w:rsid w:val="008E0244"/>
    <w:rsid w:val="008E4BC1"/>
    <w:rsid w:val="008E5942"/>
    <w:rsid w:val="008F1B20"/>
    <w:rsid w:val="008F1CD2"/>
    <w:rsid w:val="008F2AF0"/>
    <w:rsid w:val="008F4835"/>
    <w:rsid w:val="008F5A72"/>
    <w:rsid w:val="00901B72"/>
    <w:rsid w:val="00902573"/>
    <w:rsid w:val="009079AB"/>
    <w:rsid w:val="00913896"/>
    <w:rsid w:val="00913F01"/>
    <w:rsid w:val="00920140"/>
    <w:rsid w:val="009227FA"/>
    <w:rsid w:val="00925B2D"/>
    <w:rsid w:val="00936ABB"/>
    <w:rsid w:val="009423A9"/>
    <w:rsid w:val="0094763A"/>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5242"/>
    <w:rsid w:val="009E6267"/>
    <w:rsid w:val="009E6C6C"/>
    <w:rsid w:val="009F487C"/>
    <w:rsid w:val="00A00669"/>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B0114"/>
    <w:rsid w:val="00AB61EF"/>
    <w:rsid w:val="00AC03DC"/>
    <w:rsid w:val="00AC06DB"/>
    <w:rsid w:val="00AD1817"/>
    <w:rsid w:val="00AD2548"/>
    <w:rsid w:val="00AD3737"/>
    <w:rsid w:val="00AD7729"/>
    <w:rsid w:val="00AE02DF"/>
    <w:rsid w:val="00AE7CE3"/>
    <w:rsid w:val="00AF1D6D"/>
    <w:rsid w:val="00AF34D9"/>
    <w:rsid w:val="00B05FEC"/>
    <w:rsid w:val="00B0651B"/>
    <w:rsid w:val="00B10530"/>
    <w:rsid w:val="00B11D9A"/>
    <w:rsid w:val="00B139CC"/>
    <w:rsid w:val="00B16420"/>
    <w:rsid w:val="00B26D1C"/>
    <w:rsid w:val="00B40C61"/>
    <w:rsid w:val="00B4160C"/>
    <w:rsid w:val="00B53283"/>
    <w:rsid w:val="00B57175"/>
    <w:rsid w:val="00B62C2E"/>
    <w:rsid w:val="00B65DFA"/>
    <w:rsid w:val="00B7089E"/>
    <w:rsid w:val="00B70D7E"/>
    <w:rsid w:val="00B719B3"/>
    <w:rsid w:val="00B71F5D"/>
    <w:rsid w:val="00B725E5"/>
    <w:rsid w:val="00B76D83"/>
    <w:rsid w:val="00B96BFC"/>
    <w:rsid w:val="00BB2B70"/>
    <w:rsid w:val="00BB307B"/>
    <w:rsid w:val="00BB61C6"/>
    <w:rsid w:val="00BC0B19"/>
    <w:rsid w:val="00BC3490"/>
    <w:rsid w:val="00BC3590"/>
    <w:rsid w:val="00BC7A57"/>
    <w:rsid w:val="00BD707C"/>
    <w:rsid w:val="00BF3C78"/>
    <w:rsid w:val="00BF50C0"/>
    <w:rsid w:val="00C012A0"/>
    <w:rsid w:val="00C02FD7"/>
    <w:rsid w:val="00C0393E"/>
    <w:rsid w:val="00C07DAD"/>
    <w:rsid w:val="00C1050D"/>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3121"/>
    <w:rsid w:val="00C93C59"/>
    <w:rsid w:val="00C961B3"/>
    <w:rsid w:val="00C969A8"/>
    <w:rsid w:val="00C976AC"/>
    <w:rsid w:val="00CA1B5C"/>
    <w:rsid w:val="00CA2CAF"/>
    <w:rsid w:val="00CA5EFD"/>
    <w:rsid w:val="00CB08EB"/>
    <w:rsid w:val="00CB1873"/>
    <w:rsid w:val="00CB195B"/>
    <w:rsid w:val="00CB2136"/>
    <w:rsid w:val="00CC7451"/>
    <w:rsid w:val="00CD1244"/>
    <w:rsid w:val="00CD1D1D"/>
    <w:rsid w:val="00CD5DAC"/>
    <w:rsid w:val="00CD798D"/>
    <w:rsid w:val="00CD7B15"/>
    <w:rsid w:val="00CE2DFB"/>
    <w:rsid w:val="00CE3D6A"/>
    <w:rsid w:val="00CE3F01"/>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1C1E"/>
    <w:rsid w:val="00D74709"/>
    <w:rsid w:val="00D76744"/>
    <w:rsid w:val="00D77328"/>
    <w:rsid w:val="00D8113B"/>
    <w:rsid w:val="00D84428"/>
    <w:rsid w:val="00D934B3"/>
    <w:rsid w:val="00D96E11"/>
    <w:rsid w:val="00DA1914"/>
    <w:rsid w:val="00DA7677"/>
    <w:rsid w:val="00DB5417"/>
    <w:rsid w:val="00DC3719"/>
    <w:rsid w:val="00DC6090"/>
    <w:rsid w:val="00DC7465"/>
    <w:rsid w:val="00DC7E82"/>
    <w:rsid w:val="00DE3AAB"/>
    <w:rsid w:val="00DE6735"/>
    <w:rsid w:val="00DF0158"/>
    <w:rsid w:val="00DF0F70"/>
    <w:rsid w:val="00DF1C52"/>
    <w:rsid w:val="00DF562A"/>
    <w:rsid w:val="00DF6DB2"/>
    <w:rsid w:val="00E001A7"/>
    <w:rsid w:val="00E00803"/>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A5C38"/>
    <w:rsid w:val="00EB2D77"/>
    <w:rsid w:val="00EC63D7"/>
    <w:rsid w:val="00ED48AF"/>
    <w:rsid w:val="00ED65E9"/>
    <w:rsid w:val="00ED72E2"/>
    <w:rsid w:val="00EF1D28"/>
    <w:rsid w:val="00EF2B27"/>
    <w:rsid w:val="00EF3488"/>
    <w:rsid w:val="00EF745E"/>
    <w:rsid w:val="00F045C5"/>
    <w:rsid w:val="00F07D3E"/>
    <w:rsid w:val="00F15CEE"/>
    <w:rsid w:val="00F16C2E"/>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C61"/>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B40C61"/>
    <w:pPr>
      <w:spacing w:after="0" w:line="240" w:lineRule="auto"/>
    </w:pPr>
    <w:tblPr>
      <w:tblInd w:w="0" w:type="dxa"/>
      <w:tblCellMar>
        <w:top w:w="0" w:type="dxa"/>
        <w:left w:w="108" w:type="dxa"/>
        <w:bottom w:w="0" w:type="dxa"/>
        <w:right w:w="108"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C61"/>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B40C61"/>
    <w:pPr>
      <w:spacing w:after="0" w:line="240" w:lineRule="auto"/>
    </w:pPr>
    <w:tblPr>
      <w:tblInd w:w="0" w:type="dxa"/>
      <w:tblCellMar>
        <w:top w:w="0" w:type="dxa"/>
        <w:left w:w="108" w:type="dxa"/>
        <w:bottom w:w="0" w:type="dxa"/>
        <w:right w:w="108"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hyperlink" Target="http://www.w3.org/TR/2001/PR-xmldsig-core-20010820/"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yperlink" Target="http://www.opennetworking.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436FDF65-CE11-43F1-8781-A8AC9B239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4</TotalTime>
  <Pages>118</Pages>
  <Words>26919</Words>
  <Characters>153443</Characters>
  <Application>Microsoft Office Word</Application>
  <DocSecurity>0</DocSecurity>
  <Lines>1278</Lines>
  <Paragraphs>360</Paragraphs>
  <ScaleCrop>false</ScaleCrop>
  <HeadingPairs>
    <vt:vector size="2" baseType="variant">
      <vt:variant>
        <vt:lpstr>Title</vt:lpstr>
      </vt:variant>
      <vt:variant>
        <vt:i4>1</vt:i4>
      </vt:variant>
    </vt:vector>
  </HeadingPairs>
  <TitlesOfParts>
    <vt:vector size="1" baseType="lpstr">
      <vt:lpstr>OF-CONFIG 1.1</vt:lpstr>
    </vt:vector>
  </TitlesOfParts>
  <Company>Open Networking Foundation</Company>
  <LinksUpToDate>false</LinksUpToDate>
  <CharactersWithSpaces>180002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1.1.1</dc:title>
  <dc:subject>OpenFlow Management and Configuration Protocol</dc:subject>
  <dc:creator>Carl</dc:creator>
  <cp:lastModifiedBy>Deepak Bansal (AZURE)</cp:lastModifiedBy>
  <cp:revision>4</cp:revision>
  <dcterms:created xsi:type="dcterms:W3CDTF">2012-04-14T02:02:00Z</dcterms:created>
  <dcterms:modified xsi:type="dcterms:W3CDTF">2012-06-27T20:46:00Z</dcterms:modified>
</cp:coreProperties>
</file>