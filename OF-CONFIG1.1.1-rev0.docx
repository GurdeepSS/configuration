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62904357"/>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1A4B1B" w14:paraId="64C8EB9E" w14:textId="77777777">
            <w:trPr>
              <w:trHeight w:val="2880"/>
              <w:jc w:val="center"/>
            </w:trPr>
            <w:tc>
              <w:tcPr>
                <w:tcW w:w="5000" w:type="pct"/>
              </w:tcPr>
              <w:p w14:paraId="7BCF8FB4" w14:textId="77777777" w:rsidR="001A4B1B" w:rsidRDefault="001A4B1B" w:rsidP="001A4B1B">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eastAsia="en-US"/>
                  </w:rPr>
                  <w:drawing>
                    <wp:inline distT="0" distB="0" distL="0" distR="0" wp14:anchorId="099EC6EC" wp14:editId="2B41F519">
                      <wp:extent cx="4096512" cy="12009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F-type-right-med.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96512" cy="1200912"/>
                              </a:xfrm>
                              <a:prstGeom prst="rect">
                                <a:avLst/>
                              </a:prstGeom>
                            </pic:spPr>
                          </pic:pic>
                        </a:graphicData>
                      </a:graphic>
                    </wp:inline>
                  </w:drawing>
                </w:r>
              </w:p>
            </w:tc>
          </w:tr>
          <w:tr w:rsidR="001A4B1B" w14:paraId="321CE762" w14:textId="77777777">
            <w:trPr>
              <w:trHeight w:val="1440"/>
              <w:jc w:val="center"/>
            </w:trPr>
            <w:tc>
              <w:tcPr>
                <w:tcW w:w="5000" w:type="pct"/>
                <w:tcBorders>
                  <w:bottom w:val="single" w:sz="4" w:space="0" w:color="4F81BD" w:themeColor="accent1"/>
                </w:tcBorders>
                <w:vAlign w:val="center"/>
              </w:tcPr>
              <w:p w14:paraId="0B03F6BA" w14:textId="5ABC1E41" w:rsidR="001A4B1B" w:rsidRDefault="00DC2CE4" w:rsidP="00E64B71">
                <w:pPr>
                  <w:pStyle w:val="Title"/>
                </w:pPr>
                <w:sdt>
                  <w:sdtPr>
                    <w:rPr>
                      <w:rStyle w:val="TitleChar"/>
                    </w:rPr>
                    <w:alias w:val="Title"/>
                    <w:tag w:val="Title"/>
                    <w:id w:val="15524250"/>
                    <w:dataBinding w:prefixMappings="xmlns:ns0='http://schemas.openxmlformats.org/package/2006/metadata/core-properties' xmlns:ns1='http://purl.org/dc/elements/1.1/'" w:xpath="/ns0:coreProperties[1]/ns1:title[1]" w:storeItemID="{6C3C8BC8-F283-45AE-878A-BAB7291924A1}"/>
                    <w:text/>
                  </w:sdtPr>
                  <w:sdtEndPr>
                    <w:rPr>
                      <w:rStyle w:val="DefaultParagraphFont"/>
                      <w:b/>
                    </w:rPr>
                  </w:sdtEndPr>
                  <w:sdtContent>
                    <w:del w:id="0" w:author="Thomas Dietz" w:date="2012-08-08T14:23:00Z">
                      <w:r w:rsidR="00371954" w:rsidDel="004238F6">
                        <w:rPr>
                          <w:rStyle w:val="TitleChar"/>
                        </w:rPr>
                        <w:delText>OF-CONFIG 1.1</w:delText>
                      </w:r>
                    </w:del>
                    <w:ins w:id="1" w:author="Deepak Bansal (AZURE)" w:date="2012-07-09T16:27:00Z">
                      <w:del w:id="2" w:author="Thomas Dietz" w:date="2012-08-08T14:23:00Z">
                        <w:r w:rsidR="00311E03" w:rsidDel="004238F6">
                          <w:rPr>
                            <w:rStyle w:val="TitleChar"/>
                          </w:rPr>
                          <w:delText>OF-CONFIG 1.1.1</w:delText>
                        </w:r>
                      </w:del>
                    </w:ins>
                    <w:ins w:id="3" w:author="Thomas Dietz" w:date="2012-08-10T13:21:00Z">
                      <w:r w:rsidR="00B80901">
                        <w:rPr>
                          <w:rStyle w:val="TitleChar"/>
                          <w:lang w:val="de-DE"/>
                        </w:rPr>
                        <w:t>OF-CONFIG 1.1.1</w:t>
                      </w:r>
                    </w:ins>
                  </w:sdtContent>
                </w:sdt>
              </w:p>
            </w:tc>
          </w:tr>
          <w:tr w:rsidR="001A4B1B" w14:paraId="0EFC4F67" w14:textId="77777777" w:rsidTr="00985A11">
            <w:trPr>
              <w:trHeight w:val="720"/>
              <w:jc w:val="center"/>
            </w:trPr>
            <w:sdt>
              <w:sdtPr>
                <w:rPr>
                  <w:rStyle w:val="SubtitleChar"/>
                </w:rPr>
                <w:alias w:val="Subtitle"/>
                <w:tag w:val="Subtitle"/>
                <w:id w:val="15524255"/>
                <w:dataBinding w:prefixMappings="xmlns:ns0='http://schemas.openxmlformats.org/package/2006/metadata/core-properties' xmlns:ns1='http://purl.org/dc/elements/1.1/'" w:xpath="/ns0:coreProperties[1]/ns1:subject[1]" w:storeItemID="{6C3C8BC8-F283-45AE-878A-BAB7291924A1}"/>
                <w:text/>
              </w:sdtPr>
              <w:sdtEndPr>
                <w:rPr>
                  <w:rStyle w:val="DefaultParagraphFont"/>
                  <w:rFonts w:asciiTheme="minorHAnsi" w:eastAsiaTheme="minorEastAsia" w:hAnsiTheme="minorHAnsi" w:cstheme="minorBidi"/>
                  <w:i w:val="0"/>
                  <w:iCs w:val="0"/>
                  <w:spacing w:val="0"/>
                  <w:sz w:val="22"/>
                  <w:szCs w:val="44"/>
                </w:rPr>
              </w:sdtEndPr>
              <w:sdtContent>
                <w:tc>
                  <w:tcPr>
                    <w:tcW w:w="5000" w:type="pct"/>
                    <w:tcBorders>
                      <w:top w:val="single" w:sz="4" w:space="0" w:color="4F81BD" w:themeColor="accent1"/>
                    </w:tcBorders>
                    <w:vAlign w:val="center"/>
                  </w:tcPr>
                  <w:p w14:paraId="19E55BB8" w14:textId="77777777" w:rsidR="001A4B1B" w:rsidRDefault="00E64B71" w:rsidP="00E64B71">
                    <w:pPr>
                      <w:pStyle w:val="NoSpacing"/>
                      <w:rPr>
                        <w:rFonts w:asciiTheme="majorHAnsi" w:eastAsiaTheme="majorEastAsia" w:hAnsiTheme="majorHAnsi" w:cstheme="majorBidi"/>
                        <w:sz w:val="44"/>
                        <w:szCs w:val="44"/>
                      </w:rPr>
                    </w:pPr>
                    <w:r>
                      <w:rPr>
                        <w:rStyle w:val="SubtitleChar"/>
                      </w:rPr>
                      <w:t>OpenFlow Management and Configuration Protocol</w:t>
                    </w:r>
                  </w:p>
                </w:tc>
              </w:sdtContent>
            </w:sdt>
          </w:tr>
          <w:tr w:rsidR="001A4B1B" w:rsidRPr="000D08C8" w14:paraId="69CC362F" w14:textId="77777777">
            <w:trPr>
              <w:trHeight w:val="360"/>
              <w:jc w:val="center"/>
            </w:trPr>
            <w:tc>
              <w:tcPr>
                <w:tcW w:w="5000" w:type="pct"/>
                <w:vAlign w:val="center"/>
              </w:tcPr>
              <w:p w14:paraId="007EE6AF" w14:textId="77777777" w:rsidR="000D08C8" w:rsidRDefault="000D08C8" w:rsidP="000D08C8">
                <w:pPr>
                  <w:rPr>
                    <w:sz w:val="28"/>
                    <w:szCs w:val="28"/>
                  </w:rPr>
                </w:pPr>
              </w:p>
              <w:p w14:paraId="1F6466E6" w14:textId="40988A72" w:rsidR="001A4B1B" w:rsidRPr="000D08C8" w:rsidRDefault="00811ADE" w:rsidP="002201B4">
                <w:pPr>
                  <w:rPr>
                    <w:sz w:val="28"/>
                    <w:szCs w:val="28"/>
                  </w:rPr>
                </w:pPr>
                <w:r w:rsidRPr="000D08C8">
                  <w:rPr>
                    <w:sz w:val="28"/>
                    <w:szCs w:val="28"/>
                  </w:rPr>
                  <w:t>Document V</w:t>
                </w:r>
                <w:r w:rsidR="000D08C8" w:rsidRPr="000D08C8">
                  <w:rPr>
                    <w:sz w:val="28"/>
                    <w:szCs w:val="28"/>
                  </w:rPr>
                  <w:t xml:space="preserve">ersion </w:t>
                </w:r>
                <w:r w:rsidR="003234D5">
                  <w:rPr>
                    <w:sz w:val="28"/>
                    <w:szCs w:val="28"/>
                  </w:rPr>
                  <w:t>.</w:t>
                </w:r>
                <w:ins w:id="4" w:author="Deepak Bansal (AZURE)" w:date="2012-06-27T13:44:00Z">
                  <w:r w:rsidR="00371954">
                    <w:rPr>
                      <w:sz w:val="28"/>
                      <w:szCs w:val="28"/>
                    </w:rPr>
                    <w:t>1</w:t>
                  </w:r>
                </w:ins>
                <w:del w:id="5" w:author="Deepak Bansal (AZURE)" w:date="2012-06-27T13:44:00Z">
                  <w:r w:rsidR="009745D8" w:rsidDel="00371954">
                    <w:rPr>
                      <w:sz w:val="28"/>
                      <w:szCs w:val="28"/>
                    </w:rPr>
                    <w:delText>15</w:delText>
                  </w:r>
                </w:del>
              </w:p>
            </w:tc>
          </w:tr>
          <w:tr w:rsidR="001A4B1B" w14:paraId="0585C06D" w14:textId="77777777">
            <w:trPr>
              <w:trHeight w:val="360"/>
              <w:jc w:val="center"/>
            </w:trPr>
            <w:tc>
              <w:tcPr>
                <w:tcW w:w="5000" w:type="pct"/>
                <w:vAlign w:val="center"/>
              </w:tcPr>
              <w:p w14:paraId="5A4789FE" w14:textId="77777777" w:rsidR="001A4B1B" w:rsidRDefault="001A4B1B">
                <w:pPr>
                  <w:pStyle w:val="NoSpacing"/>
                  <w:jc w:val="center"/>
                  <w:rPr>
                    <w:b/>
                    <w:bCs/>
                  </w:rPr>
                </w:pPr>
              </w:p>
            </w:tc>
          </w:tr>
          <w:tr w:rsidR="001A4B1B" w14:paraId="17400064" w14:textId="77777777">
            <w:trPr>
              <w:trHeight w:val="360"/>
              <w:jc w:val="center"/>
            </w:trPr>
            <w:tc>
              <w:tcPr>
                <w:tcW w:w="5000" w:type="pct"/>
                <w:vAlign w:val="center"/>
              </w:tcPr>
              <w:p w14:paraId="7733BF54" w14:textId="77777777" w:rsidR="001A4B1B" w:rsidRDefault="001A4B1B">
                <w:pPr>
                  <w:pStyle w:val="NoSpacing"/>
                  <w:jc w:val="center"/>
                  <w:rPr>
                    <w:b/>
                    <w:bCs/>
                  </w:rPr>
                </w:pPr>
              </w:p>
            </w:tc>
          </w:tr>
        </w:tbl>
        <w:p w14:paraId="0D5BAE02" w14:textId="77777777" w:rsidR="001A4B1B" w:rsidRDefault="001A4B1B"/>
        <w:p w14:paraId="112F469D" w14:textId="77777777" w:rsidR="001A4B1B" w:rsidRDefault="001A4B1B"/>
        <w:p w14:paraId="5DB4BE3D" w14:textId="77777777" w:rsidR="001A4B1B" w:rsidRDefault="001A4B1B"/>
        <w:p w14:paraId="79F315C1" w14:textId="77777777" w:rsidR="000E7F98" w:rsidRDefault="000E7F98"/>
        <w:p w14:paraId="7D968705" w14:textId="77777777" w:rsidR="000E7F98" w:rsidRDefault="000E7F98"/>
        <w:p w14:paraId="12C6B90A" w14:textId="77777777" w:rsidR="000E7F98" w:rsidRDefault="000E7F98">
          <w:r>
            <w:t>Contact: [email address</w:t>
          </w:r>
          <w:r w:rsidR="000D08C8">
            <w:t>es</w:t>
          </w:r>
          <w:r>
            <w:t xml:space="preserve"> of people to contact]</w:t>
          </w:r>
        </w:p>
        <w:p w14:paraId="66FEBB67" w14:textId="0BB12FBF" w:rsidR="00CD1D1D" w:rsidRDefault="001A4B1B" w:rsidP="00871775">
          <w:r>
            <w:br w:type="page"/>
          </w:r>
        </w:p>
        <w:p w14:paraId="6CB56F99" w14:textId="789E2BAE" w:rsidR="00871775" w:rsidRPr="00871775" w:rsidRDefault="00871775" w:rsidP="00871775">
          <w:pPr>
            <w:rPr>
              <w:rFonts w:eastAsiaTheme="majorEastAsia"/>
            </w:rPr>
          </w:pPr>
          <w:r w:rsidRPr="00871775">
            <w:rPr>
              <w:rFonts w:eastAsiaTheme="majorEastAsia"/>
            </w:rPr>
            <w:lastRenderedPageBreak/>
            <w:t>Copyright © 2012 Open Networking Foundation</w:t>
          </w:r>
        </w:p>
        <w:p w14:paraId="07873EEA" w14:textId="77777777" w:rsidR="00871775" w:rsidRPr="00871775" w:rsidRDefault="00871775" w:rsidP="00871775">
          <w:pPr>
            <w:rPr>
              <w:rFonts w:eastAsiaTheme="majorEastAsia"/>
            </w:rPr>
          </w:pPr>
          <w:r w:rsidRPr="00871775">
            <w:rPr>
              <w:rFonts w:eastAsiaTheme="majorEastAsia"/>
            </w:rPr>
            <w:t>Disclaimer</w:t>
          </w:r>
        </w:p>
        <w:p w14:paraId="299EF3DF" w14:textId="46379BA8" w:rsidR="00CD1D1D" w:rsidDel="00371954" w:rsidRDefault="00CD1D1D" w:rsidP="00CD1D1D">
          <w:pPr>
            <w:autoSpaceDE w:val="0"/>
            <w:autoSpaceDN w:val="0"/>
            <w:adjustRightInd w:val="0"/>
            <w:spacing w:before="0" w:after="0"/>
            <w:rPr>
              <w:del w:id="6" w:author="Deepak Bansal (AZURE)" w:date="2012-06-27T13:44:00Z"/>
              <w:rFonts w:ascii="CMR12" w:hAnsi="CMR12" w:cs="CMR12"/>
              <w:sz w:val="24"/>
              <w:szCs w:val="24"/>
            </w:rPr>
          </w:pPr>
          <w:del w:id="7" w:author="Deepak Bansal (AZURE)" w:date="2012-06-27T13:44:00Z">
            <w:r w:rsidDel="00371954">
              <w:rPr>
                <w:rFonts w:ascii="CMR12" w:hAnsi="CMR12" w:cs="CMR12"/>
                <w:sz w:val="24"/>
                <w:szCs w:val="24"/>
              </w:rPr>
              <w:delText>THIS SPECIFICATION HAS BEEN APPROVED BY THE BOARD OF DIRECTORS</w:delText>
            </w:r>
          </w:del>
        </w:p>
        <w:p w14:paraId="51FE893A" w14:textId="7053652F" w:rsidR="00CD1D1D" w:rsidDel="00371954" w:rsidRDefault="00CD1D1D" w:rsidP="00CD1D1D">
          <w:pPr>
            <w:autoSpaceDE w:val="0"/>
            <w:autoSpaceDN w:val="0"/>
            <w:adjustRightInd w:val="0"/>
            <w:spacing w:before="0" w:after="0"/>
            <w:rPr>
              <w:del w:id="8" w:author="Deepak Bansal (AZURE)" w:date="2012-06-27T13:44:00Z"/>
              <w:rFonts w:ascii="CMR12" w:hAnsi="CMR12" w:cs="CMR12"/>
              <w:sz w:val="24"/>
              <w:szCs w:val="24"/>
            </w:rPr>
          </w:pPr>
          <w:del w:id="9" w:author="Deepak Bansal (AZURE)" w:date="2012-06-27T13:44:00Z">
            <w:r w:rsidDel="00371954">
              <w:rPr>
                <w:rFonts w:ascii="CMR12" w:hAnsi="CMR12" w:cs="CMR12"/>
                <w:sz w:val="24"/>
                <w:szCs w:val="24"/>
              </w:rPr>
              <w:delText>OF THE OPEN NETWORKING FOUNDATION (”ONF”) BUT WILL NOT</w:delText>
            </w:r>
          </w:del>
        </w:p>
        <w:p w14:paraId="2CE36065" w14:textId="048EF546" w:rsidR="00CD1D1D" w:rsidDel="00371954" w:rsidRDefault="00CD1D1D" w:rsidP="00CD1D1D">
          <w:pPr>
            <w:autoSpaceDE w:val="0"/>
            <w:autoSpaceDN w:val="0"/>
            <w:adjustRightInd w:val="0"/>
            <w:spacing w:before="0" w:after="0"/>
            <w:rPr>
              <w:del w:id="10" w:author="Deepak Bansal (AZURE)" w:date="2012-06-27T13:44:00Z"/>
              <w:rFonts w:ascii="CMR12" w:hAnsi="CMR12" w:cs="CMR12"/>
              <w:sz w:val="24"/>
              <w:szCs w:val="24"/>
            </w:rPr>
          </w:pPr>
          <w:del w:id="11" w:author="Deepak Bansal (AZURE)" w:date="2012-06-27T13:44:00Z">
            <w:r w:rsidDel="00371954">
              <w:rPr>
                <w:rFonts w:ascii="CMR12" w:hAnsi="CMR12" w:cs="CMR12"/>
                <w:sz w:val="24"/>
                <w:szCs w:val="24"/>
              </w:rPr>
              <w:delText>BE A FINAL SPECIFICATION UNTIL RATIFIED BY THE MEMBERS PER ONF’S</w:delText>
            </w:r>
          </w:del>
        </w:p>
        <w:p w14:paraId="29F5D2DE" w14:textId="09F76259" w:rsidR="00CD1D1D" w:rsidDel="00371954" w:rsidRDefault="00CD1D1D" w:rsidP="00CD1D1D">
          <w:pPr>
            <w:autoSpaceDE w:val="0"/>
            <w:autoSpaceDN w:val="0"/>
            <w:adjustRightInd w:val="0"/>
            <w:spacing w:before="0" w:after="0"/>
            <w:rPr>
              <w:del w:id="12" w:author="Deepak Bansal (AZURE)" w:date="2012-06-27T13:44:00Z"/>
              <w:rFonts w:ascii="CMR12" w:hAnsi="CMR12" w:cs="CMR12"/>
              <w:sz w:val="24"/>
              <w:szCs w:val="24"/>
            </w:rPr>
          </w:pPr>
          <w:del w:id="13" w:author="Deepak Bansal (AZURE)" w:date="2012-06-27T13:44:00Z">
            <w:r w:rsidDel="00371954">
              <w:rPr>
                <w:rFonts w:ascii="CMR12" w:hAnsi="CMR12" w:cs="CMR12"/>
                <w:sz w:val="24"/>
                <w:szCs w:val="24"/>
              </w:rPr>
              <w:delText>POLICIES AND PROCEDURES. THE CONTENTS OF THIS SPECIFICATION MAY</w:delText>
            </w:r>
          </w:del>
        </w:p>
        <w:p w14:paraId="56A74FC3" w14:textId="63178A31" w:rsidR="00CD1D1D" w:rsidDel="00371954" w:rsidRDefault="00CD1D1D" w:rsidP="00CD1D1D">
          <w:pPr>
            <w:autoSpaceDE w:val="0"/>
            <w:autoSpaceDN w:val="0"/>
            <w:adjustRightInd w:val="0"/>
            <w:spacing w:before="0" w:after="0"/>
            <w:rPr>
              <w:del w:id="14" w:author="Deepak Bansal (AZURE)" w:date="2012-06-27T13:44:00Z"/>
              <w:rFonts w:ascii="CMR12" w:hAnsi="CMR12" w:cs="CMR12"/>
              <w:sz w:val="24"/>
              <w:szCs w:val="24"/>
            </w:rPr>
          </w:pPr>
          <w:del w:id="15" w:author="Deepak Bansal (AZURE)" w:date="2012-06-27T13:44:00Z">
            <w:r w:rsidDel="00371954">
              <w:rPr>
                <w:rFonts w:ascii="CMR12" w:hAnsi="CMR12" w:cs="CMR12"/>
                <w:sz w:val="24"/>
                <w:szCs w:val="24"/>
              </w:rPr>
              <w:delText>BE CHANGED PRIOR TO PUBLICATION AND SUCH CHANGES MAY INCLUDE</w:delText>
            </w:r>
          </w:del>
        </w:p>
        <w:p w14:paraId="6BABBFC2" w14:textId="18156A1C" w:rsidR="00CD1D1D" w:rsidDel="00371954" w:rsidRDefault="00CD1D1D" w:rsidP="00CD1D1D">
          <w:pPr>
            <w:autoSpaceDE w:val="0"/>
            <w:autoSpaceDN w:val="0"/>
            <w:adjustRightInd w:val="0"/>
            <w:spacing w:before="0" w:after="0"/>
            <w:rPr>
              <w:del w:id="16" w:author="Deepak Bansal (AZURE)" w:date="2012-06-27T13:44:00Z"/>
              <w:rFonts w:ascii="CMR12" w:hAnsi="CMR12" w:cs="CMR12"/>
              <w:sz w:val="24"/>
              <w:szCs w:val="24"/>
            </w:rPr>
          </w:pPr>
          <w:del w:id="17" w:author="Deepak Bansal (AZURE)" w:date="2012-06-27T13:44:00Z">
            <w:r w:rsidDel="00371954">
              <w:rPr>
                <w:rFonts w:ascii="CMR12" w:hAnsi="CMR12" w:cs="CMR12"/>
                <w:sz w:val="24"/>
                <w:szCs w:val="24"/>
              </w:rPr>
              <w:delText>THE ADDITION OR DELETION OF NECESSARY CLAIMS OF PATENT AND OTHER</w:delText>
            </w:r>
          </w:del>
        </w:p>
        <w:p w14:paraId="27815980" w14:textId="6A4AAD00" w:rsidR="00CD1D1D" w:rsidRPr="00CD1D1D" w:rsidDel="00371954" w:rsidRDefault="00CD1D1D" w:rsidP="00CD1D1D">
          <w:pPr>
            <w:autoSpaceDE w:val="0"/>
            <w:autoSpaceDN w:val="0"/>
            <w:adjustRightInd w:val="0"/>
            <w:spacing w:before="0" w:after="0"/>
            <w:rPr>
              <w:del w:id="18" w:author="Deepak Bansal (AZURE)" w:date="2012-06-27T13:44:00Z"/>
              <w:rFonts w:ascii="CMR12" w:hAnsi="CMR12" w:cs="CMR12"/>
              <w:sz w:val="24"/>
              <w:szCs w:val="24"/>
            </w:rPr>
          </w:pPr>
          <w:del w:id="19" w:author="Deepak Bansal (AZURE)" w:date="2012-06-27T13:44:00Z">
            <w:r w:rsidDel="00371954">
              <w:rPr>
                <w:rFonts w:ascii="CMR12" w:hAnsi="CMR12" w:cs="CMR12"/>
                <w:sz w:val="24"/>
                <w:szCs w:val="24"/>
              </w:rPr>
              <w:delText>INTELLECTUAL PROPERTY RIGHTS. THEREFORE, ONF PROVIDES THIS SPECIFICATION TO YOU ON AN ”AS IS” BASIS, AND WITHOUT WARRANTY OF ANY KIND.</w:delText>
            </w:r>
          </w:del>
        </w:p>
        <w:p w14:paraId="2853564C" w14:textId="77777777" w:rsidR="00CD1D1D" w:rsidRDefault="00CD1D1D" w:rsidP="00871775">
          <w:pPr>
            <w:rPr>
              <w:rFonts w:eastAsiaTheme="majorEastAsia"/>
            </w:rPr>
          </w:pPr>
        </w:p>
        <w:p w14:paraId="6A855412" w14:textId="77777777" w:rsidR="00871775" w:rsidRPr="00871775" w:rsidRDefault="00871775" w:rsidP="00871775">
          <w:pPr>
            <w:rPr>
              <w:rFonts w:eastAsiaTheme="majorEastAsia"/>
            </w:rPr>
          </w:pPr>
          <w:r w:rsidRPr="00871775">
            <w:rPr>
              <w:rFonts w:eastAsiaTheme="majorEastAsia"/>
            </w:rPr>
            <w:t>THIS SPECIFICATION IS PROVIDED "AS IS" WITH NO WARRANTIES WHATSOEVER, INCLUDING ANY WARRANTY OF MERCHANTABILITY, NONINFRINGEMENT, FITNESS FOR ANY PARTICULAR PURPOSE, OR ANY WARRANTY OTHERWISE ARISING OUT OF ANY PROPOSAL, SPECIFICATION OR SAMPLE.  Without limitation, ONF disclaims all liability, including liability for infringement of any proprietary rights, relating to use of information in this specification and to the implementation of this specification, and ONF disclaims all liability for cost of procurement of substitute goods or services, lost profits, loss of use, loss of data or any incidental, consequential, direct, indirect, or special damages, whether under contract, tort, warranty or otherwise, arising in any way out of use or reliance upon this specification or any information herein.</w:t>
          </w:r>
        </w:p>
        <w:p w14:paraId="17F7382B" w14:textId="77777777" w:rsidR="00871775" w:rsidRPr="00871775" w:rsidRDefault="00871775" w:rsidP="00871775">
          <w:pPr>
            <w:rPr>
              <w:rFonts w:eastAsiaTheme="majorEastAsia"/>
            </w:rPr>
          </w:pPr>
          <w:r w:rsidRPr="00871775">
            <w:rPr>
              <w:rFonts w:eastAsiaTheme="majorEastAsia"/>
            </w:rPr>
            <w:t>No license, express or implied, by estoppel or otherwise, to any Open Networking Foundation or Open Networking Foundation member intellectual property rights is granted herein.</w:t>
          </w:r>
        </w:p>
        <w:p w14:paraId="0232863E" w14:textId="77777777" w:rsidR="00871775" w:rsidRPr="00871775" w:rsidRDefault="00871775" w:rsidP="00871775">
          <w:pPr>
            <w:rPr>
              <w:rFonts w:eastAsiaTheme="majorEastAsia"/>
            </w:rPr>
          </w:pPr>
          <w:r w:rsidRPr="00871775">
            <w:rPr>
              <w:rFonts w:eastAsiaTheme="majorEastAsia"/>
            </w:rPr>
            <w:t>Except that a license is hereby granted by ONF to copy and reproduce this specification for internal use only.</w:t>
          </w:r>
        </w:p>
        <w:p w14:paraId="6754A9F9" w14:textId="77777777" w:rsidR="00871775" w:rsidRPr="00871775" w:rsidRDefault="00871775" w:rsidP="00871775">
          <w:pPr>
            <w:rPr>
              <w:rFonts w:eastAsiaTheme="majorEastAsia"/>
            </w:rPr>
          </w:pPr>
          <w:r w:rsidRPr="00871775">
            <w:rPr>
              <w:rFonts w:eastAsiaTheme="majorEastAsia"/>
            </w:rPr>
            <w:t xml:space="preserve">Contact the Open Networking Foundation at </w:t>
          </w:r>
          <w:hyperlink r:id="rId10" w:history="1">
            <w:r w:rsidR="009D5242" w:rsidRPr="009D5242">
              <w:rPr>
                <w:rStyle w:val="Hyperlink"/>
                <w:rFonts w:eastAsiaTheme="majorEastAsia"/>
              </w:rPr>
              <w:t>http://www.opennetworking.org</w:t>
            </w:r>
          </w:hyperlink>
          <w:r w:rsidRPr="00871775">
            <w:rPr>
              <w:rFonts w:eastAsiaTheme="majorEastAsia"/>
            </w:rPr>
            <w:t xml:space="preserve">for information on specification licensing through membership agreements. </w:t>
          </w:r>
        </w:p>
        <w:p w14:paraId="3609B12B" w14:textId="77777777" w:rsidR="001A4B1B" w:rsidRDefault="00871775" w:rsidP="00871775">
          <w:r w:rsidRPr="00871775">
            <w:rPr>
              <w:rFonts w:eastAsiaTheme="majorEastAsia"/>
            </w:rPr>
            <w:t>Any marks and brands contained herein are the property of their respective owners.</w:t>
          </w:r>
        </w:p>
      </w:sdtContent>
    </w:sdt>
    <w:p w14:paraId="2CDE84D5" w14:textId="77777777" w:rsidR="000478FA" w:rsidRDefault="000478FA"/>
    <w:p w14:paraId="6F9A9A6B" w14:textId="77777777" w:rsidR="000E7F98" w:rsidRDefault="00A921AB">
      <w:r>
        <w:br w:type="page"/>
      </w:r>
    </w:p>
    <w:sdt>
      <w:sdtPr>
        <w:rPr>
          <w:rFonts w:asciiTheme="minorHAnsi" w:eastAsiaTheme="minorHAnsi" w:hAnsiTheme="minorHAnsi" w:cstheme="minorBidi"/>
          <w:b w:val="0"/>
          <w:bCs w:val="0"/>
          <w:color w:val="auto"/>
          <w:sz w:val="22"/>
          <w:szCs w:val="22"/>
          <w:lang w:eastAsia="en-US"/>
        </w:rPr>
        <w:id w:val="1928064841"/>
        <w:docPartObj>
          <w:docPartGallery w:val="Table of Contents"/>
          <w:docPartUnique/>
        </w:docPartObj>
      </w:sdtPr>
      <w:sdtEndPr>
        <w:rPr>
          <w:noProof/>
        </w:rPr>
      </w:sdtEndPr>
      <w:sdtContent>
        <w:p w14:paraId="1923002C" w14:textId="77777777" w:rsidR="00FF734B" w:rsidRDefault="00FF734B" w:rsidP="003A0B13">
          <w:pPr>
            <w:pStyle w:val="TOCHeading"/>
          </w:pPr>
          <w:r>
            <w:t>Contents</w:t>
          </w:r>
        </w:p>
        <w:p w14:paraId="00241926" w14:textId="77777777" w:rsidR="00B40C61" w:rsidRDefault="00554195">
          <w:pPr>
            <w:pStyle w:val="TOC1"/>
            <w:tabs>
              <w:tab w:val="left" w:pos="440"/>
              <w:tab w:val="right" w:leader="dot" w:pos="9350"/>
            </w:tabs>
            <w:rPr>
              <w:rFonts w:eastAsiaTheme="minorEastAsia"/>
              <w:noProof/>
            </w:rPr>
          </w:pPr>
          <w:r>
            <w:fldChar w:fldCharType="begin"/>
          </w:r>
          <w:r w:rsidR="00FF734B">
            <w:instrText xml:space="preserve"> TOC \o "1-3" \h \z \u </w:instrText>
          </w:r>
          <w:r>
            <w:fldChar w:fldCharType="separate"/>
          </w:r>
          <w:hyperlink w:anchor="_Toc320556651" w:history="1">
            <w:r w:rsidR="00B40C61" w:rsidRPr="003A0B81">
              <w:rPr>
                <w:rStyle w:val="Hyperlink"/>
                <w:noProof/>
              </w:rPr>
              <w:t>1</w:t>
            </w:r>
            <w:r w:rsidR="00B40C61">
              <w:rPr>
                <w:rFonts w:eastAsiaTheme="minorEastAsia"/>
                <w:noProof/>
              </w:rPr>
              <w:tab/>
            </w:r>
            <w:r w:rsidR="00B40C61" w:rsidRPr="003A0B81">
              <w:rPr>
                <w:rStyle w:val="Hyperlink"/>
                <w:noProof/>
              </w:rPr>
              <w:t>Introduction</w:t>
            </w:r>
            <w:r w:rsidR="00B40C61">
              <w:rPr>
                <w:noProof/>
                <w:webHidden/>
              </w:rPr>
              <w:tab/>
            </w:r>
            <w:r w:rsidR="00B40C61">
              <w:rPr>
                <w:noProof/>
                <w:webHidden/>
              </w:rPr>
              <w:fldChar w:fldCharType="begin"/>
            </w:r>
            <w:r w:rsidR="00B40C61">
              <w:rPr>
                <w:noProof/>
                <w:webHidden/>
              </w:rPr>
              <w:instrText xml:space="preserve"> PAGEREF _Toc320556651 \h </w:instrText>
            </w:r>
            <w:r w:rsidR="00B40C61">
              <w:rPr>
                <w:noProof/>
                <w:webHidden/>
              </w:rPr>
            </w:r>
            <w:r w:rsidR="00B40C61">
              <w:rPr>
                <w:noProof/>
                <w:webHidden/>
              </w:rPr>
              <w:fldChar w:fldCharType="separate"/>
            </w:r>
            <w:r w:rsidR="00B40C61">
              <w:rPr>
                <w:noProof/>
                <w:webHidden/>
              </w:rPr>
              <w:t>6</w:t>
            </w:r>
            <w:r w:rsidR="00B40C61">
              <w:rPr>
                <w:noProof/>
                <w:webHidden/>
              </w:rPr>
              <w:fldChar w:fldCharType="end"/>
            </w:r>
          </w:hyperlink>
        </w:p>
        <w:p w14:paraId="03E58453" w14:textId="77777777" w:rsidR="00B40C61" w:rsidRDefault="00DC2CE4">
          <w:pPr>
            <w:pStyle w:val="TOC1"/>
            <w:tabs>
              <w:tab w:val="left" w:pos="440"/>
              <w:tab w:val="right" w:leader="dot" w:pos="9350"/>
            </w:tabs>
            <w:rPr>
              <w:rFonts w:eastAsiaTheme="minorEastAsia"/>
              <w:noProof/>
            </w:rPr>
          </w:pPr>
          <w:hyperlink w:anchor="_Toc320556652" w:history="1">
            <w:r w:rsidR="00B40C61" w:rsidRPr="003A0B81">
              <w:rPr>
                <w:rStyle w:val="Hyperlink"/>
                <w:noProof/>
              </w:rPr>
              <w:t>2</w:t>
            </w:r>
            <w:r w:rsidR="00B40C61">
              <w:rPr>
                <w:rFonts w:eastAsiaTheme="minorEastAsia"/>
                <w:noProof/>
              </w:rPr>
              <w:tab/>
            </w:r>
            <w:r w:rsidR="00B40C61" w:rsidRPr="003A0B81">
              <w:rPr>
                <w:rStyle w:val="Hyperlink"/>
                <w:noProof/>
              </w:rPr>
              <w:t>Motivation</w:t>
            </w:r>
            <w:r w:rsidR="00B40C61">
              <w:rPr>
                <w:noProof/>
                <w:webHidden/>
              </w:rPr>
              <w:tab/>
            </w:r>
            <w:r w:rsidR="00B40C61">
              <w:rPr>
                <w:noProof/>
                <w:webHidden/>
              </w:rPr>
              <w:fldChar w:fldCharType="begin"/>
            </w:r>
            <w:r w:rsidR="00B40C61">
              <w:rPr>
                <w:noProof/>
                <w:webHidden/>
              </w:rPr>
              <w:instrText xml:space="preserve"> PAGEREF _Toc320556652 \h </w:instrText>
            </w:r>
            <w:r w:rsidR="00B40C61">
              <w:rPr>
                <w:noProof/>
                <w:webHidden/>
              </w:rPr>
            </w:r>
            <w:r w:rsidR="00B40C61">
              <w:rPr>
                <w:noProof/>
                <w:webHidden/>
              </w:rPr>
              <w:fldChar w:fldCharType="separate"/>
            </w:r>
            <w:r w:rsidR="00B40C61">
              <w:rPr>
                <w:noProof/>
                <w:webHidden/>
              </w:rPr>
              <w:t>6</w:t>
            </w:r>
            <w:r w:rsidR="00B40C61">
              <w:rPr>
                <w:noProof/>
                <w:webHidden/>
              </w:rPr>
              <w:fldChar w:fldCharType="end"/>
            </w:r>
          </w:hyperlink>
        </w:p>
        <w:p w14:paraId="17121C81" w14:textId="77777777" w:rsidR="00B40C61" w:rsidRDefault="00DC2CE4">
          <w:pPr>
            <w:pStyle w:val="TOC1"/>
            <w:tabs>
              <w:tab w:val="left" w:pos="440"/>
              <w:tab w:val="right" w:leader="dot" w:pos="9350"/>
            </w:tabs>
            <w:rPr>
              <w:rFonts w:eastAsiaTheme="minorEastAsia"/>
              <w:noProof/>
            </w:rPr>
          </w:pPr>
          <w:hyperlink w:anchor="_Toc320556653" w:history="1">
            <w:r w:rsidR="00B40C61" w:rsidRPr="003A0B81">
              <w:rPr>
                <w:rStyle w:val="Hyperlink"/>
                <w:noProof/>
              </w:rPr>
              <w:t>3</w:t>
            </w:r>
            <w:r w:rsidR="00B40C61">
              <w:rPr>
                <w:rFonts w:eastAsiaTheme="minorEastAsia"/>
                <w:noProof/>
              </w:rPr>
              <w:tab/>
            </w:r>
            <w:r w:rsidR="00B40C61" w:rsidRPr="003A0B81">
              <w:rPr>
                <w:rStyle w:val="Hyperlink"/>
                <w:noProof/>
              </w:rPr>
              <w:t>Scope</w:t>
            </w:r>
            <w:r w:rsidR="00B40C61">
              <w:rPr>
                <w:noProof/>
                <w:webHidden/>
              </w:rPr>
              <w:tab/>
            </w:r>
            <w:r w:rsidR="00B40C61">
              <w:rPr>
                <w:noProof/>
                <w:webHidden/>
              </w:rPr>
              <w:fldChar w:fldCharType="begin"/>
            </w:r>
            <w:r w:rsidR="00B40C61">
              <w:rPr>
                <w:noProof/>
                <w:webHidden/>
              </w:rPr>
              <w:instrText xml:space="preserve"> PAGEREF _Toc320556653 \h </w:instrText>
            </w:r>
            <w:r w:rsidR="00B40C61">
              <w:rPr>
                <w:noProof/>
                <w:webHidden/>
              </w:rPr>
            </w:r>
            <w:r w:rsidR="00B40C61">
              <w:rPr>
                <w:noProof/>
                <w:webHidden/>
              </w:rPr>
              <w:fldChar w:fldCharType="separate"/>
            </w:r>
            <w:r w:rsidR="00B40C61">
              <w:rPr>
                <w:noProof/>
                <w:webHidden/>
              </w:rPr>
              <w:t>8</w:t>
            </w:r>
            <w:r w:rsidR="00B40C61">
              <w:rPr>
                <w:noProof/>
                <w:webHidden/>
              </w:rPr>
              <w:fldChar w:fldCharType="end"/>
            </w:r>
          </w:hyperlink>
        </w:p>
        <w:p w14:paraId="2CDC3321" w14:textId="77777777" w:rsidR="00B40C61" w:rsidRDefault="00DC2CE4">
          <w:pPr>
            <w:pStyle w:val="TOC1"/>
            <w:tabs>
              <w:tab w:val="left" w:pos="440"/>
              <w:tab w:val="right" w:leader="dot" w:pos="9350"/>
            </w:tabs>
            <w:rPr>
              <w:rFonts w:eastAsiaTheme="minorEastAsia"/>
              <w:noProof/>
            </w:rPr>
          </w:pPr>
          <w:hyperlink w:anchor="_Toc320556654" w:history="1">
            <w:r w:rsidR="00B40C61" w:rsidRPr="003A0B81">
              <w:rPr>
                <w:rStyle w:val="Hyperlink"/>
                <w:noProof/>
              </w:rPr>
              <w:t>4</w:t>
            </w:r>
            <w:r w:rsidR="00B40C61">
              <w:rPr>
                <w:rFonts w:eastAsiaTheme="minorEastAsia"/>
                <w:noProof/>
              </w:rPr>
              <w:tab/>
            </w:r>
            <w:r w:rsidR="00B40C61" w:rsidRPr="003A0B81">
              <w:rPr>
                <w:rStyle w:val="Hyperlink"/>
                <w:noProof/>
              </w:rPr>
              <w:t>Normative Language</w:t>
            </w:r>
            <w:r w:rsidR="00B40C61">
              <w:rPr>
                <w:noProof/>
                <w:webHidden/>
              </w:rPr>
              <w:tab/>
            </w:r>
            <w:r w:rsidR="00B40C61">
              <w:rPr>
                <w:noProof/>
                <w:webHidden/>
              </w:rPr>
              <w:fldChar w:fldCharType="begin"/>
            </w:r>
            <w:r w:rsidR="00B40C61">
              <w:rPr>
                <w:noProof/>
                <w:webHidden/>
              </w:rPr>
              <w:instrText xml:space="preserve"> PAGEREF _Toc320556654 \h </w:instrText>
            </w:r>
            <w:r w:rsidR="00B40C61">
              <w:rPr>
                <w:noProof/>
                <w:webHidden/>
              </w:rPr>
            </w:r>
            <w:r w:rsidR="00B40C61">
              <w:rPr>
                <w:noProof/>
                <w:webHidden/>
              </w:rPr>
              <w:fldChar w:fldCharType="separate"/>
            </w:r>
            <w:r w:rsidR="00B40C61">
              <w:rPr>
                <w:noProof/>
                <w:webHidden/>
              </w:rPr>
              <w:t>9</w:t>
            </w:r>
            <w:r w:rsidR="00B40C61">
              <w:rPr>
                <w:noProof/>
                <w:webHidden/>
              </w:rPr>
              <w:fldChar w:fldCharType="end"/>
            </w:r>
          </w:hyperlink>
        </w:p>
        <w:p w14:paraId="16A2375E" w14:textId="77777777" w:rsidR="00B40C61" w:rsidRDefault="00DC2CE4">
          <w:pPr>
            <w:pStyle w:val="TOC1"/>
            <w:tabs>
              <w:tab w:val="left" w:pos="440"/>
              <w:tab w:val="right" w:leader="dot" w:pos="9350"/>
            </w:tabs>
            <w:rPr>
              <w:rFonts w:eastAsiaTheme="minorEastAsia"/>
              <w:noProof/>
            </w:rPr>
          </w:pPr>
          <w:hyperlink w:anchor="_Toc320556655" w:history="1">
            <w:r w:rsidR="00B40C61" w:rsidRPr="003A0B81">
              <w:rPr>
                <w:rStyle w:val="Hyperlink"/>
                <w:noProof/>
              </w:rPr>
              <w:t>5</w:t>
            </w:r>
            <w:r w:rsidR="00B40C61">
              <w:rPr>
                <w:rFonts w:eastAsiaTheme="minorEastAsia"/>
                <w:noProof/>
              </w:rPr>
              <w:tab/>
            </w:r>
            <w:r w:rsidR="00B40C61" w:rsidRPr="003A0B81">
              <w:rPr>
                <w:rStyle w:val="Hyperlink"/>
                <w:noProof/>
              </w:rPr>
              <w:t>Terms</w:t>
            </w:r>
            <w:r w:rsidR="00B40C61">
              <w:rPr>
                <w:noProof/>
                <w:webHidden/>
              </w:rPr>
              <w:tab/>
            </w:r>
            <w:r w:rsidR="00B40C61">
              <w:rPr>
                <w:noProof/>
                <w:webHidden/>
              </w:rPr>
              <w:fldChar w:fldCharType="begin"/>
            </w:r>
            <w:r w:rsidR="00B40C61">
              <w:rPr>
                <w:noProof/>
                <w:webHidden/>
              </w:rPr>
              <w:instrText xml:space="preserve"> PAGEREF _Toc320556655 \h </w:instrText>
            </w:r>
            <w:r w:rsidR="00B40C61">
              <w:rPr>
                <w:noProof/>
                <w:webHidden/>
              </w:rPr>
            </w:r>
            <w:r w:rsidR="00B40C61">
              <w:rPr>
                <w:noProof/>
                <w:webHidden/>
              </w:rPr>
              <w:fldChar w:fldCharType="separate"/>
            </w:r>
            <w:r w:rsidR="00B40C61">
              <w:rPr>
                <w:noProof/>
                <w:webHidden/>
              </w:rPr>
              <w:t>9</w:t>
            </w:r>
            <w:r w:rsidR="00B40C61">
              <w:rPr>
                <w:noProof/>
                <w:webHidden/>
              </w:rPr>
              <w:fldChar w:fldCharType="end"/>
            </w:r>
          </w:hyperlink>
        </w:p>
        <w:p w14:paraId="6832E015" w14:textId="77777777" w:rsidR="00B40C61" w:rsidRDefault="00DC2CE4">
          <w:pPr>
            <w:pStyle w:val="TOC2"/>
            <w:tabs>
              <w:tab w:val="left" w:pos="880"/>
              <w:tab w:val="right" w:leader="dot" w:pos="9350"/>
            </w:tabs>
            <w:rPr>
              <w:rFonts w:eastAsiaTheme="minorEastAsia"/>
              <w:noProof/>
            </w:rPr>
          </w:pPr>
          <w:hyperlink w:anchor="_Toc320556656" w:history="1">
            <w:r w:rsidR="00B40C61" w:rsidRPr="003A0B81">
              <w:rPr>
                <w:rStyle w:val="Hyperlink"/>
                <w:noProof/>
              </w:rPr>
              <w:t>5.1</w:t>
            </w:r>
            <w:r w:rsidR="00B40C61">
              <w:rPr>
                <w:rFonts w:eastAsiaTheme="minorEastAsia"/>
                <w:noProof/>
              </w:rPr>
              <w:tab/>
            </w:r>
            <w:r w:rsidR="00B40C61" w:rsidRPr="003A0B81">
              <w:rPr>
                <w:rStyle w:val="Hyperlink"/>
                <w:noProof/>
              </w:rPr>
              <w:t>OpenFlow Capable Switch</w:t>
            </w:r>
            <w:r w:rsidR="00B40C61">
              <w:rPr>
                <w:noProof/>
                <w:webHidden/>
              </w:rPr>
              <w:tab/>
            </w:r>
            <w:r w:rsidR="00B40C61">
              <w:rPr>
                <w:noProof/>
                <w:webHidden/>
              </w:rPr>
              <w:fldChar w:fldCharType="begin"/>
            </w:r>
            <w:r w:rsidR="00B40C61">
              <w:rPr>
                <w:noProof/>
                <w:webHidden/>
              </w:rPr>
              <w:instrText xml:space="preserve"> PAGEREF _Toc320556656 \h </w:instrText>
            </w:r>
            <w:r w:rsidR="00B40C61">
              <w:rPr>
                <w:noProof/>
                <w:webHidden/>
              </w:rPr>
            </w:r>
            <w:r w:rsidR="00B40C61">
              <w:rPr>
                <w:noProof/>
                <w:webHidden/>
              </w:rPr>
              <w:fldChar w:fldCharType="separate"/>
            </w:r>
            <w:r w:rsidR="00B40C61">
              <w:rPr>
                <w:noProof/>
                <w:webHidden/>
              </w:rPr>
              <w:t>9</w:t>
            </w:r>
            <w:r w:rsidR="00B40C61">
              <w:rPr>
                <w:noProof/>
                <w:webHidden/>
              </w:rPr>
              <w:fldChar w:fldCharType="end"/>
            </w:r>
          </w:hyperlink>
        </w:p>
        <w:p w14:paraId="02CB8067" w14:textId="77777777" w:rsidR="00B40C61" w:rsidRDefault="00DC2CE4">
          <w:pPr>
            <w:pStyle w:val="TOC2"/>
            <w:tabs>
              <w:tab w:val="left" w:pos="880"/>
              <w:tab w:val="right" w:leader="dot" w:pos="9350"/>
            </w:tabs>
            <w:rPr>
              <w:rFonts w:eastAsiaTheme="minorEastAsia"/>
              <w:noProof/>
            </w:rPr>
          </w:pPr>
          <w:hyperlink w:anchor="_Toc320556657" w:history="1">
            <w:r w:rsidR="00B40C61" w:rsidRPr="003A0B81">
              <w:rPr>
                <w:rStyle w:val="Hyperlink"/>
                <w:noProof/>
              </w:rPr>
              <w:t>5.2</w:t>
            </w:r>
            <w:r w:rsidR="00B40C61">
              <w:rPr>
                <w:rFonts w:eastAsiaTheme="minorEastAsia"/>
                <w:noProof/>
              </w:rPr>
              <w:tab/>
            </w:r>
            <w:r w:rsidR="00B40C61" w:rsidRPr="003A0B81">
              <w:rPr>
                <w:rStyle w:val="Hyperlink"/>
                <w:noProof/>
              </w:rPr>
              <w:t>OpenFlow Configuration Point</w:t>
            </w:r>
            <w:r w:rsidR="00B40C61">
              <w:rPr>
                <w:noProof/>
                <w:webHidden/>
              </w:rPr>
              <w:tab/>
            </w:r>
            <w:r w:rsidR="00B40C61">
              <w:rPr>
                <w:noProof/>
                <w:webHidden/>
              </w:rPr>
              <w:fldChar w:fldCharType="begin"/>
            </w:r>
            <w:r w:rsidR="00B40C61">
              <w:rPr>
                <w:noProof/>
                <w:webHidden/>
              </w:rPr>
              <w:instrText xml:space="preserve"> PAGEREF _Toc320556657 \h </w:instrText>
            </w:r>
            <w:r w:rsidR="00B40C61">
              <w:rPr>
                <w:noProof/>
                <w:webHidden/>
              </w:rPr>
            </w:r>
            <w:r w:rsidR="00B40C61">
              <w:rPr>
                <w:noProof/>
                <w:webHidden/>
              </w:rPr>
              <w:fldChar w:fldCharType="separate"/>
            </w:r>
            <w:r w:rsidR="00B40C61">
              <w:rPr>
                <w:noProof/>
                <w:webHidden/>
              </w:rPr>
              <w:t>9</w:t>
            </w:r>
            <w:r w:rsidR="00B40C61">
              <w:rPr>
                <w:noProof/>
                <w:webHidden/>
              </w:rPr>
              <w:fldChar w:fldCharType="end"/>
            </w:r>
          </w:hyperlink>
        </w:p>
        <w:p w14:paraId="5409A777" w14:textId="77777777" w:rsidR="00B40C61" w:rsidRDefault="00DC2CE4">
          <w:pPr>
            <w:pStyle w:val="TOC2"/>
            <w:tabs>
              <w:tab w:val="left" w:pos="880"/>
              <w:tab w:val="right" w:leader="dot" w:pos="9350"/>
            </w:tabs>
            <w:rPr>
              <w:rFonts w:eastAsiaTheme="minorEastAsia"/>
              <w:noProof/>
            </w:rPr>
          </w:pPr>
          <w:hyperlink w:anchor="_Toc320556658" w:history="1">
            <w:r w:rsidR="00B40C61" w:rsidRPr="003A0B81">
              <w:rPr>
                <w:rStyle w:val="Hyperlink"/>
                <w:noProof/>
              </w:rPr>
              <w:t>5.3</w:t>
            </w:r>
            <w:r w:rsidR="00B40C61">
              <w:rPr>
                <w:rFonts w:eastAsiaTheme="minorEastAsia"/>
                <w:noProof/>
              </w:rPr>
              <w:tab/>
            </w:r>
            <w:r w:rsidR="00B40C61" w:rsidRPr="003A0B81">
              <w:rPr>
                <w:rStyle w:val="Hyperlink"/>
                <w:noProof/>
              </w:rPr>
              <w:t>OpenFlow Logical Switch</w:t>
            </w:r>
            <w:r w:rsidR="00B40C61">
              <w:rPr>
                <w:noProof/>
                <w:webHidden/>
              </w:rPr>
              <w:tab/>
            </w:r>
            <w:r w:rsidR="00B40C61">
              <w:rPr>
                <w:noProof/>
                <w:webHidden/>
              </w:rPr>
              <w:fldChar w:fldCharType="begin"/>
            </w:r>
            <w:r w:rsidR="00B40C61">
              <w:rPr>
                <w:noProof/>
                <w:webHidden/>
              </w:rPr>
              <w:instrText xml:space="preserve"> PAGEREF _Toc320556658 \h </w:instrText>
            </w:r>
            <w:r w:rsidR="00B40C61">
              <w:rPr>
                <w:noProof/>
                <w:webHidden/>
              </w:rPr>
            </w:r>
            <w:r w:rsidR="00B40C61">
              <w:rPr>
                <w:noProof/>
                <w:webHidden/>
              </w:rPr>
              <w:fldChar w:fldCharType="separate"/>
            </w:r>
            <w:r w:rsidR="00B40C61">
              <w:rPr>
                <w:noProof/>
                <w:webHidden/>
              </w:rPr>
              <w:t>9</w:t>
            </w:r>
            <w:r w:rsidR="00B40C61">
              <w:rPr>
                <w:noProof/>
                <w:webHidden/>
              </w:rPr>
              <w:fldChar w:fldCharType="end"/>
            </w:r>
          </w:hyperlink>
        </w:p>
        <w:p w14:paraId="116A54FB" w14:textId="77777777" w:rsidR="00B40C61" w:rsidRDefault="00DC2CE4">
          <w:pPr>
            <w:pStyle w:val="TOC2"/>
            <w:tabs>
              <w:tab w:val="left" w:pos="880"/>
              <w:tab w:val="right" w:leader="dot" w:pos="9350"/>
            </w:tabs>
            <w:rPr>
              <w:rFonts w:eastAsiaTheme="minorEastAsia"/>
              <w:noProof/>
            </w:rPr>
          </w:pPr>
          <w:hyperlink w:anchor="_Toc320556659" w:history="1">
            <w:r w:rsidR="00B40C61" w:rsidRPr="003A0B81">
              <w:rPr>
                <w:rStyle w:val="Hyperlink"/>
                <w:noProof/>
              </w:rPr>
              <w:t>5.4</w:t>
            </w:r>
            <w:r w:rsidR="00B40C61">
              <w:rPr>
                <w:rFonts w:eastAsiaTheme="minorEastAsia"/>
                <w:noProof/>
              </w:rPr>
              <w:tab/>
            </w:r>
            <w:r w:rsidR="00B40C61" w:rsidRPr="003A0B81">
              <w:rPr>
                <w:rStyle w:val="Hyperlink"/>
                <w:noProof/>
              </w:rPr>
              <w:t>OpenFlow Resource</w:t>
            </w:r>
            <w:r w:rsidR="00B40C61">
              <w:rPr>
                <w:noProof/>
                <w:webHidden/>
              </w:rPr>
              <w:tab/>
            </w:r>
            <w:r w:rsidR="00B40C61">
              <w:rPr>
                <w:noProof/>
                <w:webHidden/>
              </w:rPr>
              <w:fldChar w:fldCharType="begin"/>
            </w:r>
            <w:r w:rsidR="00B40C61">
              <w:rPr>
                <w:noProof/>
                <w:webHidden/>
              </w:rPr>
              <w:instrText xml:space="preserve"> PAGEREF _Toc320556659 \h </w:instrText>
            </w:r>
            <w:r w:rsidR="00B40C61">
              <w:rPr>
                <w:noProof/>
                <w:webHidden/>
              </w:rPr>
            </w:r>
            <w:r w:rsidR="00B40C61">
              <w:rPr>
                <w:noProof/>
                <w:webHidden/>
              </w:rPr>
              <w:fldChar w:fldCharType="separate"/>
            </w:r>
            <w:r w:rsidR="00B40C61">
              <w:rPr>
                <w:noProof/>
                <w:webHidden/>
              </w:rPr>
              <w:t>9</w:t>
            </w:r>
            <w:r w:rsidR="00B40C61">
              <w:rPr>
                <w:noProof/>
                <w:webHidden/>
              </w:rPr>
              <w:fldChar w:fldCharType="end"/>
            </w:r>
          </w:hyperlink>
        </w:p>
        <w:p w14:paraId="374AD602" w14:textId="77777777" w:rsidR="00B40C61" w:rsidRDefault="00DC2CE4">
          <w:pPr>
            <w:pStyle w:val="TOC3"/>
            <w:tabs>
              <w:tab w:val="left" w:pos="1320"/>
              <w:tab w:val="right" w:leader="dot" w:pos="9350"/>
            </w:tabs>
            <w:rPr>
              <w:rFonts w:eastAsiaTheme="minorEastAsia"/>
              <w:noProof/>
            </w:rPr>
          </w:pPr>
          <w:hyperlink w:anchor="_Toc320556660" w:history="1">
            <w:r w:rsidR="00B40C61" w:rsidRPr="003A0B81">
              <w:rPr>
                <w:rStyle w:val="Hyperlink"/>
                <w:noProof/>
              </w:rPr>
              <w:t>5.4.1</w:t>
            </w:r>
            <w:r w:rsidR="00B40C61">
              <w:rPr>
                <w:rFonts w:eastAsiaTheme="minorEastAsia"/>
                <w:noProof/>
              </w:rPr>
              <w:tab/>
            </w:r>
            <w:r w:rsidR="00B40C61" w:rsidRPr="003A0B81">
              <w:rPr>
                <w:rStyle w:val="Hyperlink"/>
                <w:noProof/>
              </w:rPr>
              <w:t>OpenFlow Queue</w:t>
            </w:r>
            <w:r w:rsidR="00B40C61">
              <w:rPr>
                <w:noProof/>
                <w:webHidden/>
              </w:rPr>
              <w:tab/>
            </w:r>
            <w:r w:rsidR="00B40C61">
              <w:rPr>
                <w:noProof/>
                <w:webHidden/>
              </w:rPr>
              <w:fldChar w:fldCharType="begin"/>
            </w:r>
            <w:r w:rsidR="00B40C61">
              <w:rPr>
                <w:noProof/>
                <w:webHidden/>
              </w:rPr>
              <w:instrText xml:space="preserve"> PAGEREF _Toc320556660 \h </w:instrText>
            </w:r>
            <w:r w:rsidR="00B40C61">
              <w:rPr>
                <w:noProof/>
                <w:webHidden/>
              </w:rPr>
            </w:r>
            <w:r w:rsidR="00B40C61">
              <w:rPr>
                <w:noProof/>
                <w:webHidden/>
              </w:rPr>
              <w:fldChar w:fldCharType="separate"/>
            </w:r>
            <w:r w:rsidR="00B40C61">
              <w:rPr>
                <w:noProof/>
                <w:webHidden/>
              </w:rPr>
              <w:t>9</w:t>
            </w:r>
            <w:r w:rsidR="00B40C61">
              <w:rPr>
                <w:noProof/>
                <w:webHidden/>
              </w:rPr>
              <w:fldChar w:fldCharType="end"/>
            </w:r>
          </w:hyperlink>
        </w:p>
        <w:p w14:paraId="4D00E6BD" w14:textId="77777777" w:rsidR="00B40C61" w:rsidRDefault="00DC2CE4">
          <w:pPr>
            <w:pStyle w:val="TOC3"/>
            <w:tabs>
              <w:tab w:val="left" w:pos="1320"/>
              <w:tab w:val="right" w:leader="dot" w:pos="9350"/>
            </w:tabs>
            <w:rPr>
              <w:rFonts w:eastAsiaTheme="minorEastAsia"/>
              <w:noProof/>
            </w:rPr>
          </w:pPr>
          <w:hyperlink w:anchor="_Toc320556661" w:history="1">
            <w:r w:rsidR="00B40C61" w:rsidRPr="003A0B81">
              <w:rPr>
                <w:rStyle w:val="Hyperlink"/>
                <w:noProof/>
              </w:rPr>
              <w:t>5.4.2</w:t>
            </w:r>
            <w:r w:rsidR="00B40C61">
              <w:rPr>
                <w:rFonts w:eastAsiaTheme="minorEastAsia"/>
                <w:noProof/>
              </w:rPr>
              <w:tab/>
            </w:r>
            <w:r w:rsidR="00B40C61" w:rsidRPr="003A0B81">
              <w:rPr>
                <w:rStyle w:val="Hyperlink"/>
                <w:noProof/>
              </w:rPr>
              <w:t>OpenFlow Port</w:t>
            </w:r>
            <w:r w:rsidR="00B40C61">
              <w:rPr>
                <w:noProof/>
                <w:webHidden/>
              </w:rPr>
              <w:tab/>
            </w:r>
            <w:r w:rsidR="00B40C61">
              <w:rPr>
                <w:noProof/>
                <w:webHidden/>
              </w:rPr>
              <w:fldChar w:fldCharType="begin"/>
            </w:r>
            <w:r w:rsidR="00B40C61">
              <w:rPr>
                <w:noProof/>
                <w:webHidden/>
              </w:rPr>
              <w:instrText xml:space="preserve"> PAGEREF _Toc320556661 \h </w:instrText>
            </w:r>
            <w:r w:rsidR="00B40C61">
              <w:rPr>
                <w:noProof/>
                <w:webHidden/>
              </w:rPr>
            </w:r>
            <w:r w:rsidR="00B40C61">
              <w:rPr>
                <w:noProof/>
                <w:webHidden/>
              </w:rPr>
              <w:fldChar w:fldCharType="separate"/>
            </w:r>
            <w:r w:rsidR="00B40C61">
              <w:rPr>
                <w:noProof/>
                <w:webHidden/>
              </w:rPr>
              <w:t>9</w:t>
            </w:r>
            <w:r w:rsidR="00B40C61">
              <w:rPr>
                <w:noProof/>
                <w:webHidden/>
              </w:rPr>
              <w:fldChar w:fldCharType="end"/>
            </w:r>
          </w:hyperlink>
        </w:p>
        <w:p w14:paraId="36A0BC99" w14:textId="77777777" w:rsidR="00B40C61" w:rsidRDefault="00DC2CE4">
          <w:pPr>
            <w:pStyle w:val="TOC2"/>
            <w:tabs>
              <w:tab w:val="left" w:pos="880"/>
              <w:tab w:val="right" w:leader="dot" w:pos="9350"/>
            </w:tabs>
            <w:rPr>
              <w:rFonts w:eastAsiaTheme="minorEastAsia"/>
              <w:noProof/>
            </w:rPr>
          </w:pPr>
          <w:hyperlink w:anchor="_Toc320556662" w:history="1">
            <w:r w:rsidR="00B40C61" w:rsidRPr="003A0B81">
              <w:rPr>
                <w:rStyle w:val="Hyperlink"/>
                <w:noProof/>
              </w:rPr>
              <w:t>5.5</w:t>
            </w:r>
            <w:r w:rsidR="00B40C61">
              <w:rPr>
                <w:rFonts w:eastAsiaTheme="minorEastAsia"/>
                <w:noProof/>
              </w:rPr>
              <w:tab/>
            </w:r>
            <w:r w:rsidR="00B40C61" w:rsidRPr="003A0B81">
              <w:rPr>
                <w:rStyle w:val="Hyperlink"/>
                <w:noProof/>
              </w:rPr>
              <w:t>OpenFlow Controller</w:t>
            </w:r>
            <w:r w:rsidR="00B40C61">
              <w:rPr>
                <w:noProof/>
                <w:webHidden/>
              </w:rPr>
              <w:tab/>
            </w:r>
            <w:r w:rsidR="00B40C61">
              <w:rPr>
                <w:noProof/>
                <w:webHidden/>
              </w:rPr>
              <w:fldChar w:fldCharType="begin"/>
            </w:r>
            <w:r w:rsidR="00B40C61">
              <w:rPr>
                <w:noProof/>
                <w:webHidden/>
              </w:rPr>
              <w:instrText xml:space="preserve"> PAGEREF _Toc320556662 \h </w:instrText>
            </w:r>
            <w:r w:rsidR="00B40C61">
              <w:rPr>
                <w:noProof/>
                <w:webHidden/>
              </w:rPr>
            </w:r>
            <w:r w:rsidR="00B40C61">
              <w:rPr>
                <w:noProof/>
                <w:webHidden/>
              </w:rPr>
              <w:fldChar w:fldCharType="separate"/>
            </w:r>
            <w:r w:rsidR="00B40C61">
              <w:rPr>
                <w:noProof/>
                <w:webHidden/>
              </w:rPr>
              <w:t>10</w:t>
            </w:r>
            <w:r w:rsidR="00B40C61">
              <w:rPr>
                <w:noProof/>
                <w:webHidden/>
              </w:rPr>
              <w:fldChar w:fldCharType="end"/>
            </w:r>
          </w:hyperlink>
        </w:p>
        <w:p w14:paraId="4F700E8D" w14:textId="77777777" w:rsidR="00B40C61" w:rsidRDefault="00DC2CE4">
          <w:pPr>
            <w:pStyle w:val="TOC1"/>
            <w:tabs>
              <w:tab w:val="left" w:pos="440"/>
              <w:tab w:val="right" w:leader="dot" w:pos="9350"/>
            </w:tabs>
            <w:rPr>
              <w:rFonts w:eastAsiaTheme="minorEastAsia"/>
              <w:noProof/>
            </w:rPr>
          </w:pPr>
          <w:hyperlink w:anchor="_Toc320556663" w:history="1">
            <w:r w:rsidR="00B40C61" w:rsidRPr="003A0B81">
              <w:rPr>
                <w:rStyle w:val="Hyperlink"/>
                <w:noProof/>
              </w:rPr>
              <w:t>6</w:t>
            </w:r>
            <w:r w:rsidR="00B40C61">
              <w:rPr>
                <w:rFonts w:eastAsiaTheme="minorEastAsia"/>
                <w:noProof/>
              </w:rPr>
              <w:tab/>
            </w:r>
            <w:r w:rsidR="00B40C61" w:rsidRPr="003A0B81">
              <w:rPr>
                <w:rStyle w:val="Hyperlink"/>
                <w:noProof/>
              </w:rPr>
              <w:t>Requirements</w:t>
            </w:r>
            <w:r w:rsidR="00B40C61">
              <w:rPr>
                <w:noProof/>
                <w:webHidden/>
              </w:rPr>
              <w:tab/>
            </w:r>
            <w:r w:rsidR="00B40C61">
              <w:rPr>
                <w:noProof/>
                <w:webHidden/>
              </w:rPr>
              <w:fldChar w:fldCharType="begin"/>
            </w:r>
            <w:r w:rsidR="00B40C61">
              <w:rPr>
                <w:noProof/>
                <w:webHidden/>
              </w:rPr>
              <w:instrText xml:space="preserve"> PAGEREF _Toc320556663 \h </w:instrText>
            </w:r>
            <w:r w:rsidR="00B40C61">
              <w:rPr>
                <w:noProof/>
                <w:webHidden/>
              </w:rPr>
            </w:r>
            <w:r w:rsidR="00B40C61">
              <w:rPr>
                <w:noProof/>
                <w:webHidden/>
              </w:rPr>
              <w:fldChar w:fldCharType="separate"/>
            </w:r>
            <w:r w:rsidR="00B40C61">
              <w:rPr>
                <w:noProof/>
                <w:webHidden/>
              </w:rPr>
              <w:t>10</w:t>
            </w:r>
            <w:r w:rsidR="00B40C61">
              <w:rPr>
                <w:noProof/>
                <w:webHidden/>
              </w:rPr>
              <w:fldChar w:fldCharType="end"/>
            </w:r>
          </w:hyperlink>
        </w:p>
        <w:p w14:paraId="18EB1051" w14:textId="77777777" w:rsidR="00B40C61" w:rsidRDefault="00DC2CE4">
          <w:pPr>
            <w:pStyle w:val="TOC2"/>
            <w:tabs>
              <w:tab w:val="left" w:pos="880"/>
              <w:tab w:val="right" w:leader="dot" w:pos="9350"/>
            </w:tabs>
            <w:rPr>
              <w:rFonts w:eastAsiaTheme="minorEastAsia"/>
              <w:noProof/>
            </w:rPr>
          </w:pPr>
          <w:hyperlink w:anchor="_Toc320556664" w:history="1">
            <w:r w:rsidR="00B40C61" w:rsidRPr="003A0B81">
              <w:rPr>
                <w:rStyle w:val="Hyperlink"/>
                <w:noProof/>
              </w:rPr>
              <w:t>6.1</w:t>
            </w:r>
            <w:r w:rsidR="00B40C61">
              <w:rPr>
                <w:rFonts w:eastAsiaTheme="minorEastAsia"/>
                <w:noProof/>
              </w:rPr>
              <w:tab/>
            </w:r>
            <w:r w:rsidR="00B40C61" w:rsidRPr="003A0B81">
              <w:rPr>
                <w:rStyle w:val="Hyperlink"/>
                <w:noProof/>
              </w:rPr>
              <w:t>Requirements from the OpenFlow 1.3 Protocol Specification</w:t>
            </w:r>
            <w:r w:rsidR="00B40C61">
              <w:rPr>
                <w:noProof/>
                <w:webHidden/>
              </w:rPr>
              <w:tab/>
            </w:r>
            <w:r w:rsidR="00B40C61">
              <w:rPr>
                <w:noProof/>
                <w:webHidden/>
              </w:rPr>
              <w:fldChar w:fldCharType="begin"/>
            </w:r>
            <w:r w:rsidR="00B40C61">
              <w:rPr>
                <w:noProof/>
                <w:webHidden/>
              </w:rPr>
              <w:instrText xml:space="preserve"> PAGEREF _Toc320556664 \h </w:instrText>
            </w:r>
            <w:r w:rsidR="00B40C61">
              <w:rPr>
                <w:noProof/>
                <w:webHidden/>
              </w:rPr>
            </w:r>
            <w:r w:rsidR="00B40C61">
              <w:rPr>
                <w:noProof/>
                <w:webHidden/>
              </w:rPr>
              <w:fldChar w:fldCharType="separate"/>
            </w:r>
            <w:r w:rsidR="00B40C61">
              <w:rPr>
                <w:noProof/>
                <w:webHidden/>
              </w:rPr>
              <w:t>10</w:t>
            </w:r>
            <w:r w:rsidR="00B40C61">
              <w:rPr>
                <w:noProof/>
                <w:webHidden/>
              </w:rPr>
              <w:fldChar w:fldCharType="end"/>
            </w:r>
          </w:hyperlink>
        </w:p>
        <w:p w14:paraId="0CDDA5C8" w14:textId="77777777" w:rsidR="00B40C61" w:rsidRDefault="00DC2CE4">
          <w:pPr>
            <w:pStyle w:val="TOC3"/>
            <w:tabs>
              <w:tab w:val="left" w:pos="1320"/>
              <w:tab w:val="right" w:leader="dot" w:pos="9350"/>
            </w:tabs>
            <w:rPr>
              <w:rFonts w:eastAsiaTheme="minorEastAsia"/>
              <w:noProof/>
            </w:rPr>
          </w:pPr>
          <w:hyperlink w:anchor="_Toc320556665" w:history="1">
            <w:r w:rsidR="00B40C61" w:rsidRPr="003A0B81">
              <w:rPr>
                <w:rStyle w:val="Hyperlink"/>
                <w:noProof/>
              </w:rPr>
              <w:t>6.1.1</w:t>
            </w:r>
            <w:r w:rsidR="00B40C61">
              <w:rPr>
                <w:rFonts w:eastAsiaTheme="minorEastAsia"/>
                <w:noProof/>
              </w:rPr>
              <w:tab/>
            </w:r>
            <w:r w:rsidR="00B40C61" w:rsidRPr="003A0B81">
              <w:rPr>
                <w:rStyle w:val="Hyperlink"/>
                <w:noProof/>
              </w:rPr>
              <w:t>Connection Setup to a Controller</w:t>
            </w:r>
            <w:r w:rsidR="00B40C61">
              <w:rPr>
                <w:noProof/>
                <w:webHidden/>
              </w:rPr>
              <w:tab/>
            </w:r>
            <w:r w:rsidR="00B40C61">
              <w:rPr>
                <w:noProof/>
                <w:webHidden/>
              </w:rPr>
              <w:fldChar w:fldCharType="begin"/>
            </w:r>
            <w:r w:rsidR="00B40C61">
              <w:rPr>
                <w:noProof/>
                <w:webHidden/>
              </w:rPr>
              <w:instrText xml:space="preserve"> PAGEREF _Toc320556665 \h </w:instrText>
            </w:r>
            <w:r w:rsidR="00B40C61">
              <w:rPr>
                <w:noProof/>
                <w:webHidden/>
              </w:rPr>
            </w:r>
            <w:r w:rsidR="00B40C61">
              <w:rPr>
                <w:noProof/>
                <w:webHidden/>
              </w:rPr>
              <w:fldChar w:fldCharType="separate"/>
            </w:r>
            <w:r w:rsidR="00B40C61">
              <w:rPr>
                <w:noProof/>
                <w:webHidden/>
              </w:rPr>
              <w:t>10</w:t>
            </w:r>
            <w:r w:rsidR="00B40C61">
              <w:rPr>
                <w:noProof/>
                <w:webHidden/>
              </w:rPr>
              <w:fldChar w:fldCharType="end"/>
            </w:r>
          </w:hyperlink>
        </w:p>
        <w:p w14:paraId="2E2D9F88" w14:textId="77777777" w:rsidR="00B40C61" w:rsidRDefault="00DC2CE4">
          <w:pPr>
            <w:pStyle w:val="TOC3"/>
            <w:tabs>
              <w:tab w:val="left" w:pos="1320"/>
              <w:tab w:val="right" w:leader="dot" w:pos="9350"/>
            </w:tabs>
            <w:rPr>
              <w:rFonts w:eastAsiaTheme="minorEastAsia"/>
              <w:noProof/>
            </w:rPr>
          </w:pPr>
          <w:hyperlink w:anchor="_Toc320556666" w:history="1">
            <w:r w:rsidR="00B40C61" w:rsidRPr="003A0B81">
              <w:rPr>
                <w:rStyle w:val="Hyperlink"/>
                <w:noProof/>
              </w:rPr>
              <w:t>6.1.2</w:t>
            </w:r>
            <w:r w:rsidR="00B40C61">
              <w:rPr>
                <w:rFonts w:eastAsiaTheme="minorEastAsia"/>
                <w:noProof/>
              </w:rPr>
              <w:tab/>
            </w:r>
            <w:r w:rsidR="00B40C61" w:rsidRPr="003A0B81">
              <w:rPr>
                <w:rStyle w:val="Hyperlink"/>
                <w:noProof/>
              </w:rPr>
              <w:t>Multiple Controllers</w:t>
            </w:r>
            <w:r w:rsidR="00B40C61">
              <w:rPr>
                <w:noProof/>
                <w:webHidden/>
              </w:rPr>
              <w:tab/>
            </w:r>
            <w:r w:rsidR="00B40C61">
              <w:rPr>
                <w:noProof/>
                <w:webHidden/>
              </w:rPr>
              <w:fldChar w:fldCharType="begin"/>
            </w:r>
            <w:r w:rsidR="00B40C61">
              <w:rPr>
                <w:noProof/>
                <w:webHidden/>
              </w:rPr>
              <w:instrText xml:space="preserve"> PAGEREF _Toc320556666 \h </w:instrText>
            </w:r>
            <w:r w:rsidR="00B40C61">
              <w:rPr>
                <w:noProof/>
                <w:webHidden/>
              </w:rPr>
            </w:r>
            <w:r w:rsidR="00B40C61">
              <w:rPr>
                <w:noProof/>
                <w:webHidden/>
              </w:rPr>
              <w:fldChar w:fldCharType="separate"/>
            </w:r>
            <w:r w:rsidR="00B40C61">
              <w:rPr>
                <w:noProof/>
                <w:webHidden/>
              </w:rPr>
              <w:t>10</w:t>
            </w:r>
            <w:r w:rsidR="00B40C61">
              <w:rPr>
                <w:noProof/>
                <w:webHidden/>
              </w:rPr>
              <w:fldChar w:fldCharType="end"/>
            </w:r>
          </w:hyperlink>
        </w:p>
        <w:p w14:paraId="274DEEE3" w14:textId="77777777" w:rsidR="00B40C61" w:rsidRDefault="00DC2CE4">
          <w:pPr>
            <w:pStyle w:val="TOC3"/>
            <w:tabs>
              <w:tab w:val="left" w:pos="1320"/>
              <w:tab w:val="right" w:leader="dot" w:pos="9350"/>
            </w:tabs>
            <w:rPr>
              <w:rFonts w:eastAsiaTheme="minorEastAsia"/>
              <w:noProof/>
            </w:rPr>
          </w:pPr>
          <w:hyperlink w:anchor="_Toc320556667" w:history="1">
            <w:r w:rsidR="00B40C61" w:rsidRPr="003A0B81">
              <w:rPr>
                <w:rStyle w:val="Hyperlink"/>
                <w:noProof/>
              </w:rPr>
              <w:t>6.1.3</w:t>
            </w:r>
            <w:r w:rsidR="00B40C61">
              <w:rPr>
                <w:rFonts w:eastAsiaTheme="minorEastAsia"/>
                <w:noProof/>
              </w:rPr>
              <w:tab/>
            </w:r>
            <w:r w:rsidR="00B40C61" w:rsidRPr="003A0B81">
              <w:rPr>
                <w:rStyle w:val="Hyperlink"/>
                <w:noProof/>
              </w:rPr>
              <w:t>OpenFlow Logical Switches</w:t>
            </w:r>
            <w:r w:rsidR="00B40C61">
              <w:rPr>
                <w:noProof/>
                <w:webHidden/>
              </w:rPr>
              <w:tab/>
            </w:r>
            <w:r w:rsidR="00B40C61">
              <w:rPr>
                <w:noProof/>
                <w:webHidden/>
              </w:rPr>
              <w:fldChar w:fldCharType="begin"/>
            </w:r>
            <w:r w:rsidR="00B40C61">
              <w:rPr>
                <w:noProof/>
                <w:webHidden/>
              </w:rPr>
              <w:instrText xml:space="preserve"> PAGEREF _Toc320556667 \h </w:instrText>
            </w:r>
            <w:r w:rsidR="00B40C61">
              <w:rPr>
                <w:noProof/>
                <w:webHidden/>
              </w:rPr>
            </w:r>
            <w:r w:rsidR="00B40C61">
              <w:rPr>
                <w:noProof/>
                <w:webHidden/>
              </w:rPr>
              <w:fldChar w:fldCharType="separate"/>
            </w:r>
            <w:r w:rsidR="00B40C61">
              <w:rPr>
                <w:noProof/>
                <w:webHidden/>
              </w:rPr>
              <w:t>10</w:t>
            </w:r>
            <w:r w:rsidR="00B40C61">
              <w:rPr>
                <w:noProof/>
                <w:webHidden/>
              </w:rPr>
              <w:fldChar w:fldCharType="end"/>
            </w:r>
          </w:hyperlink>
        </w:p>
        <w:p w14:paraId="73D24311" w14:textId="77777777" w:rsidR="00B40C61" w:rsidRDefault="00DC2CE4">
          <w:pPr>
            <w:pStyle w:val="TOC3"/>
            <w:tabs>
              <w:tab w:val="left" w:pos="1320"/>
              <w:tab w:val="right" w:leader="dot" w:pos="9350"/>
            </w:tabs>
            <w:rPr>
              <w:rFonts w:eastAsiaTheme="minorEastAsia"/>
              <w:noProof/>
            </w:rPr>
          </w:pPr>
          <w:hyperlink w:anchor="_Toc320556668" w:history="1">
            <w:r w:rsidR="00B40C61" w:rsidRPr="003A0B81">
              <w:rPr>
                <w:rStyle w:val="Hyperlink"/>
                <w:noProof/>
              </w:rPr>
              <w:t>6.1.4</w:t>
            </w:r>
            <w:r w:rsidR="00B40C61">
              <w:rPr>
                <w:rFonts w:eastAsiaTheme="minorEastAsia"/>
                <w:noProof/>
              </w:rPr>
              <w:tab/>
            </w:r>
            <w:r w:rsidR="00B40C61" w:rsidRPr="003A0B81">
              <w:rPr>
                <w:rStyle w:val="Hyperlink"/>
                <w:noProof/>
              </w:rPr>
              <w:t>Connection Interruption</w:t>
            </w:r>
            <w:r w:rsidR="00B40C61">
              <w:rPr>
                <w:noProof/>
                <w:webHidden/>
              </w:rPr>
              <w:tab/>
            </w:r>
            <w:r w:rsidR="00B40C61">
              <w:rPr>
                <w:noProof/>
                <w:webHidden/>
              </w:rPr>
              <w:fldChar w:fldCharType="begin"/>
            </w:r>
            <w:r w:rsidR="00B40C61">
              <w:rPr>
                <w:noProof/>
                <w:webHidden/>
              </w:rPr>
              <w:instrText xml:space="preserve"> PAGEREF _Toc320556668 \h </w:instrText>
            </w:r>
            <w:r w:rsidR="00B40C61">
              <w:rPr>
                <w:noProof/>
                <w:webHidden/>
              </w:rPr>
            </w:r>
            <w:r w:rsidR="00B40C61">
              <w:rPr>
                <w:noProof/>
                <w:webHidden/>
              </w:rPr>
              <w:fldChar w:fldCharType="separate"/>
            </w:r>
            <w:r w:rsidR="00B40C61">
              <w:rPr>
                <w:noProof/>
                <w:webHidden/>
              </w:rPr>
              <w:t>11</w:t>
            </w:r>
            <w:r w:rsidR="00B40C61">
              <w:rPr>
                <w:noProof/>
                <w:webHidden/>
              </w:rPr>
              <w:fldChar w:fldCharType="end"/>
            </w:r>
          </w:hyperlink>
        </w:p>
        <w:p w14:paraId="6463E3C0" w14:textId="77777777" w:rsidR="00B40C61" w:rsidRDefault="00DC2CE4">
          <w:pPr>
            <w:pStyle w:val="TOC3"/>
            <w:tabs>
              <w:tab w:val="left" w:pos="1320"/>
              <w:tab w:val="right" w:leader="dot" w:pos="9350"/>
            </w:tabs>
            <w:rPr>
              <w:rFonts w:eastAsiaTheme="minorEastAsia"/>
              <w:noProof/>
            </w:rPr>
          </w:pPr>
          <w:hyperlink w:anchor="_Toc320556669" w:history="1">
            <w:r w:rsidR="00B40C61" w:rsidRPr="003A0B81">
              <w:rPr>
                <w:rStyle w:val="Hyperlink"/>
                <w:noProof/>
              </w:rPr>
              <w:t>6.1.5</w:t>
            </w:r>
            <w:r w:rsidR="00B40C61">
              <w:rPr>
                <w:rFonts w:eastAsiaTheme="minorEastAsia"/>
                <w:noProof/>
              </w:rPr>
              <w:tab/>
            </w:r>
            <w:r w:rsidR="00B40C61" w:rsidRPr="003A0B81">
              <w:rPr>
                <w:rStyle w:val="Hyperlink"/>
                <w:noProof/>
              </w:rPr>
              <w:t>Encryption</w:t>
            </w:r>
            <w:r w:rsidR="00B40C61">
              <w:rPr>
                <w:noProof/>
                <w:webHidden/>
              </w:rPr>
              <w:tab/>
            </w:r>
            <w:r w:rsidR="00B40C61">
              <w:rPr>
                <w:noProof/>
                <w:webHidden/>
              </w:rPr>
              <w:fldChar w:fldCharType="begin"/>
            </w:r>
            <w:r w:rsidR="00B40C61">
              <w:rPr>
                <w:noProof/>
                <w:webHidden/>
              </w:rPr>
              <w:instrText xml:space="preserve"> PAGEREF _Toc320556669 \h </w:instrText>
            </w:r>
            <w:r w:rsidR="00B40C61">
              <w:rPr>
                <w:noProof/>
                <w:webHidden/>
              </w:rPr>
            </w:r>
            <w:r w:rsidR="00B40C61">
              <w:rPr>
                <w:noProof/>
                <w:webHidden/>
              </w:rPr>
              <w:fldChar w:fldCharType="separate"/>
            </w:r>
            <w:r w:rsidR="00B40C61">
              <w:rPr>
                <w:noProof/>
                <w:webHidden/>
              </w:rPr>
              <w:t>11</w:t>
            </w:r>
            <w:r w:rsidR="00B40C61">
              <w:rPr>
                <w:noProof/>
                <w:webHidden/>
              </w:rPr>
              <w:fldChar w:fldCharType="end"/>
            </w:r>
          </w:hyperlink>
        </w:p>
        <w:p w14:paraId="67253143" w14:textId="77777777" w:rsidR="00B40C61" w:rsidRDefault="00DC2CE4">
          <w:pPr>
            <w:pStyle w:val="TOC3"/>
            <w:tabs>
              <w:tab w:val="left" w:pos="1320"/>
              <w:tab w:val="right" w:leader="dot" w:pos="9350"/>
            </w:tabs>
            <w:rPr>
              <w:rFonts w:eastAsiaTheme="minorEastAsia"/>
              <w:noProof/>
            </w:rPr>
          </w:pPr>
          <w:hyperlink w:anchor="_Toc320556670" w:history="1">
            <w:r w:rsidR="00B40C61" w:rsidRPr="003A0B81">
              <w:rPr>
                <w:rStyle w:val="Hyperlink"/>
                <w:noProof/>
              </w:rPr>
              <w:t>6.1.6</w:t>
            </w:r>
            <w:r w:rsidR="00B40C61">
              <w:rPr>
                <w:rFonts w:eastAsiaTheme="minorEastAsia"/>
                <w:noProof/>
              </w:rPr>
              <w:tab/>
            </w:r>
            <w:r w:rsidR="00B40C61" w:rsidRPr="003A0B81">
              <w:rPr>
                <w:rStyle w:val="Hyperlink"/>
                <w:noProof/>
              </w:rPr>
              <w:t>Queues</w:t>
            </w:r>
            <w:r w:rsidR="00B40C61">
              <w:rPr>
                <w:noProof/>
                <w:webHidden/>
              </w:rPr>
              <w:tab/>
            </w:r>
            <w:r w:rsidR="00B40C61">
              <w:rPr>
                <w:noProof/>
                <w:webHidden/>
              </w:rPr>
              <w:fldChar w:fldCharType="begin"/>
            </w:r>
            <w:r w:rsidR="00B40C61">
              <w:rPr>
                <w:noProof/>
                <w:webHidden/>
              </w:rPr>
              <w:instrText xml:space="preserve"> PAGEREF _Toc320556670 \h </w:instrText>
            </w:r>
            <w:r w:rsidR="00B40C61">
              <w:rPr>
                <w:noProof/>
                <w:webHidden/>
              </w:rPr>
            </w:r>
            <w:r w:rsidR="00B40C61">
              <w:rPr>
                <w:noProof/>
                <w:webHidden/>
              </w:rPr>
              <w:fldChar w:fldCharType="separate"/>
            </w:r>
            <w:r w:rsidR="00B40C61">
              <w:rPr>
                <w:noProof/>
                <w:webHidden/>
              </w:rPr>
              <w:t>11</w:t>
            </w:r>
            <w:r w:rsidR="00B40C61">
              <w:rPr>
                <w:noProof/>
                <w:webHidden/>
              </w:rPr>
              <w:fldChar w:fldCharType="end"/>
            </w:r>
          </w:hyperlink>
        </w:p>
        <w:p w14:paraId="18DFC27D" w14:textId="77777777" w:rsidR="00B40C61" w:rsidRDefault="00DC2CE4">
          <w:pPr>
            <w:pStyle w:val="TOC3"/>
            <w:tabs>
              <w:tab w:val="left" w:pos="1320"/>
              <w:tab w:val="right" w:leader="dot" w:pos="9350"/>
            </w:tabs>
            <w:rPr>
              <w:rFonts w:eastAsiaTheme="minorEastAsia"/>
              <w:noProof/>
            </w:rPr>
          </w:pPr>
          <w:hyperlink w:anchor="_Toc320556671" w:history="1">
            <w:r w:rsidR="00B40C61" w:rsidRPr="003A0B81">
              <w:rPr>
                <w:rStyle w:val="Hyperlink"/>
                <w:noProof/>
              </w:rPr>
              <w:t>6.1.7</w:t>
            </w:r>
            <w:r w:rsidR="00B40C61">
              <w:rPr>
                <w:rFonts w:eastAsiaTheme="minorEastAsia"/>
                <w:noProof/>
              </w:rPr>
              <w:tab/>
            </w:r>
            <w:r w:rsidR="00B40C61" w:rsidRPr="003A0B81">
              <w:rPr>
                <w:rStyle w:val="Hyperlink"/>
                <w:noProof/>
              </w:rPr>
              <w:t>Ports</w:t>
            </w:r>
            <w:r w:rsidR="00B40C61">
              <w:rPr>
                <w:noProof/>
                <w:webHidden/>
              </w:rPr>
              <w:tab/>
            </w:r>
            <w:r w:rsidR="00B40C61">
              <w:rPr>
                <w:noProof/>
                <w:webHidden/>
              </w:rPr>
              <w:fldChar w:fldCharType="begin"/>
            </w:r>
            <w:r w:rsidR="00B40C61">
              <w:rPr>
                <w:noProof/>
                <w:webHidden/>
              </w:rPr>
              <w:instrText xml:space="preserve"> PAGEREF _Toc320556671 \h </w:instrText>
            </w:r>
            <w:r w:rsidR="00B40C61">
              <w:rPr>
                <w:noProof/>
                <w:webHidden/>
              </w:rPr>
            </w:r>
            <w:r w:rsidR="00B40C61">
              <w:rPr>
                <w:noProof/>
                <w:webHidden/>
              </w:rPr>
              <w:fldChar w:fldCharType="separate"/>
            </w:r>
            <w:r w:rsidR="00B40C61">
              <w:rPr>
                <w:noProof/>
                <w:webHidden/>
              </w:rPr>
              <w:t>11</w:t>
            </w:r>
            <w:r w:rsidR="00B40C61">
              <w:rPr>
                <w:noProof/>
                <w:webHidden/>
              </w:rPr>
              <w:fldChar w:fldCharType="end"/>
            </w:r>
          </w:hyperlink>
        </w:p>
        <w:p w14:paraId="5B350582" w14:textId="77777777" w:rsidR="00B40C61" w:rsidRDefault="00DC2CE4">
          <w:pPr>
            <w:pStyle w:val="TOC3"/>
            <w:tabs>
              <w:tab w:val="left" w:pos="1320"/>
              <w:tab w:val="right" w:leader="dot" w:pos="9350"/>
            </w:tabs>
            <w:rPr>
              <w:rFonts w:eastAsiaTheme="minorEastAsia"/>
              <w:noProof/>
            </w:rPr>
          </w:pPr>
          <w:hyperlink w:anchor="_Toc320556672" w:history="1">
            <w:r w:rsidR="00B40C61" w:rsidRPr="003A0B81">
              <w:rPr>
                <w:rStyle w:val="Hyperlink"/>
                <w:noProof/>
              </w:rPr>
              <w:t>6.1.8</w:t>
            </w:r>
            <w:r w:rsidR="00B40C61">
              <w:rPr>
                <w:rFonts w:eastAsiaTheme="minorEastAsia"/>
                <w:noProof/>
              </w:rPr>
              <w:tab/>
            </w:r>
            <w:r w:rsidR="00B40C61" w:rsidRPr="003A0B81">
              <w:rPr>
                <w:rStyle w:val="Hyperlink"/>
                <w:noProof/>
              </w:rPr>
              <w:t>Capability Discovery</w:t>
            </w:r>
            <w:r w:rsidR="00B40C61">
              <w:rPr>
                <w:noProof/>
                <w:webHidden/>
              </w:rPr>
              <w:tab/>
            </w:r>
            <w:r w:rsidR="00B40C61">
              <w:rPr>
                <w:noProof/>
                <w:webHidden/>
              </w:rPr>
              <w:fldChar w:fldCharType="begin"/>
            </w:r>
            <w:r w:rsidR="00B40C61">
              <w:rPr>
                <w:noProof/>
                <w:webHidden/>
              </w:rPr>
              <w:instrText xml:space="preserve"> PAGEREF _Toc320556672 \h </w:instrText>
            </w:r>
            <w:r w:rsidR="00B40C61">
              <w:rPr>
                <w:noProof/>
                <w:webHidden/>
              </w:rPr>
            </w:r>
            <w:r w:rsidR="00B40C61">
              <w:rPr>
                <w:noProof/>
                <w:webHidden/>
              </w:rPr>
              <w:fldChar w:fldCharType="separate"/>
            </w:r>
            <w:r w:rsidR="00B40C61">
              <w:rPr>
                <w:noProof/>
                <w:webHidden/>
              </w:rPr>
              <w:t>12</w:t>
            </w:r>
            <w:r w:rsidR="00B40C61">
              <w:rPr>
                <w:noProof/>
                <w:webHidden/>
              </w:rPr>
              <w:fldChar w:fldCharType="end"/>
            </w:r>
          </w:hyperlink>
        </w:p>
        <w:p w14:paraId="1C212CBD" w14:textId="77777777" w:rsidR="00B40C61" w:rsidRDefault="00DC2CE4">
          <w:pPr>
            <w:pStyle w:val="TOC3"/>
            <w:tabs>
              <w:tab w:val="left" w:pos="1320"/>
              <w:tab w:val="right" w:leader="dot" w:pos="9350"/>
            </w:tabs>
            <w:rPr>
              <w:rFonts w:eastAsiaTheme="minorEastAsia"/>
              <w:noProof/>
            </w:rPr>
          </w:pPr>
          <w:hyperlink w:anchor="_Toc320556673" w:history="1">
            <w:r w:rsidR="00B40C61" w:rsidRPr="003A0B81">
              <w:rPr>
                <w:rStyle w:val="Hyperlink"/>
                <w:noProof/>
              </w:rPr>
              <w:t>6.1.9</w:t>
            </w:r>
            <w:r w:rsidR="00B40C61">
              <w:rPr>
                <w:rFonts w:eastAsiaTheme="minorEastAsia"/>
                <w:noProof/>
              </w:rPr>
              <w:tab/>
            </w:r>
            <w:r w:rsidR="00B40C61" w:rsidRPr="003A0B81">
              <w:rPr>
                <w:rStyle w:val="Hyperlink"/>
                <w:noProof/>
              </w:rPr>
              <w:t>Tunnel Configuration</w:t>
            </w:r>
            <w:r w:rsidR="00B40C61">
              <w:rPr>
                <w:noProof/>
                <w:webHidden/>
              </w:rPr>
              <w:tab/>
            </w:r>
            <w:r w:rsidR="00B40C61">
              <w:rPr>
                <w:noProof/>
                <w:webHidden/>
              </w:rPr>
              <w:fldChar w:fldCharType="begin"/>
            </w:r>
            <w:r w:rsidR="00B40C61">
              <w:rPr>
                <w:noProof/>
                <w:webHidden/>
              </w:rPr>
              <w:instrText xml:space="preserve"> PAGEREF _Toc320556673 \h </w:instrText>
            </w:r>
            <w:r w:rsidR="00B40C61">
              <w:rPr>
                <w:noProof/>
                <w:webHidden/>
              </w:rPr>
            </w:r>
            <w:r w:rsidR="00B40C61">
              <w:rPr>
                <w:noProof/>
                <w:webHidden/>
              </w:rPr>
              <w:fldChar w:fldCharType="separate"/>
            </w:r>
            <w:r w:rsidR="00B40C61">
              <w:rPr>
                <w:noProof/>
                <w:webHidden/>
              </w:rPr>
              <w:t>12</w:t>
            </w:r>
            <w:r w:rsidR="00B40C61">
              <w:rPr>
                <w:noProof/>
                <w:webHidden/>
              </w:rPr>
              <w:fldChar w:fldCharType="end"/>
            </w:r>
          </w:hyperlink>
        </w:p>
        <w:p w14:paraId="3FBE0057" w14:textId="77777777" w:rsidR="00B40C61" w:rsidRDefault="00DC2CE4">
          <w:pPr>
            <w:pStyle w:val="TOC3"/>
            <w:tabs>
              <w:tab w:val="left" w:pos="1320"/>
              <w:tab w:val="right" w:leader="dot" w:pos="9350"/>
            </w:tabs>
            <w:rPr>
              <w:rFonts w:eastAsiaTheme="minorEastAsia"/>
              <w:noProof/>
            </w:rPr>
          </w:pPr>
          <w:hyperlink w:anchor="_Toc320556674" w:history="1">
            <w:r w:rsidR="00B40C61" w:rsidRPr="003A0B81">
              <w:rPr>
                <w:rStyle w:val="Hyperlink"/>
                <w:noProof/>
              </w:rPr>
              <w:t>6.1.10</w:t>
            </w:r>
            <w:r w:rsidR="00B40C61">
              <w:rPr>
                <w:rFonts w:eastAsiaTheme="minorEastAsia"/>
                <w:noProof/>
              </w:rPr>
              <w:tab/>
            </w:r>
            <w:r w:rsidR="00B40C61" w:rsidRPr="003A0B81">
              <w:rPr>
                <w:rStyle w:val="Hyperlink"/>
                <w:noProof/>
              </w:rPr>
              <w:t>Datapath ID</w:t>
            </w:r>
            <w:r w:rsidR="00B40C61">
              <w:rPr>
                <w:noProof/>
                <w:webHidden/>
              </w:rPr>
              <w:tab/>
            </w:r>
            <w:r w:rsidR="00B40C61">
              <w:rPr>
                <w:noProof/>
                <w:webHidden/>
              </w:rPr>
              <w:fldChar w:fldCharType="begin"/>
            </w:r>
            <w:r w:rsidR="00B40C61">
              <w:rPr>
                <w:noProof/>
                <w:webHidden/>
              </w:rPr>
              <w:instrText xml:space="preserve"> PAGEREF _Toc320556674 \h </w:instrText>
            </w:r>
            <w:r w:rsidR="00B40C61">
              <w:rPr>
                <w:noProof/>
                <w:webHidden/>
              </w:rPr>
            </w:r>
            <w:r w:rsidR="00B40C61">
              <w:rPr>
                <w:noProof/>
                <w:webHidden/>
              </w:rPr>
              <w:fldChar w:fldCharType="separate"/>
            </w:r>
            <w:r w:rsidR="00B40C61">
              <w:rPr>
                <w:noProof/>
                <w:webHidden/>
              </w:rPr>
              <w:t>12</w:t>
            </w:r>
            <w:r w:rsidR="00B40C61">
              <w:rPr>
                <w:noProof/>
                <w:webHidden/>
              </w:rPr>
              <w:fldChar w:fldCharType="end"/>
            </w:r>
          </w:hyperlink>
        </w:p>
        <w:p w14:paraId="771FCD7D" w14:textId="77777777" w:rsidR="00B40C61" w:rsidRDefault="00DC2CE4">
          <w:pPr>
            <w:pStyle w:val="TOC2"/>
            <w:tabs>
              <w:tab w:val="left" w:pos="880"/>
              <w:tab w:val="right" w:leader="dot" w:pos="9350"/>
            </w:tabs>
            <w:rPr>
              <w:rFonts w:eastAsiaTheme="minorEastAsia"/>
              <w:noProof/>
            </w:rPr>
          </w:pPr>
          <w:hyperlink w:anchor="_Toc320556675" w:history="1">
            <w:r w:rsidR="00B40C61" w:rsidRPr="003A0B81">
              <w:rPr>
                <w:rStyle w:val="Hyperlink"/>
                <w:noProof/>
              </w:rPr>
              <w:t>6.2</w:t>
            </w:r>
            <w:r w:rsidR="00B40C61">
              <w:rPr>
                <w:rFonts w:eastAsiaTheme="minorEastAsia"/>
                <w:noProof/>
              </w:rPr>
              <w:tab/>
            </w:r>
            <w:r w:rsidR="00B40C61" w:rsidRPr="003A0B81">
              <w:rPr>
                <w:rStyle w:val="Hyperlink"/>
                <w:noProof/>
              </w:rPr>
              <w:t>Operational Requirements</w:t>
            </w:r>
            <w:r w:rsidR="00B40C61">
              <w:rPr>
                <w:noProof/>
                <w:webHidden/>
              </w:rPr>
              <w:tab/>
            </w:r>
            <w:r w:rsidR="00B40C61">
              <w:rPr>
                <w:noProof/>
                <w:webHidden/>
              </w:rPr>
              <w:fldChar w:fldCharType="begin"/>
            </w:r>
            <w:r w:rsidR="00B40C61">
              <w:rPr>
                <w:noProof/>
                <w:webHidden/>
              </w:rPr>
              <w:instrText xml:space="preserve"> PAGEREF _Toc320556675 \h </w:instrText>
            </w:r>
            <w:r w:rsidR="00B40C61">
              <w:rPr>
                <w:noProof/>
                <w:webHidden/>
              </w:rPr>
            </w:r>
            <w:r w:rsidR="00B40C61">
              <w:rPr>
                <w:noProof/>
                <w:webHidden/>
              </w:rPr>
              <w:fldChar w:fldCharType="separate"/>
            </w:r>
            <w:r w:rsidR="00B40C61">
              <w:rPr>
                <w:noProof/>
                <w:webHidden/>
              </w:rPr>
              <w:t>12</w:t>
            </w:r>
            <w:r w:rsidR="00B40C61">
              <w:rPr>
                <w:noProof/>
                <w:webHidden/>
              </w:rPr>
              <w:fldChar w:fldCharType="end"/>
            </w:r>
          </w:hyperlink>
        </w:p>
        <w:p w14:paraId="1A1B23FB" w14:textId="77777777" w:rsidR="00B40C61" w:rsidRDefault="00DC2CE4">
          <w:pPr>
            <w:pStyle w:val="TOC2"/>
            <w:tabs>
              <w:tab w:val="left" w:pos="880"/>
              <w:tab w:val="right" w:leader="dot" w:pos="9350"/>
            </w:tabs>
            <w:rPr>
              <w:rFonts w:eastAsiaTheme="minorEastAsia"/>
              <w:noProof/>
            </w:rPr>
          </w:pPr>
          <w:hyperlink w:anchor="_Toc320556676" w:history="1">
            <w:r w:rsidR="00B40C61" w:rsidRPr="003A0B81">
              <w:rPr>
                <w:rStyle w:val="Hyperlink"/>
                <w:noProof/>
              </w:rPr>
              <w:t>6.3</w:t>
            </w:r>
            <w:r w:rsidR="00B40C61">
              <w:rPr>
                <w:rFonts w:eastAsiaTheme="minorEastAsia"/>
                <w:noProof/>
              </w:rPr>
              <w:tab/>
            </w:r>
            <w:r w:rsidR="00B40C61" w:rsidRPr="003A0B81">
              <w:rPr>
                <w:rStyle w:val="Hyperlink"/>
                <w:noProof/>
              </w:rPr>
              <w:t>Requirements for the Switch Management Protocol</w:t>
            </w:r>
            <w:r w:rsidR="00B40C61">
              <w:rPr>
                <w:noProof/>
                <w:webHidden/>
              </w:rPr>
              <w:tab/>
            </w:r>
            <w:r w:rsidR="00B40C61">
              <w:rPr>
                <w:noProof/>
                <w:webHidden/>
              </w:rPr>
              <w:fldChar w:fldCharType="begin"/>
            </w:r>
            <w:r w:rsidR="00B40C61">
              <w:rPr>
                <w:noProof/>
                <w:webHidden/>
              </w:rPr>
              <w:instrText xml:space="preserve"> PAGEREF _Toc320556676 \h </w:instrText>
            </w:r>
            <w:r w:rsidR="00B40C61">
              <w:rPr>
                <w:noProof/>
                <w:webHidden/>
              </w:rPr>
            </w:r>
            <w:r w:rsidR="00B40C61">
              <w:rPr>
                <w:noProof/>
                <w:webHidden/>
              </w:rPr>
              <w:fldChar w:fldCharType="separate"/>
            </w:r>
            <w:r w:rsidR="00B40C61">
              <w:rPr>
                <w:noProof/>
                <w:webHidden/>
              </w:rPr>
              <w:t>13</w:t>
            </w:r>
            <w:r w:rsidR="00B40C61">
              <w:rPr>
                <w:noProof/>
                <w:webHidden/>
              </w:rPr>
              <w:fldChar w:fldCharType="end"/>
            </w:r>
          </w:hyperlink>
        </w:p>
        <w:p w14:paraId="1E40197F" w14:textId="77777777" w:rsidR="00B40C61" w:rsidRDefault="00DC2CE4">
          <w:pPr>
            <w:pStyle w:val="TOC1"/>
            <w:tabs>
              <w:tab w:val="left" w:pos="440"/>
              <w:tab w:val="right" w:leader="dot" w:pos="9350"/>
            </w:tabs>
            <w:rPr>
              <w:rFonts w:eastAsiaTheme="minorEastAsia"/>
              <w:noProof/>
            </w:rPr>
          </w:pPr>
          <w:hyperlink w:anchor="_Toc320556677" w:history="1">
            <w:r w:rsidR="00B40C61" w:rsidRPr="003A0B81">
              <w:rPr>
                <w:rStyle w:val="Hyperlink"/>
                <w:noProof/>
              </w:rPr>
              <w:t>7</w:t>
            </w:r>
            <w:r w:rsidR="00B40C61">
              <w:rPr>
                <w:rFonts w:eastAsiaTheme="minorEastAsia"/>
                <w:noProof/>
              </w:rPr>
              <w:tab/>
            </w:r>
            <w:r w:rsidR="00B40C61" w:rsidRPr="003A0B81">
              <w:rPr>
                <w:rStyle w:val="Hyperlink"/>
                <w:noProof/>
              </w:rPr>
              <w:t>Data Model</w:t>
            </w:r>
            <w:r w:rsidR="00B40C61">
              <w:rPr>
                <w:noProof/>
                <w:webHidden/>
              </w:rPr>
              <w:tab/>
            </w:r>
            <w:r w:rsidR="00B40C61">
              <w:rPr>
                <w:noProof/>
                <w:webHidden/>
              </w:rPr>
              <w:fldChar w:fldCharType="begin"/>
            </w:r>
            <w:r w:rsidR="00B40C61">
              <w:rPr>
                <w:noProof/>
                <w:webHidden/>
              </w:rPr>
              <w:instrText xml:space="preserve"> PAGEREF _Toc320556677 \h </w:instrText>
            </w:r>
            <w:r w:rsidR="00B40C61">
              <w:rPr>
                <w:noProof/>
                <w:webHidden/>
              </w:rPr>
            </w:r>
            <w:r w:rsidR="00B40C61">
              <w:rPr>
                <w:noProof/>
                <w:webHidden/>
              </w:rPr>
              <w:fldChar w:fldCharType="separate"/>
            </w:r>
            <w:r w:rsidR="00B40C61">
              <w:rPr>
                <w:noProof/>
                <w:webHidden/>
              </w:rPr>
              <w:t>14</w:t>
            </w:r>
            <w:r w:rsidR="00B40C61">
              <w:rPr>
                <w:noProof/>
                <w:webHidden/>
              </w:rPr>
              <w:fldChar w:fldCharType="end"/>
            </w:r>
          </w:hyperlink>
        </w:p>
        <w:p w14:paraId="1C1ED14A" w14:textId="77777777" w:rsidR="00B40C61" w:rsidRDefault="00DC2CE4">
          <w:pPr>
            <w:pStyle w:val="TOC2"/>
            <w:tabs>
              <w:tab w:val="left" w:pos="880"/>
              <w:tab w:val="right" w:leader="dot" w:pos="9350"/>
            </w:tabs>
            <w:rPr>
              <w:rFonts w:eastAsiaTheme="minorEastAsia"/>
              <w:noProof/>
            </w:rPr>
          </w:pPr>
          <w:hyperlink w:anchor="_Toc320556678" w:history="1">
            <w:r w:rsidR="00B40C61" w:rsidRPr="003A0B81">
              <w:rPr>
                <w:rStyle w:val="Hyperlink"/>
                <w:noProof/>
              </w:rPr>
              <w:t>7.1</w:t>
            </w:r>
            <w:r w:rsidR="00B40C61">
              <w:rPr>
                <w:rFonts w:eastAsiaTheme="minorEastAsia"/>
                <w:noProof/>
              </w:rPr>
              <w:tab/>
            </w:r>
            <w:r w:rsidR="00B40C61" w:rsidRPr="003A0B81">
              <w:rPr>
                <w:rStyle w:val="Hyperlink"/>
                <w:noProof/>
              </w:rPr>
              <w:t>OpenFlow Capable Switch</w:t>
            </w:r>
            <w:r w:rsidR="00B40C61">
              <w:rPr>
                <w:noProof/>
                <w:webHidden/>
              </w:rPr>
              <w:tab/>
            </w:r>
            <w:r w:rsidR="00B40C61">
              <w:rPr>
                <w:noProof/>
                <w:webHidden/>
              </w:rPr>
              <w:fldChar w:fldCharType="begin"/>
            </w:r>
            <w:r w:rsidR="00B40C61">
              <w:rPr>
                <w:noProof/>
                <w:webHidden/>
              </w:rPr>
              <w:instrText xml:space="preserve"> PAGEREF _Toc320556678 \h </w:instrText>
            </w:r>
            <w:r w:rsidR="00B40C61">
              <w:rPr>
                <w:noProof/>
                <w:webHidden/>
              </w:rPr>
            </w:r>
            <w:r w:rsidR="00B40C61">
              <w:rPr>
                <w:noProof/>
                <w:webHidden/>
              </w:rPr>
              <w:fldChar w:fldCharType="separate"/>
            </w:r>
            <w:r w:rsidR="00B40C61">
              <w:rPr>
                <w:noProof/>
                <w:webHidden/>
              </w:rPr>
              <w:t>16</w:t>
            </w:r>
            <w:r w:rsidR="00B40C61">
              <w:rPr>
                <w:noProof/>
                <w:webHidden/>
              </w:rPr>
              <w:fldChar w:fldCharType="end"/>
            </w:r>
          </w:hyperlink>
        </w:p>
        <w:p w14:paraId="654FC78B" w14:textId="77777777" w:rsidR="00B40C61" w:rsidRDefault="00DC2CE4">
          <w:pPr>
            <w:pStyle w:val="TOC3"/>
            <w:tabs>
              <w:tab w:val="left" w:pos="1320"/>
              <w:tab w:val="right" w:leader="dot" w:pos="9350"/>
            </w:tabs>
            <w:rPr>
              <w:rFonts w:eastAsiaTheme="minorEastAsia"/>
              <w:noProof/>
            </w:rPr>
          </w:pPr>
          <w:hyperlink w:anchor="_Toc320556679" w:history="1">
            <w:r w:rsidR="00B40C61" w:rsidRPr="003A0B81">
              <w:rPr>
                <w:rStyle w:val="Hyperlink"/>
                <w:noProof/>
              </w:rPr>
              <w:t>7.1.1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_Toc320556679 \h </w:instrText>
            </w:r>
            <w:r w:rsidR="00B40C61">
              <w:rPr>
                <w:noProof/>
                <w:webHidden/>
              </w:rPr>
            </w:r>
            <w:r w:rsidR="00B40C61">
              <w:rPr>
                <w:noProof/>
                <w:webHidden/>
              </w:rPr>
              <w:fldChar w:fldCharType="separate"/>
            </w:r>
            <w:r w:rsidR="00B40C61">
              <w:rPr>
                <w:noProof/>
                <w:webHidden/>
              </w:rPr>
              <w:t>16</w:t>
            </w:r>
            <w:r w:rsidR="00B40C61">
              <w:rPr>
                <w:noProof/>
                <w:webHidden/>
              </w:rPr>
              <w:fldChar w:fldCharType="end"/>
            </w:r>
          </w:hyperlink>
        </w:p>
        <w:p w14:paraId="40A6FA29" w14:textId="77777777" w:rsidR="00B40C61" w:rsidRDefault="00DC2CE4">
          <w:pPr>
            <w:pStyle w:val="TOC3"/>
            <w:tabs>
              <w:tab w:val="left" w:pos="1320"/>
              <w:tab w:val="right" w:leader="dot" w:pos="9350"/>
            </w:tabs>
            <w:rPr>
              <w:rFonts w:eastAsiaTheme="minorEastAsia"/>
              <w:noProof/>
            </w:rPr>
          </w:pPr>
          <w:hyperlink w:anchor="_Toc320556680" w:history="1">
            <w:r w:rsidR="00B40C61" w:rsidRPr="003A0B81">
              <w:rPr>
                <w:rStyle w:val="Hyperlink"/>
                <w:noProof/>
              </w:rPr>
              <w:t>7.1.2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_Toc320556680 \h </w:instrText>
            </w:r>
            <w:r w:rsidR="00B40C61">
              <w:rPr>
                <w:noProof/>
                <w:webHidden/>
              </w:rPr>
            </w:r>
            <w:r w:rsidR="00B40C61">
              <w:rPr>
                <w:noProof/>
                <w:webHidden/>
              </w:rPr>
              <w:fldChar w:fldCharType="separate"/>
            </w:r>
            <w:r w:rsidR="00B40C61">
              <w:rPr>
                <w:noProof/>
                <w:webHidden/>
              </w:rPr>
              <w:t>16</w:t>
            </w:r>
            <w:r w:rsidR="00B40C61">
              <w:rPr>
                <w:noProof/>
                <w:webHidden/>
              </w:rPr>
              <w:fldChar w:fldCharType="end"/>
            </w:r>
          </w:hyperlink>
        </w:p>
        <w:p w14:paraId="60D7C87D" w14:textId="77777777" w:rsidR="00B40C61" w:rsidRDefault="00DC2CE4">
          <w:pPr>
            <w:pStyle w:val="TOC3"/>
            <w:tabs>
              <w:tab w:val="left" w:pos="1320"/>
              <w:tab w:val="right" w:leader="dot" w:pos="9350"/>
            </w:tabs>
            <w:rPr>
              <w:rFonts w:eastAsiaTheme="minorEastAsia"/>
              <w:noProof/>
            </w:rPr>
          </w:pPr>
          <w:hyperlink w:anchor="_Toc320556681" w:history="1">
            <w:r w:rsidR="00B40C61" w:rsidRPr="003A0B81">
              <w:rPr>
                <w:rStyle w:val="Hyperlink"/>
                <w:noProof/>
              </w:rPr>
              <w:t>7.1.3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_Toc320556681 \h </w:instrText>
            </w:r>
            <w:r w:rsidR="00B40C61">
              <w:rPr>
                <w:noProof/>
                <w:webHidden/>
              </w:rPr>
            </w:r>
            <w:r w:rsidR="00B40C61">
              <w:rPr>
                <w:noProof/>
                <w:webHidden/>
              </w:rPr>
              <w:fldChar w:fldCharType="separate"/>
            </w:r>
            <w:r w:rsidR="00B40C61">
              <w:rPr>
                <w:noProof/>
                <w:webHidden/>
              </w:rPr>
              <w:t>17</w:t>
            </w:r>
            <w:r w:rsidR="00B40C61">
              <w:rPr>
                <w:noProof/>
                <w:webHidden/>
              </w:rPr>
              <w:fldChar w:fldCharType="end"/>
            </w:r>
          </w:hyperlink>
        </w:p>
        <w:p w14:paraId="51335C32" w14:textId="77777777" w:rsidR="00B40C61" w:rsidRDefault="00DC2CE4">
          <w:pPr>
            <w:pStyle w:val="TOC3"/>
            <w:tabs>
              <w:tab w:val="left" w:pos="1320"/>
              <w:tab w:val="right" w:leader="dot" w:pos="9350"/>
            </w:tabs>
            <w:rPr>
              <w:rFonts w:eastAsiaTheme="minorEastAsia"/>
              <w:noProof/>
            </w:rPr>
          </w:pPr>
          <w:hyperlink w:anchor="_Toc320556682" w:history="1">
            <w:r w:rsidR="00B40C61" w:rsidRPr="003A0B81">
              <w:rPr>
                <w:rStyle w:val="Hyperlink"/>
                <w:noProof/>
              </w:rPr>
              <w:t>7.1.4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_Toc320556682 \h </w:instrText>
            </w:r>
            <w:r w:rsidR="00B40C61">
              <w:rPr>
                <w:noProof/>
                <w:webHidden/>
              </w:rPr>
            </w:r>
            <w:r w:rsidR="00B40C61">
              <w:rPr>
                <w:noProof/>
                <w:webHidden/>
              </w:rPr>
              <w:fldChar w:fldCharType="separate"/>
            </w:r>
            <w:r w:rsidR="00B40C61">
              <w:rPr>
                <w:noProof/>
                <w:webHidden/>
              </w:rPr>
              <w:t>18</w:t>
            </w:r>
            <w:r w:rsidR="00B40C61">
              <w:rPr>
                <w:noProof/>
                <w:webHidden/>
              </w:rPr>
              <w:fldChar w:fldCharType="end"/>
            </w:r>
          </w:hyperlink>
        </w:p>
        <w:p w14:paraId="3A64BC83" w14:textId="77777777" w:rsidR="00B40C61" w:rsidRDefault="00DC2CE4">
          <w:pPr>
            <w:pStyle w:val="TOC3"/>
            <w:tabs>
              <w:tab w:val="left" w:pos="1320"/>
              <w:tab w:val="right" w:leader="dot" w:pos="9350"/>
            </w:tabs>
            <w:rPr>
              <w:rFonts w:eastAsiaTheme="minorEastAsia"/>
              <w:noProof/>
            </w:rPr>
          </w:pPr>
          <w:hyperlink w:anchor="_Toc320556683" w:history="1">
            <w:r w:rsidR="00B40C61" w:rsidRPr="003A0B81">
              <w:rPr>
                <w:rStyle w:val="Hyperlink"/>
                <w:noProof/>
              </w:rPr>
              <w:t>7.1.5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_Toc320556683 \h </w:instrText>
            </w:r>
            <w:r w:rsidR="00B40C61">
              <w:rPr>
                <w:noProof/>
                <w:webHidden/>
              </w:rPr>
            </w:r>
            <w:r w:rsidR="00B40C61">
              <w:rPr>
                <w:noProof/>
                <w:webHidden/>
              </w:rPr>
              <w:fldChar w:fldCharType="separate"/>
            </w:r>
            <w:r w:rsidR="00B40C61">
              <w:rPr>
                <w:noProof/>
                <w:webHidden/>
              </w:rPr>
              <w:t>18</w:t>
            </w:r>
            <w:r w:rsidR="00B40C61">
              <w:rPr>
                <w:noProof/>
                <w:webHidden/>
              </w:rPr>
              <w:fldChar w:fldCharType="end"/>
            </w:r>
          </w:hyperlink>
        </w:p>
        <w:p w14:paraId="45A0B8F8" w14:textId="77777777" w:rsidR="00B40C61" w:rsidRDefault="00DC2CE4">
          <w:pPr>
            <w:pStyle w:val="TOC2"/>
            <w:tabs>
              <w:tab w:val="left" w:pos="880"/>
              <w:tab w:val="right" w:leader="dot" w:pos="9350"/>
            </w:tabs>
            <w:rPr>
              <w:rFonts w:eastAsiaTheme="minorEastAsia"/>
              <w:noProof/>
            </w:rPr>
          </w:pPr>
          <w:hyperlink w:anchor="_Toc320556684" w:history="1">
            <w:r w:rsidR="00B40C61" w:rsidRPr="003A0B81">
              <w:rPr>
                <w:rStyle w:val="Hyperlink"/>
                <w:noProof/>
              </w:rPr>
              <w:t>7.2</w:t>
            </w:r>
            <w:r w:rsidR="00B40C61">
              <w:rPr>
                <w:rFonts w:eastAsiaTheme="minorEastAsia"/>
                <w:noProof/>
              </w:rPr>
              <w:tab/>
            </w:r>
            <w:r w:rsidR="00B40C61" w:rsidRPr="003A0B81">
              <w:rPr>
                <w:rStyle w:val="Hyperlink"/>
                <w:noProof/>
              </w:rPr>
              <w:t>OpenFlow Configuration Point</w:t>
            </w:r>
            <w:r w:rsidR="00B40C61">
              <w:rPr>
                <w:noProof/>
                <w:webHidden/>
              </w:rPr>
              <w:tab/>
            </w:r>
            <w:r w:rsidR="00B40C61">
              <w:rPr>
                <w:noProof/>
                <w:webHidden/>
              </w:rPr>
              <w:fldChar w:fldCharType="begin"/>
            </w:r>
            <w:r w:rsidR="00B40C61">
              <w:rPr>
                <w:noProof/>
                <w:webHidden/>
              </w:rPr>
              <w:instrText xml:space="preserve"> PAGEREF _Toc320556684 \h </w:instrText>
            </w:r>
            <w:r w:rsidR="00B40C61">
              <w:rPr>
                <w:noProof/>
                <w:webHidden/>
              </w:rPr>
            </w:r>
            <w:r w:rsidR="00B40C61">
              <w:rPr>
                <w:noProof/>
                <w:webHidden/>
              </w:rPr>
              <w:fldChar w:fldCharType="separate"/>
            </w:r>
            <w:r w:rsidR="00B40C61">
              <w:rPr>
                <w:noProof/>
                <w:webHidden/>
              </w:rPr>
              <w:t>19</w:t>
            </w:r>
            <w:r w:rsidR="00B40C61">
              <w:rPr>
                <w:noProof/>
                <w:webHidden/>
              </w:rPr>
              <w:fldChar w:fldCharType="end"/>
            </w:r>
          </w:hyperlink>
        </w:p>
        <w:p w14:paraId="41E4D198" w14:textId="77777777" w:rsidR="00B40C61" w:rsidRDefault="00DC2CE4">
          <w:pPr>
            <w:pStyle w:val="TOC3"/>
            <w:tabs>
              <w:tab w:val="left" w:pos="1320"/>
              <w:tab w:val="right" w:leader="dot" w:pos="9350"/>
            </w:tabs>
            <w:rPr>
              <w:rFonts w:eastAsiaTheme="minorEastAsia"/>
              <w:noProof/>
            </w:rPr>
          </w:pPr>
          <w:hyperlink w:anchor="_Toc320556685" w:history="1">
            <w:r w:rsidR="00B40C61" w:rsidRPr="003A0B81">
              <w:rPr>
                <w:rStyle w:val="Hyperlink"/>
                <w:noProof/>
              </w:rPr>
              <w:t>7.2.1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_Toc320556685 \h </w:instrText>
            </w:r>
            <w:r w:rsidR="00B40C61">
              <w:rPr>
                <w:noProof/>
                <w:webHidden/>
              </w:rPr>
            </w:r>
            <w:r w:rsidR="00B40C61">
              <w:rPr>
                <w:noProof/>
                <w:webHidden/>
              </w:rPr>
              <w:fldChar w:fldCharType="separate"/>
            </w:r>
            <w:r w:rsidR="00B40C61">
              <w:rPr>
                <w:noProof/>
                <w:webHidden/>
              </w:rPr>
              <w:t>19</w:t>
            </w:r>
            <w:r w:rsidR="00B40C61">
              <w:rPr>
                <w:noProof/>
                <w:webHidden/>
              </w:rPr>
              <w:fldChar w:fldCharType="end"/>
            </w:r>
          </w:hyperlink>
        </w:p>
        <w:p w14:paraId="02498359" w14:textId="77777777" w:rsidR="00B40C61" w:rsidRDefault="00DC2CE4">
          <w:pPr>
            <w:pStyle w:val="TOC3"/>
            <w:tabs>
              <w:tab w:val="left" w:pos="1320"/>
              <w:tab w:val="right" w:leader="dot" w:pos="9350"/>
            </w:tabs>
            <w:rPr>
              <w:rFonts w:eastAsiaTheme="minorEastAsia"/>
              <w:noProof/>
            </w:rPr>
          </w:pPr>
          <w:hyperlink w:anchor="_Toc320556686" w:history="1">
            <w:r w:rsidR="00B40C61" w:rsidRPr="003A0B81">
              <w:rPr>
                <w:rStyle w:val="Hyperlink"/>
                <w:noProof/>
              </w:rPr>
              <w:t>7.2.2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_Toc320556686 \h </w:instrText>
            </w:r>
            <w:r w:rsidR="00B40C61">
              <w:rPr>
                <w:noProof/>
                <w:webHidden/>
              </w:rPr>
            </w:r>
            <w:r w:rsidR="00B40C61">
              <w:rPr>
                <w:noProof/>
                <w:webHidden/>
              </w:rPr>
              <w:fldChar w:fldCharType="separate"/>
            </w:r>
            <w:r w:rsidR="00B40C61">
              <w:rPr>
                <w:noProof/>
                <w:webHidden/>
              </w:rPr>
              <w:t>19</w:t>
            </w:r>
            <w:r w:rsidR="00B40C61">
              <w:rPr>
                <w:noProof/>
                <w:webHidden/>
              </w:rPr>
              <w:fldChar w:fldCharType="end"/>
            </w:r>
          </w:hyperlink>
        </w:p>
        <w:p w14:paraId="5940999D" w14:textId="77777777" w:rsidR="00B40C61" w:rsidRDefault="00DC2CE4">
          <w:pPr>
            <w:pStyle w:val="TOC3"/>
            <w:tabs>
              <w:tab w:val="left" w:pos="1320"/>
              <w:tab w:val="right" w:leader="dot" w:pos="9350"/>
            </w:tabs>
            <w:rPr>
              <w:rFonts w:eastAsiaTheme="minorEastAsia"/>
              <w:noProof/>
            </w:rPr>
          </w:pPr>
          <w:hyperlink w:anchor="_Toc320556687" w:history="1">
            <w:r w:rsidR="00B40C61" w:rsidRPr="003A0B81">
              <w:rPr>
                <w:rStyle w:val="Hyperlink"/>
                <w:noProof/>
              </w:rPr>
              <w:t>7.2.3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_Toc320556687 \h </w:instrText>
            </w:r>
            <w:r w:rsidR="00B40C61">
              <w:rPr>
                <w:noProof/>
                <w:webHidden/>
              </w:rPr>
            </w:r>
            <w:r w:rsidR="00B40C61">
              <w:rPr>
                <w:noProof/>
                <w:webHidden/>
              </w:rPr>
              <w:fldChar w:fldCharType="separate"/>
            </w:r>
            <w:r w:rsidR="00B40C61">
              <w:rPr>
                <w:noProof/>
                <w:webHidden/>
              </w:rPr>
              <w:t>20</w:t>
            </w:r>
            <w:r w:rsidR="00B40C61">
              <w:rPr>
                <w:noProof/>
                <w:webHidden/>
              </w:rPr>
              <w:fldChar w:fldCharType="end"/>
            </w:r>
          </w:hyperlink>
        </w:p>
        <w:p w14:paraId="1E52034B" w14:textId="77777777" w:rsidR="00B40C61" w:rsidRDefault="00DC2CE4">
          <w:pPr>
            <w:pStyle w:val="TOC3"/>
            <w:tabs>
              <w:tab w:val="left" w:pos="1320"/>
              <w:tab w:val="right" w:leader="dot" w:pos="9350"/>
            </w:tabs>
            <w:rPr>
              <w:rFonts w:eastAsiaTheme="minorEastAsia"/>
              <w:noProof/>
            </w:rPr>
          </w:pPr>
          <w:hyperlink w:anchor="_Toc320556688" w:history="1">
            <w:r w:rsidR="00B40C61" w:rsidRPr="003A0B81">
              <w:rPr>
                <w:rStyle w:val="Hyperlink"/>
                <w:noProof/>
              </w:rPr>
              <w:t>7.2.4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_Toc320556688 \h </w:instrText>
            </w:r>
            <w:r w:rsidR="00B40C61">
              <w:rPr>
                <w:noProof/>
                <w:webHidden/>
              </w:rPr>
            </w:r>
            <w:r w:rsidR="00B40C61">
              <w:rPr>
                <w:noProof/>
                <w:webHidden/>
              </w:rPr>
              <w:fldChar w:fldCharType="separate"/>
            </w:r>
            <w:r w:rsidR="00B40C61">
              <w:rPr>
                <w:noProof/>
                <w:webHidden/>
              </w:rPr>
              <w:t>20</w:t>
            </w:r>
            <w:r w:rsidR="00B40C61">
              <w:rPr>
                <w:noProof/>
                <w:webHidden/>
              </w:rPr>
              <w:fldChar w:fldCharType="end"/>
            </w:r>
          </w:hyperlink>
        </w:p>
        <w:p w14:paraId="4B5503E6" w14:textId="77777777" w:rsidR="00B40C61" w:rsidRDefault="00DC2CE4">
          <w:pPr>
            <w:pStyle w:val="TOC3"/>
            <w:tabs>
              <w:tab w:val="left" w:pos="1320"/>
              <w:tab w:val="right" w:leader="dot" w:pos="9350"/>
            </w:tabs>
            <w:rPr>
              <w:rFonts w:eastAsiaTheme="minorEastAsia"/>
              <w:noProof/>
            </w:rPr>
          </w:pPr>
          <w:hyperlink w:anchor="_Toc320556689" w:history="1">
            <w:r w:rsidR="00B40C61" w:rsidRPr="003A0B81">
              <w:rPr>
                <w:rStyle w:val="Hyperlink"/>
                <w:noProof/>
              </w:rPr>
              <w:t>7.2.5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_Toc320556689 \h </w:instrText>
            </w:r>
            <w:r w:rsidR="00B40C61">
              <w:rPr>
                <w:noProof/>
                <w:webHidden/>
              </w:rPr>
            </w:r>
            <w:r w:rsidR="00B40C61">
              <w:rPr>
                <w:noProof/>
                <w:webHidden/>
              </w:rPr>
              <w:fldChar w:fldCharType="separate"/>
            </w:r>
            <w:r w:rsidR="00B40C61">
              <w:rPr>
                <w:noProof/>
                <w:webHidden/>
              </w:rPr>
              <w:t>20</w:t>
            </w:r>
            <w:r w:rsidR="00B40C61">
              <w:rPr>
                <w:noProof/>
                <w:webHidden/>
              </w:rPr>
              <w:fldChar w:fldCharType="end"/>
            </w:r>
          </w:hyperlink>
        </w:p>
        <w:p w14:paraId="17837C7A" w14:textId="77777777" w:rsidR="00B40C61" w:rsidRDefault="00DC2CE4">
          <w:pPr>
            <w:pStyle w:val="TOC2"/>
            <w:tabs>
              <w:tab w:val="left" w:pos="880"/>
              <w:tab w:val="right" w:leader="dot" w:pos="9350"/>
            </w:tabs>
            <w:rPr>
              <w:rFonts w:eastAsiaTheme="minorEastAsia"/>
              <w:noProof/>
            </w:rPr>
          </w:pPr>
          <w:hyperlink w:anchor="_Toc320556690" w:history="1">
            <w:r w:rsidR="00B40C61" w:rsidRPr="003A0B81">
              <w:rPr>
                <w:rStyle w:val="Hyperlink"/>
                <w:noProof/>
              </w:rPr>
              <w:t>7.3</w:t>
            </w:r>
            <w:r w:rsidR="00B40C61">
              <w:rPr>
                <w:rFonts w:eastAsiaTheme="minorEastAsia"/>
                <w:noProof/>
              </w:rPr>
              <w:tab/>
            </w:r>
            <w:r w:rsidR="00B40C61" w:rsidRPr="003A0B81">
              <w:rPr>
                <w:rStyle w:val="Hyperlink"/>
                <w:noProof/>
              </w:rPr>
              <w:t>OpenFlow Logical Switch</w:t>
            </w:r>
            <w:r w:rsidR="00B40C61">
              <w:rPr>
                <w:noProof/>
                <w:webHidden/>
              </w:rPr>
              <w:tab/>
            </w:r>
            <w:r w:rsidR="00B40C61">
              <w:rPr>
                <w:noProof/>
                <w:webHidden/>
              </w:rPr>
              <w:fldChar w:fldCharType="begin"/>
            </w:r>
            <w:r w:rsidR="00B40C61">
              <w:rPr>
                <w:noProof/>
                <w:webHidden/>
              </w:rPr>
              <w:instrText xml:space="preserve"> PAGEREF _Toc320556690 \h </w:instrText>
            </w:r>
            <w:r w:rsidR="00B40C61">
              <w:rPr>
                <w:noProof/>
                <w:webHidden/>
              </w:rPr>
            </w:r>
            <w:r w:rsidR="00B40C61">
              <w:rPr>
                <w:noProof/>
                <w:webHidden/>
              </w:rPr>
              <w:fldChar w:fldCharType="separate"/>
            </w:r>
            <w:r w:rsidR="00B40C61">
              <w:rPr>
                <w:noProof/>
                <w:webHidden/>
              </w:rPr>
              <w:t>21</w:t>
            </w:r>
            <w:r w:rsidR="00B40C61">
              <w:rPr>
                <w:noProof/>
                <w:webHidden/>
              </w:rPr>
              <w:fldChar w:fldCharType="end"/>
            </w:r>
          </w:hyperlink>
        </w:p>
        <w:p w14:paraId="2A4B19B5" w14:textId="77777777" w:rsidR="00B40C61" w:rsidRDefault="00DC2CE4">
          <w:pPr>
            <w:pStyle w:val="TOC3"/>
            <w:tabs>
              <w:tab w:val="left" w:pos="1320"/>
              <w:tab w:val="right" w:leader="dot" w:pos="9350"/>
            </w:tabs>
            <w:rPr>
              <w:rFonts w:eastAsiaTheme="minorEastAsia"/>
              <w:noProof/>
            </w:rPr>
          </w:pPr>
          <w:hyperlink w:anchor="_Toc320556691" w:history="1">
            <w:r w:rsidR="00B40C61" w:rsidRPr="003A0B81">
              <w:rPr>
                <w:rStyle w:val="Hyperlink"/>
                <w:noProof/>
              </w:rPr>
              <w:t>7.3.1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_Toc320556691 \h </w:instrText>
            </w:r>
            <w:r w:rsidR="00B40C61">
              <w:rPr>
                <w:noProof/>
                <w:webHidden/>
              </w:rPr>
            </w:r>
            <w:r w:rsidR="00B40C61">
              <w:rPr>
                <w:noProof/>
                <w:webHidden/>
              </w:rPr>
              <w:fldChar w:fldCharType="separate"/>
            </w:r>
            <w:r w:rsidR="00B40C61">
              <w:rPr>
                <w:noProof/>
                <w:webHidden/>
              </w:rPr>
              <w:t>22</w:t>
            </w:r>
            <w:r w:rsidR="00B40C61">
              <w:rPr>
                <w:noProof/>
                <w:webHidden/>
              </w:rPr>
              <w:fldChar w:fldCharType="end"/>
            </w:r>
          </w:hyperlink>
        </w:p>
        <w:p w14:paraId="1E25EFE0" w14:textId="77777777" w:rsidR="00B40C61" w:rsidRDefault="00DC2CE4">
          <w:pPr>
            <w:pStyle w:val="TOC3"/>
            <w:tabs>
              <w:tab w:val="left" w:pos="1320"/>
              <w:tab w:val="right" w:leader="dot" w:pos="9350"/>
            </w:tabs>
            <w:rPr>
              <w:rFonts w:eastAsiaTheme="minorEastAsia"/>
              <w:noProof/>
            </w:rPr>
          </w:pPr>
          <w:hyperlink w:anchor="_Toc320556692" w:history="1">
            <w:r w:rsidR="00B40C61" w:rsidRPr="003A0B81">
              <w:rPr>
                <w:rStyle w:val="Hyperlink"/>
                <w:noProof/>
              </w:rPr>
              <w:t>7.3.2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_Toc320556692 \h </w:instrText>
            </w:r>
            <w:r w:rsidR="00B40C61">
              <w:rPr>
                <w:noProof/>
                <w:webHidden/>
              </w:rPr>
            </w:r>
            <w:r w:rsidR="00B40C61">
              <w:rPr>
                <w:noProof/>
                <w:webHidden/>
              </w:rPr>
              <w:fldChar w:fldCharType="separate"/>
            </w:r>
            <w:r w:rsidR="00B40C61">
              <w:rPr>
                <w:noProof/>
                <w:webHidden/>
              </w:rPr>
              <w:t>22</w:t>
            </w:r>
            <w:r w:rsidR="00B40C61">
              <w:rPr>
                <w:noProof/>
                <w:webHidden/>
              </w:rPr>
              <w:fldChar w:fldCharType="end"/>
            </w:r>
          </w:hyperlink>
        </w:p>
        <w:p w14:paraId="307023EA" w14:textId="77777777" w:rsidR="00B40C61" w:rsidRDefault="00DC2CE4">
          <w:pPr>
            <w:pStyle w:val="TOC3"/>
            <w:tabs>
              <w:tab w:val="left" w:pos="1320"/>
              <w:tab w:val="right" w:leader="dot" w:pos="9350"/>
            </w:tabs>
            <w:rPr>
              <w:rFonts w:eastAsiaTheme="minorEastAsia"/>
              <w:noProof/>
            </w:rPr>
          </w:pPr>
          <w:hyperlink w:anchor="_Toc320556693" w:history="1">
            <w:r w:rsidR="00B40C61" w:rsidRPr="003A0B81">
              <w:rPr>
                <w:rStyle w:val="Hyperlink"/>
                <w:noProof/>
              </w:rPr>
              <w:t>7.3.3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_Toc320556693 \h </w:instrText>
            </w:r>
            <w:r w:rsidR="00B40C61">
              <w:rPr>
                <w:noProof/>
                <w:webHidden/>
              </w:rPr>
            </w:r>
            <w:r w:rsidR="00B40C61">
              <w:rPr>
                <w:noProof/>
                <w:webHidden/>
              </w:rPr>
              <w:fldChar w:fldCharType="separate"/>
            </w:r>
            <w:r w:rsidR="00B40C61">
              <w:rPr>
                <w:noProof/>
                <w:webHidden/>
              </w:rPr>
              <w:t>23</w:t>
            </w:r>
            <w:r w:rsidR="00B40C61">
              <w:rPr>
                <w:noProof/>
                <w:webHidden/>
              </w:rPr>
              <w:fldChar w:fldCharType="end"/>
            </w:r>
          </w:hyperlink>
        </w:p>
        <w:p w14:paraId="591EA30B" w14:textId="77777777" w:rsidR="00B40C61" w:rsidRDefault="00DC2CE4">
          <w:pPr>
            <w:pStyle w:val="TOC3"/>
            <w:tabs>
              <w:tab w:val="left" w:pos="1320"/>
              <w:tab w:val="right" w:leader="dot" w:pos="9350"/>
            </w:tabs>
            <w:rPr>
              <w:rFonts w:eastAsiaTheme="minorEastAsia"/>
              <w:noProof/>
            </w:rPr>
          </w:pPr>
          <w:hyperlink w:anchor="_Toc320556694" w:history="1">
            <w:r w:rsidR="00B40C61" w:rsidRPr="003A0B81">
              <w:rPr>
                <w:rStyle w:val="Hyperlink"/>
                <w:noProof/>
              </w:rPr>
              <w:t>7.3.4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_Toc320556694 \h </w:instrText>
            </w:r>
            <w:r w:rsidR="00B40C61">
              <w:rPr>
                <w:noProof/>
                <w:webHidden/>
              </w:rPr>
            </w:r>
            <w:r w:rsidR="00B40C61">
              <w:rPr>
                <w:noProof/>
                <w:webHidden/>
              </w:rPr>
              <w:fldChar w:fldCharType="separate"/>
            </w:r>
            <w:r w:rsidR="00B40C61">
              <w:rPr>
                <w:noProof/>
                <w:webHidden/>
              </w:rPr>
              <w:t>24</w:t>
            </w:r>
            <w:r w:rsidR="00B40C61">
              <w:rPr>
                <w:noProof/>
                <w:webHidden/>
              </w:rPr>
              <w:fldChar w:fldCharType="end"/>
            </w:r>
          </w:hyperlink>
        </w:p>
        <w:p w14:paraId="0761D170" w14:textId="77777777" w:rsidR="00B40C61" w:rsidRDefault="00DC2CE4">
          <w:pPr>
            <w:pStyle w:val="TOC3"/>
            <w:tabs>
              <w:tab w:val="left" w:pos="1320"/>
              <w:tab w:val="right" w:leader="dot" w:pos="9350"/>
            </w:tabs>
            <w:rPr>
              <w:rFonts w:eastAsiaTheme="minorEastAsia"/>
              <w:noProof/>
            </w:rPr>
          </w:pPr>
          <w:hyperlink w:anchor="_Toc320556695" w:history="1">
            <w:r w:rsidR="00B40C61" w:rsidRPr="003A0B81">
              <w:rPr>
                <w:rStyle w:val="Hyperlink"/>
                <w:noProof/>
              </w:rPr>
              <w:t>7.3.5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_Toc320556695 \h </w:instrText>
            </w:r>
            <w:r w:rsidR="00B40C61">
              <w:rPr>
                <w:noProof/>
                <w:webHidden/>
              </w:rPr>
            </w:r>
            <w:r w:rsidR="00B40C61">
              <w:rPr>
                <w:noProof/>
                <w:webHidden/>
              </w:rPr>
              <w:fldChar w:fldCharType="separate"/>
            </w:r>
            <w:r w:rsidR="00B40C61">
              <w:rPr>
                <w:noProof/>
                <w:webHidden/>
              </w:rPr>
              <w:t>25</w:t>
            </w:r>
            <w:r w:rsidR="00B40C61">
              <w:rPr>
                <w:noProof/>
                <w:webHidden/>
              </w:rPr>
              <w:fldChar w:fldCharType="end"/>
            </w:r>
          </w:hyperlink>
        </w:p>
        <w:p w14:paraId="4EAC7381" w14:textId="77777777" w:rsidR="00B40C61" w:rsidRDefault="00DC2CE4">
          <w:pPr>
            <w:pStyle w:val="TOC2"/>
            <w:tabs>
              <w:tab w:val="left" w:pos="880"/>
              <w:tab w:val="right" w:leader="dot" w:pos="9350"/>
            </w:tabs>
            <w:rPr>
              <w:rFonts w:eastAsiaTheme="minorEastAsia"/>
              <w:noProof/>
            </w:rPr>
          </w:pPr>
          <w:hyperlink w:anchor="_Toc320556696" w:history="1">
            <w:r w:rsidR="00B40C61" w:rsidRPr="003A0B81">
              <w:rPr>
                <w:rStyle w:val="Hyperlink"/>
                <w:noProof/>
              </w:rPr>
              <w:t>7.4</w:t>
            </w:r>
            <w:r w:rsidR="00B40C61">
              <w:rPr>
                <w:rFonts w:eastAsiaTheme="minorEastAsia"/>
                <w:noProof/>
              </w:rPr>
              <w:tab/>
            </w:r>
            <w:r w:rsidR="00B40C61" w:rsidRPr="003A0B81">
              <w:rPr>
                <w:rStyle w:val="Hyperlink"/>
                <w:noProof/>
              </w:rPr>
              <w:t>Logical Switch Capabilities</w:t>
            </w:r>
            <w:r w:rsidR="00B40C61">
              <w:rPr>
                <w:noProof/>
                <w:webHidden/>
              </w:rPr>
              <w:tab/>
            </w:r>
            <w:r w:rsidR="00B40C61">
              <w:rPr>
                <w:noProof/>
                <w:webHidden/>
              </w:rPr>
              <w:fldChar w:fldCharType="begin"/>
            </w:r>
            <w:r w:rsidR="00B40C61">
              <w:rPr>
                <w:noProof/>
                <w:webHidden/>
              </w:rPr>
              <w:instrText xml:space="preserve"> PAGEREF _Toc320556696 \h </w:instrText>
            </w:r>
            <w:r w:rsidR="00B40C61">
              <w:rPr>
                <w:noProof/>
                <w:webHidden/>
              </w:rPr>
            </w:r>
            <w:r w:rsidR="00B40C61">
              <w:rPr>
                <w:noProof/>
                <w:webHidden/>
              </w:rPr>
              <w:fldChar w:fldCharType="separate"/>
            </w:r>
            <w:r w:rsidR="00B40C61">
              <w:rPr>
                <w:noProof/>
                <w:webHidden/>
              </w:rPr>
              <w:t>27</w:t>
            </w:r>
            <w:r w:rsidR="00B40C61">
              <w:rPr>
                <w:noProof/>
                <w:webHidden/>
              </w:rPr>
              <w:fldChar w:fldCharType="end"/>
            </w:r>
          </w:hyperlink>
        </w:p>
        <w:p w14:paraId="48D7F015" w14:textId="77777777" w:rsidR="00B40C61" w:rsidRDefault="00DC2CE4">
          <w:pPr>
            <w:pStyle w:val="TOC3"/>
            <w:tabs>
              <w:tab w:val="left" w:pos="1320"/>
              <w:tab w:val="right" w:leader="dot" w:pos="9350"/>
            </w:tabs>
            <w:rPr>
              <w:rFonts w:eastAsiaTheme="minorEastAsia"/>
              <w:noProof/>
            </w:rPr>
          </w:pPr>
          <w:hyperlink w:anchor="_Toc320556697" w:history="1">
            <w:r w:rsidR="00B40C61" w:rsidRPr="003A0B81">
              <w:rPr>
                <w:rStyle w:val="Hyperlink"/>
                <w:noProof/>
              </w:rPr>
              <w:t>7.4.1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_Toc320556697 \h </w:instrText>
            </w:r>
            <w:r w:rsidR="00B40C61">
              <w:rPr>
                <w:noProof/>
                <w:webHidden/>
              </w:rPr>
            </w:r>
            <w:r w:rsidR="00B40C61">
              <w:rPr>
                <w:noProof/>
                <w:webHidden/>
              </w:rPr>
              <w:fldChar w:fldCharType="separate"/>
            </w:r>
            <w:r w:rsidR="00B40C61">
              <w:rPr>
                <w:noProof/>
                <w:webHidden/>
              </w:rPr>
              <w:t>27</w:t>
            </w:r>
            <w:r w:rsidR="00B40C61">
              <w:rPr>
                <w:noProof/>
                <w:webHidden/>
              </w:rPr>
              <w:fldChar w:fldCharType="end"/>
            </w:r>
          </w:hyperlink>
        </w:p>
        <w:p w14:paraId="1F2235C4" w14:textId="77777777" w:rsidR="00B40C61" w:rsidRDefault="00DC2CE4">
          <w:pPr>
            <w:pStyle w:val="TOC3"/>
            <w:tabs>
              <w:tab w:val="left" w:pos="1320"/>
              <w:tab w:val="right" w:leader="dot" w:pos="9350"/>
            </w:tabs>
            <w:rPr>
              <w:rFonts w:eastAsiaTheme="minorEastAsia"/>
              <w:noProof/>
            </w:rPr>
          </w:pPr>
          <w:hyperlink w:anchor="_Toc320556698" w:history="1">
            <w:r w:rsidR="00B40C61" w:rsidRPr="003A0B81">
              <w:rPr>
                <w:rStyle w:val="Hyperlink"/>
                <w:noProof/>
              </w:rPr>
              <w:t>7.4.2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_Toc320556698 \h </w:instrText>
            </w:r>
            <w:r w:rsidR="00B40C61">
              <w:rPr>
                <w:noProof/>
                <w:webHidden/>
              </w:rPr>
            </w:r>
            <w:r w:rsidR="00B40C61">
              <w:rPr>
                <w:noProof/>
                <w:webHidden/>
              </w:rPr>
              <w:fldChar w:fldCharType="separate"/>
            </w:r>
            <w:r w:rsidR="00B40C61">
              <w:rPr>
                <w:noProof/>
                <w:webHidden/>
              </w:rPr>
              <w:t>27</w:t>
            </w:r>
            <w:r w:rsidR="00B40C61">
              <w:rPr>
                <w:noProof/>
                <w:webHidden/>
              </w:rPr>
              <w:fldChar w:fldCharType="end"/>
            </w:r>
          </w:hyperlink>
        </w:p>
        <w:p w14:paraId="7E755566" w14:textId="77777777" w:rsidR="00B40C61" w:rsidRDefault="00DC2CE4">
          <w:pPr>
            <w:pStyle w:val="TOC3"/>
            <w:tabs>
              <w:tab w:val="left" w:pos="1320"/>
              <w:tab w:val="right" w:leader="dot" w:pos="9350"/>
            </w:tabs>
            <w:rPr>
              <w:rFonts w:eastAsiaTheme="minorEastAsia"/>
              <w:noProof/>
            </w:rPr>
          </w:pPr>
          <w:hyperlink w:anchor="_Toc320556699" w:history="1">
            <w:r w:rsidR="00B40C61" w:rsidRPr="003A0B81">
              <w:rPr>
                <w:rStyle w:val="Hyperlink"/>
                <w:noProof/>
              </w:rPr>
              <w:t>7.4.3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_Toc320556699 \h </w:instrText>
            </w:r>
            <w:r w:rsidR="00B40C61">
              <w:rPr>
                <w:noProof/>
                <w:webHidden/>
              </w:rPr>
            </w:r>
            <w:r w:rsidR="00B40C61">
              <w:rPr>
                <w:noProof/>
                <w:webHidden/>
              </w:rPr>
              <w:fldChar w:fldCharType="separate"/>
            </w:r>
            <w:r w:rsidR="00B40C61">
              <w:rPr>
                <w:noProof/>
                <w:webHidden/>
              </w:rPr>
              <w:t>31</w:t>
            </w:r>
            <w:r w:rsidR="00B40C61">
              <w:rPr>
                <w:noProof/>
                <w:webHidden/>
              </w:rPr>
              <w:fldChar w:fldCharType="end"/>
            </w:r>
          </w:hyperlink>
        </w:p>
        <w:p w14:paraId="765A28E8" w14:textId="77777777" w:rsidR="00B40C61" w:rsidRDefault="00DC2CE4">
          <w:pPr>
            <w:pStyle w:val="TOC3"/>
            <w:tabs>
              <w:tab w:val="left" w:pos="1320"/>
              <w:tab w:val="right" w:leader="dot" w:pos="9350"/>
            </w:tabs>
            <w:rPr>
              <w:rFonts w:eastAsiaTheme="minorEastAsia"/>
              <w:noProof/>
            </w:rPr>
          </w:pPr>
          <w:hyperlink w:anchor="_Toc320556700" w:history="1">
            <w:r w:rsidR="00B40C61" w:rsidRPr="003A0B81">
              <w:rPr>
                <w:rStyle w:val="Hyperlink"/>
                <w:noProof/>
              </w:rPr>
              <w:t>7.4.4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_Toc320556700 \h </w:instrText>
            </w:r>
            <w:r w:rsidR="00B40C61">
              <w:rPr>
                <w:noProof/>
                <w:webHidden/>
              </w:rPr>
            </w:r>
            <w:r w:rsidR="00B40C61">
              <w:rPr>
                <w:noProof/>
                <w:webHidden/>
              </w:rPr>
              <w:fldChar w:fldCharType="separate"/>
            </w:r>
            <w:r w:rsidR="00B40C61">
              <w:rPr>
                <w:noProof/>
                <w:webHidden/>
              </w:rPr>
              <w:t>32</w:t>
            </w:r>
            <w:r w:rsidR="00B40C61">
              <w:rPr>
                <w:noProof/>
                <w:webHidden/>
              </w:rPr>
              <w:fldChar w:fldCharType="end"/>
            </w:r>
          </w:hyperlink>
        </w:p>
        <w:p w14:paraId="7BE03A0C" w14:textId="77777777" w:rsidR="00B40C61" w:rsidRDefault="00DC2CE4">
          <w:pPr>
            <w:pStyle w:val="TOC3"/>
            <w:tabs>
              <w:tab w:val="left" w:pos="1320"/>
              <w:tab w:val="right" w:leader="dot" w:pos="9350"/>
            </w:tabs>
            <w:rPr>
              <w:rFonts w:eastAsiaTheme="minorEastAsia"/>
              <w:noProof/>
            </w:rPr>
          </w:pPr>
          <w:hyperlink w:anchor="_Toc320556701" w:history="1">
            <w:r w:rsidR="00B40C61" w:rsidRPr="003A0B81">
              <w:rPr>
                <w:rStyle w:val="Hyperlink"/>
                <w:noProof/>
              </w:rPr>
              <w:t>7.4.5</w:t>
            </w:r>
            <w:r w:rsidR="00B40C61">
              <w:rPr>
                <w:rFonts w:eastAsiaTheme="minorEastAsia"/>
                <w:noProof/>
              </w:rPr>
              <w:tab/>
            </w:r>
            <w:r w:rsidR="00B40C61" w:rsidRPr="003A0B81">
              <w:rPr>
                <w:rStyle w:val="Hyperlink"/>
                <w:noProof/>
              </w:rPr>
              <w:t>Element &lt;instruction-types&gt; denotes the instruction types supported by the OpenFlow logical switch.Yang Specification</w:t>
            </w:r>
            <w:r w:rsidR="00B40C61">
              <w:rPr>
                <w:noProof/>
                <w:webHidden/>
              </w:rPr>
              <w:tab/>
            </w:r>
            <w:r w:rsidR="00B40C61">
              <w:rPr>
                <w:noProof/>
                <w:webHidden/>
              </w:rPr>
              <w:fldChar w:fldCharType="begin"/>
            </w:r>
            <w:r w:rsidR="00B40C61">
              <w:rPr>
                <w:noProof/>
                <w:webHidden/>
              </w:rPr>
              <w:instrText xml:space="preserve"> PAGEREF _Toc320556701 \h </w:instrText>
            </w:r>
            <w:r w:rsidR="00B40C61">
              <w:rPr>
                <w:noProof/>
                <w:webHidden/>
              </w:rPr>
            </w:r>
            <w:r w:rsidR="00B40C61">
              <w:rPr>
                <w:noProof/>
                <w:webHidden/>
              </w:rPr>
              <w:fldChar w:fldCharType="separate"/>
            </w:r>
            <w:r w:rsidR="00B40C61">
              <w:rPr>
                <w:noProof/>
                <w:webHidden/>
              </w:rPr>
              <w:t>32</w:t>
            </w:r>
            <w:r w:rsidR="00B40C61">
              <w:rPr>
                <w:noProof/>
                <w:webHidden/>
              </w:rPr>
              <w:fldChar w:fldCharType="end"/>
            </w:r>
          </w:hyperlink>
        </w:p>
        <w:p w14:paraId="641FE29B" w14:textId="77777777" w:rsidR="00B40C61" w:rsidRDefault="00DC2CE4">
          <w:pPr>
            <w:pStyle w:val="TOC2"/>
            <w:tabs>
              <w:tab w:val="left" w:pos="880"/>
              <w:tab w:val="right" w:leader="dot" w:pos="9350"/>
            </w:tabs>
            <w:rPr>
              <w:rFonts w:eastAsiaTheme="minorEastAsia"/>
              <w:noProof/>
            </w:rPr>
          </w:pPr>
          <w:hyperlink w:anchor="_Toc320556702" w:history="1">
            <w:r w:rsidR="00B40C61" w:rsidRPr="003A0B81">
              <w:rPr>
                <w:rStyle w:val="Hyperlink"/>
                <w:noProof/>
              </w:rPr>
              <w:t>7.5</w:t>
            </w:r>
            <w:r w:rsidR="00B40C61">
              <w:rPr>
                <w:rFonts w:eastAsiaTheme="minorEastAsia"/>
                <w:noProof/>
              </w:rPr>
              <w:tab/>
            </w:r>
            <w:r w:rsidR="00B40C61" w:rsidRPr="003A0B81">
              <w:rPr>
                <w:rStyle w:val="Hyperlink"/>
                <w:noProof/>
              </w:rPr>
              <w:t>OpenFlow Controller</w:t>
            </w:r>
            <w:r w:rsidR="00B40C61">
              <w:rPr>
                <w:noProof/>
                <w:webHidden/>
              </w:rPr>
              <w:tab/>
            </w:r>
            <w:r w:rsidR="00B40C61">
              <w:rPr>
                <w:noProof/>
                <w:webHidden/>
              </w:rPr>
              <w:fldChar w:fldCharType="begin"/>
            </w:r>
            <w:r w:rsidR="00B40C61">
              <w:rPr>
                <w:noProof/>
                <w:webHidden/>
              </w:rPr>
              <w:instrText xml:space="preserve"> PAGEREF _Toc320556702 \h </w:instrText>
            </w:r>
            <w:r w:rsidR="00B40C61">
              <w:rPr>
                <w:noProof/>
                <w:webHidden/>
              </w:rPr>
            </w:r>
            <w:r w:rsidR="00B40C61">
              <w:rPr>
                <w:noProof/>
                <w:webHidden/>
              </w:rPr>
              <w:fldChar w:fldCharType="separate"/>
            </w:r>
            <w:r w:rsidR="00B40C61">
              <w:rPr>
                <w:noProof/>
                <w:webHidden/>
              </w:rPr>
              <w:t>36</w:t>
            </w:r>
            <w:r w:rsidR="00B40C61">
              <w:rPr>
                <w:noProof/>
                <w:webHidden/>
              </w:rPr>
              <w:fldChar w:fldCharType="end"/>
            </w:r>
          </w:hyperlink>
        </w:p>
        <w:p w14:paraId="36454514" w14:textId="77777777" w:rsidR="00B40C61" w:rsidRDefault="00DC2CE4">
          <w:pPr>
            <w:pStyle w:val="TOC3"/>
            <w:tabs>
              <w:tab w:val="left" w:pos="1320"/>
              <w:tab w:val="right" w:leader="dot" w:pos="9350"/>
            </w:tabs>
            <w:rPr>
              <w:rFonts w:eastAsiaTheme="minorEastAsia"/>
              <w:noProof/>
            </w:rPr>
          </w:pPr>
          <w:hyperlink w:anchor="_Toc320556703" w:history="1">
            <w:r w:rsidR="00B40C61" w:rsidRPr="003A0B81">
              <w:rPr>
                <w:rStyle w:val="Hyperlink"/>
                <w:noProof/>
              </w:rPr>
              <w:t>7.5.1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_Toc320556703 \h </w:instrText>
            </w:r>
            <w:r w:rsidR="00B40C61">
              <w:rPr>
                <w:noProof/>
                <w:webHidden/>
              </w:rPr>
            </w:r>
            <w:r w:rsidR="00B40C61">
              <w:rPr>
                <w:noProof/>
                <w:webHidden/>
              </w:rPr>
              <w:fldChar w:fldCharType="separate"/>
            </w:r>
            <w:r w:rsidR="00B40C61">
              <w:rPr>
                <w:noProof/>
                <w:webHidden/>
              </w:rPr>
              <w:t>36</w:t>
            </w:r>
            <w:r w:rsidR="00B40C61">
              <w:rPr>
                <w:noProof/>
                <w:webHidden/>
              </w:rPr>
              <w:fldChar w:fldCharType="end"/>
            </w:r>
          </w:hyperlink>
        </w:p>
        <w:p w14:paraId="1A77D1E8" w14:textId="77777777" w:rsidR="00B40C61" w:rsidRDefault="00DC2CE4">
          <w:pPr>
            <w:pStyle w:val="TOC3"/>
            <w:tabs>
              <w:tab w:val="left" w:pos="1320"/>
              <w:tab w:val="right" w:leader="dot" w:pos="9350"/>
            </w:tabs>
            <w:rPr>
              <w:rFonts w:eastAsiaTheme="minorEastAsia"/>
              <w:noProof/>
            </w:rPr>
          </w:pPr>
          <w:hyperlink w:anchor="_Toc320556704" w:history="1">
            <w:r w:rsidR="00B40C61" w:rsidRPr="003A0B81">
              <w:rPr>
                <w:rStyle w:val="Hyperlink"/>
                <w:noProof/>
              </w:rPr>
              <w:t>7.5.2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_Toc320556704 \h </w:instrText>
            </w:r>
            <w:r w:rsidR="00B40C61">
              <w:rPr>
                <w:noProof/>
                <w:webHidden/>
              </w:rPr>
            </w:r>
            <w:r w:rsidR="00B40C61">
              <w:rPr>
                <w:noProof/>
                <w:webHidden/>
              </w:rPr>
              <w:fldChar w:fldCharType="separate"/>
            </w:r>
            <w:r w:rsidR="00B40C61">
              <w:rPr>
                <w:noProof/>
                <w:webHidden/>
              </w:rPr>
              <w:t>37</w:t>
            </w:r>
            <w:r w:rsidR="00B40C61">
              <w:rPr>
                <w:noProof/>
                <w:webHidden/>
              </w:rPr>
              <w:fldChar w:fldCharType="end"/>
            </w:r>
          </w:hyperlink>
        </w:p>
        <w:p w14:paraId="01BC6942" w14:textId="77777777" w:rsidR="00B40C61" w:rsidRDefault="00DC2CE4">
          <w:pPr>
            <w:pStyle w:val="TOC3"/>
            <w:tabs>
              <w:tab w:val="left" w:pos="1320"/>
              <w:tab w:val="right" w:leader="dot" w:pos="9350"/>
            </w:tabs>
            <w:rPr>
              <w:rFonts w:eastAsiaTheme="minorEastAsia"/>
              <w:noProof/>
            </w:rPr>
          </w:pPr>
          <w:hyperlink w:anchor="_Toc320556705" w:history="1">
            <w:r w:rsidR="00B40C61" w:rsidRPr="003A0B81">
              <w:rPr>
                <w:rStyle w:val="Hyperlink"/>
                <w:noProof/>
              </w:rPr>
              <w:t>7.5.3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_Toc320556705 \h </w:instrText>
            </w:r>
            <w:r w:rsidR="00B40C61">
              <w:rPr>
                <w:noProof/>
                <w:webHidden/>
              </w:rPr>
            </w:r>
            <w:r w:rsidR="00B40C61">
              <w:rPr>
                <w:noProof/>
                <w:webHidden/>
              </w:rPr>
              <w:fldChar w:fldCharType="separate"/>
            </w:r>
            <w:r w:rsidR="00B40C61">
              <w:rPr>
                <w:noProof/>
                <w:webHidden/>
              </w:rPr>
              <w:t>38</w:t>
            </w:r>
            <w:r w:rsidR="00B40C61">
              <w:rPr>
                <w:noProof/>
                <w:webHidden/>
              </w:rPr>
              <w:fldChar w:fldCharType="end"/>
            </w:r>
          </w:hyperlink>
        </w:p>
        <w:p w14:paraId="341EB064" w14:textId="77777777" w:rsidR="00B40C61" w:rsidRDefault="00DC2CE4">
          <w:pPr>
            <w:pStyle w:val="TOC3"/>
            <w:tabs>
              <w:tab w:val="left" w:pos="1320"/>
              <w:tab w:val="right" w:leader="dot" w:pos="9350"/>
            </w:tabs>
            <w:rPr>
              <w:rFonts w:eastAsiaTheme="minorEastAsia"/>
              <w:noProof/>
            </w:rPr>
          </w:pPr>
          <w:hyperlink w:anchor="_Toc320556706" w:history="1">
            <w:r w:rsidR="00B40C61" w:rsidRPr="003A0B81">
              <w:rPr>
                <w:rStyle w:val="Hyperlink"/>
                <w:noProof/>
              </w:rPr>
              <w:t>7.5.4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_Toc320556706 \h </w:instrText>
            </w:r>
            <w:r w:rsidR="00B40C61">
              <w:rPr>
                <w:noProof/>
                <w:webHidden/>
              </w:rPr>
            </w:r>
            <w:r w:rsidR="00B40C61">
              <w:rPr>
                <w:noProof/>
                <w:webHidden/>
              </w:rPr>
              <w:fldChar w:fldCharType="separate"/>
            </w:r>
            <w:r w:rsidR="00B40C61">
              <w:rPr>
                <w:noProof/>
                <w:webHidden/>
              </w:rPr>
              <w:t>38</w:t>
            </w:r>
            <w:r w:rsidR="00B40C61">
              <w:rPr>
                <w:noProof/>
                <w:webHidden/>
              </w:rPr>
              <w:fldChar w:fldCharType="end"/>
            </w:r>
          </w:hyperlink>
        </w:p>
        <w:p w14:paraId="1861B4A4" w14:textId="77777777" w:rsidR="00B40C61" w:rsidRDefault="00DC2CE4">
          <w:pPr>
            <w:pStyle w:val="TOC3"/>
            <w:tabs>
              <w:tab w:val="left" w:pos="1320"/>
              <w:tab w:val="right" w:leader="dot" w:pos="9350"/>
            </w:tabs>
            <w:rPr>
              <w:rFonts w:eastAsiaTheme="minorEastAsia"/>
              <w:noProof/>
            </w:rPr>
          </w:pPr>
          <w:hyperlink w:anchor="_Toc320556707" w:history="1">
            <w:r w:rsidR="00B40C61" w:rsidRPr="003A0B81">
              <w:rPr>
                <w:rStyle w:val="Hyperlink"/>
                <w:noProof/>
              </w:rPr>
              <w:t>7.5.5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_Toc320556707 \h </w:instrText>
            </w:r>
            <w:r w:rsidR="00B40C61">
              <w:rPr>
                <w:noProof/>
                <w:webHidden/>
              </w:rPr>
            </w:r>
            <w:r w:rsidR="00B40C61">
              <w:rPr>
                <w:noProof/>
                <w:webHidden/>
              </w:rPr>
              <w:fldChar w:fldCharType="separate"/>
            </w:r>
            <w:r w:rsidR="00B40C61">
              <w:rPr>
                <w:noProof/>
                <w:webHidden/>
              </w:rPr>
              <w:t>39</w:t>
            </w:r>
            <w:r w:rsidR="00B40C61">
              <w:rPr>
                <w:noProof/>
                <w:webHidden/>
              </w:rPr>
              <w:fldChar w:fldCharType="end"/>
            </w:r>
          </w:hyperlink>
        </w:p>
        <w:p w14:paraId="775BA68E" w14:textId="77777777" w:rsidR="00B40C61" w:rsidRDefault="00DC2CE4">
          <w:pPr>
            <w:pStyle w:val="TOC2"/>
            <w:tabs>
              <w:tab w:val="left" w:pos="880"/>
              <w:tab w:val="right" w:leader="dot" w:pos="9350"/>
            </w:tabs>
            <w:rPr>
              <w:rFonts w:eastAsiaTheme="minorEastAsia"/>
              <w:noProof/>
            </w:rPr>
          </w:pPr>
          <w:hyperlink w:anchor="_Toc320556708" w:history="1">
            <w:r w:rsidR="00B40C61" w:rsidRPr="003A0B81">
              <w:rPr>
                <w:rStyle w:val="Hyperlink"/>
                <w:noProof/>
              </w:rPr>
              <w:t>7.6</w:t>
            </w:r>
            <w:r w:rsidR="00B40C61">
              <w:rPr>
                <w:rFonts w:eastAsiaTheme="minorEastAsia"/>
                <w:noProof/>
              </w:rPr>
              <w:tab/>
            </w:r>
            <w:r w:rsidR="00B40C61" w:rsidRPr="003A0B81">
              <w:rPr>
                <w:rStyle w:val="Hyperlink"/>
                <w:noProof/>
              </w:rPr>
              <w:t>OpenFlow Resource</w:t>
            </w:r>
            <w:r w:rsidR="00B40C61">
              <w:rPr>
                <w:noProof/>
                <w:webHidden/>
              </w:rPr>
              <w:tab/>
            </w:r>
            <w:r w:rsidR="00B40C61">
              <w:rPr>
                <w:noProof/>
                <w:webHidden/>
              </w:rPr>
              <w:fldChar w:fldCharType="begin"/>
            </w:r>
            <w:r w:rsidR="00B40C61">
              <w:rPr>
                <w:noProof/>
                <w:webHidden/>
              </w:rPr>
              <w:instrText xml:space="preserve"> PAGEREF _Toc320556708 \h </w:instrText>
            </w:r>
            <w:r w:rsidR="00B40C61">
              <w:rPr>
                <w:noProof/>
                <w:webHidden/>
              </w:rPr>
            </w:r>
            <w:r w:rsidR="00B40C61">
              <w:rPr>
                <w:noProof/>
                <w:webHidden/>
              </w:rPr>
              <w:fldChar w:fldCharType="separate"/>
            </w:r>
            <w:r w:rsidR="00B40C61">
              <w:rPr>
                <w:noProof/>
                <w:webHidden/>
              </w:rPr>
              <w:t>41</w:t>
            </w:r>
            <w:r w:rsidR="00B40C61">
              <w:rPr>
                <w:noProof/>
                <w:webHidden/>
              </w:rPr>
              <w:fldChar w:fldCharType="end"/>
            </w:r>
          </w:hyperlink>
        </w:p>
        <w:p w14:paraId="12119185" w14:textId="77777777" w:rsidR="00B40C61" w:rsidRDefault="00DC2CE4">
          <w:pPr>
            <w:pStyle w:val="TOC3"/>
            <w:tabs>
              <w:tab w:val="left" w:pos="1320"/>
              <w:tab w:val="right" w:leader="dot" w:pos="9350"/>
            </w:tabs>
            <w:rPr>
              <w:rFonts w:eastAsiaTheme="minorEastAsia"/>
              <w:noProof/>
            </w:rPr>
          </w:pPr>
          <w:hyperlink w:anchor="_Toc320556709" w:history="1">
            <w:r w:rsidR="00B40C61" w:rsidRPr="003A0B81">
              <w:rPr>
                <w:rStyle w:val="Hyperlink"/>
                <w:noProof/>
              </w:rPr>
              <w:t>7.6.1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_Toc320556709 \h </w:instrText>
            </w:r>
            <w:r w:rsidR="00B40C61">
              <w:rPr>
                <w:noProof/>
                <w:webHidden/>
              </w:rPr>
            </w:r>
            <w:r w:rsidR="00B40C61">
              <w:rPr>
                <w:noProof/>
                <w:webHidden/>
              </w:rPr>
              <w:fldChar w:fldCharType="separate"/>
            </w:r>
            <w:r w:rsidR="00B40C61">
              <w:rPr>
                <w:noProof/>
                <w:webHidden/>
              </w:rPr>
              <w:t>41</w:t>
            </w:r>
            <w:r w:rsidR="00B40C61">
              <w:rPr>
                <w:noProof/>
                <w:webHidden/>
              </w:rPr>
              <w:fldChar w:fldCharType="end"/>
            </w:r>
          </w:hyperlink>
        </w:p>
        <w:p w14:paraId="47085F93" w14:textId="77777777" w:rsidR="00B40C61" w:rsidRDefault="00DC2CE4">
          <w:pPr>
            <w:pStyle w:val="TOC3"/>
            <w:tabs>
              <w:tab w:val="left" w:pos="1320"/>
              <w:tab w:val="right" w:leader="dot" w:pos="9350"/>
            </w:tabs>
            <w:rPr>
              <w:rFonts w:eastAsiaTheme="minorEastAsia"/>
              <w:noProof/>
            </w:rPr>
          </w:pPr>
          <w:hyperlink w:anchor="_Toc320556710" w:history="1">
            <w:r w:rsidR="00B40C61" w:rsidRPr="003A0B81">
              <w:rPr>
                <w:rStyle w:val="Hyperlink"/>
                <w:noProof/>
              </w:rPr>
              <w:t>7.6.2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_Toc320556710 \h </w:instrText>
            </w:r>
            <w:r w:rsidR="00B40C61">
              <w:rPr>
                <w:noProof/>
                <w:webHidden/>
              </w:rPr>
            </w:r>
            <w:r w:rsidR="00B40C61">
              <w:rPr>
                <w:noProof/>
                <w:webHidden/>
              </w:rPr>
              <w:fldChar w:fldCharType="separate"/>
            </w:r>
            <w:r w:rsidR="00B40C61">
              <w:rPr>
                <w:noProof/>
                <w:webHidden/>
              </w:rPr>
              <w:t>41</w:t>
            </w:r>
            <w:r w:rsidR="00B40C61">
              <w:rPr>
                <w:noProof/>
                <w:webHidden/>
              </w:rPr>
              <w:fldChar w:fldCharType="end"/>
            </w:r>
          </w:hyperlink>
        </w:p>
        <w:p w14:paraId="27477673" w14:textId="77777777" w:rsidR="00B40C61" w:rsidRDefault="00DC2CE4">
          <w:pPr>
            <w:pStyle w:val="TOC3"/>
            <w:tabs>
              <w:tab w:val="left" w:pos="1320"/>
              <w:tab w:val="right" w:leader="dot" w:pos="9350"/>
            </w:tabs>
            <w:rPr>
              <w:rFonts w:eastAsiaTheme="minorEastAsia"/>
              <w:noProof/>
            </w:rPr>
          </w:pPr>
          <w:hyperlink w:anchor="_Toc320556711" w:history="1">
            <w:r w:rsidR="00B40C61" w:rsidRPr="003A0B81">
              <w:rPr>
                <w:rStyle w:val="Hyperlink"/>
                <w:noProof/>
              </w:rPr>
              <w:t>7.6.3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_Toc320556711 \h </w:instrText>
            </w:r>
            <w:r w:rsidR="00B40C61">
              <w:rPr>
                <w:noProof/>
                <w:webHidden/>
              </w:rPr>
            </w:r>
            <w:r w:rsidR="00B40C61">
              <w:rPr>
                <w:noProof/>
                <w:webHidden/>
              </w:rPr>
              <w:fldChar w:fldCharType="separate"/>
            </w:r>
            <w:r w:rsidR="00B40C61">
              <w:rPr>
                <w:noProof/>
                <w:webHidden/>
              </w:rPr>
              <w:t>41</w:t>
            </w:r>
            <w:r w:rsidR="00B40C61">
              <w:rPr>
                <w:noProof/>
                <w:webHidden/>
              </w:rPr>
              <w:fldChar w:fldCharType="end"/>
            </w:r>
          </w:hyperlink>
        </w:p>
        <w:p w14:paraId="7B97F0C4" w14:textId="77777777" w:rsidR="00B40C61" w:rsidRDefault="00DC2CE4">
          <w:pPr>
            <w:pStyle w:val="TOC3"/>
            <w:tabs>
              <w:tab w:val="left" w:pos="1320"/>
              <w:tab w:val="right" w:leader="dot" w:pos="9350"/>
            </w:tabs>
            <w:rPr>
              <w:rFonts w:eastAsiaTheme="minorEastAsia"/>
              <w:noProof/>
            </w:rPr>
          </w:pPr>
          <w:hyperlink w:anchor="_Toc320556712" w:history="1">
            <w:r w:rsidR="00B40C61" w:rsidRPr="003A0B81">
              <w:rPr>
                <w:rStyle w:val="Hyperlink"/>
                <w:noProof/>
              </w:rPr>
              <w:t>7.6.4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_Toc320556712 \h </w:instrText>
            </w:r>
            <w:r w:rsidR="00B40C61">
              <w:rPr>
                <w:noProof/>
                <w:webHidden/>
              </w:rPr>
            </w:r>
            <w:r w:rsidR="00B40C61">
              <w:rPr>
                <w:noProof/>
                <w:webHidden/>
              </w:rPr>
              <w:fldChar w:fldCharType="separate"/>
            </w:r>
            <w:r w:rsidR="00B40C61">
              <w:rPr>
                <w:noProof/>
                <w:webHidden/>
              </w:rPr>
              <w:t>41</w:t>
            </w:r>
            <w:r w:rsidR="00B40C61">
              <w:rPr>
                <w:noProof/>
                <w:webHidden/>
              </w:rPr>
              <w:fldChar w:fldCharType="end"/>
            </w:r>
          </w:hyperlink>
        </w:p>
        <w:p w14:paraId="0EFC8AFD" w14:textId="77777777" w:rsidR="00B40C61" w:rsidRDefault="00DC2CE4">
          <w:pPr>
            <w:pStyle w:val="TOC3"/>
            <w:tabs>
              <w:tab w:val="left" w:pos="1320"/>
              <w:tab w:val="right" w:leader="dot" w:pos="9350"/>
            </w:tabs>
            <w:rPr>
              <w:rFonts w:eastAsiaTheme="minorEastAsia"/>
              <w:noProof/>
            </w:rPr>
          </w:pPr>
          <w:hyperlink w:anchor="_Toc320556713" w:history="1">
            <w:r w:rsidR="00B40C61" w:rsidRPr="003A0B81">
              <w:rPr>
                <w:rStyle w:val="Hyperlink"/>
                <w:noProof/>
              </w:rPr>
              <w:t>7.6.5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_Toc320556713 \h </w:instrText>
            </w:r>
            <w:r w:rsidR="00B40C61">
              <w:rPr>
                <w:noProof/>
                <w:webHidden/>
              </w:rPr>
            </w:r>
            <w:r w:rsidR="00B40C61">
              <w:rPr>
                <w:noProof/>
                <w:webHidden/>
              </w:rPr>
              <w:fldChar w:fldCharType="separate"/>
            </w:r>
            <w:r w:rsidR="00B40C61">
              <w:rPr>
                <w:noProof/>
                <w:webHidden/>
              </w:rPr>
              <w:t>41</w:t>
            </w:r>
            <w:r w:rsidR="00B40C61">
              <w:rPr>
                <w:noProof/>
                <w:webHidden/>
              </w:rPr>
              <w:fldChar w:fldCharType="end"/>
            </w:r>
          </w:hyperlink>
        </w:p>
        <w:p w14:paraId="096CC216" w14:textId="77777777" w:rsidR="00B40C61" w:rsidRDefault="00DC2CE4">
          <w:pPr>
            <w:pStyle w:val="TOC2"/>
            <w:tabs>
              <w:tab w:val="left" w:pos="880"/>
              <w:tab w:val="right" w:leader="dot" w:pos="9350"/>
            </w:tabs>
            <w:rPr>
              <w:rFonts w:eastAsiaTheme="minorEastAsia"/>
              <w:noProof/>
            </w:rPr>
          </w:pPr>
          <w:hyperlink w:anchor="_Toc320556714" w:history="1">
            <w:r w:rsidR="00B40C61" w:rsidRPr="003A0B81">
              <w:rPr>
                <w:rStyle w:val="Hyperlink"/>
                <w:noProof/>
              </w:rPr>
              <w:t>7.7</w:t>
            </w:r>
            <w:r w:rsidR="00B40C61">
              <w:rPr>
                <w:rFonts w:eastAsiaTheme="minorEastAsia"/>
                <w:noProof/>
              </w:rPr>
              <w:tab/>
            </w:r>
            <w:r w:rsidR="00B40C61" w:rsidRPr="003A0B81">
              <w:rPr>
                <w:rStyle w:val="Hyperlink"/>
                <w:noProof/>
              </w:rPr>
              <w:t>OpenFlow Port</w:t>
            </w:r>
            <w:r w:rsidR="00B40C61">
              <w:rPr>
                <w:noProof/>
                <w:webHidden/>
              </w:rPr>
              <w:tab/>
            </w:r>
            <w:r w:rsidR="00B40C61">
              <w:rPr>
                <w:noProof/>
                <w:webHidden/>
              </w:rPr>
              <w:fldChar w:fldCharType="begin"/>
            </w:r>
            <w:r w:rsidR="00B40C61">
              <w:rPr>
                <w:noProof/>
                <w:webHidden/>
              </w:rPr>
              <w:instrText xml:space="preserve"> PAGEREF _Toc320556714 \h </w:instrText>
            </w:r>
            <w:r w:rsidR="00B40C61">
              <w:rPr>
                <w:noProof/>
                <w:webHidden/>
              </w:rPr>
            </w:r>
            <w:r w:rsidR="00B40C61">
              <w:rPr>
                <w:noProof/>
                <w:webHidden/>
              </w:rPr>
              <w:fldChar w:fldCharType="separate"/>
            </w:r>
            <w:r w:rsidR="00B40C61">
              <w:rPr>
                <w:noProof/>
                <w:webHidden/>
              </w:rPr>
              <w:t>41</w:t>
            </w:r>
            <w:r w:rsidR="00B40C61">
              <w:rPr>
                <w:noProof/>
                <w:webHidden/>
              </w:rPr>
              <w:fldChar w:fldCharType="end"/>
            </w:r>
          </w:hyperlink>
        </w:p>
        <w:p w14:paraId="2C5E85FC" w14:textId="77777777" w:rsidR="00B40C61" w:rsidRDefault="00DC2CE4">
          <w:pPr>
            <w:pStyle w:val="TOC3"/>
            <w:tabs>
              <w:tab w:val="left" w:pos="1320"/>
              <w:tab w:val="right" w:leader="dot" w:pos="9350"/>
            </w:tabs>
            <w:rPr>
              <w:rFonts w:eastAsiaTheme="minorEastAsia"/>
              <w:noProof/>
            </w:rPr>
          </w:pPr>
          <w:hyperlink w:anchor="_Toc320556715" w:history="1">
            <w:r w:rsidR="00B40C61" w:rsidRPr="003A0B81">
              <w:rPr>
                <w:rStyle w:val="Hyperlink"/>
                <w:noProof/>
              </w:rPr>
              <w:t>7.7.1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_Toc320556715 \h </w:instrText>
            </w:r>
            <w:r w:rsidR="00B40C61">
              <w:rPr>
                <w:noProof/>
                <w:webHidden/>
              </w:rPr>
            </w:r>
            <w:r w:rsidR="00B40C61">
              <w:rPr>
                <w:noProof/>
                <w:webHidden/>
              </w:rPr>
              <w:fldChar w:fldCharType="separate"/>
            </w:r>
            <w:r w:rsidR="00B40C61">
              <w:rPr>
                <w:noProof/>
                <w:webHidden/>
              </w:rPr>
              <w:t>42</w:t>
            </w:r>
            <w:r w:rsidR="00B40C61">
              <w:rPr>
                <w:noProof/>
                <w:webHidden/>
              </w:rPr>
              <w:fldChar w:fldCharType="end"/>
            </w:r>
          </w:hyperlink>
        </w:p>
        <w:p w14:paraId="4146CCAB" w14:textId="77777777" w:rsidR="00B40C61" w:rsidRDefault="00DC2CE4">
          <w:pPr>
            <w:pStyle w:val="TOC3"/>
            <w:tabs>
              <w:tab w:val="left" w:pos="1320"/>
              <w:tab w:val="right" w:leader="dot" w:pos="9350"/>
            </w:tabs>
            <w:rPr>
              <w:rFonts w:eastAsiaTheme="minorEastAsia"/>
              <w:noProof/>
            </w:rPr>
          </w:pPr>
          <w:hyperlink w:anchor="_Toc320556716" w:history="1">
            <w:r w:rsidR="00B40C61" w:rsidRPr="003A0B81">
              <w:rPr>
                <w:rStyle w:val="Hyperlink"/>
                <w:noProof/>
              </w:rPr>
              <w:t>7.7.2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_Toc320556716 \h </w:instrText>
            </w:r>
            <w:r w:rsidR="00B40C61">
              <w:rPr>
                <w:noProof/>
                <w:webHidden/>
              </w:rPr>
            </w:r>
            <w:r w:rsidR="00B40C61">
              <w:rPr>
                <w:noProof/>
                <w:webHidden/>
              </w:rPr>
              <w:fldChar w:fldCharType="separate"/>
            </w:r>
            <w:r w:rsidR="00B40C61">
              <w:rPr>
                <w:noProof/>
                <w:webHidden/>
              </w:rPr>
              <w:t>43</w:t>
            </w:r>
            <w:r w:rsidR="00B40C61">
              <w:rPr>
                <w:noProof/>
                <w:webHidden/>
              </w:rPr>
              <w:fldChar w:fldCharType="end"/>
            </w:r>
          </w:hyperlink>
        </w:p>
        <w:p w14:paraId="542697D5" w14:textId="77777777" w:rsidR="00B40C61" w:rsidRDefault="00DC2CE4">
          <w:pPr>
            <w:pStyle w:val="TOC3"/>
            <w:tabs>
              <w:tab w:val="left" w:pos="1320"/>
              <w:tab w:val="right" w:leader="dot" w:pos="9350"/>
            </w:tabs>
            <w:rPr>
              <w:rFonts w:eastAsiaTheme="minorEastAsia"/>
              <w:noProof/>
            </w:rPr>
          </w:pPr>
          <w:hyperlink w:anchor="_Toc320556717" w:history="1">
            <w:r w:rsidR="00B40C61" w:rsidRPr="003A0B81">
              <w:rPr>
                <w:rStyle w:val="Hyperlink"/>
                <w:noProof/>
              </w:rPr>
              <w:t>7.7.3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_Toc320556717 \h </w:instrText>
            </w:r>
            <w:r w:rsidR="00B40C61">
              <w:rPr>
                <w:noProof/>
                <w:webHidden/>
              </w:rPr>
            </w:r>
            <w:r w:rsidR="00B40C61">
              <w:rPr>
                <w:noProof/>
                <w:webHidden/>
              </w:rPr>
              <w:fldChar w:fldCharType="separate"/>
            </w:r>
            <w:r w:rsidR="00B40C61">
              <w:rPr>
                <w:noProof/>
                <w:webHidden/>
              </w:rPr>
              <w:t>46</w:t>
            </w:r>
            <w:r w:rsidR="00B40C61">
              <w:rPr>
                <w:noProof/>
                <w:webHidden/>
              </w:rPr>
              <w:fldChar w:fldCharType="end"/>
            </w:r>
          </w:hyperlink>
        </w:p>
        <w:p w14:paraId="679BACCE" w14:textId="77777777" w:rsidR="00B40C61" w:rsidRDefault="00DC2CE4">
          <w:pPr>
            <w:pStyle w:val="TOC3"/>
            <w:tabs>
              <w:tab w:val="left" w:pos="1320"/>
              <w:tab w:val="right" w:leader="dot" w:pos="9350"/>
            </w:tabs>
            <w:rPr>
              <w:rFonts w:eastAsiaTheme="minorEastAsia"/>
              <w:noProof/>
            </w:rPr>
          </w:pPr>
          <w:hyperlink w:anchor="_Toc320556718" w:history="1">
            <w:r w:rsidR="00B40C61" w:rsidRPr="003A0B81">
              <w:rPr>
                <w:rStyle w:val="Hyperlink"/>
                <w:noProof/>
              </w:rPr>
              <w:t>7.7.4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_Toc320556718 \h </w:instrText>
            </w:r>
            <w:r w:rsidR="00B40C61">
              <w:rPr>
                <w:noProof/>
                <w:webHidden/>
              </w:rPr>
            </w:r>
            <w:r w:rsidR="00B40C61">
              <w:rPr>
                <w:noProof/>
                <w:webHidden/>
              </w:rPr>
              <w:fldChar w:fldCharType="separate"/>
            </w:r>
            <w:r w:rsidR="00B40C61">
              <w:rPr>
                <w:noProof/>
                <w:webHidden/>
              </w:rPr>
              <w:t>47</w:t>
            </w:r>
            <w:r w:rsidR="00B40C61">
              <w:rPr>
                <w:noProof/>
                <w:webHidden/>
              </w:rPr>
              <w:fldChar w:fldCharType="end"/>
            </w:r>
          </w:hyperlink>
        </w:p>
        <w:p w14:paraId="5A41404A" w14:textId="77777777" w:rsidR="00B40C61" w:rsidRDefault="00DC2CE4">
          <w:pPr>
            <w:pStyle w:val="TOC3"/>
            <w:tabs>
              <w:tab w:val="left" w:pos="1320"/>
              <w:tab w:val="right" w:leader="dot" w:pos="9350"/>
            </w:tabs>
            <w:rPr>
              <w:rFonts w:eastAsiaTheme="minorEastAsia"/>
              <w:noProof/>
            </w:rPr>
          </w:pPr>
          <w:hyperlink w:anchor="_Toc320556719" w:history="1">
            <w:r w:rsidR="00B40C61" w:rsidRPr="003A0B81">
              <w:rPr>
                <w:rStyle w:val="Hyperlink"/>
                <w:noProof/>
              </w:rPr>
              <w:t>7.7.5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_Toc320556719 \h </w:instrText>
            </w:r>
            <w:r w:rsidR="00B40C61">
              <w:rPr>
                <w:noProof/>
                <w:webHidden/>
              </w:rPr>
            </w:r>
            <w:r w:rsidR="00B40C61">
              <w:rPr>
                <w:noProof/>
                <w:webHidden/>
              </w:rPr>
              <w:fldChar w:fldCharType="separate"/>
            </w:r>
            <w:r w:rsidR="00B40C61">
              <w:rPr>
                <w:noProof/>
                <w:webHidden/>
              </w:rPr>
              <w:t>49</w:t>
            </w:r>
            <w:r w:rsidR="00B40C61">
              <w:rPr>
                <w:noProof/>
                <w:webHidden/>
              </w:rPr>
              <w:fldChar w:fldCharType="end"/>
            </w:r>
          </w:hyperlink>
        </w:p>
        <w:p w14:paraId="144C2E7A" w14:textId="77777777" w:rsidR="00B40C61" w:rsidRDefault="00DC2CE4">
          <w:pPr>
            <w:pStyle w:val="TOC2"/>
            <w:tabs>
              <w:tab w:val="left" w:pos="880"/>
              <w:tab w:val="right" w:leader="dot" w:pos="9350"/>
            </w:tabs>
            <w:rPr>
              <w:rFonts w:eastAsiaTheme="minorEastAsia"/>
              <w:noProof/>
            </w:rPr>
          </w:pPr>
          <w:hyperlink w:anchor="_Toc320556720" w:history="1">
            <w:r w:rsidR="00B40C61" w:rsidRPr="003A0B81">
              <w:rPr>
                <w:rStyle w:val="Hyperlink"/>
                <w:noProof/>
              </w:rPr>
              <w:t>7.8</w:t>
            </w:r>
            <w:r w:rsidR="00B40C61">
              <w:rPr>
                <w:rFonts w:eastAsiaTheme="minorEastAsia"/>
                <w:noProof/>
              </w:rPr>
              <w:tab/>
            </w:r>
            <w:r w:rsidR="00B40C61" w:rsidRPr="003A0B81">
              <w:rPr>
                <w:rStyle w:val="Hyperlink"/>
                <w:noProof/>
              </w:rPr>
              <w:t>OpenFlow Port Feature</w:t>
            </w:r>
            <w:r w:rsidR="00B40C61">
              <w:rPr>
                <w:noProof/>
                <w:webHidden/>
              </w:rPr>
              <w:tab/>
            </w:r>
            <w:r w:rsidR="00B40C61">
              <w:rPr>
                <w:noProof/>
                <w:webHidden/>
              </w:rPr>
              <w:fldChar w:fldCharType="begin"/>
            </w:r>
            <w:r w:rsidR="00B40C61">
              <w:rPr>
                <w:noProof/>
                <w:webHidden/>
              </w:rPr>
              <w:instrText xml:space="preserve"> PAGEREF _Toc320556720 \h </w:instrText>
            </w:r>
            <w:r w:rsidR="00B40C61">
              <w:rPr>
                <w:noProof/>
                <w:webHidden/>
              </w:rPr>
            </w:r>
            <w:r w:rsidR="00B40C61">
              <w:rPr>
                <w:noProof/>
                <w:webHidden/>
              </w:rPr>
              <w:fldChar w:fldCharType="separate"/>
            </w:r>
            <w:r w:rsidR="00B40C61">
              <w:rPr>
                <w:noProof/>
                <w:webHidden/>
              </w:rPr>
              <w:t>51</w:t>
            </w:r>
            <w:r w:rsidR="00B40C61">
              <w:rPr>
                <w:noProof/>
                <w:webHidden/>
              </w:rPr>
              <w:fldChar w:fldCharType="end"/>
            </w:r>
          </w:hyperlink>
        </w:p>
        <w:p w14:paraId="499FBEC2" w14:textId="77777777" w:rsidR="00B40C61" w:rsidRDefault="00DC2CE4">
          <w:pPr>
            <w:pStyle w:val="TOC3"/>
            <w:tabs>
              <w:tab w:val="left" w:pos="1320"/>
              <w:tab w:val="right" w:leader="dot" w:pos="9350"/>
            </w:tabs>
            <w:rPr>
              <w:rFonts w:eastAsiaTheme="minorEastAsia"/>
              <w:noProof/>
            </w:rPr>
          </w:pPr>
          <w:hyperlink w:anchor="_Toc320556721" w:history="1">
            <w:r w:rsidR="00B40C61" w:rsidRPr="003A0B81">
              <w:rPr>
                <w:rStyle w:val="Hyperlink"/>
                <w:noProof/>
              </w:rPr>
              <w:t>7.8.1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_Toc320556721 \h </w:instrText>
            </w:r>
            <w:r w:rsidR="00B40C61">
              <w:rPr>
                <w:noProof/>
                <w:webHidden/>
              </w:rPr>
            </w:r>
            <w:r w:rsidR="00B40C61">
              <w:rPr>
                <w:noProof/>
                <w:webHidden/>
              </w:rPr>
              <w:fldChar w:fldCharType="separate"/>
            </w:r>
            <w:r w:rsidR="00B40C61">
              <w:rPr>
                <w:noProof/>
                <w:webHidden/>
              </w:rPr>
              <w:t>52</w:t>
            </w:r>
            <w:r w:rsidR="00B40C61">
              <w:rPr>
                <w:noProof/>
                <w:webHidden/>
              </w:rPr>
              <w:fldChar w:fldCharType="end"/>
            </w:r>
          </w:hyperlink>
        </w:p>
        <w:p w14:paraId="1065FA69" w14:textId="77777777" w:rsidR="00B40C61" w:rsidRDefault="00DC2CE4">
          <w:pPr>
            <w:pStyle w:val="TOC3"/>
            <w:tabs>
              <w:tab w:val="left" w:pos="1320"/>
              <w:tab w:val="right" w:leader="dot" w:pos="9350"/>
            </w:tabs>
            <w:rPr>
              <w:rFonts w:eastAsiaTheme="minorEastAsia"/>
              <w:noProof/>
            </w:rPr>
          </w:pPr>
          <w:hyperlink w:anchor="_Toc320556722" w:history="1">
            <w:r w:rsidR="00B40C61" w:rsidRPr="003A0B81">
              <w:rPr>
                <w:rStyle w:val="Hyperlink"/>
                <w:noProof/>
              </w:rPr>
              <w:t>7.8.2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_Toc320556722 \h </w:instrText>
            </w:r>
            <w:r w:rsidR="00B40C61">
              <w:rPr>
                <w:noProof/>
                <w:webHidden/>
              </w:rPr>
            </w:r>
            <w:r w:rsidR="00B40C61">
              <w:rPr>
                <w:noProof/>
                <w:webHidden/>
              </w:rPr>
              <w:fldChar w:fldCharType="separate"/>
            </w:r>
            <w:r w:rsidR="00B40C61">
              <w:rPr>
                <w:noProof/>
                <w:webHidden/>
              </w:rPr>
              <w:t>52</w:t>
            </w:r>
            <w:r w:rsidR="00B40C61">
              <w:rPr>
                <w:noProof/>
                <w:webHidden/>
              </w:rPr>
              <w:fldChar w:fldCharType="end"/>
            </w:r>
          </w:hyperlink>
        </w:p>
        <w:p w14:paraId="33445122" w14:textId="77777777" w:rsidR="00B40C61" w:rsidRDefault="00DC2CE4">
          <w:pPr>
            <w:pStyle w:val="TOC3"/>
            <w:tabs>
              <w:tab w:val="left" w:pos="1320"/>
              <w:tab w:val="right" w:leader="dot" w:pos="9350"/>
            </w:tabs>
            <w:rPr>
              <w:rFonts w:eastAsiaTheme="minorEastAsia"/>
              <w:noProof/>
            </w:rPr>
          </w:pPr>
          <w:hyperlink w:anchor="_Toc320556723" w:history="1">
            <w:r w:rsidR="00B40C61" w:rsidRPr="003A0B81">
              <w:rPr>
                <w:rStyle w:val="Hyperlink"/>
                <w:noProof/>
              </w:rPr>
              <w:t>7.8.3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_Toc320556723 \h </w:instrText>
            </w:r>
            <w:r w:rsidR="00B40C61">
              <w:rPr>
                <w:noProof/>
                <w:webHidden/>
              </w:rPr>
            </w:r>
            <w:r w:rsidR="00B40C61">
              <w:rPr>
                <w:noProof/>
                <w:webHidden/>
              </w:rPr>
              <w:fldChar w:fldCharType="separate"/>
            </w:r>
            <w:r w:rsidR="00B40C61">
              <w:rPr>
                <w:noProof/>
                <w:webHidden/>
              </w:rPr>
              <w:t>53</w:t>
            </w:r>
            <w:r w:rsidR="00B40C61">
              <w:rPr>
                <w:noProof/>
                <w:webHidden/>
              </w:rPr>
              <w:fldChar w:fldCharType="end"/>
            </w:r>
          </w:hyperlink>
        </w:p>
        <w:p w14:paraId="5EE947A9" w14:textId="77777777" w:rsidR="00B40C61" w:rsidRDefault="00DC2CE4">
          <w:pPr>
            <w:pStyle w:val="TOC3"/>
            <w:tabs>
              <w:tab w:val="left" w:pos="1320"/>
              <w:tab w:val="right" w:leader="dot" w:pos="9350"/>
            </w:tabs>
            <w:rPr>
              <w:rFonts w:eastAsiaTheme="minorEastAsia"/>
              <w:noProof/>
            </w:rPr>
          </w:pPr>
          <w:hyperlink w:anchor="_Toc320556724" w:history="1">
            <w:r w:rsidR="00B40C61" w:rsidRPr="003A0B81">
              <w:rPr>
                <w:rStyle w:val="Hyperlink"/>
                <w:noProof/>
              </w:rPr>
              <w:t>7.8.4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_Toc320556724 \h </w:instrText>
            </w:r>
            <w:r w:rsidR="00B40C61">
              <w:rPr>
                <w:noProof/>
                <w:webHidden/>
              </w:rPr>
            </w:r>
            <w:r w:rsidR="00B40C61">
              <w:rPr>
                <w:noProof/>
                <w:webHidden/>
              </w:rPr>
              <w:fldChar w:fldCharType="separate"/>
            </w:r>
            <w:r w:rsidR="00B40C61">
              <w:rPr>
                <w:noProof/>
                <w:webHidden/>
              </w:rPr>
              <w:t>53</w:t>
            </w:r>
            <w:r w:rsidR="00B40C61">
              <w:rPr>
                <w:noProof/>
                <w:webHidden/>
              </w:rPr>
              <w:fldChar w:fldCharType="end"/>
            </w:r>
          </w:hyperlink>
        </w:p>
        <w:p w14:paraId="366F1515" w14:textId="77777777" w:rsidR="00B40C61" w:rsidRDefault="00DC2CE4">
          <w:pPr>
            <w:pStyle w:val="TOC3"/>
            <w:tabs>
              <w:tab w:val="left" w:pos="1320"/>
              <w:tab w:val="right" w:leader="dot" w:pos="9350"/>
            </w:tabs>
            <w:rPr>
              <w:rFonts w:eastAsiaTheme="minorEastAsia"/>
              <w:noProof/>
            </w:rPr>
          </w:pPr>
          <w:hyperlink w:anchor="_Toc320556725" w:history="1">
            <w:r w:rsidR="00B40C61" w:rsidRPr="003A0B81">
              <w:rPr>
                <w:rStyle w:val="Hyperlink"/>
                <w:noProof/>
              </w:rPr>
              <w:t>7.8.5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_Toc320556725 \h </w:instrText>
            </w:r>
            <w:r w:rsidR="00B40C61">
              <w:rPr>
                <w:noProof/>
                <w:webHidden/>
              </w:rPr>
            </w:r>
            <w:r w:rsidR="00B40C61">
              <w:rPr>
                <w:noProof/>
                <w:webHidden/>
              </w:rPr>
              <w:fldChar w:fldCharType="separate"/>
            </w:r>
            <w:r w:rsidR="00B40C61">
              <w:rPr>
                <w:noProof/>
                <w:webHidden/>
              </w:rPr>
              <w:t>54</w:t>
            </w:r>
            <w:r w:rsidR="00B40C61">
              <w:rPr>
                <w:noProof/>
                <w:webHidden/>
              </w:rPr>
              <w:fldChar w:fldCharType="end"/>
            </w:r>
          </w:hyperlink>
        </w:p>
        <w:p w14:paraId="5E8895AD" w14:textId="77777777" w:rsidR="00B40C61" w:rsidRDefault="00DC2CE4">
          <w:pPr>
            <w:pStyle w:val="TOC2"/>
            <w:tabs>
              <w:tab w:val="left" w:pos="880"/>
              <w:tab w:val="right" w:leader="dot" w:pos="9350"/>
            </w:tabs>
            <w:rPr>
              <w:rFonts w:eastAsiaTheme="minorEastAsia"/>
              <w:noProof/>
            </w:rPr>
          </w:pPr>
          <w:hyperlink w:anchor="_Toc320556726" w:history="1">
            <w:r w:rsidR="00B40C61" w:rsidRPr="003A0B81">
              <w:rPr>
                <w:rStyle w:val="Hyperlink"/>
                <w:noProof/>
              </w:rPr>
              <w:t>7.9</w:t>
            </w:r>
            <w:r w:rsidR="00B40C61">
              <w:rPr>
                <w:rFonts w:eastAsiaTheme="minorEastAsia"/>
                <w:noProof/>
              </w:rPr>
              <w:tab/>
            </w:r>
            <w:r w:rsidR="00B40C61" w:rsidRPr="003A0B81">
              <w:rPr>
                <w:rStyle w:val="Hyperlink"/>
                <w:noProof/>
              </w:rPr>
              <w:t>OpenFlow Queue</w:t>
            </w:r>
            <w:r w:rsidR="00B40C61">
              <w:rPr>
                <w:noProof/>
                <w:webHidden/>
              </w:rPr>
              <w:tab/>
            </w:r>
            <w:r w:rsidR="00B40C61">
              <w:rPr>
                <w:noProof/>
                <w:webHidden/>
              </w:rPr>
              <w:fldChar w:fldCharType="begin"/>
            </w:r>
            <w:r w:rsidR="00B40C61">
              <w:rPr>
                <w:noProof/>
                <w:webHidden/>
              </w:rPr>
              <w:instrText xml:space="preserve"> PAGEREF _Toc320556726 \h </w:instrText>
            </w:r>
            <w:r w:rsidR="00B40C61">
              <w:rPr>
                <w:noProof/>
                <w:webHidden/>
              </w:rPr>
            </w:r>
            <w:r w:rsidR="00B40C61">
              <w:rPr>
                <w:noProof/>
                <w:webHidden/>
              </w:rPr>
              <w:fldChar w:fldCharType="separate"/>
            </w:r>
            <w:r w:rsidR="00B40C61">
              <w:rPr>
                <w:noProof/>
                <w:webHidden/>
              </w:rPr>
              <w:t>55</w:t>
            </w:r>
            <w:r w:rsidR="00B40C61">
              <w:rPr>
                <w:noProof/>
                <w:webHidden/>
              </w:rPr>
              <w:fldChar w:fldCharType="end"/>
            </w:r>
          </w:hyperlink>
        </w:p>
        <w:p w14:paraId="38E2FFE4" w14:textId="77777777" w:rsidR="00B40C61" w:rsidRDefault="00DC2CE4">
          <w:pPr>
            <w:pStyle w:val="TOC3"/>
            <w:tabs>
              <w:tab w:val="left" w:pos="1320"/>
              <w:tab w:val="right" w:leader="dot" w:pos="9350"/>
            </w:tabs>
            <w:rPr>
              <w:rFonts w:eastAsiaTheme="minorEastAsia"/>
              <w:noProof/>
            </w:rPr>
          </w:pPr>
          <w:hyperlink w:anchor="_Toc320556727" w:history="1">
            <w:r w:rsidR="00B40C61" w:rsidRPr="003A0B81">
              <w:rPr>
                <w:rStyle w:val="Hyperlink"/>
                <w:noProof/>
              </w:rPr>
              <w:t>7.9.1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_Toc320556727 \h </w:instrText>
            </w:r>
            <w:r w:rsidR="00B40C61">
              <w:rPr>
                <w:noProof/>
                <w:webHidden/>
              </w:rPr>
            </w:r>
            <w:r w:rsidR="00B40C61">
              <w:rPr>
                <w:noProof/>
                <w:webHidden/>
              </w:rPr>
              <w:fldChar w:fldCharType="separate"/>
            </w:r>
            <w:r w:rsidR="00B40C61">
              <w:rPr>
                <w:noProof/>
                <w:webHidden/>
              </w:rPr>
              <w:t>56</w:t>
            </w:r>
            <w:r w:rsidR="00B40C61">
              <w:rPr>
                <w:noProof/>
                <w:webHidden/>
              </w:rPr>
              <w:fldChar w:fldCharType="end"/>
            </w:r>
          </w:hyperlink>
        </w:p>
        <w:p w14:paraId="777F92D6" w14:textId="77777777" w:rsidR="00B40C61" w:rsidRDefault="00DC2CE4">
          <w:pPr>
            <w:pStyle w:val="TOC3"/>
            <w:tabs>
              <w:tab w:val="left" w:pos="1320"/>
              <w:tab w:val="right" w:leader="dot" w:pos="9350"/>
            </w:tabs>
            <w:rPr>
              <w:rFonts w:eastAsiaTheme="minorEastAsia"/>
              <w:noProof/>
            </w:rPr>
          </w:pPr>
          <w:hyperlink w:anchor="_Toc320556728" w:history="1">
            <w:r w:rsidR="00B40C61" w:rsidRPr="003A0B81">
              <w:rPr>
                <w:rStyle w:val="Hyperlink"/>
                <w:noProof/>
              </w:rPr>
              <w:t>7.9.2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_Toc320556728 \h </w:instrText>
            </w:r>
            <w:r w:rsidR="00B40C61">
              <w:rPr>
                <w:noProof/>
                <w:webHidden/>
              </w:rPr>
            </w:r>
            <w:r w:rsidR="00B40C61">
              <w:rPr>
                <w:noProof/>
                <w:webHidden/>
              </w:rPr>
              <w:fldChar w:fldCharType="separate"/>
            </w:r>
            <w:r w:rsidR="00B40C61">
              <w:rPr>
                <w:noProof/>
                <w:webHidden/>
              </w:rPr>
              <w:t>56</w:t>
            </w:r>
            <w:r w:rsidR="00B40C61">
              <w:rPr>
                <w:noProof/>
                <w:webHidden/>
              </w:rPr>
              <w:fldChar w:fldCharType="end"/>
            </w:r>
          </w:hyperlink>
        </w:p>
        <w:p w14:paraId="743100BE" w14:textId="77777777" w:rsidR="00B40C61" w:rsidRDefault="00DC2CE4">
          <w:pPr>
            <w:pStyle w:val="TOC3"/>
            <w:tabs>
              <w:tab w:val="left" w:pos="1320"/>
              <w:tab w:val="right" w:leader="dot" w:pos="9350"/>
            </w:tabs>
            <w:rPr>
              <w:rFonts w:eastAsiaTheme="minorEastAsia"/>
              <w:noProof/>
            </w:rPr>
          </w:pPr>
          <w:hyperlink w:anchor="_Toc320556729" w:history="1">
            <w:r w:rsidR="00B40C61" w:rsidRPr="003A0B81">
              <w:rPr>
                <w:rStyle w:val="Hyperlink"/>
                <w:noProof/>
              </w:rPr>
              <w:t>7.9.3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_Toc320556729 \h </w:instrText>
            </w:r>
            <w:r w:rsidR="00B40C61">
              <w:rPr>
                <w:noProof/>
                <w:webHidden/>
              </w:rPr>
            </w:r>
            <w:r w:rsidR="00B40C61">
              <w:rPr>
                <w:noProof/>
                <w:webHidden/>
              </w:rPr>
              <w:fldChar w:fldCharType="separate"/>
            </w:r>
            <w:r w:rsidR="00B40C61">
              <w:rPr>
                <w:noProof/>
                <w:webHidden/>
              </w:rPr>
              <w:t>57</w:t>
            </w:r>
            <w:r w:rsidR="00B40C61">
              <w:rPr>
                <w:noProof/>
                <w:webHidden/>
              </w:rPr>
              <w:fldChar w:fldCharType="end"/>
            </w:r>
          </w:hyperlink>
        </w:p>
        <w:p w14:paraId="16F67389" w14:textId="77777777" w:rsidR="00B40C61" w:rsidRDefault="00DC2CE4">
          <w:pPr>
            <w:pStyle w:val="TOC3"/>
            <w:tabs>
              <w:tab w:val="left" w:pos="1320"/>
              <w:tab w:val="right" w:leader="dot" w:pos="9350"/>
            </w:tabs>
            <w:rPr>
              <w:rFonts w:eastAsiaTheme="minorEastAsia"/>
              <w:noProof/>
            </w:rPr>
          </w:pPr>
          <w:hyperlink w:anchor="_Toc320556730" w:history="1">
            <w:r w:rsidR="00B40C61" w:rsidRPr="003A0B81">
              <w:rPr>
                <w:rStyle w:val="Hyperlink"/>
                <w:noProof/>
              </w:rPr>
              <w:t>7.9.4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_Toc320556730 \h </w:instrText>
            </w:r>
            <w:r w:rsidR="00B40C61">
              <w:rPr>
                <w:noProof/>
                <w:webHidden/>
              </w:rPr>
            </w:r>
            <w:r w:rsidR="00B40C61">
              <w:rPr>
                <w:noProof/>
                <w:webHidden/>
              </w:rPr>
              <w:fldChar w:fldCharType="separate"/>
            </w:r>
            <w:r w:rsidR="00B40C61">
              <w:rPr>
                <w:noProof/>
                <w:webHidden/>
              </w:rPr>
              <w:t>57</w:t>
            </w:r>
            <w:r w:rsidR="00B40C61">
              <w:rPr>
                <w:noProof/>
                <w:webHidden/>
              </w:rPr>
              <w:fldChar w:fldCharType="end"/>
            </w:r>
          </w:hyperlink>
        </w:p>
        <w:p w14:paraId="07BB01A6" w14:textId="77777777" w:rsidR="00B40C61" w:rsidRDefault="00DC2CE4">
          <w:pPr>
            <w:pStyle w:val="TOC3"/>
            <w:tabs>
              <w:tab w:val="left" w:pos="1320"/>
              <w:tab w:val="right" w:leader="dot" w:pos="9350"/>
            </w:tabs>
            <w:rPr>
              <w:rFonts w:eastAsiaTheme="minorEastAsia"/>
              <w:noProof/>
            </w:rPr>
          </w:pPr>
          <w:hyperlink w:anchor="_Toc320556731" w:history="1">
            <w:r w:rsidR="00B40C61" w:rsidRPr="003A0B81">
              <w:rPr>
                <w:rStyle w:val="Hyperlink"/>
                <w:noProof/>
              </w:rPr>
              <w:t>7.9.5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_Toc320556731 \h </w:instrText>
            </w:r>
            <w:r w:rsidR="00B40C61">
              <w:rPr>
                <w:noProof/>
                <w:webHidden/>
              </w:rPr>
            </w:r>
            <w:r w:rsidR="00B40C61">
              <w:rPr>
                <w:noProof/>
                <w:webHidden/>
              </w:rPr>
              <w:fldChar w:fldCharType="separate"/>
            </w:r>
            <w:r w:rsidR="00B40C61">
              <w:rPr>
                <w:noProof/>
                <w:webHidden/>
              </w:rPr>
              <w:t>58</w:t>
            </w:r>
            <w:r w:rsidR="00B40C61">
              <w:rPr>
                <w:noProof/>
                <w:webHidden/>
              </w:rPr>
              <w:fldChar w:fldCharType="end"/>
            </w:r>
          </w:hyperlink>
        </w:p>
        <w:p w14:paraId="2C3AFD98" w14:textId="77777777" w:rsidR="00B40C61" w:rsidRDefault="00DC2CE4">
          <w:pPr>
            <w:pStyle w:val="TOC2"/>
            <w:tabs>
              <w:tab w:val="left" w:pos="880"/>
              <w:tab w:val="right" w:leader="dot" w:pos="9350"/>
            </w:tabs>
            <w:rPr>
              <w:rFonts w:eastAsiaTheme="minorEastAsia"/>
              <w:noProof/>
            </w:rPr>
          </w:pPr>
          <w:hyperlink w:anchor="_Toc320556732" w:history="1">
            <w:r w:rsidR="00B40C61" w:rsidRPr="003A0B81">
              <w:rPr>
                <w:rStyle w:val="Hyperlink"/>
                <w:noProof/>
              </w:rPr>
              <w:t>7.10</w:t>
            </w:r>
            <w:r w:rsidR="00B40C61">
              <w:rPr>
                <w:rFonts w:eastAsiaTheme="minorEastAsia"/>
                <w:noProof/>
              </w:rPr>
              <w:tab/>
            </w:r>
            <w:r w:rsidR="00B40C61" w:rsidRPr="003A0B81">
              <w:rPr>
                <w:rStyle w:val="Hyperlink"/>
                <w:noProof/>
              </w:rPr>
              <w:t>External Certificate</w:t>
            </w:r>
            <w:r w:rsidR="00B40C61">
              <w:rPr>
                <w:noProof/>
                <w:webHidden/>
              </w:rPr>
              <w:tab/>
            </w:r>
            <w:r w:rsidR="00B40C61">
              <w:rPr>
                <w:noProof/>
                <w:webHidden/>
              </w:rPr>
              <w:fldChar w:fldCharType="begin"/>
            </w:r>
            <w:r w:rsidR="00B40C61">
              <w:rPr>
                <w:noProof/>
                <w:webHidden/>
              </w:rPr>
              <w:instrText xml:space="preserve"> PAGEREF _Toc320556732 \h </w:instrText>
            </w:r>
            <w:r w:rsidR="00B40C61">
              <w:rPr>
                <w:noProof/>
                <w:webHidden/>
              </w:rPr>
            </w:r>
            <w:r w:rsidR="00B40C61">
              <w:rPr>
                <w:noProof/>
                <w:webHidden/>
              </w:rPr>
              <w:fldChar w:fldCharType="separate"/>
            </w:r>
            <w:r w:rsidR="00B40C61">
              <w:rPr>
                <w:noProof/>
                <w:webHidden/>
              </w:rPr>
              <w:t>59</w:t>
            </w:r>
            <w:r w:rsidR="00B40C61">
              <w:rPr>
                <w:noProof/>
                <w:webHidden/>
              </w:rPr>
              <w:fldChar w:fldCharType="end"/>
            </w:r>
          </w:hyperlink>
        </w:p>
        <w:p w14:paraId="6E1F8436" w14:textId="77777777" w:rsidR="00B40C61" w:rsidRDefault="00DC2CE4">
          <w:pPr>
            <w:pStyle w:val="TOC3"/>
            <w:tabs>
              <w:tab w:val="left" w:pos="1320"/>
              <w:tab w:val="right" w:leader="dot" w:pos="9350"/>
            </w:tabs>
            <w:rPr>
              <w:rFonts w:eastAsiaTheme="minorEastAsia"/>
              <w:noProof/>
            </w:rPr>
          </w:pPr>
          <w:hyperlink w:anchor="_Toc320556733" w:history="1">
            <w:r w:rsidR="00B40C61" w:rsidRPr="003A0B81">
              <w:rPr>
                <w:rStyle w:val="Hyperlink"/>
                <w:noProof/>
              </w:rPr>
              <w:t>7.10.1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_Toc320556733 \h </w:instrText>
            </w:r>
            <w:r w:rsidR="00B40C61">
              <w:rPr>
                <w:noProof/>
                <w:webHidden/>
              </w:rPr>
            </w:r>
            <w:r w:rsidR="00B40C61">
              <w:rPr>
                <w:noProof/>
                <w:webHidden/>
              </w:rPr>
              <w:fldChar w:fldCharType="separate"/>
            </w:r>
            <w:r w:rsidR="00B40C61">
              <w:rPr>
                <w:noProof/>
                <w:webHidden/>
              </w:rPr>
              <w:t>59</w:t>
            </w:r>
            <w:r w:rsidR="00B40C61">
              <w:rPr>
                <w:noProof/>
                <w:webHidden/>
              </w:rPr>
              <w:fldChar w:fldCharType="end"/>
            </w:r>
          </w:hyperlink>
        </w:p>
        <w:p w14:paraId="4A1FFD35" w14:textId="77777777" w:rsidR="00B40C61" w:rsidRDefault="00DC2CE4">
          <w:pPr>
            <w:pStyle w:val="TOC3"/>
            <w:tabs>
              <w:tab w:val="left" w:pos="1320"/>
              <w:tab w:val="right" w:leader="dot" w:pos="9350"/>
            </w:tabs>
            <w:rPr>
              <w:rFonts w:eastAsiaTheme="minorEastAsia"/>
              <w:noProof/>
            </w:rPr>
          </w:pPr>
          <w:hyperlink w:anchor="_Toc320556734" w:history="1">
            <w:r w:rsidR="00B40C61" w:rsidRPr="003A0B81">
              <w:rPr>
                <w:rStyle w:val="Hyperlink"/>
                <w:noProof/>
              </w:rPr>
              <w:t>7.10.2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_Toc320556734 \h </w:instrText>
            </w:r>
            <w:r w:rsidR="00B40C61">
              <w:rPr>
                <w:noProof/>
                <w:webHidden/>
              </w:rPr>
            </w:r>
            <w:r w:rsidR="00B40C61">
              <w:rPr>
                <w:noProof/>
                <w:webHidden/>
              </w:rPr>
              <w:fldChar w:fldCharType="separate"/>
            </w:r>
            <w:r w:rsidR="00B40C61">
              <w:rPr>
                <w:noProof/>
                <w:webHidden/>
              </w:rPr>
              <w:t>59</w:t>
            </w:r>
            <w:r w:rsidR="00B40C61">
              <w:rPr>
                <w:noProof/>
                <w:webHidden/>
              </w:rPr>
              <w:fldChar w:fldCharType="end"/>
            </w:r>
          </w:hyperlink>
        </w:p>
        <w:p w14:paraId="4841C22E" w14:textId="77777777" w:rsidR="00B40C61" w:rsidRDefault="00DC2CE4">
          <w:pPr>
            <w:pStyle w:val="TOC3"/>
            <w:tabs>
              <w:tab w:val="left" w:pos="1320"/>
              <w:tab w:val="right" w:leader="dot" w:pos="9350"/>
            </w:tabs>
            <w:rPr>
              <w:rFonts w:eastAsiaTheme="minorEastAsia"/>
              <w:noProof/>
            </w:rPr>
          </w:pPr>
          <w:hyperlink w:anchor="_Toc320556735" w:history="1">
            <w:r w:rsidR="00B40C61" w:rsidRPr="003A0B81">
              <w:rPr>
                <w:rStyle w:val="Hyperlink"/>
                <w:noProof/>
              </w:rPr>
              <w:t>7.10.3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_Toc320556735 \h </w:instrText>
            </w:r>
            <w:r w:rsidR="00B40C61">
              <w:rPr>
                <w:noProof/>
                <w:webHidden/>
              </w:rPr>
            </w:r>
            <w:r w:rsidR="00B40C61">
              <w:rPr>
                <w:noProof/>
                <w:webHidden/>
              </w:rPr>
              <w:fldChar w:fldCharType="separate"/>
            </w:r>
            <w:r w:rsidR="00B40C61">
              <w:rPr>
                <w:noProof/>
                <w:webHidden/>
              </w:rPr>
              <w:t>59</w:t>
            </w:r>
            <w:r w:rsidR="00B40C61">
              <w:rPr>
                <w:noProof/>
                <w:webHidden/>
              </w:rPr>
              <w:fldChar w:fldCharType="end"/>
            </w:r>
          </w:hyperlink>
        </w:p>
        <w:p w14:paraId="1DC33614" w14:textId="77777777" w:rsidR="00B40C61" w:rsidRDefault="00DC2CE4">
          <w:pPr>
            <w:pStyle w:val="TOC3"/>
            <w:tabs>
              <w:tab w:val="left" w:pos="1320"/>
              <w:tab w:val="right" w:leader="dot" w:pos="9350"/>
            </w:tabs>
            <w:rPr>
              <w:rFonts w:eastAsiaTheme="minorEastAsia"/>
              <w:noProof/>
            </w:rPr>
          </w:pPr>
          <w:hyperlink w:anchor="_Toc320556736" w:history="1">
            <w:r w:rsidR="00B40C61" w:rsidRPr="003A0B81">
              <w:rPr>
                <w:rStyle w:val="Hyperlink"/>
                <w:noProof/>
              </w:rPr>
              <w:t>7.10.4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_Toc320556736 \h </w:instrText>
            </w:r>
            <w:r w:rsidR="00B40C61">
              <w:rPr>
                <w:noProof/>
                <w:webHidden/>
              </w:rPr>
            </w:r>
            <w:r w:rsidR="00B40C61">
              <w:rPr>
                <w:noProof/>
                <w:webHidden/>
              </w:rPr>
              <w:fldChar w:fldCharType="separate"/>
            </w:r>
            <w:r w:rsidR="00B40C61">
              <w:rPr>
                <w:noProof/>
                <w:webHidden/>
              </w:rPr>
              <w:t>60</w:t>
            </w:r>
            <w:r w:rsidR="00B40C61">
              <w:rPr>
                <w:noProof/>
                <w:webHidden/>
              </w:rPr>
              <w:fldChar w:fldCharType="end"/>
            </w:r>
          </w:hyperlink>
        </w:p>
        <w:p w14:paraId="64FE6F29" w14:textId="77777777" w:rsidR="00B40C61" w:rsidRDefault="00DC2CE4">
          <w:pPr>
            <w:pStyle w:val="TOC3"/>
            <w:tabs>
              <w:tab w:val="left" w:pos="1320"/>
              <w:tab w:val="right" w:leader="dot" w:pos="9350"/>
            </w:tabs>
            <w:rPr>
              <w:rFonts w:eastAsiaTheme="minorEastAsia"/>
              <w:noProof/>
            </w:rPr>
          </w:pPr>
          <w:hyperlink w:anchor="_Toc320556737" w:history="1">
            <w:r w:rsidR="00B40C61" w:rsidRPr="003A0B81">
              <w:rPr>
                <w:rStyle w:val="Hyperlink"/>
                <w:noProof/>
              </w:rPr>
              <w:t>7.10.5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_Toc320556737 \h </w:instrText>
            </w:r>
            <w:r w:rsidR="00B40C61">
              <w:rPr>
                <w:noProof/>
                <w:webHidden/>
              </w:rPr>
            </w:r>
            <w:r w:rsidR="00B40C61">
              <w:rPr>
                <w:noProof/>
                <w:webHidden/>
              </w:rPr>
              <w:fldChar w:fldCharType="separate"/>
            </w:r>
            <w:r w:rsidR="00B40C61">
              <w:rPr>
                <w:noProof/>
                <w:webHidden/>
              </w:rPr>
              <w:t>60</w:t>
            </w:r>
            <w:r w:rsidR="00B40C61">
              <w:rPr>
                <w:noProof/>
                <w:webHidden/>
              </w:rPr>
              <w:fldChar w:fldCharType="end"/>
            </w:r>
          </w:hyperlink>
        </w:p>
        <w:p w14:paraId="0FFB6631" w14:textId="77777777" w:rsidR="00B40C61" w:rsidRDefault="00DC2CE4">
          <w:pPr>
            <w:pStyle w:val="TOC2"/>
            <w:tabs>
              <w:tab w:val="left" w:pos="880"/>
              <w:tab w:val="right" w:leader="dot" w:pos="9350"/>
            </w:tabs>
            <w:rPr>
              <w:rFonts w:eastAsiaTheme="minorEastAsia"/>
              <w:noProof/>
            </w:rPr>
          </w:pPr>
          <w:hyperlink w:anchor="_Toc320556738" w:history="1">
            <w:r w:rsidR="00B40C61" w:rsidRPr="003A0B81">
              <w:rPr>
                <w:rStyle w:val="Hyperlink"/>
                <w:noProof/>
              </w:rPr>
              <w:t>7.11</w:t>
            </w:r>
            <w:r w:rsidR="00B40C61">
              <w:rPr>
                <w:rFonts w:eastAsiaTheme="minorEastAsia"/>
                <w:noProof/>
              </w:rPr>
              <w:tab/>
            </w:r>
            <w:r w:rsidR="00B40C61" w:rsidRPr="003A0B81">
              <w:rPr>
                <w:rStyle w:val="Hyperlink"/>
                <w:noProof/>
              </w:rPr>
              <w:t>Owned Certificate</w:t>
            </w:r>
            <w:r w:rsidR="00B40C61">
              <w:rPr>
                <w:noProof/>
                <w:webHidden/>
              </w:rPr>
              <w:tab/>
            </w:r>
            <w:r w:rsidR="00B40C61">
              <w:rPr>
                <w:noProof/>
                <w:webHidden/>
              </w:rPr>
              <w:fldChar w:fldCharType="begin"/>
            </w:r>
            <w:r w:rsidR="00B40C61">
              <w:rPr>
                <w:noProof/>
                <w:webHidden/>
              </w:rPr>
              <w:instrText xml:space="preserve"> PAGEREF _Toc320556738 \h </w:instrText>
            </w:r>
            <w:r w:rsidR="00B40C61">
              <w:rPr>
                <w:noProof/>
                <w:webHidden/>
              </w:rPr>
            </w:r>
            <w:r w:rsidR="00B40C61">
              <w:rPr>
                <w:noProof/>
                <w:webHidden/>
              </w:rPr>
              <w:fldChar w:fldCharType="separate"/>
            </w:r>
            <w:r w:rsidR="00B40C61">
              <w:rPr>
                <w:noProof/>
                <w:webHidden/>
              </w:rPr>
              <w:t>60</w:t>
            </w:r>
            <w:r w:rsidR="00B40C61">
              <w:rPr>
                <w:noProof/>
                <w:webHidden/>
              </w:rPr>
              <w:fldChar w:fldCharType="end"/>
            </w:r>
          </w:hyperlink>
        </w:p>
        <w:p w14:paraId="3A8C27AA" w14:textId="77777777" w:rsidR="00B40C61" w:rsidRDefault="00DC2CE4">
          <w:pPr>
            <w:pStyle w:val="TOC3"/>
            <w:tabs>
              <w:tab w:val="left" w:pos="1320"/>
              <w:tab w:val="right" w:leader="dot" w:pos="9350"/>
            </w:tabs>
            <w:rPr>
              <w:rFonts w:eastAsiaTheme="minorEastAsia"/>
              <w:noProof/>
            </w:rPr>
          </w:pPr>
          <w:hyperlink w:anchor="_Toc320556739" w:history="1">
            <w:r w:rsidR="00B40C61" w:rsidRPr="003A0B81">
              <w:rPr>
                <w:rStyle w:val="Hyperlink"/>
                <w:noProof/>
              </w:rPr>
              <w:t>7.11.1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_Toc320556739 \h </w:instrText>
            </w:r>
            <w:r w:rsidR="00B40C61">
              <w:rPr>
                <w:noProof/>
                <w:webHidden/>
              </w:rPr>
            </w:r>
            <w:r w:rsidR="00B40C61">
              <w:rPr>
                <w:noProof/>
                <w:webHidden/>
              </w:rPr>
              <w:fldChar w:fldCharType="separate"/>
            </w:r>
            <w:r w:rsidR="00B40C61">
              <w:rPr>
                <w:noProof/>
                <w:webHidden/>
              </w:rPr>
              <w:t>60</w:t>
            </w:r>
            <w:r w:rsidR="00B40C61">
              <w:rPr>
                <w:noProof/>
                <w:webHidden/>
              </w:rPr>
              <w:fldChar w:fldCharType="end"/>
            </w:r>
          </w:hyperlink>
        </w:p>
        <w:p w14:paraId="2DDA71A3" w14:textId="77777777" w:rsidR="00B40C61" w:rsidRDefault="00DC2CE4">
          <w:pPr>
            <w:pStyle w:val="TOC3"/>
            <w:tabs>
              <w:tab w:val="left" w:pos="1320"/>
              <w:tab w:val="right" w:leader="dot" w:pos="9350"/>
            </w:tabs>
            <w:rPr>
              <w:rFonts w:eastAsiaTheme="minorEastAsia"/>
              <w:noProof/>
            </w:rPr>
          </w:pPr>
          <w:hyperlink w:anchor="_Toc320556740" w:history="1">
            <w:r w:rsidR="00B40C61" w:rsidRPr="003A0B81">
              <w:rPr>
                <w:rStyle w:val="Hyperlink"/>
                <w:noProof/>
              </w:rPr>
              <w:t>7.11.2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_Toc320556740 \h </w:instrText>
            </w:r>
            <w:r w:rsidR="00B40C61">
              <w:rPr>
                <w:noProof/>
                <w:webHidden/>
              </w:rPr>
            </w:r>
            <w:r w:rsidR="00B40C61">
              <w:rPr>
                <w:noProof/>
                <w:webHidden/>
              </w:rPr>
              <w:fldChar w:fldCharType="separate"/>
            </w:r>
            <w:r w:rsidR="00B40C61">
              <w:rPr>
                <w:noProof/>
                <w:webHidden/>
              </w:rPr>
              <w:t>60</w:t>
            </w:r>
            <w:r w:rsidR="00B40C61">
              <w:rPr>
                <w:noProof/>
                <w:webHidden/>
              </w:rPr>
              <w:fldChar w:fldCharType="end"/>
            </w:r>
          </w:hyperlink>
        </w:p>
        <w:p w14:paraId="30463BA1" w14:textId="77777777" w:rsidR="00B40C61" w:rsidRDefault="00DC2CE4">
          <w:pPr>
            <w:pStyle w:val="TOC3"/>
            <w:tabs>
              <w:tab w:val="left" w:pos="1320"/>
              <w:tab w:val="right" w:leader="dot" w:pos="9350"/>
            </w:tabs>
            <w:rPr>
              <w:rFonts w:eastAsiaTheme="minorEastAsia"/>
              <w:noProof/>
            </w:rPr>
          </w:pPr>
          <w:hyperlink w:anchor="_Toc320556741" w:history="1">
            <w:r w:rsidR="00B40C61" w:rsidRPr="003A0B81">
              <w:rPr>
                <w:rStyle w:val="Hyperlink"/>
                <w:noProof/>
              </w:rPr>
              <w:t>7.11.3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_Toc320556741 \h </w:instrText>
            </w:r>
            <w:r w:rsidR="00B40C61">
              <w:rPr>
                <w:noProof/>
                <w:webHidden/>
              </w:rPr>
            </w:r>
            <w:r w:rsidR="00B40C61">
              <w:rPr>
                <w:noProof/>
                <w:webHidden/>
              </w:rPr>
              <w:fldChar w:fldCharType="separate"/>
            </w:r>
            <w:r w:rsidR="00B40C61">
              <w:rPr>
                <w:noProof/>
                <w:webHidden/>
              </w:rPr>
              <w:t>61</w:t>
            </w:r>
            <w:r w:rsidR="00B40C61">
              <w:rPr>
                <w:noProof/>
                <w:webHidden/>
              </w:rPr>
              <w:fldChar w:fldCharType="end"/>
            </w:r>
          </w:hyperlink>
        </w:p>
        <w:p w14:paraId="116A58EC" w14:textId="77777777" w:rsidR="00B40C61" w:rsidRDefault="00DC2CE4">
          <w:pPr>
            <w:pStyle w:val="TOC3"/>
            <w:tabs>
              <w:tab w:val="left" w:pos="1320"/>
              <w:tab w:val="right" w:leader="dot" w:pos="9350"/>
            </w:tabs>
            <w:rPr>
              <w:rFonts w:eastAsiaTheme="minorEastAsia"/>
              <w:noProof/>
            </w:rPr>
          </w:pPr>
          <w:hyperlink w:anchor="_Toc320556742" w:history="1">
            <w:r w:rsidR="00B40C61" w:rsidRPr="003A0B81">
              <w:rPr>
                <w:rStyle w:val="Hyperlink"/>
                <w:noProof/>
              </w:rPr>
              <w:t>7.11.4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_Toc320556742 \h </w:instrText>
            </w:r>
            <w:r w:rsidR="00B40C61">
              <w:rPr>
                <w:noProof/>
                <w:webHidden/>
              </w:rPr>
            </w:r>
            <w:r w:rsidR="00B40C61">
              <w:rPr>
                <w:noProof/>
                <w:webHidden/>
              </w:rPr>
              <w:fldChar w:fldCharType="separate"/>
            </w:r>
            <w:r w:rsidR="00B40C61">
              <w:rPr>
                <w:noProof/>
                <w:webHidden/>
              </w:rPr>
              <w:t>61</w:t>
            </w:r>
            <w:r w:rsidR="00B40C61">
              <w:rPr>
                <w:noProof/>
                <w:webHidden/>
              </w:rPr>
              <w:fldChar w:fldCharType="end"/>
            </w:r>
          </w:hyperlink>
        </w:p>
        <w:p w14:paraId="37E20983" w14:textId="77777777" w:rsidR="00B40C61" w:rsidRDefault="00DC2CE4">
          <w:pPr>
            <w:pStyle w:val="TOC3"/>
            <w:tabs>
              <w:tab w:val="left" w:pos="1320"/>
              <w:tab w:val="right" w:leader="dot" w:pos="9350"/>
            </w:tabs>
            <w:rPr>
              <w:rFonts w:eastAsiaTheme="minorEastAsia"/>
              <w:noProof/>
            </w:rPr>
          </w:pPr>
          <w:hyperlink w:anchor="_Toc320556743" w:history="1">
            <w:r w:rsidR="00B40C61" w:rsidRPr="003A0B81">
              <w:rPr>
                <w:rStyle w:val="Hyperlink"/>
                <w:noProof/>
              </w:rPr>
              <w:t>7.11.5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_Toc320556743 \h </w:instrText>
            </w:r>
            <w:r w:rsidR="00B40C61">
              <w:rPr>
                <w:noProof/>
                <w:webHidden/>
              </w:rPr>
            </w:r>
            <w:r w:rsidR="00B40C61">
              <w:rPr>
                <w:noProof/>
                <w:webHidden/>
              </w:rPr>
              <w:fldChar w:fldCharType="separate"/>
            </w:r>
            <w:r w:rsidR="00B40C61">
              <w:rPr>
                <w:noProof/>
                <w:webHidden/>
              </w:rPr>
              <w:t>61</w:t>
            </w:r>
            <w:r w:rsidR="00B40C61">
              <w:rPr>
                <w:noProof/>
                <w:webHidden/>
              </w:rPr>
              <w:fldChar w:fldCharType="end"/>
            </w:r>
          </w:hyperlink>
        </w:p>
        <w:p w14:paraId="7593ADC5" w14:textId="77777777" w:rsidR="00B40C61" w:rsidRDefault="00DC2CE4">
          <w:pPr>
            <w:pStyle w:val="TOC2"/>
            <w:tabs>
              <w:tab w:val="left" w:pos="880"/>
              <w:tab w:val="right" w:leader="dot" w:pos="9350"/>
            </w:tabs>
            <w:rPr>
              <w:rFonts w:eastAsiaTheme="minorEastAsia"/>
              <w:noProof/>
            </w:rPr>
          </w:pPr>
          <w:hyperlink w:anchor="_Toc320556744" w:history="1">
            <w:r w:rsidR="00B40C61" w:rsidRPr="003A0B81">
              <w:rPr>
                <w:rStyle w:val="Hyperlink"/>
                <w:noProof/>
              </w:rPr>
              <w:t>7.12</w:t>
            </w:r>
            <w:r w:rsidR="00B40C61">
              <w:rPr>
                <w:rFonts w:eastAsiaTheme="minorEastAsia"/>
                <w:noProof/>
              </w:rPr>
              <w:tab/>
            </w:r>
            <w:r w:rsidR="00B40C61" w:rsidRPr="003A0B81">
              <w:rPr>
                <w:rStyle w:val="Hyperlink"/>
                <w:noProof/>
              </w:rPr>
              <w:t>OpenFlow Flow Table</w:t>
            </w:r>
            <w:r w:rsidR="00B40C61">
              <w:rPr>
                <w:noProof/>
                <w:webHidden/>
              </w:rPr>
              <w:tab/>
            </w:r>
            <w:r w:rsidR="00B40C61">
              <w:rPr>
                <w:noProof/>
                <w:webHidden/>
              </w:rPr>
              <w:fldChar w:fldCharType="begin"/>
            </w:r>
            <w:r w:rsidR="00B40C61">
              <w:rPr>
                <w:noProof/>
                <w:webHidden/>
              </w:rPr>
              <w:instrText xml:space="preserve"> PAGEREF _Toc320556744 \h </w:instrText>
            </w:r>
            <w:r w:rsidR="00B40C61">
              <w:rPr>
                <w:noProof/>
                <w:webHidden/>
              </w:rPr>
            </w:r>
            <w:r w:rsidR="00B40C61">
              <w:rPr>
                <w:noProof/>
                <w:webHidden/>
              </w:rPr>
              <w:fldChar w:fldCharType="separate"/>
            </w:r>
            <w:r w:rsidR="00B40C61">
              <w:rPr>
                <w:noProof/>
                <w:webHidden/>
              </w:rPr>
              <w:t>61</w:t>
            </w:r>
            <w:r w:rsidR="00B40C61">
              <w:rPr>
                <w:noProof/>
                <w:webHidden/>
              </w:rPr>
              <w:fldChar w:fldCharType="end"/>
            </w:r>
          </w:hyperlink>
        </w:p>
        <w:p w14:paraId="3D7E4DD6" w14:textId="77777777" w:rsidR="00B40C61" w:rsidRDefault="00DC2CE4">
          <w:pPr>
            <w:pStyle w:val="TOC3"/>
            <w:tabs>
              <w:tab w:val="left" w:pos="1320"/>
              <w:tab w:val="right" w:leader="dot" w:pos="9350"/>
            </w:tabs>
            <w:rPr>
              <w:rFonts w:eastAsiaTheme="minorEastAsia"/>
              <w:noProof/>
            </w:rPr>
          </w:pPr>
          <w:hyperlink w:anchor="_Toc320556745" w:history="1">
            <w:r w:rsidR="00B40C61" w:rsidRPr="003A0B81">
              <w:rPr>
                <w:rStyle w:val="Hyperlink"/>
                <w:noProof/>
              </w:rPr>
              <w:t>7.12.1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_Toc320556745 \h </w:instrText>
            </w:r>
            <w:r w:rsidR="00B40C61">
              <w:rPr>
                <w:noProof/>
                <w:webHidden/>
              </w:rPr>
            </w:r>
            <w:r w:rsidR="00B40C61">
              <w:rPr>
                <w:noProof/>
                <w:webHidden/>
              </w:rPr>
              <w:fldChar w:fldCharType="separate"/>
            </w:r>
            <w:r w:rsidR="00B40C61">
              <w:rPr>
                <w:noProof/>
                <w:webHidden/>
              </w:rPr>
              <w:t>62</w:t>
            </w:r>
            <w:r w:rsidR="00B40C61">
              <w:rPr>
                <w:noProof/>
                <w:webHidden/>
              </w:rPr>
              <w:fldChar w:fldCharType="end"/>
            </w:r>
          </w:hyperlink>
        </w:p>
        <w:p w14:paraId="317CDA8B" w14:textId="77777777" w:rsidR="00B40C61" w:rsidRDefault="00DC2CE4">
          <w:pPr>
            <w:pStyle w:val="TOC3"/>
            <w:tabs>
              <w:tab w:val="left" w:pos="1320"/>
              <w:tab w:val="right" w:leader="dot" w:pos="9350"/>
            </w:tabs>
            <w:rPr>
              <w:rFonts w:eastAsiaTheme="minorEastAsia"/>
              <w:noProof/>
            </w:rPr>
          </w:pPr>
          <w:hyperlink w:anchor="_Toc320556746" w:history="1">
            <w:r w:rsidR="00B40C61" w:rsidRPr="003A0B81">
              <w:rPr>
                <w:rStyle w:val="Hyperlink"/>
                <w:noProof/>
              </w:rPr>
              <w:t>7.12.2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_Toc320556746 \h </w:instrText>
            </w:r>
            <w:r w:rsidR="00B40C61">
              <w:rPr>
                <w:noProof/>
                <w:webHidden/>
              </w:rPr>
            </w:r>
            <w:r w:rsidR="00B40C61">
              <w:rPr>
                <w:noProof/>
                <w:webHidden/>
              </w:rPr>
              <w:fldChar w:fldCharType="separate"/>
            </w:r>
            <w:r w:rsidR="00B40C61">
              <w:rPr>
                <w:noProof/>
                <w:webHidden/>
              </w:rPr>
              <w:t>62</w:t>
            </w:r>
            <w:r w:rsidR="00B40C61">
              <w:rPr>
                <w:noProof/>
                <w:webHidden/>
              </w:rPr>
              <w:fldChar w:fldCharType="end"/>
            </w:r>
          </w:hyperlink>
        </w:p>
        <w:p w14:paraId="1DD8CB22" w14:textId="77777777" w:rsidR="00B40C61" w:rsidRDefault="00DC2CE4">
          <w:pPr>
            <w:pStyle w:val="TOC3"/>
            <w:tabs>
              <w:tab w:val="left" w:pos="1320"/>
              <w:tab w:val="right" w:leader="dot" w:pos="9350"/>
            </w:tabs>
            <w:rPr>
              <w:rFonts w:eastAsiaTheme="minorEastAsia"/>
              <w:noProof/>
            </w:rPr>
          </w:pPr>
          <w:hyperlink w:anchor="_Toc320556747" w:history="1">
            <w:r w:rsidR="00B40C61" w:rsidRPr="003A0B81">
              <w:rPr>
                <w:rStyle w:val="Hyperlink"/>
                <w:noProof/>
              </w:rPr>
              <w:t>7.12.3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_Toc320556747 \h </w:instrText>
            </w:r>
            <w:r w:rsidR="00B40C61">
              <w:rPr>
                <w:noProof/>
                <w:webHidden/>
              </w:rPr>
            </w:r>
            <w:r w:rsidR="00B40C61">
              <w:rPr>
                <w:noProof/>
                <w:webHidden/>
              </w:rPr>
              <w:fldChar w:fldCharType="separate"/>
            </w:r>
            <w:r w:rsidR="00B40C61">
              <w:rPr>
                <w:noProof/>
                <w:webHidden/>
              </w:rPr>
              <w:t>64</w:t>
            </w:r>
            <w:r w:rsidR="00B40C61">
              <w:rPr>
                <w:noProof/>
                <w:webHidden/>
              </w:rPr>
              <w:fldChar w:fldCharType="end"/>
            </w:r>
          </w:hyperlink>
        </w:p>
        <w:p w14:paraId="20F59984" w14:textId="77777777" w:rsidR="00B40C61" w:rsidRDefault="00DC2CE4">
          <w:pPr>
            <w:pStyle w:val="TOC3"/>
            <w:tabs>
              <w:tab w:val="left" w:pos="1320"/>
              <w:tab w:val="right" w:leader="dot" w:pos="9350"/>
            </w:tabs>
            <w:rPr>
              <w:rFonts w:eastAsiaTheme="minorEastAsia"/>
              <w:noProof/>
            </w:rPr>
          </w:pPr>
          <w:hyperlink w:anchor="_Toc320556748" w:history="1">
            <w:r w:rsidR="00B40C61" w:rsidRPr="003A0B81">
              <w:rPr>
                <w:rStyle w:val="Hyperlink"/>
                <w:noProof/>
              </w:rPr>
              <w:t>7.12.4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_Toc320556748 \h </w:instrText>
            </w:r>
            <w:r w:rsidR="00B40C61">
              <w:rPr>
                <w:noProof/>
                <w:webHidden/>
              </w:rPr>
            </w:r>
            <w:r w:rsidR="00B40C61">
              <w:rPr>
                <w:noProof/>
                <w:webHidden/>
              </w:rPr>
              <w:fldChar w:fldCharType="separate"/>
            </w:r>
            <w:r w:rsidR="00B40C61">
              <w:rPr>
                <w:noProof/>
                <w:webHidden/>
              </w:rPr>
              <w:t>64</w:t>
            </w:r>
            <w:r w:rsidR="00B40C61">
              <w:rPr>
                <w:noProof/>
                <w:webHidden/>
              </w:rPr>
              <w:fldChar w:fldCharType="end"/>
            </w:r>
          </w:hyperlink>
        </w:p>
        <w:p w14:paraId="090F1F58" w14:textId="77777777" w:rsidR="00B40C61" w:rsidRDefault="00DC2CE4">
          <w:pPr>
            <w:pStyle w:val="TOC3"/>
            <w:tabs>
              <w:tab w:val="left" w:pos="1320"/>
              <w:tab w:val="right" w:leader="dot" w:pos="9350"/>
            </w:tabs>
            <w:rPr>
              <w:rFonts w:eastAsiaTheme="minorEastAsia"/>
              <w:noProof/>
            </w:rPr>
          </w:pPr>
          <w:hyperlink w:anchor="_Toc320556749" w:history="1">
            <w:r w:rsidR="00B40C61" w:rsidRPr="003A0B81">
              <w:rPr>
                <w:rStyle w:val="Hyperlink"/>
                <w:noProof/>
              </w:rPr>
              <w:t>7.12.5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_Toc320556749 \h </w:instrText>
            </w:r>
            <w:r w:rsidR="00B40C61">
              <w:rPr>
                <w:noProof/>
                <w:webHidden/>
              </w:rPr>
            </w:r>
            <w:r w:rsidR="00B40C61">
              <w:rPr>
                <w:noProof/>
                <w:webHidden/>
              </w:rPr>
              <w:fldChar w:fldCharType="separate"/>
            </w:r>
            <w:r w:rsidR="00B40C61">
              <w:rPr>
                <w:noProof/>
                <w:webHidden/>
              </w:rPr>
              <w:t>65</w:t>
            </w:r>
            <w:r w:rsidR="00B40C61">
              <w:rPr>
                <w:noProof/>
                <w:webHidden/>
              </w:rPr>
              <w:fldChar w:fldCharType="end"/>
            </w:r>
          </w:hyperlink>
        </w:p>
        <w:p w14:paraId="243223E6" w14:textId="77777777" w:rsidR="00B40C61" w:rsidRDefault="00DC2CE4">
          <w:pPr>
            <w:pStyle w:val="TOC1"/>
            <w:tabs>
              <w:tab w:val="left" w:pos="440"/>
              <w:tab w:val="right" w:leader="dot" w:pos="9350"/>
            </w:tabs>
            <w:rPr>
              <w:rFonts w:eastAsiaTheme="minorEastAsia"/>
              <w:noProof/>
            </w:rPr>
          </w:pPr>
          <w:hyperlink w:anchor="_Toc320556750" w:history="1">
            <w:r w:rsidR="00B40C61" w:rsidRPr="003A0B81">
              <w:rPr>
                <w:rStyle w:val="Hyperlink"/>
                <w:noProof/>
              </w:rPr>
              <w:t>8</w:t>
            </w:r>
            <w:r w:rsidR="00B40C61">
              <w:rPr>
                <w:rFonts w:eastAsiaTheme="minorEastAsia"/>
                <w:noProof/>
              </w:rPr>
              <w:tab/>
            </w:r>
            <w:r w:rsidR="00B40C61" w:rsidRPr="003A0B81">
              <w:rPr>
                <w:rStyle w:val="Hyperlink"/>
                <w:noProof/>
              </w:rPr>
              <w:t>Binding to NETCONF</w:t>
            </w:r>
            <w:r w:rsidR="00B40C61">
              <w:rPr>
                <w:noProof/>
                <w:webHidden/>
              </w:rPr>
              <w:tab/>
            </w:r>
            <w:r w:rsidR="00B40C61">
              <w:rPr>
                <w:noProof/>
                <w:webHidden/>
              </w:rPr>
              <w:fldChar w:fldCharType="begin"/>
            </w:r>
            <w:r w:rsidR="00B40C61">
              <w:rPr>
                <w:noProof/>
                <w:webHidden/>
              </w:rPr>
              <w:instrText xml:space="preserve"> PAGEREF _Toc320556750 \h </w:instrText>
            </w:r>
            <w:r w:rsidR="00B40C61">
              <w:rPr>
                <w:noProof/>
                <w:webHidden/>
              </w:rPr>
            </w:r>
            <w:r w:rsidR="00B40C61">
              <w:rPr>
                <w:noProof/>
                <w:webHidden/>
              </w:rPr>
              <w:fldChar w:fldCharType="separate"/>
            </w:r>
            <w:r w:rsidR="00B40C61">
              <w:rPr>
                <w:noProof/>
                <w:webHidden/>
              </w:rPr>
              <w:t>67</w:t>
            </w:r>
            <w:r w:rsidR="00B40C61">
              <w:rPr>
                <w:noProof/>
                <w:webHidden/>
              </w:rPr>
              <w:fldChar w:fldCharType="end"/>
            </w:r>
          </w:hyperlink>
        </w:p>
        <w:p w14:paraId="3297F97C" w14:textId="77777777" w:rsidR="00B40C61" w:rsidRDefault="00DC2CE4">
          <w:pPr>
            <w:pStyle w:val="TOC2"/>
            <w:tabs>
              <w:tab w:val="left" w:pos="880"/>
              <w:tab w:val="right" w:leader="dot" w:pos="9350"/>
            </w:tabs>
            <w:rPr>
              <w:rFonts w:eastAsiaTheme="minorEastAsia"/>
              <w:noProof/>
            </w:rPr>
          </w:pPr>
          <w:hyperlink w:anchor="_Toc320556751" w:history="1">
            <w:r w:rsidR="00B40C61" w:rsidRPr="003A0B81">
              <w:rPr>
                <w:rStyle w:val="Hyperlink"/>
                <w:noProof/>
              </w:rPr>
              <w:t>8.1</w:t>
            </w:r>
            <w:r w:rsidR="00B40C61">
              <w:rPr>
                <w:rFonts w:eastAsiaTheme="minorEastAsia"/>
                <w:noProof/>
              </w:rPr>
              <w:tab/>
            </w:r>
            <w:r w:rsidR="00B40C61" w:rsidRPr="003A0B81">
              <w:rPr>
                <w:rStyle w:val="Hyperlink"/>
                <w:noProof/>
              </w:rPr>
              <w:t>How Data Model is Bound to Netconf</w:t>
            </w:r>
            <w:r w:rsidR="00B40C61">
              <w:rPr>
                <w:noProof/>
                <w:webHidden/>
              </w:rPr>
              <w:tab/>
            </w:r>
            <w:r w:rsidR="00B40C61">
              <w:rPr>
                <w:noProof/>
                <w:webHidden/>
              </w:rPr>
              <w:fldChar w:fldCharType="begin"/>
            </w:r>
            <w:r w:rsidR="00B40C61">
              <w:rPr>
                <w:noProof/>
                <w:webHidden/>
              </w:rPr>
              <w:instrText xml:space="preserve"> PAGEREF _Toc320556751 \h </w:instrText>
            </w:r>
            <w:r w:rsidR="00B40C61">
              <w:rPr>
                <w:noProof/>
                <w:webHidden/>
              </w:rPr>
            </w:r>
            <w:r w:rsidR="00B40C61">
              <w:rPr>
                <w:noProof/>
                <w:webHidden/>
              </w:rPr>
              <w:fldChar w:fldCharType="separate"/>
            </w:r>
            <w:r w:rsidR="00B40C61">
              <w:rPr>
                <w:noProof/>
                <w:webHidden/>
              </w:rPr>
              <w:t>68</w:t>
            </w:r>
            <w:r w:rsidR="00B40C61">
              <w:rPr>
                <w:noProof/>
                <w:webHidden/>
              </w:rPr>
              <w:fldChar w:fldCharType="end"/>
            </w:r>
          </w:hyperlink>
        </w:p>
        <w:p w14:paraId="0B4AD61A" w14:textId="77777777" w:rsidR="00B40C61" w:rsidRDefault="00DC2CE4">
          <w:pPr>
            <w:pStyle w:val="TOC3"/>
            <w:tabs>
              <w:tab w:val="left" w:pos="1320"/>
              <w:tab w:val="right" w:leader="dot" w:pos="9350"/>
            </w:tabs>
            <w:rPr>
              <w:rFonts w:eastAsiaTheme="minorEastAsia"/>
              <w:noProof/>
            </w:rPr>
          </w:pPr>
          <w:hyperlink w:anchor="_Toc320556752" w:history="1">
            <w:r w:rsidR="00B40C61" w:rsidRPr="003A0B81">
              <w:rPr>
                <w:rStyle w:val="Hyperlink"/>
                <w:noProof/>
              </w:rPr>
              <w:t>8.1.1</w:t>
            </w:r>
            <w:r w:rsidR="00B40C61">
              <w:rPr>
                <w:rFonts w:eastAsiaTheme="minorEastAsia"/>
                <w:noProof/>
              </w:rPr>
              <w:tab/>
            </w:r>
            <w:r w:rsidR="00B40C61" w:rsidRPr="003A0B81">
              <w:rPr>
                <w:rStyle w:val="Hyperlink"/>
                <w:noProof/>
              </w:rPr>
              <w:t>edit-config</w:t>
            </w:r>
            <w:r w:rsidR="00B40C61">
              <w:rPr>
                <w:noProof/>
                <w:webHidden/>
              </w:rPr>
              <w:tab/>
            </w:r>
            <w:r w:rsidR="00B40C61">
              <w:rPr>
                <w:noProof/>
                <w:webHidden/>
              </w:rPr>
              <w:fldChar w:fldCharType="begin"/>
            </w:r>
            <w:r w:rsidR="00B40C61">
              <w:rPr>
                <w:noProof/>
                <w:webHidden/>
              </w:rPr>
              <w:instrText xml:space="preserve"> PAGEREF _Toc320556752 \h </w:instrText>
            </w:r>
            <w:r w:rsidR="00B40C61">
              <w:rPr>
                <w:noProof/>
                <w:webHidden/>
              </w:rPr>
            </w:r>
            <w:r w:rsidR="00B40C61">
              <w:rPr>
                <w:noProof/>
                <w:webHidden/>
              </w:rPr>
              <w:fldChar w:fldCharType="separate"/>
            </w:r>
            <w:r w:rsidR="00B40C61">
              <w:rPr>
                <w:noProof/>
                <w:webHidden/>
              </w:rPr>
              <w:t>69</w:t>
            </w:r>
            <w:r w:rsidR="00B40C61">
              <w:rPr>
                <w:noProof/>
                <w:webHidden/>
              </w:rPr>
              <w:fldChar w:fldCharType="end"/>
            </w:r>
          </w:hyperlink>
        </w:p>
        <w:p w14:paraId="510464EF" w14:textId="77777777" w:rsidR="00B40C61" w:rsidRDefault="00DC2CE4">
          <w:pPr>
            <w:pStyle w:val="TOC3"/>
            <w:tabs>
              <w:tab w:val="left" w:pos="1320"/>
              <w:tab w:val="right" w:leader="dot" w:pos="9350"/>
            </w:tabs>
            <w:rPr>
              <w:rFonts w:eastAsiaTheme="minorEastAsia"/>
              <w:noProof/>
            </w:rPr>
          </w:pPr>
          <w:hyperlink w:anchor="_Toc320556753" w:history="1">
            <w:r w:rsidR="00B40C61" w:rsidRPr="003A0B81">
              <w:rPr>
                <w:rStyle w:val="Hyperlink"/>
                <w:noProof/>
              </w:rPr>
              <w:t>8.1.2</w:t>
            </w:r>
            <w:r w:rsidR="00B40C61">
              <w:rPr>
                <w:rFonts w:eastAsiaTheme="minorEastAsia"/>
                <w:noProof/>
              </w:rPr>
              <w:tab/>
            </w:r>
            <w:r w:rsidR="00B40C61" w:rsidRPr="003A0B81">
              <w:rPr>
                <w:rStyle w:val="Hyperlink"/>
                <w:noProof/>
              </w:rPr>
              <w:t>get-config</w:t>
            </w:r>
            <w:r w:rsidR="00B40C61">
              <w:rPr>
                <w:noProof/>
                <w:webHidden/>
              </w:rPr>
              <w:tab/>
            </w:r>
            <w:r w:rsidR="00B40C61">
              <w:rPr>
                <w:noProof/>
                <w:webHidden/>
              </w:rPr>
              <w:fldChar w:fldCharType="begin"/>
            </w:r>
            <w:r w:rsidR="00B40C61">
              <w:rPr>
                <w:noProof/>
                <w:webHidden/>
              </w:rPr>
              <w:instrText xml:space="preserve"> PAGEREF _Toc320556753 \h </w:instrText>
            </w:r>
            <w:r w:rsidR="00B40C61">
              <w:rPr>
                <w:noProof/>
                <w:webHidden/>
              </w:rPr>
            </w:r>
            <w:r w:rsidR="00B40C61">
              <w:rPr>
                <w:noProof/>
                <w:webHidden/>
              </w:rPr>
              <w:fldChar w:fldCharType="separate"/>
            </w:r>
            <w:r w:rsidR="00B40C61">
              <w:rPr>
                <w:noProof/>
                <w:webHidden/>
              </w:rPr>
              <w:t>71</w:t>
            </w:r>
            <w:r w:rsidR="00B40C61">
              <w:rPr>
                <w:noProof/>
                <w:webHidden/>
              </w:rPr>
              <w:fldChar w:fldCharType="end"/>
            </w:r>
          </w:hyperlink>
        </w:p>
        <w:p w14:paraId="30A0F539" w14:textId="77777777" w:rsidR="00B40C61" w:rsidRDefault="00DC2CE4">
          <w:pPr>
            <w:pStyle w:val="TOC3"/>
            <w:tabs>
              <w:tab w:val="left" w:pos="1320"/>
              <w:tab w:val="right" w:leader="dot" w:pos="9350"/>
            </w:tabs>
            <w:rPr>
              <w:rFonts w:eastAsiaTheme="minorEastAsia"/>
              <w:noProof/>
            </w:rPr>
          </w:pPr>
          <w:hyperlink w:anchor="_Toc320556754" w:history="1">
            <w:r w:rsidR="00B40C61" w:rsidRPr="003A0B81">
              <w:rPr>
                <w:rStyle w:val="Hyperlink"/>
                <w:noProof/>
              </w:rPr>
              <w:t>8.1.3</w:t>
            </w:r>
            <w:r w:rsidR="00B40C61">
              <w:rPr>
                <w:rFonts w:eastAsiaTheme="minorEastAsia"/>
                <w:noProof/>
              </w:rPr>
              <w:tab/>
            </w:r>
            <w:r w:rsidR="00B40C61" w:rsidRPr="003A0B81">
              <w:rPr>
                <w:rStyle w:val="Hyperlink"/>
                <w:noProof/>
              </w:rPr>
              <w:t>copy-config</w:t>
            </w:r>
            <w:r w:rsidR="00B40C61">
              <w:rPr>
                <w:noProof/>
                <w:webHidden/>
              </w:rPr>
              <w:tab/>
            </w:r>
            <w:r w:rsidR="00B40C61">
              <w:rPr>
                <w:noProof/>
                <w:webHidden/>
              </w:rPr>
              <w:fldChar w:fldCharType="begin"/>
            </w:r>
            <w:r w:rsidR="00B40C61">
              <w:rPr>
                <w:noProof/>
                <w:webHidden/>
              </w:rPr>
              <w:instrText xml:space="preserve"> PAGEREF _Toc320556754 \h </w:instrText>
            </w:r>
            <w:r w:rsidR="00B40C61">
              <w:rPr>
                <w:noProof/>
                <w:webHidden/>
              </w:rPr>
            </w:r>
            <w:r w:rsidR="00B40C61">
              <w:rPr>
                <w:noProof/>
                <w:webHidden/>
              </w:rPr>
              <w:fldChar w:fldCharType="separate"/>
            </w:r>
            <w:r w:rsidR="00B40C61">
              <w:rPr>
                <w:noProof/>
                <w:webHidden/>
              </w:rPr>
              <w:t>71</w:t>
            </w:r>
            <w:r w:rsidR="00B40C61">
              <w:rPr>
                <w:noProof/>
                <w:webHidden/>
              </w:rPr>
              <w:fldChar w:fldCharType="end"/>
            </w:r>
          </w:hyperlink>
        </w:p>
        <w:p w14:paraId="29EC61BA" w14:textId="77777777" w:rsidR="00B40C61" w:rsidRDefault="00DC2CE4">
          <w:pPr>
            <w:pStyle w:val="TOC3"/>
            <w:tabs>
              <w:tab w:val="left" w:pos="1320"/>
              <w:tab w:val="right" w:leader="dot" w:pos="9350"/>
            </w:tabs>
            <w:rPr>
              <w:rFonts w:eastAsiaTheme="minorEastAsia"/>
              <w:noProof/>
            </w:rPr>
          </w:pPr>
          <w:hyperlink w:anchor="_Toc320556755" w:history="1">
            <w:r w:rsidR="00B40C61" w:rsidRPr="003A0B81">
              <w:rPr>
                <w:rStyle w:val="Hyperlink"/>
                <w:noProof/>
              </w:rPr>
              <w:t>8.1.4</w:t>
            </w:r>
            <w:r w:rsidR="00B40C61">
              <w:rPr>
                <w:rFonts w:eastAsiaTheme="minorEastAsia"/>
                <w:noProof/>
              </w:rPr>
              <w:tab/>
            </w:r>
            <w:r w:rsidR="00B40C61" w:rsidRPr="003A0B81">
              <w:rPr>
                <w:rStyle w:val="Hyperlink"/>
                <w:noProof/>
              </w:rPr>
              <w:t>delete-config</w:t>
            </w:r>
            <w:r w:rsidR="00B40C61">
              <w:rPr>
                <w:noProof/>
                <w:webHidden/>
              </w:rPr>
              <w:tab/>
            </w:r>
            <w:r w:rsidR="00B40C61">
              <w:rPr>
                <w:noProof/>
                <w:webHidden/>
              </w:rPr>
              <w:fldChar w:fldCharType="begin"/>
            </w:r>
            <w:r w:rsidR="00B40C61">
              <w:rPr>
                <w:noProof/>
                <w:webHidden/>
              </w:rPr>
              <w:instrText xml:space="preserve"> PAGEREF _Toc320556755 \h </w:instrText>
            </w:r>
            <w:r w:rsidR="00B40C61">
              <w:rPr>
                <w:noProof/>
                <w:webHidden/>
              </w:rPr>
            </w:r>
            <w:r w:rsidR="00B40C61">
              <w:rPr>
                <w:noProof/>
                <w:webHidden/>
              </w:rPr>
              <w:fldChar w:fldCharType="separate"/>
            </w:r>
            <w:r w:rsidR="00B40C61">
              <w:rPr>
                <w:noProof/>
                <w:webHidden/>
              </w:rPr>
              <w:t>72</w:t>
            </w:r>
            <w:r w:rsidR="00B40C61">
              <w:rPr>
                <w:noProof/>
                <w:webHidden/>
              </w:rPr>
              <w:fldChar w:fldCharType="end"/>
            </w:r>
          </w:hyperlink>
        </w:p>
        <w:p w14:paraId="6C6DE420" w14:textId="77777777" w:rsidR="00B40C61" w:rsidRDefault="00DC2CE4">
          <w:pPr>
            <w:pStyle w:val="TOC2"/>
            <w:tabs>
              <w:tab w:val="left" w:pos="880"/>
              <w:tab w:val="right" w:leader="dot" w:pos="9350"/>
            </w:tabs>
            <w:rPr>
              <w:rFonts w:eastAsiaTheme="minorEastAsia"/>
              <w:noProof/>
            </w:rPr>
          </w:pPr>
          <w:hyperlink w:anchor="_Toc320556756" w:history="1">
            <w:r w:rsidR="00B40C61" w:rsidRPr="003A0B81">
              <w:rPr>
                <w:rStyle w:val="Hyperlink"/>
                <w:noProof/>
              </w:rPr>
              <w:t>8.2</w:t>
            </w:r>
            <w:r w:rsidR="00B40C61">
              <w:rPr>
                <w:rFonts w:eastAsiaTheme="minorEastAsia"/>
                <w:noProof/>
              </w:rPr>
              <w:tab/>
            </w:r>
            <w:r w:rsidR="00B40C61" w:rsidRPr="003A0B81">
              <w:rPr>
                <w:rStyle w:val="Hyperlink"/>
                <w:noProof/>
              </w:rPr>
              <w:t>RPC error</w:t>
            </w:r>
            <w:r w:rsidR="00B40C61">
              <w:rPr>
                <w:noProof/>
                <w:webHidden/>
              </w:rPr>
              <w:tab/>
            </w:r>
            <w:r w:rsidR="00B40C61">
              <w:rPr>
                <w:noProof/>
                <w:webHidden/>
              </w:rPr>
              <w:fldChar w:fldCharType="begin"/>
            </w:r>
            <w:r w:rsidR="00B40C61">
              <w:rPr>
                <w:noProof/>
                <w:webHidden/>
              </w:rPr>
              <w:instrText xml:space="preserve"> PAGEREF _Toc320556756 \h </w:instrText>
            </w:r>
            <w:r w:rsidR="00B40C61">
              <w:rPr>
                <w:noProof/>
                <w:webHidden/>
              </w:rPr>
            </w:r>
            <w:r w:rsidR="00B40C61">
              <w:rPr>
                <w:noProof/>
                <w:webHidden/>
              </w:rPr>
              <w:fldChar w:fldCharType="separate"/>
            </w:r>
            <w:r w:rsidR="00B40C61">
              <w:rPr>
                <w:noProof/>
                <w:webHidden/>
              </w:rPr>
              <w:t>72</w:t>
            </w:r>
            <w:r w:rsidR="00B40C61">
              <w:rPr>
                <w:noProof/>
                <w:webHidden/>
              </w:rPr>
              <w:fldChar w:fldCharType="end"/>
            </w:r>
          </w:hyperlink>
        </w:p>
        <w:p w14:paraId="4ED58B5F" w14:textId="77777777" w:rsidR="00B40C61" w:rsidRDefault="00DC2CE4">
          <w:pPr>
            <w:pStyle w:val="TOC2"/>
            <w:tabs>
              <w:tab w:val="left" w:pos="1540"/>
              <w:tab w:val="right" w:leader="dot" w:pos="9350"/>
            </w:tabs>
            <w:rPr>
              <w:rFonts w:eastAsiaTheme="minorEastAsia"/>
              <w:noProof/>
            </w:rPr>
          </w:pPr>
          <w:hyperlink w:anchor="_Toc320556757" w:history="1">
            <w:r w:rsidR="00B40C61" w:rsidRPr="003A0B81">
              <w:rPr>
                <w:rStyle w:val="Hyperlink"/>
                <w:noProof/>
              </w:rPr>
              <w:t>Appendix A</w:t>
            </w:r>
            <w:r w:rsidR="00B40C61">
              <w:rPr>
                <w:rFonts w:eastAsiaTheme="minorEastAsia"/>
                <w:noProof/>
              </w:rPr>
              <w:tab/>
            </w:r>
            <w:r w:rsidR="00B40C61" w:rsidRPr="003A0B81">
              <w:rPr>
                <w:rStyle w:val="Hyperlink"/>
                <w:noProof/>
              </w:rPr>
              <w:t>XMLSchema</w:t>
            </w:r>
            <w:r w:rsidR="00B40C61">
              <w:rPr>
                <w:noProof/>
                <w:webHidden/>
              </w:rPr>
              <w:tab/>
            </w:r>
            <w:r w:rsidR="00B40C61">
              <w:rPr>
                <w:noProof/>
                <w:webHidden/>
              </w:rPr>
              <w:fldChar w:fldCharType="begin"/>
            </w:r>
            <w:r w:rsidR="00B40C61">
              <w:rPr>
                <w:noProof/>
                <w:webHidden/>
              </w:rPr>
              <w:instrText xml:space="preserve"> PAGEREF _Toc320556757 \h </w:instrText>
            </w:r>
            <w:r w:rsidR="00B40C61">
              <w:rPr>
                <w:noProof/>
                <w:webHidden/>
              </w:rPr>
            </w:r>
            <w:r w:rsidR="00B40C61">
              <w:rPr>
                <w:noProof/>
                <w:webHidden/>
              </w:rPr>
              <w:fldChar w:fldCharType="separate"/>
            </w:r>
            <w:r w:rsidR="00B40C61">
              <w:rPr>
                <w:noProof/>
                <w:webHidden/>
              </w:rPr>
              <w:t>74</w:t>
            </w:r>
            <w:r w:rsidR="00B40C61">
              <w:rPr>
                <w:noProof/>
                <w:webHidden/>
              </w:rPr>
              <w:fldChar w:fldCharType="end"/>
            </w:r>
          </w:hyperlink>
        </w:p>
        <w:p w14:paraId="71509D24" w14:textId="77777777" w:rsidR="00B40C61" w:rsidRDefault="00DC2CE4">
          <w:pPr>
            <w:pStyle w:val="TOC2"/>
            <w:tabs>
              <w:tab w:val="left" w:pos="1540"/>
              <w:tab w:val="right" w:leader="dot" w:pos="9350"/>
            </w:tabs>
            <w:rPr>
              <w:rFonts w:eastAsiaTheme="minorEastAsia"/>
              <w:noProof/>
            </w:rPr>
          </w:pPr>
          <w:hyperlink w:anchor="_Toc320556758" w:history="1">
            <w:r w:rsidR="00B40C61" w:rsidRPr="003A0B81">
              <w:rPr>
                <w:rStyle w:val="Hyperlink"/>
                <w:noProof/>
              </w:rPr>
              <w:t>Appendix B</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_Toc320556758 \h </w:instrText>
            </w:r>
            <w:r w:rsidR="00B40C61">
              <w:rPr>
                <w:noProof/>
                <w:webHidden/>
              </w:rPr>
            </w:r>
            <w:r w:rsidR="00B40C61">
              <w:rPr>
                <w:noProof/>
                <w:webHidden/>
              </w:rPr>
              <w:fldChar w:fldCharType="separate"/>
            </w:r>
            <w:r w:rsidR="00B40C61">
              <w:rPr>
                <w:noProof/>
                <w:webHidden/>
              </w:rPr>
              <w:t>89</w:t>
            </w:r>
            <w:r w:rsidR="00B40C61">
              <w:rPr>
                <w:noProof/>
                <w:webHidden/>
              </w:rPr>
              <w:fldChar w:fldCharType="end"/>
            </w:r>
          </w:hyperlink>
        </w:p>
        <w:p w14:paraId="3CA961EB" w14:textId="77777777" w:rsidR="00B40C61" w:rsidRDefault="00DC2CE4">
          <w:pPr>
            <w:pStyle w:val="TOC2"/>
            <w:tabs>
              <w:tab w:val="left" w:pos="1540"/>
              <w:tab w:val="right" w:leader="dot" w:pos="9350"/>
            </w:tabs>
            <w:rPr>
              <w:rFonts w:eastAsiaTheme="minorEastAsia"/>
              <w:noProof/>
            </w:rPr>
          </w:pPr>
          <w:hyperlink w:anchor="_Toc320556759" w:history="1">
            <w:r w:rsidR="00B40C61" w:rsidRPr="003A0B81">
              <w:rPr>
                <w:rStyle w:val="Hyperlink"/>
                <w:noProof/>
              </w:rPr>
              <w:t>Appendix C</w:t>
            </w:r>
            <w:r w:rsidR="00B40C61">
              <w:rPr>
                <w:rFonts w:eastAsiaTheme="minorEastAsia"/>
                <w:noProof/>
              </w:rPr>
              <w:tab/>
            </w:r>
            <w:r w:rsidR="00B40C61" w:rsidRPr="003A0B81">
              <w:rPr>
                <w:rStyle w:val="Hyperlink"/>
                <w:noProof/>
              </w:rPr>
              <w:t>Bibliography</w:t>
            </w:r>
            <w:r w:rsidR="00B40C61">
              <w:rPr>
                <w:noProof/>
                <w:webHidden/>
              </w:rPr>
              <w:tab/>
            </w:r>
            <w:r w:rsidR="00B40C61">
              <w:rPr>
                <w:noProof/>
                <w:webHidden/>
              </w:rPr>
              <w:fldChar w:fldCharType="begin"/>
            </w:r>
            <w:r w:rsidR="00B40C61">
              <w:rPr>
                <w:noProof/>
                <w:webHidden/>
              </w:rPr>
              <w:instrText xml:space="preserve"> PAGEREF _Toc320556759 \h </w:instrText>
            </w:r>
            <w:r w:rsidR="00B40C61">
              <w:rPr>
                <w:noProof/>
                <w:webHidden/>
              </w:rPr>
            </w:r>
            <w:r w:rsidR="00B40C61">
              <w:rPr>
                <w:noProof/>
                <w:webHidden/>
              </w:rPr>
              <w:fldChar w:fldCharType="separate"/>
            </w:r>
            <w:r w:rsidR="00B40C61">
              <w:rPr>
                <w:noProof/>
                <w:webHidden/>
              </w:rPr>
              <w:t>104</w:t>
            </w:r>
            <w:r w:rsidR="00B40C61">
              <w:rPr>
                <w:noProof/>
                <w:webHidden/>
              </w:rPr>
              <w:fldChar w:fldCharType="end"/>
            </w:r>
          </w:hyperlink>
        </w:p>
        <w:p w14:paraId="491E4751" w14:textId="77777777" w:rsidR="00B40C61" w:rsidRDefault="00DC2CE4">
          <w:pPr>
            <w:pStyle w:val="TOC2"/>
            <w:tabs>
              <w:tab w:val="left" w:pos="1540"/>
              <w:tab w:val="right" w:leader="dot" w:pos="9350"/>
            </w:tabs>
            <w:rPr>
              <w:rFonts w:eastAsiaTheme="minorEastAsia"/>
              <w:noProof/>
            </w:rPr>
          </w:pPr>
          <w:hyperlink w:anchor="_Toc320556760" w:history="1">
            <w:r w:rsidR="00B40C61" w:rsidRPr="003A0B81">
              <w:rPr>
                <w:rStyle w:val="Hyperlink"/>
                <w:noProof/>
              </w:rPr>
              <w:t>Appendix D</w:t>
            </w:r>
            <w:r w:rsidR="00B40C61">
              <w:rPr>
                <w:rFonts w:eastAsiaTheme="minorEastAsia"/>
                <w:noProof/>
              </w:rPr>
              <w:tab/>
            </w:r>
            <w:r w:rsidR="00B40C61" w:rsidRPr="003A0B81">
              <w:rPr>
                <w:rStyle w:val="Hyperlink"/>
                <w:noProof/>
              </w:rPr>
              <w:t>Revision History</w:t>
            </w:r>
            <w:r w:rsidR="00B40C61">
              <w:rPr>
                <w:noProof/>
                <w:webHidden/>
              </w:rPr>
              <w:tab/>
            </w:r>
            <w:r w:rsidR="00B40C61">
              <w:rPr>
                <w:noProof/>
                <w:webHidden/>
              </w:rPr>
              <w:fldChar w:fldCharType="begin"/>
            </w:r>
            <w:r w:rsidR="00B40C61">
              <w:rPr>
                <w:noProof/>
                <w:webHidden/>
              </w:rPr>
              <w:instrText xml:space="preserve"> PAGEREF _Toc320556760 \h </w:instrText>
            </w:r>
            <w:r w:rsidR="00B40C61">
              <w:rPr>
                <w:noProof/>
                <w:webHidden/>
              </w:rPr>
            </w:r>
            <w:r w:rsidR="00B40C61">
              <w:rPr>
                <w:noProof/>
                <w:webHidden/>
              </w:rPr>
              <w:fldChar w:fldCharType="separate"/>
            </w:r>
            <w:r w:rsidR="00B40C61">
              <w:rPr>
                <w:noProof/>
                <w:webHidden/>
              </w:rPr>
              <w:t>104</w:t>
            </w:r>
            <w:r w:rsidR="00B40C61">
              <w:rPr>
                <w:noProof/>
                <w:webHidden/>
              </w:rPr>
              <w:fldChar w:fldCharType="end"/>
            </w:r>
          </w:hyperlink>
        </w:p>
        <w:p w14:paraId="29A2CB30" w14:textId="77777777" w:rsidR="00B40C61" w:rsidRDefault="00DC2CE4">
          <w:pPr>
            <w:pStyle w:val="TOC2"/>
            <w:tabs>
              <w:tab w:val="left" w:pos="1540"/>
              <w:tab w:val="right" w:leader="dot" w:pos="9350"/>
            </w:tabs>
            <w:rPr>
              <w:rFonts w:eastAsiaTheme="minorEastAsia"/>
              <w:noProof/>
            </w:rPr>
          </w:pPr>
          <w:hyperlink w:anchor="_Toc320556761" w:history="1">
            <w:r w:rsidR="00B40C61" w:rsidRPr="003A0B81">
              <w:rPr>
                <w:rStyle w:val="Hyperlink"/>
                <w:noProof/>
              </w:rPr>
              <w:t>Appendix E</w:t>
            </w:r>
            <w:r w:rsidR="00B40C61">
              <w:rPr>
                <w:rFonts w:eastAsiaTheme="minorEastAsia"/>
                <w:noProof/>
              </w:rPr>
              <w:tab/>
            </w:r>
            <w:r w:rsidR="00B40C61" w:rsidRPr="003A0B81">
              <w:rPr>
                <w:rStyle w:val="Hyperlink"/>
                <w:noProof/>
              </w:rPr>
              <w:t>Considerations for Next or Future Releases</w:t>
            </w:r>
            <w:r w:rsidR="00B40C61">
              <w:rPr>
                <w:noProof/>
                <w:webHidden/>
              </w:rPr>
              <w:tab/>
            </w:r>
            <w:r w:rsidR="00B40C61">
              <w:rPr>
                <w:noProof/>
                <w:webHidden/>
              </w:rPr>
              <w:fldChar w:fldCharType="begin"/>
            </w:r>
            <w:r w:rsidR="00B40C61">
              <w:rPr>
                <w:noProof/>
                <w:webHidden/>
              </w:rPr>
              <w:instrText xml:space="preserve"> PAGEREF _Toc320556761 \h </w:instrText>
            </w:r>
            <w:r w:rsidR="00B40C61">
              <w:rPr>
                <w:noProof/>
                <w:webHidden/>
              </w:rPr>
            </w:r>
            <w:r w:rsidR="00B40C61">
              <w:rPr>
                <w:noProof/>
                <w:webHidden/>
              </w:rPr>
              <w:fldChar w:fldCharType="separate"/>
            </w:r>
            <w:r w:rsidR="00B40C61">
              <w:rPr>
                <w:noProof/>
                <w:webHidden/>
              </w:rPr>
              <w:t>105</w:t>
            </w:r>
            <w:r w:rsidR="00B40C61">
              <w:rPr>
                <w:noProof/>
                <w:webHidden/>
              </w:rPr>
              <w:fldChar w:fldCharType="end"/>
            </w:r>
          </w:hyperlink>
        </w:p>
        <w:p w14:paraId="6559C554" w14:textId="77777777" w:rsidR="00B40C61" w:rsidRDefault="00DC2CE4">
          <w:pPr>
            <w:pStyle w:val="TOC2"/>
            <w:tabs>
              <w:tab w:val="left" w:pos="1540"/>
              <w:tab w:val="right" w:leader="dot" w:pos="9350"/>
            </w:tabs>
            <w:rPr>
              <w:rFonts w:eastAsiaTheme="minorEastAsia"/>
              <w:noProof/>
            </w:rPr>
          </w:pPr>
          <w:hyperlink w:anchor="_Toc320556762" w:history="1">
            <w:r w:rsidR="00B40C61" w:rsidRPr="003A0B81">
              <w:rPr>
                <w:rStyle w:val="Hyperlink"/>
                <w:noProof/>
              </w:rPr>
              <w:t>Appendix F</w:t>
            </w:r>
            <w:r w:rsidR="00B40C61">
              <w:rPr>
                <w:rFonts w:eastAsiaTheme="minorEastAsia"/>
                <w:noProof/>
              </w:rPr>
              <w:tab/>
            </w:r>
            <w:r w:rsidR="00B40C61" w:rsidRPr="003A0B81">
              <w:rPr>
                <w:rStyle w:val="Hyperlink"/>
                <w:noProof/>
              </w:rPr>
              <w:t>Appendix E: ToDo List</w:t>
            </w:r>
            <w:r w:rsidR="00B40C61">
              <w:rPr>
                <w:noProof/>
                <w:webHidden/>
              </w:rPr>
              <w:tab/>
            </w:r>
            <w:r w:rsidR="00B40C61">
              <w:rPr>
                <w:noProof/>
                <w:webHidden/>
              </w:rPr>
              <w:fldChar w:fldCharType="begin"/>
            </w:r>
            <w:r w:rsidR="00B40C61">
              <w:rPr>
                <w:noProof/>
                <w:webHidden/>
              </w:rPr>
              <w:instrText xml:space="preserve"> PAGEREF _Toc320556762 \h </w:instrText>
            </w:r>
            <w:r w:rsidR="00B40C61">
              <w:rPr>
                <w:noProof/>
                <w:webHidden/>
              </w:rPr>
            </w:r>
            <w:r w:rsidR="00B40C61">
              <w:rPr>
                <w:noProof/>
                <w:webHidden/>
              </w:rPr>
              <w:fldChar w:fldCharType="separate"/>
            </w:r>
            <w:r w:rsidR="00B40C61">
              <w:rPr>
                <w:noProof/>
                <w:webHidden/>
              </w:rPr>
              <w:t>105</w:t>
            </w:r>
            <w:r w:rsidR="00B40C61">
              <w:rPr>
                <w:noProof/>
                <w:webHidden/>
              </w:rPr>
              <w:fldChar w:fldCharType="end"/>
            </w:r>
          </w:hyperlink>
        </w:p>
        <w:p w14:paraId="3FF42000" w14:textId="77777777" w:rsidR="00B40C61" w:rsidRDefault="00DC2CE4">
          <w:pPr>
            <w:pStyle w:val="TOC2"/>
            <w:tabs>
              <w:tab w:val="left" w:pos="1540"/>
              <w:tab w:val="right" w:leader="dot" w:pos="9350"/>
            </w:tabs>
            <w:rPr>
              <w:rFonts w:eastAsiaTheme="minorEastAsia"/>
              <w:noProof/>
            </w:rPr>
          </w:pPr>
          <w:hyperlink w:anchor="_Toc320556763" w:history="1">
            <w:r w:rsidR="00B40C61" w:rsidRPr="003A0B81">
              <w:rPr>
                <w:rStyle w:val="Hyperlink"/>
                <w:noProof/>
              </w:rPr>
              <w:t>Appendix G</w:t>
            </w:r>
            <w:r w:rsidR="00B40C61">
              <w:rPr>
                <w:rFonts w:eastAsiaTheme="minorEastAsia"/>
                <w:noProof/>
              </w:rPr>
              <w:tab/>
            </w:r>
            <w:r w:rsidR="00B40C61" w:rsidRPr="003A0B81">
              <w:rPr>
                <w:rStyle w:val="Hyperlink"/>
                <w:noProof/>
              </w:rPr>
              <w:t>Notes From The Board And The Tag</w:t>
            </w:r>
            <w:r w:rsidR="00B40C61">
              <w:rPr>
                <w:noProof/>
                <w:webHidden/>
              </w:rPr>
              <w:tab/>
            </w:r>
            <w:r w:rsidR="00B40C61">
              <w:rPr>
                <w:noProof/>
                <w:webHidden/>
              </w:rPr>
              <w:fldChar w:fldCharType="begin"/>
            </w:r>
            <w:r w:rsidR="00B40C61">
              <w:rPr>
                <w:noProof/>
                <w:webHidden/>
              </w:rPr>
              <w:instrText xml:space="preserve"> PAGEREF _Toc320556763 \h </w:instrText>
            </w:r>
            <w:r w:rsidR="00B40C61">
              <w:rPr>
                <w:noProof/>
                <w:webHidden/>
              </w:rPr>
            </w:r>
            <w:r w:rsidR="00B40C61">
              <w:rPr>
                <w:noProof/>
                <w:webHidden/>
              </w:rPr>
              <w:fldChar w:fldCharType="separate"/>
            </w:r>
            <w:r w:rsidR="00B40C61">
              <w:rPr>
                <w:noProof/>
                <w:webHidden/>
              </w:rPr>
              <w:t>108</w:t>
            </w:r>
            <w:r w:rsidR="00B40C61">
              <w:rPr>
                <w:noProof/>
                <w:webHidden/>
              </w:rPr>
              <w:fldChar w:fldCharType="end"/>
            </w:r>
          </w:hyperlink>
        </w:p>
        <w:p w14:paraId="28665A73" w14:textId="77777777" w:rsidR="00FF734B" w:rsidRDefault="00554195">
          <w:r>
            <w:rPr>
              <w:b/>
              <w:bCs/>
              <w:noProof/>
            </w:rPr>
            <w:fldChar w:fldCharType="end"/>
          </w:r>
        </w:p>
      </w:sdtContent>
    </w:sdt>
    <w:p w14:paraId="79A8B75B" w14:textId="77777777" w:rsidR="00E64B71" w:rsidRDefault="00A921AB" w:rsidP="00F71F36">
      <w:pPr>
        <w:pStyle w:val="Heading1"/>
      </w:pPr>
      <w:r>
        <w:br w:type="page"/>
      </w:r>
      <w:bookmarkStart w:id="20" w:name="_Toc320556651"/>
      <w:r w:rsidR="00E64B71" w:rsidRPr="00013F69">
        <w:lastRenderedPageBreak/>
        <w:t>Introduction</w:t>
      </w:r>
      <w:bookmarkEnd w:id="20"/>
    </w:p>
    <w:p w14:paraId="588F0622" w14:textId="0A52EDF9" w:rsidR="00E64B71" w:rsidRPr="009F1B7D" w:rsidRDefault="00E64B71" w:rsidP="00E64B71">
      <w:r>
        <w:t>This document describes the motivation, scope, requirements, and specification of the standard configuration and management protocol of an operational context which is capable of containing an OpenFlow 1.</w:t>
      </w:r>
      <w:r w:rsidR="00D35927">
        <w:t>3</w:t>
      </w:r>
      <w:r>
        <w:t xml:space="preserve"> switch as described in </w:t>
      </w:r>
      <w:r w:rsidR="00554195">
        <w:fldChar w:fldCharType="begin"/>
      </w:r>
      <w:r>
        <w:instrText xml:space="preserve"> REF _Ref316755854 \h </w:instrText>
      </w:r>
      <w:r w:rsidR="00554195">
        <w:fldChar w:fldCharType="separate"/>
      </w:r>
      <w:r>
        <w:t xml:space="preserve">Figure </w:t>
      </w:r>
      <w:r>
        <w:rPr>
          <w:noProof/>
        </w:rPr>
        <w:t>1</w:t>
      </w:r>
      <w:r w:rsidR="00554195">
        <w:fldChar w:fldCharType="end"/>
      </w:r>
      <w:r>
        <w:t>. This configuration and management protocol is referred to as OF-CONFIG and is a companion protocol to OpenFlow. This document specifies version 1.</w:t>
      </w:r>
      <w:r w:rsidR="00D35927">
        <w:t>1</w:t>
      </w:r>
      <w:r>
        <w:t xml:space="preserve"> of OF-CONFIG.</w:t>
      </w:r>
    </w:p>
    <w:p w14:paraId="01EB2BBC" w14:textId="7BE11B99" w:rsidR="00E64B71" w:rsidRDefault="00DA1914" w:rsidP="00E64B71">
      <w:pPr>
        <w:ind w:left="2160"/>
      </w:pPr>
      <w:r>
        <w:object w:dxaOrig="4372" w:dyaOrig="4863" w14:anchorId="399A96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45pt;height:243.1pt" o:ole="">
            <v:imagedata r:id="rId11" o:title=""/>
          </v:shape>
          <o:OLEObject Type="Embed" ProgID="Visio.Drawing.11" ShapeID="_x0000_i1025" DrawAspect="Content" ObjectID="_1406116113" r:id="rId12"/>
        </w:object>
      </w:r>
      <w:r w:rsidDel="006B018A">
        <w:rPr>
          <w:noProof/>
          <w:lang w:eastAsia="zh-CN"/>
        </w:rPr>
        <w:t xml:space="preserve"> </w:t>
      </w:r>
    </w:p>
    <w:p w14:paraId="35F9758F" w14:textId="77777777" w:rsidR="00E64B71" w:rsidRDefault="00E64B71" w:rsidP="00E64B71">
      <w:pPr>
        <w:pStyle w:val="Caption"/>
      </w:pPr>
      <w:bookmarkStart w:id="21" w:name="_Ref316755854"/>
      <w:r>
        <w:t xml:space="preserve">Figure </w:t>
      </w:r>
      <w:r w:rsidR="00DC2CE4">
        <w:fldChar w:fldCharType="begin"/>
      </w:r>
      <w:r w:rsidR="00DC2CE4">
        <w:instrText xml:space="preserve"> SEQ Figure \* ARABIC </w:instrText>
      </w:r>
      <w:r w:rsidR="00DC2CE4">
        <w:fldChar w:fldCharType="separate"/>
      </w:r>
      <w:r w:rsidR="001F476B">
        <w:rPr>
          <w:noProof/>
        </w:rPr>
        <w:t>1</w:t>
      </w:r>
      <w:r w:rsidR="00DC2CE4">
        <w:rPr>
          <w:noProof/>
        </w:rPr>
        <w:fldChar w:fldCharType="end"/>
      </w:r>
      <w:bookmarkEnd w:id="21"/>
      <w:r w:rsidRPr="00825E39">
        <w:t>: An OpenFlow Configuration Point communicates with an operational context which is capable of supporting an OpenFlow Switch using the OpenFlow Configuration and Management Protocol (OF-CONFIG)</w:t>
      </w:r>
    </w:p>
    <w:p w14:paraId="3E1FB383" w14:textId="77777777" w:rsidR="00E64B71" w:rsidRDefault="00E64B71" w:rsidP="00E64B71">
      <w:r>
        <w:t>The reader of this document is assumed to be familiar with the OpenFlow protocol and OpenFlow related concepts. Reading the OpenFlow whitepaper (2) and the OpenFlow Specification (1</w:t>
      </w:r>
      <w:r w:rsidR="00920140">
        <w:t>) is</w:t>
      </w:r>
      <w:r>
        <w:t xml:space="preserve"> recommended prior to reading this document.</w:t>
      </w:r>
    </w:p>
    <w:p w14:paraId="61367AC9" w14:textId="0006E2B7" w:rsidR="00E64B71" w:rsidRDefault="00E64B71" w:rsidP="00E64B71">
      <w:r>
        <w:t xml:space="preserve">It is strongly recommended that switches which implement OF-CONFIG make changes to the OpenFlow </w:t>
      </w:r>
      <w:r w:rsidR="00C02FD7">
        <w:t>logical switch</w:t>
      </w:r>
      <w:r>
        <w:t xml:space="preserve"> described in this document via OF-CONFIG and limit changes to the OpenFlow </w:t>
      </w:r>
      <w:r w:rsidR="00C02FD7">
        <w:t>logical switche</w:t>
      </w:r>
      <w:r>
        <w:t xml:space="preserve"> via other methods (e.g. command line interfaces and other legacy management protocols). Future versions may better support other methods of change with detailed notification to the OpenFlow Configuration Point via OF-CONFIG.</w:t>
      </w:r>
    </w:p>
    <w:p w14:paraId="021154D4" w14:textId="77777777" w:rsidR="00E64B71" w:rsidRDefault="00E64B71" w:rsidP="00E64B71">
      <w:pPr>
        <w:pStyle w:val="Heading1"/>
      </w:pPr>
      <w:bookmarkStart w:id="22" w:name="_Toc320556652"/>
      <w:r>
        <w:t>Motivation</w:t>
      </w:r>
      <w:bookmarkEnd w:id="22"/>
    </w:p>
    <w:p w14:paraId="6DEFFA64" w14:textId="19C9B951" w:rsidR="00E64B71" w:rsidRDefault="00E64B71" w:rsidP="00E64B71">
      <w:r>
        <w:t xml:space="preserve">The OpenFlow protocol assumes that an OpenFlow datapath (e.g. an Ethernet switch which supports the OpenFlow protocol) has been configured with various artifacts such as the IP addresses of OpenFlow controllers. The motivation for the OpenFlow Configuration Protocol (OF-CONFIG) is to enable the remote configuration of OpenFlow datapaths. While the OpenFlow protocol generally operates on a </w:t>
      </w:r>
      <w:r>
        <w:lastRenderedPageBreak/>
        <w:t>time-scale of a flow (i.e. as flows are added and deleted), OF-CONFIG operates on a slower time-scale.</w:t>
      </w:r>
      <w:r w:rsidR="00B76D83">
        <w:t xml:space="preserve"> An example is building forwarding tables and deciding forwa</w:t>
      </w:r>
      <w:r w:rsidR="007C0427">
        <w:t>rding actions which are</w:t>
      </w:r>
      <w:r w:rsidR="00B76D83">
        <w:t xml:space="preserve"> done via Openflow protocol while enabling/disabling a port does not need to be done at the timescale of a flow and hence, is done via OF-Config protocol.</w:t>
      </w:r>
    </w:p>
    <w:p w14:paraId="2A65C312" w14:textId="77777777" w:rsidR="00E64B71" w:rsidRDefault="00E64B71" w:rsidP="00E64B71">
      <w:r>
        <w:t>OF-CONFIG frames an OpenFlow datapath as an abstraction called an OpenFlow Logical Switch. The OF-CONFIG protocol enables configuration of essential artifacts of an OpenFlow Logical Switch so that an OpenFlow controller can communicate and control the OpenFlow Logical switch via the OpenFlow protocol.</w:t>
      </w:r>
    </w:p>
    <w:p w14:paraId="1CF953F2" w14:textId="0D8CE966" w:rsidR="00E64B71" w:rsidRDefault="00E64B71" w:rsidP="00E64B71">
      <w:r>
        <w:t>OF-CONFIG 1.</w:t>
      </w:r>
      <w:r w:rsidR="00D35927">
        <w:t>1</w:t>
      </w:r>
      <w:r>
        <w:t xml:space="preserve"> introduces an operating context for one or more OpenFlow datapaths called an OpenFlow Capable Switch. An OpenFlow Capable Switch is intended to be equivalent to </w:t>
      </w:r>
      <w:r w:rsidR="00920140">
        <w:t>an</w:t>
      </w:r>
      <w:r>
        <w:t xml:space="preserve"> actual physical or virtual network element (e.g. an Ethernet switch) which is hosting one or more OpenFlow datapaths by partitioning a set of OpenFlow related resources such as ports and queues among the hosted OpenFlow datapaths. The OF-CONFIG protocol enables dynamic association of the OpenFlow related resources of an OpenFlow Capable Switch with specific OpenFlow Logical Switches which are being hosted on the OpenFlow Capable Switch. OF-CONFIG does not specify or report how the partitioning of resources on an OpenFlow Capable Switch is achieved. OF-CONFIG assumes that resources such as ports and queues are partitioned amongst multiple OpenFlow Logical Switches such that each OpenFlow Logical Switch can assume full control over the resources that is assigned to it.</w:t>
      </w:r>
    </w:p>
    <w:p w14:paraId="24162C8E" w14:textId="71E2AE44" w:rsidR="00E64B71" w:rsidRDefault="00E64B71" w:rsidP="00E64B71">
      <w:r>
        <w:t>OF-CONFIG 1.</w:t>
      </w:r>
      <w:r w:rsidR="00D35927">
        <w:t>1</w:t>
      </w:r>
      <w:r>
        <w:t xml:space="preserve"> makes simplifying assumptions about the architecture of OpenFlow switches. The specification is deliberately decoupled from whether the switch supports flowvisor or other virtualization models. </w:t>
      </w:r>
    </w:p>
    <w:p w14:paraId="01B7FB90" w14:textId="20445A18" w:rsidR="00E64B71" w:rsidRDefault="00E64B71" w:rsidP="00E64B71">
      <w:r>
        <w:t>The service which sends OF-CONFIG messages to an OpenFlow Capable Switch is called an OpenFlow Configuration Point. No assumptions are made about the nature of the OpenFlow Configuration Point. For example, it may be a service provided by software acting as an OpenFlow controller or it may by a service provided by a traditional network management framework. Any interaction between the OpenFlow Configuration Points and OpenFlow controllers is outside the scope of OF-CONFIG 1.</w:t>
      </w:r>
      <w:r w:rsidR="00D35927">
        <w:t>1</w:t>
      </w:r>
      <w:r>
        <w:t>.</w:t>
      </w:r>
    </w:p>
    <w:p w14:paraId="0A3A6ABA" w14:textId="23343DA1" w:rsidR="00E64B71" w:rsidRDefault="00554195" w:rsidP="00E64B71">
      <w:r>
        <w:fldChar w:fldCharType="begin"/>
      </w:r>
      <w:r w:rsidR="00E64B71">
        <w:instrText xml:space="preserve"> REF _Ref316755787 \h </w:instrText>
      </w:r>
      <w:r>
        <w:fldChar w:fldCharType="separate"/>
      </w:r>
      <w:r w:rsidR="00E64B71">
        <w:t xml:space="preserve">Figure </w:t>
      </w:r>
      <w:r w:rsidR="00E64B71">
        <w:rPr>
          <w:noProof/>
        </w:rPr>
        <w:t>2</w:t>
      </w:r>
      <w:r>
        <w:fldChar w:fldCharType="end"/>
      </w:r>
      <w:r w:rsidR="00E64B71">
        <w:t xml:space="preserve"> shows the basic abstractions detailed in OF-CONFIG 1.</w:t>
      </w:r>
      <w:r w:rsidR="00D35927">
        <w:t>1</w:t>
      </w:r>
      <w:r w:rsidR="00E64B71">
        <w:t xml:space="preserve"> and the lines indicate that the OpenFlow Configuration Points and OpenFlow Capable Switches communicate via OF-</w:t>
      </w:r>
      <w:del w:id="23" w:author="Deepak Bansal (AZURE)" w:date="2012-06-27T13:45:00Z">
        <w:r w:rsidR="00E64B71" w:rsidDel="00371954">
          <w:delText>OF</w:delText>
        </w:r>
      </w:del>
      <w:r w:rsidR="00E64B71">
        <w:t>CONFIG</w:t>
      </w:r>
      <w:r w:rsidR="00065E25">
        <w:t xml:space="preserve">. The configuration settings </w:t>
      </w:r>
      <w:r w:rsidR="00AF34D9">
        <w:t xml:space="preserve">then </w:t>
      </w:r>
      <w:r w:rsidR="00065E25">
        <w:t xml:space="preserve">take effect on targeted logical </w:t>
      </w:r>
      <w:proofErr w:type="gramStart"/>
      <w:r w:rsidR="00065E25">
        <w:t>switch(</w:t>
      </w:r>
      <w:proofErr w:type="gramEnd"/>
      <w:r w:rsidR="00065E25">
        <w:t>es).</w:t>
      </w:r>
      <w:r w:rsidR="00E64B71">
        <w:t xml:space="preserve"> OpenFlow Controllers and OpenFlow Logical Switches (i.e. datapaths) communicate via OpenFlow. </w:t>
      </w:r>
    </w:p>
    <w:p w14:paraId="7E1D29E0" w14:textId="77777777" w:rsidR="00E64B71" w:rsidRDefault="00E64B71" w:rsidP="00E64B71">
      <w:r w:rsidRPr="00DD363E">
        <w:rPr>
          <w:noProof/>
        </w:rPr>
        <w:lastRenderedPageBreak/>
        <w:drawing>
          <wp:inline distT="0" distB="0" distL="0" distR="0" wp14:anchorId="621D1C48" wp14:editId="11D2D0F9">
            <wp:extent cx="4985385" cy="3068955"/>
            <wp:effectExtent l="1905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srcRect/>
                    <a:stretch>
                      <a:fillRect/>
                    </a:stretch>
                  </pic:blipFill>
                  <pic:spPr bwMode="auto">
                    <a:xfrm>
                      <a:off x="0" y="0"/>
                      <a:ext cx="4985385" cy="3068955"/>
                    </a:xfrm>
                    <a:prstGeom prst="rect">
                      <a:avLst/>
                    </a:prstGeom>
                    <a:noFill/>
                    <a:ln w="9525">
                      <a:noFill/>
                      <a:miter lim="800000"/>
                      <a:headEnd/>
                      <a:tailEnd/>
                    </a:ln>
                  </pic:spPr>
                </pic:pic>
              </a:graphicData>
            </a:graphic>
          </wp:inline>
        </w:drawing>
      </w:r>
    </w:p>
    <w:p w14:paraId="3FDC7213" w14:textId="77777777" w:rsidR="00E64B71" w:rsidRDefault="00E64B71" w:rsidP="00E64B71">
      <w:pPr>
        <w:pStyle w:val="Caption"/>
      </w:pPr>
      <w:bookmarkStart w:id="24" w:name="_Ref316755787"/>
      <w:r>
        <w:t xml:space="preserve">Figure </w:t>
      </w:r>
      <w:r w:rsidR="00DC2CE4">
        <w:fldChar w:fldCharType="begin"/>
      </w:r>
      <w:r w:rsidR="00DC2CE4">
        <w:instrText xml:space="preserve"> SEQ Figure \* ARABIC </w:instrText>
      </w:r>
      <w:r w:rsidR="00DC2CE4">
        <w:fldChar w:fldCharType="separate"/>
      </w:r>
      <w:r w:rsidR="001F476B">
        <w:rPr>
          <w:noProof/>
        </w:rPr>
        <w:t>2</w:t>
      </w:r>
      <w:r w:rsidR="00DC2CE4">
        <w:rPr>
          <w:noProof/>
        </w:rPr>
        <w:fldChar w:fldCharType="end"/>
      </w:r>
      <w:bookmarkEnd w:id="24"/>
      <w:r>
        <w:t xml:space="preserve">: </w:t>
      </w:r>
      <w:r w:rsidRPr="004B4623">
        <w:t>Relationship between components defined in this specification, the OF-CONFIG protocol and the OpenFlow protocol</w:t>
      </w:r>
    </w:p>
    <w:p w14:paraId="07110944" w14:textId="77777777" w:rsidR="00E64B71" w:rsidRDefault="00E64B71" w:rsidP="00E64B71">
      <w:r>
        <w:t>A guiding principle in the development of this specification is to keep the protocol and schema simple and leverage existing protocols and schema models where possible. This helped in quick development of this specification and hopefully will also enable easier adoption, the motivation being to supplement the OpenFlow specification in a meaningful way to further drive the adoption of the software defined networking vision.</w:t>
      </w:r>
    </w:p>
    <w:p w14:paraId="339D1852" w14:textId="77777777" w:rsidR="00E64B71" w:rsidRDefault="00E64B71" w:rsidP="00E64B71">
      <w:pPr>
        <w:pStyle w:val="Heading1"/>
      </w:pPr>
      <w:bookmarkStart w:id="25" w:name="_Toc320556653"/>
      <w:r>
        <w:t>Scope</w:t>
      </w:r>
      <w:bookmarkEnd w:id="25"/>
    </w:p>
    <w:p w14:paraId="195AD289" w14:textId="77777777" w:rsidR="00D35927" w:rsidRDefault="00D35927" w:rsidP="00D35927">
      <w:r>
        <w:t>OF-CONFIG 1.1 is focused on the following functions needed to configure an OpenFlow 1.3 (OFv1.2) datapath:</w:t>
      </w:r>
    </w:p>
    <w:p w14:paraId="4C4B8731" w14:textId="77777777" w:rsidR="00D35927" w:rsidRDefault="00D35927" w:rsidP="00D35927">
      <w:pPr>
        <w:numPr>
          <w:ilvl w:val="0"/>
          <w:numId w:val="1"/>
        </w:numPr>
      </w:pPr>
      <w:r>
        <w:t>The assignment of one or more OpenFlow controllers</w:t>
      </w:r>
    </w:p>
    <w:p w14:paraId="088E5033" w14:textId="77777777" w:rsidR="00D35927" w:rsidRDefault="00D35927" w:rsidP="00D35927">
      <w:pPr>
        <w:numPr>
          <w:ilvl w:val="0"/>
          <w:numId w:val="1"/>
        </w:numPr>
      </w:pPr>
      <w:r>
        <w:t>The configuration of queues and ports</w:t>
      </w:r>
    </w:p>
    <w:p w14:paraId="56A76F7F" w14:textId="77777777" w:rsidR="00D35927" w:rsidRDefault="00D35927" w:rsidP="00D35927">
      <w:pPr>
        <w:numPr>
          <w:ilvl w:val="0"/>
          <w:numId w:val="1"/>
        </w:numPr>
      </w:pPr>
      <w:r>
        <w:t>The ability to remotely change some aspects of ports (e.g. up/down)</w:t>
      </w:r>
    </w:p>
    <w:p w14:paraId="706D331A" w14:textId="77777777" w:rsidR="00D35927" w:rsidRDefault="00D35927" w:rsidP="00D35927">
      <w:pPr>
        <w:numPr>
          <w:ilvl w:val="0"/>
          <w:numId w:val="1"/>
        </w:numPr>
      </w:pPr>
      <w:r>
        <w:t>Configuration of ceritificates for secure communication between the OpenFlow Logical Switches and OpenFlow Controllers</w:t>
      </w:r>
    </w:p>
    <w:p w14:paraId="284E4FBA" w14:textId="77777777" w:rsidR="00D35927" w:rsidRDefault="00D35927" w:rsidP="00D35927">
      <w:pPr>
        <w:numPr>
          <w:ilvl w:val="0"/>
          <w:numId w:val="1"/>
        </w:numPr>
      </w:pPr>
      <w:r>
        <w:t>Discovery of capabilities of an OpenFlow Logical Switch</w:t>
      </w:r>
    </w:p>
    <w:p w14:paraId="5F555FF8" w14:textId="77777777" w:rsidR="00D35927" w:rsidRDefault="00D35927" w:rsidP="00D35927">
      <w:pPr>
        <w:numPr>
          <w:ilvl w:val="0"/>
          <w:numId w:val="1"/>
        </w:numPr>
      </w:pPr>
      <w:r>
        <w:t>Configuration of a small set of tunnel types such as IP-in-GRE, NV-GRE, VxLAN</w:t>
      </w:r>
    </w:p>
    <w:p w14:paraId="694F9F48" w14:textId="3D41B3E6" w:rsidR="00D35927" w:rsidRDefault="00D35927" w:rsidP="00D35927">
      <w:pPr>
        <w:rPr>
          <w:ins w:id="26" w:author="Deepak Bansal (AZURE)" w:date="2012-07-09T16:39:00Z"/>
        </w:rPr>
      </w:pPr>
      <w:r>
        <w:t>While limited in scope, OF-CONFIG</w:t>
      </w:r>
      <w:r w:rsidR="009C7A8A">
        <w:t xml:space="preserve"> </w:t>
      </w:r>
      <w:r>
        <w:t>1.1 lays the foundation on top of which various automated and more advanced configurations will be possible in future revisions</w:t>
      </w:r>
      <w:r w:rsidR="00E25161">
        <w:t>.</w:t>
      </w:r>
      <w:r>
        <w:t>Switch discovery, topology discovery, capability configuration</w:t>
      </w:r>
      <w:r w:rsidR="009C7A8A">
        <w:t xml:space="preserve">, </w:t>
      </w:r>
      <w:r>
        <w:t xml:space="preserve">event triggers, </w:t>
      </w:r>
      <w:r w:rsidR="00E25161">
        <w:t xml:space="preserve">versioning, </w:t>
      </w:r>
      <w:r>
        <w:t xml:space="preserve">instantiation of OpenFlow Logical Switches, </w:t>
      </w:r>
      <w:r>
        <w:lastRenderedPageBreak/>
        <w:t>assignment of resources such as ports and queues to OpenFlow Logical Switches, and bootstrap of the OpenFlow capable network are outside the scope of OF-CONFIG 1.1 protocol. These may be included in future versions.</w:t>
      </w:r>
    </w:p>
    <w:p w14:paraId="1A190A38" w14:textId="6FF33CFA" w:rsidR="00956990" w:rsidRDefault="00956990" w:rsidP="00D35927">
      <w:ins w:id="27" w:author="Deepak Bansal (AZURE)" w:date="2012-07-09T16:39:00Z">
        <w:r>
          <w:t xml:space="preserve">Note that even though this specification refers to </w:t>
        </w:r>
      </w:ins>
      <w:ins w:id="28" w:author="Deepak Bansal (AZURE)" w:date="2012-07-09T16:40:00Z">
        <w:r>
          <w:t xml:space="preserve">OpenFlow 1.3, OF-config 1.1.1 supports previous OPenFlow versions, specifically, OPenFlow </w:t>
        </w:r>
      </w:ins>
      <w:ins w:id="29" w:author="Deepak Bansal (AZURE)" w:date="2012-07-09T16:41:00Z">
        <w:r>
          <w:t>1.0, 1.1 and 1.2.</w:t>
        </w:r>
      </w:ins>
    </w:p>
    <w:p w14:paraId="474A8AFC" w14:textId="77777777" w:rsidR="00E64B71" w:rsidRDefault="00E64B71" w:rsidP="00E64B71">
      <w:pPr>
        <w:pStyle w:val="Heading1"/>
      </w:pPr>
      <w:bookmarkStart w:id="30" w:name="_Toc320556654"/>
      <w:r>
        <w:t>Normative Language</w:t>
      </w:r>
      <w:bookmarkEnd w:id="30"/>
    </w:p>
    <w:p w14:paraId="11C2C47C" w14:textId="77777777" w:rsidR="00E64B71" w:rsidRDefault="00E64B71" w:rsidP="00E64B71">
      <w:r>
        <w:t>The key words "MUST", "MUST NOT", "REQUIRED", "SHALL", "SHALL NOT", "SHOULD", "SHOULD NOT", "RECOMMENDED", "MAY", and "OPTIONAL" in this document are to be interpreted as described in RFC 2119 (3).</w:t>
      </w:r>
    </w:p>
    <w:p w14:paraId="77F881D7" w14:textId="77777777" w:rsidR="00E64B71" w:rsidRDefault="00E64B71" w:rsidP="00E64B71">
      <w:pPr>
        <w:pStyle w:val="Heading1"/>
      </w:pPr>
      <w:bookmarkStart w:id="31" w:name="_Toc320556655"/>
      <w:r>
        <w:t>Terms</w:t>
      </w:r>
      <w:bookmarkEnd w:id="31"/>
    </w:p>
    <w:p w14:paraId="139A092C" w14:textId="77777777" w:rsidR="00E64B71" w:rsidRDefault="00E64B71" w:rsidP="00E64B71">
      <w:r>
        <w:t xml:space="preserve">The following section lists several terms and definitions used in this document. </w:t>
      </w:r>
    </w:p>
    <w:p w14:paraId="175E9E66" w14:textId="77777777" w:rsidR="00E64B71" w:rsidRDefault="00E64B71" w:rsidP="00D14D27">
      <w:pPr>
        <w:pStyle w:val="Heading2"/>
      </w:pPr>
      <w:bookmarkStart w:id="32" w:name="_Toc320556656"/>
      <w:r>
        <w:t>OpenFlow Capable Switch</w:t>
      </w:r>
      <w:bookmarkEnd w:id="32"/>
    </w:p>
    <w:p w14:paraId="23EF787D" w14:textId="77777777" w:rsidR="00E64B71" w:rsidRDefault="00E64B71" w:rsidP="00E64B71">
      <w:r>
        <w:t>An OpenFlow Capable switch is a physical or virtual switching device which can act an as operational context for an OpenFlow Logical Switch. OpenFlow Capable Switches contain and manage OpenFlow Resources which may be associated with an OpenFlow Logical Switch context.</w:t>
      </w:r>
    </w:p>
    <w:p w14:paraId="34EE0730" w14:textId="77777777" w:rsidR="00E64B71" w:rsidRDefault="00E64B71" w:rsidP="00D14D27">
      <w:pPr>
        <w:pStyle w:val="Heading2"/>
      </w:pPr>
      <w:bookmarkStart w:id="33" w:name="_Toc320556657"/>
      <w:r>
        <w:t>OpenFlow Configuration Point</w:t>
      </w:r>
      <w:bookmarkEnd w:id="33"/>
    </w:p>
    <w:p w14:paraId="2A96839F" w14:textId="77777777" w:rsidR="00E64B71" w:rsidRDefault="00E64B71" w:rsidP="00E64B71">
      <w:r>
        <w:t>An OpenFlow Configuration Point configures one or more OpenFlow Capable Switches via the OpenFlow Configuration and Management Protocol (OF-CONFIG).</w:t>
      </w:r>
    </w:p>
    <w:p w14:paraId="6B4433AA" w14:textId="77777777" w:rsidR="00E64B71" w:rsidRDefault="00E64B71" w:rsidP="00D14D27">
      <w:pPr>
        <w:pStyle w:val="Heading2"/>
      </w:pPr>
      <w:bookmarkStart w:id="34" w:name="_Toc320556658"/>
      <w:r>
        <w:t>OpenFlow Logical Switch</w:t>
      </w:r>
      <w:bookmarkEnd w:id="34"/>
    </w:p>
    <w:p w14:paraId="327EF6D9" w14:textId="77777777" w:rsidR="00E64B71" w:rsidRDefault="00E64B71" w:rsidP="00E64B71">
      <w:r w:rsidRPr="00E83D4B">
        <w:t>An OpenFlow Logical Switch is a set of resources (e.g. ports) from an OpenFlow Capable Switch which can be associated with a specific OpenFlow Controller. An OpenFlow Logical switch is an instantiation of an OpenFlow Datapath as specified in (1).</w:t>
      </w:r>
    </w:p>
    <w:p w14:paraId="4BD0A07F" w14:textId="77777777" w:rsidR="00E64B71" w:rsidRDefault="00E64B71" w:rsidP="00D14D27">
      <w:pPr>
        <w:pStyle w:val="Heading2"/>
      </w:pPr>
      <w:bookmarkStart w:id="35" w:name="_Toc320556659"/>
      <w:r>
        <w:t>OpenFlow Resource</w:t>
      </w:r>
      <w:bookmarkEnd w:id="35"/>
    </w:p>
    <w:p w14:paraId="1DAA14C9" w14:textId="77777777" w:rsidR="00E64B71" w:rsidRDefault="00E64B71" w:rsidP="00E64B71">
      <w:r>
        <w:t>An OpenFlow Resource is a resource (e.g. port or queue) which is associated with an OpenFlow Capable Switch and may be associated with an OpenFlow Logical Switch.</w:t>
      </w:r>
    </w:p>
    <w:p w14:paraId="20EC2509" w14:textId="77777777" w:rsidR="00E64B71" w:rsidRDefault="00E64B71" w:rsidP="00D14D27">
      <w:pPr>
        <w:pStyle w:val="Heading3"/>
      </w:pPr>
      <w:bookmarkStart w:id="36" w:name="_Toc320556660"/>
      <w:r>
        <w:t>OpenFlow Queue</w:t>
      </w:r>
      <w:bookmarkEnd w:id="36"/>
    </w:p>
    <w:p w14:paraId="1E557EB9" w14:textId="77777777" w:rsidR="00E64B71" w:rsidRDefault="00E64B71" w:rsidP="00E64B71">
      <w:r>
        <w:t>An OpenFlow Queue is a queuing resource of an OpenFlow Logical Switch as described in the OpenFlow specification as the queue component of an OpenFlow datapath.</w:t>
      </w:r>
    </w:p>
    <w:p w14:paraId="50EB3860" w14:textId="77777777" w:rsidR="00E64B71" w:rsidRDefault="00E64B71" w:rsidP="00D14D27">
      <w:pPr>
        <w:pStyle w:val="Heading3"/>
      </w:pPr>
      <w:bookmarkStart w:id="37" w:name="_Toc320556661"/>
      <w:r>
        <w:lastRenderedPageBreak/>
        <w:t>OpenFlow Port</w:t>
      </w:r>
      <w:bookmarkEnd w:id="37"/>
    </w:p>
    <w:p w14:paraId="6ADEAB6A" w14:textId="2104682B" w:rsidR="00E64B71" w:rsidRDefault="00E64B71" w:rsidP="00E64B71">
      <w:r>
        <w:t>An OpenFlow Port is a forwarding interface of an OpenFlow Logical Switch as described in the OpenFlow specification as the port component of an OpenFlow datapath.</w:t>
      </w:r>
      <w:r w:rsidR="00D35927">
        <w:t xml:space="preserve"> An Openflow Port may map to a physical port on a physical switch or a logical port on a physical or virtual switch.</w:t>
      </w:r>
    </w:p>
    <w:p w14:paraId="7B62FAF7" w14:textId="77777777" w:rsidR="00E64B71" w:rsidRDefault="00E64B71" w:rsidP="00D14D27">
      <w:pPr>
        <w:pStyle w:val="Heading2"/>
      </w:pPr>
      <w:bookmarkStart w:id="38" w:name="_Toc320556662"/>
      <w:r>
        <w:t>OpenFlow Controller</w:t>
      </w:r>
      <w:bookmarkEnd w:id="38"/>
    </w:p>
    <w:p w14:paraId="1F42C081" w14:textId="77777777" w:rsidR="00E64B71" w:rsidRDefault="00E64B71" w:rsidP="00E64B71">
      <w:r>
        <w:t>An OpenFlow Controller is software which controls OpenFlow Logical Switches via the OpenFlow protocol.</w:t>
      </w:r>
    </w:p>
    <w:p w14:paraId="5EDFE88E" w14:textId="77777777" w:rsidR="00E64B71" w:rsidRDefault="00E64B71" w:rsidP="00E64B71">
      <w:pPr>
        <w:pStyle w:val="Heading1"/>
      </w:pPr>
      <w:bookmarkStart w:id="39" w:name="_Toc320556663"/>
      <w:r>
        <w:t>Requirements</w:t>
      </w:r>
      <w:bookmarkEnd w:id="39"/>
    </w:p>
    <w:p w14:paraId="4EE98BAB" w14:textId="5EF29DCA" w:rsidR="00E64B71" w:rsidRDefault="00E64B71" w:rsidP="00E64B71">
      <w:r>
        <w:t>This section describes requirements for the design of OF-CONFIG 1.</w:t>
      </w:r>
      <w:r w:rsidR="00D35927">
        <w:t>1</w:t>
      </w:r>
      <w:r>
        <w:t>.</w:t>
      </w:r>
    </w:p>
    <w:p w14:paraId="709FF12A" w14:textId="1C9C253A" w:rsidR="00E64B71" w:rsidRDefault="00E64B71" w:rsidP="00D14D27">
      <w:pPr>
        <w:pStyle w:val="Heading2"/>
      </w:pPr>
      <w:bookmarkStart w:id="40" w:name="_Toc320556664"/>
      <w:r w:rsidRPr="008206D7">
        <w:t>Requirements</w:t>
      </w:r>
      <w:r>
        <w:t xml:space="preserve"> from the OpenFlow 1.</w:t>
      </w:r>
      <w:r w:rsidR="00D35927">
        <w:t>3</w:t>
      </w:r>
      <w:r>
        <w:t xml:space="preserve"> Protocol Specification</w:t>
      </w:r>
      <w:bookmarkEnd w:id="40"/>
    </w:p>
    <w:p w14:paraId="42F3D47D" w14:textId="294F4A8D" w:rsidR="00E64B71" w:rsidRDefault="00E64B71" w:rsidP="00E64B71">
      <w:r>
        <w:t>The specification of version 1.</w:t>
      </w:r>
      <w:r w:rsidR="00D35927">
        <w:t>3</w:t>
      </w:r>
      <w:r>
        <w:t xml:space="preserve"> of the OpenFlow protocol (1) includes explicit and implicit requirements for the configuration of OpenFlow switches. In (1) the term ‘configuration’ is used for two different kinds of operations: </w:t>
      </w:r>
      <w:r w:rsidR="009C7A8A">
        <w:t>c</w:t>
      </w:r>
      <w:r>
        <w:t>onfiguration using the OpenFlow protocol and configuration outside of the OpenFlow protocol. The first kind of configuration is dealt with in (1). OF-CONFIG 1.</w:t>
      </w:r>
      <w:r w:rsidR="00D35927">
        <w:t>1</w:t>
      </w:r>
      <w:r>
        <w:t xml:space="preserve"> enables other configuration of OpenFlow switches.</w:t>
      </w:r>
      <w:r w:rsidR="003C232C">
        <w:t xml:space="preserve"> The specification of OF-CONFIG 1.1 is written with extensibility in mind. This includes versioning and backward compatibility. Whereas the current specification does not explicitly uses versioning</w:t>
      </w:r>
      <w:r w:rsidR="003E0B1C">
        <w:t>,</w:t>
      </w:r>
      <w:r w:rsidR="003C232C">
        <w:t xml:space="preserve"> </w:t>
      </w:r>
      <w:r w:rsidR="003E0B1C">
        <w:t>t</w:t>
      </w:r>
      <w:r w:rsidR="003C232C">
        <w:t>hose features are inherent capabilities of the chosen protocol</w:t>
      </w:r>
      <w:r w:rsidR="003E0B1C">
        <w:t>. In a future version OF-CONFIG will make use of these features and will include versioning, which in turn will enable backward compatibility.</w:t>
      </w:r>
    </w:p>
    <w:p w14:paraId="1F2B9F8C" w14:textId="77777777" w:rsidR="00E64B71" w:rsidRDefault="00E64B71" w:rsidP="00D14D27">
      <w:pPr>
        <w:pStyle w:val="Heading3"/>
      </w:pPr>
      <w:bookmarkStart w:id="41" w:name="_Toc320556665"/>
      <w:r>
        <w:t>Connection Setup to a Controller</w:t>
      </w:r>
      <w:bookmarkEnd w:id="41"/>
    </w:p>
    <w:p w14:paraId="6794730E" w14:textId="57CA74E2" w:rsidR="00E64B71" w:rsidRDefault="00E64B71" w:rsidP="00E64B71">
      <w:r>
        <w:t xml:space="preserve">Section 6.2 (Connection Setup) of (1) </w:t>
      </w:r>
      <w:ins w:id="42" w:author="Deepak Bansal (AZURE)" w:date="2012-07-09T16:36:00Z">
        <w:r w:rsidR="00311E03">
          <w:t xml:space="preserve">requires that an OpenFlow switch always initiate the connection to the OpenFlow controller and </w:t>
        </w:r>
      </w:ins>
      <w:r>
        <w:t>discusses the process of setting up a connection between the OpenFlow switch and an OpenFlow controller. The switch initiates the connection applying three parameters that need to be configured in advance:</w:t>
      </w:r>
    </w:p>
    <w:p w14:paraId="450EDEF1" w14:textId="77777777" w:rsidR="00E64B71" w:rsidRDefault="00E64B71" w:rsidP="002C0E22">
      <w:pPr>
        <w:numPr>
          <w:ilvl w:val="0"/>
          <w:numId w:val="3"/>
        </w:numPr>
      </w:pPr>
      <w:r>
        <w:t>the IP address of the controller</w:t>
      </w:r>
    </w:p>
    <w:p w14:paraId="668B8AE1" w14:textId="77777777" w:rsidR="00E64B71" w:rsidRDefault="00E64B71" w:rsidP="002C0E22">
      <w:pPr>
        <w:numPr>
          <w:ilvl w:val="0"/>
          <w:numId w:val="3"/>
        </w:numPr>
      </w:pPr>
      <w:r>
        <w:t>the port number at the controller</w:t>
      </w:r>
    </w:p>
    <w:p w14:paraId="125BD6F2" w14:textId="77777777" w:rsidR="00E64B71" w:rsidRDefault="00E64B71" w:rsidP="002C0E22">
      <w:pPr>
        <w:numPr>
          <w:ilvl w:val="0"/>
          <w:numId w:val="3"/>
        </w:numPr>
      </w:pPr>
      <w:r>
        <w:t>the transport protocol to use, either TLS or TCP</w:t>
      </w:r>
    </w:p>
    <w:p w14:paraId="6851C965" w14:textId="0CF2E78F" w:rsidR="00E64B71" w:rsidRDefault="00E64B71" w:rsidP="00E64B71">
      <w:r>
        <w:t>OF-CONFIG 1.</w:t>
      </w:r>
      <w:r w:rsidR="00D35927">
        <w:t>1</w:t>
      </w:r>
      <w:r>
        <w:t xml:space="preserve"> must provide means for configuring these parameters.</w:t>
      </w:r>
      <w:ins w:id="43" w:author="Deepak Bansal (AZURE)" w:date="2012-07-09T16:29:00Z">
        <w:r w:rsidR="00311E03">
          <w:t xml:space="preserve"> Note that in future</w:t>
        </w:r>
      </w:ins>
      <w:ins w:id="44" w:author="Deepak Bansal (AZURE)" w:date="2012-07-09T16:37:00Z">
        <w:r w:rsidR="00311E03">
          <w:t>,</w:t>
        </w:r>
      </w:ins>
      <w:ins w:id="45" w:author="Deepak Bansal (AZURE)" w:date="2012-07-09T16:29:00Z">
        <w:r w:rsidR="00311E03">
          <w:t xml:space="preserve"> alternative mechanisms for discovering the OpenFlow controller may be supported.</w:t>
        </w:r>
      </w:ins>
    </w:p>
    <w:p w14:paraId="24A80C79" w14:textId="77777777" w:rsidR="00E64B71" w:rsidRDefault="00E64B71" w:rsidP="00D14D27">
      <w:pPr>
        <w:pStyle w:val="Heading3"/>
      </w:pPr>
      <w:bookmarkStart w:id="46" w:name="_Toc320556666"/>
      <w:r>
        <w:lastRenderedPageBreak/>
        <w:t xml:space="preserve">Multiple </w:t>
      </w:r>
      <w:r w:rsidRPr="005250DF">
        <w:t>Controllers</w:t>
      </w:r>
      <w:bookmarkEnd w:id="46"/>
    </w:p>
    <w:p w14:paraId="5DF33D32" w14:textId="427E6D79" w:rsidR="00E64B71" w:rsidRDefault="00E64B71" w:rsidP="00E64B71">
      <w:r>
        <w:t>Section 6.3 of (1) discusses how a switch deals with multiple controllers simultaneously. This implicitly requires OF-CONFIG 1.</w:t>
      </w:r>
      <w:r w:rsidR="00D35927">
        <w:t>1</w:t>
      </w:r>
      <w:r>
        <w:t xml:space="preserve"> to provide means for configuring multiple instances of the parameter set listed in 6.1.1 for specifying the connection setup to multiple controllers.</w:t>
      </w:r>
    </w:p>
    <w:p w14:paraId="577F8CB1" w14:textId="77777777" w:rsidR="00E64B71" w:rsidRDefault="00920140" w:rsidP="00D14D27">
      <w:pPr>
        <w:pStyle w:val="Heading3"/>
      </w:pPr>
      <w:bookmarkStart w:id="47" w:name="_Toc320556667"/>
      <w:r>
        <w:t>OpenFlow</w:t>
      </w:r>
      <w:r w:rsidR="00E64B71">
        <w:t xml:space="preserve"> Logical Switches</w:t>
      </w:r>
      <w:bookmarkEnd w:id="47"/>
    </w:p>
    <w:p w14:paraId="534540DC" w14:textId="073A9985" w:rsidR="00E64B71" w:rsidRDefault="00E64B71" w:rsidP="00E64B71">
      <w:r>
        <w:t xml:space="preserve">The </w:t>
      </w:r>
      <w:r w:rsidR="00920140">
        <w:t>OpenFlow</w:t>
      </w:r>
      <w:r>
        <w:t xml:space="preserve"> 1.</w:t>
      </w:r>
      <w:r w:rsidR="00D35927">
        <w:t>3</w:t>
      </w:r>
      <w:r>
        <w:t xml:space="preserve"> protocol specifies various kinds of </w:t>
      </w:r>
      <w:r w:rsidR="00920140">
        <w:t>OpenFlow</w:t>
      </w:r>
      <w:r>
        <w:t xml:space="preserve"> resources associated with an </w:t>
      </w:r>
      <w:r w:rsidR="00920140">
        <w:t>OpenFlow</w:t>
      </w:r>
      <w:r>
        <w:t xml:space="preserve"> Logical Switch. The OF-CONFIG protocol must support the configuration of these </w:t>
      </w:r>
      <w:r w:rsidR="00920140">
        <w:t>OpenFlow</w:t>
      </w:r>
      <w:r>
        <w:t xml:space="preserve"> resources associated with an </w:t>
      </w:r>
      <w:r w:rsidR="00920140">
        <w:t>OpenFlow</w:t>
      </w:r>
      <w:r>
        <w:t xml:space="preserve"> Logical Switch. Examples of resources include queues and ports that have been assigned to an </w:t>
      </w:r>
      <w:r w:rsidR="00920140">
        <w:t>OpenFlow</w:t>
      </w:r>
      <w:r>
        <w:t xml:space="preserve"> Logical Switch. It is assumed that </w:t>
      </w:r>
      <w:r w:rsidR="00920140">
        <w:t>OpenFlow</w:t>
      </w:r>
      <w:r>
        <w:t xml:space="preserve"> Logical Switches have been instantiated out of band, for example, an administrator may have created them upfront. In addition, partitioning/assignment of </w:t>
      </w:r>
      <w:r w:rsidR="00920140">
        <w:t>OpenFlow</w:t>
      </w:r>
      <w:r>
        <w:t xml:space="preserve"> resources amongst multiple </w:t>
      </w:r>
      <w:r w:rsidR="00920140">
        <w:t>OpenFlow</w:t>
      </w:r>
      <w:r>
        <w:t xml:space="preserve"> switches that may exist in an </w:t>
      </w:r>
      <w:r w:rsidR="00920140">
        <w:t>OpenFlow</w:t>
      </w:r>
      <w:r>
        <w:t xml:space="preserve"> Capable Switch has also been done out of band. </w:t>
      </w:r>
    </w:p>
    <w:p w14:paraId="22D61A9B" w14:textId="77777777" w:rsidR="00E64B71" w:rsidRDefault="00E64B71" w:rsidP="00D14D27">
      <w:pPr>
        <w:pStyle w:val="Heading3"/>
      </w:pPr>
      <w:bookmarkStart w:id="48" w:name="_Toc320556668"/>
      <w:r>
        <w:t>Connection Interruption</w:t>
      </w:r>
      <w:bookmarkEnd w:id="48"/>
    </w:p>
    <w:p w14:paraId="0AC76841" w14:textId="77777777" w:rsidR="00E64B71" w:rsidRDefault="00E64B71" w:rsidP="00E64B71">
      <w:r>
        <w:t>Section 6.4 of (1) discusses the choice of two modes the switch should immediately enter after losing contact with all controllers. The modes are</w:t>
      </w:r>
    </w:p>
    <w:p w14:paraId="1EF74514" w14:textId="77777777" w:rsidR="00E64B71" w:rsidRDefault="00E64B71" w:rsidP="002C0E22">
      <w:pPr>
        <w:numPr>
          <w:ilvl w:val="0"/>
          <w:numId w:val="4"/>
        </w:numPr>
      </w:pPr>
      <w:r>
        <w:t>fail secure mode</w:t>
      </w:r>
    </w:p>
    <w:p w14:paraId="0F21E457" w14:textId="77777777" w:rsidR="00E64B71" w:rsidRDefault="00E64B71" w:rsidP="002C0E22">
      <w:pPr>
        <w:numPr>
          <w:ilvl w:val="0"/>
          <w:numId w:val="4"/>
        </w:numPr>
      </w:pPr>
      <w:r>
        <w:t>fail standalone mode</w:t>
      </w:r>
    </w:p>
    <w:p w14:paraId="22418971" w14:textId="77777777" w:rsidR="00E64B71" w:rsidRDefault="00E64B71" w:rsidP="00E64B71">
      <w:r>
        <w:t>OF-CONFIG protocol must provide means for configuring the mode to enter in such a case.</w:t>
      </w:r>
    </w:p>
    <w:p w14:paraId="4742717E" w14:textId="77777777" w:rsidR="00E64B71" w:rsidRDefault="00E64B71" w:rsidP="00D14D27">
      <w:pPr>
        <w:pStyle w:val="Heading3"/>
      </w:pPr>
      <w:bookmarkStart w:id="49" w:name="_Toc320556669"/>
      <w:r>
        <w:t>Encryption</w:t>
      </w:r>
      <w:bookmarkEnd w:id="49"/>
    </w:p>
    <w:p w14:paraId="5B08C683" w14:textId="1C9F5C25" w:rsidR="00E64B71" w:rsidRDefault="00E64B71" w:rsidP="00E64B71">
      <w:r>
        <w:t>Section 6.</w:t>
      </w:r>
      <w:r w:rsidR="009C7A8A">
        <w:t>5</w:t>
      </w:r>
      <w:r>
        <w:t xml:space="preserve"> of (1) discusses encryption of connections to controllers that use TLS. It explicitly states “Each switch must be user-configurable with one certificate for authenticating the controller (controller certificate) and the other for authenticating to the controller (switch certificate)”. Hence, OF-CONFIG must provide means for configuring a switch certificate and a controller certificate for each controller that is configured to use TLS. </w:t>
      </w:r>
    </w:p>
    <w:p w14:paraId="7AB48453" w14:textId="77777777" w:rsidR="00E64B71" w:rsidRDefault="00E64B71" w:rsidP="00D14D27">
      <w:pPr>
        <w:pStyle w:val="Heading3"/>
      </w:pPr>
      <w:bookmarkStart w:id="50" w:name="_Toc320556670"/>
      <w:r>
        <w:t>Queues</w:t>
      </w:r>
      <w:bookmarkEnd w:id="50"/>
    </w:p>
    <w:p w14:paraId="7A456434" w14:textId="438822B8" w:rsidR="00E64B71" w:rsidRDefault="00E64B71" w:rsidP="00E64B71">
      <w:r>
        <w:t xml:space="preserve">Section A.3.6 of (1) </w:t>
      </w:r>
      <w:r w:rsidR="00913F01">
        <w:t xml:space="preserve">describes </w:t>
      </w:r>
      <w:r>
        <w:t>the configuration of queues. Queue in (1) have three parameters that may be configurable:</w:t>
      </w:r>
    </w:p>
    <w:p w14:paraId="53220910" w14:textId="77777777" w:rsidR="00E64B71" w:rsidRDefault="00E64B71" w:rsidP="002C0E22">
      <w:pPr>
        <w:numPr>
          <w:ilvl w:val="0"/>
          <w:numId w:val="5"/>
        </w:numPr>
      </w:pPr>
      <w:r>
        <w:t>min-rate</w:t>
      </w:r>
    </w:p>
    <w:p w14:paraId="5BC2937C" w14:textId="77777777" w:rsidR="00E64B71" w:rsidRDefault="00E64B71" w:rsidP="002C0E22">
      <w:pPr>
        <w:numPr>
          <w:ilvl w:val="0"/>
          <w:numId w:val="5"/>
        </w:numPr>
      </w:pPr>
      <w:r>
        <w:t>max-rate</w:t>
      </w:r>
    </w:p>
    <w:p w14:paraId="52A0F2BC" w14:textId="77777777" w:rsidR="00E64B71" w:rsidRDefault="00E64B71" w:rsidP="002C0E22">
      <w:pPr>
        <w:numPr>
          <w:ilvl w:val="0"/>
          <w:numId w:val="5"/>
        </w:numPr>
      </w:pPr>
      <w:r>
        <w:t>experimenter</w:t>
      </w:r>
    </w:p>
    <w:p w14:paraId="038CE55A" w14:textId="66360C28" w:rsidR="00E64B71" w:rsidRDefault="00E64B71" w:rsidP="00E64B71">
      <w:r>
        <w:t>OF-CONFIG 1.</w:t>
      </w:r>
      <w:r w:rsidR="00D35927">
        <w:t>1</w:t>
      </w:r>
      <w:r>
        <w:t xml:space="preserve"> must provide means for configuring these parameters.</w:t>
      </w:r>
    </w:p>
    <w:p w14:paraId="4F475302" w14:textId="77777777" w:rsidR="00E64B71" w:rsidRDefault="00E64B71" w:rsidP="00D14D27">
      <w:pPr>
        <w:pStyle w:val="Heading3"/>
      </w:pPr>
      <w:bookmarkStart w:id="51" w:name="_Toc320556671"/>
      <w:r>
        <w:lastRenderedPageBreak/>
        <w:t>Ports</w:t>
      </w:r>
      <w:bookmarkEnd w:id="51"/>
    </w:p>
    <w:p w14:paraId="7E485F18" w14:textId="694F33B5" w:rsidR="00E64B71" w:rsidRDefault="00E64B71" w:rsidP="00E64B71">
      <w:r>
        <w:t xml:space="preserve">The OpenFlow protocol already contains methods to configure </w:t>
      </w:r>
      <w:r w:rsidR="00A72730">
        <w:t xml:space="preserve">a limited amount of </w:t>
      </w:r>
      <w:r>
        <w:t>port</w:t>
      </w:r>
      <w:r w:rsidR="00A72730">
        <w:t xml:space="preserve"> </w:t>
      </w:r>
      <w:r w:rsidR="00AC06DB">
        <w:t>parameters</w:t>
      </w:r>
      <w:r>
        <w:t xml:space="preserve"> of OpenFlow switches. The OpenFlow protocol specification (1) does not explicitly require an external configuration means, and therefore we cannot derive the requirement for configuring ports from (1). However, the configuration of ports is an essential step of configuring a network and thus arequirement for OF-CONFIG 1.</w:t>
      </w:r>
      <w:r w:rsidR="00D35927">
        <w:t>1</w:t>
      </w:r>
      <w:r>
        <w:t>. Section A.</w:t>
      </w:r>
      <w:r w:rsidR="00A72730">
        <w:t>3.4.3</w:t>
      </w:r>
      <w:r>
        <w:t xml:space="preserve"> of (1) defines the following parameters for port configuration:</w:t>
      </w:r>
    </w:p>
    <w:p w14:paraId="5E694B23" w14:textId="3F6A07D5" w:rsidR="00E64B71" w:rsidRDefault="00E64B71" w:rsidP="002C0E22">
      <w:pPr>
        <w:numPr>
          <w:ilvl w:val="0"/>
          <w:numId w:val="6"/>
        </w:numPr>
      </w:pPr>
      <w:r>
        <w:t>no-recv</w:t>
      </w:r>
      <w:r w:rsidR="00AC06DB">
        <w:t>eive</w:t>
      </w:r>
    </w:p>
    <w:p w14:paraId="087456E2" w14:textId="61BB41D4" w:rsidR="00E64B71" w:rsidRDefault="00E64B71" w:rsidP="002C0E22">
      <w:pPr>
        <w:numPr>
          <w:ilvl w:val="0"/>
          <w:numId w:val="6"/>
        </w:numPr>
      </w:pPr>
      <w:r>
        <w:t>no-f</w:t>
      </w:r>
      <w:r w:rsidR="00AC06DB">
        <w:t>orward</w:t>
      </w:r>
    </w:p>
    <w:p w14:paraId="7235D56B" w14:textId="67D95ED8" w:rsidR="00E64B71" w:rsidRDefault="00E64B71" w:rsidP="002C0E22">
      <w:pPr>
        <w:numPr>
          <w:ilvl w:val="0"/>
          <w:numId w:val="6"/>
        </w:numPr>
      </w:pPr>
      <w:r>
        <w:t>no-packetin</w:t>
      </w:r>
    </w:p>
    <w:p w14:paraId="1649685A" w14:textId="191875D7" w:rsidR="00E64B71" w:rsidRDefault="00AC06DB" w:rsidP="002C0E22">
      <w:pPr>
        <w:numPr>
          <w:ilvl w:val="0"/>
          <w:numId w:val="6"/>
        </w:numPr>
      </w:pPr>
      <w:r>
        <w:t>admin-state</w:t>
      </w:r>
    </w:p>
    <w:p w14:paraId="2648F14F" w14:textId="5A1ADD7D" w:rsidR="00E64B71" w:rsidRDefault="00E64B71" w:rsidP="00E64B71">
      <w:r>
        <w:t>OF-CONFIG 1.</w:t>
      </w:r>
      <w:r w:rsidR="00D35927">
        <w:t>1</w:t>
      </w:r>
      <w:r>
        <w:t xml:space="preserve"> must provide means for configuring these parameters.</w:t>
      </w:r>
    </w:p>
    <w:p w14:paraId="575E33B9" w14:textId="69771C2A" w:rsidR="00E64B71" w:rsidRDefault="00E64B71" w:rsidP="00E64B71">
      <w:r>
        <w:t xml:space="preserve">Also defined in </w:t>
      </w:r>
      <w:r w:rsidR="00AC06DB">
        <w:t xml:space="preserve">Section A.2.1 of </w:t>
      </w:r>
      <w:r>
        <w:t xml:space="preserve">the OpenFlow protocol specification </w:t>
      </w:r>
      <w:r w:rsidR="00AC06DB">
        <w:t xml:space="preserve">(1) </w:t>
      </w:r>
      <w:r>
        <w:t>are port features. There are four sets of these features for current, advertised, supported, and peer-advertised features. Feature sets current, supported, and peer-advertised contain state information and are not to be configured. Only advertised features could potentially be configured with the following parameters:</w:t>
      </w:r>
    </w:p>
    <w:p w14:paraId="53F319BF" w14:textId="77777777" w:rsidR="00E64B71" w:rsidRDefault="00E64B71" w:rsidP="002C0E22">
      <w:pPr>
        <w:numPr>
          <w:ilvl w:val="0"/>
          <w:numId w:val="7"/>
        </w:numPr>
      </w:pPr>
      <w:r>
        <w:t>speed</w:t>
      </w:r>
    </w:p>
    <w:p w14:paraId="302F908D" w14:textId="77777777" w:rsidR="00E64B71" w:rsidRDefault="00E64B71" w:rsidP="002C0E22">
      <w:pPr>
        <w:numPr>
          <w:ilvl w:val="0"/>
          <w:numId w:val="7"/>
        </w:numPr>
      </w:pPr>
      <w:r>
        <w:t>duplex-mode</w:t>
      </w:r>
    </w:p>
    <w:p w14:paraId="2BC934BC" w14:textId="77777777" w:rsidR="00E64B71" w:rsidRDefault="00E64B71" w:rsidP="002C0E22">
      <w:pPr>
        <w:numPr>
          <w:ilvl w:val="0"/>
          <w:numId w:val="7"/>
        </w:numPr>
      </w:pPr>
      <w:r>
        <w:t>copper-medium</w:t>
      </w:r>
    </w:p>
    <w:p w14:paraId="60F8DD06" w14:textId="77777777" w:rsidR="00E64B71" w:rsidRDefault="00E64B71" w:rsidP="002C0E22">
      <w:pPr>
        <w:numPr>
          <w:ilvl w:val="0"/>
          <w:numId w:val="7"/>
        </w:numPr>
      </w:pPr>
      <w:r>
        <w:t>fiber-medium</w:t>
      </w:r>
    </w:p>
    <w:p w14:paraId="46440905" w14:textId="77777777" w:rsidR="00E64B71" w:rsidRDefault="00E64B71" w:rsidP="002C0E22">
      <w:pPr>
        <w:numPr>
          <w:ilvl w:val="0"/>
          <w:numId w:val="7"/>
        </w:numPr>
      </w:pPr>
      <w:r>
        <w:t>auto-negotiation</w:t>
      </w:r>
    </w:p>
    <w:p w14:paraId="3B1AD67D" w14:textId="77777777" w:rsidR="00E64B71" w:rsidRDefault="00E64B71" w:rsidP="002C0E22">
      <w:pPr>
        <w:numPr>
          <w:ilvl w:val="0"/>
          <w:numId w:val="7"/>
        </w:numPr>
      </w:pPr>
      <w:r>
        <w:t>pause</w:t>
      </w:r>
    </w:p>
    <w:p w14:paraId="0FA352CE" w14:textId="77777777" w:rsidR="00E64B71" w:rsidRDefault="00E64B71" w:rsidP="002C0E22">
      <w:pPr>
        <w:numPr>
          <w:ilvl w:val="0"/>
          <w:numId w:val="7"/>
        </w:numPr>
      </w:pPr>
      <w:r>
        <w:t>asymmetric-pause</w:t>
      </w:r>
    </w:p>
    <w:p w14:paraId="07AC50B4" w14:textId="53AFFCF8" w:rsidR="00E64B71" w:rsidRDefault="00E64B71" w:rsidP="00E64B71">
      <w:r>
        <w:t>OF-CONFIG 1.</w:t>
      </w:r>
      <w:r w:rsidR="00D35927">
        <w:t>1</w:t>
      </w:r>
      <w:r>
        <w:t xml:space="preserve"> must provide means for configuring these advertised features. </w:t>
      </w:r>
    </w:p>
    <w:p w14:paraId="727F5EBF" w14:textId="101E48A5" w:rsidR="00E25161" w:rsidRDefault="00E25161" w:rsidP="00E64B71">
      <w:r>
        <w:t xml:space="preserve">Section 4.4 of (1) defines logical ports that are higher level abstratcions and that may include encapsulation. In addition, logical ports support passing of </w:t>
      </w:r>
      <w:proofErr w:type="gramStart"/>
      <w:r>
        <w:t>meta</w:t>
      </w:r>
      <w:proofErr w:type="gramEnd"/>
      <w:r>
        <w:t xml:space="preserve"> data to the controller. OF-CONFIG 1.1 must support the configuration of these logical ports. However, the configuration of logical ports in OF-Config 1.1 is limited to a small number of tunnels (specifically to IPinGRE, VxLAN and NVGRE) that may be used in datacenter scenarios like network virtualization. Future versions of OF-Config will support configuration of additional types of tunnels.</w:t>
      </w:r>
    </w:p>
    <w:p w14:paraId="35095525" w14:textId="77777777" w:rsidR="00D35927" w:rsidRDefault="00D35927" w:rsidP="00D35927">
      <w:pPr>
        <w:pStyle w:val="Heading3"/>
      </w:pPr>
      <w:bookmarkStart w:id="52" w:name="_Toc320556672"/>
      <w:r>
        <w:t>Capability Discovery</w:t>
      </w:r>
      <w:bookmarkEnd w:id="52"/>
    </w:p>
    <w:p w14:paraId="42143007" w14:textId="1622140B" w:rsidR="00D35927" w:rsidRDefault="00B719B3" w:rsidP="00D35927">
      <w:r>
        <w:t>OpenFlow 1.3</w:t>
      </w:r>
      <w:r w:rsidR="00D35927">
        <w:t xml:space="preserve"> describes the various capabilities that an OpenFlow Logical Switch may implement</w:t>
      </w:r>
      <w:r>
        <w:t xml:space="preserve"> eg there are several actions in OpenFlow 1.3 that are optional</w:t>
      </w:r>
      <w:r w:rsidR="00D35927">
        <w:t xml:space="preserve">. While configuration of these capabilities is outside the scope of OF-CONFIG 1.1, it supports discovery of these capabilities.  It is assumed that </w:t>
      </w:r>
      <w:r w:rsidR="00D35927">
        <w:lastRenderedPageBreak/>
        <w:t>capabilities have been configured for OpenFlow Logical switches either as part of instantiation of these switches or through some out of band mechanisms.</w:t>
      </w:r>
    </w:p>
    <w:p w14:paraId="78A0AEC7" w14:textId="77777777" w:rsidR="00E64B71" w:rsidRDefault="00E64B71" w:rsidP="00D14D27">
      <w:pPr>
        <w:pStyle w:val="Heading3"/>
      </w:pPr>
      <w:bookmarkStart w:id="53" w:name="_Toc320556674"/>
      <w:r>
        <w:t>Datapath ID</w:t>
      </w:r>
      <w:bookmarkEnd w:id="53"/>
    </w:p>
    <w:p w14:paraId="475DFAA2" w14:textId="77777777" w:rsidR="00E64B71" w:rsidRDefault="00E64B71" w:rsidP="00E64B71">
      <w:r>
        <w:t>Section A.3.1 of (1) discusses the datapath ID of a switch. It is a 64-bit filed with the lower 48 bit intended for the switch MAC address and the remaining 16 bit left to the switch operator. Although not explicitly requested by (1), OF-CONFIG should provide means for configuring the datapath ID.</w:t>
      </w:r>
    </w:p>
    <w:p w14:paraId="7B64F9E1" w14:textId="77777777" w:rsidR="00E64B71" w:rsidRDefault="00E64B71" w:rsidP="00D14D27">
      <w:pPr>
        <w:pStyle w:val="Heading2"/>
      </w:pPr>
      <w:bookmarkStart w:id="54" w:name="_Toc320556675"/>
      <w:r>
        <w:t>Operational Requirements</w:t>
      </w:r>
      <w:bookmarkEnd w:id="54"/>
    </w:p>
    <w:p w14:paraId="6BD3358E" w14:textId="218899E7" w:rsidR="00E64B71" w:rsidRDefault="00E64B71" w:rsidP="00E64B71">
      <w:r>
        <w:t>The OF-CONFIG 1.</w:t>
      </w:r>
      <w:r w:rsidR="00A601F7">
        <w:t>1</w:t>
      </w:r>
      <w:r>
        <w:t xml:space="preserve"> must meet support the following scenarios:</w:t>
      </w:r>
    </w:p>
    <w:p w14:paraId="20BA7C81" w14:textId="1084E44D" w:rsidR="00E64B71" w:rsidRPr="00B937C8" w:rsidRDefault="00E64B71" w:rsidP="002C0E22">
      <w:pPr>
        <w:numPr>
          <w:ilvl w:val="0"/>
          <w:numId w:val="8"/>
        </w:numPr>
      </w:pPr>
      <w:r w:rsidRPr="00B937C8">
        <w:t>OF-CONFIG 1.</w:t>
      </w:r>
      <w:r w:rsidR="00A601F7">
        <w:t>1</w:t>
      </w:r>
      <w:r w:rsidRPr="00B937C8">
        <w:t xml:space="preserve"> must support an OpenFlow Capable Switch being configured by multiple OpenFlow </w:t>
      </w:r>
      <w:r w:rsidRPr="00B67448">
        <w:t>Configuration</w:t>
      </w:r>
      <w:r w:rsidRPr="00B937C8">
        <w:t xml:space="preserve"> Points.</w:t>
      </w:r>
    </w:p>
    <w:p w14:paraId="2D471457" w14:textId="553705FC" w:rsidR="00E64B71" w:rsidRPr="00B937C8" w:rsidRDefault="00E64B71" w:rsidP="002C0E22">
      <w:pPr>
        <w:numPr>
          <w:ilvl w:val="0"/>
          <w:numId w:val="8"/>
        </w:numPr>
      </w:pPr>
      <w:r w:rsidRPr="00B937C8">
        <w:t>OF-CONFIG 1.</w:t>
      </w:r>
      <w:r w:rsidR="00A601F7">
        <w:t>1</w:t>
      </w:r>
      <w:r w:rsidRPr="00B937C8">
        <w:t xml:space="preserve"> must support an OpenFlow Configuration Point managing multiple OpenFlow Capable Switches.</w:t>
      </w:r>
    </w:p>
    <w:p w14:paraId="1AE41F48" w14:textId="3AED6E3D" w:rsidR="00E64B71" w:rsidRPr="00B937C8" w:rsidRDefault="00E64B71" w:rsidP="002C0E22">
      <w:pPr>
        <w:numPr>
          <w:ilvl w:val="0"/>
          <w:numId w:val="8"/>
        </w:numPr>
      </w:pPr>
      <w:r w:rsidRPr="00B937C8">
        <w:t>OF-CONFIG 1.</w:t>
      </w:r>
      <w:r w:rsidR="00A601F7">
        <w:t>1</w:t>
      </w:r>
      <w:r w:rsidRPr="00B937C8">
        <w:t xml:space="preserve"> must support an OpenFlow Logical Switch being controlled by multiple OpenFlow Controllers.</w:t>
      </w:r>
    </w:p>
    <w:p w14:paraId="3C90C02F" w14:textId="41AADDE5" w:rsidR="00E64B71" w:rsidRDefault="00E64B71" w:rsidP="002C0E22">
      <w:pPr>
        <w:numPr>
          <w:ilvl w:val="0"/>
          <w:numId w:val="8"/>
        </w:numPr>
      </w:pPr>
      <w:r w:rsidRPr="00B937C8">
        <w:t>OF-CONFIG 1.</w:t>
      </w:r>
      <w:r w:rsidR="00A601F7">
        <w:t>1</w:t>
      </w:r>
      <w:r w:rsidRPr="00B937C8">
        <w:t xml:space="preserve"> must support configuring ports and queues of an OpenFlow Capable Switch that have been assigned to an OpenFlow Logical Switch.</w:t>
      </w:r>
    </w:p>
    <w:p w14:paraId="465333DF" w14:textId="4FF5B487" w:rsidR="00A601F7" w:rsidRDefault="00A601F7" w:rsidP="00A601F7">
      <w:pPr>
        <w:numPr>
          <w:ilvl w:val="0"/>
          <w:numId w:val="8"/>
        </w:numPr>
      </w:pPr>
      <w:r>
        <w:t>OF-CONFIG 1.1 must support discovery of capabilities of an OpenFlow Logical Switch</w:t>
      </w:r>
      <w:r w:rsidR="00401619">
        <w:t>.</w:t>
      </w:r>
    </w:p>
    <w:p w14:paraId="00F9BBF8" w14:textId="1BF63902" w:rsidR="00A601F7" w:rsidRPr="00B937C8" w:rsidRDefault="00A601F7" w:rsidP="00A601F7">
      <w:pPr>
        <w:numPr>
          <w:ilvl w:val="0"/>
          <w:numId w:val="8"/>
        </w:numPr>
      </w:pPr>
      <w:r>
        <w:t>OF-CONFIG 1.1 must support configuration of tunnels such as IP-in-GRE, NVGRE and VxLan</w:t>
      </w:r>
      <w:r w:rsidR="00EF3488">
        <w:t xml:space="preserve"> that are represented as logical ports of an OpenFlow Logical Switch</w:t>
      </w:r>
      <w:r w:rsidR="00401619">
        <w:t>.</w:t>
      </w:r>
    </w:p>
    <w:p w14:paraId="1829994D" w14:textId="77777777" w:rsidR="00E64B71" w:rsidRDefault="00E64B71" w:rsidP="00D14D27">
      <w:pPr>
        <w:pStyle w:val="Heading2"/>
      </w:pPr>
      <w:bookmarkStart w:id="55" w:name="_Toc320556676"/>
      <w:r>
        <w:t>Requirements for the Switch Management Protocol</w:t>
      </w:r>
      <w:bookmarkEnd w:id="55"/>
    </w:p>
    <w:p w14:paraId="0EEAEABA" w14:textId="7460A5F2" w:rsidR="00E64B71" w:rsidRDefault="00E64B71" w:rsidP="00E64B71">
      <w:r>
        <w:t>OF-CONFIG 1.</w:t>
      </w:r>
      <w:r w:rsidR="00A601F7">
        <w:t>1</w:t>
      </w:r>
      <w:r>
        <w:t xml:space="preserve"> defines a communication standard between an OpenFlow switch and an OpenFlow Configuration Point. It consists of a network management protocol specified in Section 8 and a data model defined in Section </w:t>
      </w:r>
      <w:r w:rsidR="00554195">
        <w:fldChar w:fldCharType="begin"/>
      </w:r>
      <w:r>
        <w:instrText xml:space="preserve"> REF _Ref316762640 \r \h </w:instrText>
      </w:r>
      <w:r w:rsidR="00554195">
        <w:fldChar w:fldCharType="separate"/>
      </w:r>
      <w:r>
        <w:t>7</w:t>
      </w:r>
      <w:r w:rsidR="00554195">
        <w:fldChar w:fldCharType="end"/>
      </w:r>
      <w:r>
        <w:t xml:space="preserve">. This subsection specifies requirements for the network management protocol. </w:t>
      </w:r>
      <w:r w:rsidR="007C0427">
        <w:t xml:space="preserve">Note that these requirements are a superset of the requirements that may be needed for the limited scope of configuration specified in </w:t>
      </w:r>
      <w:proofErr w:type="gramStart"/>
      <w:r w:rsidR="007C0427">
        <w:t>this specifications</w:t>
      </w:r>
      <w:proofErr w:type="gramEnd"/>
      <w:r w:rsidR="007C0427">
        <w:t xml:space="preserve">. The intent for the below requirements is to future proof the protocol choice so that we are able to address the future scenarios without having to modify the protocol choice itself. </w:t>
      </w:r>
      <w:r>
        <w:t>The protocol must comply with the following requirements:</w:t>
      </w:r>
    </w:p>
    <w:p w14:paraId="653BAD8C" w14:textId="77777777" w:rsidR="00E64B71" w:rsidRDefault="00E64B71" w:rsidP="002C0E22">
      <w:pPr>
        <w:numPr>
          <w:ilvl w:val="0"/>
          <w:numId w:val="10"/>
        </w:numPr>
      </w:pPr>
      <w:r>
        <w:t>The protocol must be secure providing integrity, privacy, and authentication. Authentication of both ends, switch and configuration point, must be supported.</w:t>
      </w:r>
    </w:p>
    <w:p w14:paraId="3D7DB4BE" w14:textId="77777777" w:rsidR="00E64B71" w:rsidRDefault="00E64B71" w:rsidP="002C0E22">
      <w:pPr>
        <w:numPr>
          <w:ilvl w:val="0"/>
          <w:numId w:val="10"/>
        </w:numPr>
      </w:pPr>
      <w:r>
        <w:t>The protocol must support reliable transport of configuration requests and replies.</w:t>
      </w:r>
    </w:p>
    <w:p w14:paraId="1A8BB18C" w14:textId="77777777" w:rsidR="00E64B71" w:rsidRDefault="00E64B71" w:rsidP="002C0E22">
      <w:pPr>
        <w:numPr>
          <w:ilvl w:val="0"/>
          <w:numId w:val="10"/>
        </w:numPr>
      </w:pPr>
      <w:r>
        <w:t>The protocol must support connection setup by the configuration point.</w:t>
      </w:r>
    </w:p>
    <w:p w14:paraId="7C26F723" w14:textId="77777777" w:rsidR="00E64B71" w:rsidRDefault="00E64B71" w:rsidP="002C0E22">
      <w:pPr>
        <w:numPr>
          <w:ilvl w:val="0"/>
          <w:numId w:val="10"/>
        </w:numPr>
      </w:pPr>
      <w:r>
        <w:t>The protocol should support connection setup by the switch.</w:t>
      </w:r>
    </w:p>
    <w:p w14:paraId="7DE3EB27" w14:textId="77777777" w:rsidR="00E64B71" w:rsidRDefault="00E64B71" w:rsidP="002C0E22">
      <w:pPr>
        <w:numPr>
          <w:ilvl w:val="0"/>
          <w:numId w:val="10"/>
        </w:numPr>
      </w:pPr>
      <w:r>
        <w:t>The protocol must be able to carry partial switch configurations.</w:t>
      </w:r>
    </w:p>
    <w:p w14:paraId="2BC137AC" w14:textId="77777777" w:rsidR="00E64B71" w:rsidRDefault="00E64B71" w:rsidP="002C0E22">
      <w:pPr>
        <w:numPr>
          <w:ilvl w:val="0"/>
          <w:numId w:val="10"/>
        </w:numPr>
      </w:pPr>
      <w:r>
        <w:lastRenderedPageBreak/>
        <w:t>The protocol must be able to carry bulk switch configurations.</w:t>
      </w:r>
    </w:p>
    <w:p w14:paraId="2E8188BE" w14:textId="77777777" w:rsidR="00E64B71" w:rsidRDefault="00E64B71" w:rsidP="002C0E22">
      <w:pPr>
        <w:numPr>
          <w:ilvl w:val="0"/>
          <w:numId w:val="10"/>
        </w:numPr>
      </w:pPr>
      <w:r>
        <w:t>The protocol must support the configuration point setting configuration data at the switch</w:t>
      </w:r>
    </w:p>
    <w:p w14:paraId="3A67B0E6" w14:textId="77777777" w:rsidR="00E64B71" w:rsidRDefault="00E64B71" w:rsidP="002C0E22">
      <w:pPr>
        <w:numPr>
          <w:ilvl w:val="0"/>
          <w:numId w:val="10"/>
        </w:numPr>
      </w:pPr>
      <w:r>
        <w:t>The protocol must support the configuration point retrieving configuration data from the switch.</w:t>
      </w:r>
    </w:p>
    <w:p w14:paraId="36FA3329" w14:textId="77777777" w:rsidR="00E64B71" w:rsidRDefault="00E64B71" w:rsidP="002C0E22">
      <w:pPr>
        <w:numPr>
          <w:ilvl w:val="0"/>
          <w:numId w:val="10"/>
        </w:numPr>
      </w:pPr>
      <w:r>
        <w:t>The protocol should support the configuration point retrieving status information from the switch.</w:t>
      </w:r>
    </w:p>
    <w:p w14:paraId="378969F0" w14:textId="77777777" w:rsidR="00E64B71" w:rsidRDefault="00E64B71" w:rsidP="002C0E22">
      <w:pPr>
        <w:numPr>
          <w:ilvl w:val="0"/>
          <w:numId w:val="10"/>
        </w:numPr>
      </w:pPr>
      <w:r>
        <w:t>The protocol must support creation, modification and deletion of configuration information at the switch.</w:t>
      </w:r>
    </w:p>
    <w:p w14:paraId="2DB1DEF3" w14:textId="77777777" w:rsidR="00E64B71" w:rsidRDefault="00E64B71" w:rsidP="002C0E22">
      <w:pPr>
        <w:numPr>
          <w:ilvl w:val="0"/>
          <w:numId w:val="10"/>
        </w:numPr>
      </w:pPr>
      <w:r>
        <w:t>The protocol must support reporting on the result of a successful configuration request.</w:t>
      </w:r>
    </w:p>
    <w:p w14:paraId="1BC2E40D" w14:textId="77777777" w:rsidR="00E64B71" w:rsidRDefault="00E64B71" w:rsidP="002C0E22">
      <w:pPr>
        <w:numPr>
          <w:ilvl w:val="0"/>
          <w:numId w:val="10"/>
        </w:numPr>
      </w:pPr>
      <w:r>
        <w:t>The protocol must support reporting error codes for partially or completely failed configuration requests.</w:t>
      </w:r>
    </w:p>
    <w:p w14:paraId="1EB37D0C" w14:textId="77777777" w:rsidR="00E64B71" w:rsidRDefault="00E64B71" w:rsidP="002C0E22">
      <w:pPr>
        <w:numPr>
          <w:ilvl w:val="0"/>
          <w:numId w:val="10"/>
        </w:numPr>
      </w:pPr>
      <w:r>
        <w:t>The protocol should support sending configuration requests independent of the completion of previous requests.</w:t>
      </w:r>
    </w:p>
    <w:p w14:paraId="66D10348" w14:textId="77777777" w:rsidR="00E64B71" w:rsidRDefault="00E64B71" w:rsidP="002C0E22">
      <w:pPr>
        <w:numPr>
          <w:ilvl w:val="0"/>
          <w:numId w:val="10"/>
        </w:numPr>
      </w:pPr>
      <w:r>
        <w:t xml:space="preserve">The protocol should support transaction capabilities including rollback per operation. </w:t>
      </w:r>
    </w:p>
    <w:p w14:paraId="7B77DDC2" w14:textId="73FE672C" w:rsidR="00E64B71" w:rsidRDefault="00E64B71" w:rsidP="002C0E22">
      <w:pPr>
        <w:numPr>
          <w:ilvl w:val="0"/>
          <w:numId w:val="10"/>
        </w:numPr>
      </w:pPr>
      <w:r>
        <w:t>The protocol must provide means for asynchronous notifications from the switch to the configuration point.</w:t>
      </w:r>
      <w:r w:rsidR="007C0427">
        <w:t xml:space="preserve"> An example may be, even though this scenario is out of scope for OF-CONFIG 1.1, is if an administrator changes a configuration out of band, the switch may need to provide an appropriate notification to the OFCP.</w:t>
      </w:r>
    </w:p>
    <w:p w14:paraId="40835E4D" w14:textId="77777777" w:rsidR="00E64B71" w:rsidRDefault="00E64B71" w:rsidP="002C0E22">
      <w:pPr>
        <w:numPr>
          <w:ilvl w:val="0"/>
          <w:numId w:val="10"/>
        </w:numPr>
      </w:pPr>
      <w:r>
        <w:t>The protocol should be extensible.</w:t>
      </w:r>
    </w:p>
    <w:p w14:paraId="0AC58F83" w14:textId="77777777" w:rsidR="00E64B71" w:rsidRDefault="00E64B71" w:rsidP="002C0E22">
      <w:pPr>
        <w:numPr>
          <w:ilvl w:val="0"/>
          <w:numId w:val="10"/>
        </w:numPr>
      </w:pPr>
      <w:r>
        <w:t>The protocol should support reporting its capabilities.</w:t>
      </w:r>
    </w:p>
    <w:p w14:paraId="581F3868" w14:textId="77777777" w:rsidR="00E64B71" w:rsidRDefault="00E64B71" w:rsidP="00E64B71">
      <w:pPr>
        <w:pStyle w:val="Heading1"/>
      </w:pPr>
      <w:bookmarkStart w:id="56" w:name="_Ref316762640"/>
      <w:bookmarkStart w:id="57" w:name="_Toc320556677"/>
      <w:r>
        <w:t>Data Model</w:t>
      </w:r>
      <w:bookmarkEnd w:id="56"/>
      <w:bookmarkEnd w:id="57"/>
    </w:p>
    <w:p w14:paraId="40C3C0E1" w14:textId="59D97DAF" w:rsidR="00E64B71" w:rsidRDefault="00E64B71" w:rsidP="00E64B71">
      <w:r>
        <w:t>This section specifies the data model for OF-CONFIG 1.</w:t>
      </w:r>
      <w:r w:rsidR="00B719B3">
        <w:t>1</w:t>
      </w:r>
      <w:r>
        <w:t xml:space="preserve">. Configurations of an OpenFlow Capable Switch or for portions of it are encoded in XML. The data model is structured into classes and attributes of classes. Each class is described in a separate sub-section by </w:t>
      </w:r>
    </w:p>
    <w:p w14:paraId="30CB3C13" w14:textId="77777777" w:rsidR="00E64B71" w:rsidRDefault="00E64B71" w:rsidP="002C0E22">
      <w:pPr>
        <w:numPr>
          <w:ilvl w:val="0"/>
          <w:numId w:val="11"/>
        </w:numPr>
      </w:pPr>
      <w:r>
        <w:t>a UML diagram giving an overview of the class,</w:t>
      </w:r>
    </w:p>
    <w:p w14:paraId="7FCC718D" w14:textId="31FDFBB0" w:rsidR="00E64B71" w:rsidRDefault="00E64B71" w:rsidP="002C0E22">
      <w:pPr>
        <w:numPr>
          <w:ilvl w:val="0"/>
          <w:numId w:val="11"/>
        </w:numPr>
      </w:pPr>
      <w:r>
        <w:t>a portion of an XML schema</w:t>
      </w:r>
      <w:r w:rsidR="00B719B3">
        <w:t xml:space="preserve"> </w:t>
      </w:r>
      <w:r>
        <w:t>extracted from the normative XML schema in Appendix A,</w:t>
      </w:r>
    </w:p>
    <w:p w14:paraId="612D2774" w14:textId="77777777" w:rsidR="00E64B71" w:rsidRDefault="00E64B71" w:rsidP="002C0E22">
      <w:pPr>
        <w:numPr>
          <w:ilvl w:val="0"/>
          <w:numId w:val="11"/>
        </w:numPr>
      </w:pPr>
      <w:r>
        <w:t>an example for XML code encoding an instance of the class,</w:t>
      </w:r>
    </w:p>
    <w:p w14:paraId="1C4F8973" w14:textId="77AD530B" w:rsidR="00E64B71" w:rsidRDefault="00E64B71" w:rsidP="002C0E22">
      <w:pPr>
        <w:numPr>
          <w:ilvl w:val="0"/>
          <w:numId w:val="11"/>
        </w:numPr>
      </w:pPr>
      <w:r>
        <w:t>normative constraints for instances of the class</w:t>
      </w:r>
      <w:r w:rsidR="00B719B3">
        <w:t xml:space="preserve"> </w:t>
      </w:r>
      <w:r>
        <w:t>extending the XML schema by semantic specifications,</w:t>
      </w:r>
    </w:p>
    <w:p w14:paraId="3258C15E" w14:textId="4F57D178" w:rsidR="00E64B71" w:rsidRDefault="00E64B71" w:rsidP="002C0E22">
      <w:pPr>
        <w:numPr>
          <w:ilvl w:val="0"/>
          <w:numId w:val="11"/>
        </w:numPr>
      </w:pPr>
      <w:proofErr w:type="gramStart"/>
      <w:r>
        <w:t>a</w:t>
      </w:r>
      <w:proofErr w:type="gramEnd"/>
      <w:r>
        <w:t xml:space="preserve"> portion of a YANG (9) module</w:t>
      </w:r>
      <w:r w:rsidR="00B719B3">
        <w:t xml:space="preserve"> </w:t>
      </w:r>
      <w:r>
        <w:t>extracted from the YANG module in Appendix B.</w:t>
      </w:r>
    </w:p>
    <w:p w14:paraId="11FEFCA8" w14:textId="140E1B22" w:rsidR="00E64B71" w:rsidRDefault="00E64B71" w:rsidP="00E64B71">
      <w:r>
        <w:t>The full XML schema and the full YANG module are listed in Appendices A and B. Normative for OF-CONFIG 1.</w:t>
      </w:r>
      <w:r w:rsidR="002A04D2">
        <w:t>1</w:t>
      </w:r>
      <w:r>
        <w:t xml:space="preserve"> is the XML schema in Appendix A and the normative constraints in sub-sections 7.X.4. The </w:t>
      </w:r>
      <w:r>
        <w:lastRenderedPageBreak/>
        <w:t>YANG module in Appendix B incorporates the XML schema specifications as well as the normative constraints.</w:t>
      </w:r>
    </w:p>
    <w:p w14:paraId="46FB2225" w14:textId="5A6D65C3" w:rsidR="00502971" w:rsidRDefault="00502971" w:rsidP="00E64B71">
      <w:r>
        <w:t xml:space="preserve">One of the desing goals of the model is efficient and clear encding of switch configurations in XML. </w:t>
      </w:r>
      <w:r w:rsidR="008D0276">
        <w:t>Human readability is a strong feature of XML. But since the XML schema will mainly be created and parsed by the protocol entity, the ease of encoding and parsing was preferred over readability. This implies that i</w:t>
      </w:r>
      <w:r>
        <w:t>n case of a trade-off between cleanness and simplicity of the XML-based configuration and simplicity of the XML schema, usually cleanness and simplicity of the XML-based configuration has been preferred.</w:t>
      </w:r>
    </w:p>
    <w:p w14:paraId="7E2F73C6" w14:textId="77777777" w:rsidR="00E64B71" w:rsidRDefault="00E64B71" w:rsidP="00E64B71">
      <w:r>
        <w:t xml:space="preserve">OF-CONFIG specific terminology used for describing the model is defined in Section 5. The following UML diagram describes the top-level classes of the data model. </w:t>
      </w:r>
    </w:p>
    <w:p w14:paraId="7D795C5A" w14:textId="31E5CD92" w:rsidR="00E64B71" w:rsidRDefault="002A241D" w:rsidP="00E64B71">
      <w:r>
        <w:object w:dxaOrig="8964" w:dyaOrig="7275" w14:anchorId="4EA5632E">
          <v:shape id="_x0000_i1026" type="#_x0000_t75" style="width:448.4pt;height:364.3pt" o:ole="">
            <v:imagedata r:id="rId14" o:title=""/>
          </v:shape>
          <o:OLEObject Type="Embed" ProgID="Visio.Drawing.11" ShapeID="_x0000_i1026" DrawAspect="Content" ObjectID="_1406116114" r:id="rId15"/>
        </w:object>
      </w:r>
    </w:p>
    <w:p w14:paraId="33D8D86A" w14:textId="77777777" w:rsidR="001F476B" w:rsidRDefault="001F476B" w:rsidP="001F476B">
      <w:pPr>
        <w:pStyle w:val="Caption"/>
      </w:pPr>
      <w:r>
        <w:t xml:space="preserve">Figure </w:t>
      </w:r>
      <w:r w:rsidR="00DC2CE4">
        <w:fldChar w:fldCharType="begin"/>
      </w:r>
      <w:r w:rsidR="00DC2CE4">
        <w:instrText xml:space="preserve"> SEQ Figure \* ARABIC </w:instrText>
      </w:r>
      <w:r w:rsidR="00DC2CE4">
        <w:fldChar w:fldCharType="separate"/>
      </w:r>
      <w:r>
        <w:rPr>
          <w:noProof/>
        </w:rPr>
        <w:t>3</w:t>
      </w:r>
      <w:r w:rsidR="00DC2CE4">
        <w:rPr>
          <w:noProof/>
        </w:rPr>
        <w:fldChar w:fldCharType="end"/>
      </w:r>
      <w:r>
        <w:t xml:space="preserve">: </w:t>
      </w:r>
      <w:r w:rsidRPr="00A06B8E">
        <w:t>UML Class Diagram for OF-CONFIG Data Model</w:t>
      </w:r>
    </w:p>
    <w:p w14:paraId="20F32DC1" w14:textId="77777777" w:rsidR="00E64B71" w:rsidRDefault="00E64B71" w:rsidP="00E64B71">
      <w:r>
        <w:t xml:space="preserve">The core of the model is an OpenFlow Capable Switch that is configured by OpenFlow Configuration Points. </w:t>
      </w:r>
    </w:p>
    <w:p w14:paraId="2C2F1763" w14:textId="26A68BFD" w:rsidR="00E64B71" w:rsidRDefault="00E64B71" w:rsidP="00E64B71">
      <w:r>
        <w:t>The switch contains a set of resources of different types. For OF-CONFIG 1.</w:t>
      </w:r>
      <w:r w:rsidR="00DF0F70">
        <w:t>1</w:t>
      </w:r>
      <w:r>
        <w:t xml:space="preserve">, </w:t>
      </w:r>
      <w:r w:rsidR="00DF0F70">
        <w:t>several</w:t>
      </w:r>
      <w:r>
        <w:t xml:space="preserve"> types of resources are included in the model: OpenFlow Ports</w:t>
      </w:r>
      <w:r w:rsidR="00DF0F70">
        <w:t xml:space="preserve">, </w:t>
      </w:r>
      <w:r>
        <w:t>OpenFlow Queues</w:t>
      </w:r>
      <w:r w:rsidR="00DF0F70">
        <w:t xml:space="preserve">, External Certificate, Owned Certificate </w:t>
      </w:r>
      <w:r w:rsidR="00DF0F70">
        <w:lastRenderedPageBreak/>
        <w:t>and Flow Table</w:t>
      </w:r>
      <w:r>
        <w:t xml:space="preserve">. More resource types may be added in future revisions of OF-CONFIG. OpenFlow resources can be made available for use to OpenFlow Logical Switches. </w:t>
      </w:r>
    </w:p>
    <w:p w14:paraId="25A0F560" w14:textId="77777777" w:rsidR="00E64B71" w:rsidRDefault="00E64B71" w:rsidP="00E64B71">
      <w:r>
        <w:t xml:space="preserve">Instances of OpenFlow logical switches are contained within the OpenFlow Capable Switch. A set of OpenFlow Controllers is assigned to each OpenFlow logical switch. </w:t>
      </w:r>
    </w:p>
    <w:p w14:paraId="2AF2377F" w14:textId="5E5538EF" w:rsidR="00E64B71" w:rsidRDefault="00E64B71" w:rsidP="00E64B71">
      <w:r>
        <w:t>The data model contains several identifiers, most of them encoded as an XML element &lt;id&gt;. Currently these IDs are defined as strings with required uniqueness in a certain context. Beyond uniqueness requirements, no further guidance is given on how to build these strings. This may be changed in the future. Particularly, the use of Universal Resource Names (URNs) is envisioned. This requires developing a naming scheme for URNs in OF-CONFIG and registering a URN namespace for the ONF. It is expected that recommendations for URN-based identifiers will be introduced by a future version of OF-CONFIG. Since URNs are represented as strings, such recommendations can be made compatible with identifiers in OF-CONFIG v1.</w:t>
      </w:r>
      <w:r w:rsidR="00DF0F70">
        <w:t>1</w:t>
      </w:r>
      <w:r>
        <w:t>.</w:t>
      </w:r>
    </w:p>
    <w:p w14:paraId="2947D1E3" w14:textId="77777777" w:rsidR="00E64B71" w:rsidRDefault="00E64B71" w:rsidP="00E64B71">
      <w:r>
        <w:t>When issuing a NETCONF get request all elements in the requested sub-tree must be returned in the result. Those elements that can be modified by a NETCONF edit-config request or retrieved by a NETCONF get-config request are identified in the normative constraints sub-sections 8.X.4.</w:t>
      </w:r>
    </w:p>
    <w:p w14:paraId="434BC7A2" w14:textId="77777777" w:rsidR="00E64B71" w:rsidRDefault="00E64B71" w:rsidP="00D14D27">
      <w:pPr>
        <w:pStyle w:val="Heading2"/>
      </w:pPr>
      <w:bookmarkStart w:id="58" w:name="_Toc320556678"/>
      <w:r>
        <w:t>OpenFlow Capable Switch</w:t>
      </w:r>
      <w:bookmarkEnd w:id="58"/>
    </w:p>
    <w:p w14:paraId="4D366758" w14:textId="77777777" w:rsidR="00E64B71" w:rsidRDefault="00E64B71" w:rsidP="00E64B71">
      <w:r>
        <w:t xml:space="preserve">The OpenFlow Capable Switch serves as the root element for an OpenFlow configuration. It has relationships to </w:t>
      </w:r>
    </w:p>
    <w:p w14:paraId="3B277E79" w14:textId="77777777" w:rsidR="00E64B71" w:rsidRDefault="00E64B71" w:rsidP="002C0E22">
      <w:pPr>
        <w:numPr>
          <w:ilvl w:val="0"/>
          <w:numId w:val="9"/>
        </w:numPr>
      </w:pPr>
      <w:r>
        <w:t>OpenFlow Configuration Points that manage and particularly configure the OpenFlow Capable Switch,</w:t>
      </w:r>
    </w:p>
    <w:p w14:paraId="752BCA2F" w14:textId="77777777" w:rsidR="00E64B71" w:rsidRDefault="00E64B71" w:rsidP="002C0E22">
      <w:pPr>
        <w:numPr>
          <w:ilvl w:val="0"/>
          <w:numId w:val="9"/>
        </w:numPr>
      </w:pPr>
      <w:r>
        <w:t xml:space="preserve">OpenFlow logical switches that are contained and instantiated within the OpenFlow Capable Switch, </w:t>
      </w:r>
    </w:p>
    <w:p w14:paraId="2BF8724C" w14:textId="77777777" w:rsidR="00E64B71" w:rsidRDefault="00E64B71" w:rsidP="002C0E22">
      <w:pPr>
        <w:numPr>
          <w:ilvl w:val="0"/>
          <w:numId w:val="2"/>
        </w:numPr>
      </w:pPr>
      <w:r>
        <w:t>OpenFlow Resources contained in the OpenFlow Capable Switch that may be used by OpenFlow Logical Switches.</w:t>
      </w:r>
    </w:p>
    <w:p w14:paraId="7545A5F2" w14:textId="77777777" w:rsidR="00E64B71" w:rsidRDefault="00E64B71" w:rsidP="00D14D27">
      <w:pPr>
        <w:pStyle w:val="Heading3"/>
      </w:pPr>
      <w:bookmarkStart w:id="59" w:name="_Toc320556679"/>
      <w:r>
        <w:lastRenderedPageBreak/>
        <w:t>UML Diagram</w:t>
      </w:r>
      <w:bookmarkEnd w:id="59"/>
    </w:p>
    <w:p w14:paraId="0BFC3B0A" w14:textId="135074A8" w:rsidR="00E64B71" w:rsidRDefault="00F27C8A" w:rsidP="000B2FB6">
      <w:pPr>
        <w:jc w:val="center"/>
      </w:pPr>
      <w:del w:id="60" w:author="Thomas Dietz" w:date="2012-08-10T13:25:00Z">
        <w:r w:rsidDel="00B80901">
          <w:object w:dxaOrig="8154" w:dyaOrig="4195" w14:anchorId="40102CBF">
            <v:shape id="_x0000_i1043" type="#_x0000_t75" style="width:407.05pt;height:208.15pt" o:ole="">
              <v:imagedata r:id="rId16" o:title=""/>
            </v:shape>
            <o:OLEObject Type="Embed" ProgID="Visio.Drawing.11" ShapeID="_x0000_i1043" DrawAspect="Content" ObjectID="_1406116115" r:id="rId17"/>
          </w:object>
        </w:r>
      </w:del>
      <w:ins w:id="61" w:author="Thomas Dietz" w:date="2012-08-10T13:25:00Z">
        <w:r w:rsidR="00B80901">
          <w:object w:dxaOrig="8155" w:dyaOrig="4195" w14:anchorId="5AA61D9C">
            <v:shape id="_x0000_i1044" type="#_x0000_t75" style="width:407.75pt;height:209.6pt" o:ole="">
              <v:imagedata r:id="rId18" o:title=""/>
            </v:shape>
            <o:OLEObject Type="Embed" ProgID="Visio.Drawing.11" ShapeID="_x0000_i1044" DrawAspect="Content" ObjectID="_1406116116" r:id="rId19"/>
          </w:object>
        </w:r>
      </w:ins>
    </w:p>
    <w:p w14:paraId="6671A780" w14:textId="77777777" w:rsidR="00E64B71" w:rsidRDefault="001F476B" w:rsidP="001F476B">
      <w:pPr>
        <w:pStyle w:val="Caption"/>
      </w:pPr>
      <w:r>
        <w:t xml:space="preserve">Figure </w:t>
      </w:r>
      <w:r w:rsidR="00DC2CE4">
        <w:fldChar w:fldCharType="begin"/>
      </w:r>
      <w:r w:rsidR="00DC2CE4">
        <w:instrText xml:space="preserve"> SEQ Figure \* ARABIC </w:instrText>
      </w:r>
      <w:r w:rsidR="00DC2CE4">
        <w:fldChar w:fldCharType="separate"/>
      </w:r>
      <w:r>
        <w:rPr>
          <w:noProof/>
        </w:rPr>
        <w:t>4</w:t>
      </w:r>
      <w:r w:rsidR="00DC2CE4">
        <w:rPr>
          <w:noProof/>
        </w:rPr>
        <w:fldChar w:fldCharType="end"/>
      </w:r>
      <w:r>
        <w:t xml:space="preserve">: </w:t>
      </w:r>
      <w:r w:rsidRPr="00337B8B">
        <w:t>Data Model Diagram for OpenFlow Capable Switch</w:t>
      </w:r>
    </w:p>
    <w:p w14:paraId="3133D489" w14:textId="77777777" w:rsidR="00D84428" w:rsidRPr="009F1B7D" w:rsidRDefault="00013F69" w:rsidP="00D14D27">
      <w:pPr>
        <w:pStyle w:val="Heading3"/>
      </w:pPr>
      <w:bookmarkStart w:id="62" w:name="_Toc320556680"/>
      <w:r>
        <w:t xml:space="preserve">XML </w:t>
      </w:r>
      <w:r w:rsidR="001F476B">
        <w:t>Schema</w:t>
      </w:r>
      <w:bookmarkEnd w:id="62"/>
    </w:p>
    <w:tbl>
      <w:tblPr>
        <w:tblStyle w:val="TableGrid"/>
        <w:tblW w:w="5000" w:type="pct"/>
        <w:shd w:val="clear" w:color="auto" w:fill="C8FCCD"/>
        <w:tblCellMar>
          <w:left w:w="57" w:type="dxa"/>
          <w:right w:w="57" w:type="dxa"/>
        </w:tblCellMar>
        <w:tblLook w:val="04A0" w:firstRow="1" w:lastRow="0" w:firstColumn="1" w:lastColumn="0" w:noHBand="0" w:noVBand="1"/>
        <w:tblPrChange w:id="63" w:author="Thomas Dietz" w:date="2012-08-10T15:01:00Z">
          <w:tblPr>
            <w:tblStyle w:val="TableGrid"/>
            <w:tblW w:w="0" w:type="auto"/>
            <w:tblInd w:w="378" w:type="dxa"/>
            <w:shd w:val="clear" w:color="auto" w:fill="C8FCCD"/>
            <w:tblLook w:val="04A0" w:firstRow="1" w:lastRow="0" w:firstColumn="1" w:lastColumn="0" w:noHBand="0" w:noVBand="1"/>
          </w:tblPr>
        </w:tblPrChange>
      </w:tblPr>
      <w:tblGrid>
        <w:gridCol w:w="9474"/>
        <w:tblGridChange w:id="64">
          <w:tblGrid>
            <w:gridCol w:w="8820"/>
          </w:tblGrid>
        </w:tblGridChange>
      </w:tblGrid>
      <w:tr w:rsidR="00D84428" w:rsidRPr="009F1B7D" w14:paraId="5BCE7943" w14:textId="77777777" w:rsidTr="002001CC">
        <w:tc>
          <w:tcPr>
            <w:tcW w:w="5000" w:type="pct"/>
            <w:shd w:val="clear" w:color="auto" w:fill="C8FCCD"/>
            <w:tcPrChange w:id="65" w:author="Thomas Dietz" w:date="2012-08-10T15:01:00Z">
              <w:tcPr>
                <w:tcW w:w="8820" w:type="dxa"/>
                <w:shd w:val="clear" w:color="auto" w:fill="C8FCCD"/>
              </w:tcPr>
            </w:tcPrChange>
          </w:tcPr>
          <w:p w14:paraId="2C6D48FD" w14:textId="37CA0393" w:rsidR="00D84428" w:rsidRPr="009F1B7D" w:rsidDel="00DC2CE4" w:rsidRDefault="00D84428" w:rsidP="00011096">
            <w:pPr>
              <w:pStyle w:val="XML1"/>
              <w:rPr>
                <w:del w:id="66" w:author="Thomas Dietz" w:date="2012-08-10T14:48:00Z"/>
              </w:rPr>
            </w:pPr>
            <w:del w:id="67" w:author="Thomas Dietz" w:date="2012-08-10T14:48:00Z">
              <w:r w:rsidRPr="00DB42FD" w:rsidDel="00DC2CE4">
                <w:delText>&lt;xs:complexType name="OFCapableSwitchType"&gt;</w:delText>
              </w:r>
            </w:del>
          </w:p>
          <w:p w14:paraId="7795D4BE" w14:textId="5337917B" w:rsidR="00D84428" w:rsidRPr="009F1B7D" w:rsidDel="00DC2CE4" w:rsidRDefault="00D84428" w:rsidP="00011096">
            <w:pPr>
              <w:pStyle w:val="XML2"/>
              <w:rPr>
                <w:del w:id="68" w:author="Thomas Dietz" w:date="2012-08-10T14:48:00Z"/>
              </w:rPr>
            </w:pPr>
            <w:del w:id="69" w:author="Thomas Dietz" w:date="2012-08-10T14:48:00Z">
              <w:r w:rsidRPr="009F1B7D" w:rsidDel="00DC2CE4">
                <w:delText>&lt;xs:sequence&gt;</w:delText>
              </w:r>
            </w:del>
          </w:p>
          <w:p w14:paraId="4A0F7E20" w14:textId="24521912" w:rsidR="00D84428" w:rsidRPr="009F1B7D" w:rsidDel="00DC2CE4" w:rsidRDefault="00D84428" w:rsidP="00011096">
            <w:pPr>
              <w:pStyle w:val="XML3"/>
              <w:rPr>
                <w:del w:id="70" w:author="Thomas Dietz" w:date="2012-08-10T14:48:00Z"/>
              </w:rPr>
            </w:pPr>
            <w:del w:id="71" w:author="Thomas Dietz" w:date="2012-08-10T14:48:00Z">
              <w:r w:rsidRPr="009F1B7D" w:rsidDel="00DC2CE4">
                <w:delText>&lt;xs:element name="id"</w:delText>
              </w:r>
            </w:del>
          </w:p>
          <w:p w14:paraId="4F666A44" w14:textId="04C1CB71" w:rsidR="00D84428" w:rsidRPr="009F1B7D" w:rsidDel="00DC2CE4" w:rsidRDefault="00D84428" w:rsidP="00011096">
            <w:pPr>
              <w:pStyle w:val="XML9"/>
              <w:rPr>
                <w:del w:id="72" w:author="Thomas Dietz" w:date="2012-08-10T14:48:00Z"/>
              </w:rPr>
            </w:pPr>
            <w:del w:id="73" w:author="Thomas Dietz" w:date="2012-08-10T14:48:00Z">
              <w:r w:rsidRPr="009F1B7D" w:rsidDel="00DC2CE4">
                <w:delText>type="OFConfigID"/&gt;</w:delText>
              </w:r>
            </w:del>
          </w:p>
          <w:p w14:paraId="270787F9" w14:textId="202EBBC0" w:rsidR="00D84428" w:rsidRPr="009F1B7D" w:rsidDel="00DC2CE4" w:rsidRDefault="00D84428" w:rsidP="00011096">
            <w:pPr>
              <w:pStyle w:val="XML3"/>
              <w:rPr>
                <w:del w:id="74" w:author="Thomas Dietz" w:date="2012-08-10T14:48:00Z"/>
              </w:rPr>
            </w:pPr>
            <w:del w:id="75" w:author="Thomas Dietz" w:date="2012-08-10T14:48:00Z">
              <w:r w:rsidRPr="009F1B7D" w:rsidDel="00DC2CE4">
                <w:delText xml:space="preserve">&lt;xs:element name="configuration-points" </w:delText>
              </w:r>
            </w:del>
          </w:p>
          <w:p w14:paraId="66F82A0E" w14:textId="6D157122" w:rsidR="00D84428" w:rsidRPr="009F1B7D" w:rsidDel="00DC2CE4" w:rsidRDefault="00D84428" w:rsidP="00011096">
            <w:pPr>
              <w:pStyle w:val="XML6"/>
              <w:rPr>
                <w:del w:id="76" w:author="Thomas Dietz" w:date="2012-08-10T14:48:00Z"/>
              </w:rPr>
            </w:pPr>
            <w:del w:id="77" w:author="Thomas Dietz" w:date="2012-08-10T14:48:00Z">
              <w:r w:rsidRPr="009F1B7D" w:rsidDel="00DC2CE4">
                <w:delText>type="OFConfigurationPointListType"/&gt;</w:delText>
              </w:r>
            </w:del>
          </w:p>
          <w:p w14:paraId="597249AE" w14:textId="67E99CF4" w:rsidR="00D84428" w:rsidRPr="009F1B7D" w:rsidDel="00DC2CE4" w:rsidRDefault="00D84428" w:rsidP="00011096">
            <w:pPr>
              <w:pStyle w:val="XML3"/>
              <w:rPr>
                <w:del w:id="78" w:author="Thomas Dietz" w:date="2012-08-10T14:48:00Z"/>
              </w:rPr>
            </w:pPr>
            <w:del w:id="79" w:author="Thomas Dietz" w:date="2012-08-10T14:48:00Z">
              <w:r w:rsidRPr="009F1B7D" w:rsidDel="00DC2CE4">
                <w:delText>&lt;xs:element name="resources"</w:delText>
              </w:r>
            </w:del>
          </w:p>
          <w:p w14:paraId="108175F3" w14:textId="48123411" w:rsidR="00D84428" w:rsidRPr="009F1B7D" w:rsidDel="00DC2CE4" w:rsidRDefault="00D84428" w:rsidP="00011096">
            <w:pPr>
              <w:pStyle w:val="XML6"/>
              <w:rPr>
                <w:del w:id="80" w:author="Thomas Dietz" w:date="2012-08-10T14:48:00Z"/>
              </w:rPr>
            </w:pPr>
            <w:del w:id="81" w:author="Thomas Dietz" w:date="2012-08-10T14:48:00Z">
              <w:r w:rsidRPr="009F1B7D" w:rsidDel="00DC2CE4">
                <w:delText>type="OFCapableSwitchResourceListType"/&gt;</w:delText>
              </w:r>
            </w:del>
          </w:p>
          <w:p w14:paraId="5196A7AB" w14:textId="0BAC3FDB" w:rsidR="00D84428" w:rsidRPr="009F1B7D" w:rsidDel="00DC2CE4" w:rsidRDefault="00D84428" w:rsidP="00011096">
            <w:pPr>
              <w:pStyle w:val="XML3"/>
              <w:rPr>
                <w:del w:id="82" w:author="Thomas Dietz" w:date="2012-08-10T14:48:00Z"/>
              </w:rPr>
            </w:pPr>
            <w:del w:id="83" w:author="Thomas Dietz" w:date="2012-08-10T14:48:00Z">
              <w:r w:rsidRPr="009F1B7D" w:rsidDel="00DC2CE4">
                <w:delText>&lt;xs:element name="logical-switches"</w:delText>
              </w:r>
            </w:del>
          </w:p>
          <w:p w14:paraId="1BAB3466" w14:textId="132706A9" w:rsidR="00D84428" w:rsidRPr="009F1B7D" w:rsidDel="00DC2CE4" w:rsidRDefault="00D84428" w:rsidP="00011096">
            <w:pPr>
              <w:pStyle w:val="XML6"/>
              <w:rPr>
                <w:del w:id="84" w:author="Thomas Dietz" w:date="2012-08-10T14:48:00Z"/>
              </w:rPr>
            </w:pPr>
            <w:del w:id="85" w:author="Thomas Dietz" w:date="2012-08-10T14:48:00Z">
              <w:r w:rsidRPr="009F1B7D" w:rsidDel="00DC2CE4">
                <w:delText>type="OFLogicalSwitchListType"/&gt;</w:delText>
              </w:r>
            </w:del>
          </w:p>
          <w:p w14:paraId="1205E867" w14:textId="6EB50F09" w:rsidR="00D84428" w:rsidRPr="009F1B7D" w:rsidDel="00DC2CE4" w:rsidRDefault="00D84428" w:rsidP="00011096">
            <w:pPr>
              <w:pStyle w:val="XML2"/>
              <w:rPr>
                <w:del w:id="86" w:author="Thomas Dietz" w:date="2012-08-10T14:48:00Z"/>
              </w:rPr>
            </w:pPr>
            <w:del w:id="87" w:author="Thomas Dietz" w:date="2012-08-10T14:48:00Z">
              <w:r w:rsidRPr="009F1B7D" w:rsidDel="00DC2CE4">
                <w:delText>&lt;/xs:sequence&gt;</w:delText>
              </w:r>
            </w:del>
          </w:p>
          <w:p w14:paraId="07B16581" w14:textId="5945B573" w:rsidR="00D84428" w:rsidRPr="009F1B7D" w:rsidDel="00DC2CE4" w:rsidRDefault="00D84428" w:rsidP="00011096">
            <w:pPr>
              <w:pStyle w:val="XML1"/>
              <w:rPr>
                <w:del w:id="88" w:author="Thomas Dietz" w:date="2012-08-10T14:48:00Z"/>
              </w:rPr>
            </w:pPr>
            <w:del w:id="89" w:author="Thomas Dietz" w:date="2012-08-10T14:48:00Z">
              <w:r w:rsidRPr="009F1B7D" w:rsidDel="00DC2CE4">
                <w:delText>&lt;/xs:complexType&gt;</w:delText>
              </w:r>
            </w:del>
          </w:p>
          <w:p w14:paraId="3B8FAE2D" w14:textId="624ECFCC" w:rsidR="00D84428" w:rsidRPr="009F1B7D" w:rsidDel="00DC2CE4" w:rsidRDefault="00D84428" w:rsidP="00F86237">
            <w:pPr>
              <w:spacing w:after="200" w:line="276" w:lineRule="auto"/>
              <w:rPr>
                <w:del w:id="90" w:author="Thomas Dietz" w:date="2012-08-10T14:48:00Z"/>
              </w:rPr>
            </w:pPr>
          </w:p>
          <w:p w14:paraId="1219C38D" w14:textId="3D0810E1" w:rsidR="00D84428" w:rsidRPr="009F1B7D" w:rsidDel="00DC2CE4" w:rsidRDefault="00D84428" w:rsidP="00011096">
            <w:pPr>
              <w:pStyle w:val="XML1"/>
              <w:rPr>
                <w:del w:id="91" w:author="Thomas Dietz" w:date="2012-08-10T14:48:00Z"/>
              </w:rPr>
            </w:pPr>
            <w:del w:id="92" w:author="Thomas Dietz" w:date="2012-08-10T14:48:00Z">
              <w:r w:rsidRPr="009F1B7D" w:rsidDel="00DC2CE4">
                <w:delText>&lt;xs:complexType name="OFConfigurationPointListType"&gt;</w:delText>
              </w:r>
            </w:del>
          </w:p>
          <w:p w14:paraId="016FAB7A" w14:textId="329E891D" w:rsidR="00D84428" w:rsidRPr="009F1B7D" w:rsidDel="00DC2CE4" w:rsidRDefault="00D84428" w:rsidP="00011096">
            <w:pPr>
              <w:pStyle w:val="XML2"/>
              <w:rPr>
                <w:del w:id="93" w:author="Thomas Dietz" w:date="2012-08-10T14:48:00Z"/>
              </w:rPr>
            </w:pPr>
            <w:del w:id="94" w:author="Thomas Dietz" w:date="2012-08-10T14:48:00Z">
              <w:r w:rsidRPr="009F1B7D" w:rsidDel="00DC2CE4">
                <w:delText>&lt;xs:sequence&gt;</w:delText>
              </w:r>
            </w:del>
          </w:p>
          <w:p w14:paraId="34122417" w14:textId="7B9C0F9E" w:rsidR="00D84428" w:rsidRPr="009F1B7D" w:rsidDel="00DC2CE4" w:rsidRDefault="00D84428" w:rsidP="00011096">
            <w:pPr>
              <w:pStyle w:val="XML3"/>
              <w:rPr>
                <w:del w:id="95" w:author="Thomas Dietz" w:date="2012-08-10T14:48:00Z"/>
              </w:rPr>
            </w:pPr>
            <w:del w:id="96" w:author="Thomas Dietz" w:date="2012-08-10T14:48:00Z">
              <w:r w:rsidRPr="009F1B7D" w:rsidDel="00DC2CE4">
                <w:delText>&lt;xs:element name=“configuration-point”</w:delText>
              </w:r>
            </w:del>
          </w:p>
          <w:p w14:paraId="36FF45BF" w14:textId="5C9D5E43" w:rsidR="00D84428" w:rsidRPr="009F1B7D" w:rsidDel="00DC2CE4" w:rsidRDefault="00D84428" w:rsidP="00011096">
            <w:pPr>
              <w:pStyle w:val="XML9"/>
              <w:rPr>
                <w:del w:id="97" w:author="Thomas Dietz" w:date="2012-08-10T14:48:00Z"/>
              </w:rPr>
            </w:pPr>
            <w:del w:id="98" w:author="Thomas Dietz" w:date="2012-08-10T14:48:00Z">
              <w:r w:rsidRPr="009F1B7D" w:rsidDel="00DC2CE4">
                <w:delText xml:space="preserve">type="OFConfigurationPointType" </w:delText>
              </w:r>
            </w:del>
          </w:p>
          <w:p w14:paraId="7A2388FC" w14:textId="638711F9" w:rsidR="00D84428" w:rsidRPr="009F1B7D" w:rsidDel="00DC2CE4" w:rsidRDefault="00D84428" w:rsidP="00011096">
            <w:pPr>
              <w:pStyle w:val="XML9"/>
              <w:rPr>
                <w:del w:id="99" w:author="Thomas Dietz" w:date="2012-08-10T14:48:00Z"/>
              </w:rPr>
            </w:pPr>
            <w:del w:id="100" w:author="Thomas Dietz" w:date="2012-08-10T14:48:00Z">
              <w:r w:rsidRPr="009F1B7D" w:rsidDel="00DC2CE4">
                <w:delText>maxOccurs="unbounded"/&gt;</w:delText>
              </w:r>
            </w:del>
          </w:p>
          <w:p w14:paraId="404B36EA" w14:textId="43E4FCD8" w:rsidR="00D84428" w:rsidRPr="009F1B7D" w:rsidDel="00DC2CE4" w:rsidRDefault="00D84428" w:rsidP="00011096">
            <w:pPr>
              <w:pStyle w:val="XML2"/>
              <w:rPr>
                <w:del w:id="101" w:author="Thomas Dietz" w:date="2012-08-10T14:48:00Z"/>
              </w:rPr>
            </w:pPr>
            <w:del w:id="102" w:author="Thomas Dietz" w:date="2012-08-10T14:48:00Z">
              <w:r w:rsidRPr="009F1B7D" w:rsidDel="00DC2CE4">
                <w:delText>&lt;/xs:sequence&gt;</w:delText>
              </w:r>
            </w:del>
          </w:p>
          <w:p w14:paraId="20868328" w14:textId="1258549D" w:rsidR="00D84428" w:rsidRPr="009F1B7D" w:rsidDel="00DC2CE4" w:rsidRDefault="00D84428" w:rsidP="00011096">
            <w:pPr>
              <w:pStyle w:val="XML1"/>
              <w:rPr>
                <w:del w:id="103" w:author="Thomas Dietz" w:date="2012-08-10T14:48:00Z"/>
              </w:rPr>
            </w:pPr>
            <w:del w:id="104" w:author="Thomas Dietz" w:date="2012-08-10T14:48:00Z">
              <w:r w:rsidRPr="009F1B7D" w:rsidDel="00DC2CE4">
                <w:delText>&lt;/xs:complexType&gt;</w:delText>
              </w:r>
            </w:del>
          </w:p>
          <w:p w14:paraId="63624855" w14:textId="61B2D357" w:rsidR="00D84428" w:rsidRPr="009F1B7D" w:rsidDel="00DC2CE4" w:rsidRDefault="00D84428" w:rsidP="00F86237">
            <w:pPr>
              <w:spacing w:after="200" w:line="276" w:lineRule="auto"/>
              <w:rPr>
                <w:del w:id="105" w:author="Thomas Dietz" w:date="2012-08-10T14:48:00Z"/>
              </w:rPr>
            </w:pPr>
          </w:p>
          <w:p w14:paraId="4C7DC490" w14:textId="7506D655" w:rsidR="00D84428" w:rsidRPr="009F1B7D" w:rsidDel="00DC2CE4" w:rsidRDefault="00D84428" w:rsidP="00011096">
            <w:pPr>
              <w:pStyle w:val="XML1"/>
              <w:rPr>
                <w:del w:id="106" w:author="Thomas Dietz" w:date="2012-08-10T14:48:00Z"/>
              </w:rPr>
            </w:pPr>
            <w:del w:id="107" w:author="Thomas Dietz" w:date="2012-08-10T14:48:00Z">
              <w:r w:rsidRPr="009F1B7D" w:rsidDel="00DC2CE4">
                <w:delText>&lt;xs:complexType name="OFCapableSwitchResourceListType"&gt;</w:delText>
              </w:r>
            </w:del>
          </w:p>
          <w:p w14:paraId="0FEAA06E" w14:textId="5A726D3A" w:rsidR="00D84428" w:rsidRPr="009F1B7D" w:rsidDel="00DC2CE4" w:rsidRDefault="00D84428" w:rsidP="00011096">
            <w:pPr>
              <w:pStyle w:val="XML2"/>
              <w:rPr>
                <w:del w:id="108" w:author="Thomas Dietz" w:date="2012-08-10T14:48:00Z"/>
              </w:rPr>
            </w:pPr>
            <w:del w:id="109" w:author="Thomas Dietz" w:date="2012-08-10T14:48:00Z">
              <w:r w:rsidRPr="009F1B7D" w:rsidDel="00DC2CE4">
                <w:delText>&lt;xs:sequence&gt;</w:delText>
              </w:r>
            </w:del>
          </w:p>
          <w:p w14:paraId="371966D1" w14:textId="77A9BDF9" w:rsidR="00D84428" w:rsidRPr="009F1B7D" w:rsidDel="00DC2CE4" w:rsidRDefault="00D84428" w:rsidP="00011096">
            <w:pPr>
              <w:pStyle w:val="XML3"/>
              <w:rPr>
                <w:del w:id="110" w:author="Thomas Dietz" w:date="2012-08-10T14:48:00Z"/>
              </w:rPr>
            </w:pPr>
            <w:del w:id="111" w:author="Thomas Dietz" w:date="2012-08-10T14:48:00Z">
              <w:r w:rsidRPr="009F1B7D" w:rsidDel="00DC2CE4">
                <w:delText>&lt;xs:element name="port"</w:delText>
              </w:r>
            </w:del>
          </w:p>
          <w:p w14:paraId="648A2502" w14:textId="3DA2888E" w:rsidR="00D84428" w:rsidRPr="009F1B7D" w:rsidDel="00DC2CE4" w:rsidRDefault="00D84428" w:rsidP="00011096">
            <w:pPr>
              <w:pStyle w:val="XML9"/>
              <w:rPr>
                <w:del w:id="112" w:author="Thomas Dietz" w:date="2012-08-10T14:48:00Z"/>
              </w:rPr>
            </w:pPr>
            <w:del w:id="113" w:author="Thomas Dietz" w:date="2012-08-10T14:48:00Z">
              <w:r w:rsidRPr="009F1B7D" w:rsidDel="00DC2CE4">
                <w:delText>type="OFPortType" maxOccurs="unbounded"/&gt;</w:delText>
              </w:r>
            </w:del>
          </w:p>
          <w:p w14:paraId="22BAA9B3" w14:textId="5FE7295E" w:rsidR="00D84428" w:rsidRPr="009F1B7D" w:rsidDel="00DC2CE4" w:rsidRDefault="00D84428" w:rsidP="00011096">
            <w:pPr>
              <w:pStyle w:val="XML3"/>
              <w:rPr>
                <w:del w:id="114" w:author="Thomas Dietz" w:date="2012-08-10T14:48:00Z"/>
              </w:rPr>
            </w:pPr>
            <w:del w:id="115" w:author="Thomas Dietz" w:date="2012-08-10T14:48:00Z">
              <w:r w:rsidRPr="009F1B7D" w:rsidDel="00DC2CE4">
                <w:delText>&lt;xs:element name="queue"</w:delText>
              </w:r>
            </w:del>
          </w:p>
          <w:p w14:paraId="6E0D080C" w14:textId="0122951C" w:rsidR="00D84428" w:rsidRPr="009F1B7D" w:rsidDel="00DC2CE4" w:rsidRDefault="00D84428" w:rsidP="00011096">
            <w:pPr>
              <w:pStyle w:val="XML9"/>
              <w:rPr>
                <w:del w:id="116" w:author="Thomas Dietz" w:date="2012-08-10T14:48:00Z"/>
              </w:rPr>
            </w:pPr>
            <w:del w:id="117" w:author="Thomas Dietz" w:date="2012-08-10T14:48:00Z">
              <w:r w:rsidRPr="009F1B7D" w:rsidDel="00DC2CE4">
                <w:delText>type="OFQueueType" maxOccurs="unbounded"/&gt;</w:delText>
              </w:r>
            </w:del>
          </w:p>
          <w:p w14:paraId="04FAB444" w14:textId="7E7756CB" w:rsidR="00013348" w:rsidRPr="009F1B7D" w:rsidDel="00DC2CE4" w:rsidRDefault="00013348" w:rsidP="009C250D">
            <w:pPr>
              <w:pStyle w:val="XML3"/>
              <w:rPr>
                <w:del w:id="118" w:author="Thomas Dietz" w:date="2012-08-10T14:48:00Z"/>
              </w:rPr>
            </w:pPr>
            <w:del w:id="119" w:author="Thomas Dietz" w:date="2012-08-10T14:48:00Z">
              <w:r w:rsidRPr="009F1B7D" w:rsidDel="00DC2CE4">
                <w:delText>&lt;xs:element name="</w:delText>
              </w:r>
              <w:r w:rsidDel="00DC2CE4">
                <w:delText>owned-certificate</w:delText>
              </w:r>
              <w:r w:rsidRPr="009F1B7D" w:rsidDel="00DC2CE4">
                <w:delText>"</w:delText>
              </w:r>
            </w:del>
          </w:p>
          <w:p w14:paraId="20E24A94" w14:textId="28A084F6" w:rsidR="00013348" w:rsidRPr="009F1B7D" w:rsidDel="00DC2CE4" w:rsidRDefault="00013348" w:rsidP="00013348">
            <w:pPr>
              <w:pStyle w:val="XML9"/>
              <w:rPr>
                <w:del w:id="120" w:author="Thomas Dietz" w:date="2012-08-10T14:48:00Z"/>
              </w:rPr>
            </w:pPr>
            <w:del w:id="121" w:author="Thomas Dietz" w:date="2012-08-10T14:48:00Z">
              <w:r w:rsidRPr="009F1B7D" w:rsidDel="00DC2CE4">
                <w:delText>type="OF</w:delText>
              </w:r>
              <w:r w:rsidDel="00DC2CE4">
                <w:delText>OwnedCertificate</w:delText>
              </w:r>
              <w:r w:rsidRPr="009F1B7D" w:rsidDel="00DC2CE4">
                <w:delText>Type" maxOccurs="unbounded"/&gt;</w:delText>
              </w:r>
            </w:del>
          </w:p>
          <w:p w14:paraId="2453DA3F" w14:textId="12A41E6C" w:rsidR="00013348" w:rsidRPr="009F1B7D" w:rsidDel="00DC2CE4" w:rsidRDefault="00013348" w:rsidP="009C250D">
            <w:pPr>
              <w:pStyle w:val="XML3"/>
              <w:rPr>
                <w:del w:id="122" w:author="Thomas Dietz" w:date="2012-08-10T14:48:00Z"/>
              </w:rPr>
            </w:pPr>
            <w:del w:id="123" w:author="Thomas Dietz" w:date="2012-08-10T14:48:00Z">
              <w:r w:rsidRPr="009F1B7D" w:rsidDel="00DC2CE4">
                <w:delText>&lt;xs:element name="</w:delText>
              </w:r>
              <w:r w:rsidDel="00DC2CE4">
                <w:delText>external-certificate</w:delText>
              </w:r>
              <w:r w:rsidRPr="009F1B7D" w:rsidDel="00DC2CE4">
                <w:delText>"</w:delText>
              </w:r>
            </w:del>
          </w:p>
          <w:p w14:paraId="1B135A9B" w14:textId="2F24FBD8" w:rsidR="00852996" w:rsidDel="00DC2CE4" w:rsidRDefault="00013348" w:rsidP="00852996">
            <w:pPr>
              <w:pStyle w:val="XML9"/>
              <w:rPr>
                <w:del w:id="124" w:author="Thomas Dietz" w:date="2012-08-10T14:48:00Z"/>
              </w:rPr>
            </w:pPr>
            <w:del w:id="125" w:author="Thomas Dietz" w:date="2012-08-10T14:48:00Z">
              <w:r w:rsidRPr="009F1B7D" w:rsidDel="00DC2CE4">
                <w:delText>type="OF</w:delText>
              </w:r>
              <w:r w:rsidR="002A5300" w:rsidDel="00DC2CE4">
                <w:delText>External</w:delText>
              </w:r>
              <w:r w:rsidDel="00DC2CE4">
                <w:delText>Certificate</w:delText>
              </w:r>
              <w:r w:rsidRPr="009F1B7D" w:rsidDel="00DC2CE4">
                <w:delText xml:space="preserve">Type" </w:delText>
              </w:r>
            </w:del>
          </w:p>
          <w:p w14:paraId="7EB06E64" w14:textId="426B6135" w:rsidR="007B1613" w:rsidDel="00DC2CE4" w:rsidRDefault="00013348" w:rsidP="009C250D">
            <w:pPr>
              <w:pStyle w:val="XML9"/>
              <w:rPr>
                <w:del w:id="126" w:author="Thomas Dietz" w:date="2012-08-10T14:48:00Z"/>
              </w:rPr>
            </w:pPr>
            <w:del w:id="127" w:author="Thomas Dietz" w:date="2012-08-10T14:48:00Z">
              <w:r w:rsidRPr="009F1B7D" w:rsidDel="00DC2CE4">
                <w:delText>maxOccurs="unbounded"/&gt;</w:delText>
              </w:r>
            </w:del>
          </w:p>
          <w:p w14:paraId="0602F346" w14:textId="7CF6E8FC" w:rsidR="009767AE" w:rsidRPr="009F1B7D" w:rsidDel="00DC2CE4" w:rsidRDefault="009767AE" w:rsidP="009767AE">
            <w:pPr>
              <w:pStyle w:val="XML3"/>
              <w:rPr>
                <w:del w:id="128" w:author="Thomas Dietz" w:date="2012-08-10T14:48:00Z"/>
              </w:rPr>
            </w:pPr>
            <w:del w:id="129" w:author="Thomas Dietz" w:date="2012-08-10T14:48:00Z">
              <w:r w:rsidDel="00DC2CE4">
                <w:delText>&lt;xs:element name="flow-table</w:delText>
              </w:r>
              <w:r w:rsidRPr="009F1B7D" w:rsidDel="00DC2CE4">
                <w:delText>"</w:delText>
              </w:r>
            </w:del>
          </w:p>
          <w:p w14:paraId="4CDB5FDD" w14:textId="3C7EEFC8" w:rsidR="009767AE" w:rsidRPr="009F1B7D" w:rsidDel="00DC2CE4" w:rsidRDefault="009767AE" w:rsidP="009767AE">
            <w:pPr>
              <w:pStyle w:val="XML9"/>
              <w:rPr>
                <w:del w:id="130" w:author="Thomas Dietz" w:date="2012-08-10T14:48:00Z"/>
              </w:rPr>
            </w:pPr>
            <w:del w:id="131" w:author="Thomas Dietz" w:date="2012-08-10T14:48:00Z">
              <w:r w:rsidDel="00DC2CE4">
                <w:delText>type="OFFlowTable</w:delText>
              </w:r>
              <w:r w:rsidRPr="009F1B7D" w:rsidDel="00DC2CE4">
                <w:delText>Type" maxOccurs="unbounded"/&gt;</w:delText>
              </w:r>
            </w:del>
          </w:p>
          <w:p w14:paraId="52709AFC" w14:textId="35FF49F5" w:rsidR="00D84428" w:rsidRPr="009F1B7D" w:rsidDel="00DC2CE4" w:rsidRDefault="00D84428" w:rsidP="00011096">
            <w:pPr>
              <w:pStyle w:val="XML2"/>
              <w:rPr>
                <w:del w:id="132" w:author="Thomas Dietz" w:date="2012-08-10T14:48:00Z"/>
              </w:rPr>
            </w:pPr>
            <w:del w:id="133" w:author="Thomas Dietz" w:date="2012-08-10T14:48:00Z">
              <w:r w:rsidRPr="009F1B7D" w:rsidDel="00DC2CE4">
                <w:delText>&lt;/xs:sequence&gt;</w:delText>
              </w:r>
            </w:del>
          </w:p>
          <w:p w14:paraId="44F6AA0F" w14:textId="299F56C7" w:rsidR="00D84428" w:rsidRPr="009F1B7D" w:rsidDel="00DC2CE4" w:rsidRDefault="00D84428" w:rsidP="00011096">
            <w:pPr>
              <w:pStyle w:val="XML1"/>
              <w:rPr>
                <w:del w:id="134" w:author="Thomas Dietz" w:date="2012-08-10T14:48:00Z"/>
              </w:rPr>
            </w:pPr>
            <w:del w:id="135" w:author="Thomas Dietz" w:date="2012-08-10T14:48:00Z">
              <w:r w:rsidRPr="009F1B7D" w:rsidDel="00DC2CE4">
                <w:delText>&lt;/xs:complexType&gt;</w:delText>
              </w:r>
            </w:del>
          </w:p>
          <w:p w14:paraId="45E6EC99" w14:textId="60D0CD48" w:rsidR="00D84428" w:rsidRPr="009F1B7D" w:rsidDel="00DC2CE4" w:rsidRDefault="00D84428" w:rsidP="00F86237">
            <w:pPr>
              <w:pStyle w:val="BodyText"/>
              <w:rPr>
                <w:del w:id="136" w:author="Thomas Dietz" w:date="2012-08-10T14:48:00Z"/>
              </w:rPr>
            </w:pPr>
          </w:p>
          <w:p w14:paraId="470F79AE" w14:textId="18303BAB" w:rsidR="00D84428" w:rsidRPr="009F1B7D" w:rsidDel="00DC2CE4" w:rsidRDefault="00D84428" w:rsidP="00011096">
            <w:pPr>
              <w:pStyle w:val="XML1"/>
              <w:rPr>
                <w:del w:id="137" w:author="Thomas Dietz" w:date="2012-08-10T14:48:00Z"/>
              </w:rPr>
            </w:pPr>
            <w:del w:id="138" w:author="Thomas Dietz" w:date="2012-08-10T14:48:00Z">
              <w:r w:rsidRPr="009F1B7D" w:rsidDel="00DC2CE4">
                <w:delText>&lt;xs:complexType name="OFLogicalSwitchListType"&gt;</w:delText>
              </w:r>
            </w:del>
          </w:p>
          <w:p w14:paraId="37BBE8B8" w14:textId="46733D64" w:rsidR="00D84428" w:rsidRPr="009F1B7D" w:rsidDel="00DC2CE4" w:rsidRDefault="00D84428" w:rsidP="00011096">
            <w:pPr>
              <w:pStyle w:val="XML2"/>
              <w:rPr>
                <w:del w:id="139" w:author="Thomas Dietz" w:date="2012-08-10T14:48:00Z"/>
              </w:rPr>
            </w:pPr>
            <w:del w:id="140" w:author="Thomas Dietz" w:date="2012-08-10T14:48:00Z">
              <w:r w:rsidRPr="009F1B7D" w:rsidDel="00DC2CE4">
                <w:delText>&lt;xs:sequence&gt;</w:delText>
              </w:r>
            </w:del>
          </w:p>
          <w:p w14:paraId="3EDBB2E3" w14:textId="7FEA8A19" w:rsidR="00D84428" w:rsidRPr="009F1B7D" w:rsidDel="00DC2CE4" w:rsidRDefault="00D84428" w:rsidP="00011096">
            <w:pPr>
              <w:pStyle w:val="XML3"/>
              <w:rPr>
                <w:del w:id="141" w:author="Thomas Dietz" w:date="2012-08-10T14:48:00Z"/>
              </w:rPr>
            </w:pPr>
            <w:del w:id="142" w:author="Thomas Dietz" w:date="2012-08-10T14:48:00Z">
              <w:r w:rsidRPr="009F1B7D" w:rsidDel="00DC2CE4">
                <w:delText xml:space="preserve">&lt;xs:element name="logical-switch" </w:delText>
              </w:r>
            </w:del>
          </w:p>
          <w:p w14:paraId="0D6A725A" w14:textId="77171BB7" w:rsidR="00D84428" w:rsidRPr="009F1B7D" w:rsidDel="00DC2CE4" w:rsidRDefault="00D84428" w:rsidP="00011096">
            <w:pPr>
              <w:pStyle w:val="XML9"/>
              <w:rPr>
                <w:del w:id="143" w:author="Thomas Dietz" w:date="2012-08-10T14:48:00Z"/>
              </w:rPr>
            </w:pPr>
            <w:del w:id="144" w:author="Thomas Dietz" w:date="2012-08-10T14:48:00Z">
              <w:r w:rsidRPr="009F1B7D" w:rsidDel="00DC2CE4">
                <w:delText xml:space="preserve">type="OFLogicalSwitchType" </w:delText>
              </w:r>
            </w:del>
          </w:p>
          <w:p w14:paraId="47B1AFE6" w14:textId="2CCF274F" w:rsidR="00D84428" w:rsidRPr="009F1B7D" w:rsidDel="00DC2CE4" w:rsidRDefault="00D84428" w:rsidP="00011096">
            <w:pPr>
              <w:pStyle w:val="XML9"/>
              <w:rPr>
                <w:del w:id="145" w:author="Thomas Dietz" w:date="2012-08-10T14:48:00Z"/>
              </w:rPr>
            </w:pPr>
            <w:del w:id="146" w:author="Thomas Dietz" w:date="2012-08-10T14:48:00Z">
              <w:r w:rsidRPr="009F1B7D" w:rsidDel="00DC2CE4">
                <w:delText>maxOccurs="unbounded"/&gt;</w:delText>
              </w:r>
            </w:del>
          </w:p>
          <w:p w14:paraId="06B5F628" w14:textId="53BB798A" w:rsidR="00D84428" w:rsidRPr="009F1B7D" w:rsidDel="00DC2CE4" w:rsidRDefault="00D84428" w:rsidP="00011096">
            <w:pPr>
              <w:pStyle w:val="XML2"/>
              <w:rPr>
                <w:del w:id="147" w:author="Thomas Dietz" w:date="2012-08-10T14:48:00Z"/>
              </w:rPr>
            </w:pPr>
            <w:del w:id="148" w:author="Thomas Dietz" w:date="2012-08-10T14:48:00Z">
              <w:r w:rsidRPr="009F1B7D" w:rsidDel="00DC2CE4">
                <w:delText>&lt;/xs:sequence&gt;</w:delText>
              </w:r>
            </w:del>
          </w:p>
          <w:p w14:paraId="422E721B" w14:textId="77777777" w:rsidR="00DC2CE4" w:rsidRDefault="00D84428" w:rsidP="00DC2CE4">
            <w:pPr>
              <w:pStyle w:val="XML1"/>
              <w:rPr>
                <w:ins w:id="149" w:author="Thomas Dietz" w:date="2012-08-10T14:48:00Z"/>
              </w:rPr>
            </w:pPr>
            <w:del w:id="150" w:author="Thomas Dietz" w:date="2012-08-10T14:48:00Z">
              <w:r w:rsidRPr="009F1B7D" w:rsidDel="00DC2CE4">
                <w:delText>&lt;/xs:complexType&gt;</w:delText>
              </w:r>
              <w:r w:rsidRPr="009F1B7D" w:rsidDel="00DC2CE4">
                <w:tab/>
              </w:r>
            </w:del>
            <w:ins w:id="151" w:author="Thomas Dietz" w:date="2012-08-10T14:48:00Z">
              <w:r w:rsidR="00DC2CE4">
                <w:t xml:space="preserve">  &lt;xs:element name="capable-switch"&gt;</w:t>
              </w:r>
            </w:ins>
          </w:p>
          <w:p w14:paraId="0ADC4875" w14:textId="77777777" w:rsidR="00DC2CE4" w:rsidRDefault="00DC2CE4" w:rsidP="00DC2CE4">
            <w:pPr>
              <w:pStyle w:val="XML1"/>
              <w:rPr>
                <w:ins w:id="152" w:author="Thomas Dietz" w:date="2012-08-10T14:48:00Z"/>
              </w:rPr>
            </w:pPr>
            <w:ins w:id="153" w:author="Thomas Dietz" w:date="2012-08-10T14:48:00Z">
              <w:r>
                <w:t xml:space="preserve">    &lt;xs:annotation&gt;</w:t>
              </w:r>
            </w:ins>
          </w:p>
          <w:p w14:paraId="3FD47164" w14:textId="77777777" w:rsidR="00DC2CE4" w:rsidRDefault="00DC2CE4" w:rsidP="00DC2CE4">
            <w:pPr>
              <w:pStyle w:val="XML1"/>
              <w:rPr>
                <w:ins w:id="154" w:author="Thomas Dietz" w:date="2012-08-10T14:48:00Z"/>
              </w:rPr>
            </w:pPr>
            <w:ins w:id="155" w:author="Thomas Dietz" w:date="2012-08-10T14:48:00Z">
              <w:r>
                <w:t xml:space="preserve">      &lt;xs:documentation&gt;</w:t>
              </w:r>
            </w:ins>
          </w:p>
          <w:p w14:paraId="540EEEB5" w14:textId="77777777" w:rsidR="00DC2CE4" w:rsidRDefault="00DC2CE4" w:rsidP="00DC2CE4">
            <w:pPr>
              <w:pStyle w:val="XML1"/>
              <w:rPr>
                <w:ins w:id="156" w:author="Thomas Dietz" w:date="2012-08-10T14:48:00Z"/>
              </w:rPr>
            </w:pPr>
            <w:ins w:id="157" w:author="Thomas Dietz" w:date="2012-08-10T14:48:00Z">
              <w:r>
                <w:t xml:space="preserve">        The OpenFlow Capable Switch serves as the root </w:t>
              </w:r>
            </w:ins>
          </w:p>
          <w:p w14:paraId="5BE86660" w14:textId="77777777" w:rsidR="00DC2CE4" w:rsidRDefault="00DC2CE4" w:rsidP="00DC2CE4">
            <w:pPr>
              <w:pStyle w:val="XML1"/>
              <w:rPr>
                <w:ins w:id="158" w:author="Thomas Dietz" w:date="2012-08-10T14:48:00Z"/>
              </w:rPr>
            </w:pPr>
            <w:ins w:id="159" w:author="Thomas Dietz" w:date="2012-08-10T14:48:00Z">
              <w:r>
                <w:t xml:space="preserve">        </w:t>
              </w:r>
              <w:proofErr w:type="gramStart"/>
              <w:r>
                <w:t>element</w:t>
              </w:r>
              <w:proofErr w:type="gramEnd"/>
              <w:r>
                <w:t xml:space="preserve"> for an OpenFlow configuration.  It contains logical</w:t>
              </w:r>
            </w:ins>
          </w:p>
          <w:p w14:paraId="7DAC5BCB" w14:textId="77777777" w:rsidR="00DC2CE4" w:rsidRDefault="00DC2CE4" w:rsidP="00DC2CE4">
            <w:pPr>
              <w:pStyle w:val="XML1"/>
              <w:rPr>
                <w:ins w:id="160" w:author="Thomas Dietz" w:date="2012-08-10T14:48:00Z"/>
              </w:rPr>
            </w:pPr>
            <w:ins w:id="161" w:author="Thomas Dietz" w:date="2012-08-10T14:48:00Z">
              <w:r>
                <w:t xml:space="preserve">        switches and resources that can be assigned to logical</w:t>
              </w:r>
            </w:ins>
          </w:p>
          <w:p w14:paraId="584A82AA" w14:textId="77777777" w:rsidR="00DC2CE4" w:rsidRDefault="00DC2CE4" w:rsidP="00DC2CE4">
            <w:pPr>
              <w:pStyle w:val="XML1"/>
              <w:rPr>
                <w:ins w:id="162" w:author="Thomas Dietz" w:date="2012-08-10T14:48:00Z"/>
              </w:rPr>
            </w:pPr>
            <w:ins w:id="163" w:author="Thomas Dietz" w:date="2012-08-10T14:48:00Z">
              <w:r>
                <w:t xml:space="preserve">        </w:t>
              </w:r>
              <w:proofErr w:type="gramStart"/>
              <w:r>
                <w:t>switches</w:t>
              </w:r>
              <w:proofErr w:type="gramEnd"/>
              <w:r>
                <w:t xml:space="preserve">.  It may have relations to OpenFlow Configuration </w:t>
              </w:r>
            </w:ins>
          </w:p>
          <w:p w14:paraId="3D83A0A1" w14:textId="77777777" w:rsidR="00DC2CE4" w:rsidRDefault="00DC2CE4" w:rsidP="00DC2CE4">
            <w:pPr>
              <w:pStyle w:val="XML1"/>
              <w:rPr>
                <w:ins w:id="164" w:author="Thomas Dietz" w:date="2012-08-10T14:48:00Z"/>
              </w:rPr>
            </w:pPr>
            <w:ins w:id="165" w:author="Thomas Dietz" w:date="2012-08-10T14:48:00Z">
              <w:r>
                <w:t xml:space="preserve">        Points.</w:t>
              </w:r>
            </w:ins>
          </w:p>
          <w:p w14:paraId="7DB61767" w14:textId="77777777" w:rsidR="00DC2CE4" w:rsidRDefault="00DC2CE4" w:rsidP="00DC2CE4">
            <w:pPr>
              <w:pStyle w:val="XML1"/>
              <w:rPr>
                <w:ins w:id="166" w:author="Thomas Dietz" w:date="2012-08-10T14:48:00Z"/>
              </w:rPr>
            </w:pPr>
            <w:ins w:id="167" w:author="Thomas Dietz" w:date="2012-08-10T14:48:00Z">
              <w:r>
                <w:t xml:space="preserve">      &lt;/xs:documentation&gt;</w:t>
              </w:r>
            </w:ins>
          </w:p>
          <w:p w14:paraId="4DACBF3B" w14:textId="77777777" w:rsidR="00DC2CE4" w:rsidRDefault="00DC2CE4" w:rsidP="00DC2CE4">
            <w:pPr>
              <w:pStyle w:val="XML1"/>
              <w:rPr>
                <w:ins w:id="168" w:author="Thomas Dietz" w:date="2012-08-10T14:48:00Z"/>
              </w:rPr>
            </w:pPr>
            <w:ins w:id="169" w:author="Thomas Dietz" w:date="2012-08-10T14:48:00Z">
              <w:r>
                <w:t xml:space="preserve">    &lt;/xs:annotation&gt;</w:t>
              </w:r>
            </w:ins>
          </w:p>
          <w:p w14:paraId="77311B2A" w14:textId="77777777" w:rsidR="00DC2CE4" w:rsidRDefault="00DC2CE4" w:rsidP="00DC2CE4">
            <w:pPr>
              <w:pStyle w:val="XML1"/>
              <w:rPr>
                <w:ins w:id="170" w:author="Thomas Dietz" w:date="2012-08-10T14:48:00Z"/>
              </w:rPr>
            </w:pPr>
            <w:ins w:id="171" w:author="Thomas Dietz" w:date="2012-08-10T14:48:00Z">
              <w:r>
                <w:t xml:space="preserve">    &lt;xs:complexType&gt;</w:t>
              </w:r>
            </w:ins>
          </w:p>
          <w:p w14:paraId="31EC0734" w14:textId="77777777" w:rsidR="00DC2CE4" w:rsidRDefault="00DC2CE4" w:rsidP="00DC2CE4">
            <w:pPr>
              <w:pStyle w:val="XML1"/>
              <w:rPr>
                <w:ins w:id="172" w:author="Thomas Dietz" w:date="2012-08-10T14:48:00Z"/>
              </w:rPr>
            </w:pPr>
            <w:ins w:id="173" w:author="Thomas Dietz" w:date="2012-08-10T14:48:00Z">
              <w:r>
                <w:t xml:space="preserve">      &lt;xs:sequence&gt;</w:t>
              </w:r>
            </w:ins>
          </w:p>
          <w:p w14:paraId="46DD33C7" w14:textId="77777777" w:rsidR="00DC2CE4" w:rsidRDefault="00DC2CE4" w:rsidP="00DC2CE4">
            <w:pPr>
              <w:pStyle w:val="XML1"/>
              <w:rPr>
                <w:ins w:id="174" w:author="Thomas Dietz" w:date="2012-08-10T14:48:00Z"/>
              </w:rPr>
            </w:pPr>
            <w:ins w:id="175" w:author="Thomas Dietz" w:date="2012-08-10T14:48:00Z">
              <w:r>
                <w:t xml:space="preserve">        &lt;xs:element name="id"  type="inet:uri"&gt;</w:t>
              </w:r>
            </w:ins>
          </w:p>
          <w:p w14:paraId="2F1823A0" w14:textId="77777777" w:rsidR="00DC2CE4" w:rsidRDefault="00DC2CE4" w:rsidP="00DC2CE4">
            <w:pPr>
              <w:pStyle w:val="XML1"/>
              <w:rPr>
                <w:ins w:id="176" w:author="Thomas Dietz" w:date="2012-08-10T14:48:00Z"/>
              </w:rPr>
            </w:pPr>
            <w:ins w:id="177" w:author="Thomas Dietz" w:date="2012-08-10T14:48:00Z">
              <w:r>
                <w:t xml:space="preserve">          &lt;xs:annotation&gt;</w:t>
              </w:r>
            </w:ins>
          </w:p>
          <w:p w14:paraId="4C1B6BCB" w14:textId="77777777" w:rsidR="00DC2CE4" w:rsidRDefault="00DC2CE4" w:rsidP="00DC2CE4">
            <w:pPr>
              <w:pStyle w:val="XML1"/>
              <w:rPr>
                <w:ins w:id="178" w:author="Thomas Dietz" w:date="2012-08-10T14:48:00Z"/>
              </w:rPr>
            </w:pPr>
            <w:ins w:id="179" w:author="Thomas Dietz" w:date="2012-08-10T14:48:00Z">
              <w:r>
                <w:t xml:space="preserve">            &lt;xs:documentation&gt;</w:t>
              </w:r>
            </w:ins>
          </w:p>
          <w:p w14:paraId="53032D33" w14:textId="77777777" w:rsidR="00DC2CE4" w:rsidRDefault="00DC2CE4" w:rsidP="00DC2CE4">
            <w:pPr>
              <w:pStyle w:val="XML1"/>
              <w:rPr>
                <w:ins w:id="180" w:author="Thomas Dietz" w:date="2012-08-10T14:48:00Z"/>
              </w:rPr>
            </w:pPr>
            <w:ins w:id="181" w:author="Thomas Dietz" w:date="2012-08-10T14:48:00Z">
              <w:r>
                <w:t xml:space="preserve">              A unique but locally arbitrary identifier that</w:t>
              </w:r>
            </w:ins>
          </w:p>
          <w:p w14:paraId="3BE9F14B" w14:textId="77777777" w:rsidR="00DC2CE4" w:rsidRDefault="00DC2CE4" w:rsidP="00DC2CE4">
            <w:pPr>
              <w:pStyle w:val="XML1"/>
              <w:rPr>
                <w:ins w:id="182" w:author="Thomas Dietz" w:date="2012-08-10T14:48:00Z"/>
              </w:rPr>
            </w:pPr>
            <w:ins w:id="183" w:author="Thomas Dietz" w:date="2012-08-10T14:48:00Z">
              <w:r>
                <w:t xml:space="preserve">              uniquely identifies a Capable Switch within the context of </w:t>
              </w:r>
            </w:ins>
          </w:p>
          <w:p w14:paraId="18DA9614" w14:textId="77777777" w:rsidR="00DC2CE4" w:rsidRDefault="00DC2CE4" w:rsidP="00DC2CE4">
            <w:pPr>
              <w:pStyle w:val="XML1"/>
              <w:rPr>
                <w:ins w:id="184" w:author="Thomas Dietz" w:date="2012-08-10T14:48:00Z"/>
              </w:rPr>
            </w:pPr>
            <w:ins w:id="185" w:author="Thomas Dietz" w:date="2012-08-10T14:48:00Z">
              <w:r>
                <w:t xml:space="preserve">              </w:t>
              </w:r>
              <w:proofErr w:type="gramStart"/>
              <w:r>
                <w:t>potential</w:t>
              </w:r>
              <w:proofErr w:type="gramEnd"/>
              <w:r>
                <w:t xml:space="preserve"> OpenFlow Configuration Points.  It MUST be </w:t>
              </w:r>
            </w:ins>
          </w:p>
          <w:p w14:paraId="14BC29DA" w14:textId="77777777" w:rsidR="00DC2CE4" w:rsidRDefault="00DC2CE4" w:rsidP="00DC2CE4">
            <w:pPr>
              <w:pStyle w:val="XML1"/>
              <w:rPr>
                <w:ins w:id="186" w:author="Thomas Dietz" w:date="2012-08-10T14:48:00Z"/>
              </w:rPr>
            </w:pPr>
            <w:ins w:id="187" w:author="Thomas Dietz" w:date="2012-08-10T14:48:00Z">
              <w:r>
                <w:t xml:space="preserve">              </w:t>
              </w:r>
              <w:proofErr w:type="gramStart"/>
              <w:r>
                <w:t>persistent</w:t>
              </w:r>
              <w:proofErr w:type="gramEnd"/>
              <w:r>
                <w:t xml:space="preserve"> across reboots of the OpenFlow Capable Switch.</w:t>
              </w:r>
            </w:ins>
          </w:p>
          <w:p w14:paraId="119E4699" w14:textId="77777777" w:rsidR="00DC2CE4" w:rsidRDefault="00DC2CE4" w:rsidP="00DC2CE4">
            <w:pPr>
              <w:pStyle w:val="XML1"/>
              <w:rPr>
                <w:ins w:id="188" w:author="Thomas Dietz" w:date="2012-08-10T14:48:00Z"/>
              </w:rPr>
            </w:pPr>
          </w:p>
          <w:p w14:paraId="00070A1E" w14:textId="77777777" w:rsidR="00DC2CE4" w:rsidRDefault="00DC2CE4" w:rsidP="00DC2CE4">
            <w:pPr>
              <w:pStyle w:val="XML1"/>
              <w:rPr>
                <w:ins w:id="189" w:author="Thomas Dietz" w:date="2012-08-10T14:48:00Z"/>
              </w:rPr>
            </w:pPr>
            <w:ins w:id="190" w:author="Thomas Dietz" w:date="2012-08-10T14:48:00Z">
              <w:r>
                <w:lastRenderedPageBreak/>
                <w:t xml:space="preserve">              This element MUST be present in the NETCONF data store.</w:t>
              </w:r>
            </w:ins>
          </w:p>
          <w:p w14:paraId="291BCCA9" w14:textId="77777777" w:rsidR="00DC2CE4" w:rsidRDefault="00DC2CE4" w:rsidP="00DC2CE4">
            <w:pPr>
              <w:pStyle w:val="XML1"/>
              <w:rPr>
                <w:ins w:id="191" w:author="Thomas Dietz" w:date="2012-08-10T14:48:00Z"/>
              </w:rPr>
            </w:pPr>
            <w:ins w:id="192" w:author="Thomas Dietz" w:date="2012-08-10T14:48:00Z">
              <w:r>
                <w:t xml:space="preserve">              If this element is not present in a NETCONF &amp;lt;edit-config&amp;gt;</w:t>
              </w:r>
            </w:ins>
          </w:p>
          <w:p w14:paraId="2A8725DF" w14:textId="77777777" w:rsidR="00DC2CE4" w:rsidRDefault="00DC2CE4" w:rsidP="00DC2CE4">
            <w:pPr>
              <w:pStyle w:val="XML1"/>
              <w:rPr>
                <w:ins w:id="193" w:author="Thomas Dietz" w:date="2012-08-10T14:48:00Z"/>
              </w:rPr>
            </w:pPr>
            <w:ins w:id="194" w:author="Thomas Dietz" w:date="2012-08-10T14:48:00Z">
              <w:r>
                <w:t xml:space="preserve">              operation 'create', 'merge' or 'replace' and the parent</w:t>
              </w:r>
            </w:ins>
          </w:p>
          <w:p w14:paraId="1DC49F26" w14:textId="77777777" w:rsidR="00DC2CE4" w:rsidRDefault="00DC2CE4" w:rsidP="00DC2CE4">
            <w:pPr>
              <w:pStyle w:val="XML1"/>
              <w:rPr>
                <w:ins w:id="195" w:author="Thomas Dietz" w:date="2012-08-10T14:48:00Z"/>
              </w:rPr>
            </w:pPr>
            <w:ins w:id="196" w:author="Thomas Dietz" w:date="2012-08-10T14:48:00Z">
              <w:r>
                <w:t xml:space="preserve">              element does not exist, a 'data-missing' error is</w:t>
              </w:r>
            </w:ins>
          </w:p>
          <w:p w14:paraId="1B1A450E" w14:textId="77777777" w:rsidR="00DC2CE4" w:rsidRDefault="00DC2CE4" w:rsidP="00DC2CE4">
            <w:pPr>
              <w:pStyle w:val="XML1"/>
              <w:rPr>
                <w:ins w:id="197" w:author="Thomas Dietz" w:date="2012-08-10T14:48:00Z"/>
              </w:rPr>
            </w:pPr>
            <w:ins w:id="198" w:author="Thomas Dietz" w:date="2012-08-10T14:48:00Z">
              <w:r>
                <w:t xml:space="preserve">              </w:t>
              </w:r>
              <w:proofErr w:type="gramStart"/>
              <w:r>
                <w:t>returned</w:t>
              </w:r>
              <w:proofErr w:type="gramEnd"/>
              <w:r>
                <w:t>.</w:t>
              </w:r>
            </w:ins>
          </w:p>
          <w:p w14:paraId="59D7F22A" w14:textId="77777777" w:rsidR="00DC2CE4" w:rsidRDefault="00DC2CE4" w:rsidP="00DC2CE4">
            <w:pPr>
              <w:pStyle w:val="XML1"/>
              <w:rPr>
                <w:ins w:id="199" w:author="Thomas Dietz" w:date="2012-08-10T14:48:00Z"/>
              </w:rPr>
            </w:pPr>
            <w:ins w:id="200" w:author="Thomas Dietz" w:date="2012-08-10T14:48:00Z">
              <w:r>
                <w:t xml:space="preserve">            &lt;/xs:documentation&gt;</w:t>
              </w:r>
            </w:ins>
          </w:p>
          <w:p w14:paraId="4C722B6B" w14:textId="77777777" w:rsidR="00DC2CE4" w:rsidRDefault="00DC2CE4" w:rsidP="00DC2CE4">
            <w:pPr>
              <w:pStyle w:val="XML1"/>
              <w:rPr>
                <w:ins w:id="201" w:author="Thomas Dietz" w:date="2012-08-10T14:48:00Z"/>
              </w:rPr>
            </w:pPr>
            <w:ins w:id="202" w:author="Thomas Dietz" w:date="2012-08-10T14:48:00Z">
              <w:r>
                <w:t xml:space="preserve">          &lt;/xs:annotation&gt;</w:t>
              </w:r>
            </w:ins>
          </w:p>
          <w:p w14:paraId="52F892DE" w14:textId="77777777" w:rsidR="00DC2CE4" w:rsidRDefault="00DC2CE4" w:rsidP="00DC2CE4">
            <w:pPr>
              <w:pStyle w:val="XML1"/>
              <w:rPr>
                <w:ins w:id="203" w:author="Thomas Dietz" w:date="2012-08-10T14:48:00Z"/>
              </w:rPr>
            </w:pPr>
            <w:ins w:id="204" w:author="Thomas Dietz" w:date="2012-08-10T14:48:00Z">
              <w:r>
                <w:t xml:space="preserve">        &lt;/xs:element&gt;</w:t>
              </w:r>
            </w:ins>
          </w:p>
          <w:p w14:paraId="2527372D" w14:textId="77777777" w:rsidR="00DC2CE4" w:rsidRDefault="00DC2CE4" w:rsidP="00DC2CE4">
            <w:pPr>
              <w:pStyle w:val="XML1"/>
              <w:rPr>
                <w:ins w:id="205" w:author="Thomas Dietz" w:date="2012-08-10T14:48:00Z"/>
              </w:rPr>
            </w:pPr>
            <w:ins w:id="206" w:author="Thomas Dietz" w:date="2012-08-10T14:48:00Z">
              <w:r>
                <w:t xml:space="preserve">        &lt;xs:element name="config-version" minOccurs="0"  type="xs:string"&gt;</w:t>
              </w:r>
            </w:ins>
          </w:p>
          <w:p w14:paraId="6C7C7BBB" w14:textId="77777777" w:rsidR="00DC2CE4" w:rsidRDefault="00DC2CE4" w:rsidP="00DC2CE4">
            <w:pPr>
              <w:pStyle w:val="XML1"/>
              <w:rPr>
                <w:ins w:id="207" w:author="Thomas Dietz" w:date="2012-08-10T14:48:00Z"/>
              </w:rPr>
            </w:pPr>
            <w:ins w:id="208" w:author="Thomas Dietz" w:date="2012-08-10T14:48:00Z">
              <w:r>
                <w:t xml:space="preserve">          &lt;xs:annotation&gt;</w:t>
              </w:r>
            </w:ins>
          </w:p>
          <w:p w14:paraId="7EA3B296" w14:textId="77777777" w:rsidR="00DC2CE4" w:rsidRDefault="00DC2CE4" w:rsidP="00DC2CE4">
            <w:pPr>
              <w:pStyle w:val="XML1"/>
              <w:rPr>
                <w:ins w:id="209" w:author="Thomas Dietz" w:date="2012-08-10T14:48:00Z"/>
              </w:rPr>
            </w:pPr>
            <w:ins w:id="210" w:author="Thomas Dietz" w:date="2012-08-10T14:48:00Z">
              <w:r>
                <w:t xml:space="preserve">            &lt;xs:documentation&gt;</w:t>
              </w:r>
            </w:ins>
          </w:p>
          <w:p w14:paraId="690715DB" w14:textId="77777777" w:rsidR="00DC2CE4" w:rsidRDefault="00DC2CE4" w:rsidP="00DC2CE4">
            <w:pPr>
              <w:pStyle w:val="XML1"/>
              <w:rPr>
                <w:ins w:id="211" w:author="Thomas Dietz" w:date="2012-08-10T14:48:00Z"/>
              </w:rPr>
            </w:pPr>
            <w:ins w:id="212" w:author="Thomas Dietz" w:date="2012-08-10T14:48:00Z">
              <w:r>
                <w:t xml:space="preserve">              The maximum supported OF-CONFIG version that is</w:t>
              </w:r>
            </w:ins>
          </w:p>
          <w:p w14:paraId="4FDE6C04" w14:textId="77777777" w:rsidR="00DC2CE4" w:rsidRDefault="00DC2CE4" w:rsidP="00DC2CE4">
            <w:pPr>
              <w:pStyle w:val="XML1"/>
              <w:rPr>
                <w:ins w:id="213" w:author="Thomas Dietz" w:date="2012-08-10T14:48:00Z"/>
              </w:rPr>
            </w:pPr>
            <w:ins w:id="214" w:author="Thomas Dietz" w:date="2012-08-10T14:48:00Z">
              <w:r>
                <w:t xml:space="preserve">              </w:t>
              </w:r>
              <w:proofErr w:type="gramStart"/>
              <w:r>
                <w:t>supported</w:t>
              </w:r>
              <w:proofErr w:type="gramEnd"/>
              <w:r>
                <w:t xml:space="preserve"> by the OpenFlow Capable Switch. For switches</w:t>
              </w:r>
            </w:ins>
          </w:p>
          <w:p w14:paraId="22E2C027" w14:textId="77777777" w:rsidR="00DC2CE4" w:rsidRDefault="00DC2CE4" w:rsidP="00DC2CE4">
            <w:pPr>
              <w:pStyle w:val="XML1"/>
              <w:rPr>
                <w:ins w:id="215" w:author="Thomas Dietz" w:date="2012-08-10T14:48:00Z"/>
              </w:rPr>
            </w:pPr>
            <w:ins w:id="216" w:author="Thomas Dietz" w:date="2012-08-10T14:48:00Z">
              <w:r>
                <w:t xml:space="preserve">              implementing this version of the OF-CONFIG protocol this</w:t>
              </w:r>
            </w:ins>
          </w:p>
          <w:p w14:paraId="6FF264D1" w14:textId="77777777" w:rsidR="00DC2CE4" w:rsidRDefault="00DC2CE4" w:rsidP="00DC2CE4">
            <w:pPr>
              <w:pStyle w:val="XML1"/>
              <w:rPr>
                <w:ins w:id="217" w:author="Thomas Dietz" w:date="2012-08-10T14:48:00Z"/>
              </w:rPr>
            </w:pPr>
            <w:ins w:id="218" w:author="Thomas Dietz" w:date="2012-08-10T14:48:00Z">
              <w:r>
                <w:t xml:space="preserve">              MUST always be 1.1.1.</w:t>
              </w:r>
            </w:ins>
          </w:p>
          <w:p w14:paraId="41129F29" w14:textId="77777777" w:rsidR="00DC2CE4" w:rsidRDefault="00DC2CE4" w:rsidP="00DC2CE4">
            <w:pPr>
              <w:pStyle w:val="XML1"/>
              <w:rPr>
                <w:ins w:id="219" w:author="Thomas Dietz" w:date="2012-08-10T14:48:00Z"/>
              </w:rPr>
            </w:pPr>
          </w:p>
          <w:p w14:paraId="0270BDB1" w14:textId="77777777" w:rsidR="00DC2CE4" w:rsidRDefault="00DC2CE4" w:rsidP="00DC2CE4">
            <w:pPr>
              <w:pStyle w:val="XML1"/>
              <w:rPr>
                <w:ins w:id="220" w:author="Thomas Dietz" w:date="2012-08-10T14:48:00Z"/>
              </w:rPr>
            </w:pPr>
            <w:ins w:id="221" w:author="Thomas Dietz" w:date="2012-08-10T14:48:00Z">
              <w:r>
                <w:t xml:space="preserve">              This object can be used to identify the OF-CONFIG version</w:t>
              </w:r>
            </w:ins>
          </w:p>
          <w:p w14:paraId="3A29E1F4" w14:textId="77777777" w:rsidR="00DC2CE4" w:rsidRDefault="00DC2CE4" w:rsidP="00DC2CE4">
            <w:pPr>
              <w:pStyle w:val="XML1"/>
              <w:rPr>
                <w:ins w:id="222" w:author="Thomas Dietz" w:date="2012-08-10T14:48:00Z"/>
              </w:rPr>
            </w:pPr>
            <w:ins w:id="223" w:author="Thomas Dietz" w:date="2012-08-10T14:48:00Z">
              <w:r>
                <w:t xml:space="preserve">              a capable switch supports beginning with version 1.1.1 of </w:t>
              </w:r>
            </w:ins>
          </w:p>
          <w:p w14:paraId="73CE1F63" w14:textId="77777777" w:rsidR="00DC2CE4" w:rsidRDefault="00DC2CE4" w:rsidP="00DC2CE4">
            <w:pPr>
              <w:pStyle w:val="XML1"/>
              <w:rPr>
                <w:ins w:id="224" w:author="Thomas Dietz" w:date="2012-08-10T14:48:00Z"/>
              </w:rPr>
            </w:pPr>
            <w:ins w:id="225" w:author="Thomas Dietz" w:date="2012-08-10T14:48:00Z">
              <w:r>
                <w:t xml:space="preserve">              OF-CONFIG. In addtion the supported version can be</w:t>
              </w:r>
            </w:ins>
          </w:p>
          <w:p w14:paraId="45971053" w14:textId="77777777" w:rsidR="00DC2CE4" w:rsidRDefault="00DC2CE4" w:rsidP="00DC2CE4">
            <w:pPr>
              <w:pStyle w:val="XML1"/>
              <w:rPr>
                <w:ins w:id="226" w:author="Thomas Dietz" w:date="2012-08-10T14:48:00Z"/>
              </w:rPr>
            </w:pPr>
            <w:ins w:id="227" w:author="Thomas Dietz" w:date="2012-08-10T14:48:00Z">
              <w:r>
                <w:t xml:space="preserve">              determined by the namespace the OpenFlow Capable Switch</w:t>
              </w:r>
            </w:ins>
          </w:p>
          <w:p w14:paraId="4F5A27A1" w14:textId="77777777" w:rsidR="00DC2CE4" w:rsidRDefault="00DC2CE4" w:rsidP="00DC2CE4">
            <w:pPr>
              <w:pStyle w:val="XML1"/>
              <w:rPr>
                <w:ins w:id="228" w:author="Thomas Dietz" w:date="2012-08-10T14:48:00Z"/>
              </w:rPr>
            </w:pPr>
            <w:ins w:id="229" w:author="Thomas Dietz" w:date="2012-08-10T14:48:00Z">
              <w:r>
                <w:t xml:space="preserve">              returns to configuration request of an element (like </w:t>
              </w:r>
            </w:ins>
          </w:p>
          <w:p w14:paraId="50AF1F68" w14:textId="77777777" w:rsidR="00DC2CE4" w:rsidRDefault="00DC2CE4" w:rsidP="00DC2CE4">
            <w:pPr>
              <w:pStyle w:val="XML1"/>
              <w:rPr>
                <w:ins w:id="230" w:author="Thomas Dietz" w:date="2012-08-10T14:48:00Z"/>
              </w:rPr>
            </w:pPr>
            <w:ins w:id="231" w:author="Thomas Dietz" w:date="2012-08-10T14:48:00Z">
              <w:r>
                <w:t xml:space="preserve">              capable-switch) that is present in all OF-CONFIG versions</w:t>
              </w:r>
            </w:ins>
          </w:p>
          <w:p w14:paraId="6954C367" w14:textId="77777777" w:rsidR="00DC2CE4" w:rsidRDefault="00DC2CE4" w:rsidP="00DC2CE4">
            <w:pPr>
              <w:pStyle w:val="XML1"/>
              <w:rPr>
                <w:ins w:id="232" w:author="Thomas Dietz" w:date="2012-08-10T14:48:00Z"/>
              </w:rPr>
            </w:pPr>
            <w:ins w:id="233" w:author="Thomas Dietz" w:date="2012-08-10T14:48:00Z">
              <w:r>
                <w:t xml:space="preserve">              </w:t>
              </w:r>
              <w:proofErr w:type="gramStart"/>
              <w:r>
                <w:t>specified</w:t>
              </w:r>
              <w:proofErr w:type="gramEnd"/>
              <w:r>
                <w:t xml:space="preserve"> so far. This is the only possiblity to identify</w:t>
              </w:r>
            </w:ins>
          </w:p>
          <w:p w14:paraId="73D93276" w14:textId="77777777" w:rsidR="00DC2CE4" w:rsidRDefault="00DC2CE4" w:rsidP="00DC2CE4">
            <w:pPr>
              <w:pStyle w:val="XML1"/>
              <w:rPr>
                <w:ins w:id="234" w:author="Thomas Dietz" w:date="2012-08-10T14:48:00Z"/>
              </w:rPr>
            </w:pPr>
            <w:ins w:id="235" w:author="Thomas Dietz" w:date="2012-08-10T14:48:00Z">
              <w:r>
                <w:t xml:space="preserve">              OF-CONFIG versions prior to OF-CONFIG 1.1.1.</w:t>
              </w:r>
            </w:ins>
          </w:p>
          <w:p w14:paraId="6E71D638" w14:textId="77777777" w:rsidR="00DC2CE4" w:rsidRDefault="00DC2CE4" w:rsidP="00DC2CE4">
            <w:pPr>
              <w:pStyle w:val="XML1"/>
              <w:rPr>
                <w:ins w:id="236" w:author="Thomas Dietz" w:date="2012-08-10T14:48:00Z"/>
              </w:rPr>
            </w:pPr>
            <w:ins w:id="237" w:author="Thomas Dietz" w:date="2012-08-10T14:48:00Z">
              <w:r>
                <w:t xml:space="preserve">            &lt;/xs:documentation&gt;</w:t>
              </w:r>
            </w:ins>
          </w:p>
          <w:p w14:paraId="20341E34" w14:textId="77777777" w:rsidR="00DC2CE4" w:rsidRDefault="00DC2CE4" w:rsidP="00DC2CE4">
            <w:pPr>
              <w:pStyle w:val="XML1"/>
              <w:rPr>
                <w:ins w:id="238" w:author="Thomas Dietz" w:date="2012-08-10T14:48:00Z"/>
              </w:rPr>
            </w:pPr>
            <w:ins w:id="239" w:author="Thomas Dietz" w:date="2012-08-10T14:48:00Z">
              <w:r>
                <w:t xml:space="preserve">          &lt;/xs:annotation&gt;</w:t>
              </w:r>
            </w:ins>
          </w:p>
          <w:p w14:paraId="0A776E1C" w14:textId="77777777" w:rsidR="00DC2CE4" w:rsidRDefault="00DC2CE4" w:rsidP="00DC2CE4">
            <w:pPr>
              <w:pStyle w:val="XML1"/>
              <w:rPr>
                <w:ins w:id="240" w:author="Thomas Dietz" w:date="2012-08-10T14:48:00Z"/>
              </w:rPr>
            </w:pPr>
            <w:ins w:id="241" w:author="Thomas Dietz" w:date="2012-08-10T14:48:00Z">
              <w:r>
                <w:t xml:space="preserve">        &lt;/xs:element&gt;</w:t>
              </w:r>
            </w:ins>
          </w:p>
          <w:p w14:paraId="22C7EB03" w14:textId="77777777" w:rsidR="00DC2CE4" w:rsidRDefault="00DC2CE4" w:rsidP="00DC2CE4">
            <w:pPr>
              <w:pStyle w:val="XML1"/>
              <w:rPr>
                <w:ins w:id="242" w:author="Thomas Dietz" w:date="2012-08-10T14:48:00Z"/>
              </w:rPr>
            </w:pPr>
            <w:ins w:id="243" w:author="Thomas Dietz" w:date="2012-08-10T14:48:00Z">
              <w:r>
                <w:t xml:space="preserve">        &lt;xs:element name="configuration-points" minOccurs="0"&gt;</w:t>
              </w:r>
            </w:ins>
          </w:p>
          <w:p w14:paraId="6A8F8676" w14:textId="77777777" w:rsidR="00DC2CE4" w:rsidRDefault="00DC2CE4" w:rsidP="00DC2CE4">
            <w:pPr>
              <w:pStyle w:val="XML1"/>
              <w:rPr>
                <w:ins w:id="244" w:author="Thomas Dietz" w:date="2012-08-10T14:48:00Z"/>
              </w:rPr>
            </w:pPr>
            <w:ins w:id="245" w:author="Thomas Dietz" w:date="2012-08-10T14:48:00Z">
              <w:r>
                <w:t xml:space="preserve">          &lt;xs:complexType&gt;</w:t>
              </w:r>
            </w:ins>
          </w:p>
          <w:p w14:paraId="1F265BCC" w14:textId="77777777" w:rsidR="00DC2CE4" w:rsidRDefault="00DC2CE4" w:rsidP="00DC2CE4">
            <w:pPr>
              <w:pStyle w:val="XML1"/>
              <w:rPr>
                <w:ins w:id="246" w:author="Thomas Dietz" w:date="2012-08-10T14:48:00Z"/>
              </w:rPr>
            </w:pPr>
            <w:ins w:id="247" w:author="Thomas Dietz" w:date="2012-08-10T14:48:00Z">
              <w:r>
                <w:t xml:space="preserve">            &lt;xs:sequence&gt;</w:t>
              </w:r>
            </w:ins>
          </w:p>
          <w:p w14:paraId="1D9C6F69" w14:textId="77777777" w:rsidR="00DC2CE4" w:rsidRDefault="00DC2CE4" w:rsidP="00DC2CE4">
            <w:pPr>
              <w:pStyle w:val="XML1"/>
              <w:rPr>
                <w:ins w:id="248" w:author="Thomas Dietz" w:date="2012-08-10T14:48:00Z"/>
              </w:rPr>
            </w:pPr>
            <w:ins w:id="249" w:author="Thomas Dietz" w:date="2012-08-10T14:48:00Z">
              <w:r>
                <w:t xml:space="preserve">              &lt;xs:element name="configuration-point" minOccurs="0" maxOccurs="unbounded"&gt;</w:t>
              </w:r>
            </w:ins>
          </w:p>
          <w:p w14:paraId="156AE1DE" w14:textId="77777777" w:rsidR="00DC2CE4" w:rsidRDefault="00DC2CE4" w:rsidP="00DC2CE4">
            <w:pPr>
              <w:pStyle w:val="XML1"/>
              <w:rPr>
                <w:ins w:id="250" w:author="Thomas Dietz" w:date="2012-08-10T14:48:00Z"/>
              </w:rPr>
            </w:pPr>
            <w:ins w:id="251" w:author="Thomas Dietz" w:date="2012-08-10T14:48:00Z">
              <w:r>
                <w:t xml:space="preserve">                &lt;xs:annotation&gt;</w:t>
              </w:r>
            </w:ins>
          </w:p>
          <w:p w14:paraId="4067C981" w14:textId="77777777" w:rsidR="00DC2CE4" w:rsidRDefault="00DC2CE4" w:rsidP="00DC2CE4">
            <w:pPr>
              <w:pStyle w:val="XML1"/>
              <w:rPr>
                <w:ins w:id="252" w:author="Thomas Dietz" w:date="2012-08-10T14:48:00Z"/>
              </w:rPr>
            </w:pPr>
            <w:ins w:id="253" w:author="Thomas Dietz" w:date="2012-08-10T14:48:00Z">
              <w:r>
                <w:t xml:space="preserve">                  &lt;xs:documentation&gt;</w:t>
              </w:r>
            </w:ins>
          </w:p>
          <w:p w14:paraId="68AA3B1E" w14:textId="77777777" w:rsidR="00DC2CE4" w:rsidRDefault="00DC2CE4" w:rsidP="00DC2CE4">
            <w:pPr>
              <w:pStyle w:val="XML1"/>
              <w:rPr>
                <w:ins w:id="254" w:author="Thomas Dietz" w:date="2012-08-10T14:48:00Z"/>
              </w:rPr>
            </w:pPr>
            <w:ins w:id="255" w:author="Thomas Dietz" w:date="2012-08-10T14:48:00Z">
              <w:r>
                <w:t xml:space="preserve">                    The list of all Configuration Points known to</w:t>
              </w:r>
            </w:ins>
          </w:p>
          <w:p w14:paraId="65AAE542" w14:textId="77777777" w:rsidR="00DC2CE4" w:rsidRDefault="00DC2CE4" w:rsidP="00DC2CE4">
            <w:pPr>
              <w:pStyle w:val="XML1"/>
              <w:rPr>
                <w:ins w:id="256" w:author="Thomas Dietz" w:date="2012-08-10T14:48:00Z"/>
              </w:rPr>
            </w:pPr>
            <w:ins w:id="257" w:author="Thomas Dietz" w:date="2012-08-10T14:48:00Z">
              <w:r>
                <w:t xml:space="preserve">                    the OpenFlow Capable Switch that may manage it using</w:t>
              </w:r>
            </w:ins>
          </w:p>
          <w:p w14:paraId="6829FC60" w14:textId="77777777" w:rsidR="00DC2CE4" w:rsidRDefault="00DC2CE4" w:rsidP="00DC2CE4">
            <w:pPr>
              <w:pStyle w:val="XML1"/>
              <w:rPr>
                <w:ins w:id="258" w:author="Thomas Dietz" w:date="2012-08-10T14:48:00Z"/>
              </w:rPr>
            </w:pPr>
            <w:ins w:id="259" w:author="Thomas Dietz" w:date="2012-08-10T14:48:00Z">
              <w:r>
                <w:t xml:space="preserve">                    OF-CONFIG.</w:t>
              </w:r>
            </w:ins>
          </w:p>
          <w:p w14:paraId="2DC3E231" w14:textId="77777777" w:rsidR="00DC2CE4" w:rsidRDefault="00DC2CE4" w:rsidP="00DC2CE4">
            <w:pPr>
              <w:pStyle w:val="XML1"/>
              <w:rPr>
                <w:ins w:id="260" w:author="Thomas Dietz" w:date="2012-08-10T14:48:00Z"/>
              </w:rPr>
            </w:pPr>
          </w:p>
          <w:p w14:paraId="4EC93A2E" w14:textId="77777777" w:rsidR="00DC2CE4" w:rsidRDefault="00DC2CE4" w:rsidP="00DC2CE4">
            <w:pPr>
              <w:pStyle w:val="XML1"/>
              <w:rPr>
                <w:ins w:id="261" w:author="Thomas Dietz" w:date="2012-08-10T14:48:00Z"/>
              </w:rPr>
            </w:pPr>
            <w:ins w:id="262" w:author="Thomas Dietz" w:date="2012-08-10T14:48:00Z">
              <w:r>
                <w:t xml:space="preserve">                    The element 'id' of OFConfigurationType MUST be unique</w:t>
              </w:r>
            </w:ins>
          </w:p>
          <w:p w14:paraId="18C9E263" w14:textId="77777777" w:rsidR="00DC2CE4" w:rsidRDefault="00DC2CE4" w:rsidP="00DC2CE4">
            <w:pPr>
              <w:pStyle w:val="XML1"/>
              <w:rPr>
                <w:ins w:id="263" w:author="Thomas Dietz" w:date="2012-08-10T14:48:00Z"/>
              </w:rPr>
            </w:pPr>
            <w:ins w:id="264" w:author="Thomas Dietz" w:date="2012-08-10T14:48:00Z">
              <w:r>
                <w:t xml:space="preserve">                    </w:t>
              </w:r>
              <w:proofErr w:type="gramStart"/>
              <w:r>
                <w:t>within</w:t>
              </w:r>
              <w:proofErr w:type="gramEnd"/>
              <w:r>
                <w:t xml:space="preserve"> this list.</w:t>
              </w:r>
            </w:ins>
          </w:p>
          <w:p w14:paraId="13FEA41E" w14:textId="77777777" w:rsidR="00DC2CE4" w:rsidRDefault="00DC2CE4" w:rsidP="00DC2CE4">
            <w:pPr>
              <w:pStyle w:val="XML1"/>
              <w:rPr>
                <w:ins w:id="265" w:author="Thomas Dietz" w:date="2012-08-10T14:48:00Z"/>
              </w:rPr>
            </w:pPr>
            <w:ins w:id="266" w:author="Thomas Dietz" w:date="2012-08-10T14:48:00Z">
              <w:r>
                <w:t xml:space="preserve">                  &lt;/xs:documentation&gt;</w:t>
              </w:r>
            </w:ins>
          </w:p>
          <w:p w14:paraId="2AEAD68F" w14:textId="77777777" w:rsidR="00DC2CE4" w:rsidRDefault="00DC2CE4" w:rsidP="00DC2CE4">
            <w:pPr>
              <w:pStyle w:val="XML1"/>
              <w:rPr>
                <w:ins w:id="267" w:author="Thomas Dietz" w:date="2012-08-10T14:48:00Z"/>
              </w:rPr>
            </w:pPr>
            <w:ins w:id="268" w:author="Thomas Dietz" w:date="2012-08-10T14:48:00Z">
              <w:r>
                <w:t xml:space="preserve">                &lt;/xs:annotation&gt;</w:t>
              </w:r>
            </w:ins>
          </w:p>
          <w:p w14:paraId="0E36069E" w14:textId="77777777" w:rsidR="00DC2CE4" w:rsidRDefault="00DC2CE4" w:rsidP="00DC2CE4">
            <w:pPr>
              <w:pStyle w:val="XML1"/>
              <w:rPr>
                <w:ins w:id="269" w:author="Thomas Dietz" w:date="2012-08-10T14:48:00Z"/>
              </w:rPr>
            </w:pPr>
            <w:ins w:id="270" w:author="Thomas Dietz" w:date="2012-08-10T14:48:00Z">
              <w:r>
                <w:t xml:space="preserve">                &lt;xs:complexType&gt;</w:t>
              </w:r>
            </w:ins>
          </w:p>
          <w:p w14:paraId="49A886A2" w14:textId="77777777" w:rsidR="00DC2CE4" w:rsidRDefault="00DC2CE4" w:rsidP="00DC2CE4">
            <w:pPr>
              <w:pStyle w:val="XML1"/>
              <w:rPr>
                <w:ins w:id="271" w:author="Thomas Dietz" w:date="2012-08-10T14:48:00Z"/>
              </w:rPr>
            </w:pPr>
            <w:ins w:id="272" w:author="Thomas Dietz" w:date="2012-08-10T14:48:00Z">
              <w:r>
                <w:t xml:space="preserve">                  &lt;xs:sequence&gt;</w:t>
              </w:r>
            </w:ins>
          </w:p>
          <w:p w14:paraId="6141C745" w14:textId="77777777" w:rsidR="00DC2CE4" w:rsidRDefault="00DC2CE4" w:rsidP="00DC2CE4">
            <w:pPr>
              <w:pStyle w:val="XML1"/>
              <w:rPr>
                <w:ins w:id="273" w:author="Thomas Dietz" w:date="2012-08-10T14:48:00Z"/>
              </w:rPr>
            </w:pPr>
            <w:ins w:id="274" w:author="Thomas Dietz" w:date="2012-08-10T14:48:00Z">
              <w:r>
                <w:t xml:space="preserve">                    &lt;xs:group ref="OFConfigurationPointType"/&gt;</w:t>
              </w:r>
            </w:ins>
          </w:p>
          <w:p w14:paraId="33869AC7" w14:textId="77777777" w:rsidR="00DC2CE4" w:rsidRDefault="00DC2CE4" w:rsidP="00DC2CE4">
            <w:pPr>
              <w:pStyle w:val="XML1"/>
              <w:rPr>
                <w:ins w:id="275" w:author="Thomas Dietz" w:date="2012-08-10T14:48:00Z"/>
              </w:rPr>
            </w:pPr>
            <w:ins w:id="276" w:author="Thomas Dietz" w:date="2012-08-10T14:48:00Z">
              <w:r>
                <w:t xml:space="preserve">                  &lt;/xs:sequence&gt;</w:t>
              </w:r>
            </w:ins>
          </w:p>
          <w:p w14:paraId="4DEC8FAC" w14:textId="77777777" w:rsidR="00DC2CE4" w:rsidRDefault="00DC2CE4" w:rsidP="00DC2CE4">
            <w:pPr>
              <w:pStyle w:val="XML1"/>
              <w:rPr>
                <w:ins w:id="277" w:author="Thomas Dietz" w:date="2012-08-10T14:48:00Z"/>
              </w:rPr>
            </w:pPr>
            <w:ins w:id="278" w:author="Thomas Dietz" w:date="2012-08-10T14:48:00Z">
              <w:r>
                <w:t xml:space="preserve">                &lt;/xs:complexType&gt;</w:t>
              </w:r>
            </w:ins>
          </w:p>
          <w:p w14:paraId="075088FD" w14:textId="77777777" w:rsidR="00DC2CE4" w:rsidRDefault="00DC2CE4" w:rsidP="00DC2CE4">
            <w:pPr>
              <w:pStyle w:val="XML1"/>
              <w:rPr>
                <w:ins w:id="279" w:author="Thomas Dietz" w:date="2012-08-10T14:48:00Z"/>
              </w:rPr>
            </w:pPr>
            <w:ins w:id="280" w:author="Thomas Dietz" w:date="2012-08-10T14:48:00Z">
              <w:r>
                <w:t xml:space="preserve">              &lt;/xs:element&gt;</w:t>
              </w:r>
            </w:ins>
          </w:p>
          <w:p w14:paraId="37A3FAAC" w14:textId="77777777" w:rsidR="00DC2CE4" w:rsidRDefault="00DC2CE4" w:rsidP="00DC2CE4">
            <w:pPr>
              <w:pStyle w:val="XML1"/>
              <w:rPr>
                <w:ins w:id="281" w:author="Thomas Dietz" w:date="2012-08-10T14:48:00Z"/>
              </w:rPr>
            </w:pPr>
            <w:ins w:id="282" w:author="Thomas Dietz" w:date="2012-08-10T14:48:00Z">
              <w:r>
                <w:t xml:space="preserve">            &lt;/xs:sequence&gt;</w:t>
              </w:r>
            </w:ins>
          </w:p>
          <w:p w14:paraId="28D46B22" w14:textId="77777777" w:rsidR="00DC2CE4" w:rsidRDefault="00DC2CE4" w:rsidP="00DC2CE4">
            <w:pPr>
              <w:pStyle w:val="XML1"/>
              <w:rPr>
                <w:ins w:id="283" w:author="Thomas Dietz" w:date="2012-08-10T14:48:00Z"/>
              </w:rPr>
            </w:pPr>
            <w:ins w:id="284" w:author="Thomas Dietz" w:date="2012-08-10T14:48:00Z">
              <w:r>
                <w:t xml:space="preserve">          &lt;/xs:complexType&gt;</w:t>
              </w:r>
            </w:ins>
          </w:p>
          <w:p w14:paraId="781EB83D" w14:textId="77777777" w:rsidR="00DC2CE4" w:rsidRDefault="00DC2CE4" w:rsidP="00DC2CE4">
            <w:pPr>
              <w:pStyle w:val="XML1"/>
              <w:rPr>
                <w:ins w:id="285" w:author="Thomas Dietz" w:date="2012-08-10T14:48:00Z"/>
              </w:rPr>
            </w:pPr>
            <w:ins w:id="286" w:author="Thomas Dietz" w:date="2012-08-10T14:48:00Z">
              <w:r>
                <w:t xml:space="preserve">          &lt;xs:key name="key_configuration-points_capable-switch_configuration-point"&gt;</w:t>
              </w:r>
            </w:ins>
          </w:p>
          <w:p w14:paraId="4D8EE18A" w14:textId="77777777" w:rsidR="00DC2CE4" w:rsidRDefault="00DC2CE4" w:rsidP="00DC2CE4">
            <w:pPr>
              <w:pStyle w:val="XML1"/>
              <w:rPr>
                <w:ins w:id="287" w:author="Thomas Dietz" w:date="2012-08-10T14:48:00Z"/>
              </w:rPr>
            </w:pPr>
            <w:ins w:id="288" w:author="Thomas Dietz" w:date="2012-08-10T14:48:00Z">
              <w:r>
                <w:t xml:space="preserve">            &lt;xs:selector xpath="of11-config:configuration-point"/&gt;</w:t>
              </w:r>
            </w:ins>
          </w:p>
          <w:p w14:paraId="7D6F3BD4" w14:textId="77777777" w:rsidR="00DC2CE4" w:rsidRDefault="00DC2CE4" w:rsidP="00DC2CE4">
            <w:pPr>
              <w:pStyle w:val="XML1"/>
              <w:rPr>
                <w:ins w:id="289" w:author="Thomas Dietz" w:date="2012-08-10T14:48:00Z"/>
              </w:rPr>
            </w:pPr>
            <w:ins w:id="290" w:author="Thomas Dietz" w:date="2012-08-10T14:48:00Z">
              <w:r>
                <w:t xml:space="preserve">            &lt;xs:field xpath="of11-config:id"/&gt;</w:t>
              </w:r>
            </w:ins>
          </w:p>
          <w:p w14:paraId="2F5725E8" w14:textId="77777777" w:rsidR="00DC2CE4" w:rsidRDefault="00DC2CE4" w:rsidP="00DC2CE4">
            <w:pPr>
              <w:pStyle w:val="XML1"/>
              <w:rPr>
                <w:ins w:id="291" w:author="Thomas Dietz" w:date="2012-08-10T14:48:00Z"/>
              </w:rPr>
            </w:pPr>
            <w:ins w:id="292" w:author="Thomas Dietz" w:date="2012-08-10T14:48:00Z">
              <w:r>
                <w:t xml:space="preserve">          &lt;/xs:key&gt;</w:t>
              </w:r>
            </w:ins>
          </w:p>
          <w:p w14:paraId="3D5612B8" w14:textId="77777777" w:rsidR="00DC2CE4" w:rsidRDefault="00DC2CE4" w:rsidP="00DC2CE4">
            <w:pPr>
              <w:pStyle w:val="XML1"/>
              <w:rPr>
                <w:ins w:id="293" w:author="Thomas Dietz" w:date="2012-08-10T14:48:00Z"/>
              </w:rPr>
            </w:pPr>
            <w:ins w:id="294" w:author="Thomas Dietz" w:date="2012-08-10T14:48:00Z">
              <w:r>
                <w:t xml:space="preserve">        &lt;/xs:element&gt;</w:t>
              </w:r>
            </w:ins>
          </w:p>
          <w:p w14:paraId="2A18E3BA" w14:textId="77777777" w:rsidR="00DC2CE4" w:rsidRDefault="00DC2CE4" w:rsidP="00DC2CE4">
            <w:pPr>
              <w:pStyle w:val="XML1"/>
              <w:rPr>
                <w:ins w:id="295" w:author="Thomas Dietz" w:date="2012-08-10T14:48:00Z"/>
              </w:rPr>
            </w:pPr>
            <w:ins w:id="296" w:author="Thomas Dietz" w:date="2012-08-10T14:48:00Z">
              <w:r>
                <w:lastRenderedPageBreak/>
                <w:t xml:space="preserve">        &lt;xs:element name="resources" minOccurs="0"&gt;</w:t>
              </w:r>
            </w:ins>
          </w:p>
          <w:p w14:paraId="17E529F8" w14:textId="77777777" w:rsidR="00DC2CE4" w:rsidRDefault="00DC2CE4" w:rsidP="00DC2CE4">
            <w:pPr>
              <w:pStyle w:val="XML1"/>
              <w:rPr>
                <w:ins w:id="297" w:author="Thomas Dietz" w:date="2012-08-10T14:48:00Z"/>
              </w:rPr>
            </w:pPr>
            <w:ins w:id="298" w:author="Thomas Dietz" w:date="2012-08-10T14:48:00Z">
              <w:r>
                <w:t xml:space="preserve">          &lt;xs:annotation&gt;</w:t>
              </w:r>
            </w:ins>
          </w:p>
          <w:p w14:paraId="4D87C8F0" w14:textId="77777777" w:rsidR="00DC2CE4" w:rsidRDefault="00DC2CE4" w:rsidP="00DC2CE4">
            <w:pPr>
              <w:pStyle w:val="XML1"/>
              <w:rPr>
                <w:ins w:id="299" w:author="Thomas Dietz" w:date="2012-08-10T14:48:00Z"/>
              </w:rPr>
            </w:pPr>
            <w:ins w:id="300" w:author="Thomas Dietz" w:date="2012-08-10T14:48:00Z">
              <w:r>
                <w:t xml:space="preserve">            &lt;xs:documentation&gt;</w:t>
              </w:r>
            </w:ins>
          </w:p>
          <w:p w14:paraId="6D3481B7" w14:textId="77777777" w:rsidR="00DC2CE4" w:rsidRDefault="00DC2CE4" w:rsidP="00DC2CE4">
            <w:pPr>
              <w:pStyle w:val="XML1"/>
              <w:rPr>
                <w:ins w:id="301" w:author="Thomas Dietz" w:date="2012-08-10T14:48:00Z"/>
              </w:rPr>
            </w:pPr>
            <w:ins w:id="302" w:author="Thomas Dietz" w:date="2012-08-10T14:48:00Z">
              <w:r>
                <w:t xml:space="preserve">              A lists containing all resources of the OpenFlow</w:t>
              </w:r>
            </w:ins>
          </w:p>
          <w:p w14:paraId="12614437" w14:textId="77777777" w:rsidR="00DC2CE4" w:rsidRDefault="00DC2CE4" w:rsidP="00DC2CE4">
            <w:pPr>
              <w:pStyle w:val="XML1"/>
              <w:rPr>
                <w:ins w:id="303" w:author="Thomas Dietz" w:date="2012-08-10T14:48:00Z"/>
              </w:rPr>
            </w:pPr>
            <w:ins w:id="304" w:author="Thomas Dietz" w:date="2012-08-10T14:48:00Z">
              <w:r>
                <w:t xml:space="preserve">              Capable Switch that can be used by OpenFlow Logical</w:t>
              </w:r>
            </w:ins>
          </w:p>
          <w:p w14:paraId="3882B9B0" w14:textId="77777777" w:rsidR="00DC2CE4" w:rsidRDefault="00DC2CE4" w:rsidP="00DC2CE4">
            <w:pPr>
              <w:pStyle w:val="XML1"/>
              <w:rPr>
                <w:ins w:id="305" w:author="Thomas Dietz" w:date="2012-08-10T14:48:00Z"/>
              </w:rPr>
            </w:pPr>
            <w:ins w:id="306" w:author="Thomas Dietz" w:date="2012-08-10T14:48:00Z">
              <w:r>
                <w:t xml:space="preserve">              Switches.  Resources are listed here independent of their</w:t>
              </w:r>
            </w:ins>
          </w:p>
          <w:p w14:paraId="0A1A6843" w14:textId="77777777" w:rsidR="00DC2CE4" w:rsidRDefault="00DC2CE4" w:rsidP="00DC2CE4">
            <w:pPr>
              <w:pStyle w:val="XML1"/>
              <w:rPr>
                <w:ins w:id="307" w:author="Thomas Dietz" w:date="2012-08-10T14:48:00Z"/>
              </w:rPr>
            </w:pPr>
            <w:ins w:id="308" w:author="Thomas Dietz" w:date="2012-08-10T14:48:00Z">
              <w:r>
                <w:t xml:space="preserve">              </w:t>
              </w:r>
              <w:proofErr w:type="gramStart"/>
              <w:r>
                <w:t>actual</w:t>
              </w:r>
              <w:proofErr w:type="gramEnd"/>
              <w:r>
                <w:t xml:space="preserve"> assignment to OpenFlow Logical Switches.  They may</w:t>
              </w:r>
            </w:ins>
          </w:p>
          <w:p w14:paraId="321E8538" w14:textId="77777777" w:rsidR="00DC2CE4" w:rsidRDefault="00DC2CE4" w:rsidP="00DC2CE4">
            <w:pPr>
              <w:pStyle w:val="XML1"/>
              <w:rPr>
                <w:ins w:id="309" w:author="Thomas Dietz" w:date="2012-08-10T14:48:00Z"/>
              </w:rPr>
            </w:pPr>
            <w:ins w:id="310" w:author="Thomas Dietz" w:date="2012-08-10T14:48:00Z">
              <w:r>
                <w:t xml:space="preserve">              be available to be assigned to an OpenFlow Logical Switch</w:t>
              </w:r>
            </w:ins>
          </w:p>
          <w:p w14:paraId="57E975A2" w14:textId="77777777" w:rsidR="00DC2CE4" w:rsidRDefault="00DC2CE4" w:rsidP="00DC2CE4">
            <w:pPr>
              <w:pStyle w:val="XML1"/>
              <w:rPr>
                <w:ins w:id="311" w:author="Thomas Dietz" w:date="2012-08-10T14:48:00Z"/>
              </w:rPr>
            </w:pPr>
            <w:ins w:id="312" w:author="Thomas Dietz" w:date="2012-08-10T14:48:00Z">
              <w:r>
                <w:t xml:space="preserve">              </w:t>
              </w:r>
              <w:proofErr w:type="gramStart"/>
              <w:r>
                <w:t>or</w:t>
              </w:r>
              <w:proofErr w:type="gramEnd"/>
              <w:r>
                <w:t xml:space="preserve"> already in use by an OpenFlow Logical Switch.</w:t>
              </w:r>
            </w:ins>
          </w:p>
          <w:p w14:paraId="32529BD9" w14:textId="77777777" w:rsidR="00DC2CE4" w:rsidRDefault="00DC2CE4" w:rsidP="00DC2CE4">
            <w:pPr>
              <w:pStyle w:val="XML1"/>
              <w:rPr>
                <w:ins w:id="313" w:author="Thomas Dietz" w:date="2012-08-10T14:48:00Z"/>
              </w:rPr>
            </w:pPr>
            <w:ins w:id="314" w:author="Thomas Dietz" w:date="2012-08-10T14:48:00Z">
              <w:r>
                <w:t xml:space="preserve">            &lt;/xs:documentation&gt;</w:t>
              </w:r>
            </w:ins>
          </w:p>
          <w:p w14:paraId="26319F10" w14:textId="77777777" w:rsidR="00DC2CE4" w:rsidRDefault="00DC2CE4" w:rsidP="00DC2CE4">
            <w:pPr>
              <w:pStyle w:val="XML1"/>
              <w:rPr>
                <w:ins w:id="315" w:author="Thomas Dietz" w:date="2012-08-10T14:48:00Z"/>
              </w:rPr>
            </w:pPr>
            <w:ins w:id="316" w:author="Thomas Dietz" w:date="2012-08-10T14:48:00Z">
              <w:r>
                <w:t xml:space="preserve">          &lt;/xs:annotation&gt;</w:t>
              </w:r>
            </w:ins>
          </w:p>
          <w:p w14:paraId="58AFEA60" w14:textId="77777777" w:rsidR="00DC2CE4" w:rsidRDefault="00DC2CE4" w:rsidP="00DC2CE4">
            <w:pPr>
              <w:pStyle w:val="XML1"/>
              <w:rPr>
                <w:ins w:id="317" w:author="Thomas Dietz" w:date="2012-08-10T14:48:00Z"/>
              </w:rPr>
            </w:pPr>
            <w:ins w:id="318" w:author="Thomas Dietz" w:date="2012-08-10T14:48:00Z">
              <w:r>
                <w:t xml:space="preserve">          &lt;xs:complexType&gt;</w:t>
              </w:r>
            </w:ins>
          </w:p>
          <w:p w14:paraId="6FBF3C3D" w14:textId="77777777" w:rsidR="00DC2CE4" w:rsidRDefault="00DC2CE4" w:rsidP="00DC2CE4">
            <w:pPr>
              <w:pStyle w:val="XML1"/>
              <w:rPr>
                <w:ins w:id="319" w:author="Thomas Dietz" w:date="2012-08-10T14:48:00Z"/>
              </w:rPr>
            </w:pPr>
            <w:ins w:id="320" w:author="Thomas Dietz" w:date="2012-08-10T14:48:00Z">
              <w:r>
                <w:t xml:space="preserve">            &lt;xs:sequence&gt;</w:t>
              </w:r>
            </w:ins>
          </w:p>
          <w:p w14:paraId="1676E86C" w14:textId="77777777" w:rsidR="00DC2CE4" w:rsidRDefault="00DC2CE4" w:rsidP="00DC2CE4">
            <w:pPr>
              <w:pStyle w:val="XML1"/>
              <w:rPr>
                <w:ins w:id="321" w:author="Thomas Dietz" w:date="2012-08-10T14:48:00Z"/>
              </w:rPr>
            </w:pPr>
            <w:ins w:id="322" w:author="Thomas Dietz" w:date="2012-08-10T14:48:00Z">
              <w:r>
                <w:t xml:space="preserve">              &lt;xs:element name="port" minOccurs="0" maxOccurs="unbounded"&gt;</w:t>
              </w:r>
            </w:ins>
          </w:p>
          <w:p w14:paraId="6ABF3F3D" w14:textId="77777777" w:rsidR="00DC2CE4" w:rsidRDefault="00DC2CE4" w:rsidP="00DC2CE4">
            <w:pPr>
              <w:pStyle w:val="XML1"/>
              <w:rPr>
                <w:ins w:id="323" w:author="Thomas Dietz" w:date="2012-08-10T14:48:00Z"/>
              </w:rPr>
            </w:pPr>
            <w:ins w:id="324" w:author="Thomas Dietz" w:date="2012-08-10T14:48:00Z">
              <w:r>
                <w:t xml:space="preserve">                &lt;xs:annotation&gt;</w:t>
              </w:r>
            </w:ins>
          </w:p>
          <w:p w14:paraId="45E9F65B" w14:textId="77777777" w:rsidR="00DC2CE4" w:rsidRDefault="00DC2CE4" w:rsidP="00DC2CE4">
            <w:pPr>
              <w:pStyle w:val="XML1"/>
              <w:rPr>
                <w:ins w:id="325" w:author="Thomas Dietz" w:date="2012-08-10T14:48:00Z"/>
              </w:rPr>
            </w:pPr>
            <w:ins w:id="326" w:author="Thomas Dietz" w:date="2012-08-10T14:48:00Z">
              <w:r>
                <w:t xml:space="preserve">                  &lt;xs:documentation&gt;</w:t>
              </w:r>
            </w:ins>
          </w:p>
          <w:p w14:paraId="3B9CC9D1" w14:textId="77777777" w:rsidR="00DC2CE4" w:rsidRDefault="00DC2CE4" w:rsidP="00DC2CE4">
            <w:pPr>
              <w:pStyle w:val="XML1"/>
              <w:rPr>
                <w:ins w:id="327" w:author="Thomas Dietz" w:date="2012-08-10T14:48:00Z"/>
              </w:rPr>
            </w:pPr>
            <w:ins w:id="328" w:author="Thomas Dietz" w:date="2012-08-10T14:48:00Z">
              <w:r>
                <w:t xml:space="preserve">                    The list contains all port resources of the</w:t>
              </w:r>
            </w:ins>
          </w:p>
          <w:p w14:paraId="08F718B7" w14:textId="77777777" w:rsidR="00DC2CE4" w:rsidRDefault="00DC2CE4" w:rsidP="00DC2CE4">
            <w:pPr>
              <w:pStyle w:val="XML1"/>
              <w:rPr>
                <w:ins w:id="329" w:author="Thomas Dietz" w:date="2012-08-10T14:48:00Z"/>
              </w:rPr>
            </w:pPr>
            <w:ins w:id="330" w:author="Thomas Dietz" w:date="2012-08-10T14:48:00Z">
              <w:r>
                <w:t xml:space="preserve">                    OpenFlow Capable Switch.</w:t>
              </w:r>
            </w:ins>
          </w:p>
          <w:p w14:paraId="0A7BEA64" w14:textId="77777777" w:rsidR="00DC2CE4" w:rsidRDefault="00DC2CE4" w:rsidP="00DC2CE4">
            <w:pPr>
              <w:pStyle w:val="XML1"/>
              <w:rPr>
                <w:ins w:id="331" w:author="Thomas Dietz" w:date="2012-08-10T14:48:00Z"/>
              </w:rPr>
            </w:pPr>
          </w:p>
          <w:p w14:paraId="4EDBC3DC" w14:textId="77777777" w:rsidR="00DC2CE4" w:rsidRDefault="00DC2CE4" w:rsidP="00DC2CE4">
            <w:pPr>
              <w:pStyle w:val="XML1"/>
              <w:rPr>
                <w:ins w:id="332" w:author="Thomas Dietz" w:date="2012-08-10T14:48:00Z"/>
              </w:rPr>
            </w:pPr>
            <w:ins w:id="333" w:author="Thomas Dietz" w:date="2012-08-10T14:48:00Z">
              <w:r>
                <w:t xml:space="preserve">                    The element 'resource-id' of OFPortType MUST be unique</w:t>
              </w:r>
            </w:ins>
          </w:p>
          <w:p w14:paraId="5FF5BE57" w14:textId="77777777" w:rsidR="00DC2CE4" w:rsidRDefault="00DC2CE4" w:rsidP="00DC2CE4">
            <w:pPr>
              <w:pStyle w:val="XML1"/>
              <w:rPr>
                <w:ins w:id="334" w:author="Thomas Dietz" w:date="2012-08-10T14:48:00Z"/>
              </w:rPr>
            </w:pPr>
            <w:ins w:id="335" w:author="Thomas Dietz" w:date="2012-08-10T14:48:00Z">
              <w:r>
                <w:t xml:space="preserve">                    </w:t>
              </w:r>
              <w:proofErr w:type="gramStart"/>
              <w:r>
                <w:t>within</w:t>
              </w:r>
              <w:proofErr w:type="gramEnd"/>
              <w:r>
                <w:t xml:space="preserve"> this list.</w:t>
              </w:r>
            </w:ins>
          </w:p>
          <w:p w14:paraId="7193ED43" w14:textId="77777777" w:rsidR="00DC2CE4" w:rsidRDefault="00DC2CE4" w:rsidP="00DC2CE4">
            <w:pPr>
              <w:pStyle w:val="XML1"/>
              <w:rPr>
                <w:ins w:id="336" w:author="Thomas Dietz" w:date="2012-08-10T14:48:00Z"/>
              </w:rPr>
            </w:pPr>
            <w:ins w:id="337" w:author="Thomas Dietz" w:date="2012-08-10T14:48:00Z">
              <w:r>
                <w:t xml:space="preserve">                  &lt;/xs:documentation&gt;</w:t>
              </w:r>
            </w:ins>
          </w:p>
          <w:p w14:paraId="5302257D" w14:textId="77777777" w:rsidR="00DC2CE4" w:rsidRDefault="00DC2CE4" w:rsidP="00DC2CE4">
            <w:pPr>
              <w:pStyle w:val="XML1"/>
              <w:rPr>
                <w:ins w:id="338" w:author="Thomas Dietz" w:date="2012-08-10T14:48:00Z"/>
              </w:rPr>
            </w:pPr>
            <w:ins w:id="339" w:author="Thomas Dietz" w:date="2012-08-10T14:48:00Z">
              <w:r>
                <w:t xml:space="preserve">                &lt;/xs:annotation&gt;</w:t>
              </w:r>
            </w:ins>
          </w:p>
          <w:p w14:paraId="146519E2" w14:textId="77777777" w:rsidR="00DC2CE4" w:rsidRDefault="00DC2CE4" w:rsidP="00DC2CE4">
            <w:pPr>
              <w:pStyle w:val="XML1"/>
              <w:rPr>
                <w:ins w:id="340" w:author="Thomas Dietz" w:date="2012-08-10T14:48:00Z"/>
              </w:rPr>
            </w:pPr>
            <w:ins w:id="341" w:author="Thomas Dietz" w:date="2012-08-10T14:48:00Z">
              <w:r>
                <w:t xml:space="preserve">                &lt;xs:complexType&gt;</w:t>
              </w:r>
            </w:ins>
          </w:p>
          <w:p w14:paraId="059EB50B" w14:textId="77777777" w:rsidR="00DC2CE4" w:rsidRDefault="00DC2CE4" w:rsidP="00DC2CE4">
            <w:pPr>
              <w:pStyle w:val="XML1"/>
              <w:rPr>
                <w:ins w:id="342" w:author="Thomas Dietz" w:date="2012-08-10T14:48:00Z"/>
              </w:rPr>
            </w:pPr>
            <w:ins w:id="343" w:author="Thomas Dietz" w:date="2012-08-10T14:48:00Z">
              <w:r>
                <w:t xml:space="preserve">                  &lt;xs:sequence&gt;</w:t>
              </w:r>
            </w:ins>
          </w:p>
          <w:p w14:paraId="3494147B" w14:textId="77777777" w:rsidR="00DC2CE4" w:rsidRDefault="00DC2CE4" w:rsidP="00DC2CE4">
            <w:pPr>
              <w:pStyle w:val="XML1"/>
              <w:rPr>
                <w:ins w:id="344" w:author="Thomas Dietz" w:date="2012-08-10T14:48:00Z"/>
              </w:rPr>
            </w:pPr>
            <w:ins w:id="345" w:author="Thomas Dietz" w:date="2012-08-10T14:48:00Z">
              <w:r>
                <w:t xml:space="preserve">                    &lt;xs:group ref="OFPortType"/&gt;</w:t>
              </w:r>
            </w:ins>
          </w:p>
          <w:p w14:paraId="2FE26FFA" w14:textId="77777777" w:rsidR="00DC2CE4" w:rsidRDefault="00DC2CE4" w:rsidP="00DC2CE4">
            <w:pPr>
              <w:pStyle w:val="XML1"/>
              <w:rPr>
                <w:ins w:id="346" w:author="Thomas Dietz" w:date="2012-08-10T14:48:00Z"/>
              </w:rPr>
            </w:pPr>
            <w:ins w:id="347" w:author="Thomas Dietz" w:date="2012-08-10T14:48:00Z">
              <w:r>
                <w:t xml:space="preserve">                  &lt;/xs:sequence&gt;</w:t>
              </w:r>
            </w:ins>
          </w:p>
          <w:p w14:paraId="1CEE93A1" w14:textId="77777777" w:rsidR="00DC2CE4" w:rsidRDefault="00DC2CE4" w:rsidP="00DC2CE4">
            <w:pPr>
              <w:pStyle w:val="XML1"/>
              <w:rPr>
                <w:ins w:id="348" w:author="Thomas Dietz" w:date="2012-08-10T14:48:00Z"/>
              </w:rPr>
            </w:pPr>
            <w:ins w:id="349" w:author="Thomas Dietz" w:date="2012-08-10T14:48:00Z">
              <w:r>
                <w:t xml:space="preserve">                &lt;/xs:complexType&gt;</w:t>
              </w:r>
            </w:ins>
          </w:p>
          <w:p w14:paraId="07A237BF" w14:textId="77777777" w:rsidR="00DC2CE4" w:rsidRDefault="00DC2CE4" w:rsidP="00DC2CE4">
            <w:pPr>
              <w:pStyle w:val="XML1"/>
              <w:rPr>
                <w:ins w:id="350" w:author="Thomas Dietz" w:date="2012-08-10T14:48:00Z"/>
              </w:rPr>
            </w:pPr>
            <w:ins w:id="351" w:author="Thomas Dietz" w:date="2012-08-10T14:48:00Z">
              <w:r>
                <w:t xml:space="preserve">              &lt;/xs:element&gt;</w:t>
              </w:r>
            </w:ins>
          </w:p>
          <w:p w14:paraId="75414CF6" w14:textId="77777777" w:rsidR="00DC2CE4" w:rsidRDefault="00DC2CE4" w:rsidP="00DC2CE4">
            <w:pPr>
              <w:pStyle w:val="XML1"/>
              <w:rPr>
                <w:ins w:id="352" w:author="Thomas Dietz" w:date="2012-08-10T14:48:00Z"/>
              </w:rPr>
            </w:pPr>
            <w:ins w:id="353" w:author="Thomas Dietz" w:date="2012-08-10T14:48:00Z">
              <w:r>
                <w:t xml:space="preserve">              &lt;xs:element name="queue" minOccurs="0" maxOccurs="unbounded"&gt;</w:t>
              </w:r>
            </w:ins>
          </w:p>
          <w:p w14:paraId="65326A82" w14:textId="77777777" w:rsidR="00DC2CE4" w:rsidRDefault="00DC2CE4" w:rsidP="00DC2CE4">
            <w:pPr>
              <w:pStyle w:val="XML1"/>
              <w:rPr>
                <w:ins w:id="354" w:author="Thomas Dietz" w:date="2012-08-10T14:48:00Z"/>
              </w:rPr>
            </w:pPr>
            <w:ins w:id="355" w:author="Thomas Dietz" w:date="2012-08-10T14:48:00Z">
              <w:r>
                <w:t xml:space="preserve">                &lt;xs:annotation&gt;</w:t>
              </w:r>
            </w:ins>
          </w:p>
          <w:p w14:paraId="5A2CE1B4" w14:textId="77777777" w:rsidR="00DC2CE4" w:rsidRDefault="00DC2CE4" w:rsidP="00DC2CE4">
            <w:pPr>
              <w:pStyle w:val="XML1"/>
              <w:rPr>
                <w:ins w:id="356" w:author="Thomas Dietz" w:date="2012-08-10T14:48:00Z"/>
              </w:rPr>
            </w:pPr>
            <w:ins w:id="357" w:author="Thomas Dietz" w:date="2012-08-10T14:48:00Z">
              <w:r>
                <w:t xml:space="preserve">                  &lt;xs:documentation&gt;</w:t>
              </w:r>
            </w:ins>
          </w:p>
          <w:p w14:paraId="06DBA67D" w14:textId="77777777" w:rsidR="00DC2CE4" w:rsidRDefault="00DC2CE4" w:rsidP="00DC2CE4">
            <w:pPr>
              <w:pStyle w:val="XML1"/>
              <w:rPr>
                <w:ins w:id="358" w:author="Thomas Dietz" w:date="2012-08-10T14:48:00Z"/>
              </w:rPr>
            </w:pPr>
            <w:ins w:id="359" w:author="Thomas Dietz" w:date="2012-08-10T14:48:00Z">
              <w:r>
                <w:t xml:space="preserve">                    The list contains all queue resources of the</w:t>
              </w:r>
            </w:ins>
          </w:p>
          <w:p w14:paraId="338EB2B2" w14:textId="77777777" w:rsidR="00DC2CE4" w:rsidRDefault="00DC2CE4" w:rsidP="00DC2CE4">
            <w:pPr>
              <w:pStyle w:val="XML1"/>
              <w:rPr>
                <w:ins w:id="360" w:author="Thomas Dietz" w:date="2012-08-10T14:48:00Z"/>
              </w:rPr>
            </w:pPr>
            <w:ins w:id="361" w:author="Thomas Dietz" w:date="2012-08-10T14:48:00Z">
              <w:r>
                <w:t xml:space="preserve">                    OpenFlow Capable Switch.</w:t>
              </w:r>
            </w:ins>
          </w:p>
          <w:p w14:paraId="046A33BB" w14:textId="77777777" w:rsidR="00DC2CE4" w:rsidRDefault="00DC2CE4" w:rsidP="00DC2CE4">
            <w:pPr>
              <w:pStyle w:val="XML1"/>
              <w:rPr>
                <w:ins w:id="362" w:author="Thomas Dietz" w:date="2012-08-10T14:48:00Z"/>
              </w:rPr>
            </w:pPr>
          </w:p>
          <w:p w14:paraId="794F30F9" w14:textId="77777777" w:rsidR="00DC2CE4" w:rsidRDefault="00DC2CE4" w:rsidP="00DC2CE4">
            <w:pPr>
              <w:pStyle w:val="XML1"/>
              <w:rPr>
                <w:ins w:id="363" w:author="Thomas Dietz" w:date="2012-08-10T14:48:00Z"/>
              </w:rPr>
            </w:pPr>
            <w:ins w:id="364" w:author="Thomas Dietz" w:date="2012-08-10T14:48:00Z">
              <w:r>
                <w:t xml:space="preserve">                    The element 'resource-id' of OFQueueType MUST be unique</w:t>
              </w:r>
            </w:ins>
          </w:p>
          <w:p w14:paraId="6E16A874" w14:textId="77777777" w:rsidR="00DC2CE4" w:rsidRDefault="00DC2CE4" w:rsidP="00DC2CE4">
            <w:pPr>
              <w:pStyle w:val="XML1"/>
              <w:rPr>
                <w:ins w:id="365" w:author="Thomas Dietz" w:date="2012-08-10T14:48:00Z"/>
              </w:rPr>
            </w:pPr>
            <w:ins w:id="366" w:author="Thomas Dietz" w:date="2012-08-10T14:48:00Z">
              <w:r>
                <w:t xml:space="preserve">                    </w:t>
              </w:r>
              <w:proofErr w:type="gramStart"/>
              <w:r>
                <w:t>within</w:t>
              </w:r>
              <w:proofErr w:type="gramEnd"/>
              <w:r>
                <w:t xml:space="preserve"> this list.</w:t>
              </w:r>
            </w:ins>
          </w:p>
          <w:p w14:paraId="76496ED6" w14:textId="77777777" w:rsidR="00DC2CE4" w:rsidRDefault="00DC2CE4" w:rsidP="00DC2CE4">
            <w:pPr>
              <w:pStyle w:val="XML1"/>
              <w:rPr>
                <w:ins w:id="367" w:author="Thomas Dietz" w:date="2012-08-10T14:48:00Z"/>
              </w:rPr>
            </w:pPr>
            <w:ins w:id="368" w:author="Thomas Dietz" w:date="2012-08-10T14:48:00Z">
              <w:r>
                <w:t xml:space="preserve">                  &lt;/xs:documentation&gt;</w:t>
              </w:r>
            </w:ins>
          </w:p>
          <w:p w14:paraId="7A2DFBF4" w14:textId="77777777" w:rsidR="00DC2CE4" w:rsidRDefault="00DC2CE4" w:rsidP="00DC2CE4">
            <w:pPr>
              <w:pStyle w:val="XML1"/>
              <w:rPr>
                <w:ins w:id="369" w:author="Thomas Dietz" w:date="2012-08-10T14:48:00Z"/>
              </w:rPr>
            </w:pPr>
            <w:ins w:id="370" w:author="Thomas Dietz" w:date="2012-08-10T14:48:00Z">
              <w:r>
                <w:t xml:space="preserve">                &lt;/xs:annotation&gt;</w:t>
              </w:r>
            </w:ins>
          </w:p>
          <w:p w14:paraId="5127B55A" w14:textId="77777777" w:rsidR="00DC2CE4" w:rsidRDefault="00DC2CE4" w:rsidP="00DC2CE4">
            <w:pPr>
              <w:pStyle w:val="XML1"/>
              <w:rPr>
                <w:ins w:id="371" w:author="Thomas Dietz" w:date="2012-08-10T14:48:00Z"/>
              </w:rPr>
            </w:pPr>
            <w:ins w:id="372" w:author="Thomas Dietz" w:date="2012-08-10T14:48:00Z">
              <w:r>
                <w:t xml:space="preserve">                &lt;xs:complexType&gt;</w:t>
              </w:r>
            </w:ins>
          </w:p>
          <w:p w14:paraId="7B652551" w14:textId="77777777" w:rsidR="00DC2CE4" w:rsidRDefault="00DC2CE4" w:rsidP="00DC2CE4">
            <w:pPr>
              <w:pStyle w:val="XML1"/>
              <w:rPr>
                <w:ins w:id="373" w:author="Thomas Dietz" w:date="2012-08-10T14:48:00Z"/>
              </w:rPr>
            </w:pPr>
            <w:ins w:id="374" w:author="Thomas Dietz" w:date="2012-08-10T14:48:00Z">
              <w:r>
                <w:t xml:space="preserve">                  &lt;xs:sequence&gt;</w:t>
              </w:r>
            </w:ins>
          </w:p>
          <w:p w14:paraId="72559CA5" w14:textId="77777777" w:rsidR="00DC2CE4" w:rsidRDefault="00DC2CE4" w:rsidP="00DC2CE4">
            <w:pPr>
              <w:pStyle w:val="XML1"/>
              <w:rPr>
                <w:ins w:id="375" w:author="Thomas Dietz" w:date="2012-08-10T14:48:00Z"/>
              </w:rPr>
            </w:pPr>
            <w:ins w:id="376" w:author="Thomas Dietz" w:date="2012-08-10T14:48:00Z">
              <w:r>
                <w:t xml:space="preserve">                    &lt;xs:group ref="OFQueueType"/&gt;</w:t>
              </w:r>
            </w:ins>
          </w:p>
          <w:p w14:paraId="59674852" w14:textId="77777777" w:rsidR="00DC2CE4" w:rsidRDefault="00DC2CE4" w:rsidP="00DC2CE4">
            <w:pPr>
              <w:pStyle w:val="XML1"/>
              <w:rPr>
                <w:ins w:id="377" w:author="Thomas Dietz" w:date="2012-08-10T14:48:00Z"/>
              </w:rPr>
            </w:pPr>
            <w:ins w:id="378" w:author="Thomas Dietz" w:date="2012-08-10T14:48:00Z">
              <w:r>
                <w:t xml:space="preserve">                  &lt;/xs:sequence&gt;</w:t>
              </w:r>
            </w:ins>
          </w:p>
          <w:p w14:paraId="6A4E5EA8" w14:textId="77777777" w:rsidR="00DC2CE4" w:rsidRDefault="00DC2CE4" w:rsidP="00DC2CE4">
            <w:pPr>
              <w:pStyle w:val="XML1"/>
              <w:rPr>
                <w:ins w:id="379" w:author="Thomas Dietz" w:date="2012-08-10T14:48:00Z"/>
              </w:rPr>
            </w:pPr>
            <w:ins w:id="380" w:author="Thomas Dietz" w:date="2012-08-10T14:48:00Z">
              <w:r>
                <w:t xml:space="preserve">                &lt;/xs:complexType&gt;</w:t>
              </w:r>
            </w:ins>
          </w:p>
          <w:p w14:paraId="5B92504F" w14:textId="77777777" w:rsidR="00DC2CE4" w:rsidRDefault="00DC2CE4" w:rsidP="00DC2CE4">
            <w:pPr>
              <w:pStyle w:val="XML1"/>
              <w:rPr>
                <w:ins w:id="381" w:author="Thomas Dietz" w:date="2012-08-10T14:48:00Z"/>
              </w:rPr>
            </w:pPr>
            <w:ins w:id="382" w:author="Thomas Dietz" w:date="2012-08-10T14:48:00Z">
              <w:r>
                <w:t xml:space="preserve">              &lt;/xs:element&gt;</w:t>
              </w:r>
            </w:ins>
          </w:p>
          <w:p w14:paraId="171FDB84" w14:textId="77777777" w:rsidR="00DC2CE4" w:rsidRDefault="00DC2CE4" w:rsidP="00DC2CE4">
            <w:pPr>
              <w:pStyle w:val="XML1"/>
              <w:rPr>
                <w:ins w:id="383" w:author="Thomas Dietz" w:date="2012-08-10T14:48:00Z"/>
              </w:rPr>
            </w:pPr>
            <w:ins w:id="384" w:author="Thomas Dietz" w:date="2012-08-10T14:48:00Z">
              <w:r>
                <w:t xml:space="preserve">              &lt;xs:element name="owned-certificate" minOccurs="0" maxOccurs="unbounded"&gt;</w:t>
              </w:r>
            </w:ins>
          </w:p>
          <w:p w14:paraId="3C35113F" w14:textId="77777777" w:rsidR="00DC2CE4" w:rsidRDefault="00DC2CE4" w:rsidP="00DC2CE4">
            <w:pPr>
              <w:pStyle w:val="XML1"/>
              <w:rPr>
                <w:ins w:id="385" w:author="Thomas Dietz" w:date="2012-08-10T14:48:00Z"/>
              </w:rPr>
            </w:pPr>
            <w:ins w:id="386" w:author="Thomas Dietz" w:date="2012-08-10T14:48:00Z">
              <w:r>
                <w:t xml:space="preserve">                &lt;xs:annotation&gt;</w:t>
              </w:r>
            </w:ins>
          </w:p>
          <w:p w14:paraId="5AE383DD" w14:textId="77777777" w:rsidR="00DC2CE4" w:rsidRDefault="00DC2CE4" w:rsidP="00DC2CE4">
            <w:pPr>
              <w:pStyle w:val="XML1"/>
              <w:rPr>
                <w:ins w:id="387" w:author="Thomas Dietz" w:date="2012-08-10T14:48:00Z"/>
              </w:rPr>
            </w:pPr>
            <w:ins w:id="388" w:author="Thomas Dietz" w:date="2012-08-10T14:48:00Z">
              <w:r>
                <w:t xml:space="preserve">                  &lt;xs:documentation&gt;</w:t>
              </w:r>
            </w:ins>
          </w:p>
          <w:p w14:paraId="6546974A" w14:textId="77777777" w:rsidR="00DC2CE4" w:rsidRDefault="00DC2CE4" w:rsidP="00DC2CE4">
            <w:pPr>
              <w:pStyle w:val="XML1"/>
              <w:rPr>
                <w:ins w:id="389" w:author="Thomas Dietz" w:date="2012-08-10T14:48:00Z"/>
              </w:rPr>
            </w:pPr>
            <w:ins w:id="390" w:author="Thomas Dietz" w:date="2012-08-10T14:48:00Z">
              <w:r>
                <w:t xml:space="preserve">                    The list contains all owned certificate</w:t>
              </w:r>
            </w:ins>
          </w:p>
          <w:p w14:paraId="6026E233" w14:textId="77777777" w:rsidR="00DC2CE4" w:rsidRDefault="00DC2CE4" w:rsidP="00DC2CE4">
            <w:pPr>
              <w:pStyle w:val="XML1"/>
              <w:rPr>
                <w:ins w:id="391" w:author="Thomas Dietz" w:date="2012-08-10T14:48:00Z"/>
              </w:rPr>
            </w:pPr>
            <w:ins w:id="392" w:author="Thomas Dietz" w:date="2012-08-10T14:48:00Z">
              <w:r>
                <w:t xml:space="preserve">                    </w:t>
              </w:r>
              <w:proofErr w:type="gramStart"/>
              <w:r>
                <w:t>resources</w:t>
              </w:r>
              <w:proofErr w:type="gramEnd"/>
              <w:r>
                <w:t xml:space="preserve"> of the OpenFlow Capable Switch.</w:t>
              </w:r>
            </w:ins>
          </w:p>
          <w:p w14:paraId="4EC0A315" w14:textId="77777777" w:rsidR="00DC2CE4" w:rsidRDefault="00DC2CE4" w:rsidP="00DC2CE4">
            <w:pPr>
              <w:pStyle w:val="XML1"/>
              <w:rPr>
                <w:ins w:id="393" w:author="Thomas Dietz" w:date="2012-08-10T14:48:00Z"/>
              </w:rPr>
            </w:pPr>
          </w:p>
          <w:p w14:paraId="4F3D2D53" w14:textId="77777777" w:rsidR="00DC2CE4" w:rsidRDefault="00DC2CE4" w:rsidP="00DC2CE4">
            <w:pPr>
              <w:pStyle w:val="XML1"/>
              <w:rPr>
                <w:ins w:id="394" w:author="Thomas Dietz" w:date="2012-08-10T14:48:00Z"/>
              </w:rPr>
            </w:pPr>
            <w:ins w:id="395" w:author="Thomas Dietz" w:date="2012-08-10T14:48:00Z">
              <w:r>
                <w:t xml:space="preserve">                    The element 'resource-id' of OFOwnedCertificateType MUST</w:t>
              </w:r>
            </w:ins>
          </w:p>
          <w:p w14:paraId="7900BB0A" w14:textId="77777777" w:rsidR="00DC2CE4" w:rsidRDefault="00DC2CE4" w:rsidP="00DC2CE4">
            <w:pPr>
              <w:pStyle w:val="XML1"/>
              <w:rPr>
                <w:ins w:id="396" w:author="Thomas Dietz" w:date="2012-08-10T14:48:00Z"/>
              </w:rPr>
            </w:pPr>
            <w:ins w:id="397" w:author="Thomas Dietz" w:date="2012-08-10T14:48:00Z">
              <w:r>
                <w:t xml:space="preserve">                    </w:t>
              </w:r>
              <w:proofErr w:type="gramStart"/>
              <w:r>
                <w:t>be</w:t>
              </w:r>
              <w:proofErr w:type="gramEnd"/>
              <w:r>
                <w:t xml:space="preserve"> unique within this list.</w:t>
              </w:r>
            </w:ins>
          </w:p>
          <w:p w14:paraId="2C14726F" w14:textId="77777777" w:rsidR="00DC2CE4" w:rsidRDefault="00DC2CE4" w:rsidP="00DC2CE4">
            <w:pPr>
              <w:pStyle w:val="XML1"/>
              <w:rPr>
                <w:ins w:id="398" w:author="Thomas Dietz" w:date="2012-08-10T14:48:00Z"/>
              </w:rPr>
            </w:pPr>
            <w:ins w:id="399" w:author="Thomas Dietz" w:date="2012-08-10T14:48:00Z">
              <w:r>
                <w:t xml:space="preserve">                  &lt;/xs:documentation&gt;</w:t>
              </w:r>
            </w:ins>
          </w:p>
          <w:p w14:paraId="2776D348" w14:textId="77777777" w:rsidR="00DC2CE4" w:rsidRDefault="00DC2CE4" w:rsidP="00DC2CE4">
            <w:pPr>
              <w:pStyle w:val="XML1"/>
              <w:rPr>
                <w:ins w:id="400" w:author="Thomas Dietz" w:date="2012-08-10T14:48:00Z"/>
              </w:rPr>
            </w:pPr>
            <w:ins w:id="401" w:author="Thomas Dietz" w:date="2012-08-10T14:48:00Z">
              <w:r>
                <w:t xml:space="preserve">                &lt;/xs:annotation&gt;</w:t>
              </w:r>
            </w:ins>
          </w:p>
          <w:p w14:paraId="14944B86" w14:textId="77777777" w:rsidR="00DC2CE4" w:rsidRDefault="00DC2CE4" w:rsidP="00DC2CE4">
            <w:pPr>
              <w:pStyle w:val="XML1"/>
              <w:rPr>
                <w:ins w:id="402" w:author="Thomas Dietz" w:date="2012-08-10T14:48:00Z"/>
              </w:rPr>
            </w:pPr>
            <w:ins w:id="403" w:author="Thomas Dietz" w:date="2012-08-10T14:48:00Z">
              <w:r>
                <w:lastRenderedPageBreak/>
                <w:t xml:space="preserve">                &lt;xs:complexType&gt;</w:t>
              </w:r>
            </w:ins>
          </w:p>
          <w:p w14:paraId="18220968" w14:textId="77777777" w:rsidR="00DC2CE4" w:rsidRDefault="00DC2CE4" w:rsidP="00DC2CE4">
            <w:pPr>
              <w:pStyle w:val="XML1"/>
              <w:rPr>
                <w:ins w:id="404" w:author="Thomas Dietz" w:date="2012-08-10T14:48:00Z"/>
              </w:rPr>
            </w:pPr>
            <w:ins w:id="405" w:author="Thomas Dietz" w:date="2012-08-10T14:48:00Z">
              <w:r>
                <w:t xml:space="preserve">                  &lt;xs:sequence&gt;</w:t>
              </w:r>
            </w:ins>
          </w:p>
          <w:p w14:paraId="6CCF9752" w14:textId="77777777" w:rsidR="00DC2CE4" w:rsidRDefault="00DC2CE4" w:rsidP="00DC2CE4">
            <w:pPr>
              <w:pStyle w:val="XML1"/>
              <w:rPr>
                <w:ins w:id="406" w:author="Thomas Dietz" w:date="2012-08-10T14:48:00Z"/>
              </w:rPr>
            </w:pPr>
            <w:ins w:id="407" w:author="Thomas Dietz" w:date="2012-08-10T14:48:00Z">
              <w:r>
                <w:t xml:space="preserve">                    &lt;xs:group ref="OFOwnedCertificateType"/&gt;</w:t>
              </w:r>
            </w:ins>
          </w:p>
          <w:p w14:paraId="72ED1BFF" w14:textId="77777777" w:rsidR="00DC2CE4" w:rsidRDefault="00DC2CE4" w:rsidP="00DC2CE4">
            <w:pPr>
              <w:pStyle w:val="XML1"/>
              <w:rPr>
                <w:ins w:id="408" w:author="Thomas Dietz" w:date="2012-08-10T14:48:00Z"/>
              </w:rPr>
            </w:pPr>
            <w:ins w:id="409" w:author="Thomas Dietz" w:date="2012-08-10T14:48:00Z">
              <w:r>
                <w:t xml:space="preserve">                  &lt;/xs:sequence&gt;</w:t>
              </w:r>
            </w:ins>
          </w:p>
          <w:p w14:paraId="0D58058B" w14:textId="77777777" w:rsidR="00DC2CE4" w:rsidRDefault="00DC2CE4" w:rsidP="00DC2CE4">
            <w:pPr>
              <w:pStyle w:val="XML1"/>
              <w:rPr>
                <w:ins w:id="410" w:author="Thomas Dietz" w:date="2012-08-10T14:48:00Z"/>
              </w:rPr>
            </w:pPr>
            <w:ins w:id="411" w:author="Thomas Dietz" w:date="2012-08-10T14:48:00Z">
              <w:r>
                <w:t xml:space="preserve">                &lt;/xs:complexType&gt;</w:t>
              </w:r>
            </w:ins>
          </w:p>
          <w:p w14:paraId="04D95B60" w14:textId="77777777" w:rsidR="00DC2CE4" w:rsidRDefault="00DC2CE4" w:rsidP="00DC2CE4">
            <w:pPr>
              <w:pStyle w:val="XML1"/>
              <w:rPr>
                <w:ins w:id="412" w:author="Thomas Dietz" w:date="2012-08-10T14:48:00Z"/>
              </w:rPr>
            </w:pPr>
            <w:ins w:id="413" w:author="Thomas Dietz" w:date="2012-08-10T14:48:00Z">
              <w:r>
                <w:t xml:space="preserve">              &lt;/xs:element&gt;</w:t>
              </w:r>
            </w:ins>
          </w:p>
          <w:p w14:paraId="219315FE" w14:textId="77777777" w:rsidR="00DC2CE4" w:rsidRDefault="00DC2CE4" w:rsidP="00DC2CE4">
            <w:pPr>
              <w:pStyle w:val="XML1"/>
              <w:rPr>
                <w:ins w:id="414" w:author="Thomas Dietz" w:date="2012-08-10T14:48:00Z"/>
              </w:rPr>
            </w:pPr>
            <w:ins w:id="415" w:author="Thomas Dietz" w:date="2012-08-10T14:48:00Z">
              <w:r>
                <w:t xml:space="preserve">              &lt;xs:element name="external-certificate" minOccurs="0" maxOccurs="unbounded"&gt;</w:t>
              </w:r>
            </w:ins>
          </w:p>
          <w:p w14:paraId="22BF79E2" w14:textId="77777777" w:rsidR="00DC2CE4" w:rsidRDefault="00DC2CE4" w:rsidP="00DC2CE4">
            <w:pPr>
              <w:pStyle w:val="XML1"/>
              <w:rPr>
                <w:ins w:id="416" w:author="Thomas Dietz" w:date="2012-08-10T14:48:00Z"/>
              </w:rPr>
            </w:pPr>
            <w:ins w:id="417" w:author="Thomas Dietz" w:date="2012-08-10T14:48:00Z">
              <w:r>
                <w:t xml:space="preserve">                &lt;xs:annotation&gt;</w:t>
              </w:r>
            </w:ins>
          </w:p>
          <w:p w14:paraId="26B386F4" w14:textId="77777777" w:rsidR="00DC2CE4" w:rsidRDefault="00DC2CE4" w:rsidP="00DC2CE4">
            <w:pPr>
              <w:pStyle w:val="XML1"/>
              <w:rPr>
                <w:ins w:id="418" w:author="Thomas Dietz" w:date="2012-08-10T14:48:00Z"/>
              </w:rPr>
            </w:pPr>
            <w:ins w:id="419" w:author="Thomas Dietz" w:date="2012-08-10T14:48:00Z">
              <w:r>
                <w:t xml:space="preserve">                  &lt;xs:documentation&gt;</w:t>
              </w:r>
            </w:ins>
          </w:p>
          <w:p w14:paraId="504D0CCA" w14:textId="77777777" w:rsidR="00DC2CE4" w:rsidRDefault="00DC2CE4" w:rsidP="00DC2CE4">
            <w:pPr>
              <w:pStyle w:val="XML1"/>
              <w:rPr>
                <w:ins w:id="420" w:author="Thomas Dietz" w:date="2012-08-10T14:48:00Z"/>
              </w:rPr>
            </w:pPr>
            <w:ins w:id="421" w:author="Thomas Dietz" w:date="2012-08-10T14:48:00Z">
              <w:r>
                <w:t xml:space="preserve">                    The list contains all external certificate</w:t>
              </w:r>
            </w:ins>
          </w:p>
          <w:p w14:paraId="36F08C88" w14:textId="77777777" w:rsidR="00DC2CE4" w:rsidRDefault="00DC2CE4" w:rsidP="00DC2CE4">
            <w:pPr>
              <w:pStyle w:val="XML1"/>
              <w:rPr>
                <w:ins w:id="422" w:author="Thomas Dietz" w:date="2012-08-10T14:48:00Z"/>
              </w:rPr>
            </w:pPr>
            <w:ins w:id="423" w:author="Thomas Dietz" w:date="2012-08-10T14:48:00Z">
              <w:r>
                <w:t xml:space="preserve">                    </w:t>
              </w:r>
              <w:proofErr w:type="gramStart"/>
              <w:r>
                <w:t>resources</w:t>
              </w:r>
              <w:proofErr w:type="gramEnd"/>
              <w:r>
                <w:t xml:space="preserve"> of the OpenFlow Capable Switch.</w:t>
              </w:r>
            </w:ins>
          </w:p>
          <w:p w14:paraId="454C0D81" w14:textId="77777777" w:rsidR="00DC2CE4" w:rsidRDefault="00DC2CE4" w:rsidP="00DC2CE4">
            <w:pPr>
              <w:pStyle w:val="XML1"/>
              <w:rPr>
                <w:ins w:id="424" w:author="Thomas Dietz" w:date="2012-08-10T14:48:00Z"/>
              </w:rPr>
            </w:pPr>
          </w:p>
          <w:p w14:paraId="11AEEE60" w14:textId="77777777" w:rsidR="00DC2CE4" w:rsidRDefault="00DC2CE4" w:rsidP="00DC2CE4">
            <w:pPr>
              <w:pStyle w:val="XML1"/>
              <w:rPr>
                <w:ins w:id="425" w:author="Thomas Dietz" w:date="2012-08-10T14:48:00Z"/>
              </w:rPr>
            </w:pPr>
            <w:ins w:id="426" w:author="Thomas Dietz" w:date="2012-08-10T14:48:00Z">
              <w:r>
                <w:t xml:space="preserve">                    The element 'resource-id' of OFExternalCertificateType</w:t>
              </w:r>
            </w:ins>
          </w:p>
          <w:p w14:paraId="7EFB8A8D" w14:textId="77777777" w:rsidR="00DC2CE4" w:rsidRDefault="00DC2CE4" w:rsidP="00DC2CE4">
            <w:pPr>
              <w:pStyle w:val="XML1"/>
              <w:rPr>
                <w:ins w:id="427" w:author="Thomas Dietz" w:date="2012-08-10T14:48:00Z"/>
              </w:rPr>
            </w:pPr>
            <w:ins w:id="428" w:author="Thomas Dietz" w:date="2012-08-10T14:48:00Z">
              <w:r>
                <w:t xml:space="preserve">                    MUST be unique within this list.</w:t>
              </w:r>
            </w:ins>
          </w:p>
          <w:p w14:paraId="12FF2D79" w14:textId="77777777" w:rsidR="00DC2CE4" w:rsidRDefault="00DC2CE4" w:rsidP="00DC2CE4">
            <w:pPr>
              <w:pStyle w:val="XML1"/>
              <w:rPr>
                <w:ins w:id="429" w:author="Thomas Dietz" w:date="2012-08-10T14:48:00Z"/>
              </w:rPr>
            </w:pPr>
            <w:ins w:id="430" w:author="Thomas Dietz" w:date="2012-08-10T14:48:00Z">
              <w:r>
                <w:t xml:space="preserve">                  &lt;/xs:documentation&gt;</w:t>
              </w:r>
            </w:ins>
          </w:p>
          <w:p w14:paraId="62804429" w14:textId="77777777" w:rsidR="00DC2CE4" w:rsidRDefault="00DC2CE4" w:rsidP="00DC2CE4">
            <w:pPr>
              <w:pStyle w:val="XML1"/>
              <w:rPr>
                <w:ins w:id="431" w:author="Thomas Dietz" w:date="2012-08-10T14:48:00Z"/>
              </w:rPr>
            </w:pPr>
            <w:ins w:id="432" w:author="Thomas Dietz" w:date="2012-08-10T14:48:00Z">
              <w:r>
                <w:t xml:space="preserve">                &lt;/xs:annotation&gt;</w:t>
              </w:r>
            </w:ins>
          </w:p>
          <w:p w14:paraId="6DC3C47D" w14:textId="77777777" w:rsidR="00DC2CE4" w:rsidRDefault="00DC2CE4" w:rsidP="00DC2CE4">
            <w:pPr>
              <w:pStyle w:val="XML1"/>
              <w:rPr>
                <w:ins w:id="433" w:author="Thomas Dietz" w:date="2012-08-10T14:48:00Z"/>
              </w:rPr>
            </w:pPr>
            <w:ins w:id="434" w:author="Thomas Dietz" w:date="2012-08-10T14:48:00Z">
              <w:r>
                <w:t xml:space="preserve">                &lt;xs:complexType&gt;</w:t>
              </w:r>
            </w:ins>
          </w:p>
          <w:p w14:paraId="0A55E952" w14:textId="77777777" w:rsidR="00DC2CE4" w:rsidRDefault="00DC2CE4" w:rsidP="00DC2CE4">
            <w:pPr>
              <w:pStyle w:val="XML1"/>
              <w:rPr>
                <w:ins w:id="435" w:author="Thomas Dietz" w:date="2012-08-10T14:48:00Z"/>
              </w:rPr>
            </w:pPr>
            <w:ins w:id="436" w:author="Thomas Dietz" w:date="2012-08-10T14:48:00Z">
              <w:r>
                <w:t xml:space="preserve">                  &lt;xs:sequence&gt;</w:t>
              </w:r>
            </w:ins>
          </w:p>
          <w:p w14:paraId="1CE4B6A6" w14:textId="77777777" w:rsidR="00DC2CE4" w:rsidRDefault="00DC2CE4" w:rsidP="00DC2CE4">
            <w:pPr>
              <w:pStyle w:val="XML1"/>
              <w:rPr>
                <w:ins w:id="437" w:author="Thomas Dietz" w:date="2012-08-10T14:48:00Z"/>
              </w:rPr>
            </w:pPr>
            <w:ins w:id="438" w:author="Thomas Dietz" w:date="2012-08-10T14:48:00Z">
              <w:r>
                <w:t xml:space="preserve">                    &lt;xs:group ref="OFExternalCertificateType"/&gt;</w:t>
              </w:r>
            </w:ins>
          </w:p>
          <w:p w14:paraId="0D3FB934" w14:textId="77777777" w:rsidR="00DC2CE4" w:rsidRDefault="00DC2CE4" w:rsidP="00DC2CE4">
            <w:pPr>
              <w:pStyle w:val="XML1"/>
              <w:rPr>
                <w:ins w:id="439" w:author="Thomas Dietz" w:date="2012-08-10T14:48:00Z"/>
              </w:rPr>
            </w:pPr>
            <w:ins w:id="440" w:author="Thomas Dietz" w:date="2012-08-10T14:48:00Z">
              <w:r>
                <w:t xml:space="preserve">                  &lt;/xs:sequence&gt;</w:t>
              </w:r>
            </w:ins>
          </w:p>
          <w:p w14:paraId="60B0AA86" w14:textId="77777777" w:rsidR="00DC2CE4" w:rsidRDefault="00DC2CE4" w:rsidP="00DC2CE4">
            <w:pPr>
              <w:pStyle w:val="XML1"/>
              <w:rPr>
                <w:ins w:id="441" w:author="Thomas Dietz" w:date="2012-08-10T14:48:00Z"/>
              </w:rPr>
            </w:pPr>
            <w:ins w:id="442" w:author="Thomas Dietz" w:date="2012-08-10T14:48:00Z">
              <w:r>
                <w:t xml:space="preserve">                &lt;/xs:complexType&gt;</w:t>
              </w:r>
            </w:ins>
          </w:p>
          <w:p w14:paraId="748ABE14" w14:textId="77777777" w:rsidR="00DC2CE4" w:rsidRDefault="00DC2CE4" w:rsidP="00DC2CE4">
            <w:pPr>
              <w:pStyle w:val="XML1"/>
              <w:rPr>
                <w:ins w:id="443" w:author="Thomas Dietz" w:date="2012-08-10T14:48:00Z"/>
              </w:rPr>
            </w:pPr>
            <w:ins w:id="444" w:author="Thomas Dietz" w:date="2012-08-10T14:48:00Z">
              <w:r>
                <w:t xml:space="preserve">              &lt;/xs:element&gt;</w:t>
              </w:r>
            </w:ins>
          </w:p>
          <w:p w14:paraId="09AAF895" w14:textId="77777777" w:rsidR="00DC2CE4" w:rsidRDefault="00DC2CE4" w:rsidP="00DC2CE4">
            <w:pPr>
              <w:pStyle w:val="XML1"/>
              <w:rPr>
                <w:ins w:id="445" w:author="Thomas Dietz" w:date="2012-08-10T14:48:00Z"/>
              </w:rPr>
            </w:pPr>
            <w:ins w:id="446" w:author="Thomas Dietz" w:date="2012-08-10T14:48:00Z">
              <w:r>
                <w:t xml:space="preserve">              &lt;xs:element name="flow-table" minOccurs="0" maxOccurs="unbounded"&gt;</w:t>
              </w:r>
            </w:ins>
          </w:p>
          <w:p w14:paraId="7F0F3495" w14:textId="77777777" w:rsidR="00DC2CE4" w:rsidRDefault="00DC2CE4" w:rsidP="00DC2CE4">
            <w:pPr>
              <w:pStyle w:val="XML1"/>
              <w:rPr>
                <w:ins w:id="447" w:author="Thomas Dietz" w:date="2012-08-10T14:48:00Z"/>
              </w:rPr>
            </w:pPr>
            <w:ins w:id="448" w:author="Thomas Dietz" w:date="2012-08-10T14:48:00Z">
              <w:r>
                <w:t xml:space="preserve">                &lt;xs:annotation&gt;</w:t>
              </w:r>
            </w:ins>
          </w:p>
          <w:p w14:paraId="05612AC6" w14:textId="77777777" w:rsidR="00DC2CE4" w:rsidRDefault="00DC2CE4" w:rsidP="00DC2CE4">
            <w:pPr>
              <w:pStyle w:val="XML1"/>
              <w:rPr>
                <w:ins w:id="449" w:author="Thomas Dietz" w:date="2012-08-10T14:48:00Z"/>
              </w:rPr>
            </w:pPr>
            <w:ins w:id="450" w:author="Thomas Dietz" w:date="2012-08-10T14:48:00Z">
              <w:r>
                <w:t xml:space="preserve">                  &lt;xs:documentation&gt;</w:t>
              </w:r>
            </w:ins>
          </w:p>
          <w:p w14:paraId="7BB29DF5" w14:textId="77777777" w:rsidR="00DC2CE4" w:rsidRDefault="00DC2CE4" w:rsidP="00DC2CE4">
            <w:pPr>
              <w:pStyle w:val="XML1"/>
              <w:rPr>
                <w:ins w:id="451" w:author="Thomas Dietz" w:date="2012-08-10T14:48:00Z"/>
              </w:rPr>
            </w:pPr>
            <w:ins w:id="452" w:author="Thomas Dietz" w:date="2012-08-10T14:48:00Z">
              <w:r>
                <w:t xml:space="preserve">                    The list contains all flow table resources of</w:t>
              </w:r>
            </w:ins>
          </w:p>
          <w:p w14:paraId="0E62AA68" w14:textId="77777777" w:rsidR="00DC2CE4" w:rsidRDefault="00DC2CE4" w:rsidP="00DC2CE4">
            <w:pPr>
              <w:pStyle w:val="XML1"/>
              <w:rPr>
                <w:ins w:id="453" w:author="Thomas Dietz" w:date="2012-08-10T14:48:00Z"/>
              </w:rPr>
            </w:pPr>
            <w:ins w:id="454" w:author="Thomas Dietz" w:date="2012-08-10T14:48:00Z">
              <w:r>
                <w:t xml:space="preserve">                    </w:t>
              </w:r>
              <w:proofErr w:type="gramStart"/>
              <w:r>
                <w:t>the</w:t>
              </w:r>
              <w:proofErr w:type="gramEnd"/>
              <w:r>
                <w:t xml:space="preserve"> OpenFlow Capable Switch.</w:t>
              </w:r>
            </w:ins>
          </w:p>
          <w:p w14:paraId="7A30088E" w14:textId="77777777" w:rsidR="00DC2CE4" w:rsidRDefault="00DC2CE4" w:rsidP="00DC2CE4">
            <w:pPr>
              <w:pStyle w:val="XML1"/>
              <w:rPr>
                <w:ins w:id="455" w:author="Thomas Dietz" w:date="2012-08-10T14:48:00Z"/>
              </w:rPr>
            </w:pPr>
          </w:p>
          <w:p w14:paraId="1FC5394E" w14:textId="77777777" w:rsidR="00DC2CE4" w:rsidRDefault="00DC2CE4" w:rsidP="00DC2CE4">
            <w:pPr>
              <w:pStyle w:val="XML1"/>
              <w:rPr>
                <w:ins w:id="456" w:author="Thomas Dietz" w:date="2012-08-10T14:48:00Z"/>
              </w:rPr>
            </w:pPr>
            <w:ins w:id="457" w:author="Thomas Dietz" w:date="2012-08-10T14:48:00Z">
              <w:r>
                <w:t xml:space="preserve">                    The element 'resource-id' of OFFlowTableType MUST be</w:t>
              </w:r>
            </w:ins>
          </w:p>
          <w:p w14:paraId="6C3439A1" w14:textId="77777777" w:rsidR="00DC2CE4" w:rsidRDefault="00DC2CE4" w:rsidP="00DC2CE4">
            <w:pPr>
              <w:pStyle w:val="XML1"/>
              <w:rPr>
                <w:ins w:id="458" w:author="Thomas Dietz" w:date="2012-08-10T14:48:00Z"/>
              </w:rPr>
            </w:pPr>
            <w:ins w:id="459" w:author="Thomas Dietz" w:date="2012-08-10T14:48:00Z">
              <w:r>
                <w:t xml:space="preserve">                    </w:t>
              </w:r>
              <w:proofErr w:type="gramStart"/>
              <w:r>
                <w:t>unique</w:t>
              </w:r>
              <w:proofErr w:type="gramEnd"/>
              <w:r>
                <w:t xml:space="preserve"> within this list.</w:t>
              </w:r>
            </w:ins>
          </w:p>
          <w:p w14:paraId="2A93BC97" w14:textId="77777777" w:rsidR="00DC2CE4" w:rsidRDefault="00DC2CE4" w:rsidP="00DC2CE4">
            <w:pPr>
              <w:pStyle w:val="XML1"/>
              <w:rPr>
                <w:ins w:id="460" w:author="Thomas Dietz" w:date="2012-08-10T14:48:00Z"/>
              </w:rPr>
            </w:pPr>
            <w:ins w:id="461" w:author="Thomas Dietz" w:date="2012-08-10T14:48:00Z">
              <w:r>
                <w:t xml:space="preserve">                  &lt;/xs:documentation&gt;</w:t>
              </w:r>
            </w:ins>
          </w:p>
          <w:p w14:paraId="00B6C44D" w14:textId="77777777" w:rsidR="00DC2CE4" w:rsidRDefault="00DC2CE4" w:rsidP="00DC2CE4">
            <w:pPr>
              <w:pStyle w:val="XML1"/>
              <w:rPr>
                <w:ins w:id="462" w:author="Thomas Dietz" w:date="2012-08-10T14:48:00Z"/>
              </w:rPr>
            </w:pPr>
            <w:ins w:id="463" w:author="Thomas Dietz" w:date="2012-08-10T14:48:00Z">
              <w:r>
                <w:t xml:space="preserve">                &lt;/xs:annotation&gt;</w:t>
              </w:r>
            </w:ins>
          </w:p>
          <w:p w14:paraId="7E957079" w14:textId="77777777" w:rsidR="00DC2CE4" w:rsidRDefault="00DC2CE4" w:rsidP="00DC2CE4">
            <w:pPr>
              <w:pStyle w:val="XML1"/>
              <w:rPr>
                <w:ins w:id="464" w:author="Thomas Dietz" w:date="2012-08-10T14:48:00Z"/>
              </w:rPr>
            </w:pPr>
            <w:ins w:id="465" w:author="Thomas Dietz" w:date="2012-08-10T14:48:00Z">
              <w:r>
                <w:t xml:space="preserve">                &lt;xs:complexType&gt;</w:t>
              </w:r>
            </w:ins>
          </w:p>
          <w:p w14:paraId="4608BC22" w14:textId="77777777" w:rsidR="00DC2CE4" w:rsidRDefault="00DC2CE4" w:rsidP="00DC2CE4">
            <w:pPr>
              <w:pStyle w:val="XML1"/>
              <w:rPr>
                <w:ins w:id="466" w:author="Thomas Dietz" w:date="2012-08-10T14:48:00Z"/>
              </w:rPr>
            </w:pPr>
            <w:ins w:id="467" w:author="Thomas Dietz" w:date="2012-08-10T14:48:00Z">
              <w:r>
                <w:t xml:space="preserve">                  &lt;xs:sequence&gt;</w:t>
              </w:r>
            </w:ins>
          </w:p>
          <w:p w14:paraId="5826320D" w14:textId="77777777" w:rsidR="00DC2CE4" w:rsidRDefault="00DC2CE4" w:rsidP="00DC2CE4">
            <w:pPr>
              <w:pStyle w:val="XML1"/>
              <w:rPr>
                <w:ins w:id="468" w:author="Thomas Dietz" w:date="2012-08-10T14:48:00Z"/>
              </w:rPr>
            </w:pPr>
            <w:ins w:id="469" w:author="Thomas Dietz" w:date="2012-08-10T14:48:00Z">
              <w:r>
                <w:t xml:space="preserve">                    &lt;xs:group ref="OFFlowTableType"/&gt;</w:t>
              </w:r>
            </w:ins>
          </w:p>
          <w:p w14:paraId="4C5B046C" w14:textId="77777777" w:rsidR="00DC2CE4" w:rsidRDefault="00DC2CE4" w:rsidP="00DC2CE4">
            <w:pPr>
              <w:pStyle w:val="XML1"/>
              <w:rPr>
                <w:ins w:id="470" w:author="Thomas Dietz" w:date="2012-08-10T14:48:00Z"/>
              </w:rPr>
            </w:pPr>
            <w:ins w:id="471" w:author="Thomas Dietz" w:date="2012-08-10T14:48:00Z">
              <w:r>
                <w:t xml:space="preserve">                  &lt;/xs:sequence&gt;</w:t>
              </w:r>
            </w:ins>
          </w:p>
          <w:p w14:paraId="5AC58C0F" w14:textId="77777777" w:rsidR="00DC2CE4" w:rsidRDefault="00DC2CE4" w:rsidP="00DC2CE4">
            <w:pPr>
              <w:pStyle w:val="XML1"/>
              <w:rPr>
                <w:ins w:id="472" w:author="Thomas Dietz" w:date="2012-08-10T14:48:00Z"/>
              </w:rPr>
            </w:pPr>
            <w:ins w:id="473" w:author="Thomas Dietz" w:date="2012-08-10T14:48:00Z">
              <w:r>
                <w:t xml:space="preserve">                &lt;/xs:complexType&gt;</w:t>
              </w:r>
            </w:ins>
          </w:p>
          <w:p w14:paraId="679AF9B5" w14:textId="77777777" w:rsidR="00DC2CE4" w:rsidRDefault="00DC2CE4" w:rsidP="00DC2CE4">
            <w:pPr>
              <w:pStyle w:val="XML1"/>
              <w:rPr>
                <w:ins w:id="474" w:author="Thomas Dietz" w:date="2012-08-10T14:48:00Z"/>
              </w:rPr>
            </w:pPr>
            <w:ins w:id="475" w:author="Thomas Dietz" w:date="2012-08-10T14:48:00Z">
              <w:r>
                <w:t xml:space="preserve">              &lt;/xs:element&gt;</w:t>
              </w:r>
            </w:ins>
          </w:p>
          <w:p w14:paraId="3F6A81ED" w14:textId="77777777" w:rsidR="00DC2CE4" w:rsidRDefault="00DC2CE4" w:rsidP="00DC2CE4">
            <w:pPr>
              <w:pStyle w:val="XML1"/>
              <w:rPr>
                <w:ins w:id="476" w:author="Thomas Dietz" w:date="2012-08-10T14:48:00Z"/>
              </w:rPr>
            </w:pPr>
            <w:ins w:id="477" w:author="Thomas Dietz" w:date="2012-08-10T14:48:00Z">
              <w:r>
                <w:t xml:space="preserve">            &lt;/xs:sequence&gt;</w:t>
              </w:r>
            </w:ins>
          </w:p>
          <w:p w14:paraId="74072D86" w14:textId="77777777" w:rsidR="00DC2CE4" w:rsidRDefault="00DC2CE4" w:rsidP="00DC2CE4">
            <w:pPr>
              <w:pStyle w:val="XML1"/>
              <w:rPr>
                <w:ins w:id="478" w:author="Thomas Dietz" w:date="2012-08-10T14:48:00Z"/>
              </w:rPr>
            </w:pPr>
            <w:ins w:id="479" w:author="Thomas Dietz" w:date="2012-08-10T14:48:00Z">
              <w:r>
                <w:t xml:space="preserve">          &lt;/xs:complexType&gt;</w:t>
              </w:r>
            </w:ins>
          </w:p>
          <w:p w14:paraId="526A5202" w14:textId="77777777" w:rsidR="00DC2CE4" w:rsidRDefault="00DC2CE4" w:rsidP="00DC2CE4">
            <w:pPr>
              <w:pStyle w:val="XML1"/>
              <w:rPr>
                <w:ins w:id="480" w:author="Thomas Dietz" w:date="2012-08-10T14:48:00Z"/>
              </w:rPr>
            </w:pPr>
            <w:ins w:id="481" w:author="Thomas Dietz" w:date="2012-08-10T14:48:00Z">
              <w:r>
                <w:t xml:space="preserve">          &lt;xs:key name="key_resources_capable-switch_port"&gt;</w:t>
              </w:r>
            </w:ins>
          </w:p>
          <w:p w14:paraId="53D8F8F5" w14:textId="77777777" w:rsidR="00DC2CE4" w:rsidRDefault="00DC2CE4" w:rsidP="00DC2CE4">
            <w:pPr>
              <w:pStyle w:val="XML1"/>
              <w:rPr>
                <w:ins w:id="482" w:author="Thomas Dietz" w:date="2012-08-10T14:48:00Z"/>
              </w:rPr>
            </w:pPr>
            <w:ins w:id="483" w:author="Thomas Dietz" w:date="2012-08-10T14:48:00Z">
              <w:r>
                <w:t xml:space="preserve">            &lt;xs:selector xpath="of11-config:port"/&gt;</w:t>
              </w:r>
            </w:ins>
          </w:p>
          <w:p w14:paraId="45D3ADDD" w14:textId="77777777" w:rsidR="00DC2CE4" w:rsidRDefault="00DC2CE4" w:rsidP="00DC2CE4">
            <w:pPr>
              <w:pStyle w:val="XML1"/>
              <w:rPr>
                <w:ins w:id="484" w:author="Thomas Dietz" w:date="2012-08-10T14:48:00Z"/>
              </w:rPr>
            </w:pPr>
            <w:ins w:id="485" w:author="Thomas Dietz" w:date="2012-08-10T14:48:00Z">
              <w:r>
                <w:t xml:space="preserve">            &lt;xs:field xpath="of11-config:resource-id"/&gt;</w:t>
              </w:r>
            </w:ins>
          </w:p>
          <w:p w14:paraId="64C1CF79" w14:textId="77777777" w:rsidR="00DC2CE4" w:rsidRDefault="00DC2CE4" w:rsidP="00DC2CE4">
            <w:pPr>
              <w:pStyle w:val="XML1"/>
              <w:rPr>
                <w:ins w:id="486" w:author="Thomas Dietz" w:date="2012-08-10T14:48:00Z"/>
              </w:rPr>
            </w:pPr>
            <w:ins w:id="487" w:author="Thomas Dietz" w:date="2012-08-10T14:48:00Z">
              <w:r>
                <w:t xml:space="preserve">          &lt;/xs:key&gt;</w:t>
              </w:r>
            </w:ins>
          </w:p>
          <w:p w14:paraId="7A414D24" w14:textId="77777777" w:rsidR="00DC2CE4" w:rsidRDefault="00DC2CE4" w:rsidP="00DC2CE4">
            <w:pPr>
              <w:pStyle w:val="XML1"/>
              <w:rPr>
                <w:ins w:id="488" w:author="Thomas Dietz" w:date="2012-08-10T14:48:00Z"/>
              </w:rPr>
            </w:pPr>
            <w:ins w:id="489" w:author="Thomas Dietz" w:date="2012-08-10T14:48:00Z">
              <w:r>
                <w:t xml:space="preserve">          &lt;xs:key name="key_resources_capable-switch_queue"&gt;</w:t>
              </w:r>
            </w:ins>
          </w:p>
          <w:p w14:paraId="36394568" w14:textId="77777777" w:rsidR="00DC2CE4" w:rsidRDefault="00DC2CE4" w:rsidP="00DC2CE4">
            <w:pPr>
              <w:pStyle w:val="XML1"/>
              <w:rPr>
                <w:ins w:id="490" w:author="Thomas Dietz" w:date="2012-08-10T14:48:00Z"/>
              </w:rPr>
            </w:pPr>
            <w:ins w:id="491" w:author="Thomas Dietz" w:date="2012-08-10T14:48:00Z">
              <w:r>
                <w:t xml:space="preserve">            &lt;xs:selector xpath="of11-config:queue"/&gt;</w:t>
              </w:r>
            </w:ins>
          </w:p>
          <w:p w14:paraId="4E286CD7" w14:textId="77777777" w:rsidR="00DC2CE4" w:rsidRDefault="00DC2CE4" w:rsidP="00DC2CE4">
            <w:pPr>
              <w:pStyle w:val="XML1"/>
              <w:rPr>
                <w:ins w:id="492" w:author="Thomas Dietz" w:date="2012-08-10T14:48:00Z"/>
              </w:rPr>
            </w:pPr>
            <w:ins w:id="493" w:author="Thomas Dietz" w:date="2012-08-10T14:48:00Z">
              <w:r>
                <w:t xml:space="preserve">            &lt;xs:field xpath="of11-config:resource-id"/&gt;</w:t>
              </w:r>
            </w:ins>
          </w:p>
          <w:p w14:paraId="7FE44792" w14:textId="77777777" w:rsidR="00DC2CE4" w:rsidRDefault="00DC2CE4" w:rsidP="00DC2CE4">
            <w:pPr>
              <w:pStyle w:val="XML1"/>
              <w:rPr>
                <w:ins w:id="494" w:author="Thomas Dietz" w:date="2012-08-10T14:48:00Z"/>
              </w:rPr>
            </w:pPr>
            <w:ins w:id="495" w:author="Thomas Dietz" w:date="2012-08-10T14:48:00Z">
              <w:r>
                <w:t xml:space="preserve">          &lt;/xs:key&gt;</w:t>
              </w:r>
            </w:ins>
          </w:p>
          <w:p w14:paraId="739AB993" w14:textId="77777777" w:rsidR="00DC2CE4" w:rsidRDefault="00DC2CE4" w:rsidP="00DC2CE4">
            <w:pPr>
              <w:pStyle w:val="XML1"/>
              <w:rPr>
                <w:ins w:id="496" w:author="Thomas Dietz" w:date="2012-08-10T14:48:00Z"/>
              </w:rPr>
            </w:pPr>
            <w:ins w:id="497" w:author="Thomas Dietz" w:date="2012-08-10T14:48:00Z">
              <w:r>
                <w:t xml:space="preserve">          &lt;xs:key name="key_resources_capable-switch_owned-certificate"&gt;</w:t>
              </w:r>
            </w:ins>
          </w:p>
          <w:p w14:paraId="11CE4141" w14:textId="77777777" w:rsidR="00DC2CE4" w:rsidRDefault="00DC2CE4" w:rsidP="00DC2CE4">
            <w:pPr>
              <w:pStyle w:val="XML1"/>
              <w:rPr>
                <w:ins w:id="498" w:author="Thomas Dietz" w:date="2012-08-10T14:48:00Z"/>
              </w:rPr>
            </w:pPr>
            <w:ins w:id="499" w:author="Thomas Dietz" w:date="2012-08-10T14:48:00Z">
              <w:r>
                <w:t xml:space="preserve">            &lt;xs:selector xpath="of11-config:owned-certificate"/&gt;</w:t>
              </w:r>
            </w:ins>
          </w:p>
          <w:p w14:paraId="30AA100A" w14:textId="77777777" w:rsidR="00DC2CE4" w:rsidRDefault="00DC2CE4" w:rsidP="00DC2CE4">
            <w:pPr>
              <w:pStyle w:val="XML1"/>
              <w:rPr>
                <w:ins w:id="500" w:author="Thomas Dietz" w:date="2012-08-10T14:48:00Z"/>
              </w:rPr>
            </w:pPr>
            <w:ins w:id="501" w:author="Thomas Dietz" w:date="2012-08-10T14:48:00Z">
              <w:r>
                <w:t xml:space="preserve">            &lt;xs:field xpath="of11-config:resource-id"/&gt;</w:t>
              </w:r>
            </w:ins>
          </w:p>
          <w:p w14:paraId="073616AB" w14:textId="77777777" w:rsidR="00DC2CE4" w:rsidRDefault="00DC2CE4" w:rsidP="00DC2CE4">
            <w:pPr>
              <w:pStyle w:val="XML1"/>
              <w:rPr>
                <w:ins w:id="502" w:author="Thomas Dietz" w:date="2012-08-10T14:48:00Z"/>
              </w:rPr>
            </w:pPr>
            <w:ins w:id="503" w:author="Thomas Dietz" w:date="2012-08-10T14:48:00Z">
              <w:r>
                <w:t xml:space="preserve">          &lt;/xs:key&gt;</w:t>
              </w:r>
            </w:ins>
          </w:p>
          <w:p w14:paraId="41105917" w14:textId="77777777" w:rsidR="00DC2CE4" w:rsidRDefault="00DC2CE4" w:rsidP="00DC2CE4">
            <w:pPr>
              <w:pStyle w:val="XML1"/>
              <w:rPr>
                <w:ins w:id="504" w:author="Thomas Dietz" w:date="2012-08-10T14:48:00Z"/>
              </w:rPr>
            </w:pPr>
            <w:ins w:id="505" w:author="Thomas Dietz" w:date="2012-08-10T14:48:00Z">
              <w:r>
                <w:t xml:space="preserve">          &lt;xs:key name="key_resources_capable-switch_external-certificate"&gt;</w:t>
              </w:r>
            </w:ins>
          </w:p>
          <w:p w14:paraId="2B369F53" w14:textId="77777777" w:rsidR="00DC2CE4" w:rsidRDefault="00DC2CE4" w:rsidP="00DC2CE4">
            <w:pPr>
              <w:pStyle w:val="XML1"/>
              <w:rPr>
                <w:ins w:id="506" w:author="Thomas Dietz" w:date="2012-08-10T14:48:00Z"/>
              </w:rPr>
            </w:pPr>
            <w:ins w:id="507" w:author="Thomas Dietz" w:date="2012-08-10T14:48:00Z">
              <w:r>
                <w:t xml:space="preserve">            &lt;xs:selector xpath="of11-config:external-certificate"/&gt;</w:t>
              </w:r>
            </w:ins>
          </w:p>
          <w:p w14:paraId="698AF011" w14:textId="77777777" w:rsidR="00DC2CE4" w:rsidRDefault="00DC2CE4" w:rsidP="00DC2CE4">
            <w:pPr>
              <w:pStyle w:val="XML1"/>
              <w:rPr>
                <w:ins w:id="508" w:author="Thomas Dietz" w:date="2012-08-10T14:48:00Z"/>
              </w:rPr>
            </w:pPr>
            <w:ins w:id="509" w:author="Thomas Dietz" w:date="2012-08-10T14:48:00Z">
              <w:r>
                <w:lastRenderedPageBreak/>
                <w:t xml:space="preserve">            &lt;xs:field xpath="of11-config:resource-id"/&gt;</w:t>
              </w:r>
            </w:ins>
          </w:p>
          <w:p w14:paraId="1228AFDE" w14:textId="77777777" w:rsidR="00DC2CE4" w:rsidRDefault="00DC2CE4" w:rsidP="00DC2CE4">
            <w:pPr>
              <w:pStyle w:val="XML1"/>
              <w:rPr>
                <w:ins w:id="510" w:author="Thomas Dietz" w:date="2012-08-10T14:48:00Z"/>
              </w:rPr>
            </w:pPr>
            <w:ins w:id="511" w:author="Thomas Dietz" w:date="2012-08-10T14:48:00Z">
              <w:r>
                <w:t xml:space="preserve">          &lt;/xs:key&gt;</w:t>
              </w:r>
            </w:ins>
          </w:p>
          <w:p w14:paraId="3DEF9C82" w14:textId="77777777" w:rsidR="00DC2CE4" w:rsidRDefault="00DC2CE4" w:rsidP="00DC2CE4">
            <w:pPr>
              <w:pStyle w:val="XML1"/>
              <w:rPr>
                <w:ins w:id="512" w:author="Thomas Dietz" w:date="2012-08-10T14:48:00Z"/>
              </w:rPr>
            </w:pPr>
            <w:ins w:id="513" w:author="Thomas Dietz" w:date="2012-08-10T14:48:00Z">
              <w:r>
                <w:t xml:space="preserve">          &lt;xs:key name="key_resources_capable-switch_flow-table"&gt;</w:t>
              </w:r>
            </w:ins>
          </w:p>
          <w:p w14:paraId="2C53FE4B" w14:textId="77777777" w:rsidR="00DC2CE4" w:rsidRDefault="00DC2CE4" w:rsidP="00DC2CE4">
            <w:pPr>
              <w:pStyle w:val="XML1"/>
              <w:rPr>
                <w:ins w:id="514" w:author="Thomas Dietz" w:date="2012-08-10T14:48:00Z"/>
              </w:rPr>
            </w:pPr>
            <w:ins w:id="515" w:author="Thomas Dietz" w:date="2012-08-10T14:48:00Z">
              <w:r>
                <w:t xml:space="preserve">            &lt;xs:selector xpath="of11-config:flow-table"/&gt;</w:t>
              </w:r>
            </w:ins>
          </w:p>
          <w:p w14:paraId="2D4F5FA2" w14:textId="77777777" w:rsidR="00DC2CE4" w:rsidRDefault="00DC2CE4" w:rsidP="00DC2CE4">
            <w:pPr>
              <w:pStyle w:val="XML1"/>
              <w:rPr>
                <w:ins w:id="516" w:author="Thomas Dietz" w:date="2012-08-10T14:48:00Z"/>
              </w:rPr>
            </w:pPr>
            <w:ins w:id="517" w:author="Thomas Dietz" w:date="2012-08-10T14:48:00Z">
              <w:r>
                <w:t xml:space="preserve">            &lt;xs:field xpath="of11-config:resource-id"/&gt;</w:t>
              </w:r>
            </w:ins>
          </w:p>
          <w:p w14:paraId="5914A244" w14:textId="77777777" w:rsidR="00DC2CE4" w:rsidRDefault="00DC2CE4" w:rsidP="00DC2CE4">
            <w:pPr>
              <w:pStyle w:val="XML1"/>
              <w:rPr>
                <w:ins w:id="518" w:author="Thomas Dietz" w:date="2012-08-10T14:48:00Z"/>
              </w:rPr>
            </w:pPr>
            <w:ins w:id="519" w:author="Thomas Dietz" w:date="2012-08-10T14:48:00Z">
              <w:r>
                <w:t xml:space="preserve">          &lt;/xs:key&gt;</w:t>
              </w:r>
            </w:ins>
          </w:p>
          <w:p w14:paraId="07A1F16F" w14:textId="77777777" w:rsidR="00DC2CE4" w:rsidRDefault="00DC2CE4" w:rsidP="00DC2CE4">
            <w:pPr>
              <w:pStyle w:val="XML1"/>
              <w:rPr>
                <w:ins w:id="520" w:author="Thomas Dietz" w:date="2012-08-10T14:48:00Z"/>
              </w:rPr>
            </w:pPr>
            <w:ins w:id="521" w:author="Thomas Dietz" w:date="2012-08-10T14:48:00Z">
              <w:r>
                <w:t xml:space="preserve">        &lt;/xs:element&gt;</w:t>
              </w:r>
            </w:ins>
          </w:p>
          <w:p w14:paraId="6AB7E3EC" w14:textId="77777777" w:rsidR="00DC2CE4" w:rsidRDefault="00DC2CE4" w:rsidP="00DC2CE4">
            <w:pPr>
              <w:pStyle w:val="XML1"/>
              <w:rPr>
                <w:ins w:id="522" w:author="Thomas Dietz" w:date="2012-08-10T14:48:00Z"/>
              </w:rPr>
            </w:pPr>
            <w:ins w:id="523" w:author="Thomas Dietz" w:date="2012-08-10T14:48:00Z">
              <w:r>
                <w:t xml:space="preserve">        &lt;xs:element name="logical-switches" minOccurs="0"&gt;</w:t>
              </w:r>
            </w:ins>
          </w:p>
          <w:p w14:paraId="2BAFC235" w14:textId="77777777" w:rsidR="00DC2CE4" w:rsidRDefault="00DC2CE4" w:rsidP="00DC2CE4">
            <w:pPr>
              <w:pStyle w:val="XML1"/>
              <w:rPr>
                <w:ins w:id="524" w:author="Thomas Dietz" w:date="2012-08-10T14:48:00Z"/>
              </w:rPr>
            </w:pPr>
            <w:ins w:id="525" w:author="Thomas Dietz" w:date="2012-08-10T14:48:00Z">
              <w:r>
                <w:t xml:space="preserve">          &lt;xs:annotation&gt;</w:t>
              </w:r>
            </w:ins>
          </w:p>
          <w:p w14:paraId="10BA2D32" w14:textId="77777777" w:rsidR="00DC2CE4" w:rsidRDefault="00DC2CE4" w:rsidP="00DC2CE4">
            <w:pPr>
              <w:pStyle w:val="XML1"/>
              <w:rPr>
                <w:ins w:id="526" w:author="Thomas Dietz" w:date="2012-08-10T14:48:00Z"/>
              </w:rPr>
            </w:pPr>
            <w:ins w:id="527" w:author="Thomas Dietz" w:date="2012-08-10T14:48:00Z">
              <w:r>
                <w:t xml:space="preserve">            &lt;xs:documentation&gt;</w:t>
              </w:r>
            </w:ins>
          </w:p>
          <w:p w14:paraId="516484A5" w14:textId="77777777" w:rsidR="00DC2CE4" w:rsidRDefault="00DC2CE4" w:rsidP="00DC2CE4">
            <w:pPr>
              <w:pStyle w:val="XML1"/>
              <w:rPr>
                <w:ins w:id="528" w:author="Thomas Dietz" w:date="2012-08-10T14:48:00Z"/>
              </w:rPr>
            </w:pPr>
            <w:ins w:id="529" w:author="Thomas Dietz" w:date="2012-08-10T14:48:00Z">
              <w:r>
                <w:t xml:space="preserve">              This element contains a list of all OpenFlow </w:t>
              </w:r>
            </w:ins>
          </w:p>
          <w:p w14:paraId="18419199" w14:textId="77777777" w:rsidR="00DC2CE4" w:rsidRDefault="00DC2CE4" w:rsidP="00DC2CE4">
            <w:pPr>
              <w:pStyle w:val="XML1"/>
              <w:rPr>
                <w:ins w:id="530" w:author="Thomas Dietz" w:date="2012-08-10T14:48:00Z"/>
              </w:rPr>
            </w:pPr>
            <w:ins w:id="531" w:author="Thomas Dietz" w:date="2012-08-10T14:48:00Z">
              <w:r>
                <w:t xml:space="preserve">              Logical Switches available at the OpenFlow Capable</w:t>
              </w:r>
            </w:ins>
          </w:p>
          <w:p w14:paraId="267B6463" w14:textId="77777777" w:rsidR="00DC2CE4" w:rsidRDefault="00DC2CE4" w:rsidP="00DC2CE4">
            <w:pPr>
              <w:pStyle w:val="XML1"/>
              <w:rPr>
                <w:ins w:id="532" w:author="Thomas Dietz" w:date="2012-08-10T14:48:00Z"/>
              </w:rPr>
            </w:pPr>
            <w:ins w:id="533" w:author="Thomas Dietz" w:date="2012-08-10T14:48:00Z">
              <w:r>
                <w:t xml:space="preserve">              Switch.</w:t>
              </w:r>
            </w:ins>
          </w:p>
          <w:p w14:paraId="66C70094" w14:textId="77777777" w:rsidR="00DC2CE4" w:rsidRDefault="00DC2CE4" w:rsidP="00DC2CE4">
            <w:pPr>
              <w:pStyle w:val="XML1"/>
              <w:rPr>
                <w:ins w:id="534" w:author="Thomas Dietz" w:date="2012-08-10T14:48:00Z"/>
              </w:rPr>
            </w:pPr>
            <w:ins w:id="535" w:author="Thomas Dietz" w:date="2012-08-10T14:48:00Z">
              <w:r>
                <w:t xml:space="preserve">            &lt;/xs:documentation&gt;</w:t>
              </w:r>
            </w:ins>
          </w:p>
          <w:p w14:paraId="7B6E2D11" w14:textId="77777777" w:rsidR="00DC2CE4" w:rsidRDefault="00DC2CE4" w:rsidP="00DC2CE4">
            <w:pPr>
              <w:pStyle w:val="XML1"/>
              <w:rPr>
                <w:ins w:id="536" w:author="Thomas Dietz" w:date="2012-08-10T14:48:00Z"/>
              </w:rPr>
            </w:pPr>
            <w:ins w:id="537" w:author="Thomas Dietz" w:date="2012-08-10T14:48:00Z">
              <w:r>
                <w:t xml:space="preserve">          &lt;/xs:annotation&gt;</w:t>
              </w:r>
            </w:ins>
          </w:p>
          <w:p w14:paraId="4CC3D651" w14:textId="77777777" w:rsidR="00DC2CE4" w:rsidRDefault="00DC2CE4" w:rsidP="00DC2CE4">
            <w:pPr>
              <w:pStyle w:val="XML1"/>
              <w:rPr>
                <w:ins w:id="538" w:author="Thomas Dietz" w:date="2012-08-10T14:48:00Z"/>
              </w:rPr>
            </w:pPr>
            <w:ins w:id="539" w:author="Thomas Dietz" w:date="2012-08-10T14:48:00Z">
              <w:r>
                <w:t xml:space="preserve">          &lt;xs:complexType&gt;</w:t>
              </w:r>
            </w:ins>
          </w:p>
          <w:p w14:paraId="1001C5E8" w14:textId="77777777" w:rsidR="00DC2CE4" w:rsidRDefault="00DC2CE4" w:rsidP="00DC2CE4">
            <w:pPr>
              <w:pStyle w:val="XML1"/>
              <w:rPr>
                <w:ins w:id="540" w:author="Thomas Dietz" w:date="2012-08-10T14:48:00Z"/>
              </w:rPr>
            </w:pPr>
            <w:ins w:id="541" w:author="Thomas Dietz" w:date="2012-08-10T14:48:00Z">
              <w:r>
                <w:t xml:space="preserve">            &lt;xs:sequence&gt;</w:t>
              </w:r>
            </w:ins>
          </w:p>
          <w:p w14:paraId="2F121F03" w14:textId="77777777" w:rsidR="00DC2CE4" w:rsidRDefault="00DC2CE4" w:rsidP="00DC2CE4">
            <w:pPr>
              <w:pStyle w:val="XML1"/>
              <w:rPr>
                <w:ins w:id="542" w:author="Thomas Dietz" w:date="2012-08-10T14:48:00Z"/>
              </w:rPr>
            </w:pPr>
            <w:ins w:id="543" w:author="Thomas Dietz" w:date="2012-08-10T14:48:00Z">
              <w:r>
                <w:t xml:space="preserve">              &lt;xs:element name="switch" minOccurs="0" maxOccurs="unbounded"&gt;</w:t>
              </w:r>
            </w:ins>
          </w:p>
          <w:p w14:paraId="653C85BD" w14:textId="77777777" w:rsidR="00DC2CE4" w:rsidRDefault="00DC2CE4" w:rsidP="00DC2CE4">
            <w:pPr>
              <w:pStyle w:val="XML1"/>
              <w:rPr>
                <w:ins w:id="544" w:author="Thomas Dietz" w:date="2012-08-10T14:48:00Z"/>
              </w:rPr>
            </w:pPr>
            <w:ins w:id="545" w:author="Thomas Dietz" w:date="2012-08-10T14:48:00Z">
              <w:r>
                <w:t xml:space="preserve">                &lt;xs:annotation&gt;</w:t>
              </w:r>
            </w:ins>
          </w:p>
          <w:p w14:paraId="5DE380B8" w14:textId="77777777" w:rsidR="00DC2CE4" w:rsidRDefault="00DC2CE4" w:rsidP="00DC2CE4">
            <w:pPr>
              <w:pStyle w:val="XML1"/>
              <w:rPr>
                <w:ins w:id="546" w:author="Thomas Dietz" w:date="2012-08-10T14:48:00Z"/>
              </w:rPr>
            </w:pPr>
            <w:ins w:id="547" w:author="Thomas Dietz" w:date="2012-08-10T14:48:00Z">
              <w:r>
                <w:t xml:space="preserve">                  &lt;xs:documentation&gt;</w:t>
              </w:r>
            </w:ins>
          </w:p>
          <w:p w14:paraId="7BCE039C" w14:textId="77777777" w:rsidR="00DC2CE4" w:rsidRDefault="00DC2CE4" w:rsidP="00DC2CE4">
            <w:pPr>
              <w:pStyle w:val="XML1"/>
              <w:rPr>
                <w:ins w:id="548" w:author="Thomas Dietz" w:date="2012-08-10T14:48:00Z"/>
              </w:rPr>
            </w:pPr>
            <w:ins w:id="549" w:author="Thomas Dietz" w:date="2012-08-10T14:48:00Z">
              <w:r>
                <w:t xml:space="preserve">                    The list of all OpenFlow Logical Switches on</w:t>
              </w:r>
            </w:ins>
          </w:p>
          <w:p w14:paraId="296D5FAD" w14:textId="77777777" w:rsidR="00DC2CE4" w:rsidRDefault="00DC2CE4" w:rsidP="00DC2CE4">
            <w:pPr>
              <w:pStyle w:val="XML1"/>
              <w:rPr>
                <w:ins w:id="550" w:author="Thomas Dietz" w:date="2012-08-10T14:48:00Z"/>
              </w:rPr>
            </w:pPr>
            <w:ins w:id="551" w:author="Thomas Dietz" w:date="2012-08-10T14:48:00Z">
              <w:r>
                <w:t xml:space="preserve">                    </w:t>
              </w:r>
              <w:proofErr w:type="gramStart"/>
              <w:r>
                <w:t>the</w:t>
              </w:r>
              <w:proofErr w:type="gramEnd"/>
              <w:r>
                <w:t xml:space="preserve"> OpenFlow Capable Switch.</w:t>
              </w:r>
            </w:ins>
          </w:p>
          <w:p w14:paraId="63FC27D1" w14:textId="77777777" w:rsidR="00DC2CE4" w:rsidRDefault="00DC2CE4" w:rsidP="00DC2CE4">
            <w:pPr>
              <w:pStyle w:val="XML1"/>
              <w:rPr>
                <w:ins w:id="552" w:author="Thomas Dietz" w:date="2012-08-10T14:48:00Z"/>
              </w:rPr>
            </w:pPr>
          </w:p>
          <w:p w14:paraId="5B907110" w14:textId="77777777" w:rsidR="00DC2CE4" w:rsidRDefault="00DC2CE4" w:rsidP="00DC2CE4">
            <w:pPr>
              <w:pStyle w:val="XML1"/>
              <w:rPr>
                <w:ins w:id="553" w:author="Thomas Dietz" w:date="2012-08-10T14:48:00Z"/>
              </w:rPr>
            </w:pPr>
            <w:ins w:id="554" w:author="Thomas Dietz" w:date="2012-08-10T14:48:00Z">
              <w:r>
                <w:t xml:space="preserve">                    The element 'resource-id' of OFLogicalSwitchType MUST be</w:t>
              </w:r>
            </w:ins>
          </w:p>
          <w:p w14:paraId="4F4E617B" w14:textId="77777777" w:rsidR="00DC2CE4" w:rsidRDefault="00DC2CE4" w:rsidP="00DC2CE4">
            <w:pPr>
              <w:pStyle w:val="XML1"/>
              <w:rPr>
                <w:ins w:id="555" w:author="Thomas Dietz" w:date="2012-08-10T14:48:00Z"/>
              </w:rPr>
            </w:pPr>
            <w:ins w:id="556" w:author="Thomas Dietz" w:date="2012-08-10T14:48:00Z">
              <w:r>
                <w:t xml:space="preserve">                    </w:t>
              </w:r>
              <w:proofErr w:type="gramStart"/>
              <w:r>
                <w:t>unique</w:t>
              </w:r>
              <w:proofErr w:type="gramEnd"/>
              <w:r>
                <w:t xml:space="preserve"> within this list.</w:t>
              </w:r>
            </w:ins>
          </w:p>
          <w:p w14:paraId="0CFE9064" w14:textId="77777777" w:rsidR="00DC2CE4" w:rsidRDefault="00DC2CE4" w:rsidP="00DC2CE4">
            <w:pPr>
              <w:pStyle w:val="XML1"/>
              <w:rPr>
                <w:ins w:id="557" w:author="Thomas Dietz" w:date="2012-08-10T14:48:00Z"/>
              </w:rPr>
            </w:pPr>
            <w:ins w:id="558" w:author="Thomas Dietz" w:date="2012-08-10T14:48:00Z">
              <w:r>
                <w:t xml:space="preserve">                  &lt;/xs:documentation&gt;</w:t>
              </w:r>
            </w:ins>
          </w:p>
          <w:p w14:paraId="1CF6049A" w14:textId="77777777" w:rsidR="00DC2CE4" w:rsidRDefault="00DC2CE4" w:rsidP="00DC2CE4">
            <w:pPr>
              <w:pStyle w:val="XML1"/>
              <w:rPr>
                <w:ins w:id="559" w:author="Thomas Dietz" w:date="2012-08-10T14:48:00Z"/>
              </w:rPr>
            </w:pPr>
            <w:ins w:id="560" w:author="Thomas Dietz" w:date="2012-08-10T14:48:00Z">
              <w:r>
                <w:t xml:space="preserve">                &lt;/xs:annotation&gt;</w:t>
              </w:r>
            </w:ins>
          </w:p>
          <w:p w14:paraId="251B4B3C" w14:textId="77777777" w:rsidR="00DC2CE4" w:rsidRDefault="00DC2CE4" w:rsidP="00DC2CE4">
            <w:pPr>
              <w:pStyle w:val="XML1"/>
              <w:rPr>
                <w:ins w:id="561" w:author="Thomas Dietz" w:date="2012-08-10T14:48:00Z"/>
              </w:rPr>
            </w:pPr>
            <w:ins w:id="562" w:author="Thomas Dietz" w:date="2012-08-10T14:48:00Z">
              <w:r>
                <w:t xml:space="preserve">                &lt;xs:complexType&gt;</w:t>
              </w:r>
            </w:ins>
          </w:p>
          <w:p w14:paraId="2321F49F" w14:textId="77777777" w:rsidR="00DC2CE4" w:rsidRDefault="00DC2CE4" w:rsidP="00DC2CE4">
            <w:pPr>
              <w:pStyle w:val="XML1"/>
              <w:rPr>
                <w:ins w:id="563" w:author="Thomas Dietz" w:date="2012-08-10T14:48:00Z"/>
              </w:rPr>
            </w:pPr>
            <w:ins w:id="564" w:author="Thomas Dietz" w:date="2012-08-10T14:48:00Z">
              <w:r>
                <w:t xml:space="preserve">                  &lt;xs:sequence&gt;</w:t>
              </w:r>
            </w:ins>
          </w:p>
          <w:p w14:paraId="68B23799" w14:textId="77777777" w:rsidR="00DC2CE4" w:rsidRDefault="00DC2CE4" w:rsidP="00DC2CE4">
            <w:pPr>
              <w:pStyle w:val="XML1"/>
              <w:rPr>
                <w:ins w:id="565" w:author="Thomas Dietz" w:date="2012-08-10T14:48:00Z"/>
              </w:rPr>
            </w:pPr>
            <w:ins w:id="566" w:author="Thomas Dietz" w:date="2012-08-10T14:48:00Z">
              <w:r>
                <w:t xml:space="preserve">                    &lt;xs:group ref="OFLogicalSwitchType"/&gt;</w:t>
              </w:r>
            </w:ins>
          </w:p>
          <w:p w14:paraId="180BDF7F" w14:textId="77777777" w:rsidR="00DC2CE4" w:rsidRDefault="00DC2CE4" w:rsidP="00DC2CE4">
            <w:pPr>
              <w:pStyle w:val="XML1"/>
              <w:rPr>
                <w:ins w:id="567" w:author="Thomas Dietz" w:date="2012-08-10T14:48:00Z"/>
              </w:rPr>
            </w:pPr>
            <w:ins w:id="568" w:author="Thomas Dietz" w:date="2012-08-10T14:48:00Z">
              <w:r>
                <w:t xml:space="preserve">                  &lt;/xs:sequence&gt;</w:t>
              </w:r>
            </w:ins>
          </w:p>
          <w:p w14:paraId="1A89C8BB" w14:textId="77777777" w:rsidR="00DC2CE4" w:rsidRDefault="00DC2CE4" w:rsidP="00DC2CE4">
            <w:pPr>
              <w:pStyle w:val="XML1"/>
              <w:rPr>
                <w:ins w:id="569" w:author="Thomas Dietz" w:date="2012-08-10T14:48:00Z"/>
              </w:rPr>
            </w:pPr>
            <w:ins w:id="570" w:author="Thomas Dietz" w:date="2012-08-10T14:48:00Z">
              <w:r>
                <w:t xml:space="preserve">                &lt;/xs:complexType&gt;</w:t>
              </w:r>
            </w:ins>
          </w:p>
          <w:p w14:paraId="32E66D40" w14:textId="77777777" w:rsidR="00DC2CE4" w:rsidRDefault="00DC2CE4" w:rsidP="00DC2CE4">
            <w:pPr>
              <w:pStyle w:val="XML1"/>
              <w:rPr>
                <w:ins w:id="571" w:author="Thomas Dietz" w:date="2012-08-10T14:48:00Z"/>
              </w:rPr>
            </w:pPr>
            <w:ins w:id="572" w:author="Thomas Dietz" w:date="2012-08-10T14:48:00Z">
              <w:r>
                <w:t xml:space="preserve">              &lt;/xs:element&gt;</w:t>
              </w:r>
            </w:ins>
          </w:p>
          <w:p w14:paraId="4CF9F662" w14:textId="77777777" w:rsidR="00DC2CE4" w:rsidRDefault="00DC2CE4" w:rsidP="00DC2CE4">
            <w:pPr>
              <w:pStyle w:val="XML1"/>
              <w:rPr>
                <w:ins w:id="573" w:author="Thomas Dietz" w:date="2012-08-10T14:48:00Z"/>
              </w:rPr>
            </w:pPr>
            <w:ins w:id="574" w:author="Thomas Dietz" w:date="2012-08-10T14:48:00Z">
              <w:r>
                <w:t xml:space="preserve">            &lt;/xs:sequence&gt;</w:t>
              </w:r>
            </w:ins>
          </w:p>
          <w:p w14:paraId="2C6DE80B" w14:textId="77777777" w:rsidR="00DC2CE4" w:rsidRDefault="00DC2CE4" w:rsidP="00DC2CE4">
            <w:pPr>
              <w:pStyle w:val="XML1"/>
              <w:rPr>
                <w:ins w:id="575" w:author="Thomas Dietz" w:date="2012-08-10T14:48:00Z"/>
              </w:rPr>
            </w:pPr>
            <w:ins w:id="576" w:author="Thomas Dietz" w:date="2012-08-10T14:48:00Z">
              <w:r>
                <w:t xml:space="preserve">          &lt;/xs:complexType&gt;</w:t>
              </w:r>
            </w:ins>
          </w:p>
          <w:p w14:paraId="0F6BAAB1" w14:textId="77777777" w:rsidR="00DC2CE4" w:rsidRDefault="00DC2CE4" w:rsidP="00DC2CE4">
            <w:pPr>
              <w:pStyle w:val="XML1"/>
              <w:rPr>
                <w:ins w:id="577" w:author="Thomas Dietz" w:date="2012-08-10T14:48:00Z"/>
              </w:rPr>
            </w:pPr>
            <w:ins w:id="578" w:author="Thomas Dietz" w:date="2012-08-10T14:48:00Z">
              <w:r>
                <w:t xml:space="preserve">          &lt;xs:key name="key_logical-switches_capable-switch_switch"&gt;</w:t>
              </w:r>
            </w:ins>
          </w:p>
          <w:p w14:paraId="308000B9" w14:textId="77777777" w:rsidR="00DC2CE4" w:rsidRDefault="00DC2CE4" w:rsidP="00DC2CE4">
            <w:pPr>
              <w:pStyle w:val="XML1"/>
              <w:rPr>
                <w:ins w:id="579" w:author="Thomas Dietz" w:date="2012-08-10T14:48:00Z"/>
              </w:rPr>
            </w:pPr>
            <w:ins w:id="580" w:author="Thomas Dietz" w:date="2012-08-10T14:48:00Z">
              <w:r>
                <w:t xml:space="preserve">            &lt;xs:selector xpath="of11-config:switch"/&gt;</w:t>
              </w:r>
            </w:ins>
          </w:p>
          <w:p w14:paraId="39A88A6E" w14:textId="77777777" w:rsidR="00DC2CE4" w:rsidRDefault="00DC2CE4" w:rsidP="00DC2CE4">
            <w:pPr>
              <w:pStyle w:val="XML1"/>
              <w:rPr>
                <w:ins w:id="581" w:author="Thomas Dietz" w:date="2012-08-10T14:48:00Z"/>
              </w:rPr>
            </w:pPr>
            <w:ins w:id="582" w:author="Thomas Dietz" w:date="2012-08-10T14:48:00Z">
              <w:r>
                <w:t xml:space="preserve">            &lt;xs:field xpath="of11-config:id"/&gt;</w:t>
              </w:r>
            </w:ins>
          </w:p>
          <w:p w14:paraId="11D373E8" w14:textId="77777777" w:rsidR="00DC2CE4" w:rsidRDefault="00DC2CE4" w:rsidP="00DC2CE4">
            <w:pPr>
              <w:pStyle w:val="XML1"/>
              <w:rPr>
                <w:ins w:id="583" w:author="Thomas Dietz" w:date="2012-08-10T14:48:00Z"/>
              </w:rPr>
            </w:pPr>
            <w:ins w:id="584" w:author="Thomas Dietz" w:date="2012-08-10T14:48:00Z">
              <w:r>
                <w:t xml:space="preserve">          &lt;/xs:key&gt;</w:t>
              </w:r>
            </w:ins>
          </w:p>
          <w:p w14:paraId="78124BDE" w14:textId="77777777" w:rsidR="00DC2CE4" w:rsidRDefault="00DC2CE4" w:rsidP="00DC2CE4">
            <w:pPr>
              <w:pStyle w:val="XML1"/>
              <w:rPr>
                <w:ins w:id="585" w:author="Thomas Dietz" w:date="2012-08-10T14:48:00Z"/>
              </w:rPr>
            </w:pPr>
            <w:ins w:id="586" w:author="Thomas Dietz" w:date="2012-08-10T14:48:00Z">
              <w:r>
                <w:t xml:space="preserve">        &lt;/xs:element&gt;</w:t>
              </w:r>
            </w:ins>
          </w:p>
          <w:p w14:paraId="70F57384" w14:textId="77777777" w:rsidR="00DC2CE4" w:rsidRDefault="00DC2CE4" w:rsidP="00DC2CE4">
            <w:pPr>
              <w:pStyle w:val="XML1"/>
              <w:rPr>
                <w:ins w:id="587" w:author="Thomas Dietz" w:date="2012-08-10T14:48:00Z"/>
              </w:rPr>
            </w:pPr>
            <w:ins w:id="588" w:author="Thomas Dietz" w:date="2012-08-10T14:48:00Z">
              <w:r>
                <w:t xml:space="preserve">      &lt;/xs:sequence&gt;</w:t>
              </w:r>
            </w:ins>
          </w:p>
          <w:p w14:paraId="135D7023" w14:textId="77777777" w:rsidR="00DC2CE4" w:rsidRDefault="00DC2CE4" w:rsidP="00DC2CE4">
            <w:pPr>
              <w:pStyle w:val="XML1"/>
              <w:rPr>
                <w:ins w:id="589" w:author="Thomas Dietz" w:date="2012-08-10T14:48:00Z"/>
              </w:rPr>
            </w:pPr>
            <w:ins w:id="590" w:author="Thomas Dietz" w:date="2012-08-10T14:48:00Z">
              <w:r>
                <w:t xml:space="preserve">    &lt;/xs:complexType&gt;</w:t>
              </w:r>
            </w:ins>
          </w:p>
          <w:p w14:paraId="0DB109B7" w14:textId="02A3B8D3" w:rsidR="00D84428" w:rsidRPr="009F1B7D" w:rsidRDefault="00DC2CE4" w:rsidP="00DC2CE4">
            <w:pPr>
              <w:pStyle w:val="XML1"/>
            </w:pPr>
            <w:ins w:id="591" w:author="Thomas Dietz" w:date="2012-08-10T14:48:00Z">
              <w:r>
                <w:t xml:space="preserve">  &lt;/xs:element&gt;</w:t>
              </w:r>
            </w:ins>
          </w:p>
        </w:tc>
      </w:tr>
    </w:tbl>
    <w:p w14:paraId="1B0ED9A2" w14:textId="77777777" w:rsidR="00D84428" w:rsidRPr="00D84428" w:rsidRDefault="00D84428" w:rsidP="00D84428"/>
    <w:p w14:paraId="23BFCA9C" w14:textId="77777777" w:rsidR="001F476B" w:rsidRPr="009F1B7D" w:rsidRDefault="001F476B" w:rsidP="00D14D27">
      <w:pPr>
        <w:pStyle w:val="Heading3"/>
      </w:pPr>
      <w:bookmarkStart w:id="592" w:name="_Toc320556681"/>
      <w:r>
        <w:t>XML Example</w:t>
      </w:r>
      <w:bookmarkEnd w:id="592"/>
    </w:p>
    <w:tbl>
      <w:tblPr>
        <w:tblStyle w:val="TableGrid"/>
        <w:tblW w:w="0" w:type="auto"/>
        <w:tblInd w:w="378" w:type="dxa"/>
        <w:shd w:val="clear" w:color="auto" w:fill="C8FCCD"/>
        <w:tblLook w:val="04A0" w:firstRow="1" w:lastRow="0" w:firstColumn="1" w:lastColumn="0" w:noHBand="0" w:noVBand="1"/>
      </w:tblPr>
      <w:tblGrid>
        <w:gridCol w:w="8820"/>
      </w:tblGrid>
      <w:tr w:rsidR="001F476B" w:rsidRPr="009F1B7D" w14:paraId="3E714129" w14:textId="77777777" w:rsidTr="00F86237">
        <w:tc>
          <w:tcPr>
            <w:tcW w:w="8820" w:type="dxa"/>
            <w:shd w:val="clear" w:color="auto" w:fill="C8FCCD"/>
          </w:tcPr>
          <w:p w14:paraId="0FCC8357" w14:textId="77777777" w:rsidR="001F476B" w:rsidRPr="009F1B7D" w:rsidRDefault="001F476B" w:rsidP="00011096">
            <w:pPr>
              <w:pStyle w:val="XML1"/>
            </w:pPr>
            <w:r w:rsidRPr="009F1B7D">
              <w:t>&lt;capable-switch&gt;</w:t>
            </w:r>
          </w:p>
          <w:p w14:paraId="33D74AB7" w14:textId="77777777" w:rsidR="001F476B" w:rsidRPr="009F1B7D" w:rsidRDefault="001F476B" w:rsidP="00011096">
            <w:pPr>
              <w:pStyle w:val="XML2"/>
            </w:pPr>
            <w:r w:rsidRPr="009F1B7D">
              <w:t>&lt;id&gt;CapableSwitch0&lt;/id&gt;</w:t>
            </w:r>
          </w:p>
          <w:p w14:paraId="655A2B77" w14:textId="77777777" w:rsidR="001F476B" w:rsidRPr="009F1B7D" w:rsidRDefault="001F476B" w:rsidP="00011096">
            <w:pPr>
              <w:pStyle w:val="XML2"/>
            </w:pPr>
            <w:r w:rsidRPr="009F1B7D">
              <w:t>&lt;configuration-points&gt;</w:t>
            </w:r>
          </w:p>
          <w:p w14:paraId="4F425E07" w14:textId="77777777" w:rsidR="001F476B" w:rsidRPr="009F1B7D" w:rsidRDefault="001F476B" w:rsidP="00011096">
            <w:pPr>
              <w:pStyle w:val="XML3"/>
            </w:pPr>
            <w:r w:rsidRPr="009F1B7D">
              <w:t>...</w:t>
            </w:r>
          </w:p>
          <w:p w14:paraId="401E1EAA" w14:textId="77777777" w:rsidR="001F476B" w:rsidRPr="009F1B7D" w:rsidRDefault="001F476B" w:rsidP="00011096">
            <w:pPr>
              <w:pStyle w:val="XML2"/>
            </w:pPr>
            <w:r w:rsidRPr="009F1B7D">
              <w:t>&lt;/configuration-points&gt;</w:t>
            </w:r>
          </w:p>
          <w:p w14:paraId="5E8B3DB7" w14:textId="77777777" w:rsidR="001F476B" w:rsidRPr="009F1B7D" w:rsidRDefault="001F476B" w:rsidP="00011096">
            <w:pPr>
              <w:pStyle w:val="XML2"/>
            </w:pPr>
            <w:r w:rsidRPr="009F1B7D">
              <w:t>&lt;resources&gt;</w:t>
            </w:r>
          </w:p>
          <w:p w14:paraId="1ECB8D25" w14:textId="77777777" w:rsidR="001F476B" w:rsidRPr="009F1B7D" w:rsidRDefault="001F476B" w:rsidP="00011096">
            <w:pPr>
              <w:pStyle w:val="XML3"/>
            </w:pPr>
            <w:r w:rsidRPr="009F1B7D">
              <w:t>...</w:t>
            </w:r>
          </w:p>
          <w:p w14:paraId="01F27AFE" w14:textId="77777777" w:rsidR="001F476B" w:rsidRPr="009F1B7D" w:rsidRDefault="001F476B" w:rsidP="00011096">
            <w:pPr>
              <w:pStyle w:val="XML2"/>
            </w:pPr>
            <w:r w:rsidRPr="009F1B7D">
              <w:t>&lt;/resources&gt;</w:t>
            </w:r>
          </w:p>
          <w:p w14:paraId="4E651EBD" w14:textId="77777777" w:rsidR="001F476B" w:rsidRPr="009F1B7D" w:rsidRDefault="001F476B" w:rsidP="00011096">
            <w:pPr>
              <w:pStyle w:val="XML2"/>
            </w:pPr>
            <w:r w:rsidRPr="009F1B7D">
              <w:t>&lt;logical-switches&gt;</w:t>
            </w:r>
          </w:p>
          <w:p w14:paraId="185928E8" w14:textId="77777777" w:rsidR="001F476B" w:rsidRPr="009F1B7D" w:rsidRDefault="001F476B" w:rsidP="00011096">
            <w:pPr>
              <w:pStyle w:val="XML3"/>
            </w:pPr>
            <w:r w:rsidRPr="009F1B7D">
              <w:lastRenderedPageBreak/>
              <w:t>...</w:t>
            </w:r>
          </w:p>
          <w:p w14:paraId="2F831A82" w14:textId="77777777" w:rsidR="001F476B" w:rsidRPr="009F1B7D" w:rsidRDefault="001F476B" w:rsidP="00011096">
            <w:pPr>
              <w:pStyle w:val="XML2"/>
            </w:pPr>
            <w:r w:rsidRPr="009F1B7D">
              <w:t>&lt;/logical-switches&gt;</w:t>
            </w:r>
          </w:p>
          <w:p w14:paraId="539CB8FA" w14:textId="77777777" w:rsidR="001F476B" w:rsidRPr="009F1B7D" w:rsidRDefault="001F476B" w:rsidP="00011096">
            <w:pPr>
              <w:pStyle w:val="XML1"/>
            </w:pPr>
            <w:r w:rsidRPr="009F1B7D">
              <w:t>&lt;/capable-switch&gt;</w:t>
            </w:r>
          </w:p>
        </w:tc>
      </w:tr>
    </w:tbl>
    <w:p w14:paraId="19DDA2C8" w14:textId="45ACFD54" w:rsidR="00D84428" w:rsidDel="00DC2CE4" w:rsidRDefault="00D84428" w:rsidP="00D14D27">
      <w:pPr>
        <w:pStyle w:val="Heading3"/>
        <w:rPr>
          <w:del w:id="593" w:author="Thomas Dietz" w:date="2012-08-10T14:50:00Z"/>
        </w:rPr>
      </w:pPr>
      <w:bookmarkStart w:id="594" w:name="_Toc320556682"/>
      <w:del w:id="595" w:author="Thomas Dietz" w:date="2012-08-10T14:50:00Z">
        <w:r w:rsidDel="00DC2CE4">
          <w:lastRenderedPageBreak/>
          <w:delText>Normative Constraints</w:delText>
        </w:r>
        <w:bookmarkEnd w:id="594"/>
      </w:del>
    </w:p>
    <w:p w14:paraId="66BA80CF" w14:textId="0149DF7D" w:rsidR="00D84428" w:rsidDel="00DC2CE4" w:rsidRDefault="00D84428" w:rsidP="00D84428">
      <w:pPr>
        <w:rPr>
          <w:del w:id="596" w:author="Thomas Dietz" w:date="2012-08-10T14:50:00Z"/>
        </w:rPr>
      </w:pPr>
      <w:del w:id="597" w:author="Thomas Dietz" w:date="2012-08-10T14:50:00Z">
        <w:r w:rsidDel="00DC2CE4">
          <w:delText xml:space="preserve">The OpenFlow Capable Switch is identified by the OpenFlow Configuration Point with identifier </w:delText>
        </w:r>
        <w:r w:rsidRPr="0023288C" w:rsidDel="00DC2CE4">
          <w:rPr>
            <w:rStyle w:val="codeChar"/>
          </w:rPr>
          <w:delText>&lt;id&gt;</w:delText>
        </w:r>
        <w:r w:rsidDel="00DC2CE4">
          <w:delText>. The identifier MUST be unique within the context of potential OpenFlow Configuration Points. It MUST be persistent across reboots of the OpenFlow Capable Switch.</w:delText>
        </w:r>
      </w:del>
    </w:p>
    <w:p w14:paraId="1BEC8135" w14:textId="5E9C1554" w:rsidR="00D84428" w:rsidDel="00DC2CE4" w:rsidRDefault="00D84428" w:rsidP="00D84428">
      <w:pPr>
        <w:rPr>
          <w:del w:id="598" w:author="Thomas Dietz" w:date="2012-08-10T14:50:00Z"/>
        </w:rPr>
      </w:pPr>
      <w:del w:id="599" w:author="Thomas Dietz" w:date="2012-08-10T14:50:00Z">
        <w:r w:rsidDel="00DC2CE4">
          <w:delText xml:space="preserve">Element </w:delText>
        </w:r>
        <w:r w:rsidRPr="00ED48AF" w:rsidDel="00DC2CE4">
          <w:rPr>
            <w:rStyle w:val="codeChar"/>
          </w:rPr>
          <w:delText>&lt;configuration-points&gt;</w:delText>
        </w:r>
        <w:r w:rsidDel="00DC2CE4">
          <w:delText>contains a list of all Configuration Points known to the OpenFlow Capable Switch that manage it or have managed it using OF-CONFIG.</w:delText>
        </w:r>
      </w:del>
    </w:p>
    <w:p w14:paraId="5B259955" w14:textId="6020816B" w:rsidR="00D84428" w:rsidDel="00DC2CE4" w:rsidRDefault="00D84428" w:rsidP="00D84428">
      <w:pPr>
        <w:rPr>
          <w:del w:id="600" w:author="Thomas Dietz" w:date="2012-08-10T14:50:00Z"/>
        </w:rPr>
      </w:pPr>
      <w:del w:id="601" w:author="Thomas Dietz" w:date="2012-08-10T14:50:00Z">
        <w:r w:rsidDel="00DC2CE4">
          <w:delText xml:space="preserve">Element </w:delText>
        </w:r>
        <w:r w:rsidRPr="00ED48AF" w:rsidDel="00DC2CE4">
          <w:rPr>
            <w:rStyle w:val="codeChar"/>
          </w:rPr>
          <w:delText>&lt;resources&gt;</w:delText>
        </w:r>
        <w:r w:rsidDel="00DC2CE4">
          <w:delText xml:space="preserve"> contains lists of all resources of an OpenFlow Capable Switch that can be used by OpenFlow Logical Switches. Resources are listed here independent of their actual assignment to OpenFlow Logical Switches. They may be available to be assigned to an OpenFlow Logical Switch or already in use by an OpenFlow Logical Switch.</w:delText>
        </w:r>
      </w:del>
    </w:p>
    <w:p w14:paraId="4C782BDE" w14:textId="2D3BA897" w:rsidR="001F476B" w:rsidDel="00DC2CE4" w:rsidRDefault="00D84428" w:rsidP="00D84428">
      <w:pPr>
        <w:rPr>
          <w:del w:id="602" w:author="Thomas Dietz" w:date="2012-08-10T14:50:00Z"/>
        </w:rPr>
      </w:pPr>
      <w:del w:id="603" w:author="Thomas Dietz" w:date="2012-08-10T14:50:00Z">
        <w:r w:rsidDel="00DC2CE4">
          <w:delText xml:space="preserve">Element </w:delText>
        </w:r>
        <w:r w:rsidRPr="00ED48AF" w:rsidDel="00DC2CE4">
          <w:rPr>
            <w:rStyle w:val="codeChar"/>
          </w:rPr>
          <w:delText>&lt;logical-switches&gt;</w:delText>
        </w:r>
        <w:r w:rsidDel="00DC2CE4">
          <w:delText xml:space="preserve"> contains a list of all OpenFlow Logical Switches available on the OpenFlow Capable Switch.</w:delText>
        </w:r>
      </w:del>
    </w:p>
    <w:p w14:paraId="3937C342" w14:textId="77777777" w:rsidR="00D84428" w:rsidRPr="009F1B7D" w:rsidRDefault="00D84428" w:rsidP="00D14D27">
      <w:pPr>
        <w:pStyle w:val="Heading3"/>
      </w:pPr>
      <w:bookmarkStart w:id="604" w:name="_Toc315953987"/>
      <w:bookmarkStart w:id="605" w:name="_Toc320556683"/>
      <w:r w:rsidRPr="00DB42FD">
        <w:t>YANG Specification</w:t>
      </w:r>
      <w:bookmarkEnd w:id="604"/>
      <w:bookmarkEnd w:id="605"/>
    </w:p>
    <w:tbl>
      <w:tblPr>
        <w:tblStyle w:val="TableGrid"/>
        <w:tblW w:w="5000" w:type="pct"/>
        <w:shd w:val="clear" w:color="auto" w:fill="C8FCCD"/>
        <w:tblCellMar>
          <w:left w:w="57" w:type="dxa"/>
          <w:right w:w="57" w:type="dxa"/>
        </w:tblCellMar>
        <w:tblLook w:val="04A0" w:firstRow="1" w:lastRow="0" w:firstColumn="1" w:lastColumn="0" w:noHBand="0" w:noVBand="1"/>
        <w:tblPrChange w:id="606" w:author="Thomas Dietz" w:date="2012-08-10T15:00:00Z">
          <w:tblPr>
            <w:tblStyle w:val="TableGrid"/>
            <w:tblW w:w="0" w:type="auto"/>
            <w:tblInd w:w="378" w:type="dxa"/>
            <w:shd w:val="clear" w:color="auto" w:fill="C8FCCD"/>
            <w:tblLook w:val="04A0" w:firstRow="1" w:lastRow="0" w:firstColumn="1" w:lastColumn="0" w:noHBand="0" w:noVBand="1"/>
          </w:tblPr>
        </w:tblPrChange>
      </w:tblPr>
      <w:tblGrid>
        <w:gridCol w:w="9474"/>
        <w:tblGridChange w:id="607">
          <w:tblGrid>
            <w:gridCol w:w="8820"/>
          </w:tblGrid>
        </w:tblGridChange>
      </w:tblGrid>
      <w:tr w:rsidR="00D84428" w:rsidRPr="009F1B7D" w14:paraId="06AF40D9" w14:textId="77777777" w:rsidTr="00DC2CE4">
        <w:tc>
          <w:tcPr>
            <w:tcW w:w="5000" w:type="pct"/>
            <w:shd w:val="clear" w:color="auto" w:fill="C8FCCD"/>
            <w:tcPrChange w:id="608" w:author="Thomas Dietz" w:date="2012-08-10T15:00:00Z">
              <w:tcPr>
                <w:tcW w:w="8820" w:type="dxa"/>
                <w:shd w:val="clear" w:color="auto" w:fill="C8FCCD"/>
              </w:tcPr>
            </w:tcPrChange>
          </w:tcPr>
          <w:p w14:paraId="2B4A8C20" w14:textId="1D76ACD8" w:rsidR="00D84428" w:rsidRPr="009F1B7D" w:rsidDel="00DC2CE4" w:rsidRDefault="00D84428" w:rsidP="00011096">
            <w:pPr>
              <w:pStyle w:val="XML1"/>
              <w:rPr>
                <w:del w:id="609" w:author="Thomas Dietz" w:date="2012-08-10T14:52:00Z"/>
              </w:rPr>
            </w:pPr>
            <w:del w:id="610" w:author="Thomas Dietz" w:date="2012-08-10T14:52:00Z">
              <w:r w:rsidRPr="009F1B7D" w:rsidDel="00DC2CE4">
                <w:delText>container capable-switch {</w:delText>
              </w:r>
            </w:del>
          </w:p>
          <w:p w14:paraId="65EE7699" w14:textId="4A6E1035" w:rsidR="00D84428" w:rsidRPr="009F1B7D" w:rsidDel="00DC2CE4" w:rsidRDefault="00D84428" w:rsidP="00011096">
            <w:pPr>
              <w:pStyle w:val="XML2"/>
              <w:rPr>
                <w:del w:id="611" w:author="Thomas Dietz" w:date="2012-08-10T14:52:00Z"/>
              </w:rPr>
            </w:pPr>
            <w:del w:id="612" w:author="Thomas Dietz" w:date="2012-08-10T14:52:00Z">
              <w:r w:rsidRPr="009F1B7D" w:rsidDel="00DC2CE4">
                <w:delText>description "The OpenFlow Capable Switch containing logical switches, and resources that can be assigned to logical switches.";</w:delText>
              </w:r>
            </w:del>
          </w:p>
          <w:p w14:paraId="0848B6A9" w14:textId="2848ACEC" w:rsidR="00D84428" w:rsidRPr="009F1B7D" w:rsidDel="00DC2CE4" w:rsidRDefault="00D84428" w:rsidP="00011096">
            <w:pPr>
              <w:pStyle w:val="XML2"/>
              <w:rPr>
                <w:del w:id="613" w:author="Thomas Dietz" w:date="2012-08-10T14:52:00Z"/>
              </w:rPr>
            </w:pPr>
            <w:del w:id="614" w:author="Thomas Dietz" w:date="2012-08-10T14:52:00Z">
              <w:r w:rsidRPr="009F1B7D" w:rsidDel="00DC2CE4">
                <w:delText>leaf id {</w:delText>
              </w:r>
            </w:del>
          </w:p>
          <w:p w14:paraId="68941429" w14:textId="3B529453" w:rsidR="00D84428" w:rsidRPr="009F1B7D" w:rsidDel="00DC2CE4" w:rsidRDefault="00D84428" w:rsidP="00011096">
            <w:pPr>
              <w:pStyle w:val="XML2"/>
              <w:rPr>
                <w:del w:id="615" w:author="Thomas Dietz" w:date="2012-08-10T14:52:00Z"/>
              </w:rPr>
            </w:pPr>
            <w:del w:id="616" w:author="Thomas Dietz" w:date="2012-08-10T14:52:00Z">
              <w:r w:rsidRPr="009F1B7D" w:rsidDel="00DC2CE4">
                <w:delText>type inet:uri;</w:delText>
              </w:r>
            </w:del>
          </w:p>
          <w:p w14:paraId="13D64D87" w14:textId="27CC038E" w:rsidR="00D84428" w:rsidRPr="009F1B7D" w:rsidDel="00DC2CE4" w:rsidRDefault="00D84428" w:rsidP="00011096">
            <w:pPr>
              <w:pStyle w:val="XML3"/>
              <w:rPr>
                <w:del w:id="617" w:author="Thomas Dietz" w:date="2012-08-10T14:52:00Z"/>
              </w:rPr>
            </w:pPr>
            <w:del w:id="618" w:author="Thomas Dietz" w:date="2012-08-10T14:52:00Z">
              <w:r w:rsidRPr="009F1B7D" w:rsidDel="00DC2CE4">
                <w:delText>mandatory true;</w:delText>
              </w:r>
            </w:del>
          </w:p>
          <w:p w14:paraId="1F68E559" w14:textId="203091E5" w:rsidR="00D84428" w:rsidRPr="009F1B7D" w:rsidDel="00DC2CE4" w:rsidRDefault="00D84428" w:rsidP="00011096">
            <w:pPr>
              <w:pStyle w:val="XML3"/>
              <w:rPr>
                <w:del w:id="619" w:author="Thomas Dietz" w:date="2012-08-10T14:52:00Z"/>
              </w:rPr>
            </w:pPr>
            <w:del w:id="620" w:author="Thomas Dietz" w:date="2012-08-10T14:52:00Z">
              <w:r w:rsidRPr="009F1B7D" w:rsidDel="00DC2CE4">
                <w:delText>description "An unique but locally arbitrary identifier that identifies a Capable Switch towards the management system and is persistent across reboots of the system.";</w:delText>
              </w:r>
            </w:del>
          </w:p>
          <w:p w14:paraId="16334EBE" w14:textId="48A26088" w:rsidR="00D84428" w:rsidRPr="009F1B7D" w:rsidDel="00DC2CE4" w:rsidRDefault="00D84428" w:rsidP="00011096">
            <w:pPr>
              <w:pStyle w:val="XML2"/>
              <w:rPr>
                <w:del w:id="621" w:author="Thomas Dietz" w:date="2012-08-10T14:52:00Z"/>
              </w:rPr>
            </w:pPr>
            <w:del w:id="622" w:author="Thomas Dietz" w:date="2012-08-10T14:52:00Z">
              <w:r w:rsidRPr="009F1B7D" w:rsidDel="00DC2CE4">
                <w:delText>}</w:delText>
              </w:r>
            </w:del>
          </w:p>
          <w:p w14:paraId="49608678" w14:textId="47617CF2" w:rsidR="00D84428" w:rsidRPr="009F1B7D" w:rsidDel="00DC2CE4" w:rsidRDefault="00D84428" w:rsidP="00011096">
            <w:pPr>
              <w:pStyle w:val="XML2"/>
              <w:rPr>
                <w:del w:id="623" w:author="Thomas Dietz" w:date="2012-08-10T14:52:00Z"/>
              </w:rPr>
            </w:pPr>
            <w:del w:id="624" w:author="Thomas Dietz" w:date="2012-08-10T14:52:00Z">
              <w:r w:rsidRPr="009F1B7D" w:rsidDel="00DC2CE4">
                <w:delText>container configuration-points {</w:delText>
              </w:r>
            </w:del>
          </w:p>
          <w:p w14:paraId="17139352" w14:textId="275B28F1" w:rsidR="00D84428" w:rsidRPr="009F1B7D" w:rsidDel="00DC2CE4" w:rsidRDefault="00D84428" w:rsidP="00011096">
            <w:pPr>
              <w:pStyle w:val="XML3"/>
              <w:rPr>
                <w:del w:id="625" w:author="Thomas Dietz" w:date="2012-08-10T14:52:00Z"/>
              </w:rPr>
            </w:pPr>
            <w:del w:id="626" w:author="Thomas Dietz" w:date="2012-08-10T14:52:00Z">
              <w:r w:rsidRPr="009F1B7D" w:rsidDel="00DC2CE4">
                <w:delText xml:space="preserve">list </w:delText>
              </w:r>
              <w:r w:rsidRPr="00DB42FD" w:rsidDel="00DC2CE4">
                <w:rPr>
                  <w:rStyle w:val="XML2Char"/>
                </w:rPr>
                <w:delText>con</w:delText>
              </w:r>
              <w:r w:rsidRPr="009F1B7D" w:rsidDel="00DC2CE4">
                <w:delText>figuration-point {</w:delText>
              </w:r>
            </w:del>
          </w:p>
          <w:p w14:paraId="65076F94" w14:textId="48C73DBD" w:rsidR="00D84428" w:rsidRPr="009F1B7D" w:rsidDel="00DC2CE4" w:rsidRDefault="00D84428" w:rsidP="00011096">
            <w:pPr>
              <w:pStyle w:val="XML4"/>
              <w:rPr>
                <w:del w:id="627" w:author="Thomas Dietz" w:date="2012-08-10T14:52:00Z"/>
              </w:rPr>
            </w:pPr>
            <w:del w:id="628" w:author="Thomas Dietz" w:date="2012-08-10T14:52:00Z">
              <w:r w:rsidRPr="009F1B7D" w:rsidDel="00DC2CE4">
                <w:delText>key "id";</w:delText>
              </w:r>
            </w:del>
          </w:p>
          <w:p w14:paraId="695062D8" w14:textId="54F262B9" w:rsidR="00D84428" w:rsidRPr="009F1B7D" w:rsidDel="00DC2CE4" w:rsidRDefault="00D84428" w:rsidP="00011096">
            <w:pPr>
              <w:pStyle w:val="XML4"/>
              <w:rPr>
                <w:del w:id="629" w:author="Thomas Dietz" w:date="2012-08-10T14:52:00Z"/>
              </w:rPr>
            </w:pPr>
            <w:del w:id="630" w:author="Thomas Dietz" w:date="2012-08-10T14:52:00Z">
              <w:r w:rsidRPr="009F1B7D" w:rsidDel="00DC2CE4">
                <w:delText>unique "id";</w:delText>
              </w:r>
            </w:del>
          </w:p>
          <w:p w14:paraId="4BECEFC1" w14:textId="42DF24AB" w:rsidR="00D84428" w:rsidRPr="009F1B7D" w:rsidDel="00DC2CE4" w:rsidRDefault="00D84428" w:rsidP="00011096">
            <w:pPr>
              <w:pStyle w:val="XML4"/>
              <w:rPr>
                <w:del w:id="631" w:author="Thomas Dietz" w:date="2012-08-10T14:52:00Z"/>
              </w:rPr>
            </w:pPr>
            <w:del w:id="632" w:author="Thomas Dietz" w:date="2012-08-10T14:52:00Z">
              <w:r w:rsidRPr="009F1B7D" w:rsidDel="00DC2CE4">
                <w:delText>description "The list of all Configuration Points known to the OpenFlow Capable Switch that may configure it using OF-CONFIG.";</w:delText>
              </w:r>
            </w:del>
          </w:p>
          <w:p w14:paraId="5BB69F8B" w14:textId="4761F9A1" w:rsidR="00D84428" w:rsidRPr="009F1B7D" w:rsidDel="00DC2CE4" w:rsidRDefault="00D84428" w:rsidP="00011096">
            <w:pPr>
              <w:pStyle w:val="XML4"/>
              <w:rPr>
                <w:del w:id="633" w:author="Thomas Dietz" w:date="2012-08-10T14:52:00Z"/>
              </w:rPr>
            </w:pPr>
            <w:del w:id="634" w:author="Thomas Dietz" w:date="2012-08-10T14:52:00Z">
              <w:r w:rsidRPr="009F1B7D" w:rsidDel="00DC2CE4">
                <w:delText>uses openflow-configuration-point-grouping;</w:delText>
              </w:r>
            </w:del>
          </w:p>
          <w:p w14:paraId="08138EEF" w14:textId="1A1595D5" w:rsidR="00D84428" w:rsidRPr="009F1B7D" w:rsidDel="00DC2CE4" w:rsidRDefault="00D84428" w:rsidP="00011096">
            <w:pPr>
              <w:pStyle w:val="XML3"/>
              <w:rPr>
                <w:del w:id="635" w:author="Thomas Dietz" w:date="2012-08-10T14:52:00Z"/>
              </w:rPr>
            </w:pPr>
            <w:del w:id="636" w:author="Thomas Dietz" w:date="2012-08-10T14:52:00Z">
              <w:r w:rsidRPr="009F1B7D" w:rsidDel="00DC2CE4">
                <w:delText>}</w:delText>
              </w:r>
            </w:del>
          </w:p>
          <w:p w14:paraId="715F2ED4" w14:textId="2F767E79" w:rsidR="00D84428" w:rsidRPr="009F1B7D" w:rsidDel="00DC2CE4" w:rsidRDefault="00D84428" w:rsidP="00011096">
            <w:pPr>
              <w:pStyle w:val="XML2"/>
              <w:rPr>
                <w:del w:id="637" w:author="Thomas Dietz" w:date="2012-08-10T14:52:00Z"/>
              </w:rPr>
            </w:pPr>
            <w:del w:id="638" w:author="Thomas Dietz" w:date="2012-08-10T14:52:00Z">
              <w:r w:rsidRPr="009F1B7D" w:rsidDel="00DC2CE4">
                <w:delText>}</w:delText>
              </w:r>
            </w:del>
          </w:p>
          <w:p w14:paraId="6B946A35" w14:textId="67A587A1" w:rsidR="00D84428" w:rsidRPr="009F1B7D" w:rsidDel="00DC2CE4" w:rsidRDefault="00D84428" w:rsidP="00011096">
            <w:pPr>
              <w:pStyle w:val="XML2"/>
              <w:rPr>
                <w:del w:id="639" w:author="Thomas Dietz" w:date="2012-08-10T14:52:00Z"/>
              </w:rPr>
            </w:pPr>
            <w:del w:id="640" w:author="Thomas Dietz" w:date="2012-08-10T14:52:00Z">
              <w:r w:rsidRPr="009F1B7D" w:rsidDel="00DC2CE4">
                <w:delText>container resources {</w:delText>
              </w:r>
            </w:del>
          </w:p>
          <w:p w14:paraId="37BB6260" w14:textId="45A4BDE6" w:rsidR="00D84428" w:rsidRPr="009F1B7D" w:rsidDel="00DC2CE4" w:rsidRDefault="00D84428" w:rsidP="00011096">
            <w:pPr>
              <w:pStyle w:val="XML3"/>
              <w:rPr>
                <w:del w:id="641" w:author="Thomas Dietz" w:date="2012-08-10T14:52:00Z"/>
              </w:rPr>
            </w:pPr>
            <w:del w:id="642" w:author="Thomas Dietz" w:date="2012-08-10T14:52:00Z">
              <w:r w:rsidRPr="009F1B7D" w:rsidDel="00DC2CE4">
                <w:delText>description "A lists containing all resources of the OpenFlow Capable Switch.";</w:delText>
              </w:r>
            </w:del>
          </w:p>
          <w:p w14:paraId="2AB9BEBD" w14:textId="540E1106" w:rsidR="00D84428" w:rsidRPr="009F1B7D" w:rsidDel="00DC2CE4" w:rsidRDefault="00D84428" w:rsidP="00011096">
            <w:pPr>
              <w:pStyle w:val="XML1"/>
              <w:rPr>
                <w:del w:id="643" w:author="Thomas Dietz" w:date="2012-08-10T14:52:00Z"/>
              </w:rPr>
            </w:pPr>
            <w:del w:id="644" w:author="Thomas Dietz" w:date="2012-08-10T14:52:00Z">
              <w:r w:rsidRPr="009F1B7D" w:rsidDel="00DC2CE4">
                <w:delText>...</w:delText>
              </w:r>
            </w:del>
          </w:p>
          <w:p w14:paraId="32D7258A" w14:textId="0BA8B908" w:rsidR="00D84428" w:rsidRPr="009F1B7D" w:rsidDel="00DC2CE4" w:rsidRDefault="00D84428" w:rsidP="00011096">
            <w:pPr>
              <w:pStyle w:val="XML2"/>
              <w:rPr>
                <w:del w:id="645" w:author="Thomas Dietz" w:date="2012-08-10T14:52:00Z"/>
              </w:rPr>
            </w:pPr>
            <w:del w:id="646" w:author="Thomas Dietz" w:date="2012-08-10T14:52:00Z">
              <w:r w:rsidRPr="009F1B7D" w:rsidDel="00DC2CE4">
                <w:delText>}</w:delText>
              </w:r>
            </w:del>
          </w:p>
          <w:p w14:paraId="02C7E08D" w14:textId="41261012" w:rsidR="00D84428" w:rsidRPr="009F1B7D" w:rsidDel="00DC2CE4" w:rsidRDefault="00D84428" w:rsidP="00011096">
            <w:pPr>
              <w:pStyle w:val="XML2"/>
              <w:rPr>
                <w:del w:id="647" w:author="Thomas Dietz" w:date="2012-08-10T14:52:00Z"/>
              </w:rPr>
            </w:pPr>
            <w:del w:id="648" w:author="Thomas Dietz" w:date="2012-08-10T14:52:00Z">
              <w:r w:rsidRPr="009F1B7D" w:rsidDel="00DC2CE4">
                <w:delText>container logical-switches {</w:delText>
              </w:r>
            </w:del>
          </w:p>
          <w:p w14:paraId="48FE244A" w14:textId="709D5700" w:rsidR="00D84428" w:rsidRPr="009F1B7D" w:rsidDel="00DC2CE4" w:rsidRDefault="00D84428" w:rsidP="00011096">
            <w:pPr>
              <w:pStyle w:val="XML3"/>
              <w:rPr>
                <w:del w:id="649" w:author="Thomas Dietz" w:date="2012-08-10T14:52:00Z"/>
              </w:rPr>
            </w:pPr>
            <w:del w:id="650" w:author="Thomas Dietz" w:date="2012-08-10T14:52:00Z">
              <w:r w:rsidRPr="009F1B7D" w:rsidDel="00DC2CE4">
                <w:delText>description "This element contains all OpenFlow Logical Switches on the OpenFlow Capable Switch.";</w:delText>
              </w:r>
            </w:del>
          </w:p>
          <w:p w14:paraId="58C30506" w14:textId="594A3A61" w:rsidR="00D84428" w:rsidRPr="009F1B7D" w:rsidDel="00DC2CE4" w:rsidRDefault="00D84428" w:rsidP="00011096">
            <w:pPr>
              <w:pStyle w:val="XML3"/>
              <w:rPr>
                <w:del w:id="651" w:author="Thomas Dietz" w:date="2012-08-10T14:52:00Z"/>
              </w:rPr>
            </w:pPr>
            <w:del w:id="652" w:author="Thomas Dietz" w:date="2012-08-10T14:52:00Z">
              <w:r w:rsidRPr="009F1B7D" w:rsidDel="00DC2CE4">
                <w:delText>list switch {</w:delText>
              </w:r>
            </w:del>
          </w:p>
          <w:p w14:paraId="4CA4955D" w14:textId="35329664" w:rsidR="00D84428" w:rsidRPr="009F1B7D" w:rsidDel="00DC2CE4" w:rsidRDefault="00D84428" w:rsidP="00011096">
            <w:pPr>
              <w:pStyle w:val="XML4"/>
              <w:rPr>
                <w:del w:id="653" w:author="Thomas Dietz" w:date="2012-08-10T14:52:00Z"/>
              </w:rPr>
            </w:pPr>
            <w:del w:id="654" w:author="Thomas Dietz" w:date="2012-08-10T14:52:00Z">
              <w:r w:rsidRPr="009F1B7D" w:rsidDel="00DC2CE4">
                <w:delText>key "id";</w:delText>
              </w:r>
            </w:del>
          </w:p>
          <w:p w14:paraId="6102F6FC" w14:textId="1E07E02F" w:rsidR="00D84428" w:rsidRPr="009F1B7D" w:rsidDel="00DC2CE4" w:rsidRDefault="00D84428" w:rsidP="00011096">
            <w:pPr>
              <w:pStyle w:val="XML4"/>
              <w:rPr>
                <w:del w:id="655" w:author="Thomas Dietz" w:date="2012-08-10T14:52:00Z"/>
              </w:rPr>
            </w:pPr>
            <w:del w:id="656" w:author="Thomas Dietz" w:date="2012-08-10T14:52:00Z">
              <w:r w:rsidRPr="009F1B7D" w:rsidDel="00DC2CE4">
                <w:delText>unique "id";</w:delText>
              </w:r>
            </w:del>
          </w:p>
          <w:p w14:paraId="49CA1875" w14:textId="64899376" w:rsidR="00D84428" w:rsidRPr="009F1B7D" w:rsidDel="00DC2CE4" w:rsidRDefault="00D84428" w:rsidP="00011096">
            <w:pPr>
              <w:pStyle w:val="XML4"/>
              <w:rPr>
                <w:del w:id="657" w:author="Thomas Dietz" w:date="2012-08-10T14:52:00Z"/>
              </w:rPr>
            </w:pPr>
            <w:del w:id="658" w:author="Thomas Dietz" w:date="2012-08-10T14:52:00Z">
              <w:r w:rsidRPr="009F1B7D" w:rsidDel="00DC2CE4">
                <w:delText>description "The list of all OpenFlow Logical Switches the OpenFlow Capable Switch.";</w:delText>
              </w:r>
            </w:del>
          </w:p>
          <w:p w14:paraId="69192475" w14:textId="2EB824DF" w:rsidR="00D84428" w:rsidRPr="009F1B7D" w:rsidDel="00DC2CE4" w:rsidRDefault="00D84428" w:rsidP="00011096">
            <w:pPr>
              <w:pStyle w:val="XML4"/>
              <w:rPr>
                <w:del w:id="659" w:author="Thomas Dietz" w:date="2012-08-10T14:52:00Z"/>
              </w:rPr>
            </w:pPr>
            <w:del w:id="660" w:author="Thomas Dietz" w:date="2012-08-10T14:52:00Z">
              <w:r w:rsidRPr="009F1B7D" w:rsidDel="00DC2CE4">
                <w:lastRenderedPageBreak/>
                <w:delText>uses openflow-logical-switch-grouping;</w:delText>
              </w:r>
            </w:del>
          </w:p>
          <w:p w14:paraId="04988230" w14:textId="54F4C39C" w:rsidR="00D84428" w:rsidRPr="009F1B7D" w:rsidDel="00DC2CE4" w:rsidRDefault="00D84428" w:rsidP="00011096">
            <w:pPr>
              <w:pStyle w:val="XML3"/>
              <w:rPr>
                <w:del w:id="661" w:author="Thomas Dietz" w:date="2012-08-10T14:52:00Z"/>
              </w:rPr>
            </w:pPr>
            <w:del w:id="662" w:author="Thomas Dietz" w:date="2012-08-10T14:52:00Z">
              <w:r w:rsidRPr="009F1B7D" w:rsidDel="00DC2CE4">
                <w:delText>}</w:delText>
              </w:r>
            </w:del>
          </w:p>
          <w:p w14:paraId="69C70B34" w14:textId="3E6290BE" w:rsidR="00D84428" w:rsidRPr="009F1B7D" w:rsidDel="00DC2CE4" w:rsidRDefault="00D84428" w:rsidP="00011096">
            <w:pPr>
              <w:pStyle w:val="XML2"/>
              <w:rPr>
                <w:del w:id="663" w:author="Thomas Dietz" w:date="2012-08-10T14:52:00Z"/>
              </w:rPr>
            </w:pPr>
            <w:del w:id="664" w:author="Thomas Dietz" w:date="2012-08-10T14:52:00Z">
              <w:r w:rsidRPr="009F1B7D" w:rsidDel="00DC2CE4">
                <w:delText>}</w:delText>
              </w:r>
            </w:del>
          </w:p>
          <w:p w14:paraId="1405CAB2" w14:textId="4B9F837E" w:rsidR="00D84428" w:rsidRPr="009F1B7D" w:rsidDel="00DC2CE4" w:rsidRDefault="00D84428" w:rsidP="00011096">
            <w:pPr>
              <w:pStyle w:val="XML1"/>
              <w:rPr>
                <w:del w:id="665" w:author="Thomas Dietz" w:date="2012-08-10T14:52:00Z"/>
              </w:rPr>
            </w:pPr>
            <w:del w:id="666" w:author="Thomas Dietz" w:date="2012-08-10T14:52:00Z">
              <w:r w:rsidRPr="009F1B7D" w:rsidDel="00DC2CE4">
                <w:delText>}</w:delText>
              </w:r>
            </w:del>
          </w:p>
          <w:p w14:paraId="074ABEE1" w14:textId="77777777" w:rsidR="00DC2CE4" w:rsidRDefault="00DC2CE4" w:rsidP="00DC2CE4">
            <w:pPr>
              <w:pStyle w:val="XML1"/>
              <w:rPr>
                <w:ins w:id="667" w:author="Thomas Dietz" w:date="2012-08-10T14:52:00Z"/>
              </w:rPr>
            </w:pPr>
            <w:ins w:id="668" w:author="Thomas Dietz" w:date="2012-08-10T14:52:00Z">
              <w:r>
                <w:t xml:space="preserve">  container capable-switch {</w:t>
              </w:r>
            </w:ins>
          </w:p>
          <w:p w14:paraId="59898179" w14:textId="77777777" w:rsidR="00DC2CE4" w:rsidRDefault="00DC2CE4" w:rsidP="00DC2CE4">
            <w:pPr>
              <w:pStyle w:val="XML1"/>
              <w:rPr>
                <w:ins w:id="669" w:author="Thomas Dietz" w:date="2012-08-10T14:52:00Z"/>
              </w:rPr>
            </w:pPr>
            <w:ins w:id="670" w:author="Thomas Dietz" w:date="2012-08-10T14:52:00Z">
              <w:r>
                <w:t xml:space="preserve">    description "The OpenFlow Capable Switch serves as the root </w:t>
              </w:r>
            </w:ins>
          </w:p>
          <w:p w14:paraId="0B38E098" w14:textId="77777777" w:rsidR="00DC2CE4" w:rsidRDefault="00DC2CE4" w:rsidP="00DC2CE4">
            <w:pPr>
              <w:pStyle w:val="XML1"/>
              <w:rPr>
                <w:ins w:id="671" w:author="Thomas Dietz" w:date="2012-08-10T14:52:00Z"/>
              </w:rPr>
            </w:pPr>
            <w:ins w:id="672" w:author="Thomas Dietz" w:date="2012-08-10T14:52:00Z">
              <w:r>
                <w:t xml:space="preserve">      </w:t>
              </w:r>
              <w:proofErr w:type="gramStart"/>
              <w:r>
                <w:t>element</w:t>
              </w:r>
              <w:proofErr w:type="gramEnd"/>
              <w:r>
                <w:t xml:space="preserve"> for an OpenFlow configuration.  It contains logical</w:t>
              </w:r>
            </w:ins>
          </w:p>
          <w:p w14:paraId="200CCE55" w14:textId="77777777" w:rsidR="00DC2CE4" w:rsidRDefault="00DC2CE4" w:rsidP="00DC2CE4">
            <w:pPr>
              <w:pStyle w:val="XML1"/>
              <w:rPr>
                <w:ins w:id="673" w:author="Thomas Dietz" w:date="2012-08-10T14:52:00Z"/>
              </w:rPr>
            </w:pPr>
            <w:ins w:id="674" w:author="Thomas Dietz" w:date="2012-08-10T14:52:00Z">
              <w:r>
                <w:t xml:space="preserve">      switches and resources that can be assigned to logical</w:t>
              </w:r>
            </w:ins>
          </w:p>
          <w:p w14:paraId="265465AD" w14:textId="77777777" w:rsidR="00DC2CE4" w:rsidRDefault="00DC2CE4" w:rsidP="00DC2CE4">
            <w:pPr>
              <w:pStyle w:val="XML1"/>
              <w:rPr>
                <w:ins w:id="675" w:author="Thomas Dietz" w:date="2012-08-10T14:52:00Z"/>
              </w:rPr>
            </w:pPr>
            <w:ins w:id="676" w:author="Thomas Dietz" w:date="2012-08-10T14:52:00Z">
              <w:r>
                <w:t xml:space="preserve">      </w:t>
              </w:r>
              <w:proofErr w:type="gramStart"/>
              <w:r>
                <w:t>switches</w:t>
              </w:r>
              <w:proofErr w:type="gramEnd"/>
              <w:r>
                <w:t xml:space="preserve">.  It may have relations to OpenFlow Configuration </w:t>
              </w:r>
            </w:ins>
          </w:p>
          <w:p w14:paraId="0ECD6CAD" w14:textId="77777777" w:rsidR="00DC2CE4" w:rsidRDefault="00DC2CE4" w:rsidP="00DC2CE4">
            <w:pPr>
              <w:pStyle w:val="XML1"/>
              <w:rPr>
                <w:ins w:id="677" w:author="Thomas Dietz" w:date="2012-08-10T14:52:00Z"/>
              </w:rPr>
            </w:pPr>
            <w:ins w:id="678" w:author="Thomas Dietz" w:date="2012-08-10T14:52:00Z">
              <w:r>
                <w:t xml:space="preserve">      Points.";</w:t>
              </w:r>
            </w:ins>
          </w:p>
          <w:p w14:paraId="79CEDF9E" w14:textId="77777777" w:rsidR="00DC2CE4" w:rsidRDefault="00DC2CE4" w:rsidP="00DC2CE4">
            <w:pPr>
              <w:pStyle w:val="XML1"/>
              <w:rPr>
                <w:ins w:id="679" w:author="Thomas Dietz" w:date="2012-08-10T14:52:00Z"/>
              </w:rPr>
            </w:pPr>
            <w:ins w:id="680" w:author="Thomas Dietz" w:date="2012-08-10T14:52:00Z">
              <w:r>
                <w:t xml:space="preserve">    leaf id {</w:t>
              </w:r>
            </w:ins>
          </w:p>
          <w:p w14:paraId="1065A823" w14:textId="77777777" w:rsidR="00DC2CE4" w:rsidRDefault="00DC2CE4" w:rsidP="00DC2CE4">
            <w:pPr>
              <w:pStyle w:val="XML1"/>
              <w:rPr>
                <w:ins w:id="681" w:author="Thomas Dietz" w:date="2012-08-10T14:52:00Z"/>
              </w:rPr>
            </w:pPr>
            <w:ins w:id="682" w:author="Thomas Dietz" w:date="2012-08-10T14:52:00Z">
              <w:r>
                <w:t xml:space="preserve">      type inet:uri;</w:t>
              </w:r>
            </w:ins>
          </w:p>
          <w:p w14:paraId="26F0043C" w14:textId="77777777" w:rsidR="00DC2CE4" w:rsidRDefault="00DC2CE4" w:rsidP="00DC2CE4">
            <w:pPr>
              <w:pStyle w:val="XML1"/>
              <w:rPr>
                <w:ins w:id="683" w:author="Thomas Dietz" w:date="2012-08-10T14:52:00Z"/>
              </w:rPr>
            </w:pPr>
            <w:ins w:id="684" w:author="Thomas Dietz" w:date="2012-08-10T14:52:00Z">
              <w:r>
                <w:t xml:space="preserve">      mandatory true;</w:t>
              </w:r>
            </w:ins>
          </w:p>
          <w:p w14:paraId="60DF2A24" w14:textId="77777777" w:rsidR="00DC2CE4" w:rsidRDefault="00DC2CE4" w:rsidP="00DC2CE4">
            <w:pPr>
              <w:pStyle w:val="XML1"/>
              <w:rPr>
                <w:ins w:id="685" w:author="Thomas Dietz" w:date="2012-08-10T14:52:00Z"/>
              </w:rPr>
            </w:pPr>
            <w:ins w:id="686" w:author="Thomas Dietz" w:date="2012-08-10T14:52:00Z">
              <w:r>
                <w:t xml:space="preserve">      description "A unique but locally arbitrary identifier that</w:t>
              </w:r>
            </w:ins>
          </w:p>
          <w:p w14:paraId="6C6097B1" w14:textId="77777777" w:rsidR="00DC2CE4" w:rsidRDefault="00DC2CE4" w:rsidP="00DC2CE4">
            <w:pPr>
              <w:pStyle w:val="XML1"/>
              <w:rPr>
                <w:ins w:id="687" w:author="Thomas Dietz" w:date="2012-08-10T14:52:00Z"/>
              </w:rPr>
            </w:pPr>
            <w:ins w:id="688" w:author="Thomas Dietz" w:date="2012-08-10T14:52:00Z">
              <w:r>
                <w:t xml:space="preserve">        uniquely identifies a Capable Switch within the context of </w:t>
              </w:r>
            </w:ins>
          </w:p>
          <w:p w14:paraId="50A861BA" w14:textId="77777777" w:rsidR="00DC2CE4" w:rsidRDefault="00DC2CE4" w:rsidP="00DC2CE4">
            <w:pPr>
              <w:pStyle w:val="XML1"/>
              <w:rPr>
                <w:ins w:id="689" w:author="Thomas Dietz" w:date="2012-08-10T14:52:00Z"/>
              </w:rPr>
            </w:pPr>
            <w:ins w:id="690" w:author="Thomas Dietz" w:date="2012-08-10T14:52:00Z">
              <w:r>
                <w:t xml:space="preserve">        </w:t>
              </w:r>
              <w:proofErr w:type="gramStart"/>
              <w:r>
                <w:t>potential</w:t>
              </w:r>
              <w:proofErr w:type="gramEnd"/>
              <w:r>
                <w:t xml:space="preserve"> OpenFlow Configuration Points.  It MUST be </w:t>
              </w:r>
            </w:ins>
          </w:p>
          <w:p w14:paraId="66BA0325" w14:textId="77777777" w:rsidR="00DC2CE4" w:rsidRDefault="00DC2CE4" w:rsidP="00DC2CE4">
            <w:pPr>
              <w:pStyle w:val="XML1"/>
              <w:rPr>
                <w:ins w:id="691" w:author="Thomas Dietz" w:date="2012-08-10T14:52:00Z"/>
              </w:rPr>
            </w:pPr>
            <w:ins w:id="692" w:author="Thomas Dietz" w:date="2012-08-10T14:52:00Z">
              <w:r>
                <w:t xml:space="preserve">        </w:t>
              </w:r>
              <w:proofErr w:type="gramStart"/>
              <w:r>
                <w:t>persistent</w:t>
              </w:r>
              <w:proofErr w:type="gramEnd"/>
              <w:r>
                <w:t xml:space="preserve"> across reboots of the OpenFlow Capable Switch.</w:t>
              </w:r>
            </w:ins>
          </w:p>
          <w:p w14:paraId="091795D6" w14:textId="77777777" w:rsidR="00DC2CE4" w:rsidRDefault="00DC2CE4" w:rsidP="00DC2CE4">
            <w:pPr>
              <w:pStyle w:val="XML1"/>
              <w:rPr>
                <w:ins w:id="693" w:author="Thomas Dietz" w:date="2012-08-10T14:52:00Z"/>
              </w:rPr>
            </w:pPr>
          </w:p>
          <w:p w14:paraId="68DBDBBA" w14:textId="77777777" w:rsidR="00DC2CE4" w:rsidRDefault="00DC2CE4" w:rsidP="00DC2CE4">
            <w:pPr>
              <w:pStyle w:val="XML1"/>
              <w:rPr>
                <w:ins w:id="694" w:author="Thomas Dietz" w:date="2012-08-10T14:52:00Z"/>
              </w:rPr>
            </w:pPr>
            <w:ins w:id="695" w:author="Thomas Dietz" w:date="2012-08-10T14:52:00Z">
              <w:r>
                <w:t xml:space="preserve">        This element MUST be present in the NETCONF data store.</w:t>
              </w:r>
            </w:ins>
          </w:p>
          <w:p w14:paraId="5589561F" w14:textId="77777777" w:rsidR="00DC2CE4" w:rsidRDefault="00DC2CE4" w:rsidP="00DC2CE4">
            <w:pPr>
              <w:pStyle w:val="XML1"/>
              <w:rPr>
                <w:ins w:id="696" w:author="Thomas Dietz" w:date="2012-08-10T14:52:00Z"/>
              </w:rPr>
            </w:pPr>
            <w:ins w:id="697" w:author="Thomas Dietz" w:date="2012-08-10T14:52:00Z">
              <w:r>
                <w:t xml:space="preserve">        If this element is not present in a NETCONF &lt;edit-config&gt;</w:t>
              </w:r>
            </w:ins>
          </w:p>
          <w:p w14:paraId="10B9BE27" w14:textId="77777777" w:rsidR="00DC2CE4" w:rsidRDefault="00DC2CE4" w:rsidP="00DC2CE4">
            <w:pPr>
              <w:pStyle w:val="XML1"/>
              <w:rPr>
                <w:ins w:id="698" w:author="Thomas Dietz" w:date="2012-08-10T14:52:00Z"/>
              </w:rPr>
            </w:pPr>
            <w:ins w:id="699" w:author="Thomas Dietz" w:date="2012-08-10T14:52:00Z">
              <w:r>
                <w:t xml:space="preserve">        operation 'create', 'merge' or 'replace' and the parent</w:t>
              </w:r>
            </w:ins>
          </w:p>
          <w:p w14:paraId="40C09E4F" w14:textId="77777777" w:rsidR="00DC2CE4" w:rsidRDefault="00DC2CE4" w:rsidP="00DC2CE4">
            <w:pPr>
              <w:pStyle w:val="XML1"/>
              <w:rPr>
                <w:ins w:id="700" w:author="Thomas Dietz" w:date="2012-08-10T14:52:00Z"/>
              </w:rPr>
            </w:pPr>
            <w:ins w:id="701" w:author="Thomas Dietz" w:date="2012-08-10T14:52:00Z">
              <w:r>
                <w:t xml:space="preserve">        element does not exist, a 'data-missing' error is</w:t>
              </w:r>
            </w:ins>
          </w:p>
          <w:p w14:paraId="388602C2" w14:textId="77777777" w:rsidR="00DC2CE4" w:rsidRDefault="00DC2CE4" w:rsidP="00DC2CE4">
            <w:pPr>
              <w:pStyle w:val="XML1"/>
              <w:rPr>
                <w:ins w:id="702" w:author="Thomas Dietz" w:date="2012-08-10T14:52:00Z"/>
              </w:rPr>
            </w:pPr>
            <w:ins w:id="703" w:author="Thomas Dietz" w:date="2012-08-10T14:52:00Z">
              <w:r>
                <w:t xml:space="preserve">        </w:t>
              </w:r>
              <w:proofErr w:type="gramStart"/>
              <w:r>
                <w:t>returned</w:t>
              </w:r>
              <w:proofErr w:type="gramEnd"/>
              <w:r>
                <w:t>.";</w:t>
              </w:r>
            </w:ins>
          </w:p>
          <w:p w14:paraId="08249FF3" w14:textId="77777777" w:rsidR="00DC2CE4" w:rsidRDefault="00DC2CE4" w:rsidP="00DC2CE4">
            <w:pPr>
              <w:pStyle w:val="XML1"/>
              <w:rPr>
                <w:ins w:id="704" w:author="Thomas Dietz" w:date="2012-08-10T14:52:00Z"/>
              </w:rPr>
            </w:pPr>
            <w:ins w:id="705" w:author="Thomas Dietz" w:date="2012-08-10T14:52:00Z">
              <w:r>
                <w:t xml:space="preserve">    }</w:t>
              </w:r>
            </w:ins>
          </w:p>
          <w:p w14:paraId="0018EE18" w14:textId="77777777" w:rsidR="00DC2CE4" w:rsidRDefault="00DC2CE4" w:rsidP="00DC2CE4">
            <w:pPr>
              <w:pStyle w:val="XML1"/>
              <w:rPr>
                <w:ins w:id="706" w:author="Thomas Dietz" w:date="2012-08-10T14:52:00Z"/>
              </w:rPr>
            </w:pPr>
            <w:ins w:id="707" w:author="Thomas Dietz" w:date="2012-08-10T14:52:00Z">
              <w:r>
                <w:t xml:space="preserve">    leaf config-version {</w:t>
              </w:r>
            </w:ins>
          </w:p>
          <w:p w14:paraId="5772C6C4" w14:textId="77777777" w:rsidR="00DC2CE4" w:rsidRDefault="00DC2CE4" w:rsidP="00DC2CE4">
            <w:pPr>
              <w:pStyle w:val="XML1"/>
              <w:rPr>
                <w:ins w:id="708" w:author="Thomas Dietz" w:date="2012-08-10T14:52:00Z"/>
              </w:rPr>
            </w:pPr>
            <w:ins w:id="709" w:author="Thomas Dietz" w:date="2012-08-10T14:52:00Z">
              <w:r>
                <w:t xml:space="preserve">      type string;</w:t>
              </w:r>
            </w:ins>
          </w:p>
          <w:p w14:paraId="694021F2" w14:textId="77777777" w:rsidR="00DC2CE4" w:rsidRDefault="00DC2CE4" w:rsidP="00DC2CE4">
            <w:pPr>
              <w:pStyle w:val="XML1"/>
              <w:rPr>
                <w:ins w:id="710" w:author="Thomas Dietz" w:date="2012-08-10T14:52:00Z"/>
              </w:rPr>
            </w:pPr>
            <w:ins w:id="711" w:author="Thomas Dietz" w:date="2012-08-10T14:52:00Z">
              <w:r>
                <w:t xml:space="preserve">      config false;</w:t>
              </w:r>
            </w:ins>
          </w:p>
          <w:p w14:paraId="5C633919" w14:textId="77777777" w:rsidR="00DC2CE4" w:rsidRDefault="00DC2CE4" w:rsidP="00DC2CE4">
            <w:pPr>
              <w:pStyle w:val="XML1"/>
              <w:rPr>
                <w:ins w:id="712" w:author="Thomas Dietz" w:date="2012-08-10T14:52:00Z"/>
              </w:rPr>
            </w:pPr>
            <w:ins w:id="713" w:author="Thomas Dietz" w:date="2012-08-10T14:52:00Z">
              <w:r>
                <w:t xml:space="preserve">      description "The maximum supported OF-CONFIG version that is</w:t>
              </w:r>
            </w:ins>
          </w:p>
          <w:p w14:paraId="65925B68" w14:textId="77777777" w:rsidR="00DC2CE4" w:rsidRDefault="00DC2CE4" w:rsidP="00DC2CE4">
            <w:pPr>
              <w:pStyle w:val="XML1"/>
              <w:rPr>
                <w:ins w:id="714" w:author="Thomas Dietz" w:date="2012-08-10T14:52:00Z"/>
              </w:rPr>
            </w:pPr>
            <w:ins w:id="715" w:author="Thomas Dietz" w:date="2012-08-10T14:52:00Z">
              <w:r>
                <w:t xml:space="preserve">        </w:t>
              </w:r>
              <w:proofErr w:type="gramStart"/>
              <w:r>
                <w:t>supported</w:t>
              </w:r>
              <w:proofErr w:type="gramEnd"/>
              <w:r>
                <w:t xml:space="preserve"> by the OpenFlow Capable Switch. For switches</w:t>
              </w:r>
            </w:ins>
          </w:p>
          <w:p w14:paraId="3AC99121" w14:textId="77777777" w:rsidR="00DC2CE4" w:rsidRDefault="00DC2CE4" w:rsidP="00DC2CE4">
            <w:pPr>
              <w:pStyle w:val="XML1"/>
              <w:rPr>
                <w:ins w:id="716" w:author="Thomas Dietz" w:date="2012-08-10T14:52:00Z"/>
              </w:rPr>
            </w:pPr>
            <w:ins w:id="717" w:author="Thomas Dietz" w:date="2012-08-10T14:52:00Z">
              <w:r>
                <w:t xml:space="preserve">        implementing this version of the OF-CONFIG protocol this</w:t>
              </w:r>
            </w:ins>
          </w:p>
          <w:p w14:paraId="61D16B7D" w14:textId="77777777" w:rsidR="00DC2CE4" w:rsidRDefault="00DC2CE4" w:rsidP="00DC2CE4">
            <w:pPr>
              <w:pStyle w:val="XML1"/>
              <w:rPr>
                <w:ins w:id="718" w:author="Thomas Dietz" w:date="2012-08-10T14:52:00Z"/>
              </w:rPr>
            </w:pPr>
            <w:ins w:id="719" w:author="Thomas Dietz" w:date="2012-08-10T14:52:00Z">
              <w:r>
                <w:t xml:space="preserve">        MUST always be 1.1.1.</w:t>
              </w:r>
            </w:ins>
          </w:p>
          <w:p w14:paraId="3A1585B5" w14:textId="77777777" w:rsidR="00DC2CE4" w:rsidRDefault="00DC2CE4" w:rsidP="00DC2CE4">
            <w:pPr>
              <w:pStyle w:val="XML1"/>
              <w:rPr>
                <w:ins w:id="720" w:author="Thomas Dietz" w:date="2012-08-10T14:52:00Z"/>
              </w:rPr>
            </w:pPr>
          </w:p>
          <w:p w14:paraId="66B74EC9" w14:textId="77777777" w:rsidR="00DC2CE4" w:rsidRDefault="00DC2CE4" w:rsidP="00DC2CE4">
            <w:pPr>
              <w:pStyle w:val="XML1"/>
              <w:rPr>
                <w:ins w:id="721" w:author="Thomas Dietz" w:date="2012-08-10T14:52:00Z"/>
              </w:rPr>
            </w:pPr>
            <w:ins w:id="722" w:author="Thomas Dietz" w:date="2012-08-10T14:52:00Z">
              <w:r>
                <w:t xml:space="preserve">        This object can be used to identify the OF-CONFIG version</w:t>
              </w:r>
            </w:ins>
          </w:p>
          <w:p w14:paraId="215673A7" w14:textId="77777777" w:rsidR="00DC2CE4" w:rsidRDefault="00DC2CE4" w:rsidP="00DC2CE4">
            <w:pPr>
              <w:pStyle w:val="XML1"/>
              <w:rPr>
                <w:ins w:id="723" w:author="Thomas Dietz" w:date="2012-08-10T14:52:00Z"/>
              </w:rPr>
            </w:pPr>
            <w:ins w:id="724" w:author="Thomas Dietz" w:date="2012-08-10T14:52:00Z">
              <w:r>
                <w:t xml:space="preserve">        a capable switch supports beginning with version 1.1.1 of </w:t>
              </w:r>
            </w:ins>
          </w:p>
          <w:p w14:paraId="0C9F8019" w14:textId="77777777" w:rsidR="00DC2CE4" w:rsidRDefault="00DC2CE4" w:rsidP="00DC2CE4">
            <w:pPr>
              <w:pStyle w:val="XML1"/>
              <w:rPr>
                <w:ins w:id="725" w:author="Thomas Dietz" w:date="2012-08-10T14:52:00Z"/>
              </w:rPr>
            </w:pPr>
            <w:ins w:id="726" w:author="Thomas Dietz" w:date="2012-08-10T14:52:00Z">
              <w:r>
                <w:t xml:space="preserve">        OF-CONFIG. In addtion the supported version can be</w:t>
              </w:r>
            </w:ins>
          </w:p>
          <w:p w14:paraId="5E01FBEC" w14:textId="77777777" w:rsidR="00DC2CE4" w:rsidRDefault="00DC2CE4" w:rsidP="00DC2CE4">
            <w:pPr>
              <w:pStyle w:val="XML1"/>
              <w:rPr>
                <w:ins w:id="727" w:author="Thomas Dietz" w:date="2012-08-10T14:52:00Z"/>
              </w:rPr>
            </w:pPr>
            <w:ins w:id="728" w:author="Thomas Dietz" w:date="2012-08-10T14:52:00Z">
              <w:r>
                <w:t xml:space="preserve">        determined by the namespace the OpenFlow Capable Switch</w:t>
              </w:r>
            </w:ins>
          </w:p>
          <w:p w14:paraId="0D2A7975" w14:textId="77777777" w:rsidR="00DC2CE4" w:rsidRDefault="00DC2CE4" w:rsidP="00DC2CE4">
            <w:pPr>
              <w:pStyle w:val="XML1"/>
              <w:rPr>
                <w:ins w:id="729" w:author="Thomas Dietz" w:date="2012-08-10T14:52:00Z"/>
              </w:rPr>
            </w:pPr>
            <w:ins w:id="730" w:author="Thomas Dietz" w:date="2012-08-10T14:52:00Z">
              <w:r>
                <w:t xml:space="preserve">        returns to configuration request of an element (like </w:t>
              </w:r>
            </w:ins>
          </w:p>
          <w:p w14:paraId="3182467C" w14:textId="77777777" w:rsidR="00DC2CE4" w:rsidRDefault="00DC2CE4" w:rsidP="00DC2CE4">
            <w:pPr>
              <w:pStyle w:val="XML1"/>
              <w:rPr>
                <w:ins w:id="731" w:author="Thomas Dietz" w:date="2012-08-10T14:52:00Z"/>
              </w:rPr>
            </w:pPr>
            <w:ins w:id="732" w:author="Thomas Dietz" w:date="2012-08-10T14:52:00Z">
              <w:r>
                <w:t xml:space="preserve">        capable-switch) that is present in all OF-CONFIG versions</w:t>
              </w:r>
            </w:ins>
          </w:p>
          <w:p w14:paraId="6DD6D9BD" w14:textId="77777777" w:rsidR="00DC2CE4" w:rsidRDefault="00DC2CE4" w:rsidP="00DC2CE4">
            <w:pPr>
              <w:pStyle w:val="XML1"/>
              <w:rPr>
                <w:ins w:id="733" w:author="Thomas Dietz" w:date="2012-08-10T14:52:00Z"/>
              </w:rPr>
            </w:pPr>
            <w:ins w:id="734" w:author="Thomas Dietz" w:date="2012-08-10T14:52:00Z">
              <w:r>
                <w:t xml:space="preserve">        </w:t>
              </w:r>
              <w:proofErr w:type="gramStart"/>
              <w:r>
                <w:t>specified</w:t>
              </w:r>
              <w:proofErr w:type="gramEnd"/>
              <w:r>
                <w:t xml:space="preserve"> so far. This is the only possiblity to identify</w:t>
              </w:r>
            </w:ins>
          </w:p>
          <w:p w14:paraId="666C0791" w14:textId="77777777" w:rsidR="00DC2CE4" w:rsidRDefault="00DC2CE4" w:rsidP="00DC2CE4">
            <w:pPr>
              <w:pStyle w:val="XML1"/>
              <w:rPr>
                <w:ins w:id="735" w:author="Thomas Dietz" w:date="2012-08-10T14:52:00Z"/>
              </w:rPr>
            </w:pPr>
            <w:ins w:id="736" w:author="Thomas Dietz" w:date="2012-08-10T14:52:00Z">
              <w:r>
                <w:t xml:space="preserve">        OF-CONFIG versions prior to OF-CONFIG 1.1.1.</w:t>
              </w:r>
              <w:proofErr w:type="gramStart"/>
              <w:r>
                <w:t>";</w:t>
              </w:r>
              <w:proofErr w:type="gramEnd"/>
            </w:ins>
          </w:p>
          <w:p w14:paraId="596B32B2" w14:textId="77777777" w:rsidR="00DC2CE4" w:rsidRDefault="00DC2CE4" w:rsidP="00DC2CE4">
            <w:pPr>
              <w:pStyle w:val="XML1"/>
              <w:rPr>
                <w:ins w:id="737" w:author="Thomas Dietz" w:date="2012-08-10T14:52:00Z"/>
              </w:rPr>
            </w:pPr>
            <w:ins w:id="738" w:author="Thomas Dietz" w:date="2012-08-10T14:52:00Z">
              <w:r>
                <w:t xml:space="preserve">    }</w:t>
              </w:r>
            </w:ins>
          </w:p>
          <w:p w14:paraId="0084BB86" w14:textId="77777777" w:rsidR="00DC2CE4" w:rsidRDefault="00DC2CE4" w:rsidP="00DC2CE4">
            <w:pPr>
              <w:pStyle w:val="XML1"/>
              <w:rPr>
                <w:ins w:id="739" w:author="Thomas Dietz" w:date="2012-08-10T14:52:00Z"/>
              </w:rPr>
            </w:pPr>
            <w:ins w:id="740" w:author="Thomas Dietz" w:date="2012-08-10T14:52:00Z">
              <w:r>
                <w:t xml:space="preserve">    container configuration-points {</w:t>
              </w:r>
            </w:ins>
          </w:p>
          <w:p w14:paraId="7F1AA385" w14:textId="77777777" w:rsidR="00DC2CE4" w:rsidRDefault="00DC2CE4" w:rsidP="00DC2CE4">
            <w:pPr>
              <w:pStyle w:val="XML1"/>
              <w:rPr>
                <w:ins w:id="741" w:author="Thomas Dietz" w:date="2012-08-10T14:52:00Z"/>
              </w:rPr>
            </w:pPr>
            <w:ins w:id="742" w:author="Thomas Dietz" w:date="2012-08-10T14:52:00Z">
              <w:r>
                <w:t xml:space="preserve">      list configuration-point {</w:t>
              </w:r>
            </w:ins>
          </w:p>
          <w:p w14:paraId="3C002D17" w14:textId="77777777" w:rsidR="00DC2CE4" w:rsidRDefault="00DC2CE4" w:rsidP="00DC2CE4">
            <w:pPr>
              <w:pStyle w:val="XML1"/>
              <w:rPr>
                <w:ins w:id="743" w:author="Thomas Dietz" w:date="2012-08-10T14:52:00Z"/>
              </w:rPr>
            </w:pPr>
            <w:ins w:id="744" w:author="Thomas Dietz" w:date="2012-08-10T14:52:00Z">
              <w:r>
                <w:t xml:space="preserve">        key "id";</w:t>
              </w:r>
            </w:ins>
          </w:p>
          <w:p w14:paraId="6DCE8F76" w14:textId="77777777" w:rsidR="00DC2CE4" w:rsidRDefault="00DC2CE4" w:rsidP="00DC2CE4">
            <w:pPr>
              <w:pStyle w:val="XML1"/>
              <w:rPr>
                <w:ins w:id="745" w:author="Thomas Dietz" w:date="2012-08-10T14:52:00Z"/>
              </w:rPr>
            </w:pPr>
            <w:ins w:id="746" w:author="Thomas Dietz" w:date="2012-08-10T14:52:00Z">
              <w:r>
                <w:t xml:space="preserve">        description "The list of all Configuration Points known to</w:t>
              </w:r>
            </w:ins>
          </w:p>
          <w:p w14:paraId="2862A658" w14:textId="77777777" w:rsidR="00DC2CE4" w:rsidRDefault="00DC2CE4" w:rsidP="00DC2CE4">
            <w:pPr>
              <w:pStyle w:val="XML1"/>
              <w:rPr>
                <w:ins w:id="747" w:author="Thomas Dietz" w:date="2012-08-10T14:52:00Z"/>
              </w:rPr>
            </w:pPr>
            <w:ins w:id="748" w:author="Thomas Dietz" w:date="2012-08-10T14:52:00Z">
              <w:r>
                <w:t xml:space="preserve">          the OpenFlow Capable Switch that may manage it using</w:t>
              </w:r>
            </w:ins>
          </w:p>
          <w:p w14:paraId="6B9436D6" w14:textId="77777777" w:rsidR="00DC2CE4" w:rsidRDefault="00DC2CE4" w:rsidP="00DC2CE4">
            <w:pPr>
              <w:pStyle w:val="XML1"/>
              <w:rPr>
                <w:ins w:id="749" w:author="Thomas Dietz" w:date="2012-08-10T14:52:00Z"/>
              </w:rPr>
            </w:pPr>
            <w:ins w:id="750" w:author="Thomas Dietz" w:date="2012-08-10T14:52:00Z">
              <w:r>
                <w:t xml:space="preserve">          OF-CONFIG.</w:t>
              </w:r>
            </w:ins>
          </w:p>
          <w:p w14:paraId="3008AAC7" w14:textId="77777777" w:rsidR="00DC2CE4" w:rsidRDefault="00DC2CE4" w:rsidP="00DC2CE4">
            <w:pPr>
              <w:pStyle w:val="XML1"/>
              <w:rPr>
                <w:ins w:id="751" w:author="Thomas Dietz" w:date="2012-08-10T14:52:00Z"/>
              </w:rPr>
            </w:pPr>
          </w:p>
          <w:p w14:paraId="578C5182" w14:textId="77777777" w:rsidR="00DC2CE4" w:rsidRDefault="00DC2CE4" w:rsidP="00DC2CE4">
            <w:pPr>
              <w:pStyle w:val="XML1"/>
              <w:rPr>
                <w:ins w:id="752" w:author="Thomas Dietz" w:date="2012-08-10T14:52:00Z"/>
              </w:rPr>
            </w:pPr>
            <w:ins w:id="753" w:author="Thomas Dietz" w:date="2012-08-10T14:52:00Z">
              <w:r>
                <w:t xml:space="preserve">          The element 'id' of OFConfigurationType MUST be unique</w:t>
              </w:r>
            </w:ins>
          </w:p>
          <w:p w14:paraId="3D1FD16D" w14:textId="77777777" w:rsidR="00DC2CE4" w:rsidRDefault="00DC2CE4" w:rsidP="00DC2CE4">
            <w:pPr>
              <w:pStyle w:val="XML1"/>
              <w:rPr>
                <w:ins w:id="754" w:author="Thomas Dietz" w:date="2012-08-10T14:52:00Z"/>
              </w:rPr>
            </w:pPr>
            <w:ins w:id="755" w:author="Thomas Dietz" w:date="2012-08-10T14:52:00Z">
              <w:r>
                <w:t xml:space="preserve">          </w:t>
              </w:r>
              <w:proofErr w:type="gramStart"/>
              <w:r>
                <w:t>within</w:t>
              </w:r>
              <w:proofErr w:type="gramEnd"/>
              <w:r>
                <w:t xml:space="preserve"> this list.";</w:t>
              </w:r>
            </w:ins>
          </w:p>
          <w:p w14:paraId="08B21D57" w14:textId="77777777" w:rsidR="00DC2CE4" w:rsidRDefault="00DC2CE4" w:rsidP="00DC2CE4">
            <w:pPr>
              <w:pStyle w:val="XML1"/>
              <w:rPr>
                <w:ins w:id="756" w:author="Thomas Dietz" w:date="2012-08-10T14:52:00Z"/>
              </w:rPr>
            </w:pPr>
            <w:ins w:id="757" w:author="Thomas Dietz" w:date="2012-08-10T14:52:00Z">
              <w:r>
                <w:t xml:space="preserve">        uses OFConfigurationPointType;</w:t>
              </w:r>
            </w:ins>
          </w:p>
          <w:p w14:paraId="341C44CF" w14:textId="77777777" w:rsidR="00DC2CE4" w:rsidRDefault="00DC2CE4" w:rsidP="00DC2CE4">
            <w:pPr>
              <w:pStyle w:val="XML1"/>
              <w:rPr>
                <w:ins w:id="758" w:author="Thomas Dietz" w:date="2012-08-10T14:52:00Z"/>
              </w:rPr>
            </w:pPr>
            <w:ins w:id="759" w:author="Thomas Dietz" w:date="2012-08-10T14:52:00Z">
              <w:r>
                <w:t xml:space="preserve">      }</w:t>
              </w:r>
            </w:ins>
          </w:p>
          <w:p w14:paraId="3B888780" w14:textId="77777777" w:rsidR="00DC2CE4" w:rsidRDefault="00DC2CE4" w:rsidP="00DC2CE4">
            <w:pPr>
              <w:pStyle w:val="XML1"/>
              <w:rPr>
                <w:ins w:id="760" w:author="Thomas Dietz" w:date="2012-08-10T14:52:00Z"/>
              </w:rPr>
            </w:pPr>
            <w:ins w:id="761" w:author="Thomas Dietz" w:date="2012-08-10T14:52:00Z">
              <w:r>
                <w:t xml:space="preserve">    }</w:t>
              </w:r>
            </w:ins>
          </w:p>
          <w:p w14:paraId="7FC30C38" w14:textId="77777777" w:rsidR="00DC2CE4" w:rsidRDefault="00DC2CE4" w:rsidP="00DC2CE4">
            <w:pPr>
              <w:pStyle w:val="XML1"/>
              <w:rPr>
                <w:ins w:id="762" w:author="Thomas Dietz" w:date="2012-08-10T14:52:00Z"/>
              </w:rPr>
            </w:pPr>
            <w:ins w:id="763" w:author="Thomas Dietz" w:date="2012-08-10T14:52:00Z">
              <w:r>
                <w:t xml:space="preserve">    container resources {</w:t>
              </w:r>
            </w:ins>
          </w:p>
          <w:p w14:paraId="78B8AE8F" w14:textId="77777777" w:rsidR="00DC2CE4" w:rsidRDefault="00DC2CE4" w:rsidP="00DC2CE4">
            <w:pPr>
              <w:pStyle w:val="XML1"/>
              <w:rPr>
                <w:ins w:id="764" w:author="Thomas Dietz" w:date="2012-08-10T14:52:00Z"/>
              </w:rPr>
            </w:pPr>
            <w:ins w:id="765" w:author="Thomas Dietz" w:date="2012-08-10T14:52:00Z">
              <w:r>
                <w:t xml:space="preserve">      description "A lists containing all resources of the OpenFlow</w:t>
              </w:r>
            </w:ins>
          </w:p>
          <w:p w14:paraId="600DABA5" w14:textId="77777777" w:rsidR="00DC2CE4" w:rsidRDefault="00DC2CE4" w:rsidP="00DC2CE4">
            <w:pPr>
              <w:pStyle w:val="XML1"/>
              <w:rPr>
                <w:ins w:id="766" w:author="Thomas Dietz" w:date="2012-08-10T14:52:00Z"/>
              </w:rPr>
            </w:pPr>
            <w:ins w:id="767" w:author="Thomas Dietz" w:date="2012-08-10T14:52:00Z">
              <w:r>
                <w:t xml:space="preserve">        Capable Switch that can be used by OpenFlow Logical</w:t>
              </w:r>
            </w:ins>
          </w:p>
          <w:p w14:paraId="077EB0FC" w14:textId="77777777" w:rsidR="00DC2CE4" w:rsidRDefault="00DC2CE4" w:rsidP="00DC2CE4">
            <w:pPr>
              <w:pStyle w:val="XML1"/>
              <w:rPr>
                <w:ins w:id="768" w:author="Thomas Dietz" w:date="2012-08-10T14:52:00Z"/>
              </w:rPr>
            </w:pPr>
            <w:ins w:id="769" w:author="Thomas Dietz" w:date="2012-08-10T14:52:00Z">
              <w:r>
                <w:lastRenderedPageBreak/>
                <w:t xml:space="preserve">        Switches.  Resources are listed here independent of their</w:t>
              </w:r>
            </w:ins>
          </w:p>
          <w:p w14:paraId="2258776F" w14:textId="77777777" w:rsidR="00DC2CE4" w:rsidRDefault="00DC2CE4" w:rsidP="00DC2CE4">
            <w:pPr>
              <w:pStyle w:val="XML1"/>
              <w:rPr>
                <w:ins w:id="770" w:author="Thomas Dietz" w:date="2012-08-10T14:52:00Z"/>
              </w:rPr>
            </w:pPr>
            <w:ins w:id="771" w:author="Thomas Dietz" w:date="2012-08-10T14:52:00Z">
              <w:r>
                <w:t xml:space="preserve">        </w:t>
              </w:r>
              <w:proofErr w:type="gramStart"/>
              <w:r>
                <w:t>actual</w:t>
              </w:r>
              <w:proofErr w:type="gramEnd"/>
              <w:r>
                <w:t xml:space="preserve"> assignment to OpenFlow Logical Switches.  They may</w:t>
              </w:r>
            </w:ins>
          </w:p>
          <w:p w14:paraId="36EAA688" w14:textId="77777777" w:rsidR="00DC2CE4" w:rsidRDefault="00DC2CE4" w:rsidP="00DC2CE4">
            <w:pPr>
              <w:pStyle w:val="XML1"/>
              <w:rPr>
                <w:ins w:id="772" w:author="Thomas Dietz" w:date="2012-08-10T14:52:00Z"/>
              </w:rPr>
            </w:pPr>
            <w:ins w:id="773" w:author="Thomas Dietz" w:date="2012-08-10T14:52:00Z">
              <w:r>
                <w:t xml:space="preserve">        be available to be assigned to an OpenFlow Logical Switch</w:t>
              </w:r>
            </w:ins>
          </w:p>
          <w:p w14:paraId="630374A3" w14:textId="77777777" w:rsidR="00DC2CE4" w:rsidRDefault="00DC2CE4" w:rsidP="00DC2CE4">
            <w:pPr>
              <w:pStyle w:val="XML1"/>
              <w:rPr>
                <w:ins w:id="774" w:author="Thomas Dietz" w:date="2012-08-10T14:52:00Z"/>
              </w:rPr>
            </w:pPr>
            <w:ins w:id="775" w:author="Thomas Dietz" w:date="2012-08-10T14:52:00Z">
              <w:r>
                <w:t xml:space="preserve">        </w:t>
              </w:r>
              <w:proofErr w:type="gramStart"/>
              <w:r>
                <w:t>or</w:t>
              </w:r>
              <w:proofErr w:type="gramEnd"/>
              <w:r>
                <w:t xml:space="preserve"> already in use by an OpenFlow Logical Switch.";</w:t>
              </w:r>
            </w:ins>
          </w:p>
          <w:p w14:paraId="169E8B20" w14:textId="77777777" w:rsidR="00DC2CE4" w:rsidRDefault="00DC2CE4" w:rsidP="00DC2CE4">
            <w:pPr>
              <w:pStyle w:val="XML1"/>
              <w:rPr>
                <w:ins w:id="776" w:author="Thomas Dietz" w:date="2012-08-10T14:52:00Z"/>
              </w:rPr>
            </w:pPr>
            <w:ins w:id="777" w:author="Thomas Dietz" w:date="2012-08-10T14:52:00Z">
              <w:r>
                <w:t xml:space="preserve">      list port {</w:t>
              </w:r>
            </w:ins>
          </w:p>
          <w:p w14:paraId="5B4C1268" w14:textId="77777777" w:rsidR="00DC2CE4" w:rsidRDefault="00DC2CE4" w:rsidP="00DC2CE4">
            <w:pPr>
              <w:pStyle w:val="XML1"/>
              <w:rPr>
                <w:ins w:id="778" w:author="Thomas Dietz" w:date="2012-08-10T14:52:00Z"/>
              </w:rPr>
            </w:pPr>
            <w:ins w:id="779" w:author="Thomas Dietz" w:date="2012-08-10T14:52:00Z">
              <w:r>
                <w:t xml:space="preserve">        must "features/current/rate != 'other' or " +</w:t>
              </w:r>
            </w:ins>
          </w:p>
          <w:p w14:paraId="106AFA13" w14:textId="77777777" w:rsidR="00DC2CE4" w:rsidRDefault="00DC2CE4" w:rsidP="00DC2CE4">
            <w:pPr>
              <w:pStyle w:val="XML1"/>
              <w:rPr>
                <w:ins w:id="780" w:author="Thomas Dietz" w:date="2012-08-10T14:52:00Z"/>
              </w:rPr>
            </w:pPr>
            <w:ins w:id="781" w:author="Thomas Dietz" w:date="2012-08-10T14:52:00Z">
              <w:r>
                <w:t xml:space="preserve">          "(count(current-rate) = 1 and count(max-rate) = 1 and " +</w:t>
              </w:r>
            </w:ins>
          </w:p>
          <w:p w14:paraId="730859A8" w14:textId="77777777" w:rsidR="00DC2CE4" w:rsidRDefault="00DC2CE4" w:rsidP="00DC2CE4">
            <w:pPr>
              <w:pStyle w:val="XML1"/>
              <w:rPr>
                <w:ins w:id="782" w:author="Thomas Dietz" w:date="2012-08-10T14:52:00Z"/>
              </w:rPr>
            </w:pPr>
            <w:ins w:id="783" w:author="Thomas Dietz" w:date="2012-08-10T14:52:00Z">
              <w:r>
                <w:t xml:space="preserve">          " current-rate &gt; 0 and max-rate &gt; 0)" {</w:t>
              </w:r>
            </w:ins>
          </w:p>
          <w:p w14:paraId="2264690F" w14:textId="77777777" w:rsidR="00DC2CE4" w:rsidRDefault="00DC2CE4" w:rsidP="00DC2CE4">
            <w:pPr>
              <w:pStyle w:val="XML1"/>
              <w:rPr>
                <w:ins w:id="784" w:author="Thomas Dietz" w:date="2012-08-10T14:52:00Z"/>
              </w:rPr>
            </w:pPr>
            <w:ins w:id="785" w:author="Thomas Dietz" w:date="2012-08-10T14:52:00Z">
              <w:r>
                <w:t xml:space="preserve">          error-message "current-rate and max-rate must be</w:t>
              </w:r>
            </w:ins>
          </w:p>
          <w:p w14:paraId="011F3500" w14:textId="77777777" w:rsidR="00DC2CE4" w:rsidRDefault="00DC2CE4" w:rsidP="00DC2CE4">
            <w:pPr>
              <w:pStyle w:val="XML1"/>
              <w:rPr>
                <w:ins w:id="786" w:author="Thomas Dietz" w:date="2012-08-10T14:52:00Z"/>
              </w:rPr>
            </w:pPr>
            <w:ins w:id="787" w:author="Thomas Dietz" w:date="2012-08-10T14:52:00Z">
              <w:r>
                <w:t xml:space="preserve">            specified and greater than 0 if rate equals 'other'";</w:t>
              </w:r>
            </w:ins>
          </w:p>
          <w:p w14:paraId="2540FE98" w14:textId="77777777" w:rsidR="00DC2CE4" w:rsidRDefault="00DC2CE4" w:rsidP="00DC2CE4">
            <w:pPr>
              <w:pStyle w:val="XML1"/>
              <w:rPr>
                <w:ins w:id="788" w:author="Thomas Dietz" w:date="2012-08-10T14:52:00Z"/>
              </w:rPr>
            </w:pPr>
            <w:ins w:id="789" w:author="Thomas Dietz" w:date="2012-08-10T14:52:00Z">
              <w:r>
                <w:t xml:space="preserve">          description "current-rate and max-rate can only be</w:t>
              </w:r>
            </w:ins>
          </w:p>
          <w:p w14:paraId="4973CC89" w14:textId="77777777" w:rsidR="00DC2CE4" w:rsidRDefault="00DC2CE4" w:rsidP="00DC2CE4">
            <w:pPr>
              <w:pStyle w:val="XML1"/>
              <w:rPr>
                <w:ins w:id="790" w:author="Thomas Dietz" w:date="2012-08-10T14:52:00Z"/>
              </w:rPr>
            </w:pPr>
            <w:ins w:id="791" w:author="Thomas Dietz" w:date="2012-08-10T14:52:00Z">
              <w:r>
                <w:t xml:space="preserve">            present if rate = 'other', see corresponding leaf</w:t>
              </w:r>
            </w:ins>
          </w:p>
          <w:p w14:paraId="7A7A7567" w14:textId="77777777" w:rsidR="00DC2CE4" w:rsidRDefault="00DC2CE4" w:rsidP="00DC2CE4">
            <w:pPr>
              <w:pStyle w:val="XML1"/>
              <w:rPr>
                <w:ins w:id="792" w:author="Thomas Dietz" w:date="2012-08-10T14:52:00Z"/>
              </w:rPr>
            </w:pPr>
            <w:ins w:id="793" w:author="Thomas Dietz" w:date="2012-08-10T14:52:00Z">
              <w:r>
                <w:t xml:space="preserve">            </w:t>
              </w:r>
              <w:proofErr w:type="gramStart"/>
              <w:r>
                <w:t>descriptions</w:t>
              </w:r>
              <w:proofErr w:type="gramEnd"/>
              <w:r>
                <w:t>. If rate = 'other', then both leafs must</w:t>
              </w:r>
            </w:ins>
          </w:p>
          <w:p w14:paraId="46F6D98B" w14:textId="77777777" w:rsidR="00DC2CE4" w:rsidRDefault="00DC2CE4" w:rsidP="00DC2CE4">
            <w:pPr>
              <w:pStyle w:val="XML1"/>
              <w:rPr>
                <w:ins w:id="794" w:author="Thomas Dietz" w:date="2012-08-10T14:52:00Z"/>
              </w:rPr>
            </w:pPr>
            <w:ins w:id="795" w:author="Thomas Dietz" w:date="2012-08-10T14:52:00Z">
              <w:r>
                <w:t xml:space="preserve">            </w:t>
              </w:r>
              <w:proofErr w:type="gramStart"/>
              <w:r>
                <w:t>be</w:t>
              </w:r>
              <w:proofErr w:type="gramEnd"/>
              <w:r>
                <w:t xml:space="preserve"> set to values greater than zero.";</w:t>
              </w:r>
            </w:ins>
          </w:p>
          <w:p w14:paraId="07047D58" w14:textId="77777777" w:rsidR="00DC2CE4" w:rsidRDefault="00DC2CE4" w:rsidP="00DC2CE4">
            <w:pPr>
              <w:pStyle w:val="XML1"/>
              <w:rPr>
                <w:ins w:id="796" w:author="Thomas Dietz" w:date="2012-08-10T14:52:00Z"/>
              </w:rPr>
            </w:pPr>
            <w:ins w:id="797" w:author="Thomas Dietz" w:date="2012-08-10T14:52:00Z">
              <w:r>
                <w:t xml:space="preserve">        }</w:t>
              </w:r>
            </w:ins>
          </w:p>
          <w:p w14:paraId="52495642" w14:textId="77777777" w:rsidR="00DC2CE4" w:rsidRDefault="00DC2CE4" w:rsidP="00DC2CE4">
            <w:pPr>
              <w:pStyle w:val="XML1"/>
              <w:rPr>
                <w:ins w:id="798" w:author="Thomas Dietz" w:date="2012-08-10T14:52:00Z"/>
              </w:rPr>
            </w:pPr>
            <w:ins w:id="799" w:author="Thomas Dietz" w:date="2012-08-10T14:52:00Z">
              <w:r>
                <w:t xml:space="preserve">        key "resource-id";</w:t>
              </w:r>
            </w:ins>
          </w:p>
          <w:p w14:paraId="627F1224" w14:textId="77777777" w:rsidR="00DC2CE4" w:rsidRDefault="00DC2CE4" w:rsidP="00DC2CE4">
            <w:pPr>
              <w:pStyle w:val="XML1"/>
              <w:rPr>
                <w:ins w:id="800" w:author="Thomas Dietz" w:date="2012-08-10T14:52:00Z"/>
              </w:rPr>
            </w:pPr>
            <w:ins w:id="801" w:author="Thomas Dietz" w:date="2012-08-10T14:52:00Z">
              <w:r>
                <w:t xml:space="preserve">        description "The list contains all port resources of the</w:t>
              </w:r>
            </w:ins>
          </w:p>
          <w:p w14:paraId="3FE7EC0F" w14:textId="77777777" w:rsidR="00DC2CE4" w:rsidRDefault="00DC2CE4" w:rsidP="00DC2CE4">
            <w:pPr>
              <w:pStyle w:val="XML1"/>
              <w:rPr>
                <w:ins w:id="802" w:author="Thomas Dietz" w:date="2012-08-10T14:52:00Z"/>
              </w:rPr>
            </w:pPr>
            <w:ins w:id="803" w:author="Thomas Dietz" w:date="2012-08-10T14:52:00Z">
              <w:r>
                <w:t xml:space="preserve">          OpenFlow Capable Switch.</w:t>
              </w:r>
            </w:ins>
          </w:p>
          <w:p w14:paraId="3F57D464" w14:textId="77777777" w:rsidR="00DC2CE4" w:rsidRDefault="00DC2CE4" w:rsidP="00DC2CE4">
            <w:pPr>
              <w:pStyle w:val="XML1"/>
              <w:rPr>
                <w:ins w:id="804" w:author="Thomas Dietz" w:date="2012-08-10T14:52:00Z"/>
              </w:rPr>
            </w:pPr>
          </w:p>
          <w:p w14:paraId="277BCB1C" w14:textId="77777777" w:rsidR="00DC2CE4" w:rsidRDefault="00DC2CE4" w:rsidP="00DC2CE4">
            <w:pPr>
              <w:pStyle w:val="XML1"/>
              <w:rPr>
                <w:ins w:id="805" w:author="Thomas Dietz" w:date="2012-08-10T14:52:00Z"/>
              </w:rPr>
            </w:pPr>
            <w:ins w:id="806" w:author="Thomas Dietz" w:date="2012-08-10T14:52:00Z">
              <w:r>
                <w:t xml:space="preserve">          The element 'resource-id' of OFPortType MUST be unique</w:t>
              </w:r>
            </w:ins>
          </w:p>
          <w:p w14:paraId="532BAF49" w14:textId="77777777" w:rsidR="00DC2CE4" w:rsidRDefault="00DC2CE4" w:rsidP="00DC2CE4">
            <w:pPr>
              <w:pStyle w:val="XML1"/>
              <w:rPr>
                <w:ins w:id="807" w:author="Thomas Dietz" w:date="2012-08-10T14:52:00Z"/>
              </w:rPr>
            </w:pPr>
            <w:ins w:id="808" w:author="Thomas Dietz" w:date="2012-08-10T14:52:00Z">
              <w:r>
                <w:t xml:space="preserve">          </w:t>
              </w:r>
              <w:proofErr w:type="gramStart"/>
              <w:r>
                <w:t>within</w:t>
              </w:r>
              <w:proofErr w:type="gramEnd"/>
              <w:r>
                <w:t xml:space="preserve"> this list.";</w:t>
              </w:r>
            </w:ins>
          </w:p>
          <w:p w14:paraId="4DF0739D" w14:textId="77777777" w:rsidR="00DC2CE4" w:rsidRDefault="00DC2CE4" w:rsidP="00DC2CE4">
            <w:pPr>
              <w:pStyle w:val="XML1"/>
              <w:rPr>
                <w:ins w:id="809" w:author="Thomas Dietz" w:date="2012-08-10T14:52:00Z"/>
              </w:rPr>
            </w:pPr>
            <w:ins w:id="810" w:author="Thomas Dietz" w:date="2012-08-10T14:52:00Z">
              <w:r>
                <w:t xml:space="preserve">        uses OFPortType;</w:t>
              </w:r>
            </w:ins>
          </w:p>
          <w:p w14:paraId="1C901DB0" w14:textId="77777777" w:rsidR="00DC2CE4" w:rsidRDefault="00DC2CE4" w:rsidP="00DC2CE4">
            <w:pPr>
              <w:pStyle w:val="XML1"/>
              <w:rPr>
                <w:ins w:id="811" w:author="Thomas Dietz" w:date="2012-08-10T14:52:00Z"/>
              </w:rPr>
            </w:pPr>
            <w:ins w:id="812" w:author="Thomas Dietz" w:date="2012-08-10T14:52:00Z">
              <w:r>
                <w:t xml:space="preserve">      }</w:t>
              </w:r>
            </w:ins>
          </w:p>
          <w:p w14:paraId="5FCF9FA2" w14:textId="77777777" w:rsidR="00DC2CE4" w:rsidRDefault="00DC2CE4" w:rsidP="00DC2CE4">
            <w:pPr>
              <w:pStyle w:val="XML1"/>
              <w:rPr>
                <w:ins w:id="813" w:author="Thomas Dietz" w:date="2012-08-10T14:52:00Z"/>
              </w:rPr>
            </w:pPr>
            <w:ins w:id="814" w:author="Thomas Dietz" w:date="2012-08-10T14:52:00Z">
              <w:r>
                <w:t xml:space="preserve">      list queue {</w:t>
              </w:r>
            </w:ins>
          </w:p>
          <w:p w14:paraId="3B2BFA9F" w14:textId="77777777" w:rsidR="00DC2CE4" w:rsidRDefault="00DC2CE4" w:rsidP="00DC2CE4">
            <w:pPr>
              <w:pStyle w:val="XML1"/>
              <w:rPr>
                <w:ins w:id="815" w:author="Thomas Dietz" w:date="2012-08-10T14:52:00Z"/>
              </w:rPr>
            </w:pPr>
            <w:ins w:id="816" w:author="Thomas Dietz" w:date="2012-08-10T14:52:00Z">
              <w:r>
                <w:t xml:space="preserve">        key "resource-id";</w:t>
              </w:r>
            </w:ins>
          </w:p>
          <w:p w14:paraId="213A6767" w14:textId="77777777" w:rsidR="00DC2CE4" w:rsidRDefault="00DC2CE4" w:rsidP="00DC2CE4">
            <w:pPr>
              <w:pStyle w:val="XML1"/>
              <w:rPr>
                <w:ins w:id="817" w:author="Thomas Dietz" w:date="2012-08-10T14:52:00Z"/>
              </w:rPr>
            </w:pPr>
            <w:ins w:id="818" w:author="Thomas Dietz" w:date="2012-08-10T14:52:00Z">
              <w:r>
                <w:t xml:space="preserve">        description "The list contains all queue resources of the</w:t>
              </w:r>
            </w:ins>
          </w:p>
          <w:p w14:paraId="589D9263" w14:textId="77777777" w:rsidR="00DC2CE4" w:rsidRDefault="00DC2CE4" w:rsidP="00DC2CE4">
            <w:pPr>
              <w:pStyle w:val="XML1"/>
              <w:rPr>
                <w:ins w:id="819" w:author="Thomas Dietz" w:date="2012-08-10T14:52:00Z"/>
              </w:rPr>
            </w:pPr>
            <w:ins w:id="820" w:author="Thomas Dietz" w:date="2012-08-10T14:52:00Z">
              <w:r>
                <w:t xml:space="preserve">          OpenFlow Capable Switch.</w:t>
              </w:r>
            </w:ins>
          </w:p>
          <w:p w14:paraId="3005D41B" w14:textId="77777777" w:rsidR="00DC2CE4" w:rsidRDefault="00DC2CE4" w:rsidP="00DC2CE4">
            <w:pPr>
              <w:pStyle w:val="XML1"/>
              <w:rPr>
                <w:ins w:id="821" w:author="Thomas Dietz" w:date="2012-08-10T14:52:00Z"/>
              </w:rPr>
            </w:pPr>
          </w:p>
          <w:p w14:paraId="6AA6D81D" w14:textId="77777777" w:rsidR="00DC2CE4" w:rsidRDefault="00DC2CE4" w:rsidP="00DC2CE4">
            <w:pPr>
              <w:pStyle w:val="XML1"/>
              <w:rPr>
                <w:ins w:id="822" w:author="Thomas Dietz" w:date="2012-08-10T14:52:00Z"/>
              </w:rPr>
            </w:pPr>
            <w:ins w:id="823" w:author="Thomas Dietz" w:date="2012-08-10T14:52:00Z">
              <w:r>
                <w:t xml:space="preserve">          The element 'resource-id' of OFQueueType MUST be unique</w:t>
              </w:r>
            </w:ins>
          </w:p>
          <w:p w14:paraId="1DBDB53E" w14:textId="77777777" w:rsidR="00DC2CE4" w:rsidRDefault="00DC2CE4" w:rsidP="00DC2CE4">
            <w:pPr>
              <w:pStyle w:val="XML1"/>
              <w:rPr>
                <w:ins w:id="824" w:author="Thomas Dietz" w:date="2012-08-10T14:52:00Z"/>
              </w:rPr>
            </w:pPr>
            <w:ins w:id="825" w:author="Thomas Dietz" w:date="2012-08-10T14:52:00Z">
              <w:r>
                <w:t xml:space="preserve">          </w:t>
              </w:r>
              <w:proofErr w:type="gramStart"/>
              <w:r>
                <w:t>within</w:t>
              </w:r>
              <w:proofErr w:type="gramEnd"/>
              <w:r>
                <w:t xml:space="preserve"> this list.";</w:t>
              </w:r>
            </w:ins>
          </w:p>
          <w:p w14:paraId="11DEC3CC" w14:textId="77777777" w:rsidR="00DC2CE4" w:rsidRDefault="00DC2CE4" w:rsidP="00DC2CE4">
            <w:pPr>
              <w:pStyle w:val="XML1"/>
              <w:rPr>
                <w:ins w:id="826" w:author="Thomas Dietz" w:date="2012-08-10T14:52:00Z"/>
              </w:rPr>
            </w:pPr>
            <w:ins w:id="827" w:author="Thomas Dietz" w:date="2012-08-10T14:52:00Z">
              <w:r>
                <w:t xml:space="preserve">        uses OFQueueType;</w:t>
              </w:r>
            </w:ins>
          </w:p>
          <w:p w14:paraId="2A0A2C66" w14:textId="77777777" w:rsidR="00DC2CE4" w:rsidRDefault="00DC2CE4" w:rsidP="00DC2CE4">
            <w:pPr>
              <w:pStyle w:val="XML1"/>
              <w:rPr>
                <w:ins w:id="828" w:author="Thomas Dietz" w:date="2012-08-10T14:52:00Z"/>
              </w:rPr>
            </w:pPr>
            <w:ins w:id="829" w:author="Thomas Dietz" w:date="2012-08-10T14:52:00Z">
              <w:r>
                <w:t xml:space="preserve">      }</w:t>
              </w:r>
            </w:ins>
          </w:p>
          <w:p w14:paraId="6355FCE0" w14:textId="77777777" w:rsidR="00DC2CE4" w:rsidRDefault="00DC2CE4" w:rsidP="00DC2CE4">
            <w:pPr>
              <w:pStyle w:val="XML1"/>
              <w:rPr>
                <w:ins w:id="830" w:author="Thomas Dietz" w:date="2012-08-10T14:52:00Z"/>
              </w:rPr>
            </w:pPr>
            <w:ins w:id="831" w:author="Thomas Dietz" w:date="2012-08-10T14:52:00Z">
              <w:r>
                <w:t xml:space="preserve">      list owned-certificate {</w:t>
              </w:r>
            </w:ins>
          </w:p>
          <w:p w14:paraId="74D30393" w14:textId="77777777" w:rsidR="00DC2CE4" w:rsidRDefault="00DC2CE4" w:rsidP="00DC2CE4">
            <w:pPr>
              <w:pStyle w:val="XML1"/>
              <w:rPr>
                <w:ins w:id="832" w:author="Thomas Dietz" w:date="2012-08-10T14:52:00Z"/>
              </w:rPr>
            </w:pPr>
            <w:ins w:id="833" w:author="Thomas Dietz" w:date="2012-08-10T14:52:00Z">
              <w:r>
                <w:t xml:space="preserve">        key "resource-id";</w:t>
              </w:r>
            </w:ins>
          </w:p>
          <w:p w14:paraId="5E3D1550" w14:textId="77777777" w:rsidR="00DC2CE4" w:rsidRDefault="00DC2CE4" w:rsidP="00DC2CE4">
            <w:pPr>
              <w:pStyle w:val="XML1"/>
              <w:rPr>
                <w:ins w:id="834" w:author="Thomas Dietz" w:date="2012-08-10T14:52:00Z"/>
              </w:rPr>
            </w:pPr>
            <w:ins w:id="835" w:author="Thomas Dietz" w:date="2012-08-10T14:52:00Z">
              <w:r>
                <w:t xml:space="preserve">        description "The list contains all owned certificate</w:t>
              </w:r>
            </w:ins>
          </w:p>
          <w:p w14:paraId="68678217" w14:textId="77777777" w:rsidR="00DC2CE4" w:rsidRDefault="00DC2CE4" w:rsidP="00DC2CE4">
            <w:pPr>
              <w:pStyle w:val="XML1"/>
              <w:rPr>
                <w:ins w:id="836" w:author="Thomas Dietz" w:date="2012-08-10T14:52:00Z"/>
              </w:rPr>
            </w:pPr>
            <w:ins w:id="837" w:author="Thomas Dietz" w:date="2012-08-10T14:52:00Z">
              <w:r>
                <w:t xml:space="preserve">          </w:t>
              </w:r>
              <w:proofErr w:type="gramStart"/>
              <w:r>
                <w:t>resources</w:t>
              </w:r>
              <w:proofErr w:type="gramEnd"/>
              <w:r>
                <w:t xml:space="preserve"> of the OpenFlow Capable Switch.</w:t>
              </w:r>
            </w:ins>
          </w:p>
          <w:p w14:paraId="65F69900" w14:textId="77777777" w:rsidR="00DC2CE4" w:rsidRDefault="00DC2CE4" w:rsidP="00DC2CE4">
            <w:pPr>
              <w:pStyle w:val="XML1"/>
              <w:rPr>
                <w:ins w:id="838" w:author="Thomas Dietz" w:date="2012-08-10T14:52:00Z"/>
              </w:rPr>
            </w:pPr>
          </w:p>
          <w:p w14:paraId="40587D60" w14:textId="77777777" w:rsidR="00DC2CE4" w:rsidRDefault="00DC2CE4" w:rsidP="00DC2CE4">
            <w:pPr>
              <w:pStyle w:val="XML1"/>
              <w:rPr>
                <w:ins w:id="839" w:author="Thomas Dietz" w:date="2012-08-10T14:52:00Z"/>
              </w:rPr>
            </w:pPr>
            <w:ins w:id="840" w:author="Thomas Dietz" w:date="2012-08-10T14:52:00Z">
              <w:r>
                <w:t xml:space="preserve">          The element 'resource-id' of OFOwnedCertificateType MUST</w:t>
              </w:r>
            </w:ins>
          </w:p>
          <w:p w14:paraId="1DCEA6B1" w14:textId="77777777" w:rsidR="00DC2CE4" w:rsidRDefault="00DC2CE4" w:rsidP="00DC2CE4">
            <w:pPr>
              <w:pStyle w:val="XML1"/>
              <w:rPr>
                <w:ins w:id="841" w:author="Thomas Dietz" w:date="2012-08-10T14:52:00Z"/>
              </w:rPr>
            </w:pPr>
            <w:ins w:id="842" w:author="Thomas Dietz" w:date="2012-08-10T14:52:00Z">
              <w:r>
                <w:t xml:space="preserve">          </w:t>
              </w:r>
              <w:proofErr w:type="gramStart"/>
              <w:r>
                <w:t>be</w:t>
              </w:r>
              <w:proofErr w:type="gramEnd"/>
              <w:r>
                <w:t xml:space="preserve"> unique within this list.";</w:t>
              </w:r>
            </w:ins>
          </w:p>
          <w:p w14:paraId="1BDD8D79" w14:textId="77777777" w:rsidR="00DC2CE4" w:rsidRDefault="00DC2CE4" w:rsidP="00DC2CE4">
            <w:pPr>
              <w:pStyle w:val="XML1"/>
              <w:rPr>
                <w:ins w:id="843" w:author="Thomas Dietz" w:date="2012-08-10T14:52:00Z"/>
              </w:rPr>
            </w:pPr>
            <w:ins w:id="844" w:author="Thomas Dietz" w:date="2012-08-10T14:52:00Z">
              <w:r>
                <w:t xml:space="preserve">        uses OFOwnedCertificateType;</w:t>
              </w:r>
            </w:ins>
          </w:p>
          <w:p w14:paraId="1D892523" w14:textId="77777777" w:rsidR="00DC2CE4" w:rsidRDefault="00DC2CE4" w:rsidP="00DC2CE4">
            <w:pPr>
              <w:pStyle w:val="XML1"/>
              <w:rPr>
                <w:ins w:id="845" w:author="Thomas Dietz" w:date="2012-08-10T14:52:00Z"/>
              </w:rPr>
            </w:pPr>
            <w:ins w:id="846" w:author="Thomas Dietz" w:date="2012-08-10T14:52:00Z">
              <w:r>
                <w:t xml:space="preserve">      }</w:t>
              </w:r>
            </w:ins>
          </w:p>
          <w:p w14:paraId="316282D0" w14:textId="77777777" w:rsidR="00DC2CE4" w:rsidRDefault="00DC2CE4" w:rsidP="00DC2CE4">
            <w:pPr>
              <w:pStyle w:val="XML1"/>
              <w:rPr>
                <w:ins w:id="847" w:author="Thomas Dietz" w:date="2012-08-10T14:52:00Z"/>
              </w:rPr>
            </w:pPr>
            <w:ins w:id="848" w:author="Thomas Dietz" w:date="2012-08-10T14:52:00Z">
              <w:r>
                <w:t xml:space="preserve">      list external-certificate {</w:t>
              </w:r>
            </w:ins>
          </w:p>
          <w:p w14:paraId="2B4129E6" w14:textId="77777777" w:rsidR="00DC2CE4" w:rsidRDefault="00DC2CE4" w:rsidP="00DC2CE4">
            <w:pPr>
              <w:pStyle w:val="XML1"/>
              <w:rPr>
                <w:ins w:id="849" w:author="Thomas Dietz" w:date="2012-08-10T14:52:00Z"/>
              </w:rPr>
            </w:pPr>
            <w:ins w:id="850" w:author="Thomas Dietz" w:date="2012-08-10T14:52:00Z">
              <w:r>
                <w:t xml:space="preserve">        key "resource-id";</w:t>
              </w:r>
            </w:ins>
          </w:p>
          <w:p w14:paraId="7DF12934" w14:textId="77777777" w:rsidR="00DC2CE4" w:rsidRDefault="00DC2CE4" w:rsidP="00DC2CE4">
            <w:pPr>
              <w:pStyle w:val="XML1"/>
              <w:rPr>
                <w:ins w:id="851" w:author="Thomas Dietz" w:date="2012-08-10T14:52:00Z"/>
              </w:rPr>
            </w:pPr>
            <w:ins w:id="852" w:author="Thomas Dietz" w:date="2012-08-10T14:52:00Z">
              <w:r>
                <w:t xml:space="preserve">        description "The list contains all external certificate</w:t>
              </w:r>
            </w:ins>
          </w:p>
          <w:p w14:paraId="27C6A920" w14:textId="77777777" w:rsidR="00DC2CE4" w:rsidRDefault="00DC2CE4" w:rsidP="00DC2CE4">
            <w:pPr>
              <w:pStyle w:val="XML1"/>
              <w:rPr>
                <w:ins w:id="853" w:author="Thomas Dietz" w:date="2012-08-10T14:52:00Z"/>
              </w:rPr>
            </w:pPr>
            <w:ins w:id="854" w:author="Thomas Dietz" w:date="2012-08-10T14:52:00Z">
              <w:r>
                <w:t xml:space="preserve">          </w:t>
              </w:r>
              <w:proofErr w:type="gramStart"/>
              <w:r>
                <w:t>resources</w:t>
              </w:r>
              <w:proofErr w:type="gramEnd"/>
              <w:r>
                <w:t xml:space="preserve"> of the OpenFlow Capable Switch.</w:t>
              </w:r>
            </w:ins>
          </w:p>
          <w:p w14:paraId="0B53066C" w14:textId="77777777" w:rsidR="00DC2CE4" w:rsidRDefault="00DC2CE4" w:rsidP="00DC2CE4">
            <w:pPr>
              <w:pStyle w:val="XML1"/>
              <w:rPr>
                <w:ins w:id="855" w:author="Thomas Dietz" w:date="2012-08-10T14:52:00Z"/>
              </w:rPr>
            </w:pPr>
          </w:p>
          <w:p w14:paraId="0B2A0FE4" w14:textId="77777777" w:rsidR="00DC2CE4" w:rsidRDefault="00DC2CE4" w:rsidP="00DC2CE4">
            <w:pPr>
              <w:pStyle w:val="XML1"/>
              <w:rPr>
                <w:ins w:id="856" w:author="Thomas Dietz" w:date="2012-08-10T14:52:00Z"/>
              </w:rPr>
            </w:pPr>
            <w:ins w:id="857" w:author="Thomas Dietz" w:date="2012-08-10T14:52:00Z">
              <w:r>
                <w:t xml:space="preserve">          The element 'resource-id' of OFExternalCertificateType</w:t>
              </w:r>
            </w:ins>
          </w:p>
          <w:p w14:paraId="67B04936" w14:textId="77777777" w:rsidR="00DC2CE4" w:rsidRDefault="00DC2CE4" w:rsidP="00DC2CE4">
            <w:pPr>
              <w:pStyle w:val="XML1"/>
              <w:rPr>
                <w:ins w:id="858" w:author="Thomas Dietz" w:date="2012-08-10T14:52:00Z"/>
              </w:rPr>
            </w:pPr>
            <w:ins w:id="859" w:author="Thomas Dietz" w:date="2012-08-10T14:52:00Z">
              <w:r>
                <w:t xml:space="preserve">          MUST be unique within this list.</w:t>
              </w:r>
              <w:proofErr w:type="gramStart"/>
              <w:r>
                <w:t>";</w:t>
              </w:r>
              <w:proofErr w:type="gramEnd"/>
            </w:ins>
          </w:p>
          <w:p w14:paraId="70F57CF9" w14:textId="77777777" w:rsidR="00DC2CE4" w:rsidRDefault="00DC2CE4" w:rsidP="00DC2CE4">
            <w:pPr>
              <w:pStyle w:val="XML1"/>
              <w:rPr>
                <w:ins w:id="860" w:author="Thomas Dietz" w:date="2012-08-10T14:52:00Z"/>
              </w:rPr>
            </w:pPr>
            <w:ins w:id="861" w:author="Thomas Dietz" w:date="2012-08-10T14:52:00Z">
              <w:r>
                <w:t xml:space="preserve">        uses OFExternalCertificateType;</w:t>
              </w:r>
            </w:ins>
          </w:p>
          <w:p w14:paraId="14C84CED" w14:textId="77777777" w:rsidR="00DC2CE4" w:rsidRDefault="00DC2CE4" w:rsidP="00DC2CE4">
            <w:pPr>
              <w:pStyle w:val="XML1"/>
              <w:rPr>
                <w:ins w:id="862" w:author="Thomas Dietz" w:date="2012-08-10T14:52:00Z"/>
              </w:rPr>
            </w:pPr>
            <w:ins w:id="863" w:author="Thomas Dietz" w:date="2012-08-10T14:52:00Z">
              <w:r>
                <w:t xml:space="preserve">      }</w:t>
              </w:r>
            </w:ins>
          </w:p>
          <w:p w14:paraId="633BEC4C" w14:textId="77777777" w:rsidR="00DC2CE4" w:rsidRDefault="00DC2CE4" w:rsidP="00DC2CE4">
            <w:pPr>
              <w:pStyle w:val="XML1"/>
              <w:rPr>
                <w:ins w:id="864" w:author="Thomas Dietz" w:date="2012-08-10T14:52:00Z"/>
              </w:rPr>
            </w:pPr>
            <w:ins w:id="865" w:author="Thomas Dietz" w:date="2012-08-10T14:52:00Z">
              <w:r>
                <w:t xml:space="preserve">      list flow-table {</w:t>
              </w:r>
            </w:ins>
          </w:p>
          <w:p w14:paraId="0CE51566" w14:textId="77777777" w:rsidR="00DC2CE4" w:rsidRDefault="00DC2CE4" w:rsidP="00DC2CE4">
            <w:pPr>
              <w:pStyle w:val="XML1"/>
              <w:rPr>
                <w:ins w:id="866" w:author="Thomas Dietz" w:date="2012-08-10T14:52:00Z"/>
              </w:rPr>
            </w:pPr>
            <w:ins w:id="867" w:author="Thomas Dietz" w:date="2012-08-10T14:52:00Z">
              <w:r>
                <w:t xml:space="preserve">        key "resource-id";</w:t>
              </w:r>
            </w:ins>
          </w:p>
          <w:p w14:paraId="4B72B236" w14:textId="77777777" w:rsidR="00DC2CE4" w:rsidRDefault="00DC2CE4" w:rsidP="00DC2CE4">
            <w:pPr>
              <w:pStyle w:val="XML1"/>
              <w:rPr>
                <w:ins w:id="868" w:author="Thomas Dietz" w:date="2012-08-10T14:52:00Z"/>
              </w:rPr>
            </w:pPr>
            <w:ins w:id="869" w:author="Thomas Dietz" w:date="2012-08-10T14:52:00Z">
              <w:r>
                <w:t xml:space="preserve">        description "The list contains all flow table resources of</w:t>
              </w:r>
            </w:ins>
          </w:p>
          <w:p w14:paraId="0A2B9863" w14:textId="77777777" w:rsidR="00DC2CE4" w:rsidRDefault="00DC2CE4" w:rsidP="00DC2CE4">
            <w:pPr>
              <w:pStyle w:val="XML1"/>
              <w:rPr>
                <w:ins w:id="870" w:author="Thomas Dietz" w:date="2012-08-10T14:52:00Z"/>
              </w:rPr>
            </w:pPr>
            <w:ins w:id="871" w:author="Thomas Dietz" w:date="2012-08-10T14:52:00Z">
              <w:r>
                <w:t xml:space="preserve">          </w:t>
              </w:r>
              <w:proofErr w:type="gramStart"/>
              <w:r>
                <w:t>the</w:t>
              </w:r>
              <w:proofErr w:type="gramEnd"/>
              <w:r>
                <w:t xml:space="preserve"> OpenFlow Capable Switch.</w:t>
              </w:r>
            </w:ins>
          </w:p>
          <w:p w14:paraId="4581CE7A" w14:textId="77777777" w:rsidR="00DC2CE4" w:rsidRDefault="00DC2CE4" w:rsidP="00DC2CE4">
            <w:pPr>
              <w:pStyle w:val="XML1"/>
              <w:rPr>
                <w:ins w:id="872" w:author="Thomas Dietz" w:date="2012-08-10T14:52:00Z"/>
              </w:rPr>
            </w:pPr>
          </w:p>
          <w:p w14:paraId="1FDB0739" w14:textId="77777777" w:rsidR="00DC2CE4" w:rsidRDefault="00DC2CE4" w:rsidP="00DC2CE4">
            <w:pPr>
              <w:pStyle w:val="XML1"/>
              <w:rPr>
                <w:ins w:id="873" w:author="Thomas Dietz" w:date="2012-08-10T14:52:00Z"/>
              </w:rPr>
            </w:pPr>
            <w:ins w:id="874" w:author="Thomas Dietz" w:date="2012-08-10T14:52:00Z">
              <w:r>
                <w:t xml:space="preserve">          The element 'resource-id' of OFFlowTableType MUST be</w:t>
              </w:r>
            </w:ins>
          </w:p>
          <w:p w14:paraId="30B0D493" w14:textId="77777777" w:rsidR="00DC2CE4" w:rsidRDefault="00DC2CE4" w:rsidP="00DC2CE4">
            <w:pPr>
              <w:pStyle w:val="XML1"/>
              <w:rPr>
                <w:ins w:id="875" w:author="Thomas Dietz" w:date="2012-08-10T14:52:00Z"/>
              </w:rPr>
            </w:pPr>
            <w:ins w:id="876" w:author="Thomas Dietz" w:date="2012-08-10T14:52:00Z">
              <w:r>
                <w:lastRenderedPageBreak/>
                <w:t xml:space="preserve">          </w:t>
              </w:r>
              <w:proofErr w:type="gramStart"/>
              <w:r>
                <w:t>unique</w:t>
              </w:r>
              <w:proofErr w:type="gramEnd"/>
              <w:r>
                <w:t xml:space="preserve"> within this list.";</w:t>
              </w:r>
            </w:ins>
          </w:p>
          <w:p w14:paraId="0AD7CE18" w14:textId="77777777" w:rsidR="00DC2CE4" w:rsidRDefault="00DC2CE4" w:rsidP="00DC2CE4">
            <w:pPr>
              <w:pStyle w:val="XML1"/>
              <w:rPr>
                <w:ins w:id="877" w:author="Thomas Dietz" w:date="2012-08-10T14:52:00Z"/>
              </w:rPr>
            </w:pPr>
            <w:ins w:id="878" w:author="Thomas Dietz" w:date="2012-08-10T14:52:00Z">
              <w:r>
                <w:t xml:space="preserve">        uses OFFlowTableType;</w:t>
              </w:r>
            </w:ins>
          </w:p>
          <w:p w14:paraId="140A1529" w14:textId="77777777" w:rsidR="00DC2CE4" w:rsidRDefault="00DC2CE4" w:rsidP="00DC2CE4">
            <w:pPr>
              <w:pStyle w:val="XML1"/>
              <w:rPr>
                <w:ins w:id="879" w:author="Thomas Dietz" w:date="2012-08-10T14:52:00Z"/>
              </w:rPr>
            </w:pPr>
            <w:ins w:id="880" w:author="Thomas Dietz" w:date="2012-08-10T14:52:00Z">
              <w:r>
                <w:t xml:space="preserve">      }</w:t>
              </w:r>
            </w:ins>
          </w:p>
          <w:p w14:paraId="61DA8056" w14:textId="77777777" w:rsidR="00DC2CE4" w:rsidRDefault="00DC2CE4" w:rsidP="00DC2CE4">
            <w:pPr>
              <w:pStyle w:val="XML1"/>
              <w:rPr>
                <w:ins w:id="881" w:author="Thomas Dietz" w:date="2012-08-10T14:52:00Z"/>
              </w:rPr>
            </w:pPr>
            <w:ins w:id="882" w:author="Thomas Dietz" w:date="2012-08-10T14:52:00Z">
              <w:r>
                <w:t xml:space="preserve">    }</w:t>
              </w:r>
            </w:ins>
          </w:p>
          <w:p w14:paraId="167A5729" w14:textId="77777777" w:rsidR="00DC2CE4" w:rsidRDefault="00DC2CE4" w:rsidP="00DC2CE4">
            <w:pPr>
              <w:pStyle w:val="XML1"/>
              <w:rPr>
                <w:ins w:id="883" w:author="Thomas Dietz" w:date="2012-08-10T14:52:00Z"/>
              </w:rPr>
            </w:pPr>
            <w:ins w:id="884" w:author="Thomas Dietz" w:date="2012-08-10T14:52:00Z">
              <w:r>
                <w:t xml:space="preserve">    container logical-switches {</w:t>
              </w:r>
            </w:ins>
          </w:p>
          <w:p w14:paraId="6E6E734B" w14:textId="77777777" w:rsidR="00DC2CE4" w:rsidRDefault="00DC2CE4" w:rsidP="00DC2CE4">
            <w:pPr>
              <w:pStyle w:val="XML1"/>
              <w:rPr>
                <w:ins w:id="885" w:author="Thomas Dietz" w:date="2012-08-10T14:52:00Z"/>
              </w:rPr>
            </w:pPr>
            <w:ins w:id="886" w:author="Thomas Dietz" w:date="2012-08-10T14:52:00Z">
              <w:r>
                <w:t xml:space="preserve">      description "This element contains a list of all OpenFlow </w:t>
              </w:r>
            </w:ins>
          </w:p>
          <w:p w14:paraId="1E49F551" w14:textId="77777777" w:rsidR="00DC2CE4" w:rsidRDefault="00DC2CE4" w:rsidP="00DC2CE4">
            <w:pPr>
              <w:pStyle w:val="XML1"/>
              <w:rPr>
                <w:ins w:id="887" w:author="Thomas Dietz" w:date="2012-08-10T14:52:00Z"/>
              </w:rPr>
            </w:pPr>
            <w:ins w:id="888" w:author="Thomas Dietz" w:date="2012-08-10T14:52:00Z">
              <w:r>
                <w:t xml:space="preserve">        Logical Switches available at the OpenFlow Capable</w:t>
              </w:r>
            </w:ins>
          </w:p>
          <w:p w14:paraId="1654DBA7" w14:textId="77777777" w:rsidR="00DC2CE4" w:rsidRDefault="00DC2CE4" w:rsidP="00DC2CE4">
            <w:pPr>
              <w:pStyle w:val="XML1"/>
              <w:rPr>
                <w:ins w:id="889" w:author="Thomas Dietz" w:date="2012-08-10T14:52:00Z"/>
              </w:rPr>
            </w:pPr>
            <w:ins w:id="890" w:author="Thomas Dietz" w:date="2012-08-10T14:52:00Z">
              <w:r>
                <w:t xml:space="preserve">        Switch.";</w:t>
              </w:r>
            </w:ins>
          </w:p>
          <w:p w14:paraId="507B441F" w14:textId="77777777" w:rsidR="00DC2CE4" w:rsidRDefault="00DC2CE4" w:rsidP="00DC2CE4">
            <w:pPr>
              <w:pStyle w:val="XML1"/>
              <w:rPr>
                <w:ins w:id="891" w:author="Thomas Dietz" w:date="2012-08-10T14:52:00Z"/>
              </w:rPr>
            </w:pPr>
            <w:ins w:id="892" w:author="Thomas Dietz" w:date="2012-08-10T14:52:00Z">
              <w:r>
                <w:t xml:space="preserve">      list switch {</w:t>
              </w:r>
            </w:ins>
          </w:p>
          <w:p w14:paraId="23F14AC8" w14:textId="77777777" w:rsidR="00DC2CE4" w:rsidRDefault="00DC2CE4" w:rsidP="00DC2CE4">
            <w:pPr>
              <w:pStyle w:val="XML1"/>
              <w:rPr>
                <w:ins w:id="893" w:author="Thomas Dietz" w:date="2012-08-10T14:52:00Z"/>
              </w:rPr>
            </w:pPr>
            <w:ins w:id="894" w:author="Thomas Dietz" w:date="2012-08-10T14:52:00Z">
              <w:r>
                <w:t xml:space="preserve">        key "id";</w:t>
              </w:r>
            </w:ins>
          </w:p>
          <w:p w14:paraId="7ACE953F" w14:textId="77777777" w:rsidR="00DC2CE4" w:rsidRDefault="00DC2CE4" w:rsidP="00DC2CE4">
            <w:pPr>
              <w:pStyle w:val="XML1"/>
              <w:rPr>
                <w:ins w:id="895" w:author="Thomas Dietz" w:date="2012-08-10T14:52:00Z"/>
              </w:rPr>
            </w:pPr>
            <w:ins w:id="896" w:author="Thomas Dietz" w:date="2012-08-10T14:52:00Z">
              <w:r>
                <w:t xml:space="preserve">        description "The list of all OpenFlow Logical Switches on</w:t>
              </w:r>
            </w:ins>
          </w:p>
          <w:p w14:paraId="624093BC" w14:textId="77777777" w:rsidR="00DC2CE4" w:rsidRDefault="00DC2CE4" w:rsidP="00DC2CE4">
            <w:pPr>
              <w:pStyle w:val="XML1"/>
              <w:rPr>
                <w:ins w:id="897" w:author="Thomas Dietz" w:date="2012-08-10T14:52:00Z"/>
              </w:rPr>
            </w:pPr>
            <w:ins w:id="898" w:author="Thomas Dietz" w:date="2012-08-10T14:52:00Z">
              <w:r>
                <w:t xml:space="preserve">          </w:t>
              </w:r>
              <w:proofErr w:type="gramStart"/>
              <w:r>
                <w:t>the</w:t>
              </w:r>
              <w:proofErr w:type="gramEnd"/>
              <w:r>
                <w:t xml:space="preserve"> OpenFlow Capable Switch.</w:t>
              </w:r>
            </w:ins>
          </w:p>
          <w:p w14:paraId="62708B41" w14:textId="77777777" w:rsidR="00DC2CE4" w:rsidRDefault="00DC2CE4" w:rsidP="00DC2CE4">
            <w:pPr>
              <w:pStyle w:val="XML1"/>
              <w:rPr>
                <w:ins w:id="899" w:author="Thomas Dietz" w:date="2012-08-10T14:52:00Z"/>
              </w:rPr>
            </w:pPr>
          </w:p>
          <w:p w14:paraId="129B3567" w14:textId="77777777" w:rsidR="00DC2CE4" w:rsidRDefault="00DC2CE4" w:rsidP="00DC2CE4">
            <w:pPr>
              <w:pStyle w:val="XML1"/>
              <w:rPr>
                <w:ins w:id="900" w:author="Thomas Dietz" w:date="2012-08-10T14:52:00Z"/>
              </w:rPr>
            </w:pPr>
            <w:ins w:id="901" w:author="Thomas Dietz" w:date="2012-08-10T14:52:00Z">
              <w:r>
                <w:t xml:space="preserve">          The element 'resource-id' of OFLogicalSwitchType MUST be</w:t>
              </w:r>
            </w:ins>
          </w:p>
          <w:p w14:paraId="675C5C66" w14:textId="77777777" w:rsidR="00DC2CE4" w:rsidRDefault="00DC2CE4" w:rsidP="00DC2CE4">
            <w:pPr>
              <w:pStyle w:val="XML1"/>
              <w:rPr>
                <w:ins w:id="902" w:author="Thomas Dietz" w:date="2012-08-10T14:52:00Z"/>
              </w:rPr>
            </w:pPr>
            <w:ins w:id="903" w:author="Thomas Dietz" w:date="2012-08-10T14:52:00Z">
              <w:r>
                <w:t xml:space="preserve">          </w:t>
              </w:r>
              <w:proofErr w:type="gramStart"/>
              <w:r>
                <w:t>unique</w:t>
              </w:r>
              <w:proofErr w:type="gramEnd"/>
              <w:r>
                <w:t xml:space="preserve"> within this list.";</w:t>
              </w:r>
            </w:ins>
          </w:p>
          <w:p w14:paraId="5D51A6CB" w14:textId="77777777" w:rsidR="00DC2CE4" w:rsidRDefault="00DC2CE4" w:rsidP="00DC2CE4">
            <w:pPr>
              <w:pStyle w:val="XML1"/>
              <w:rPr>
                <w:ins w:id="904" w:author="Thomas Dietz" w:date="2012-08-10T14:52:00Z"/>
              </w:rPr>
            </w:pPr>
            <w:ins w:id="905" w:author="Thomas Dietz" w:date="2012-08-10T14:52:00Z">
              <w:r>
                <w:t xml:space="preserve">        uses OFLogicalSwitchType;</w:t>
              </w:r>
            </w:ins>
          </w:p>
          <w:p w14:paraId="2078AF9C" w14:textId="77777777" w:rsidR="00DC2CE4" w:rsidRDefault="00DC2CE4" w:rsidP="00DC2CE4">
            <w:pPr>
              <w:pStyle w:val="XML1"/>
              <w:rPr>
                <w:ins w:id="906" w:author="Thomas Dietz" w:date="2012-08-10T14:52:00Z"/>
              </w:rPr>
            </w:pPr>
            <w:ins w:id="907" w:author="Thomas Dietz" w:date="2012-08-10T14:52:00Z">
              <w:r>
                <w:t xml:space="preserve">      }</w:t>
              </w:r>
            </w:ins>
          </w:p>
          <w:p w14:paraId="50F5C2CC" w14:textId="77777777" w:rsidR="00DC2CE4" w:rsidRDefault="00DC2CE4" w:rsidP="00DC2CE4">
            <w:pPr>
              <w:pStyle w:val="XML1"/>
              <w:rPr>
                <w:ins w:id="908" w:author="Thomas Dietz" w:date="2012-08-10T14:52:00Z"/>
              </w:rPr>
            </w:pPr>
            <w:ins w:id="909" w:author="Thomas Dietz" w:date="2012-08-10T14:52:00Z">
              <w:r>
                <w:t xml:space="preserve">    }</w:t>
              </w:r>
            </w:ins>
          </w:p>
          <w:p w14:paraId="3D3DCB5B" w14:textId="7F3EDEC0" w:rsidR="00D84428" w:rsidRPr="009F1B7D" w:rsidRDefault="00DC2CE4" w:rsidP="00DC2CE4">
            <w:pPr>
              <w:pStyle w:val="XML1"/>
            </w:pPr>
            <w:ins w:id="910" w:author="Thomas Dietz" w:date="2012-08-10T14:52:00Z">
              <w:r>
                <w:t xml:space="preserve">  }</w:t>
              </w:r>
            </w:ins>
          </w:p>
        </w:tc>
      </w:tr>
    </w:tbl>
    <w:p w14:paraId="0C576FB2" w14:textId="77777777" w:rsidR="00D84428" w:rsidRDefault="00D84428" w:rsidP="00D84428"/>
    <w:p w14:paraId="1164AF3F" w14:textId="77777777" w:rsidR="00E366DF" w:rsidRDefault="00E366DF" w:rsidP="00D14D27">
      <w:pPr>
        <w:pStyle w:val="Heading2"/>
      </w:pPr>
      <w:bookmarkStart w:id="911" w:name="_Toc320556684"/>
      <w:r>
        <w:t>OpenFlow Configuration Point</w:t>
      </w:r>
      <w:bookmarkEnd w:id="911"/>
    </w:p>
    <w:p w14:paraId="5EA3C479" w14:textId="77777777" w:rsidR="00E366DF" w:rsidRDefault="00E366DF" w:rsidP="00E366DF">
      <w:r>
        <w:t>The Configuration Point is an entity that manages the switch using the OF-CONFIG protocol. Attributes of an OpenFlow Configuration Point allow the OpenFlow Capable Switches to identify a Configuration Point and specify which protocol is used for communication between Configuration Point and OpenFlow Capable Switch. The OpenFlow Capable Switch stores a list of Configuration Points that manage it or have managed it. An OpenFlow Configuration Point is to an OpenFlow Capable Switch what an OpenFlow Controller is to an OpenFlow Logical switch.</w:t>
      </w:r>
    </w:p>
    <w:p w14:paraId="4BB545D3" w14:textId="781CF0F6" w:rsidR="00E366DF" w:rsidRDefault="00E366DF" w:rsidP="00E366DF">
      <w:r>
        <w:t>Instances of the Configuration Point class are used by switches to connect to a configuration point. Currently the only transport mapping that supports a connection set-up initiated by the switch to be configured is the mapping to the BEEP protocol (5). Other NETCONF transport mappings (6</w:t>
      </w:r>
      <w:proofErr w:type="gramStart"/>
      <w:r>
        <w:t>,7,8</w:t>
      </w:r>
      <w:proofErr w:type="gramEnd"/>
      <w:r>
        <w:t>) may be extended in the future to also support connection set-up in this direction.</w:t>
      </w:r>
      <w:r w:rsidR="00F47EAD">
        <w:t xml:space="preserve"> Nevertheless SSH is used as a default connection protocol because connection initiation by the switch is optional.</w:t>
      </w:r>
    </w:p>
    <w:p w14:paraId="044490C3" w14:textId="77777777" w:rsidR="00A47610" w:rsidRPr="009F1B7D" w:rsidRDefault="00A47610" w:rsidP="00D14D27">
      <w:pPr>
        <w:pStyle w:val="Heading3"/>
      </w:pPr>
      <w:bookmarkStart w:id="912" w:name="_Toc315953989"/>
      <w:bookmarkStart w:id="913" w:name="_Toc316542499"/>
      <w:bookmarkStart w:id="914" w:name="_Toc320556685"/>
      <w:r w:rsidRPr="00DB42FD">
        <w:t>UML Diagram</w:t>
      </w:r>
      <w:bookmarkEnd w:id="912"/>
      <w:bookmarkEnd w:id="913"/>
      <w:bookmarkEnd w:id="914"/>
    </w:p>
    <w:p w14:paraId="55724BE6" w14:textId="679254FF" w:rsidR="00A47610" w:rsidRPr="009F1B7D" w:rsidRDefault="00CA2CAF" w:rsidP="00A47610">
      <w:pPr>
        <w:keepNext/>
        <w:jc w:val="center"/>
      </w:pPr>
      <w:r>
        <w:object w:dxaOrig="3214" w:dyaOrig="2755" w14:anchorId="7EAA552B">
          <v:shape id="_x0000_i1028" type="#_x0000_t75" style="width:160.4pt;height:136.15pt" o:ole="">
            <v:imagedata r:id="rId20" o:title=""/>
          </v:shape>
          <o:OLEObject Type="Embed" ProgID="Visio.Drawing.11" ShapeID="_x0000_i1028" DrawAspect="Content" ObjectID="_1406116117" r:id="rId21"/>
        </w:object>
      </w:r>
    </w:p>
    <w:p w14:paraId="1CD6A633" w14:textId="77777777" w:rsidR="00A47610" w:rsidRPr="00CE3A81" w:rsidRDefault="00A47610" w:rsidP="00A47610">
      <w:pPr>
        <w:pStyle w:val="Caption"/>
      </w:pPr>
      <w:r w:rsidRPr="00CE3A81">
        <w:t xml:space="preserve">Figure </w:t>
      </w:r>
      <w:r w:rsidR="00DC2CE4">
        <w:fldChar w:fldCharType="begin"/>
      </w:r>
      <w:r w:rsidR="00DC2CE4">
        <w:instrText xml:space="preserve"> SEQ Figure \* ARABIC </w:instrText>
      </w:r>
      <w:r w:rsidR="00DC2CE4">
        <w:fldChar w:fldCharType="separate"/>
      </w:r>
      <w:r w:rsidRPr="00CE3A81">
        <w:t>5</w:t>
      </w:r>
      <w:r w:rsidR="00DC2CE4">
        <w:fldChar w:fldCharType="end"/>
      </w:r>
      <w:r w:rsidRPr="00CE3A81">
        <w:t>: Data Model Diagram for an OpenFlow Configuration Point</w:t>
      </w:r>
    </w:p>
    <w:p w14:paraId="71B2BEBA" w14:textId="77777777" w:rsidR="00A47610" w:rsidRPr="009F1B7D" w:rsidRDefault="00A47610" w:rsidP="00D14D27">
      <w:pPr>
        <w:pStyle w:val="Heading3"/>
      </w:pPr>
      <w:bookmarkStart w:id="915" w:name="_Toc315953990"/>
      <w:bookmarkStart w:id="916" w:name="_Toc316542500"/>
      <w:bookmarkStart w:id="917" w:name="_Toc320556686"/>
      <w:r w:rsidRPr="00DB42FD">
        <w:lastRenderedPageBreak/>
        <w:t>XML Schema</w:t>
      </w:r>
      <w:bookmarkEnd w:id="915"/>
      <w:bookmarkEnd w:id="916"/>
      <w:bookmarkEnd w:id="917"/>
    </w:p>
    <w:tbl>
      <w:tblPr>
        <w:tblStyle w:val="TableGrid"/>
        <w:tblW w:w="5000" w:type="pct"/>
        <w:shd w:val="clear" w:color="auto" w:fill="C8FCCD"/>
        <w:tblCellMar>
          <w:left w:w="57" w:type="dxa"/>
          <w:right w:w="57" w:type="dxa"/>
        </w:tblCellMar>
        <w:tblLook w:val="04A0" w:firstRow="1" w:lastRow="0" w:firstColumn="1" w:lastColumn="0" w:noHBand="0" w:noVBand="1"/>
        <w:tblPrChange w:id="918" w:author="Thomas Dietz" w:date="2012-08-10T15:00:00Z">
          <w:tblPr>
            <w:tblStyle w:val="TableGrid"/>
            <w:tblW w:w="0" w:type="auto"/>
            <w:tblInd w:w="378" w:type="dxa"/>
            <w:shd w:val="clear" w:color="auto" w:fill="C8FCCD"/>
            <w:tblLook w:val="04A0" w:firstRow="1" w:lastRow="0" w:firstColumn="1" w:lastColumn="0" w:noHBand="0" w:noVBand="1"/>
          </w:tblPr>
        </w:tblPrChange>
      </w:tblPr>
      <w:tblGrid>
        <w:gridCol w:w="9474"/>
        <w:tblGridChange w:id="919">
          <w:tblGrid>
            <w:gridCol w:w="8820"/>
          </w:tblGrid>
        </w:tblGridChange>
      </w:tblGrid>
      <w:tr w:rsidR="00A47610" w:rsidRPr="009F1B7D" w14:paraId="25A1363B" w14:textId="77777777" w:rsidTr="00DC2CE4">
        <w:tc>
          <w:tcPr>
            <w:tcW w:w="8820" w:type="dxa"/>
            <w:shd w:val="clear" w:color="auto" w:fill="C8FCCD"/>
            <w:tcPrChange w:id="920" w:author="Thomas Dietz" w:date="2012-08-10T15:00:00Z">
              <w:tcPr>
                <w:tcW w:w="8820" w:type="dxa"/>
                <w:shd w:val="clear" w:color="auto" w:fill="C8FCCD"/>
              </w:tcPr>
            </w:tcPrChange>
          </w:tcPr>
          <w:p w14:paraId="714BDB5B" w14:textId="794A8D1F" w:rsidR="00A47610" w:rsidRPr="009F1B7D" w:rsidDel="00DC2CE4" w:rsidRDefault="00A47610" w:rsidP="00011096">
            <w:pPr>
              <w:pStyle w:val="XML1"/>
              <w:rPr>
                <w:del w:id="921" w:author="Thomas Dietz" w:date="2012-08-10T14:57:00Z"/>
              </w:rPr>
            </w:pPr>
            <w:del w:id="922" w:author="Thomas Dietz" w:date="2012-08-10T14:57:00Z">
              <w:r w:rsidRPr="009F1B7D" w:rsidDel="00DC2CE4">
                <w:delText>&lt;xs:complexType name="OFConfigurationPointType"&gt;</w:delText>
              </w:r>
            </w:del>
          </w:p>
          <w:p w14:paraId="062B2095" w14:textId="0684F9F8" w:rsidR="00A47610" w:rsidRPr="009F1B7D" w:rsidDel="00DC2CE4" w:rsidRDefault="00A47610" w:rsidP="00011096">
            <w:pPr>
              <w:pStyle w:val="XML2"/>
              <w:rPr>
                <w:del w:id="923" w:author="Thomas Dietz" w:date="2012-08-10T14:57:00Z"/>
              </w:rPr>
            </w:pPr>
            <w:del w:id="924" w:author="Thomas Dietz" w:date="2012-08-10T14:57:00Z">
              <w:r w:rsidRPr="009F1B7D" w:rsidDel="00DC2CE4">
                <w:delText>&lt;xs:sequence&gt;</w:delText>
              </w:r>
            </w:del>
          </w:p>
          <w:p w14:paraId="3F8DA49C" w14:textId="735BE771" w:rsidR="00A47610" w:rsidRPr="009F1B7D" w:rsidDel="00DC2CE4" w:rsidRDefault="00A47610" w:rsidP="00011096">
            <w:pPr>
              <w:pStyle w:val="XML3"/>
              <w:rPr>
                <w:del w:id="925" w:author="Thomas Dietz" w:date="2012-08-10T14:57:00Z"/>
              </w:rPr>
            </w:pPr>
            <w:del w:id="926" w:author="Thomas Dietz" w:date="2012-08-10T14:57:00Z">
              <w:r w:rsidRPr="009F1B7D" w:rsidDel="00DC2CE4">
                <w:delText>&lt;xs:element name="id"</w:delText>
              </w:r>
            </w:del>
          </w:p>
          <w:p w14:paraId="37F0BC27" w14:textId="2B96E7A0" w:rsidR="00A47610" w:rsidRPr="009F1B7D" w:rsidDel="00DC2CE4" w:rsidRDefault="00A47610" w:rsidP="00011096">
            <w:pPr>
              <w:pStyle w:val="XML9"/>
              <w:rPr>
                <w:del w:id="927" w:author="Thomas Dietz" w:date="2012-08-10T14:57:00Z"/>
              </w:rPr>
            </w:pPr>
            <w:del w:id="928" w:author="Thomas Dietz" w:date="2012-08-10T14:57:00Z">
              <w:r w:rsidRPr="009F1B7D" w:rsidDel="00DC2CE4">
                <w:delText>type="OFConfigID"/&gt;</w:delText>
              </w:r>
            </w:del>
          </w:p>
          <w:p w14:paraId="296F08F3" w14:textId="659DECEF" w:rsidR="00A47610" w:rsidRPr="009F1B7D" w:rsidDel="00DC2CE4" w:rsidRDefault="00A47610" w:rsidP="00011096">
            <w:pPr>
              <w:pStyle w:val="XML3"/>
              <w:rPr>
                <w:del w:id="929" w:author="Thomas Dietz" w:date="2012-08-10T14:57:00Z"/>
              </w:rPr>
            </w:pPr>
            <w:del w:id="930" w:author="Thomas Dietz" w:date="2012-08-10T14:57:00Z">
              <w:r w:rsidRPr="009F1B7D" w:rsidDel="00DC2CE4">
                <w:delText>&lt;xs:element name="uri"</w:delText>
              </w:r>
            </w:del>
          </w:p>
          <w:p w14:paraId="23B71185" w14:textId="2A0AF0C4" w:rsidR="00A47610" w:rsidRPr="009F1B7D" w:rsidDel="00DC2CE4" w:rsidRDefault="00A47610" w:rsidP="00011096">
            <w:pPr>
              <w:pStyle w:val="XML9"/>
              <w:rPr>
                <w:del w:id="931" w:author="Thomas Dietz" w:date="2012-08-10T14:57:00Z"/>
              </w:rPr>
            </w:pPr>
            <w:del w:id="932" w:author="Thomas Dietz" w:date="2012-08-10T14:57:00Z">
              <w:r w:rsidRPr="009F1B7D" w:rsidDel="00DC2CE4">
                <w:delText>type="inet:uri"/&gt;</w:delText>
              </w:r>
            </w:del>
          </w:p>
          <w:p w14:paraId="4127DA7B" w14:textId="6270EA60" w:rsidR="00A47610" w:rsidRPr="009F1B7D" w:rsidDel="00DC2CE4" w:rsidRDefault="00A47610" w:rsidP="00011096">
            <w:pPr>
              <w:pStyle w:val="XML3"/>
              <w:rPr>
                <w:del w:id="933" w:author="Thomas Dietz" w:date="2012-08-10T14:57:00Z"/>
              </w:rPr>
            </w:pPr>
            <w:del w:id="934" w:author="Thomas Dietz" w:date="2012-08-10T14:57:00Z">
              <w:r w:rsidRPr="009F1B7D" w:rsidDel="00DC2CE4">
                <w:delText xml:space="preserve">&lt;xs:element name="protocol" </w:delText>
              </w:r>
            </w:del>
          </w:p>
          <w:p w14:paraId="30F57F3F" w14:textId="511F1CC7" w:rsidR="00A47610" w:rsidRPr="009F1B7D" w:rsidDel="00DC2CE4" w:rsidRDefault="00A47610" w:rsidP="00011096">
            <w:pPr>
              <w:pStyle w:val="XML9"/>
              <w:rPr>
                <w:del w:id="935" w:author="Thomas Dietz" w:date="2012-08-10T14:57:00Z"/>
              </w:rPr>
            </w:pPr>
            <w:del w:id="936" w:author="Thomas Dietz" w:date="2012-08-10T14:57:00Z">
              <w:r w:rsidRPr="009F1B7D" w:rsidDel="00DC2CE4">
                <w:delText>type="OFConfigurationPointProtocolType"/&gt;</w:delText>
              </w:r>
            </w:del>
          </w:p>
          <w:p w14:paraId="551F5034" w14:textId="5CFC98F8" w:rsidR="00A47610" w:rsidRPr="009F1B7D" w:rsidDel="00DC2CE4" w:rsidRDefault="00A47610" w:rsidP="00011096">
            <w:pPr>
              <w:pStyle w:val="XML2"/>
              <w:rPr>
                <w:del w:id="937" w:author="Thomas Dietz" w:date="2012-08-10T14:57:00Z"/>
              </w:rPr>
            </w:pPr>
            <w:del w:id="938" w:author="Thomas Dietz" w:date="2012-08-10T14:57:00Z">
              <w:r w:rsidRPr="009F1B7D" w:rsidDel="00DC2CE4">
                <w:delText>&lt;/xs:sequence&gt;</w:delText>
              </w:r>
            </w:del>
          </w:p>
          <w:p w14:paraId="2D54BD33" w14:textId="520AF275" w:rsidR="00A47610" w:rsidRPr="009F1B7D" w:rsidDel="00DC2CE4" w:rsidRDefault="00A47610" w:rsidP="00011096">
            <w:pPr>
              <w:pStyle w:val="XML1"/>
              <w:rPr>
                <w:del w:id="939" w:author="Thomas Dietz" w:date="2012-08-10T14:57:00Z"/>
              </w:rPr>
            </w:pPr>
            <w:del w:id="940" w:author="Thomas Dietz" w:date="2012-08-10T14:57:00Z">
              <w:r w:rsidRPr="009F1B7D" w:rsidDel="00DC2CE4">
                <w:delText>&lt;/xs:complexType&gt;</w:delText>
              </w:r>
            </w:del>
          </w:p>
          <w:p w14:paraId="26EB0CFE" w14:textId="0904544A" w:rsidR="00A47610" w:rsidRPr="009F1B7D" w:rsidDel="00DC2CE4" w:rsidRDefault="00A47610" w:rsidP="00011096">
            <w:pPr>
              <w:pStyle w:val="XML1"/>
              <w:rPr>
                <w:del w:id="941" w:author="Thomas Dietz" w:date="2012-08-10T14:57:00Z"/>
              </w:rPr>
            </w:pPr>
          </w:p>
          <w:p w14:paraId="225E4058" w14:textId="6D614E60" w:rsidR="00A47610" w:rsidRPr="009F1B7D" w:rsidDel="00DC2CE4" w:rsidRDefault="00A47610" w:rsidP="00011096">
            <w:pPr>
              <w:pStyle w:val="XML1"/>
              <w:rPr>
                <w:del w:id="942" w:author="Thomas Dietz" w:date="2012-08-10T14:57:00Z"/>
              </w:rPr>
            </w:pPr>
            <w:del w:id="943" w:author="Thomas Dietz" w:date="2012-08-10T14:57:00Z">
              <w:r w:rsidRPr="009F1B7D" w:rsidDel="00DC2CE4">
                <w:delText>&lt;xs:simpleType name="OFConfigurationPointProtocolType"&gt;</w:delText>
              </w:r>
            </w:del>
          </w:p>
          <w:p w14:paraId="14D7422B" w14:textId="6D2737A7" w:rsidR="00A47610" w:rsidRPr="009F1B7D" w:rsidDel="00DC2CE4" w:rsidRDefault="00A47610" w:rsidP="00011096">
            <w:pPr>
              <w:pStyle w:val="XML2"/>
              <w:rPr>
                <w:del w:id="944" w:author="Thomas Dietz" w:date="2012-08-10T14:57:00Z"/>
              </w:rPr>
            </w:pPr>
            <w:del w:id="945" w:author="Thomas Dietz" w:date="2012-08-10T14:57:00Z">
              <w:r w:rsidRPr="009F1B7D" w:rsidDel="00DC2CE4">
                <w:delText>&lt;xs:restriction base="xs:string"&gt;</w:delText>
              </w:r>
            </w:del>
          </w:p>
          <w:p w14:paraId="21122911" w14:textId="4B958D36" w:rsidR="00A47610" w:rsidRPr="009F1B7D" w:rsidDel="00DC2CE4" w:rsidRDefault="00A47610" w:rsidP="00011096">
            <w:pPr>
              <w:pStyle w:val="XML3"/>
              <w:rPr>
                <w:del w:id="946" w:author="Thomas Dietz" w:date="2012-08-10T14:57:00Z"/>
              </w:rPr>
            </w:pPr>
            <w:del w:id="947" w:author="Thomas Dietz" w:date="2012-08-10T14:57:00Z">
              <w:r w:rsidRPr="009F1B7D" w:rsidDel="00DC2CE4">
                <w:delText>&lt;xs:enumeration value="ssh"/&gt;</w:delText>
              </w:r>
            </w:del>
          </w:p>
          <w:p w14:paraId="50BE228E" w14:textId="03382E58" w:rsidR="00A47610" w:rsidRPr="009F1B7D" w:rsidDel="00DC2CE4" w:rsidRDefault="00A47610" w:rsidP="00011096">
            <w:pPr>
              <w:pStyle w:val="XML3"/>
              <w:rPr>
                <w:del w:id="948" w:author="Thomas Dietz" w:date="2012-08-10T14:57:00Z"/>
              </w:rPr>
            </w:pPr>
            <w:del w:id="949" w:author="Thomas Dietz" w:date="2012-08-10T14:57:00Z">
              <w:r w:rsidRPr="009F1B7D" w:rsidDel="00DC2CE4">
                <w:delText>&lt;xs:enumeration value="soap"/&gt;</w:delText>
              </w:r>
            </w:del>
          </w:p>
          <w:p w14:paraId="29406FF6" w14:textId="1B60FD96" w:rsidR="00A47610" w:rsidRPr="009F1B7D" w:rsidDel="00DC2CE4" w:rsidRDefault="00A47610" w:rsidP="00011096">
            <w:pPr>
              <w:pStyle w:val="XML3"/>
              <w:rPr>
                <w:del w:id="950" w:author="Thomas Dietz" w:date="2012-08-10T14:57:00Z"/>
              </w:rPr>
            </w:pPr>
            <w:del w:id="951" w:author="Thomas Dietz" w:date="2012-08-10T14:57:00Z">
              <w:r w:rsidRPr="009F1B7D" w:rsidDel="00DC2CE4">
                <w:delText>&lt;xs:enumeration value="tls"/&gt;</w:delText>
              </w:r>
            </w:del>
          </w:p>
          <w:p w14:paraId="28140A0F" w14:textId="0CBB8AA3" w:rsidR="00A47610" w:rsidRPr="009F1B7D" w:rsidDel="00DC2CE4" w:rsidRDefault="00A47610" w:rsidP="00011096">
            <w:pPr>
              <w:pStyle w:val="XML3"/>
              <w:rPr>
                <w:del w:id="952" w:author="Thomas Dietz" w:date="2012-08-10T14:57:00Z"/>
              </w:rPr>
            </w:pPr>
            <w:del w:id="953" w:author="Thomas Dietz" w:date="2012-08-10T14:57:00Z">
              <w:r w:rsidRPr="009F1B7D" w:rsidDel="00DC2CE4">
                <w:delText>&lt;xs:enumeration value="beep"/&gt;</w:delText>
              </w:r>
            </w:del>
          </w:p>
          <w:p w14:paraId="23D2A530" w14:textId="631282A7" w:rsidR="00A47610" w:rsidRPr="009F1B7D" w:rsidDel="00DC2CE4" w:rsidRDefault="00A47610" w:rsidP="00011096">
            <w:pPr>
              <w:pStyle w:val="XML2"/>
              <w:rPr>
                <w:del w:id="954" w:author="Thomas Dietz" w:date="2012-08-10T14:57:00Z"/>
              </w:rPr>
            </w:pPr>
            <w:del w:id="955" w:author="Thomas Dietz" w:date="2012-08-10T14:57:00Z">
              <w:r w:rsidRPr="009F1B7D" w:rsidDel="00DC2CE4">
                <w:delText>&lt;/xs:restriction&gt;</w:delText>
              </w:r>
            </w:del>
          </w:p>
          <w:p w14:paraId="3A8F464F" w14:textId="77777777" w:rsidR="00DC2CE4" w:rsidRDefault="00A47610" w:rsidP="00DC2CE4">
            <w:pPr>
              <w:pStyle w:val="XML1"/>
              <w:rPr>
                <w:ins w:id="956" w:author="Thomas Dietz" w:date="2012-08-10T14:58:00Z"/>
              </w:rPr>
            </w:pPr>
            <w:del w:id="957" w:author="Thomas Dietz" w:date="2012-08-10T14:57:00Z">
              <w:r w:rsidRPr="009F1B7D" w:rsidDel="00DC2CE4">
                <w:delText>&lt;/xs:simpleType&gt;</w:delText>
              </w:r>
              <w:r w:rsidRPr="009F1B7D" w:rsidDel="00DC2CE4">
                <w:tab/>
              </w:r>
            </w:del>
            <w:ins w:id="958" w:author="Thomas Dietz" w:date="2012-08-10T14:58:00Z">
              <w:r w:rsidR="00DC2CE4">
                <w:t xml:space="preserve">  &lt;xs:group name="OFConfigurationPointType"&gt;</w:t>
              </w:r>
            </w:ins>
          </w:p>
          <w:p w14:paraId="25890C8F" w14:textId="77777777" w:rsidR="00DC2CE4" w:rsidRDefault="00DC2CE4" w:rsidP="00DC2CE4">
            <w:pPr>
              <w:pStyle w:val="XML1"/>
              <w:rPr>
                <w:ins w:id="959" w:author="Thomas Dietz" w:date="2012-08-10T14:58:00Z"/>
              </w:rPr>
            </w:pPr>
            <w:ins w:id="960" w:author="Thomas Dietz" w:date="2012-08-10T14:58:00Z">
              <w:r>
                <w:t xml:space="preserve">    &lt;xs:annotation&gt;</w:t>
              </w:r>
            </w:ins>
          </w:p>
          <w:p w14:paraId="15B384D9" w14:textId="77777777" w:rsidR="00DC2CE4" w:rsidRDefault="00DC2CE4" w:rsidP="00DC2CE4">
            <w:pPr>
              <w:pStyle w:val="XML1"/>
              <w:rPr>
                <w:ins w:id="961" w:author="Thomas Dietz" w:date="2012-08-10T14:58:00Z"/>
              </w:rPr>
            </w:pPr>
            <w:ins w:id="962" w:author="Thomas Dietz" w:date="2012-08-10T14:58:00Z">
              <w:r>
                <w:t xml:space="preserve">      &lt;xs:documentation&gt;</w:t>
              </w:r>
            </w:ins>
          </w:p>
          <w:p w14:paraId="22FC2378" w14:textId="77777777" w:rsidR="00DC2CE4" w:rsidRDefault="00DC2CE4" w:rsidP="00DC2CE4">
            <w:pPr>
              <w:pStyle w:val="XML1"/>
              <w:rPr>
                <w:ins w:id="963" w:author="Thomas Dietz" w:date="2012-08-10T14:58:00Z"/>
              </w:rPr>
            </w:pPr>
            <w:ins w:id="964" w:author="Thomas Dietz" w:date="2012-08-10T14:58:00Z">
              <w:r>
                <w:t xml:space="preserve">        Representation of an OpenFlow Configuration Point.</w:t>
              </w:r>
            </w:ins>
          </w:p>
          <w:p w14:paraId="3DE973A2" w14:textId="77777777" w:rsidR="00DC2CE4" w:rsidRDefault="00DC2CE4" w:rsidP="00DC2CE4">
            <w:pPr>
              <w:pStyle w:val="XML1"/>
              <w:rPr>
                <w:ins w:id="965" w:author="Thomas Dietz" w:date="2012-08-10T14:58:00Z"/>
              </w:rPr>
            </w:pPr>
            <w:ins w:id="966" w:author="Thomas Dietz" w:date="2012-08-10T14:58:00Z">
              <w:r>
                <w:t xml:space="preserve">        Instances of the Configuration Point class SHOULD be stored </w:t>
              </w:r>
            </w:ins>
          </w:p>
          <w:p w14:paraId="4005DACE" w14:textId="77777777" w:rsidR="00DC2CE4" w:rsidRDefault="00DC2CE4" w:rsidP="00DC2CE4">
            <w:pPr>
              <w:pStyle w:val="XML1"/>
              <w:rPr>
                <w:ins w:id="967" w:author="Thomas Dietz" w:date="2012-08-10T14:58:00Z"/>
              </w:rPr>
            </w:pPr>
            <w:ins w:id="968" w:author="Thomas Dietz" w:date="2012-08-10T14:58:00Z">
              <w:r>
                <w:t xml:space="preserve">        </w:t>
              </w:r>
              <w:proofErr w:type="gramStart"/>
              <w:r>
                <w:t>persistently</w:t>
              </w:r>
              <w:proofErr w:type="gramEnd"/>
              <w:r>
                <w:t xml:space="preserve"> across reboots of the OpenFlow Capable Switch.</w:t>
              </w:r>
            </w:ins>
          </w:p>
          <w:p w14:paraId="3BA7D938" w14:textId="77777777" w:rsidR="00DC2CE4" w:rsidRDefault="00DC2CE4" w:rsidP="00DC2CE4">
            <w:pPr>
              <w:pStyle w:val="XML1"/>
              <w:rPr>
                <w:ins w:id="969" w:author="Thomas Dietz" w:date="2012-08-10T14:58:00Z"/>
              </w:rPr>
            </w:pPr>
            <w:ins w:id="970" w:author="Thomas Dietz" w:date="2012-08-10T14:58:00Z">
              <w:r>
                <w:t xml:space="preserve">            </w:t>
              </w:r>
            </w:ins>
          </w:p>
          <w:p w14:paraId="3144FEA7" w14:textId="77777777" w:rsidR="00DC2CE4" w:rsidRDefault="00DC2CE4" w:rsidP="00DC2CE4">
            <w:pPr>
              <w:pStyle w:val="XML1"/>
              <w:rPr>
                <w:ins w:id="971" w:author="Thomas Dietz" w:date="2012-08-10T14:58:00Z"/>
              </w:rPr>
            </w:pPr>
            <w:ins w:id="972" w:author="Thomas Dietz" w:date="2012-08-10T14:58:00Z">
              <w:r>
                <w:t xml:space="preserve">        When a connection is established between an OpenFlow Capable </w:t>
              </w:r>
            </w:ins>
          </w:p>
          <w:p w14:paraId="3EEA272F" w14:textId="77777777" w:rsidR="00DC2CE4" w:rsidRDefault="00DC2CE4" w:rsidP="00DC2CE4">
            <w:pPr>
              <w:pStyle w:val="XML1"/>
              <w:rPr>
                <w:ins w:id="973" w:author="Thomas Dietz" w:date="2012-08-10T14:58:00Z"/>
              </w:rPr>
            </w:pPr>
            <w:ins w:id="974" w:author="Thomas Dietz" w:date="2012-08-10T14:58:00Z">
              <w:r>
                <w:t xml:space="preserve">        Switch and a Configuration Point the switch  MUST store the </w:t>
              </w:r>
            </w:ins>
          </w:p>
          <w:p w14:paraId="37EDF9BC" w14:textId="77777777" w:rsidR="00DC2CE4" w:rsidRDefault="00DC2CE4" w:rsidP="00DC2CE4">
            <w:pPr>
              <w:pStyle w:val="XML1"/>
              <w:rPr>
                <w:ins w:id="975" w:author="Thomas Dietz" w:date="2012-08-10T14:58:00Z"/>
              </w:rPr>
            </w:pPr>
            <w:ins w:id="976" w:author="Thomas Dietz" w:date="2012-08-10T14:58:00Z">
              <w:r>
                <w:t xml:space="preserve">        connection information in an instance of the Configuration </w:t>
              </w:r>
            </w:ins>
          </w:p>
          <w:p w14:paraId="3F927BF6" w14:textId="77777777" w:rsidR="00DC2CE4" w:rsidRDefault="00DC2CE4" w:rsidP="00DC2CE4">
            <w:pPr>
              <w:pStyle w:val="XML1"/>
              <w:rPr>
                <w:ins w:id="977" w:author="Thomas Dietz" w:date="2012-08-10T14:58:00Z"/>
              </w:rPr>
            </w:pPr>
            <w:ins w:id="978" w:author="Thomas Dietz" w:date="2012-08-10T14:58:00Z">
              <w:r>
                <w:t xml:space="preserve">        Point class. If such an instance does not exist, the OpenFlow</w:t>
              </w:r>
            </w:ins>
          </w:p>
          <w:p w14:paraId="71AA5DF6" w14:textId="77777777" w:rsidR="00DC2CE4" w:rsidRDefault="00DC2CE4" w:rsidP="00DC2CE4">
            <w:pPr>
              <w:pStyle w:val="XML1"/>
              <w:rPr>
                <w:ins w:id="979" w:author="Thomas Dietz" w:date="2012-08-10T14:58:00Z"/>
              </w:rPr>
            </w:pPr>
            <w:ins w:id="980" w:author="Thomas Dietz" w:date="2012-08-10T14:58:00Z">
              <w:r>
                <w:t xml:space="preserve">        Capable Switch MUST create an instance where it then stores </w:t>
              </w:r>
            </w:ins>
          </w:p>
          <w:p w14:paraId="2FE39F27" w14:textId="77777777" w:rsidR="00DC2CE4" w:rsidRDefault="00DC2CE4" w:rsidP="00DC2CE4">
            <w:pPr>
              <w:pStyle w:val="XML1"/>
              <w:rPr>
                <w:ins w:id="981" w:author="Thomas Dietz" w:date="2012-08-10T14:58:00Z"/>
              </w:rPr>
            </w:pPr>
            <w:ins w:id="982" w:author="Thomas Dietz" w:date="2012-08-10T14:58:00Z">
              <w:r>
                <w:t xml:space="preserve">        </w:t>
              </w:r>
              <w:proofErr w:type="gramStart"/>
              <w:r>
                <w:t>the</w:t>
              </w:r>
              <w:proofErr w:type="gramEnd"/>
              <w:r>
                <w:t xml:space="preserve"> connection information.</w:t>
              </w:r>
            </w:ins>
          </w:p>
          <w:p w14:paraId="4A5D6D84" w14:textId="77777777" w:rsidR="00DC2CE4" w:rsidRDefault="00DC2CE4" w:rsidP="00DC2CE4">
            <w:pPr>
              <w:pStyle w:val="XML1"/>
              <w:rPr>
                <w:ins w:id="983" w:author="Thomas Dietz" w:date="2012-08-10T14:58:00Z"/>
              </w:rPr>
            </w:pPr>
            <w:ins w:id="984" w:author="Thomas Dietz" w:date="2012-08-10T14:58:00Z">
              <w:r>
                <w:t xml:space="preserve">            </w:t>
              </w:r>
            </w:ins>
          </w:p>
          <w:p w14:paraId="7D3F2C54" w14:textId="77777777" w:rsidR="00DC2CE4" w:rsidRDefault="00DC2CE4" w:rsidP="00DC2CE4">
            <w:pPr>
              <w:pStyle w:val="XML1"/>
              <w:rPr>
                <w:ins w:id="985" w:author="Thomas Dietz" w:date="2012-08-10T14:58:00Z"/>
              </w:rPr>
            </w:pPr>
            <w:ins w:id="986" w:author="Thomas Dietz" w:date="2012-08-10T14:58:00Z">
              <w:r>
                <w:t xml:space="preserve">        An OpenFlow Capable Switch that cannot initiate a connection </w:t>
              </w:r>
            </w:ins>
          </w:p>
          <w:p w14:paraId="7B948860" w14:textId="77777777" w:rsidR="00DC2CE4" w:rsidRDefault="00DC2CE4" w:rsidP="00DC2CE4">
            <w:pPr>
              <w:pStyle w:val="XML1"/>
              <w:rPr>
                <w:ins w:id="987" w:author="Thomas Dietz" w:date="2012-08-10T14:58:00Z"/>
              </w:rPr>
            </w:pPr>
            <w:ins w:id="988" w:author="Thomas Dietz" w:date="2012-08-10T14:58:00Z">
              <w:r>
                <w:t xml:space="preserve">        to a configuration point does not have to implement the </w:t>
              </w:r>
            </w:ins>
          </w:p>
          <w:p w14:paraId="0C40C071" w14:textId="77777777" w:rsidR="00DC2CE4" w:rsidRDefault="00DC2CE4" w:rsidP="00DC2CE4">
            <w:pPr>
              <w:pStyle w:val="XML1"/>
              <w:rPr>
                <w:ins w:id="989" w:author="Thomas Dietz" w:date="2012-08-10T14:58:00Z"/>
              </w:rPr>
            </w:pPr>
            <w:ins w:id="990" w:author="Thomas Dietz" w:date="2012-08-10T14:58:00Z">
              <w:r>
                <w:t xml:space="preserve">        Configuration Point class. It SHOULD block attempts to write</w:t>
              </w:r>
            </w:ins>
          </w:p>
          <w:p w14:paraId="2B236261" w14:textId="77777777" w:rsidR="00DC2CE4" w:rsidRDefault="00DC2CE4" w:rsidP="00DC2CE4">
            <w:pPr>
              <w:pStyle w:val="XML1"/>
              <w:rPr>
                <w:ins w:id="991" w:author="Thomas Dietz" w:date="2012-08-10T14:58:00Z"/>
              </w:rPr>
            </w:pPr>
            <w:ins w:id="992" w:author="Thomas Dietz" w:date="2012-08-10T14:58:00Z">
              <w:r>
                <w:t xml:space="preserve">        to instances of the Configuration Point class with NETCONF </w:t>
              </w:r>
            </w:ins>
          </w:p>
          <w:p w14:paraId="0781E6FA" w14:textId="77777777" w:rsidR="00DC2CE4" w:rsidRDefault="00DC2CE4" w:rsidP="00DC2CE4">
            <w:pPr>
              <w:pStyle w:val="XML1"/>
              <w:rPr>
                <w:ins w:id="993" w:author="Thomas Dietz" w:date="2012-08-10T14:58:00Z"/>
              </w:rPr>
            </w:pPr>
            <w:ins w:id="994" w:author="Thomas Dietz" w:date="2012-08-10T14:58:00Z">
              <w:r>
                <w:t xml:space="preserve">        &amp;lt</w:t>
              </w:r>
              <w:proofErr w:type="gramStart"/>
              <w:r>
                <w:t>;edit</w:t>
              </w:r>
              <w:proofErr w:type="gramEnd"/>
              <w:r>
                <w:t>-config&amp;gt; operations.</w:t>
              </w:r>
            </w:ins>
          </w:p>
          <w:p w14:paraId="1D86C017" w14:textId="77777777" w:rsidR="00DC2CE4" w:rsidRDefault="00DC2CE4" w:rsidP="00DC2CE4">
            <w:pPr>
              <w:pStyle w:val="XML1"/>
              <w:rPr>
                <w:ins w:id="995" w:author="Thomas Dietz" w:date="2012-08-10T14:58:00Z"/>
              </w:rPr>
            </w:pPr>
          </w:p>
          <w:p w14:paraId="5583FFD5" w14:textId="77777777" w:rsidR="00DC2CE4" w:rsidRDefault="00DC2CE4" w:rsidP="00DC2CE4">
            <w:pPr>
              <w:pStyle w:val="XML1"/>
              <w:rPr>
                <w:ins w:id="996" w:author="Thomas Dietz" w:date="2012-08-10T14:58:00Z"/>
              </w:rPr>
            </w:pPr>
            <w:ins w:id="997" w:author="Thomas Dietz" w:date="2012-08-10T14:58:00Z">
              <w:r>
                <w:t xml:space="preserve">        NETCONF &amp;lt;edit-config&amp;gt; operations MUST be implemented as </w:t>
              </w:r>
            </w:ins>
          </w:p>
          <w:p w14:paraId="43FA612D" w14:textId="77777777" w:rsidR="00DC2CE4" w:rsidRDefault="00DC2CE4" w:rsidP="00DC2CE4">
            <w:pPr>
              <w:pStyle w:val="XML1"/>
              <w:rPr>
                <w:ins w:id="998" w:author="Thomas Dietz" w:date="2012-08-10T14:58:00Z"/>
              </w:rPr>
            </w:pPr>
            <w:ins w:id="999" w:author="Thomas Dietz" w:date="2012-08-10T14:58:00Z">
              <w:r>
                <w:t xml:space="preserve">        follows: </w:t>
              </w:r>
            </w:ins>
          </w:p>
          <w:p w14:paraId="776ECA2B" w14:textId="77777777" w:rsidR="00DC2CE4" w:rsidRDefault="00DC2CE4" w:rsidP="00DC2CE4">
            <w:pPr>
              <w:pStyle w:val="XML1"/>
              <w:rPr>
                <w:ins w:id="1000" w:author="Thomas Dietz" w:date="2012-08-10T14:58:00Z"/>
              </w:rPr>
            </w:pPr>
          </w:p>
          <w:p w14:paraId="704ED71E" w14:textId="77777777" w:rsidR="00DC2CE4" w:rsidRDefault="00DC2CE4" w:rsidP="00DC2CE4">
            <w:pPr>
              <w:pStyle w:val="XML1"/>
              <w:rPr>
                <w:ins w:id="1001" w:author="Thomas Dietz" w:date="2012-08-10T14:58:00Z"/>
              </w:rPr>
            </w:pPr>
            <w:ins w:id="1002" w:author="Thomas Dietz" w:date="2012-08-10T14:58:00Z">
              <w:r>
                <w:t xml:space="preserve">        * The 'id' element MUST be present at all &amp;lt;edit-config&amp;gt;</w:t>
              </w:r>
            </w:ins>
          </w:p>
          <w:p w14:paraId="1B9F91B6" w14:textId="77777777" w:rsidR="00DC2CE4" w:rsidRDefault="00DC2CE4" w:rsidP="00DC2CE4">
            <w:pPr>
              <w:pStyle w:val="XML1"/>
              <w:rPr>
                <w:ins w:id="1003" w:author="Thomas Dietz" w:date="2012-08-10T14:58:00Z"/>
              </w:rPr>
            </w:pPr>
            <w:ins w:id="1004" w:author="Thomas Dietz" w:date="2012-08-10T14:58:00Z">
              <w:r>
                <w:t xml:space="preserve">        </w:t>
              </w:r>
              <w:proofErr w:type="gramStart"/>
              <w:r>
                <w:t>operations</w:t>
              </w:r>
              <w:proofErr w:type="gramEnd"/>
              <w:r>
                <w:t xml:space="preserve"> to identify the configuration point.</w:t>
              </w:r>
            </w:ins>
          </w:p>
          <w:p w14:paraId="53A5B7AD" w14:textId="77777777" w:rsidR="00DC2CE4" w:rsidRDefault="00DC2CE4" w:rsidP="00DC2CE4">
            <w:pPr>
              <w:pStyle w:val="XML1"/>
              <w:rPr>
                <w:ins w:id="1005" w:author="Thomas Dietz" w:date="2012-08-10T14:58:00Z"/>
              </w:rPr>
            </w:pPr>
            <w:ins w:id="1006" w:author="Thomas Dietz" w:date="2012-08-10T14:58:00Z">
              <w:r>
                <w:t xml:space="preserve">        * If the operation is 'merge' or 'replace', the element is</w:t>
              </w:r>
            </w:ins>
          </w:p>
          <w:p w14:paraId="17844968" w14:textId="77777777" w:rsidR="00DC2CE4" w:rsidRDefault="00DC2CE4" w:rsidP="00DC2CE4">
            <w:pPr>
              <w:pStyle w:val="XML1"/>
              <w:rPr>
                <w:ins w:id="1007" w:author="Thomas Dietz" w:date="2012-08-10T14:58:00Z"/>
              </w:rPr>
            </w:pPr>
            <w:ins w:id="1008" w:author="Thomas Dietz" w:date="2012-08-10T14:58:00Z">
              <w:r>
                <w:t xml:space="preserve">        created if it does not exist, and its value is set to the</w:t>
              </w:r>
            </w:ins>
          </w:p>
          <w:p w14:paraId="4900E14A" w14:textId="77777777" w:rsidR="00DC2CE4" w:rsidRDefault="00DC2CE4" w:rsidP="00DC2CE4">
            <w:pPr>
              <w:pStyle w:val="XML1"/>
              <w:rPr>
                <w:ins w:id="1009" w:author="Thomas Dietz" w:date="2012-08-10T14:58:00Z"/>
              </w:rPr>
            </w:pPr>
            <w:ins w:id="1010" w:author="Thomas Dietz" w:date="2012-08-10T14:58:00Z">
              <w:r>
                <w:t xml:space="preserve">        </w:t>
              </w:r>
              <w:proofErr w:type="gramStart"/>
              <w:r>
                <w:t>value</w:t>
              </w:r>
              <w:proofErr w:type="gramEnd"/>
              <w:r>
                <w:t xml:space="preserve"> found in the XML RPC data.</w:t>
              </w:r>
            </w:ins>
          </w:p>
          <w:p w14:paraId="41CFAACD" w14:textId="77777777" w:rsidR="00DC2CE4" w:rsidRDefault="00DC2CE4" w:rsidP="00DC2CE4">
            <w:pPr>
              <w:pStyle w:val="XML1"/>
              <w:rPr>
                <w:ins w:id="1011" w:author="Thomas Dietz" w:date="2012-08-10T14:58:00Z"/>
              </w:rPr>
            </w:pPr>
            <w:ins w:id="1012" w:author="Thomas Dietz" w:date="2012-08-10T14:58:00Z">
              <w:r>
                <w:t xml:space="preserve">        * If the operation is 'create', the element is created if it</w:t>
              </w:r>
            </w:ins>
          </w:p>
          <w:p w14:paraId="56D848EC" w14:textId="77777777" w:rsidR="00DC2CE4" w:rsidRDefault="00DC2CE4" w:rsidP="00DC2CE4">
            <w:pPr>
              <w:pStyle w:val="XML1"/>
              <w:rPr>
                <w:ins w:id="1013" w:author="Thomas Dietz" w:date="2012-08-10T14:58:00Z"/>
              </w:rPr>
            </w:pPr>
            <w:ins w:id="1014" w:author="Thomas Dietz" w:date="2012-08-10T14:58:00Z">
              <w:r>
                <w:t xml:space="preserve">        </w:t>
              </w:r>
              <w:proofErr w:type="gramStart"/>
              <w:r>
                <w:t>does</w:t>
              </w:r>
              <w:proofErr w:type="gramEnd"/>
              <w:r>
                <w:t xml:space="preserve"> not exist. If the element already exists, a</w:t>
              </w:r>
            </w:ins>
          </w:p>
          <w:p w14:paraId="42726664" w14:textId="77777777" w:rsidR="00DC2CE4" w:rsidRDefault="00DC2CE4" w:rsidP="00DC2CE4">
            <w:pPr>
              <w:pStyle w:val="XML1"/>
              <w:rPr>
                <w:ins w:id="1015" w:author="Thomas Dietz" w:date="2012-08-10T14:58:00Z"/>
              </w:rPr>
            </w:pPr>
            <w:ins w:id="1016" w:author="Thomas Dietz" w:date="2012-08-10T14:58:00Z">
              <w:r>
                <w:t xml:space="preserve">        'data</w:t>
              </w:r>
              <w:r>
                <w:rPr>
                  <w:rFonts w:ascii="MS Mincho" w:eastAsia="MS Mincho" w:hAnsi="MS Mincho" w:cs="MS Mincho" w:hint="eastAsia"/>
                </w:rPr>
                <w:t>‑</w:t>
              </w:r>
              <w:r>
                <w:t>exists' error is returned.</w:t>
              </w:r>
            </w:ins>
          </w:p>
          <w:p w14:paraId="39CEF04E" w14:textId="77777777" w:rsidR="00DC2CE4" w:rsidRDefault="00DC2CE4" w:rsidP="00DC2CE4">
            <w:pPr>
              <w:pStyle w:val="XML1"/>
              <w:rPr>
                <w:ins w:id="1017" w:author="Thomas Dietz" w:date="2012-08-10T14:58:00Z"/>
              </w:rPr>
            </w:pPr>
            <w:ins w:id="1018" w:author="Thomas Dietz" w:date="2012-08-10T14:58:00Z">
              <w:r>
                <w:t xml:space="preserve">        * If the operation is 'delete', the element is deleted if it</w:t>
              </w:r>
            </w:ins>
          </w:p>
          <w:p w14:paraId="52E5C257" w14:textId="77777777" w:rsidR="00DC2CE4" w:rsidRDefault="00DC2CE4" w:rsidP="00DC2CE4">
            <w:pPr>
              <w:pStyle w:val="XML1"/>
              <w:rPr>
                <w:ins w:id="1019" w:author="Thomas Dietz" w:date="2012-08-10T14:58:00Z"/>
              </w:rPr>
            </w:pPr>
            <w:ins w:id="1020" w:author="Thomas Dietz" w:date="2012-08-10T14:58:00Z">
              <w:r>
                <w:t xml:space="preserve">        </w:t>
              </w:r>
              <w:proofErr w:type="gramStart"/>
              <w:r>
                <w:t>exists</w:t>
              </w:r>
              <w:proofErr w:type="gramEnd"/>
              <w:r>
                <w:t>. If the element does not exist, a 'data</w:t>
              </w:r>
              <w:r>
                <w:rPr>
                  <w:rFonts w:ascii="MS Mincho" w:eastAsia="MS Mincho" w:hAnsi="MS Mincho" w:cs="MS Mincho" w:hint="eastAsia"/>
                </w:rPr>
                <w:t>‑</w:t>
              </w:r>
              <w:r>
                <w:t>missing'</w:t>
              </w:r>
            </w:ins>
          </w:p>
          <w:p w14:paraId="535D73EC" w14:textId="77777777" w:rsidR="00DC2CE4" w:rsidRDefault="00DC2CE4" w:rsidP="00DC2CE4">
            <w:pPr>
              <w:pStyle w:val="XML1"/>
              <w:rPr>
                <w:ins w:id="1021" w:author="Thomas Dietz" w:date="2012-08-10T14:58:00Z"/>
              </w:rPr>
            </w:pPr>
            <w:ins w:id="1022" w:author="Thomas Dietz" w:date="2012-08-10T14:58:00Z">
              <w:r>
                <w:t xml:space="preserve">        </w:t>
              </w:r>
              <w:proofErr w:type="gramStart"/>
              <w:r>
                <w:t>error</w:t>
              </w:r>
              <w:proofErr w:type="gramEnd"/>
              <w:r>
                <w:t xml:space="preserve"> is returned.</w:t>
              </w:r>
            </w:ins>
          </w:p>
          <w:p w14:paraId="4335094A" w14:textId="77777777" w:rsidR="00DC2CE4" w:rsidRDefault="00DC2CE4" w:rsidP="00DC2CE4">
            <w:pPr>
              <w:pStyle w:val="XML1"/>
              <w:rPr>
                <w:ins w:id="1023" w:author="Thomas Dietz" w:date="2012-08-10T14:58:00Z"/>
              </w:rPr>
            </w:pPr>
            <w:ins w:id="1024" w:author="Thomas Dietz" w:date="2012-08-10T14:58:00Z">
              <w:r>
                <w:t xml:space="preserve">      &lt;/xs:documentation&gt;</w:t>
              </w:r>
            </w:ins>
          </w:p>
          <w:p w14:paraId="64B22C94" w14:textId="77777777" w:rsidR="00DC2CE4" w:rsidRDefault="00DC2CE4" w:rsidP="00DC2CE4">
            <w:pPr>
              <w:pStyle w:val="XML1"/>
              <w:rPr>
                <w:ins w:id="1025" w:author="Thomas Dietz" w:date="2012-08-10T14:58:00Z"/>
              </w:rPr>
            </w:pPr>
            <w:ins w:id="1026" w:author="Thomas Dietz" w:date="2012-08-10T14:58:00Z">
              <w:r>
                <w:t xml:space="preserve">    &lt;/xs:annotation&gt;</w:t>
              </w:r>
            </w:ins>
          </w:p>
          <w:p w14:paraId="22651BA9" w14:textId="77777777" w:rsidR="00DC2CE4" w:rsidRDefault="00DC2CE4" w:rsidP="00DC2CE4">
            <w:pPr>
              <w:pStyle w:val="XML1"/>
              <w:rPr>
                <w:ins w:id="1027" w:author="Thomas Dietz" w:date="2012-08-10T14:58:00Z"/>
              </w:rPr>
            </w:pPr>
          </w:p>
          <w:p w14:paraId="1BE2D978" w14:textId="77777777" w:rsidR="00DC2CE4" w:rsidRDefault="00DC2CE4" w:rsidP="00DC2CE4">
            <w:pPr>
              <w:pStyle w:val="XML1"/>
              <w:rPr>
                <w:ins w:id="1028" w:author="Thomas Dietz" w:date="2012-08-10T14:58:00Z"/>
              </w:rPr>
            </w:pPr>
            <w:ins w:id="1029" w:author="Thomas Dietz" w:date="2012-08-10T14:58:00Z">
              <w:r>
                <w:t xml:space="preserve">    &lt;xs:sequence&gt;</w:t>
              </w:r>
            </w:ins>
          </w:p>
          <w:p w14:paraId="68BD9779" w14:textId="77777777" w:rsidR="00DC2CE4" w:rsidRDefault="00DC2CE4" w:rsidP="00DC2CE4">
            <w:pPr>
              <w:pStyle w:val="XML1"/>
              <w:rPr>
                <w:ins w:id="1030" w:author="Thomas Dietz" w:date="2012-08-10T14:58:00Z"/>
              </w:rPr>
            </w:pPr>
            <w:ins w:id="1031" w:author="Thomas Dietz" w:date="2012-08-10T14:58:00Z">
              <w:r>
                <w:t xml:space="preserve">      &lt;xs:element name="id"  type="OFConfigId"&gt;</w:t>
              </w:r>
            </w:ins>
          </w:p>
          <w:p w14:paraId="4C68F6B7" w14:textId="77777777" w:rsidR="00DC2CE4" w:rsidRDefault="00DC2CE4" w:rsidP="00DC2CE4">
            <w:pPr>
              <w:pStyle w:val="XML1"/>
              <w:rPr>
                <w:ins w:id="1032" w:author="Thomas Dietz" w:date="2012-08-10T14:58:00Z"/>
              </w:rPr>
            </w:pPr>
            <w:ins w:id="1033" w:author="Thomas Dietz" w:date="2012-08-10T14:58:00Z">
              <w:r>
                <w:t xml:space="preserve">        &lt;xs:annotation&gt;</w:t>
              </w:r>
            </w:ins>
          </w:p>
          <w:p w14:paraId="71CDAAB0" w14:textId="77777777" w:rsidR="00DC2CE4" w:rsidRDefault="00DC2CE4" w:rsidP="00DC2CE4">
            <w:pPr>
              <w:pStyle w:val="XML1"/>
              <w:rPr>
                <w:ins w:id="1034" w:author="Thomas Dietz" w:date="2012-08-10T14:58:00Z"/>
              </w:rPr>
            </w:pPr>
            <w:ins w:id="1035" w:author="Thomas Dietz" w:date="2012-08-10T14:58:00Z">
              <w:r>
                <w:t xml:space="preserve">          &lt;xs:documentation&gt;</w:t>
              </w:r>
            </w:ins>
          </w:p>
          <w:p w14:paraId="7A1A0477" w14:textId="77777777" w:rsidR="00DC2CE4" w:rsidRDefault="00DC2CE4" w:rsidP="00DC2CE4">
            <w:pPr>
              <w:pStyle w:val="XML1"/>
              <w:rPr>
                <w:ins w:id="1036" w:author="Thomas Dietz" w:date="2012-08-10T14:58:00Z"/>
              </w:rPr>
            </w:pPr>
            <w:ins w:id="1037" w:author="Thomas Dietz" w:date="2012-08-10T14:58:00Z">
              <w:r>
                <w:t xml:space="preserve">            A unique but locally arbitrary identifier that</w:t>
              </w:r>
            </w:ins>
          </w:p>
          <w:p w14:paraId="532A4409" w14:textId="77777777" w:rsidR="00DC2CE4" w:rsidRDefault="00DC2CE4" w:rsidP="00DC2CE4">
            <w:pPr>
              <w:pStyle w:val="XML1"/>
              <w:rPr>
                <w:ins w:id="1038" w:author="Thomas Dietz" w:date="2012-08-10T14:58:00Z"/>
              </w:rPr>
            </w:pPr>
            <w:ins w:id="1039" w:author="Thomas Dietz" w:date="2012-08-10T14:58:00Z">
              <w:r>
                <w:t xml:space="preserve">            identifies a Configuration Point within the context of an </w:t>
              </w:r>
            </w:ins>
          </w:p>
          <w:p w14:paraId="17810263" w14:textId="77777777" w:rsidR="00DC2CE4" w:rsidRDefault="00DC2CE4" w:rsidP="00DC2CE4">
            <w:pPr>
              <w:pStyle w:val="XML1"/>
              <w:rPr>
                <w:ins w:id="1040" w:author="Thomas Dietz" w:date="2012-08-10T14:58:00Z"/>
              </w:rPr>
            </w:pPr>
            <w:ins w:id="1041" w:author="Thomas Dietz" w:date="2012-08-10T14:58:00Z">
              <w:r>
                <w:t xml:space="preserve">            OpenFlow Capable Switch.</w:t>
              </w:r>
            </w:ins>
          </w:p>
          <w:p w14:paraId="4B453FC5" w14:textId="77777777" w:rsidR="00DC2CE4" w:rsidRDefault="00DC2CE4" w:rsidP="00DC2CE4">
            <w:pPr>
              <w:pStyle w:val="XML1"/>
              <w:rPr>
                <w:ins w:id="1042" w:author="Thomas Dietz" w:date="2012-08-10T14:58:00Z"/>
              </w:rPr>
            </w:pPr>
          </w:p>
          <w:p w14:paraId="3AAC3E0F" w14:textId="77777777" w:rsidR="00DC2CE4" w:rsidRDefault="00DC2CE4" w:rsidP="00DC2CE4">
            <w:pPr>
              <w:pStyle w:val="XML1"/>
              <w:rPr>
                <w:ins w:id="1043" w:author="Thomas Dietz" w:date="2012-08-10T14:58:00Z"/>
              </w:rPr>
            </w:pPr>
            <w:ins w:id="1044" w:author="Thomas Dietz" w:date="2012-08-10T14:58:00Z">
              <w:r>
                <w:t xml:space="preserve">            This element MUST be present to identify the configuration</w:t>
              </w:r>
            </w:ins>
          </w:p>
          <w:p w14:paraId="7CD5A8F3" w14:textId="77777777" w:rsidR="00DC2CE4" w:rsidRDefault="00DC2CE4" w:rsidP="00DC2CE4">
            <w:pPr>
              <w:pStyle w:val="XML1"/>
              <w:rPr>
                <w:ins w:id="1045" w:author="Thomas Dietz" w:date="2012-08-10T14:58:00Z"/>
              </w:rPr>
            </w:pPr>
            <w:ins w:id="1046" w:author="Thomas Dietz" w:date="2012-08-10T14:58:00Z">
              <w:r>
                <w:t xml:space="preserve">            </w:t>
              </w:r>
              <w:proofErr w:type="gramStart"/>
              <w:r>
                <w:t>point</w:t>
              </w:r>
              <w:proofErr w:type="gramEnd"/>
              <w:r>
                <w:t>.</w:t>
              </w:r>
            </w:ins>
          </w:p>
          <w:p w14:paraId="2BBF7AE0" w14:textId="77777777" w:rsidR="00DC2CE4" w:rsidRDefault="00DC2CE4" w:rsidP="00DC2CE4">
            <w:pPr>
              <w:pStyle w:val="XML1"/>
              <w:rPr>
                <w:ins w:id="1047" w:author="Thomas Dietz" w:date="2012-08-10T14:58:00Z"/>
              </w:rPr>
            </w:pPr>
            <w:ins w:id="1048" w:author="Thomas Dietz" w:date="2012-08-10T14:58:00Z">
              <w:r>
                <w:t xml:space="preserve">          &lt;/xs:documentation&gt;</w:t>
              </w:r>
            </w:ins>
          </w:p>
          <w:p w14:paraId="6BD99BF2" w14:textId="77777777" w:rsidR="00DC2CE4" w:rsidRDefault="00DC2CE4" w:rsidP="00DC2CE4">
            <w:pPr>
              <w:pStyle w:val="XML1"/>
              <w:rPr>
                <w:ins w:id="1049" w:author="Thomas Dietz" w:date="2012-08-10T14:58:00Z"/>
              </w:rPr>
            </w:pPr>
            <w:ins w:id="1050" w:author="Thomas Dietz" w:date="2012-08-10T14:58:00Z">
              <w:r>
                <w:t xml:space="preserve">        &lt;/xs:annotation&gt;</w:t>
              </w:r>
            </w:ins>
          </w:p>
          <w:p w14:paraId="16407213" w14:textId="77777777" w:rsidR="00DC2CE4" w:rsidRDefault="00DC2CE4" w:rsidP="00DC2CE4">
            <w:pPr>
              <w:pStyle w:val="XML1"/>
              <w:rPr>
                <w:ins w:id="1051" w:author="Thomas Dietz" w:date="2012-08-10T14:58:00Z"/>
              </w:rPr>
            </w:pPr>
            <w:ins w:id="1052" w:author="Thomas Dietz" w:date="2012-08-10T14:58:00Z">
              <w:r>
                <w:t xml:space="preserve">      &lt;/xs:element&gt;</w:t>
              </w:r>
            </w:ins>
          </w:p>
          <w:p w14:paraId="4165109A" w14:textId="77777777" w:rsidR="00DC2CE4" w:rsidRDefault="00DC2CE4" w:rsidP="00DC2CE4">
            <w:pPr>
              <w:pStyle w:val="XML1"/>
              <w:rPr>
                <w:ins w:id="1053" w:author="Thomas Dietz" w:date="2012-08-10T14:58:00Z"/>
              </w:rPr>
            </w:pPr>
            <w:ins w:id="1054" w:author="Thomas Dietz" w:date="2012-08-10T14:58:00Z">
              <w:r>
                <w:t xml:space="preserve">      &lt;xs:element name="uri"  type="inet:uri"&gt;</w:t>
              </w:r>
            </w:ins>
          </w:p>
          <w:p w14:paraId="5D3ACBA5" w14:textId="77777777" w:rsidR="00DC2CE4" w:rsidRDefault="00DC2CE4" w:rsidP="00DC2CE4">
            <w:pPr>
              <w:pStyle w:val="XML1"/>
              <w:rPr>
                <w:ins w:id="1055" w:author="Thomas Dietz" w:date="2012-08-10T14:58:00Z"/>
              </w:rPr>
            </w:pPr>
            <w:ins w:id="1056" w:author="Thomas Dietz" w:date="2012-08-10T14:58:00Z">
              <w:r>
                <w:t xml:space="preserve">        &lt;xs:annotation&gt;</w:t>
              </w:r>
            </w:ins>
          </w:p>
          <w:p w14:paraId="33A361C4" w14:textId="77777777" w:rsidR="00DC2CE4" w:rsidRDefault="00DC2CE4" w:rsidP="00DC2CE4">
            <w:pPr>
              <w:pStyle w:val="XML1"/>
              <w:rPr>
                <w:ins w:id="1057" w:author="Thomas Dietz" w:date="2012-08-10T14:58:00Z"/>
              </w:rPr>
            </w:pPr>
            <w:ins w:id="1058" w:author="Thomas Dietz" w:date="2012-08-10T14:58:00Z">
              <w:r>
                <w:t xml:space="preserve">          &lt;xs:documentation&gt;</w:t>
              </w:r>
            </w:ins>
          </w:p>
          <w:p w14:paraId="1DEA7A77" w14:textId="77777777" w:rsidR="00DC2CE4" w:rsidRDefault="00DC2CE4" w:rsidP="00DC2CE4">
            <w:pPr>
              <w:pStyle w:val="XML1"/>
              <w:rPr>
                <w:ins w:id="1059" w:author="Thomas Dietz" w:date="2012-08-10T14:58:00Z"/>
              </w:rPr>
            </w:pPr>
            <w:ins w:id="1060" w:author="Thomas Dietz" w:date="2012-08-10T14:58:00Z">
              <w:r>
                <w:t xml:space="preserve">            A locator of the Configuration Point.  It </w:t>
              </w:r>
            </w:ins>
          </w:p>
          <w:p w14:paraId="4768EE0A" w14:textId="77777777" w:rsidR="00DC2CE4" w:rsidRDefault="00DC2CE4" w:rsidP="00DC2CE4">
            <w:pPr>
              <w:pStyle w:val="XML1"/>
              <w:rPr>
                <w:ins w:id="1061" w:author="Thomas Dietz" w:date="2012-08-10T14:58:00Z"/>
              </w:rPr>
            </w:pPr>
            <w:ins w:id="1062" w:author="Thomas Dietz" w:date="2012-08-10T14:58:00Z">
              <w:r>
                <w:t xml:space="preserve">            identifies the location of the Configuration Point as a </w:t>
              </w:r>
            </w:ins>
          </w:p>
          <w:p w14:paraId="1F80C210" w14:textId="77777777" w:rsidR="00DC2CE4" w:rsidRDefault="00DC2CE4" w:rsidP="00DC2CE4">
            <w:pPr>
              <w:pStyle w:val="XML1"/>
              <w:rPr>
                <w:ins w:id="1063" w:author="Thomas Dietz" w:date="2012-08-10T14:58:00Z"/>
              </w:rPr>
            </w:pPr>
            <w:ins w:id="1064" w:author="Thomas Dietz" w:date="2012-08-10T14:58:00Z">
              <w:r>
                <w:t xml:space="preserve">            service resource and MUST include all information necessary</w:t>
              </w:r>
            </w:ins>
          </w:p>
          <w:p w14:paraId="29A19DC8" w14:textId="77777777" w:rsidR="00DC2CE4" w:rsidRDefault="00DC2CE4" w:rsidP="00DC2CE4">
            <w:pPr>
              <w:pStyle w:val="XML1"/>
              <w:rPr>
                <w:ins w:id="1065" w:author="Thomas Dietz" w:date="2012-08-10T14:58:00Z"/>
              </w:rPr>
            </w:pPr>
            <w:ins w:id="1066" w:author="Thomas Dietz" w:date="2012-08-10T14:58:00Z">
              <w:r>
                <w:t xml:space="preserve">            for the OpenFlow Capable Switch to connect to the </w:t>
              </w:r>
            </w:ins>
          </w:p>
          <w:p w14:paraId="382EBD73" w14:textId="77777777" w:rsidR="00DC2CE4" w:rsidRDefault="00DC2CE4" w:rsidP="00DC2CE4">
            <w:pPr>
              <w:pStyle w:val="XML1"/>
              <w:rPr>
                <w:ins w:id="1067" w:author="Thomas Dietz" w:date="2012-08-10T14:58:00Z"/>
              </w:rPr>
            </w:pPr>
            <w:ins w:id="1068" w:author="Thomas Dietz" w:date="2012-08-10T14:58:00Z">
              <w:r>
                <w:t xml:space="preserve">            Configuration Point or re-connect to it should it become </w:t>
              </w:r>
            </w:ins>
          </w:p>
          <w:p w14:paraId="7426BCAA" w14:textId="77777777" w:rsidR="00DC2CE4" w:rsidRDefault="00DC2CE4" w:rsidP="00DC2CE4">
            <w:pPr>
              <w:pStyle w:val="XML1"/>
              <w:rPr>
                <w:ins w:id="1069" w:author="Thomas Dietz" w:date="2012-08-10T14:58:00Z"/>
              </w:rPr>
            </w:pPr>
            <w:ins w:id="1070" w:author="Thomas Dietz" w:date="2012-08-10T14:58:00Z">
              <w:r>
                <w:t xml:space="preserve">            </w:t>
              </w:r>
              <w:proofErr w:type="gramStart"/>
              <w:r>
                <w:t>disconnected</w:t>
              </w:r>
              <w:proofErr w:type="gramEnd"/>
              <w:r>
                <w:t xml:space="preserve">.  Such information MAY include, for example, </w:t>
              </w:r>
            </w:ins>
          </w:p>
          <w:p w14:paraId="0D20C870" w14:textId="77777777" w:rsidR="00DC2CE4" w:rsidRDefault="00DC2CE4" w:rsidP="00DC2CE4">
            <w:pPr>
              <w:pStyle w:val="XML1"/>
              <w:rPr>
                <w:ins w:id="1071" w:author="Thomas Dietz" w:date="2012-08-10T14:58:00Z"/>
              </w:rPr>
            </w:pPr>
            <w:ins w:id="1072" w:author="Thomas Dietz" w:date="2012-08-10T14:58:00Z">
              <w:r>
                <w:t xml:space="preserve">            protocol, fully qualified domain name, IP address, port </w:t>
              </w:r>
            </w:ins>
          </w:p>
          <w:p w14:paraId="3DB61BC6" w14:textId="77777777" w:rsidR="00DC2CE4" w:rsidRDefault="00DC2CE4" w:rsidP="00DC2CE4">
            <w:pPr>
              <w:pStyle w:val="XML1"/>
              <w:rPr>
                <w:ins w:id="1073" w:author="Thomas Dietz" w:date="2012-08-10T14:58:00Z"/>
              </w:rPr>
            </w:pPr>
            <w:ins w:id="1074" w:author="Thomas Dietz" w:date="2012-08-10T14:58:00Z">
              <w:r>
                <w:t xml:space="preserve">            </w:t>
              </w:r>
              <w:proofErr w:type="gramStart"/>
              <w:r>
                <w:t>number</w:t>
              </w:r>
              <w:proofErr w:type="gramEnd"/>
              <w:r>
                <w:t>, etc.</w:t>
              </w:r>
            </w:ins>
          </w:p>
          <w:p w14:paraId="0E543F6B" w14:textId="77777777" w:rsidR="00DC2CE4" w:rsidRDefault="00DC2CE4" w:rsidP="00DC2CE4">
            <w:pPr>
              <w:pStyle w:val="XML1"/>
              <w:rPr>
                <w:ins w:id="1075" w:author="Thomas Dietz" w:date="2012-08-10T14:58:00Z"/>
              </w:rPr>
            </w:pPr>
          </w:p>
          <w:p w14:paraId="5111A018" w14:textId="77777777" w:rsidR="00DC2CE4" w:rsidRDefault="00DC2CE4" w:rsidP="00DC2CE4">
            <w:pPr>
              <w:pStyle w:val="XML1"/>
              <w:rPr>
                <w:ins w:id="1076" w:author="Thomas Dietz" w:date="2012-08-10T14:58:00Z"/>
              </w:rPr>
            </w:pPr>
            <w:ins w:id="1077" w:author="Thomas Dietz" w:date="2012-08-10T14:58:00Z">
              <w:r>
                <w:t xml:space="preserve">            This element MUST be present in the NETCONF data store.</w:t>
              </w:r>
            </w:ins>
          </w:p>
          <w:p w14:paraId="2C37A9B6" w14:textId="77777777" w:rsidR="00DC2CE4" w:rsidRDefault="00DC2CE4" w:rsidP="00DC2CE4">
            <w:pPr>
              <w:pStyle w:val="XML1"/>
              <w:rPr>
                <w:ins w:id="1078" w:author="Thomas Dietz" w:date="2012-08-10T14:58:00Z"/>
              </w:rPr>
            </w:pPr>
            <w:ins w:id="1079" w:author="Thomas Dietz" w:date="2012-08-10T14:58:00Z">
              <w:r>
                <w:t xml:space="preserve">            If this element is not present in a NETCONF &amp;lt;edit-config&amp;gt;</w:t>
              </w:r>
            </w:ins>
          </w:p>
          <w:p w14:paraId="6E7681A8" w14:textId="77777777" w:rsidR="00DC2CE4" w:rsidRDefault="00DC2CE4" w:rsidP="00DC2CE4">
            <w:pPr>
              <w:pStyle w:val="XML1"/>
              <w:rPr>
                <w:ins w:id="1080" w:author="Thomas Dietz" w:date="2012-08-10T14:58:00Z"/>
              </w:rPr>
            </w:pPr>
            <w:ins w:id="1081" w:author="Thomas Dietz" w:date="2012-08-10T14:58:00Z">
              <w:r>
                <w:t xml:space="preserve">            operation 'create', 'merge' or 'replace' and the parent</w:t>
              </w:r>
            </w:ins>
          </w:p>
          <w:p w14:paraId="5359025D" w14:textId="77777777" w:rsidR="00DC2CE4" w:rsidRDefault="00DC2CE4" w:rsidP="00DC2CE4">
            <w:pPr>
              <w:pStyle w:val="XML1"/>
              <w:rPr>
                <w:ins w:id="1082" w:author="Thomas Dietz" w:date="2012-08-10T14:58:00Z"/>
              </w:rPr>
            </w:pPr>
            <w:ins w:id="1083" w:author="Thomas Dietz" w:date="2012-08-10T14:58:00Z">
              <w:r>
                <w:t xml:space="preserve">            element does not exist, a 'data-missing' error is</w:t>
              </w:r>
            </w:ins>
          </w:p>
          <w:p w14:paraId="18BC9F0D" w14:textId="77777777" w:rsidR="00DC2CE4" w:rsidRDefault="00DC2CE4" w:rsidP="00DC2CE4">
            <w:pPr>
              <w:pStyle w:val="XML1"/>
              <w:rPr>
                <w:ins w:id="1084" w:author="Thomas Dietz" w:date="2012-08-10T14:58:00Z"/>
              </w:rPr>
            </w:pPr>
            <w:ins w:id="1085" w:author="Thomas Dietz" w:date="2012-08-10T14:58:00Z">
              <w:r>
                <w:t xml:space="preserve">            </w:t>
              </w:r>
              <w:proofErr w:type="gramStart"/>
              <w:r>
                <w:t>returned</w:t>
              </w:r>
              <w:proofErr w:type="gramEnd"/>
              <w:r>
                <w:t>.</w:t>
              </w:r>
            </w:ins>
          </w:p>
          <w:p w14:paraId="172E7377" w14:textId="77777777" w:rsidR="00DC2CE4" w:rsidRDefault="00DC2CE4" w:rsidP="00DC2CE4">
            <w:pPr>
              <w:pStyle w:val="XML1"/>
              <w:rPr>
                <w:ins w:id="1086" w:author="Thomas Dietz" w:date="2012-08-10T14:58:00Z"/>
              </w:rPr>
            </w:pPr>
            <w:ins w:id="1087" w:author="Thomas Dietz" w:date="2012-08-10T14:58:00Z">
              <w:r>
                <w:t xml:space="preserve">          &lt;/xs:documentation&gt;</w:t>
              </w:r>
            </w:ins>
          </w:p>
          <w:p w14:paraId="6C10697B" w14:textId="77777777" w:rsidR="00DC2CE4" w:rsidRDefault="00DC2CE4" w:rsidP="00DC2CE4">
            <w:pPr>
              <w:pStyle w:val="XML1"/>
              <w:rPr>
                <w:ins w:id="1088" w:author="Thomas Dietz" w:date="2012-08-10T14:58:00Z"/>
              </w:rPr>
            </w:pPr>
            <w:ins w:id="1089" w:author="Thomas Dietz" w:date="2012-08-10T14:58:00Z">
              <w:r>
                <w:t xml:space="preserve">        &lt;/xs:annotation&gt;</w:t>
              </w:r>
            </w:ins>
          </w:p>
          <w:p w14:paraId="4CAB77F0" w14:textId="77777777" w:rsidR="00DC2CE4" w:rsidRDefault="00DC2CE4" w:rsidP="00DC2CE4">
            <w:pPr>
              <w:pStyle w:val="XML1"/>
              <w:rPr>
                <w:ins w:id="1090" w:author="Thomas Dietz" w:date="2012-08-10T14:58:00Z"/>
              </w:rPr>
            </w:pPr>
            <w:ins w:id="1091" w:author="Thomas Dietz" w:date="2012-08-10T14:58:00Z">
              <w:r>
                <w:t xml:space="preserve">      &lt;/xs:element&gt;</w:t>
              </w:r>
            </w:ins>
          </w:p>
          <w:p w14:paraId="69250D5F" w14:textId="77777777" w:rsidR="00DC2CE4" w:rsidRDefault="00DC2CE4" w:rsidP="00DC2CE4">
            <w:pPr>
              <w:pStyle w:val="XML1"/>
              <w:rPr>
                <w:ins w:id="1092" w:author="Thomas Dietz" w:date="2012-08-10T14:58:00Z"/>
              </w:rPr>
            </w:pPr>
            <w:ins w:id="1093" w:author="Thomas Dietz" w:date="2012-08-10T14:58:00Z">
              <w:r>
                <w:t xml:space="preserve">      &lt;xs:element name="protocol"  type="OFConfigurationPointProtocolType"&gt;</w:t>
              </w:r>
            </w:ins>
          </w:p>
          <w:p w14:paraId="4D7EF7E3" w14:textId="77777777" w:rsidR="00DC2CE4" w:rsidRDefault="00DC2CE4" w:rsidP="00DC2CE4">
            <w:pPr>
              <w:pStyle w:val="XML1"/>
              <w:rPr>
                <w:ins w:id="1094" w:author="Thomas Dietz" w:date="2012-08-10T14:58:00Z"/>
              </w:rPr>
            </w:pPr>
            <w:ins w:id="1095" w:author="Thomas Dietz" w:date="2012-08-10T14:58:00Z">
              <w:r>
                <w:t xml:space="preserve">        &lt;xs:annotation&gt;</w:t>
              </w:r>
            </w:ins>
          </w:p>
          <w:p w14:paraId="1AF89B68" w14:textId="77777777" w:rsidR="00DC2CE4" w:rsidRDefault="00DC2CE4" w:rsidP="00DC2CE4">
            <w:pPr>
              <w:pStyle w:val="XML1"/>
              <w:rPr>
                <w:ins w:id="1096" w:author="Thomas Dietz" w:date="2012-08-10T14:58:00Z"/>
              </w:rPr>
            </w:pPr>
            <w:ins w:id="1097" w:author="Thomas Dietz" w:date="2012-08-10T14:58:00Z">
              <w:r>
                <w:t xml:space="preserve">          &lt;xs:documentation&gt;</w:t>
              </w:r>
            </w:ins>
          </w:p>
          <w:p w14:paraId="4E6E9363" w14:textId="77777777" w:rsidR="00DC2CE4" w:rsidRDefault="00DC2CE4" w:rsidP="00DC2CE4">
            <w:pPr>
              <w:pStyle w:val="XML1"/>
              <w:rPr>
                <w:ins w:id="1098" w:author="Thomas Dietz" w:date="2012-08-10T14:58:00Z"/>
              </w:rPr>
            </w:pPr>
            <w:ins w:id="1099" w:author="Thomas Dietz" w:date="2012-08-10T14:58:00Z">
              <w:r>
                <w:t xml:space="preserve">            The transport protocol that the Configuration</w:t>
              </w:r>
            </w:ins>
          </w:p>
          <w:p w14:paraId="0319160F" w14:textId="77777777" w:rsidR="00DC2CE4" w:rsidRDefault="00DC2CE4" w:rsidP="00DC2CE4">
            <w:pPr>
              <w:pStyle w:val="XML1"/>
              <w:rPr>
                <w:ins w:id="1100" w:author="Thomas Dietz" w:date="2012-08-10T14:58:00Z"/>
              </w:rPr>
            </w:pPr>
            <w:ins w:id="1101" w:author="Thomas Dietz" w:date="2012-08-10T14:58:00Z">
              <w:r>
                <w:t xml:space="preserve">            Point uses when communicating via NETCONF with the OpenFlow</w:t>
              </w:r>
            </w:ins>
          </w:p>
          <w:p w14:paraId="746FEFCC" w14:textId="77777777" w:rsidR="00DC2CE4" w:rsidRDefault="00DC2CE4" w:rsidP="00DC2CE4">
            <w:pPr>
              <w:pStyle w:val="XML1"/>
              <w:rPr>
                <w:ins w:id="1102" w:author="Thomas Dietz" w:date="2012-08-10T14:58:00Z"/>
              </w:rPr>
            </w:pPr>
            <w:ins w:id="1103" w:author="Thomas Dietz" w:date="2012-08-10T14:58:00Z">
              <w:r>
                <w:t xml:space="preserve">            Capable Switch.</w:t>
              </w:r>
            </w:ins>
          </w:p>
          <w:p w14:paraId="054F67B7" w14:textId="77777777" w:rsidR="00DC2CE4" w:rsidRDefault="00DC2CE4" w:rsidP="00DC2CE4">
            <w:pPr>
              <w:pStyle w:val="XML1"/>
              <w:rPr>
                <w:ins w:id="1104" w:author="Thomas Dietz" w:date="2012-08-10T14:58:00Z"/>
              </w:rPr>
            </w:pPr>
          </w:p>
          <w:p w14:paraId="524A9299" w14:textId="77777777" w:rsidR="00DC2CE4" w:rsidRDefault="00DC2CE4" w:rsidP="00DC2CE4">
            <w:pPr>
              <w:pStyle w:val="XML1"/>
              <w:rPr>
                <w:ins w:id="1105" w:author="Thomas Dietz" w:date="2012-08-10T14:58:00Z"/>
              </w:rPr>
            </w:pPr>
            <w:ins w:id="1106" w:author="Thomas Dietz" w:date="2012-08-10T14:58:00Z">
              <w:r>
                <w:t xml:space="preserve">            This element is optional. If it is not present its value </w:t>
              </w:r>
            </w:ins>
          </w:p>
          <w:p w14:paraId="11E6DD7D" w14:textId="77777777" w:rsidR="00DC2CE4" w:rsidRDefault="00DC2CE4" w:rsidP="00DC2CE4">
            <w:pPr>
              <w:pStyle w:val="XML1"/>
              <w:rPr>
                <w:ins w:id="1107" w:author="Thomas Dietz" w:date="2012-08-10T14:58:00Z"/>
              </w:rPr>
            </w:pPr>
            <w:ins w:id="1108" w:author="Thomas Dietz" w:date="2012-08-10T14:58:00Z">
              <w:r>
                <w:t xml:space="preserve">            </w:t>
              </w:r>
              <w:proofErr w:type="gramStart"/>
              <w:r>
                <w:t>defaults</w:t>
              </w:r>
              <w:proofErr w:type="gramEnd"/>
              <w:r>
                <w:t xml:space="preserve"> to 'ssh'.</w:t>
              </w:r>
            </w:ins>
          </w:p>
          <w:p w14:paraId="60CBB915" w14:textId="77777777" w:rsidR="00DC2CE4" w:rsidRDefault="00DC2CE4" w:rsidP="00DC2CE4">
            <w:pPr>
              <w:pStyle w:val="XML1"/>
              <w:rPr>
                <w:ins w:id="1109" w:author="Thomas Dietz" w:date="2012-08-10T14:58:00Z"/>
              </w:rPr>
            </w:pPr>
            <w:ins w:id="1110" w:author="Thomas Dietz" w:date="2012-08-10T14:58:00Z">
              <w:r>
                <w:t xml:space="preserve">          &lt;/xs:documentation&gt;</w:t>
              </w:r>
            </w:ins>
          </w:p>
          <w:p w14:paraId="02884F12" w14:textId="77777777" w:rsidR="00DC2CE4" w:rsidRDefault="00DC2CE4" w:rsidP="00DC2CE4">
            <w:pPr>
              <w:pStyle w:val="XML1"/>
              <w:rPr>
                <w:ins w:id="1111" w:author="Thomas Dietz" w:date="2012-08-10T14:58:00Z"/>
              </w:rPr>
            </w:pPr>
            <w:ins w:id="1112" w:author="Thomas Dietz" w:date="2012-08-10T14:58:00Z">
              <w:r>
                <w:t xml:space="preserve">        &lt;/xs:annotation&gt;</w:t>
              </w:r>
            </w:ins>
          </w:p>
          <w:p w14:paraId="424E235B" w14:textId="77777777" w:rsidR="00DC2CE4" w:rsidRDefault="00DC2CE4" w:rsidP="00DC2CE4">
            <w:pPr>
              <w:pStyle w:val="XML1"/>
              <w:rPr>
                <w:ins w:id="1113" w:author="Thomas Dietz" w:date="2012-08-10T14:58:00Z"/>
              </w:rPr>
            </w:pPr>
            <w:ins w:id="1114" w:author="Thomas Dietz" w:date="2012-08-10T14:58:00Z">
              <w:r>
                <w:t xml:space="preserve">      &lt;/xs:element&gt;</w:t>
              </w:r>
            </w:ins>
          </w:p>
          <w:p w14:paraId="4AAF2E48" w14:textId="77777777" w:rsidR="00DC2CE4" w:rsidRDefault="00DC2CE4" w:rsidP="00DC2CE4">
            <w:pPr>
              <w:pStyle w:val="XML1"/>
              <w:rPr>
                <w:ins w:id="1115" w:author="Thomas Dietz" w:date="2012-08-10T14:58:00Z"/>
              </w:rPr>
            </w:pPr>
            <w:ins w:id="1116" w:author="Thomas Dietz" w:date="2012-08-10T14:58:00Z">
              <w:r>
                <w:t xml:space="preserve">    &lt;/xs:sequence&gt;</w:t>
              </w:r>
            </w:ins>
          </w:p>
          <w:p w14:paraId="6317DDB4" w14:textId="3D8F50EE" w:rsidR="00A47610" w:rsidRPr="009F1B7D" w:rsidRDefault="00DC2CE4" w:rsidP="00DC2CE4">
            <w:pPr>
              <w:pStyle w:val="XML1"/>
              <w:rPr>
                <w:b/>
              </w:rPr>
            </w:pPr>
            <w:ins w:id="1117" w:author="Thomas Dietz" w:date="2012-08-10T14:58:00Z">
              <w:r>
                <w:t xml:space="preserve">  &lt;/xs:group&gt;</w:t>
              </w:r>
            </w:ins>
          </w:p>
        </w:tc>
      </w:tr>
    </w:tbl>
    <w:p w14:paraId="34AA483B" w14:textId="77777777" w:rsidR="00A47610" w:rsidRPr="009F1B7D" w:rsidRDefault="00A47610" w:rsidP="00A47610">
      <w:pPr>
        <w:pStyle w:val="BodyText"/>
      </w:pPr>
    </w:p>
    <w:p w14:paraId="03A1CE43" w14:textId="77777777" w:rsidR="00A47610" w:rsidRPr="009F1B7D" w:rsidRDefault="00A47610" w:rsidP="00D14D27">
      <w:pPr>
        <w:pStyle w:val="Heading3"/>
      </w:pPr>
      <w:bookmarkStart w:id="1118" w:name="_Toc315953991"/>
      <w:bookmarkStart w:id="1119" w:name="_Toc316542501"/>
      <w:bookmarkStart w:id="1120" w:name="_Toc320556687"/>
      <w:r w:rsidRPr="00DB42FD">
        <w:t>XML Example</w:t>
      </w:r>
      <w:bookmarkEnd w:id="1118"/>
      <w:bookmarkEnd w:id="1119"/>
      <w:bookmarkEnd w:id="1120"/>
    </w:p>
    <w:tbl>
      <w:tblPr>
        <w:tblStyle w:val="TableGrid"/>
        <w:tblW w:w="0" w:type="auto"/>
        <w:tblInd w:w="378" w:type="dxa"/>
        <w:shd w:val="clear" w:color="auto" w:fill="C8FCCD"/>
        <w:tblLook w:val="04A0" w:firstRow="1" w:lastRow="0" w:firstColumn="1" w:lastColumn="0" w:noHBand="0" w:noVBand="1"/>
      </w:tblPr>
      <w:tblGrid>
        <w:gridCol w:w="8820"/>
      </w:tblGrid>
      <w:tr w:rsidR="00A47610" w:rsidRPr="009F1B7D" w14:paraId="0A3669C9" w14:textId="77777777" w:rsidTr="00F86237">
        <w:tc>
          <w:tcPr>
            <w:tcW w:w="8820" w:type="dxa"/>
            <w:shd w:val="clear" w:color="auto" w:fill="C8FCCD"/>
          </w:tcPr>
          <w:p w14:paraId="7172971C" w14:textId="77777777" w:rsidR="00A47610" w:rsidRPr="009F1B7D" w:rsidRDefault="00A47610" w:rsidP="00011096">
            <w:pPr>
              <w:pStyle w:val="XML1"/>
            </w:pPr>
            <w:r w:rsidRPr="009F1B7D">
              <w:t>&lt;configuration-point&gt;</w:t>
            </w:r>
          </w:p>
          <w:p w14:paraId="541C04E8" w14:textId="77777777" w:rsidR="00A47610" w:rsidRPr="009F1B7D" w:rsidRDefault="00A47610" w:rsidP="00011096">
            <w:pPr>
              <w:pStyle w:val="XML2"/>
            </w:pPr>
            <w:r w:rsidRPr="009F1B7D">
              <w:t>&lt;id&gt;ConfigurationPoint1&lt;/id&gt;</w:t>
            </w:r>
          </w:p>
          <w:p w14:paraId="51F51C4F" w14:textId="77777777" w:rsidR="00A47610" w:rsidRPr="009F1B7D" w:rsidRDefault="00A47610" w:rsidP="00011096">
            <w:pPr>
              <w:pStyle w:val="XML2"/>
            </w:pPr>
            <w:r w:rsidRPr="009F1B7D">
              <w:t>&lt;uri&gt;uri0&lt;/uri&gt;</w:t>
            </w:r>
          </w:p>
          <w:p w14:paraId="434BEF58" w14:textId="77777777" w:rsidR="00A47610" w:rsidRPr="009F1B7D" w:rsidRDefault="00A47610" w:rsidP="00011096">
            <w:pPr>
              <w:pStyle w:val="XML2"/>
            </w:pPr>
            <w:r w:rsidRPr="009F1B7D">
              <w:t>&lt;protocol&gt;ssh&lt;/protocol&gt;</w:t>
            </w:r>
          </w:p>
          <w:p w14:paraId="5329EB58" w14:textId="77777777" w:rsidR="00A47610" w:rsidRPr="009F1B7D" w:rsidRDefault="00A47610" w:rsidP="00011096">
            <w:pPr>
              <w:pStyle w:val="XML1"/>
              <w:rPr>
                <w:b/>
              </w:rPr>
            </w:pPr>
            <w:r w:rsidRPr="009F1B7D">
              <w:lastRenderedPageBreak/>
              <w:t>&lt;configuration-point&gt;</w:t>
            </w:r>
          </w:p>
        </w:tc>
      </w:tr>
    </w:tbl>
    <w:p w14:paraId="6484FD30" w14:textId="740F935C" w:rsidR="00A47610" w:rsidDel="00DC2CE4" w:rsidRDefault="00A47610" w:rsidP="00D14D27">
      <w:pPr>
        <w:pStyle w:val="Heading3"/>
        <w:rPr>
          <w:del w:id="1121" w:author="Thomas Dietz" w:date="2012-08-10T14:56:00Z"/>
        </w:rPr>
      </w:pPr>
      <w:bookmarkStart w:id="1122" w:name="_Toc320556688"/>
      <w:del w:id="1123" w:author="Thomas Dietz" w:date="2012-08-10T14:56:00Z">
        <w:r w:rsidDel="00DC2CE4">
          <w:lastRenderedPageBreak/>
          <w:delText>Normative Constraints</w:delText>
        </w:r>
        <w:bookmarkEnd w:id="1122"/>
      </w:del>
    </w:p>
    <w:p w14:paraId="5CF20AFA" w14:textId="55574255" w:rsidR="00A47610" w:rsidDel="00DC2CE4" w:rsidRDefault="00A47610" w:rsidP="00A47610">
      <w:pPr>
        <w:rPr>
          <w:del w:id="1124" w:author="Thomas Dietz" w:date="2012-08-10T14:56:00Z"/>
        </w:rPr>
      </w:pPr>
      <w:del w:id="1125" w:author="Thomas Dietz" w:date="2012-08-10T14:56:00Z">
        <w:r w:rsidDel="00DC2CE4">
          <w:delText xml:space="preserve">OF-CONFIG uses the NETCONF protocol as described in Section 8. NETCONF can use four different transport protocols: SSH, BEEP, SOAP, and TLS. Element </w:delText>
        </w:r>
        <w:r w:rsidRPr="00ED48AF" w:rsidDel="00DC2CE4">
          <w:rPr>
            <w:rStyle w:val="codeChar"/>
          </w:rPr>
          <w:delText>&lt;protocol&gt;</w:delText>
        </w:r>
        <w:r w:rsidDel="00DC2CE4">
          <w:delText xml:space="preserve"> defines the transport protocol that the Configuration Point used last when communicating via NETCONF with the OpenFlow Capable Switch. If this element is missing, then the default protocol is SSH.</w:delText>
        </w:r>
      </w:del>
    </w:p>
    <w:p w14:paraId="4C9C1247" w14:textId="59A4E222" w:rsidR="00A47610" w:rsidDel="00DC2CE4" w:rsidRDefault="00A47610" w:rsidP="00A47610">
      <w:pPr>
        <w:rPr>
          <w:del w:id="1126" w:author="Thomas Dietz" w:date="2012-08-10T14:56:00Z"/>
        </w:rPr>
      </w:pPr>
      <w:del w:id="1127" w:author="Thomas Dietz" w:date="2012-08-10T14:56:00Z">
        <w:r w:rsidDel="00DC2CE4">
          <w:delText>When a</w:delText>
        </w:r>
        <w:r w:rsidR="00F47EAD" w:rsidDel="00DC2CE4">
          <w:delText xml:space="preserve"> connection</w:delText>
        </w:r>
        <w:r w:rsidDel="00DC2CE4">
          <w:delText xml:space="preserve"> </w:delText>
        </w:r>
        <w:r w:rsidR="00F47EAD" w:rsidDel="00DC2CE4">
          <w:delText xml:space="preserve">is established between an </w:delText>
        </w:r>
        <w:r w:rsidDel="00DC2CE4">
          <w:delText xml:space="preserve">OpenFlow Capable Switch </w:delText>
        </w:r>
        <w:r w:rsidR="00F47EAD" w:rsidDel="00DC2CE4">
          <w:delText>and</w:delText>
        </w:r>
        <w:r w:rsidDel="00DC2CE4">
          <w:delText xml:space="preserve"> a </w:delText>
        </w:r>
        <w:r w:rsidR="00F47EAD" w:rsidDel="00DC2CE4">
          <w:delText>C</w:delText>
        </w:r>
        <w:r w:rsidDel="00DC2CE4">
          <w:delText xml:space="preserve">onfiguration </w:delText>
        </w:r>
        <w:r w:rsidR="00F47EAD" w:rsidDel="00DC2CE4">
          <w:delText>P</w:delText>
        </w:r>
        <w:r w:rsidDel="00DC2CE4">
          <w:delText xml:space="preserve">oint </w:delText>
        </w:r>
        <w:r w:rsidR="00F47EAD" w:rsidDel="00DC2CE4">
          <w:delText xml:space="preserve">the switch </w:delText>
        </w:r>
        <w:r w:rsidDel="00DC2CE4">
          <w:delText xml:space="preserve"> must </w:delText>
        </w:r>
        <w:r w:rsidR="00F47EAD" w:rsidDel="00DC2CE4">
          <w:delText xml:space="preserve">store </w:delText>
        </w:r>
        <w:r w:rsidDel="00DC2CE4">
          <w:delText xml:space="preserve">the connection information in an instance of the Configuration Point class. If such an instance does not exist, the OpenFlow Capable Switch MUST create an instance </w:delText>
        </w:r>
        <w:r w:rsidR="00F47EAD" w:rsidDel="00DC2CE4">
          <w:delText xml:space="preserve">where it then stores the </w:delText>
        </w:r>
        <w:r w:rsidDel="00DC2CE4">
          <w:delText>connection information.</w:delText>
        </w:r>
      </w:del>
    </w:p>
    <w:p w14:paraId="1A76187E" w14:textId="51131AD9" w:rsidR="00A47610" w:rsidDel="00DC2CE4" w:rsidRDefault="00A47610" w:rsidP="00A47610">
      <w:pPr>
        <w:rPr>
          <w:del w:id="1128" w:author="Thomas Dietz" w:date="2012-08-10T14:56:00Z"/>
        </w:rPr>
      </w:pPr>
      <w:del w:id="1129" w:author="Thomas Dietz" w:date="2012-08-10T14:56:00Z">
        <w:r w:rsidDel="00DC2CE4">
          <w:delText xml:space="preserve">An OpenFlow Capable Switch that cannot initiate a connection to a configuration point does not have to implement the Configuration Point class. It SHOULD block attempts to write to instances of the Configuration Point class with NETCONF </w:delText>
        </w:r>
        <w:r w:rsidRPr="00ED48AF" w:rsidDel="00DC2CE4">
          <w:rPr>
            <w:rStyle w:val="codeChar"/>
          </w:rPr>
          <w:delText>&lt;edit-config&gt;</w:delText>
        </w:r>
        <w:r w:rsidDel="00DC2CE4">
          <w:delText>operations.</w:delText>
        </w:r>
      </w:del>
    </w:p>
    <w:p w14:paraId="3F96666D" w14:textId="5F4B6235" w:rsidR="00A47610" w:rsidDel="00DC2CE4" w:rsidRDefault="00A47610" w:rsidP="00A47610">
      <w:pPr>
        <w:rPr>
          <w:del w:id="1130" w:author="Thomas Dietz" w:date="2012-08-10T14:56:00Z"/>
        </w:rPr>
      </w:pPr>
      <w:del w:id="1131" w:author="Thomas Dietz" w:date="2012-08-10T14:56:00Z">
        <w:r w:rsidDel="00DC2CE4">
          <w:delText>Instances of the Configuration Point class SHOULD be stored persistently across reboots of the OpenFlow Capable Switch.</w:delText>
        </w:r>
      </w:del>
    </w:p>
    <w:p w14:paraId="07E43679" w14:textId="18A471FB" w:rsidR="00A47610" w:rsidDel="00DC2CE4" w:rsidRDefault="00A47610" w:rsidP="00A47610">
      <w:pPr>
        <w:rPr>
          <w:del w:id="1132" w:author="Thomas Dietz" w:date="2012-08-10T14:56:00Z"/>
        </w:rPr>
      </w:pPr>
      <w:del w:id="1133" w:author="Thomas Dietz" w:date="2012-08-10T14:56:00Z">
        <w:r w:rsidDel="00DC2CE4">
          <w:delText xml:space="preserve">A Configuration Point is identified by OpenFlow Capable Switches with identifier </w:delText>
        </w:r>
        <w:r w:rsidRPr="00ED48AF" w:rsidDel="00DC2CE4">
          <w:rPr>
            <w:rStyle w:val="codeChar"/>
          </w:rPr>
          <w:delText>&lt;id&gt;</w:delText>
        </w:r>
        <w:r w:rsidRPr="00294BFA" w:rsidDel="00DC2CE4">
          <w:delText>.</w:delText>
        </w:r>
        <w:r w:rsidDel="00DC2CE4">
          <w:delText xml:space="preserve"> The identifier MUST be unique within the context of potential OpenFlow Capable Switches. </w:delText>
        </w:r>
      </w:del>
    </w:p>
    <w:p w14:paraId="590A6F63" w14:textId="6C0DE1D3" w:rsidR="00A47610" w:rsidDel="00DC2CE4" w:rsidRDefault="00A47610" w:rsidP="00A47610">
      <w:pPr>
        <w:rPr>
          <w:del w:id="1134" w:author="Thomas Dietz" w:date="2012-08-10T14:56:00Z"/>
        </w:rPr>
      </w:pPr>
      <w:del w:id="1135" w:author="Thomas Dietz" w:date="2012-08-10T14:56:00Z">
        <w:r w:rsidDel="00DC2CE4">
          <w:delText xml:space="preserve">Element </w:delText>
        </w:r>
        <w:r w:rsidRPr="00ED48AF" w:rsidDel="00DC2CE4">
          <w:rPr>
            <w:rStyle w:val="codeChar"/>
          </w:rPr>
          <w:delText>&lt;uri&gt;</w:delText>
        </w:r>
        <w:r w:rsidDel="00DC2CE4">
          <w:delText xml:space="preserve"> identifies the location of the configuration point as a service resource and MUST include all information necessary for the OpenFlow Capable Switch to reconnect to the Configuration Point should it become disconnected (e.g. protocol, fully qualified domain name, and port).</w:delText>
        </w:r>
      </w:del>
    </w:p>
    <w:p w14:paraId="006001FC" w14:textId="7680F530" w:rsidR="00A47610" w:rsidRPr="00294BFA" w:rsidDel="00DC2CE4" w:rsidRDefault="00A47610" w:rsidP="00A47610">
      <w:pPr>
        <w:rPr>
          <w:del w:id="1136" w:author="Thomas Dietz" w:date="2012-08-10T14:56:00Z"/>
        </w:rPr>
      </w:pPr>
      <w:del w:id="1137" w:author="Thomas Dietz" w:date="2012-08-10T14:56:00Z">
        <w:r w:rsidDel="00DC2CE4">
          <w:delText xml:space="preserve">The following elements of the Configuration Point can be modified by a NETCONF edit-config request or retrieved by a NETCONF </w:delText>
        </w:r>
        <w:r w:rsidRPr="00ED48AF" w:rsidDel="00DC2CE4">
          <w:rPr>
            <w:rStyle w:val="codeChar"/>
          </w:rPr>
          <w:delText>get-config</w:delText>
        </w:r>
        <w:r w:rsidDel="00DC2CE4">
          <w:delText xml:space="preserve"> request: </w:delText>
        </w:r>
        <w:r w:rsidRPr="00ED48AF" w:rsidDel="00DC2CE4">
          <w:rPr>
            <w:rStyle w:val="codeChar"/>
          </w:rPr>
          <w:delText>&lt;id&gt;</w:delText>
        </w:r>
        <w:r w:rsidRPr="00294BFA" w:rsidDel="00DC2CE4">
          <w:delText xml:space="preserve">, </w:delText>
        </w:r>
        <w:r w:rsidRPr="00ED48AF" w:rsidDel="00DC2CE4">
          <w:rPr>
            <w:rStyle w:val="codeChar"/>
          </w:rPr>
          <w:delText>&lt;uri&gt;</w:delText>
        </w:r>
        <w:r w:rsidRPr="00294BFA" w:rsidDel="00DC2CE4">
          <w:delText xml:space="preserve">, </w:delText>
        </w:r>
        <w:r w:rsidRPr="00ED48AF" w:rsidDel="00DC2CE4">
          <w:rPr>
            <w:rStyle w:val="codeChar"/>
          </w:rPr>
          <w:delText>&lt;protocol&gt;</w:delText>
        </w:r>
        <w:r w:rsidRPr="00294BFA" w:rsidDel="00DC2CE4">
          <w:delText>.</w:delText>
        </w:r>
      </w:del>
    </w:p>
    <w:p w14:paraId="7E38CBED" w14:textId="77777777" w:rsidR="00C805D1" w:rsidRPr="009F1B7D" w:rsidRDefault="00C805D1" w:rsidP="00D14D27">
      <w:pPr>
        <w:pStyle w:val="Heading3"/>
      </w:pPr>
      <w:bookmarkStart w:id="1138" w:name="_Toc315953993"/>
      <w:bookmarkStart w:id="1139" w:name="_Toc316542503"/>
      <w:bookmarkStart w:id="1140" w:name="_Toc320556689"/>
      <w:r w:rsidRPr="00DB42FD">
        <w:t>YANG Specification</w:t>
      </w:r>
      <w:bookmarkEnd w:id="1138"/>
      <w:bookmarkEnd w:id="1139"/>
      <w:bookmarkEnd w:id="1140"/>
    </w:p>
    <w:tbl>
      <w:tblPr>
        <w:tblStyle w:val="TableGrid"/>
        <w:tblW w:w="5000" w:type="pct"/>
        <w:shd w:val="clear" w:color="auto" w:fill="C8FCCD"/>
        <w:tblCellMar>
          <w:left w:w="57" w:type="dxa"/>
          <w:right w:w="57" w:type="dxa"/>
        </w:tblCellMar>
        <w:tblLook w:val="04A0" w:firstRow="1" w:lastRow="0" w:firstColumn="1" w:lastColumn="0" w:noHBand="0" w:noVBand="1"/>
        <w:tblPrChange w:id="1141" w:author="Thomas Dietz" w:date="2012-08-10T14:59:00Z">
          <w:tblPr>
            <w:tblStyle w:val="TableGrid"/>
            <w:tblW w:w="0" w:type="auto"/>
            <w:tblInd w:w="378" w:type="dxa"/>
            <w:shd w:val="clear" w:color="auto" w:fill="C8FCCD"/>
            <w:tblLook w:val="04A0" w:firstRow="1" w:lastRow="0" w:firstColumn="1" w:lastColumn="0" w:noHBand="0" w:noVBand="1"/>
          </w:tblPr>
        </w:tblPrChange>
      </w:tblPr>
      <w:tblGrid>
        <w:gridCol w:w="9474"/>
        <w:tblGridChange w:id="1142">
          <w:tblGrid>
            <w:gridCol w:w="8820"/>
          </w:tblGrid>
        </w:tblGridChange>
      </w:tblGrid>
      <w:tr w:rsidR="00C805D1" w:rsidRPr="009F1B7D" w14:paraId="56D16770" w14:textId="77777777" w:rsidTr="00DC2CE4">
        <w:tc>
          <w:tcPr>
            <w:tcW w:w="5000" w:type="pct"/>
            <w:shd w:val="clear" w:color="auto" w:fill="C8FCCD"/>
            <w:tcPrChange w:id="1143" w:author="Thomas Dietz" w:date="2012-08-10T14:59:00Z">
              <w:tcPr>
                <w:tcW w:w="8820" w:type="dxa"/>
                <w:shd w:val="clear" w:color="auto" w:fill="C8FCCD"/>
              </w:tcPr>
            </w:tcPrChange>
          </w:tcPr>
          <w:p w14:paraId="63F449D1" w14:textId="22E0CA2A" w:rsidR="00C805D1" w:rsidRPr="009F1B7D" w:rsidDel="00DC2CE4" w:rsidRDefault="00C805D1" w:rsidP="00011096">
            <w:pPr>
              <w:pStyle w:val="XML1"/>
              <w:rPr>
                <w:del w:id="1144" w:author="Thomas Dietz" w:date="2012-08-10T14:55:00Z"/>
              </w:rPr>
            </w:pPr>
            <w:del w:id="1145" w:author="Thomas Dietz" w:date="2012-08-10T14:55:00Z">
              <w:r w:rsidRPr="009F1B7D" w:rsidDel="00DC2CE4">
                <w:delText>grouping openflow-configuration-point-grouping {</w:delText>
              </w:r>
            </w:del>
          </w:p>
          <w:p w14:paraId="2DC0D5C8" w14:textId="54C20BA9" w:rsidR="00C805D1" w:rsidRPr="009F1B7D" w:rsidDel="00DC2CE4" w:rsidRDefault="00C805D1" w:rsidP="00011096">
            <w:pPr>
              <w:pStyle w:val="XML1"/>
              <w:rPr>
                <w:del w:id="1146" w:author="Thomas Dietz" w:date="2012-08-10T14:55:00Z"/>
              </w:rPr>
            </w:pPr>
            <w:del w:id="1147" w:author="Thomas Dietz" w:date="2012-08-10T14:55:00Z">
              <w:r w:rsidRPr="009F1B7D" w:rsidDel="00DC2CE4">
                <w:delText>description "Representation of an OpenFlow Configuration Point.";</w:delText>
              </w:r>
            </w:del>
          </w:p>
          <w:p w14:paraId="59D620FD" w14:textId="2743DE26" w:rsidR="00C805D1" w:rsidRPr="009F1B7D" w:rsidDel="00DC2CE4" w:rsidRDefault="00C805D1" w:rsidP="00011096">
            <w:pPr>
              <w:pStyle w:val="XML2"/>
              <w:rPr>
                <w:del w:id="1148" w:author="Thomas Dietz" w:date="2012-08-10T14:55:00Z"/>
              </w:rPr>
            </w:pPr>
            <w:del w:id="1149" w:author="Thomas Dietz" w:date="2012-08-10T14:55:00Z">
              <w:r w:rsidRPr="009F1B7D" w:rsidDel="00DC2CE4">
                <w:delText>leaf id {</w:delText>
              </w:r>
            </w:del>
          </w:p>
          <w:p w14:paraId="06BC60C2" w14:textId="42433DA8" w:rsidR="00C805D1" w:rsidRPr="009F1B7D" w:rsidDel="00DC2CE4" w:rsidRDefault="00C805D1" w:rsidP="00011096">
            <w:pPr>
              <w:pStyle w:val="XML3"/>
              <w:rPr>
                <w:del w:id="1150" w:author="Thomas Dietz" w:date="2012-08-10T14:55:00Z"/>
              </w:rPr>
            </w:pPr>
            <w:del w:id="1151" w:author="Thomas Dietz" w:date="2012-08-10T14:55:00Z">
              <w:r w:rsidRPr="009F1B7D" w:rsidDel="00DC2CE4">
                <w:delText>type inet:uri;</w:delText>
              </w:r>
            </w:del>
          </w:p>
          <w:p w14:paraId="03D89399" w14:textId="7069D3E7" w:rsidR="00C805D1" w:rsidRPr="009F1B7D" w:rsidDel="00DC2CE4" w:rsidRDefault="00C805D1" w:rsidP="00011096">
            <w:pPr>
              <w:pStyle w:val="XML3"/>
              <w:rPr>
                <w:del w:id="1152" w:author="Thomas Dietz" w:date="2012-08-10T14:55:00Z"/>
              </w:rPr>
            </w:pPr>
            <w:del w:id="1153" w:author="Thomas Dietz" w:date="2012-08-10T14:55:00Z">
              <w:r w:rsidRPr="009F1B7D" w:rsidDel="00DC2CE4">
                <w:delText>description "An identifier that identifies a Configuration Point of the OpenFlow Capable Switch.";</w:delText>
              </w:r>
            </w:del>
          </w:p>
          <w:p w14:paraId="26A31300" w14:textId="5B5C82B4" w:rsidR="00C805D1" w:rsidRPr="009F1B7D" w:rsidDel="00DC2CE4" w:rsidRDefault="00C805D1" w:rsidP="00011096">
            <w:pPr>
              <w:pStyle w:val="XML2"/>
              <w:rPr>
                <w:del w:id="1154" w:author="Thomas Dietz" w:date="2012-08-10T14:55:00Z"/>
              </w:rPr>
            </w:pPr>
            <w:del w:id="1155" w:author="Thomas Dietz" w:date="2012-08-10T14:55:00Z">
              <w:r w:rsidRPr="009F1B7D" w:rsidDel="00DC2CE4">
                <w:delText>}</w:delText>
              </w:r>
            </w:del>
          </w:p>
          <w:p w14:paraId="591CA63D" w14:textId="68C5F33B" w:rsidR="00C805D1" w:rsidRPr="009F1B7D" w:rsidDel="00DC2CE4" w:rsidRDefault="00C805D1" w:rsidP="00011096">
            <w:pPr>
              <w:pStyle w:val="XML2"/>
              <w:rPr>
                <w:del w:id="1156" w:author="Thomas Dietz" w:date="2012-08-10T14:55:00Z"/>
              </w:rPr>
            </w:pPr>
            <w:del w:id="1157" w:author="Thomas Dietz" w:date="2012-08-10T14:55:00Z">
              <w:r w:rsidRPr="009F1B7D" w:rsidDel="00DC2CE4">
                <w:delText>leaf uri {</w:delText>
              </w:r>
            </w:del>
          </w:p>
          <w:p w14:paraId="3B2257B0" w14:textId="62B79D12" w:rsidR="00C805D1" w:rsidRPr="009F1B7D" w:rsidDel="00DC2CE4" w:rsidRDefault="00C805D1" w:rsidP="00011096">
            <w:pPr>
              <w:pStyle w:val="XML3"/>
              <w:rPr>
                <w:del w:id="1158" w:author="Thomas Dietz" w:date="2012-08-10T14:55:00Z"/>
              </w:rPr>
            </w:pPr>
            <w:del w:id="1159" w:author="Thomas Dietz" w:date="2012-08-10T14:55:00Z">
              <w:r w:rsidRPr="009F1B7D" w:rsidDel="00DC2CE4">
                <w:delText>type inet:uri;</w:delText>
              </w:r>
            </w:del>
          </w:p>
          <w:p w14:paraId="2F8AD980" w14:textId="730C96DD" w:rsidR="00C805D1" w:rsidRPr="009F1B7D" w:rsidDel="00DC2CE4" w:rsidRDefault="00C805D1" w:rsidP="00011096">
            <w:pPr>
              <w:pStyle w:val="XML3"/>
              <w:rPr>
                <w:del w:id="1160" w:author="Thomas Dietz" w:date="2012-08-10T14:55:00Z"/>
              </w:rPr>
            </w:pPr>
            <w:del w:id="1161" w:author="Thomas Dietz" w:date="2012-08-10T14:55:00Z">
              <w:r w:rsidRPr="009F1B7D" w:rsidDel="00DC2CE4">
                <w:delText>description "A locator of the Configuration Point. This element MAY contain a locator of the Configuration Point including, for example, an IP address and a port number.";</w:delText>
              </w:r>
            </w:del>
          </w:p>
          <w:p w14:paraId="7CC6BFD0" w14:textId="5BCC2667" w:rsidR="00C805D1" w:rsidRPr="009F1B7D" w:rsidDel="00DC2CE4" w:rsidRDefault="00C805D1" w:rsidP="00011096">
            <w:pPr>
              <w:pStyle w:val="XML2"/>
              <w:rPr>
                <w:del w:id="1162" w:author="Thomas Dietz" w:date="2012-08-10T14:55:00Z"/>
              </w:rPr>
            </w:pPr>
            <w:del w:id="1163" w:author="Thomas Dietz" w:date="2012-08-10T14:55:00Z">
              <w:r w:rsidRPr="009F1B7D" w:rsidDel="00DC2CE4">
                <w:delText>}</w:delText>
              </w:r>
            </w:del>
          </w:p>
          <w:p w14:paraId="6FB9973B" w14:textId="4CD8AD28" w:rsidR="00C805D1" w:rsidRPr="009F1B7D" w:rsidDel="00DC2CE4" w:rsidRDefault="00C805D1" w:rsidP="00011096">
            <w:pPr>
              <w:pStyle w:val="XML2"/>
              <w:rPr>
                <w:del w:id="1164" w:author="Thomas Dietz" w:date="2012-08-10T14:55:00Z"/>
              </w:rPr>
            </w:pPr>
            <w:del w:id="1165" w:author="Thomas Dietz" w:date="2012-08-10T14:55:00Z">
              <w:r w:rsidRPr="009F1B7D" w:rsidDel="00DC2CE4">
                <w:delText>leaf protocol {</w:delText>
              </w:r>
            </w:del>
          </w:p>
          <w:p w14:paraId="3DEB9843" w14:textId="1E5DB55E" w:rsidR="00C805D1" w:rsidRPr="009F1B7D" w:rsidDel="00DC2CE4" w:rsidRDefault="00C805D1" w:rsidP="00011096">
            <w:pPr>
              <w:pStyle w:val="XML3"/>
              <w:rPr>
                <w:del w:id="1166" w:author="Thomas Dietz" w:date="2012-08-10T14:55:00Z"/>
              </w:rPr>
            </w:pPr>
            <w:del w:id="1167" w:author="Thomas Dietz" w:date="2012-08-10T14:55:00Z">
              <w:r w:rsidRPr="009F1B7D" w:rsidDel="00DC2CE4">
                <w:delText>type enumeration {</w:delText>
              </w:r>
            </w:del>
          </w:p>
          <w:p w14:paraId="123D167D" w14:textId="770F31DC" w:rsidR="00C805D1" w:rsidRPr="009F1B7D" w:rsidDel="00DC2CE4" w:rsidRDefault="00C805D1" w:rsidP="00011096">
            <w:pPr>
              <w:pStyle w:val="XML4"/>
              <w:rPr>
                <w:del w:id="1168" w:author="Thomas Dietz" w:date="2012-08-10T14:55:00Z"/>
              </w:rPr>
            </w:pPr>
            <w:del w:id="1169" w:author="Thomas Dietz" w:date="2012-08-10T14:55:00Z">
              <w:r w:rsidRPr="009F1B7D" w:rsidDel="00DC2CE4">
                <w:delText>enum "ssh";</w:delText>
              </w:r>
            </w:del>
          </w:p>
          <w:p w14:paraId="4C946C36" w14:textId="0BA1518D" w:rsidR="00C805D1" w:rsidRPr="009F1B7D" w:rsidDel="00DC2CE4" w:rsidRDefault="00C805D1" w:rsidP="00011096">
            <w:pPr>
              <w:pStyle w:val="XML4"/>
              <w:rPr>
                <w:del w:id="1170" w:author="Thomas Dietz" w:date="2012-08-10T14:55:00Z"/>
              </w:rPr>
            </w:pPr>
            <w:del w:id="1171" w:author="Thomas Dietz" w:date="2012-08-10T14:55:00Z">
              <w:r w:rsidRPr="009F1B7D" w:rsidDel="00DC2CE4">
                <w:delText>enum "soap";</w:delText>
              </w:r>
            </w:del>
          </w:p>
          <w:p w14:paraId="7508334C" w14:textId="279B47F7" w:rsidR="00C805D1" w:rsidRPr="009F1B7D" w:rsidDel="00DC2CE4" w:rsidRDefault="00C805D1" w:rsidP="00011096">
            <w:pPr>
              <w:pStyle w:val="XML4"/>
              <w:rPr>
                <w:del w:id="1172" w:author="Thomas Dietz" w:date="2012-08-10T14:55:00Z"/>
              </w:rPr>
            </w:pPr>
            <w:del w:id="1173" w:author="Thomas Dietz" w:date="2012-08-10T14:55:00Z">
              <w:r w:rsidRPr="009F1B7D" w:rsidDel="00DC2CE4">
                <w:delText>enum "tls";</w:delText>
              </w:r>
            </w:del>
          </w:p>
          <w:p w14:paraId="56A4E916" w14:textId="1627B473" w:rsidR="00C805D1" w:rsidRPr="009F1B7D" w:rsidDel="00DC2CE4" w:rsidRDefault="00C805D1" w:rsidP="00011096">
            <w:pPr>
              <w:pStyle w:val="XML4"/>
              <w:rPr>
                <w:del w:id="1174" w:author="Thomas Dietz" w:date="2012-08-10T14:55:00Z"/>
              </w:rPr>
            </w:pPr>
            <w:del w:id="1175" w:author="Thomas Dietz" w:date="2012-08-10T14:55:00Z">
              <w:r w:rsidRPr="009F1B7D" w:rsidDel="00DC2CE4">
                <w:delText>enum "beep";</w:delText>
              </w:r>
            </w:del>
          </w:p>
          <w:p w14:paraId="0F8EE236" w14:textId="699A3E19" w:rsidR="00C805D1" w:rsidRPr="009F1B7D" w:rsidDel="00DC2CE4" w:rsidRDefault="00C805D1" w:rsidP="00011096">
            <w:pPr>
              <w:pStyle w:val="XML3"/>
              <w:rPr>
                <w:del w:id="1176" w:author="Thomas Dietz" w:date="2012-08-10T14:55:00Z"/>
              </w:rPr>
            </w:pPr>
            <w:del w:id="1177" w:author="Thomas Dietz" w:date="2012-08-10T14:55:00Z">
              <w:r w:rsidRPr="009F1B7D" w:rsidDel="00DC2CE4">
                <w:delText>}</w:delText>
              </w:r>
            </w:del>
          </w:p>
          <w:p w14:paraId="7788F6B3" w14:textId="77D539C9" w:rsidR="00C805D1" w:rsidRPr="009F1B7D" w:rsidDel="00DC2CE4" w:rsidRDefault="00C805D1" w:rsidP="00011096">
            <w:pPr>
              <w:pStyle w:val="XML3"/>
              <w:rPr>
                <w:del w:id="1178" w:author="Thomas Dietz" w:date="2012-08-10T14:55:00Z"/>
              </w:rPr>
            </w:pPr>
            <w:del w:id="1179" w:author="Thomas Dietz" w:date="2012-08-10T14:55:00Z">
              <w:r w:rsidRPr="009F1B7D" w:rsidDel="00DC2CE4">
                <w:lastRenderedPageBreak/>
                <w:delText>default "ssh";</w:delText>
              </w:r>
            </w:del>
          </w:p>
          <w:p w14:paraId="5C6D1CFF" w14:textId="65C7A3AF" w:rsidR="00C805D1" w:rsidRPr="009F1B7D" w:rsidDel="00DC2CE4" w:rsidRDefault="00C805D1" w:rsidP="00011096">
            <w:pPr>
              <w:pStyle w:val="XML3"/>
              <w:rPr>
                <w:del w:id="1180" w:author="Thomas Dietz" w:date="2012-08-10T14:55:00Z"/>
              </w:rPr>
            </w:pPr>
            <w:del w:id="1181" w:author="Thomas Dietz" w:date="2012-08-10T14:55:00Z">
              <w:r w:rsidRPr="009F1B7D" w:rsidDel="00DC2CE4">
                <w:delText>description "The transport protocol that the Configuration Point uses when communicating via NETCONF with the OpenFlow Capable Switch.";</w:delText>
              </w:r>
            </w:del>
          </w:p>
          <w:p w14:paraId="60FE5919" w14:textId="3674D480" w:rsidR="00C805D1" w:rsidRPr="009F1B7D" w:rsidDel="00DC2CE4" w:rsidRDefault="00C805D1" w:rsidP="00011096">
            <w:pPr>
              <w:pStyle w:val="XML3"/>
              <w:rPr>
                <w:del w:id="1182" w:author="Thomas Dietz" w:date="2012-08-10T14:55:00Z"/>
              </w:rPr>
            </w:pPr>
            <w:del w:id="1183" w:author="Thomas Dietz" w:date="2012-08-10T14:55:00Z">
              <w:r w:rsidRPr="009F1B7D" w:rsidDel="00DC2CE4">
                <w:delText>reference "The mappings of NETCONF to different transport protocols are defined in RFC 6242 for SSH, RFC 4743 for SOAP, RFC 4744 for BEEP, and RFC 5539 for TLS";</w:delText>
              </w:r>
            </w:del>
          </w:p>
          <w:p w14:paraId="18ACF498" w14:textId="60F827A5" w:rsidR="00C805D1" w:rsidRPr="009F1B7D" w:rsidDel="00DC2CE4" w:rsidRDefault="00C805D1" w:rsidP="00011096">
            <w:pPr>
              <w:pStyle w:val="XML2"/>
              <w:rPr>
                <w:del w:id="1184" w:author="Thomas Dietz" w:date="2012-08-10T14:55:00Z"/>
              </w:rPr>
            </w:pPr>
            <w:del w:id="1185" w:author="Thomas Dietz" w:date="2012-08-10T14:55:00Z">
              <w:r w:rsidRPr="009F1B7D" w:rsidDel="00DC2CE4">
                <w:delText>}</w:delText>
              </w:r>
            </w:del>
          </w:p>
          <w:p w14:paraId="3EB34D83" w14:textId="77777777" w:rsidR="00DC2CE4" w:rsidRDefault="00C805D1" w:rsidP="00DC2CE4">
            <w:pPr>
              <w:pStyle w:val="XML1"/>
              <w:rPr>
                <w:ins w:id="1186" w:author="Thomas Dietz" w:date="2012-08-10T14:55:00Z"/>
              </w:rPr>
            </w:pPr>
            <w:del w:id="1187" w:author="Thomas Dietz" w:date="2012-08-10T14:55:00Z">
              <w:r w:rsidRPr="009F1B7D" w:rsidDel="00DC2CE4">
                <w:delText>}</w:delText>
              </w:r>
            </w:del>
            <w:ins w:id="1188" w:author="Thomas Dietz" w:date="2012-08-10T14:55:00Z">
              <w:r w:rsidR="00DC2CE4">
                <w:t xml:space="preserve">  grouping OFConfigurationPointType {</w:t>
              </w:r>
            </w:ins>
          </w:p>
          <w:p w14:paraId="7FB161FE" w14:textId="77777777" w:rsidR="00DC2CE4" w:rsidRDefault="00DC2CE4" w:rsidP="00DC2CE4">
            <w:pPr>
              <w:pStyle w:val="XML1"/>
              <w:rPr>
                <w:ins w:id="1189" w:author="Thomas Dietz" w:date="2012-08-10T14:55:00Z"/>
              </w:rPr>
            </w:pPr>
            <w:ins w:id="1190" w:author="Thomas Dietz" w:date="2012-08-10T14:55:00Z">
              <w:r>
                <w:t xml:space="preserve">    </w:t>
              </w:r>
              <w:proofErr w:type="gramStart"/>
              <w:r>
                <w:t>description</w:t>
              </w:r>
              <w:proofErr w:type="gramEnd"/>
              <w:r>
                <w:t xml:space="preserve"> "Representation of an OpenFlow Configuration Point.</w:t>
              </w:r>
            </w:ins>
          </w:p>
          <w:p w14:paraId="53095172" w14:textId="77777777" w:rsidR="00DC2CE4" w:rsidRDefault="00DC2CE4" w:rsidP="00DC2CE4">
            <w:pPr>
              <w:pStyle w:val="XML1"/>
              <w:rPr>
                <w:ins w:id="1191" w:author="Thomas Dietz" w:date="2012-08-10T14:55:00Z"/>
              </w:rPr>
            </w:pPr>
            <w:ins w:id="1192" w:author="Thomas Dietz" w:date="2012-08-10T14:55:00Z">
              <w:r>
                <w:t xml:space="preserve">      Instances of the Configuration Point class SHOULD be stored </w:t>
              </w:r>
            </w:ins>
          </w:p>
          <w:p w14:paraId="27866C24" w14:textId="77777777" w:rsidR="00DC2CE4" w:rsidRDefault="00DC2CE4" w:rsidP="00DC2CE4">
            <w:pPr>
              <w:pStyle w:val="XML1"/>
              <w:rPr>
                <w:ins w:id="1193" w:author="Thomas Dietz" w:date="2012-08-10T14:55:00Z"/>
              </w:rPr>
            </w:pPr>
            <w:ins w:id="1194" w:author="Thomas Dietz" w:date="2012-08-10T14:55:00Z">
              <w:r>
                <w:t xml:space="preserve">      </w:t>
              </w:r>
              <w:proofErr w:type="gramStart"/>
              <w:r>
                <w:t>persistently</w:t>
              </w:r>
              <w:proofErr w:type="gramEnd"/>
              <w:r>
                <w:t xml:space="preserve"> across reboots of the OpenFlow Capable Switch.</w:t>
              </w:r>
            </w:ins>
          </w:p>
          <w:p w14:paraId="6AEF5FDE" w14:textId="77777777" w:rsidR="00DC2CE4" w:rsidRDefault="00DC2CE4" w:rsidP="00DC2CE4">
            <w:pPr>
              <w:pStyle w:val="XML1"/>
              <w:rPr>
                <w:ins w:id="1195" w:author="Thomas Dietz" w:date="2012-08-10T14:55:00Z"/>
              </w:rPr>
            </w:pPr>
            <w:ins w:id="1196" w:author="Thomas Dietz" w:date="2012-08-10T14:55:00Z">
              <w:r>
                <w:t xml:space="preserve">    </w:t>
              </w:r>
            </w:ins>
          </w:p>
          <w:p w14:paraId="7C3DA9BA" w14:textId="77777777" w:rsidR="00DC2CE4" w:rsidRDefault="00DC2CE4" w:rsidP="00DC2CE4">
            <w:pPr>
              <w:pStyle w:val="XML1"/>
              <w:rPr>
                <w:ins w:id="1197" w:author="Thomas Dietz" w:date="2012-08-10T14:55:00Z"/>
              </w:rPr>
            </w:pPr>
            <w:ins w:id="1198" w:author="Thomas Dietz" w:date="2012-08-10T14:55:00Z">
              <w:r>
                <w:t xml:space="preserve">      When a connection is established between an OpenFlow Capable </w:t>
              </w:r>
            </w:ins>
          </w:p>
          <w:p w14:paraId="64A53BEE" w14:textId="77777777" w:rsidR="00DC2CE4" w:rsidRDefault="00DC2CE4" w:rsidP="00DC2CE4">
            <w:pPr>
              <w:pStyle w:val="XML1"/>
              <w:rPr>
                <w:ins w:id="1199" w:author="Thomas Dietz" w:date="2012-08-10T14:55:00Z"/>
              </w:rPr>
            </w:pPr>
            <w:ins w:id="1200" w:author="Thomas Dietz" w:date="2012-08-10T14:55:00Z">
              <w:r>
                <w:t xml:space="preserve">      Switch and a Configuration Point the switch  MUST store the </w:t>
              </w:r>
            </w:ins>
          </w:p>
          <w:p w14:paraId="31F900F0" w14:textId="77777777" w:rsidR="00DC2CE4" w:rsidRDefault="00DC2CE4" w:rsidP="00DC2CE4">
            <w:pPr>
              <w:pStyle w:val="XML1"/>
              <w:rPr>
                <w:ins w:id="1201" w:author="Thomas Dietz" w:date="2012-08-10T14:55:00Z"/>
              </w:rPr>
            </w:pPr>
            <w:ins w:id="1202" w:author="Thomas Dietz" w:date="2012-08-10T14:55:00Z">
              <w:r>
                <w:t xml:space="preserve">      connection information in an instance of the Configuration </w:t>
              </w:r>
            </w:ins>
          </w:p>
          <w:p w14:paraId="38A5CB1C" w14:textId="77777777" w:rsidR="00DC2CE4" w:rsidRDefault="00DC2CE4" w:rsidP="00DC2CE4">
            <w:pPr>
              <w:pStyle w:val="XML1"/>
              <w:rPr>
                <w:ins w:id="1203" w:author="Thomas Dietz" w:date="2012-08-10T14:55:00Z"/>
              </w:rPr>
            </w:pPr>
            <w:ins w:id="1204" w:author="Thomas Dietz" w:date="2012-08-10T14:55:00Z">
              <w:r>
                <w:t xml:space="preserve">      Point class. If such an instance does not exist, the OpenFlow</w:t>
              </w:r>
            </w:ins>
          </w:p>
          <w:p w14:paraId="4B6DB56E" w14:textId="77777777" w:rsidR="00DC2CE4" w:rsidRDefault="00DC2CE4" w:rsidP="00DC2CE4">
            <w:pPr>
              <w:pStyle w:val="XML1"/>
              <w:rPr>
                <w:ins w:id="1205" w:author="Thomas Dietz" w:date="2012-08-10T14:55:00Z"/>
              </w:rPr>
            </w:pPr>
            <w:ins w:id="1206" w:author="Thomas Dietz" w:date="2012-08-10T14:55:00Z">
              <w:r>
                <w:t xml:space="preserve">      Capable Switch MUST create an instance where it then stores </w:t>
              </w:r>
            </w:ins>
          </w:p>
          <w:p w14:paraId="4AD62902" w14:textId="77777777" w:rsidR="00DC2CE4" w:rsidRDefault="00DC2CE4" w:rsidP="00DC2CE4">
            <w:pPr>
              <w:pStyle w:val="XML1"/>
              <w:rPr>
                <w:ins w:id="1207" w:author="Thomas Dietz" w:date="2012-08-10T14:55:00Z"/>
              </w:rPr>
            </w:pPr>
            <w:ins w:id="1208" w:author="Thomas Dietz" w:date="2012-08-10T14:55:00Z">
              <w:r>
                <w:t xml:space="preserve">      </w:t>
              </w:r>
              <w:proofErr w:type="gramStart"/>
              <w:r>
                <w:t>the</w:t>
              </w:r>
              <w:proofErr w:type="gramEnd"/>
              <w:r>
                <w:t xml:space="preserve"> connection information.</w:t>
              </w:r>
            </w:ins>
          </w:p>
          <w:p w14:paraId="14F008B9" w14:textId="77777777" w:rsidR="00DC2CE4" w:rsidRDefault="00DC2CE4" w:rsidP="00DC2CE4">
            <w:pPr>
              <w:pStyle w:val="XML1"/>
              <w:rPr>
                <w:ins w:id="1209" w:author="Thomas Dietz" w:date="2012-08-10T14:55:00Z"/>
              </w:rPr>
            </w:pPr>
            <w:ins w:id="1210" w:author="Thomas Dietz" w:date="2012-08-10T14:55:00Z">
              <w:r>
                <w:t xml:space="preserve">    </w:t>
              </w:r>
            </w:ins>
          </w:p>
          <w:p w14:paraId="578B5043" w14:textId="77777777" w:rsidR="00DC2CE4" w:rsidRDefault="00DC2CE4" w:rsidP="00DC2CE4">
            <w:pPr>
              <w:pStyle w:val="XML1"/>
              <w:rPr>
                <w:ins w:id="1211" w:author="Thomas Dietz" w:date="2012-08-10T14:55:00Z"/>
              </w:rPr>
            </w:pPr>
            <w:ins w:id="1212" w:author="Thomas Dietz" w:date="2012-08-10T14:55:00Z">
              <w:r>
                <w:t xml:space="preserve">      An OpenFlow Capable Switch that cannot initiate a connection </w:t>
              </w:r>
            </w:ins>
          </w:p>
          <w:p w14:paraId="1692F6E1" w14:textId="77777777" w:rsidR="00DC2CE4" w:rsidRDefault="00DC2CE4" w:rsidP="00DC2CE4">
            <w:pPr>
              <w:pStyle w:val="XML1"/>
              <w:rPr>
                <w:ins w:id="1213" w:author="Thomas Dietz" w:date="2012-08-10T14:55:00Z"/>
              </w:rPr>
            </w:pPr>
            <w:ins w:id="1214" w:author="Thomas Dietz" w:date="2012-08-10T14:55:00Z">
              <w:r>
                <w:t xml:space="preserve">      to a configuration point does not have to implement the </w:t>
              </w:r>
            </w:ins>
          </w:p>
          <w:p w14:paraId="1F15D5BB" w14:textId="77777777" w:rsidR="00DC2CE4" w:rsidRDefault="00DC2CE4" w:rsidP="00DC2CE4">
            <w:pPr>
              <w:pStyle w:val="XML1"/>
              <w:rPr>
                <w:ins w:id="1215" w:author="Thomas Dietz" w:date="2012-08-10T14:55:00Z"/>
              </w:rPr>
            </w:pPr>
            <w:ins w:id="1216" w:author="Thomas Dietz" w:date="2012-08-10T14:55:00Z">
              <w:r>
                <w:t xml:space="preserve">      Configuration Point class. It SHOULD block attempts to write</w:t>
              </w:r>
            </w:ins>
          </w:p>
          <w:p w14:paraId="23B51F0F" w14:textId="77777777" w:rsidR="00DC2CE4" w:rsidRDefault="00DC2CE4" w:rsidP="00DC2CE4">
            <w:pPr>
              <w:pStyle w:val="XML1"/>
              <w:rPr>
                <w:ins w:id="1217" w:author="Thomas Dietz" w:date="2012-08-10T14:55:00Z"/>
              </w:rPr>
            </w:pPr>
            <w:ins w:id="1218" w:author="Thomas Dietz" w:date="2012-08-10T14:55:00Z">
              <w:r>
                <w:t xml:space="preserve">      to instances of the Configuration Point class with NETCONF </w:t>
              </w:r>
            </w:ins>
          </w:p>
          <w:p w14:paraId="767537CC" w14:textId="77777777" w:rsidR="00DC2CE4" w:rsidRDefault="00DC2CE4" w:rsidP="00DC2CE4">
            <w:pPr>
              <w:pStyle w:val="XML1"/>
              <w:rPr>
                <w:ins w:id="1219" w:author="Thomas Dietz" w:date="2012-08-10T14:55:00Z"/>
              </w:rPr>
            </w:pPr>
            <w:ins w:id="1220" w:author="Thomas Dietz" w:date="2012-08-10T14:55:00Z">
              <w:r>
                <w:t xml:space="preserve">      &lt;edit-config&gt; operations.</w:t>
              </w:r>
            </w:ins>
          </w:p>
          <w:p w14:paraId="09EA738A" w14:textId="77777777" w:rsidR="00DC2CE4" w:rsidRDefault="00DC2CE4" w:rsidP="00DC2CE4">
            <w:pPr>
              <w:pStyle w:val="XML1"/>
              <w:rPr>
                <w:ins w:id="1221" w:author="Thomas Dietz" w:date="2012-08-10T14:55:00Z"/>
              </w:rPr>
            </w:pPr>
          </w:p>
          <w:p w14:paraId="025F344D" w14:textId="77777777" w:rsidR="00DC2CE4" w:rsidRDefault="00DC2CE4" w:rsidP="00DC2CE4">
            <w:pPr>
              <w:pStyle w:val="XML1"/>
              <w:rPr>
                <w:ins w:id="1222" w:author="Thomas Dietz" w:date="2012-08-10T14:55:00Z"/>
              </w:rPr>
            </w:pPr>
            <w:ins w:id="1223" w:author="Thomas Dietz" w:date="2012-08-10T14:55:00Z">
              <w:r>
                <w:t xml:space="preserve">      NETCONF &lt;edit-config&gt; operations MUST be implemented as </w:t>
              </w:r>
            </w:ins>
          </w:p>
          <w:p w14:paraId="1966262C" w14:textId="77777777" w:rsidR="00DC2CE4" w:rsidRDefault="00DC2CE4" w:rsidP="00DC2CE4">
            <w:pPr>
              <w:pStyle w:val="XML1"/>
              <w:rPr>
                <w:ins w:id="1224" w:author="Thomas Dietz" w:date="2012-08-10T14:55:00Z"/>
              </w:rPr>
            </w:pPr>
            <w:ins w:id="1225" w:author="Thomas Dietz" w:date="2012-08-10T14:55:00Z">
              <w:r>
                <w:t xml:space="preserve">      follows: </w:t>
              </w:r>
            </w:ins>
          </w:p>
          <w:p w14:paraId="7ED3224D" w14:textId="77777777" w:rsidR="00DC2CE4" w:rsidRDefault="00DC2CE4" w:rsidP="00DC2CE4">
            <w:pPr>
              <w:pStyle w:val="XML1"/>
              <w:rPr>
                <w:ins w:id="1226" w:author="Thomas Dietz" w:date="2012-08-10T14:55:00Z"/>
              </w:rPr>
            </w:pPr>
          </w:p>
          <w:p w14:paraId="04D7DD49" w14:textId="77777777" w:rsidR="00DC2CE4" w:rsidRDefault="00DC2CE4" w:rsidP="00DC2CE4">
            <w:pPr>
              <w:pStyle w:val="XML1"/>
              <w:rPr>
                <w:ins w:id="1227" w:author="Thomas Dietz" w:date="2012-08-10T14:55:00Z"/>
              </w:rPr>
            </w:pPr>
            <w:ins w:id="1228" w:author="Thomas Dietz" w:date="2012-08-10T14:55:00Z">
              <w:r>
                <w:t xml:space="preserve">      * The 'id' element MUST be present at all &lt;edit-config&gt;</w:t>
              </w:r>
            </w:ins>
          </w:p>
          <w:p w14:paraId="6850EFFE" w14:textId="77777777" w:rsidR="00DC2CE4" w:rsidRDefault="00DC2CE4" w:rsidP="00DC2CE4">
            <w:pPr>
              <w:pStyle w:val="XML1"/>
              <w:rPr>
                <w:ins w:id="1229" w:author="Thomas Dietz" w:date="2012-08-10T14:55:00Z"/>
              </w:rPr>
            </w:pPr>
            <w:ins w:id="1230" w:author="Thomas Dietz" w:date="2012-08-10T14:55:00Z">
              <w:r>
                <w:t xml:space="preserve">        </w:t>
              </w:r>
              <w:proofErr w:type="gramStart"/>
              <w:r>
                <w:t>operations</w:t>
              </w:r>
              <w:proofErr w:type="gramEnd"/>
              <w:r>
                <w:t xml:space="preserve"> to identify the configuration point.</w:t>
              </w:r>
            </w:ins>
          </w:p>
          <w:p w14:paraId="0413BF24" w14:textId="77777777" w:rsidR="00DC2CE4" w:rsidRDefault="00DC2CE4" w:rsidP="00DC2CE4">
            <w:pPr>
              <w:pStyle w:val="XML1"/>
              <w:rPr>
                <w:ins w:id="1231" w:author="Thomas Dietz" w:date="2012-08-10T14:55:00Z"/>
              </w:rPr>
            </w:pPr>
            <w:ins w:id="1232" w:author="Thomas Dietz" w:date="2012-08-10T14:55:00Z">
              <w:r>
                <w:t xml:space="preserve">      * If the operation is 'merge' or 'replace', the element is</w:t>
              </w:r>
            </w:ins>
          </w:p>
          <w:p w14:paraId="04986FB8" w14:textId="77777777" w:rsidR="00DC2CE4" w:rsidRDefault="00DC2CE4" w:rsidP="00DC2CE4">
            <w:pPr>
              <w:pStyle w:val="XML1"/>
              <w:rPr>
                <w:ins w:id="1233" w:author="Thomas Dietz" w:date="2012-08-10T14:55:00Z"/>
              </w:rPr>
            </w:pPr>
            <w:ins w:id="1234" w:author="Thomas Dietz" w:date="2012-08-10T14:55:00Z">
              <w:r>
                <w:t xml:space="preserve">        created if it does not exist, and its value is set to the</w:t>
              </w:r>
            </w:ins>
          </w:p>
          <w:p w14:paraId="67029CB0" w14:textId="77777777" w:rsidR="00DC2CE4" w:rsidRDefault="00DC2CE4" w:rsidP="00DC2CE4">
            <w:pPr>
              <w:pStyle w:val="XML1"/>
              <w:rPr>
                <w:ins w:id="1235" w:author="Thomas Dietz" w:date="2012-08-10T14:55:00Z"/>
              </w:rPr>
            </w:pPr>
            <w:ins w:id="1236" w:author="Thomas Dietz" w:date="2012-08-10T14:55:00Z">
              <w:r>
                <w:t xml:space="preserve">        </w:t>
              </w:r>
              <w:proofErr w:type="gramStart"/>
              <w:r>
                <w:t>value</w:t>
              </w:r>
              <w:proofErr w:type="gramEnd"/>
              <w:r>
                <w:t xml:space="preserve"> found in the XML RPC data.</w:t>
              </w:r>
            </w:ins>
          </w:p>
          <w:p w14:paraId="6A420AA4" w14:textId="77777777" w:rsidR="00DC2CE4" w:rsidRDefault="00DC2CE4" w:rsidP="00DC2CE4">
            <w:pPr>
              <w:pStyle w:val="XML1"/>
              <w:rPr>
                <w:ins w:id="1237" w:author="Thomas Dietz" w:date="2012-08-10T14:55:00Z"/>
              </w:rPr>
            </w:pPr>
            <w:ins w:id="1238" w:author="Thomas Dietz" w:date="2012-08-10T14:55:00Z">
              <w:r>
                <w:t xml:space="preserve">      * If the operation is 'create', the element is created if it</w:t>
              </w:r>
            </w:ins>
          </w:p>
          <w:p w14:paraId="029F1557" w14:textId="77777777" w:rsidR="00DC2CE4" w:rsidRDefault="00DC2CE4" w:rsidP="00DC2CE4">
            <w:pPr>
              <w:pStyle w:val="XML1"/>
              <w:rPr>
                <w:ins w:id="1239" w:author="Thomas Dietz" w:date="2012-08-10T14:55:00Z"/>
              </w:rPr>
            </w:pPr>
            <w:ins w:id="1240" w:author="Thomas Dietz" w:date="2012-08-10T14:55:00Z">
              <w:r>
                <w:t xml:space="preserve">        </w:t>
              </w:r>
              <w:proofErr w:type="gramStart"/>
              <w:r>
                <w:t>does</w:t>
              </w:r>
              <w:proofErr w:type="gramEnd"/>
              <w:r>
                <w:t xml:space="preserve"> not exist. If the element already exists, a</w:t>
              </w:r>
            </w:ins>
          </w:p>
          <w:p w14:paraId="2C026354" w14:textId="77777777" w:rsidR="00DC2CE4" w:rsidRDefault="00DC2CE4" w:rsidP="00DC2CE4">
            <w:pPr>
              <w:pStyle w:val="XML1"/>
              <w:rPr>
                <w:ins w:id="1241" w:author="Thomas Dietz" w:date="2012-08-10T14:55:00Z"/>
              </w:rPr>
            </w:pPr>
            <w:ins w:id="1242" w:author="Thomas Dietz" w:date="2012-08-10T14:55:00Z">
              <w:r>
                <w:t xml:space="preserve">        'data</w:t>
              </w:r>
              <w:r>
                <w:rPr>
                  <w:rFonts w:ascii="MS Mincho" w:eastAsia="MS Mincho" w:hAnsi="MS Mincho" w:cs="MS Mincho" w:hint="eastAsia"/>
                </w:rPr>
                <w:t>‑</w:t>
              </w:r>
              <w:r>
                <w:t>exists' error is returned.</w:t>
              </w:r>
            </w:ins>
          </w:p>
          <w:p w14:paraId="72A9543F" w14:textId="77777777" w:rsidR="00DC2CE4" w:rsidRDefault="00DC2CE4" w:rsidP="00DC2CE4">
            <w:pPr>
              <w:pStyle w:val="XML1"/>
              <w:rPr>
                <w:ins w:id="1243" w:author="Thomas Dietz" w:date="2012-08-10T14:55:00Z"/>
              </w:rPr>
            </w:pPr>
            <w:ins w:id="1244" w:author="Thomas Dietz" w:date="2012-08-10T14:55:00Z">
              <w:r>
                <w:t xml:space="preserve">      * If the operation is 'delete', the element is deleted if it</w:t>
              </w:r>
            </w:ins>
          </w:p>
          <w:p w14:paraId="6511F7B6" w14:textId="77777777" w:rsidR="00DC2CE4" w:rsidRDefault="00DC2CE4" w:rsidP="00DC2CE4">
            <w:pPr>
              <w:pStyle w:val="XML1"/>
              <w:rPr>
                <w:ins w:id="1245" w:author="Thomas Dietz" w:date="2012-08-10T14:55:00Z"/>
              </w:rPr>
            </w:pPr>
            <w:ins w:id="1246" w:author="Thomas Dietz" w:date="2012-08-10T14:55:00Z">
              <w:r>
                <w:t xml:space="preserve">        </w:t>
              </w:r>
              <w:proofErr w:type="gramStart"/>
              <w:r>
                <w:t>exists</w:t>
              </w:r>
              <w:proofErr w:type="gramEnd"/>
              <w:r>
                <w:t>. If the element does not exist, a 'data</w:t>
              </w:r>
              <w:r>
                <w:rPr>
                  <w:rFonts w:ascii="MS Mincho" w:eastAsia="MS Mincho" w:hAnsi="MS Mincho" w:cs="MS Mincho" w:hint="eastAsia"/>
                </w:rPr>
                <w:t>‑</w:t>
              </w:r>
              <w:r>
                <w:t>missing'</w:t>
              </w:r>
            </w:ins>
          </w:p>
          <w:p w14:paraId="7D58E07F" w14:textId="77777777" w:rsidR="00DC2CE4" w:rsidRDefault="00DC2CE4" w:rsidP="00DC2CE4">
            <w:pPr>
              <w:pStyle w:val="XML1"/>
              <w:rPr>
                <w:ins w:id="1247" w:author="Thomas Dietz" w:date="2012-08-10T14:55:00Z"/>
              </w:rPr>
            </w:pPr>
            <w:ins w:id="1248" w:author="Thomas Dietz" w:date="2012-08-10T14:55:00Z">
              <w:r>
                <w:t xml:space="preserve">        </w:t>
              </w:r>
              <w:proofErr w:type="gramStart"/>
              <w:r>
                <w:t>error</w:t>
              </w:r>
              <w:proofErr w:type="gramEnd"/>
              <w:r>
                <w:t xml:space="preserve"> is returned.";</w:t>
              </w:r>
            </w:ins>
          </w:p>
          <w:p w14:paraId="55A9711B" w14:textId="77777777" w:rsidR="00DC2CE4" w:rsidRDefault="00DC2CE4" w:rsidP="00DC2CE4">
            <w:pPr>
              <w:pStyle w:val="XML1"/>
              <w:rPr>
                <w:ins w:id="1249" w:author="Thomas Dietz" w:date="2012-08-10T14:55:00Z"/>
              </w:rPr>
            </w:pPr>
            <w:ins w:id="1250" w:author="Thomas Dietz" w:date="2012-08-10T14:55:00Z">
              <w:r>
                <w:t xml:space="preserve">    leaf id {</w:t>
              </w:r>
            </w:ins>
          </w:p>
          <w:p w14:paraId="6064F425" w14:textId="77777777" w:rsidR="00DC2CE4" w:rsidRDefault="00DC2CE4" w:rsidP="00DC2CE4">
            <w:pPr>
              <w:pStyle w:val="XML1"/>
              <w:rPr>
                <w:ins w:id="1251" w:author="Thomas Dietz" w:date="2012-08-10T14:55:00Z"/>
              </w:rPr>
            </w:pPr>
            <w:ins w:id="1252" w:author="Thomas Dietz" w:date="2012-08-10T14:55:00Z">
              <w:r>
                <w:t xml:space="preserve">      type OFConfigId;</w:t>
              </w:r>
            </w:ins>
          </w:p>
          <w:p w14:paraId="1BF71964" w14:textId="77777777" w:rsidR="00DC2CE4" w:rsidRDefault="00DC2CE4" w:rsidP="00DC2CE4">
            <w:pPr>
              <w:pStyle w:val="XML1"/>
              <w:rPr>
                <w:ins w:id="1253" w:author="Thomas Dietz" w:date="2012-08-10T14:55:00Z"/>
              </w:rPr>
            </w:pPr>
            <w:ins w:id="1254" w:author="Thomas Dietz" w:date="2012-08-10T14:55:00Z">
              <w:r>
                <w:t xml:space="preserve">      mandatory true;</w:t>
              </w:r>
            </w:ins>
          </w:p>
          <w:p w14:paraId="7195E505" w14:textId="77777777" w:rsidR="00DC2CE4" w:rsidRDefault="00DC2CE4" w:rsidP="00DC2CE4">
            <w:pPr>
              <w:pStyle w:val="XML1"/>
              <w:rPr>
                <w:ins w:id="1255" w:author="Thomas Dietz" w:date="2012-08-10T14:55:00Z"/>
              </w:rPr>
            </w:pPr>
            <w:ins w:id="1256" w:author="Thomas Dietz" w:date="2012-08-10T14:55:00Z">
              <w:r>
                <w:t xml:space="preserve">      description "A unique but locally arbitrary identifier that</w:t>
              </w:r>
            </w:ins>
          </w:p>
          <w:p w14:paraId="1E7FECE6" w14:textId="77777777" w:rsidR="00DC2CE4" w:rsidRDefault="00DC2CE4" w:rsidP="00DC2CE4">
            <w:pPr>
              <w:pStyle w:val="XML1"/>
              <w:rPr>
                <w:ins w:id="1257" w:author="Thomas Dietz" w:date="2012-08-10T14:55:00Z"/>
              </w:rPr>
            </w:pPr>
            <w:ins w:id="1258" w:author="Thomas Dietz" w:date="2012-08-10T14:55:00Z">
              <w:r>
                <w:t xml:space="preserve">        identifies a Configuration Point within the context of an </w:t>
              </w:r>
            </w:ins>
          </w:p>
          <w:p w14:paraId="2CB0059A" w14:textId="77777777" w:rsidR="00DC2CE4" w:rsidRDefault="00DC2CE4" w:rsidP="00DC2CE4">
            <w:pPr>
              <w:pStyle w:val="XML1"/>
              <w:rPr>
                <w:ins w:id="1259" w:author="Thomas Dietz" w:date="2012-08-10T14:55:00Z"/>
              </w:rPr>
            </w:pPr>
            <w:ins w:id="1260" w:author="Thomas Dietz" w:date="2012-08-10T14:55:00Z">
              <w:r>
                <w:t xml:space="preserve">        OpenFlow Capable Switch.</w:t>
              </w:r>
            </w:ins>
          </w:p>
          <w:p w14:paraId="77D3BACF" w14:textId="77777777" w:rsidR="00DC2CE4" w:rsidRDefault="00DC2CE4" w:rsidP="00DC2CE4">
            <w:pPr>
              <w:pStyle w:val="XML1"/>
              <w:rPr>
                <w:ins w:id="1261" w:author="Thomas Dietz" w:date="2012-08-10T14:55:00Z"/>
              </w:rPr>
            </w:pPr>
          </w:p>
          <w:p w14:paraId="10B29D8D" w14:textId="77777777" w:rsidR="00DC2CE4" w:rsidRDefault="00DC2CE4" w:rsidP="00DC2CE4">
            <w:pPr>
              <w:pStyle w:val="XML1"/>
              <w:rPr>
                <w:ins w:id="1262" w:author="Thomas Dietz" w:date="2012-08-10T14:55:00Z"/>
              </w:rPr>
            </w:pPr>
            <w:ins w:id="1263" w:author="Thomas Dietz" w:date="2012-08-10T14:55:00Z">
              <w:r>
                <w:t xml:space="preserve">        This element MUST be present to identify the configuration</w:t>
              </w:r>
            </w:ins>
          </w:p>
          <w:p w14:paraId="2F52D190" w14:textId="77777777" w:rsidR="00DC2CE4" w:rsidRDefault="00DC2CE4" w:rsidP="00DC2CE4">
            <w:pPr>
              <w:pStyle w:val="XML1"/>
              <w:rPr>
                <w:ins w:id="1264" w:author="Thomas Dietz" w:date="2012-08-10T14:55:00Z"/>
              </w:rPr>
            </w:pPr>
            <w:ins w:id="1265" w:author="Thomas Dietz" w:date="2012-08-10T14:55:00Z">
              <w:r>
                <w:t xml:space="preserve">        </w:t>
              </w:r>
              <w:proofErr w:type="gramStart"/>
              <w:r>
                <w:t>point</w:t>
              </w:r>
              <w:proofErr w:type="gramEnd"/>
              <w:r>
                <w:t>.";</w:t>
              </w:r>
            </w:ins>
          </w:p>
          <w:p w14:paraId="173E42A7" w14:textId="77777777" w:rsidR="00DC2CE4" w:rsidRDefault="00DC2CE4" w:rsidP="00DC2CE4">
            <w:pPr>
              <w:pStyle w:val="XML1"/>
              <w:rPr>
                <w:ins w:id="1266" w:author="Thomas Dietz" w:date="2012-08-10T14:55:00Z"/>
              </w:rPr>
            </w:pPr>
            <w:ins w:id="1267" w:author="Thomas Dietz" w:date="2012-08-10T14:55:00Z">
              <w:r>
                <w:t xml:space="preserve">    }</w:t>
              </w:r>
            </w:ins>
          </w:p>
          <w:p w14:paraId="4A8FC321" w14:textId="77777777" w:rsidR="00DC2CE4" w:rsidRDefault="00DC2CE4" w:rsidP="00DC2CE4">
            <w:pPr>
              <w:pStyle w:val="XML1"/>
              <w:rPr>
                <w:ins w:id="1268" w:author="Thomas Dietz" w:date="2012-08-10T14:55:00Z"/>
              </w:rPr>
            </w:pPr>
            <w:ins w:id="1269" w:author="Thomas Dietz" w:date="2012-08-10T14:55:00Z">
              <w:r>
                <w:t xml:space="preserve">    leaf uri {</w:t>
              </w:r>
            </w:ins>
          </w:p>
          <w:p w14:paraId="083DA740" w14:textId="77777777" w:rsidR="00DC2CE4" w:rsidRDefault="00DC2CE4" w:rsidP="00DC2CE4">
            <w:pPr>
              <w:pStyle w:val="XML1"/>
              <w:rPr>
                <w:ins w:id="1270" w:author="Thomas Dietz" w:date="2012-08-10T14:55:00Z"/>
              </w:rPr>
            </w:pPr>
            <w:ins w:id="1271" w:author="Thomas Dietz" w:date="2012-08-10T14:55:00Z">
              <w:r>
                <w:t xml:space="preserve">      type inet:uri;</w:t>
              </w:r>
            </w:ins>
          </w:p>
          <w:p w14:paraId="4046090F" w14:textId="77777777" w:rsidR="00DC2CE4" w:rsidRDefault="00DC2CE4" w:rsidP="00DC2CE4">
            <w:pPr>
              <w:pStyle w:val="XML1"/>
              <w:rPr>
                <w:ins w:id="1272" w:author="Thomas Dietz" w:date="2012-08-10T14:55:00Z"/>
              </w:rPr>
            </w:pPr>
            <w:ins w:id="1273" w:author="Thomas Dietz" w:date="2012-08-10T14:55:00Z">
              <w:r>
                <w:t xml:space="preserve">      mandatory true;</w:t>
              </w:r>
            </w:ins>
          </w:p>
          <w:p w14:paraId="59D650E0" w14:textId="77777777" w:rsidR="00DC2CE4" w:rsidRDefault="00DC2CE4" w:rsidP="00DC2CE4">
            <w:pPr>
              <w:pStyle w:val="XML1"/>
              <w:rPr>
                <w:ins w:id="1274" w:author="Thomas Dietz" w:date="2012-08-10T14:55:00Z"/>
              </w:rPr>
            </w:pPr>
            <w:ins w:id="1275" w:author="Thomas Dietz" w:date="2012-08-10T14:55:00Z">
              <w:r>
                <w:t xml:space="preserve">      </w:t>
              </w:r>
              <w:proofErr w:type="gramStart"/>
              <w:r>
                <w:t>description</w:t>
              </w:r>
              <w:proofErr w:type="gramEnd"/>
              <w:r>
                <w:t xml:space="preserve"> "A locator of the Configuration Point.  It </w:t>
              </w:r>
            </w:ins>
          </w:p>
          <w:p w14:paraId="0DE985B5" w14:textId="77777777" w:rsidR="00DC2CE4" w:rsidRDefault="00DC2CE4" w:rsidP="00DC2CE4">
            <w:pPr>
              <w:pStyle w:val="XML1"/>
              <w:rPr>
                <w:ins w:id="1276" w:author="Thomas Dietz" w:date="2012-08-10T14:55:00Z"/>
              </w:rPr>
            </w:pPr>
            <w:ins w:id="1277" w:author="Thomas Dietz" w:date="2012-08-10T14:55:00Z">
              <w:r>
                <w:t xml:space="preserve">        identifies the location of the Configuration Point as a </w:t>
              </w:r>
            </w:ins>
          </w:p>
          <w:p w14:paraId="52BB2C8C" w14:textId="77777777" w:rsidR="00DC2CE4" w:rsidRDefault="00DC2CE4" w:rsidP="00DC2CE4">
            <w:pPr>
              <w:pStyle w:val="XML1"/>
              <w:rPr>
                <w:ins w:id="1278" w:author="Thomas Dietz" w:date="2012-08-10T14:55:00Z"/>
              </w:rPr>
            </w:pPr>
            <w:ins w:id="1279" w:author="Thomas Dietz" w:date="2012-08-10T14:55:00Z">
              <w:r>
                <w:t xml:space="preserve">        service resource and MUST include all information necessary</w:t>
              </w:r>
            </w:ins>
          </w:p>
          <w:p w14:paraId="71A8CEBF" w14:textId="77777777" w:rsidR="00DC2CE4" w:rsidRDefault="00DC2CE4" w:rsidP="00DC2CE4">
            <w:pPr>
              <w:pStyle w:val="XML1"/>
              <w:rPr>
                <w:ins w:id="1280" w:author="Thomas Dietz" w:date="2012-08-10T14:55:00Z"/>
              </w:rPr>
            </w:pPr>
            <w:ins w:id="1281" w:author="Thomas Dietz" w:date="2012-08-10T14:55:00Z">
              <w:r>
                <w:t xml:space="preserve">        for the OpenFlow Capable Switch to connect to the </w:t>
              </w:r>
            </w:ins>
          </w:p>
          <w:p w14:paraId="7410780F" w14:textId="77777777" w:rsidR="00DC2CE4" w:rsidRDefault="00DC2CE4" w:rsidP="00DC2CE4">
            <w:pPr>
              <w:pStyle w:val="XML1"/>
              <w:rPr>
                <w:ins w:id="1282" w:author="Thomas Dietz" w:date="2012-08-10T14:55:00Z"/>
              </w:rPr>
            </w:pPr>
            <w:ins w:id="1283" w:author="Thomas Dietz" w:date="2012-08-10T14:55:00Z">
              <w:r>
                <w:lastRenderedPageBreak/>
                <w:t xml:space="preserve">        Configuration Point or re-connect to it should it become </w:t>
              </w:r>
            </w:ins>
          </w:p>
          <w:p w14:paraId="36DACF43" w14:textId="77777777" w:rsidR="00DC2CE4" w:rsidRDefault="00DC2CE4" w:rsidP="00DC2CE4">
            <w:pPr>
              <w:pStyle w:val="XML1"/>
              <w:rPr>
                <w:ins w:id="1284" w:author="Thomas Dietz" w:date="2012-08-10T14:55:00Z"/>
              </w:rPr>
            </w:pPr>
            <w:ins w:id="1285" w:author="Thomas Dietz" w:date="2012-08-10T14:55:00Z">
              <w:r>
                <w:t xml:space="preserve">        </w:t>
              </w:r>
              <w:proofErr w:type="gramStart"/>
              <w:r>
                <w:t>disconnected</w:t>
              </w:r>
              <w:proofErr w:type="gramEnd"/>
              <w:r>
                <w:t xml:space="preserve">.  Such information MAY include, for example, </w:t>
              </w:r>
            </w:ins>
          </w:p>
          <w:p w14:paraId="034E01E7" w14:textId="77777777" w:rsidR="00DC2CE4" w:rsidRDefault="00DC2CE4" w:rsidP="00DC2CE4">
            <w:pPr>
              <w:pStyle w:val="XML1"/>
              <w:rPr>
                <w:ins w:id="1286" w:author="Thomas Dietz" w:date="2012-08-10T14:55:00Z"/>
              </w:rPr>
            </w:pPr>
            <w:ins w:id="1287" w:author="Thomas Dietz" w:date="2012-08-10T14:55:00Z">
              <w:r>
                <w:t xml:space="preserve">        protocol, fully qualified domain name, IP address, port </w:t>
              </w:r>
            </w:ins>
          </w:p>
          <w:p w14:paraId="62ABB61C" w14:textId="77777777" w:rsidR="00DC2CE4" w:rsidRDefault="00DC2CE4" w:rsidP="00DC2CE4">
            <w:pPr>
              <w:pStyle w:val="XML1"/>
              <w:rPr>
                <w:ins w:id="1288" w:author="Thomas Dietz" w:date="2012-08-10T14:55:00Z"/>
              </w:rPr>
            </w:pPr>
            <w:ins w:id="1289" w:author="Thomas Dietz" w:date="2012-08-10T14:55:00Z">
              <w:r>
                <w:t xml:space="preserve">        </w:t>
              </w:r>
              <w:proofErr w:type="gramStart"/>
              <w:r>
                <w:t>number</w:t>
              </w:r>
              <w:proofErr w:type="gramEnd"/>
              <w:r>
                <w:t>, etc.</w:t>
              </w:r>
            </w:ins>
          </w:p>
          <w:p w14:paraId="70763D0B" w14:textId="77777777" w:rsidR="00DC2CE4" w:rsidRDefault="00DC2CE4" w:rsidP="00DC2CE4">
            <w:pPr>
              <w:pStyle w:val="XML1"/>
              <w:rPr>
                <w:ins w:id="1290" w:author="Thomas Dietz" w:date="2012-08-10T14:55:00Z"/>
              </w:rPr>
            </w:pPr>
          </w:p>
          <w:p w14:paraId="0310BCEC" w14:textId="77777777" w:rsidR="00DC2CE4" w:rsidRDefault="00DC2CE4" w:rsidP="00DC2CE4">
            <w:pPr>
              <w:pStyle w:val="XML1"/>
              <w:rPr>
                <w:ins w:id="1291" w:author="Thomas Dietz" w:date="2012-08-10T14:55:00Z"/>
              </w:rPr>
            </w:pPr>
            <w:ins w:id="1292" w:author="Thomas Dietz" w:date="2012-08-10T14:55:00Z">
              <w:r>
                <w:t xml:space="preserve">        This element MUST be present in the NETCONF data store.</w:t>
              </w:r>
            </w:ins>
          </w:p>
          <w:p w14:paraId="342C48D5" w14:textId="77777777" w:rsidR="00DC2CE4" w:rsidRDefault="00DC2CE4" w:rsidP="00DC2CE4">
            <w:pPr>
              <w:pStyle w:val="XML1"/>
              <w:rPr>
                <w:ins w:id="1293" w:author="Thomas Dietz" w:date="2012-08-10T14:55:00Z"/>
              </w:rPr>
            </w:pPr>
            <w:ins w:id="1294" w:author="Thomas Dietz" w:date="2012-08-10T14:55:00Z">
              <w:r>
                <w:t xml:space="preserve">        If this element is not present in a NETCONF &lt;edit-config&gt;</w:t>
              </w:r>
            </w:ins>
          </w:p>
          <w:p w14:paraId="21F2D578" w14:textId="77777777" w:rsidR="00DC2CE4" w:rsidRDefault="00DC2CE4" w:rsidP="00DC2CE4">
            <w:pPr>
              <w:pStyle w:val="XML1"/>
              <w:rPr>
                <w:ins w:id="1295" w:author="Thomas Dietz" w:date="2012-08-10T14:55:00Z"/>
              </w:rPr>
            </w:pPr>
            <w:ins w:id="1296" w:author="Thomas Dietz" w:date="2012-08-10T14:55:00Z">
              <w:r>
                <w:t xml:space="preserve">        operation 'create', 'merge' or 'replace' and the parent</w:t>
              </w:r>
            </w:ins>
          </w:p>
          <w:p w14:paraId="7BF42F03" w14:textId="77777777" w:rsidR="00DC2CE4" w:rsidRDefault="00DC2CE4" w:rsidP="00DC2CE4">
            <w:pPr>
              <w:pStyle w:val="XML1"/>
              <w:rPr>
                <w:ins w:id="1297" w:author="Thomas Dietz" w:date="2012-08-10T14:55:00Z"/>
              </w:rPr>
            </w:pPr>
            <w:ins w:id="1298" w:author="Thomas Dietz" w:date="2012-08-10T14:55:00Z">
              <w:r>
                <w:t xml:space="preserve">        element does not exist, a 'data-missing' error is</w:t>
              </w:r>
            </w:ins>
          </w:p>
          <w:p w14:paraId="61BC7ECC" w14:textId="77777777" w:rsidR="00DC2CE4" w:rsidRDefault="00DC2CE4" w:rsidP="00DC2CE4">
            <w:pPr>
              <w:pStyle w:val="XML1"/>
              <w:rPr>
                <w:ins w:id="1299" w:author="Thomas Dietz" w:date="2012-08-10T14:55:00Z"/>
              </w:rPr>
            </w:pPr>
            <w:ins w:id="1300" w:author="Thomas Dietz" w:date="2012-08-10T14:55:00Z">
              <w:r>
                <w:t xml:space="preserve">        </w:t>
              </w:r>
              <w:proofErr w:type="gramStart"/>
              <w:r>
                <w:t>returned</w:t>
              </w:r>
              <w:proofErr w:type="gramEnd"/>
              <w:r>
                <w:t>.";</w:t>
              </w:r>
            </w:ins>
          </w:p>
          <w:p w14:paraId="175949EE" w14:textId="77777777" w:rsidR="00DC2CE4" w:rsidRDefault="00DC2CE4" w:rsidP="00DC2CE4">
            <w:pPr>
              <w:pStyle w:val="XML1"/>
              <w:rPr>
                <w:ins w:id="1301" w:author="Thomas Dietz" w:date="2012-08-10T14:55:00Z"/>
              </w:rPr>
            </w:pPr>
            <w:ins w:id="1302" w:author="Thomas Dietz" w:date="2012-08-10T14:55:00Z">
              <w:r>
                <w:t xml:space="preserve">    }</w:t>
              </w:r>
            </w:ins>
          </w:p>
          <w:p w14:paraId="5775DF90" w14:textId="77777777" w:rsidR="00DC2CE4" w:rsidRDefault="00DC2CE4" w:rsidP="00DC2CE4">
            <w:pPr>
              <w:pStyle w:val="XML1"/>
              <w:rPr>
                <w:ins w:id="1303" w:author="Thomas Dietz" w:date="2012-08-10T14:55:00Z"/>
              </w:rPr>
            </w:pPr>
            <w:ins w:id="1304" w:author="Thomas Dietz" w:date="2012-08-10T14:55:00Z">
              <w:r>
                <w:t xml:space="preserve">    leaf protocol {</w:t>
              </w:r>
            </w:ins>
          </w:p>
          <w:p w14:paraId="600E88AD" w14:textId="77777777" w:rsidR="00DC2CE4" w:rsidRDefault="00DC2CE4" w:rsidP="00DC2CE4">
            <w:pPr>
              <w:pStyle w:val="XML1"/>
              <w:rPr>
                <w:ins w:id="1305" w:author="Thomas Dietz" w:date="2012-08-10T14:55:00Z"/>
              </w:rPr>
            </w:pPr>
            <w:ins w:id="1306" w:author="Thomas Dietz" w:date="2012-08-10T14:55:00Z">
              <w:r>
                <w:t xml:space="preserve">      type OFConfigurationPointProtocolType;</w:t>
              </w:r>
            </w:ins>
          </w:p>
          <w:p w14:paraId="289E4E3C" w14:textId="77777777" w:rsidR="00DC2CE4" w:rsidRDefault="00DC2CE4" w:rsidP="00DC2CE4">
            <w:pPr>
              <w:pStyle w:val="XML1"/>
              <w:rPr>
                <w:ins w:id="1307" w:author="Thomas Dietz" w:date="2012-08-10T14:55:00Z"/>
              </w:rPr>
            </w:pPr>
            <w:ins w:id="1308" w:author="Thomas Dietz" w:date="2012-08-10T14:55:00Z">
              <w:r>
                <w:t xml:space="preserve">      default "ssh";</w:t>
              </w:r>
            </w:ins>
          </w:p>
          <w:p w14:paraId="5C2C1129" w14:textId="77777777" w:rsidR="00DC2CE4" w:rsidRDefault="00DC2CE4" w:rsidP="00DC2CE4">
            <w:pPr>
              <w:pStyle w:val="XML1"/>
              <w:rPr>
                <w:ins w:id="1309" w:author="Thomas Dietz" w:date="2012-08-10T14:55:00Z"/>
              </w:rPr>
            </w:pPr>
            <w:ins w:id="1310" w:author="Thomas Dietz" w:date="2012-08-10T14:55:00Z">
              <w:r>
                <w:t xml:space="preserve">      description "The transport protocol that the Configuration</w:t>
              </w:r>
            </w:ins>
          </w:p>
          <w:p w14:paraId="219B4908" w14:textId="77777777" w:rsidR="00DC2CE4" w:rsidRDefault="00DC2CE4" w:rsidP="00DC2CE4">
            <w:pPr>
              <w:pStyle w:val="XML1"/>
              <w:rPr>
                <w:ins w:id="1311" w:author="Thomas Dietz" w:date="2012-08-10T14:55:00Z"/>
              </w:rPr>
            </w:pPr>
            <w:ins w:id="1312" w:author="Thomas Dietz" w:date="2012-08-10T14:55:00Z">
              <w:r>
                <w:t xml:space="preserve">        Point uses when communicating via NETCONF with the OpenFlow</w:t>
              </w:r>
            </w:ins>
          </w:p>
          <w:p w14:paraId="5D4D8A67" w14:textId="77777777" w:rsidR="00DC2CE4" w:rsidRDefault="00DC2CE4" w:rsidP="00DC2CE4">
            <w:pPr>
              <w:pStyle w:val="XML1"/>
              <w:rPr>
                <w:ins w:id="1313" w:author="Thomas Dietz" w:date="2012-08-10T14:55:00Z"/>
              </w:rPr>
            </w:pPr>
            <w:ins w:id="1314" w:author="Thomas Dietz" w:date="2012-08-10T14:55:00Z">
              <w:r>
                <w:t xml:space="preserve">        Capable Switch.</w:t>
              </w:r>
            </w:ins>
          </w:p>
          <w:p w14:paraId="02C36ABD" w14:textId="77777777" w:rsidR="00DC2CE4" w:rsidRDefault="00DC2CE4" w:rsidP="00DC2CE4">
            <w:pPr>
              <w:pStyle w:val="XML1"/>
              <w:rPr>
                <w:ins w:id="1315" w:author="Thomas Dietz" w:date="2012-08-10T14:55:00Z"/>
              </w:rPr>
            </w:pPr>
          </w:p>
          <w:p w14:paraId="1DE2758E" w14:textId="77777777" w:rsidR="00DC2CE4" w:rsidRDefault="00DC2CE4" w:rsidP="00DC2CE4">
            <w:pPr>
              <w:pStyle w:val="XML1"/>
              <w:rPr>
                <w:ins w:id="1316" w:author="Thomas Dietz" w:date="2012-08-10T14:55:00Z"/>
              </w:rPr>
            </w:pPr>
            <w:ins w:id="1317" w:author="Thomas Dietz" w:date="2012-08-10T14:55:00Z">
              <w:r>
                <w:t xml:space="preserve">        This element is optional. If it is not present its value </w:t>
              </w:r>
            </w:ins>
          </w:p>
          <w:p w14:paraId="13C49877" w14:textId="77777777" w:rsidR="00DC2CE4" w:rsidRDefault="00DC2CE4" w:rsidP="00DC2CE4">
            <w:pPr>
              <w:pStyle w:val="XML1"/>
              <w:rPr>
                <w:ins w:id="1318" w:author="Thomas Dietz" w:date="2012-08-10T14:55:00Z"/>
              </w:rPr>
            </w:pPr>
            <w:ins w:id="1319" w:author="Thomas Dietz" w:date="2012-08-10T14:55:00Z">
              <w:r>
                <w:t xml:space="preserve">        </w:t>
              </w:r>
              <w:proofErr w:type="gramStart"/>
              <w:r>
                <w:t>defaults</w:t>
              </w:r>
              <w:proofErr w:type="gramEnd"/>
              <w:r>
                <w:t xml:space="preserve"> to 'ssh'.";</w:t>
              </w:r>
            </w:ins>
          </w:p>
          <w:p w14:paraId="7819C978" w14:textId="77777777" w:rsidR="00DC2CE4" w:rsidRDefault="00DC2CE4" w:rsidP="00DC2CE4">
            <w:pPr>
              <w:pStyle w:val="XML1"/>
              <w:rPr>
                <w:ins w:id="1320" w:author="Thomas Dietz" w:date="2012-08-10T14:55:00Z"/>
              </w:rPr>
            </w:pPr>
            <w:ins w:id="1321" w:author="Thomas Dietz" w:date="2012-08-10T14:55:00Z">
              <w:r>
                <w:t xml:space="preserve">      reference "The mappings of NETCONF to different transport</w:t>
              </w:r>
            </w:ins>
          </w:p>
          <w:p w14:paraId="1053024C" w14:textId="77777777" w:rsidR="00DC2CE4" w:rsidRDefault="00DC2CE4" w:rsidP="00DC2CE4">
            <w:pPr>
              <w:pStyle w:val="XML1"/>
              <w:rPr>
                <w:ins w:id="1322" w:author="Thomas Dietz" w:date="2012-08-10T14:55:00Z"/>
              </w:rPr>
            </w:pPr>
            <w:ins w:id="1323" w:author="Thomas Dietz" w:date="2012-08-10T14:55:00Z">
              <w:r>
                <w:t xml:space="preserve">        protocols are defined in RFC 6242 for SSH, RFC 4743 for</w:t>
              </w:r>
            </w:ins>
          </w:p>
          <w:p w14:paraId="5B8BE145" w14:textId="77777777" w:rsidR="00DC2CE4" w:rsidRDefault="00DC2CE4" w:rsidP="00DC2CE4">
            <w:pPr>
              <w:pStyle w:val="XML1"/>
              <w:rPr>
                <w:ins w:id="1324" w:author="Thomas Dietz" w:date="2012-08-10T14:55:00Z"/>
              </w:rPr>
            </w:pPr>
            <w:ins w:id="1325" w:author="Thomas Dietz" w:date="2012-08-10T14:55:00Z">
              <w:r>
                <w:t xml:space="preserve">        SOAP, RFC 4744 for BEEP, and RFC 5539 for TLS";</w:t>
              </w:r>
            </w:ins>
          </w:p>
          <w:p w14:paraId="204DEEBB" w14:textId="77777777" w:rsidR="00DC2CE4" w:rsidRDefault="00DC2CE4" w:rsidP="00DC2CE4">
            <w:pPr>
              <w:pStyle w:val="XML1"/>
              <w:rPr>
                <w:ins w:id="1326" w:author="Thomas Dietz" w:date="2012-08-10T14:55:00Z"/>
              </w:rPr>
            </w:pPr>
            <w:ins w:id="1327" w:author="Thomas Dietz" w:date="2012-08-10T14:55:00Z">
              <w:r>
                <w:t xml:space="preserve">    }</w:t>
              </w:r>
            </w:ins>
          </w:p>
          <w:p w14:paraId="3E301CE6" w14:textId="68CC4D87" w:rsidR="00C805D1" w:rsidRPr="009F1B7D" w:rsidRDefault="00DC2CE4" w:rsidP="00DC2CE4">
            <w:pPr>
              <w:pStyle w:val="XML1"/>
            </w:pPr>
            <w:ins w:id="1328" w:author="Thomas Dietz" w:date="2012-08-10T14:55:00Z">
              <w:r>
                <w:t xml:space="preserve">  }</w:t>
              </w:r>
            </w:ins>
          </w:p>
        </w:tc>
      </w:tr>
    </w:tbl>
    <w:p w14:paraId="3A7A2342" w14:textId="77777777" w:rsidR="00C4487B" w:rsidRDefault="00C4487B" w:rsidP="00A47610"/>
    <w:p w14:paraId="7AA76035" w14:textId="77777777" w:rsidR="00C805D1" w:rsidRDefault="00C805D1" w:rsidP="00D14D27">
      <w:pPr>
        <w:pStyle w:val="Heading2"/>
      </w:pPr>
      <w:bookmarkStart w:id="1329" w:name="_Toc320556690"/>
      <w:r>
        <w:t>OpenFlow Logical Switch</w:t>
      </w:r>
      <w:bookmarkEnd w:id="1329"/>
    </w:p>
    <w:p w14:paraId="0222CB2B" w14:textId="77777777" w:rsidR="00C805D1" w:rsidRDefault="00C805D1" w:rsidP="00C805D1">
      <w:r>
        <w:t xml:space="preserve">The OpenFlow Logical Switch represents an instant of a logical switch that is available or can be made available on an OpenFlow Capable Switch. An OpenFlow Logical switch is a logical context which behaves as the datapath as described in the OpenFlow specification. The OpenFlow Logical Switch is connected to one or more OpenFlow Controllers via the OpenFlow protocol. It uses resources of the OpenFlow Capable Switch for realizing the capabilities offered via the OpenFlow protocol. The OpenFlow Logical Switch has relationships to </w:t>
      </w:r>
    </w:p>
    <w:p w14:paraId="0BD8D21E" w14:textId="77777777" w:rsidR="00C805D1" w:rsidRDefault="00C805D1" w:rsidP="002C0E22">
      <w:pPr>
        <w:numPr>
          <w:ilvl w:val="0"/>
          <w:numId w:val="2"/>
        </w:numPr>
      </w:pPr>
      <w:r>
        <w:t>OpenFlow Controllers that control the OpenFlow Capable Switch</w:t>
      </w:r>
    </w:p>
    <w:p w14:paraId="180183CC" w14:textId="77777777" w:rsidR="00C805D1" w:rsidRDefault="00C805D1" w:rsidP="002C0E22">
      <w:pPr>
        <w:numPr>
          <w:ilvl w:val="0"/>
          <w:numId w:val="2"/>
        </w:numPr>
      </w:pPr>
      <w:r>
        <w:t xml:space="preserve">OpenFlow Resources that are available from the OpenFlow Capable Switch </w:t>
      </w:r>
    </w:p>
    <w:p w14:paraId="0D29EABE" w14:textId="77777777" w:rsidR="00C805D1" w:rsidRPr="009F1B7D" w:rsidRDefault="00C805D1" w:rsidP="00D14D27">
      <w:pPr>
        <w:pStyle w:val="Heading3"/>
      </w:pPr>
      <w:bookmarkStart w:id="1330" w:name="_Toc315953995"/>
      <w:bookmarkStart w:id="1331" w:name="_Toc316542505"/>
      <w:bookmarkStart w:id="1332" w:name="_Toc320556691"/>
      <w:r w:rsidRPr="00DB42FD">
        <w:lastRenderedPageBreak/>
        <w:t>UML Diagram</w:t>
      </w:r>
      <w:bookmarkEnd w:id="1330"/>
      <w:bookmarkEnd w:id="1331"/>
      <w:bookmarkEnd w:id="1332"/>
    </w:p>
    <w:p w14:paraId="1C1F23C0" w14:textId="19B7D0FB" w:rsidR="00C805D1" w:rsidRPr="009F1B7D" w:rsidRDefault="00056F2B" w:rsidP="00C805D1">
      <w:pPr>
        <w:keepNext/>
        <w:jc w:val="center"/>
      </w:pPr>
      <w:r>
        <w:object w:dxaOrig="7209" w:dyaOrig="5365" w14:anchorId="6ED26D4B">
          <v:shape id="_x0000_i1029" type="#_x0000_t75" style="width:5in;height:268.75pt" o:ole="">
            <v:imagedata r:id="rId22" o:title=""/>
          </v:shape>
          <o:OLEObject Type="Embed" ProgID="Visio.Drawing.11" ShapeID="_x0000_i1029" DrawAspect="Content" ObjectID="_1406116118" r:id="rId23"/>
        </w:object>
      </w:r>
    </w:p>
    <w:p w14:paraId="71AB38BA" w14:textId="77777777" w:rsidR="00C805D1" w:rsidRPr="00CE3A81" w:rsidRDefault="00C805D1" w:rsidP="00C805D1">
      <w:pPr>
        <w:pStyle w:val="Caption"/>
      </w:pPr>
      <w:r w:rsidRPr="00CE3A81">
        <w:t xml:space="preserve">Figure </w:t>
      </w:r>
      <w:r w:rsidR="00DC2CE4">
        <w:fldChar w:fldCharType="begin"/>
      </w:r>
      <w:r w:rsidR="00DC2CE4">
        <w:instrText xml:space="preserve"> SEQ Figure \* ARABIC </w:instrText>
      </w:r>
      <w:r w:rsidR="00DC2CE4">
        <w:fldChar w:fldCharType="separate"/>
      </w:r>
      <w:r w:rsidRPr="00CE3A81">
        <w:t>6</w:t>
      </w:r>
      <w:r w:rsidR="00DC2CE4">
        <w:fldChar w:fldCharType="end"/>
      </w:r>
      <w:r w:rsidRPr="00CE3A81">
        <w:t>: Data Model Diagram for an OpenFlow Logical Switch</w:t>
      </w:r>
    </w:p>
    <w:p w14:paraId="50AC3410" w14:textId="77777777" w:rsidR="00C805D1" w:rsidRPr="009F1B7D" w:rsidRDefault="00C805D1" w:rsidP="00D14D27">
      <w:pPr>
        <w:pStyle w:val="Heading3"/>
      </w:pPr>
      <w:bookmarkStart w:id="1333" w:name="_Toc315953996"/>
      <w:bookmarkStart w:id="1334" w:name="_Toc316542506"/>
      <w:bookmarkStart w:id="1335" w:name="_Toc320556692"/>
      <w:r w:rsidRPr="00DB42FD">
        <w:t>XML Schema</w:t>
      </w:r>
      <w:bookmarkEnd w:id="1333"/>
      <w:bookmarkEnd w:id="1334"/>
      <w:bookmarkEnd w:id="1335"/>
    </w:p>
    <w:tbl>
      <w:tblPr>
        <w:tblStyle w:val="TableGrid"/>
        <w:tblW w:w="0" w:type="auto"/>
        <w:tblInd w:w="378" w:type="dxa"/>
        <w:shd w:val="clear" w:color="auto" w:fill="C8FCCD"/>
        <w:tblLook w:val="04A0" w:firstRow="1" w:lastRow="0" w:firstColumn="1" w:lastColumn="0" w:noHBand="0" w:noVBand="1"/>
      </w:tblPr>
      <w:tblGrid>
        <w:gridCol w:w="8820"/>
      </w:tblGrid>
      <w:tr w:rsidR="00C805D1" w:rsidRPr="009F1B7D" w14:paraId="4E1DC8D1" w14:textId="77777777" w:rsidTr="00F86237">
        <w:tc>
          <w:tcPr>
            <w:tcW w:w="8820" w:type="dxa"/>
            <w:shd w:val="clear" w:color="auto" w:fill="C8FCCD"/>
          </w:tcPr>
          <w:p w14:paraId="422C055C" w14:textId="77777777" w:rsidR="00D8113B" w:rsidRPr="009F1B7D" w:rsidRDefault="00D8113B" w:rsidP="00D8113B">
            <w:pPr>
              <w:pStyle w:val="XML1"/>
            </w:pPr>
            <w:r w:rsidRPr="009F1B7D">
              <w:t>&lt;xs:complexType name="OFLogicalSwitchType"&gt;</w:t>
            </w:r>
          </w:p>
          <w:p w14:paraId="2DD66726" w14:textId="77777777" w:rsidR="00D8113B" w:rsidRPr="009F1B7D" w:rsidRDefault="00D8113B" w:rsidP="00D8113B">
            <w:pPr>
              <w:pStyle w:val="XML2"/>
            </w:pPr>
            <w:r w:rsidRPr="009F1B7D">
              <w:t>&lt;xs:sequence&gt;</w:t>
            </w:r>
          </w:p>
          <w:p w14:paraId="153FF6A6" w14:textId="77777777" w:rsidR="00D8113B" w:rsidRPr="009F1B7D" w:rsidRDefault="00D8113B" w:rsidP="00D8113B">
            <w:pPr>
              <w:pStyle w:val="XML3"/>
            </w:pPr>
            <w:bookmarkStart w:id="1336" w:name="_GoBack"/>
            <w:bookmarkEnd w:id="1336"/>
            <w:r w:rsidRPr="009F1B7D">
              <w:t xml:space="preserve">&lt;xs:element name="id" </w:t>
            </w:r>
          </w:p>
          <w:p w14:paraId="51E5E99D" w14:textId="77777777" w:rsidR="00D8113B" w:rsidRDefault="00D8113B" w:rsidP="00D8113B">
            <w:pPr>
              <w:pStyle w:val="XML9"/>
            </w:pPr>
            <w:r w:rsidRPr="009F1B7D">
              <w:t>type="OFConfigID"/&gt;</w:t>
            </w:r>
          </w:p>
          <w:p w14:paraId="7C40056C" w14:textId="77777777" w:rsidR="00D8113B" w:rsidRDefault="00D8113B" w:rsidP="00D8113B">
            <w:pPr>
              <w:pStyle w:val="XML3"/>
              <w:rPr>
                <w:color w:val="F5844C"/>
              </w:rPr>
            </w:pPr>
            <w:r w:rsidRPr="00825EF4">
              <w:t>&lt;xs:elementname=</w:t>
            </w:r>
            <w:r>
              <w:t>"capabilities"</w:t>
            </w:r>
          </w:p>
          <w:p w14:paraId="3F1CF4D3" w14:textId="77777777" w:rsidR="00D8113B" w:rsidRPr="00825EF4" w:rsidRDefault="00D8113B" w:rsidP="00D8113B">
            <w:pPr>
              <w:pStyle w:val="XML9"/>
            </w:pPr>
            <w:r w:rsidRPr="00825EF4">
              <w:t>type=</w:t>
            </w:r>
            <w:r>
              <w:t>"OFLogicalSwitchCapabilitiesType"</w:t>
            </w:r>
            <w:r>
              <w:rPr>
                <w:color w:val="000096"/>
              </w:rPr>
              <w:t>/&gt;</w:t>
            </w:r>
          </w:p>
          <w:p w14:paraId="54E90E67" w14:textId="77777777" w:rsidR="00D8113B" w:rsidRPr="009F1B7D" w:rsidRDefault="00D8113B" w:rsidP="00D8113B">
            <w:pPr>
              <w:pStyle w:val="XML3"/>
            </w:pPr>
            <w:r w:rsidRPr="009F1B7D">
              <w:t xml:space="preserve">&lt;xs:element name="datapath-id" </w:t>
            </w:r>
          </w:p>
          <w:p w14:paraId="0BDA77C3" w14:textId="77777777" w:rsidR="00D8113B" w:rsidRPr="009F1B7D" w:rsidRDefault="00D8113B" w:rsidP="00D8113B">
            <w:pPr>
              <w:pStyle w:val="XML9"/>
            </w:pPr>
            <w:r w:rsidRPr="009F1B7D">
              <w:t>type="OFConfigID"/&gt;</w:t>
            </w:r>
          </w:p>
          <w:p w14:paraId="57312E5C" w14:textId="77777777" w:rsidR="00D8113B" w:rsidRPr="009F1B7D" w:rsidRDefault="00D8113B" w:rsidP="00D8113B">
            <w:pPr>
              <w:pStyle w:val="XML3"/>
            </w:pPr>
            <w:r w:rsidRPr="009F1B7D">
              <w:t>&lt;xs:element name="enabled"</w:t>
            </w:r>
          </w:p>
          <w:p w14:paraId="14CC53F2" w14:textId="77777777" w:rsidR="00D8113B" w:rsidRDefault="00D8113B" w:rsidP="00D8113B">
            <w:pPr>
              <w:pStyle w:val="XML9"/>
            </w:pPr>
            <w:r w:rsidRPr="009F1B7D">
              <w:t>type="xs:boolean"/&gt;</w:t>
            </w:r>
          </w:p>
          <w:p w14:paraId="718D97A0" w14:textId="56970FC7" w:rsidR="009423A9" w:rsidRDefault="009423A9" w:rsidP="009767AE">
            <w:pPr>
              <w:pStyle w:val="XML3"/>
            </w:pPr>
            <w:r>
              <w:t>&lt;xs:element name=</w:t>
            </w:r>
            <w:r w:rsidRPr="009F1B7D">
              <w:t>"</w:t>
            </w:r>
            <w:r>
              <w:t>check-controller-certificate</w:t>
            </w:r>
            <w:r w:rsidRPr="009F1B7D">
              <w:t>"</w:t>
            </w:r>
          </w:p>
          <w:p w14:paraId="5C45EBE2" w14:textId="74BA8AC4" w:rsidR="009423A9" w:rsidRPr="009423A9" w:rsidRDefault="009423A9" w:rsidP="009423A9">
            <w:pPr>
              <w:pStyle w:val="XML9"/>
            </w:pPr>
            <w:r>
              <w:t>type=</w:t>
            </w:r>
            <w:r w:rsidRPr="009F1B7D">
              <w:t>"</w:t>
            </w:r>
            <w:r>
              <w:t>xs:boolean</w:t>
            </w:r>
            <w:r w:rsidRPr="009F1B7D">
              <w:t>"</w:t>
            </w:r>
            <w:r>
              <w:t>/&gt;</w:t>
            </w:r>
          </w:p>
          <w:p w14:paraId="7DBD1A31" w14:textId="77777777" w:rsidR="00D8113B" w:rsidRPr="009F1B7D" w:rsidRDefault="00D8113B" w:rsidP="00D8113B">
            <w:pPr>
              <w:pStyle w:val="XML3"/>
            </w:pPr>
            <w:r w:rsidRPr="009F1B7D">
              <w:t>&lt;xs:element name="</w:t>
            </w:r>
            <w:r>
              <w:t>lost-connection-behavior</w:t>
            </w:r>
            <w:r w:rsidRPr="009F1B7D">
              <w:t xml:space="preserve">" </w:t>
            </w:r>
          </w:p>
          <w:p w14:paraId="5AA2BB3E" w14:textId="77777777" w:rsidR="00D8113B" w:rsidRPr="009F1B7D" w:rsidRDefault="00D8113B" w:rsidP="00D8113B">
            <w:pPr>
              <w:pStyle w:val="XML9"/>
            </w:pPr>
            <w:r w:rsidRPr="009F1B7D">
              <w:t>type="OF</w:t>
            </w:r>
            <w:r>
              <w:t>LogicalSwitchLostConnnectionBehavior</w:t>
            </w:r>
            <w:r w:rsidRPr="009F1B7D">
              <w:t>"/&gt;</w:t>
            </w:r>
          </w:p>
          <w:p w14:paraId="2FF613AA" w14:textId="77777777" w:rsidR="00D8113B" w:rsidRPr="009F1B7D" w:rsidRDefault="00D8113B" w:rsidP="00D8113B">
            <w:pPr>
              <w:pStyle w:val="XML3"/>
            </w:pPr>
            <w:r w:rsidRPr="009F1B7D">
              <w:t xml:space="preserve">&lt;xs:element name="controllers" </w:t>
            </w:r>
          </w:p>
          <w:p w14:paraId="0E5D27F1" w14:textId="77777777" w:rsidR="00D8113B" w:rsidRPr="009F1B7D" w:rsidRDefault="00D8113B" w:rsidP="00D8113B">
            <w:pPr>
              <w:pStyle w:val="XML9"/>
            </w:pPr>
            <w:r w:rsidRPr="009F1B7D">
              <w:t>type="OFControllerListType"/&gt;</w:t>
            </w:r>
          </w:p>
          <w:p w14:paraId="26D21175" w14:textId="77777777" w:rsidR="00D8113B" w:rsidRPr="009F1B7D" w:rsidRDefault="00D8113B" w:rsidP="00D8113B">
            <w:pPr>
              <w:pStyle w:val="XML3"/>
            </w:pPr>
            <w:r w:rsidRPr="009F1B7D">
              <w:t>&lt;xs:element name="resources"</w:t>
            </w:r>
          </w:p>
          <w:p w14:paraId="63F4853A" w14:textId="77777777" w:rsidR="00D8113B" w:rsidRPr="009F1B7D" w:rsidRDefault="00D8113B" w:rsidP="00D8113B">
            <w:pPr>
              <w:pStyle w:val="XML9"/>
            </w:pPr>
            <w:r w:rsidRPr="009F1B7D">
              <w:t>type="OFLogicalSwitchResourceListType"/&gt;</w:t>
            </w:r>
          </w:p>
          <w:p w14:paraId="36A7E61A" w14:textId="77777777" w:rsidR="00D8113B" w:rsidRPr="009F1B7D" w:rsidRDefault="00D8113B" w:rsidP="00D8113B">
            <w:pPr>
              <w:pStyle w:val="XML2"/>
            </w:pPr>
            <w:r w:rsidRPr="009F1B7D">
              <w:t>&lt;/xs:sequence&gt;</w:t>
            </w:r>
          </w:p>
          <w:p w14:paraId="623339BA" w14:textId="77777777" w:rsidR="00D8113B" w:rsidRPr="009F1B7D" w:rsidRDefault="00D8113B" w:rsidP="00D8113B">
            <w:pPr>
              <w:pStyle w:val="XML1"/>
            </w:pPr>
            <w:r w:rsidRPr="009F1B7D">
              <w:t>&lt;/xs:complexType&gt;</w:t>
            </w:r>
          </w:p>
          <w:p w14:paraId="623A7CF2" w14:textId="77777777" w:rsidR="00D8113B" w:rsidRPr="009F1B7D" w:rsidRDefault="00D8113B" w:rsidP="00D8113B">
            <w:pPr>
              <w:pStyle w:val="XML1"/>
            </w:pPr>
          </w:p>
          <w:p w14:paraId="78D82AB9" w14:textId="77777777" w:rsidR="00D8113B" w:rsidRPr="009F1B7D" w:rsidRDefault="00D8113B" w:rsidP="00D8113B">
            <w:pPr>
              <w:pStyle w:val="XML1"/>
            </w:pPr>
            <w:r w:rsidRPr="009F1B7D">
              <w:t>&lt;xs:simpleType name="OF</w:t>
            </w:r>
            <w:r>
              <w:t>LogicalSwitchLostConnnectionBehavior</w:t>
            </w:r>
            <w:r w:rsidRPr="009F1B7D">
              <w:t>"&gt;</w:t>
            </w:r>
          </w:p>
          <w:p w14:paraId="17EC011B" w14:textId="77777777" w:rsidR="00D8113B" w:rsidRPr="009F1B7D" w:rsidRDefault="00D8113B" w:rsidP="00D8113B">
            <w:pPr>
              <w:pStyle w:val="XML2"/>
            </w:pPr>
            <w:r w:rsidRPr="009F1B7D">
              <w:t>&lt;xs:restriction base="xs:string"&gt;</w:t>
            </w:r>
          </w:p>
          <w:p w14:paraId="53F33310" w14:textId="77777777" w:rsidR="00D8113B" w:rsidRPr="009F1B7D" w:rsidRDefault="00D8113B" w:rsidP="00D8113B">
            <w:pPr>
              <w:pStyle w:val="XML3"/>
            </w:pPr>
            <w:r w:rsidRPr="009F1B7D">
              <w:t>&lt;xs:enumeration value="</w:t>
            </w:r>
            <w:r>
              <w:t>failSecureMode</w:t>
            </w:r>
            <w:r w:rsidRPr="009F1B7D">
              <w:t>"/&gt;</w:t>
            </w:r>
          </w:p>
          <w:p w14:paraId="33FAC6E1" w14:textId="77777777" w:rsidR="00D8113B" w:rsidRPr="009F1B7D" w:rsidRDefault="00D8113B" w:rsidP="00D8113B">
            <w:pPr>
              <w:pStyle w:val="XML3"/>
            </w:pPr>
            <w:r w:rsidRPr="009F1B7D">
              <w:t>&lt;xs:enumeration value="</w:t>
            </w:r>
            <w:r>
              <w:t>failStandaloneMode</w:t>
            </w:r>
            <w:r w:rsidRPr="009F1B7D">
              <w:t>"/&gt;</w:t>
            </w:r>
          </w:p>
          <w:p w14:paraId="36AC65F4" w14:textId="77777777" w:rsidR="00D8113B" w:rsidRPr="009F1B7D" w:rsidRDefault="00D8113B" w:rsidP="00D8113B">
            <w:pPr>
              <w:pStyle w:val="XML2"/>
            </w:pPr>
            <w:r w:rsidRPr="009F1B7D">
              <w:t>&lt;/xs:restriction&gt;</w:t>
            </w:r>
          </w:p>
          <w:p w14:paraId="0ED00EAC" w14:textId="77777777" w:rsidR="00D8113B" w:rsidRDefault="00D8113B" w:rsidP="00D8113B">
            <w:pPr>
              <w:pStyle w:val="XML1"/>
            </w:pPr>
            <w:r w:rsidRPr="009F1B7D">
              <w:lastRenderedPageBreak/>
              <w:t>&lt;/xs:simpleType&gt;</w:t>
            </w:r>
            <w:r w:rsidRPr="009F1B7D">
              <w:tab/>
            </w:r>
          </w:p>
          <w:p w14:paraId="5ECF8578" w14:textId="77777777" w:rsidR="00D8113B" w:rsidRDefault="00D8113B" w:rsidP="00D8113B">
            <w:pPr>
              <w:pStyle w:val="XML1"/>
            </w:pPr>
          </w:p>
          <w:p w14:paraId="5A403425" w14:textId="77777777" w:rsidR="00D8113B" w:rsidRPr="009F1B7D" w:rsidRDefault="00D8113B" w:rsidP="00D8113B">
            <w:pPr>
              <w:pStyle w:val="XML1"/>
            </w:pPr>
            <w:r w:rsidRPr="009F1B7D">
              <w:t>&lt;xs:complexType name="OFControllerListType"&gt;</w:t>
            </w:r>
          </w:p>
          <w:p w14:paraId="6C1D4A54" w14:textId="77777777" w:rsidR="00D8113B" w:rsidRPr="009F1B7D" w:rsidRDefault="00D8113B" w:rsidP="00D8113B">
            <w:pPr>
              <w:pStyle w:val="XML2"/>
            </w:pPr>
            <w:r w:rsidRPr="009F1B7D">
              <w:t>&lt;xs:sequence&gt;</w:t>
            </w:r>
          </w:p>
          <w:p w14:paraId="3AB95F05" w14:textId="77777777" w:rsidR="00D8113B" w:rsidRPr="009F1B7D" w:rsidRDefault="00D8113B" w:rsidP="00D8113B">
            <w:pPr>
              <w:pStyle w:val="XML3"/>
            </w:pPr>
            <w:r w:rsidRPr="009F1B7D">
              <w:t>&lt;xs:element name="controller"</w:t>
            </w:r>
          </w:p>
          <w:p w14:paraId="747F08DF" w14:textId="77777777" w:rsidR="00D8113B" w:rsidRPr="009F1B7D" w:rsidRDefault="00D8113B" w:rsidP="00D8113B">
            <w:pPr>
              <w:pStyle w:val="XML9"/>
            </w:pPr>
            <w:r w:rsidRPr="009F1B7D">
              <w:t xml:space="preserve">type="OFControllerType" </w:t>
            </w:r>
          </w:p>
          <w:p w14:paraId="48844CD8" w14:textId="77777777" w:rsidR="00D8113B" w:rsidRPr="009F1B7D" w:rsidRDefault="00D8113B" w:rsidP="00D8113B">
            <w:pPr>
              <w:pStyle w:val="XML9"/>
            </w:pPr>
            <w:r w:rsidRPr="009F1B7D">
              <w:rPr>
                <w:rStyle w:val="XML3Char"/>
                <w:rFonts w:eastAsiaTheme="minorEastAsia"/>
              </w:rPr>
              <w:t>maxOccurs="unbounded</w:t>
            </w:r>
            <w:r w:rsidRPr="009F1B7D">
              <w:t>"/&gt;</w:t>
            </w:r>
          </w:p>
          <w:p w14:paraId="1684E1CC" w14:textId="77777777" w:rsidR="00D8113B" w:rsidRPr="009F1B7D" w:rsidRDefault="00D8113B" w:rsidP="00D8113B">
            <w:pPr>
              <w:pStyle w:val="XML2"/>
            </w:pPr>
            <w:r w:rsidRPr="009F1B7D">
              <w:t>&lt;/xs:sequence&gt;</w:t>
            </w:r>
          </w:p>
          <w:p w14:paraId="02D71519" w14:textId="77777777" w:rsidR="00D8113B" w:rsidRPr="009F1B7D" w:rsidRDefault="00D8113B" w:rsidP="00D8113B">
            <w:pPr>
              <w:pStyle w:val="XML1"/>
            </w:pPr>
            <w:r w:rsidRPr="009F1B7D">
              <w:t>&lt;/xs:complexType&gt;</w:t>
            </w:r>
          </w:p>
          <w:p w14:paraId="10510639" w14:textId="77777777" w:rsidR="00D8113B" w:rsidRPr="009F1B7D" w:rsidRDefault="00D8113B" w:rsidP="00D8113B">
            <w:pPr>
              <w:pStyle w:val="XML1"/>
            </w:pPr>
          </w:p>
          <w:p w14:paraId="0F687DA6" w14:textId="77777777" w:rsidR="00D8113B" w:rsidRPr="009F1B7D" w:rsidRDefault="00D8113B" w:rsidP="00D8113B">
            <w:pPr>
              <w:pStyle w:val="XML1"/>
            </w:pPr>
            <w:r w:rsidRPr="009F1B7D">
              <w:t>&lt;xs:complexType name="OFLogicalSwitchResourceListType"&gt;</w:t>
            </w:r>
          </w:p>
          <w:p w14:paraId="36A8F19E" w14:textId="77777777" w:rsidR="00D8113B" w:rsidRPr="009F1B7D" w:rsidRDefault="00D8113B" w:rsidP="00D8113B">
            <w:pPr>
              <w:pStyle w:val="XML2"/>
            </w:pPr>
            <w:r w:rsidRPr="009F1B7D">
              <w:t>&lt;xs:sequence&gt;</w:t>
            </w:r>
          </w:p>
          <w:p w14:paraId="0A4A099A" w14:textId="77777777" w:rsidR="00D8113B" w:rsidRPr="009F1B7D" w:rsidRDefault="00D8113B" w:rsidP="00D8113B">
            <w:pPr>
              <w:pStyle w:val="XML3"/>
            </w:pPr>
            <w:r w:rsidRPr="009F1B7D">
              <w:t xml:space="preserve">&lt;xs:element name="port" </w:t>
            </w:r>
          </w:p>
          <w:p w14:paraId="555F0C32" w14:textId="77777777" w:rsidR="00D8113B" w:rsidRPr="009F1B7D" w:rsidRDefault="00D8113B" w:rsidP="00D8113B">
            <w:pPr>
              <w:pStyle w:val="XML9"/>
            </w:pPr>
            <w:r w:rsidRPr="009F1B7D">
              <w:t>type="OFConfigID" maxOccurs="unbounded"/&gt;</w:t>
            </w:r>
          </w:p>
          <w:p w14:paraId="3A63BD4B" w14:textId="77777777" w:rsidR="00D8113B" w:rsidRPr="009F1B7D" w:rsidRDefault="00D8113B" w:rsidP="00D8113B">
            <w:pPr>
              <w:pStyle w:val="XML3"/>
            </w:pPr>
            <w:r w:rsidRPr="009F1B7D">
              <w:t xml:space="preserve">&lt;xs:element name="queue" </w:t>
            </w:r>
          </w:p>
          <w:p w14:paraId="1F61CC00" w14:textId="77777777" w:rsidR="00D8113B" w:rsidRPr="009F1B7D" w:rsidRDefault="00D8113B" w:rsidP="00D8113B">
            <w:pPr>
              <w:pStyle w:val="XML9"/>
            </w:pPr>
            <w:r w:rsidRPr="009F1B7D">
              <w:t xml:space="preserve">type="OFConfigID" </w:t>
            </w:r>
          </w:p>
          <w:p w14:paraId="05DBE91B" w14:textId="77777777" w:rsidR="00D8113B" w:rsidRDefault="00D8113B" w:rsidP="00D8113B">
            <w:pPr>
              <w:pStyle w:val="XML9"/>
            </w:pPr>
            <w:r w:rsidRPr="009F1B7D">
              <w:t>maxOccurs="unbounded"/&gt;</w:t>
            </w:r>
          </w:p>
          <w:p w14:paraId="2AC9F77A" w14:textId="44D6495B" w:rsidR="009423A9" w:rsidRDefault="009423A9" w:rsidP="009767AE">
            <w:pPr>
              <w:pStyle w:val="XML3"/>
            </w:pPr>
            <w:r>
              <w:t>&lt;xs:element name=</w:t>
            </w:r>
            <w:r w:rsidRPr="009F1B7D">
              <w:t>"</w:t>
            </w:r>
            <w:r>
              <w:t>certificate</w:t>
            </w:r>
            <w:r w:rsidRPr="009F1B7D">
              <w:t>"</w:t>
            </w:r>
          </w:p>
          <w:p w14:paraId="0CF7B083" w14:textId="32E02A43" w:rsidR="009423A9" w:rsidRDefault="009423A9" w:rsidP="009423A9">
            <w:pPr>
              <w:pStyle w:val="XML9"/>
            </w:pPr>
            <w:r>
              <w:t>type=</w:t>
            </w:r>
            <w:r w:rsidRPr="009F1B7D">
              <w:t>"</w:t>
            </w:r>
            <w:r>
              <w:t>OFConfigID</w:t>
            </w:r>
            <w:r w:rsidRPr="009F1B7D">
              <w:t>"</w:t>
            </w:r>
            <w:r>
              <w:t xml:space="preserve"> minOccurs=</w:t>
            </w:r>
            <w:r w:rsidRPr="009F1B7D">
              <w:t>"</w:t>
            </w:r>
            <w:r>
              <w:t>0</w:t>
            </w:r>
            <w:r w:rsidRPr="009F1B7D">
              <w:t>"</w:t>
            </w:r>
            <w:r>
              <w:t xml:space="preserve"> maxOccurs=</w:t>
            </w:r>
            <w:r w:rsidRPr="009F1B7D">
              <w:t>"</w:t>
            </w:r>
            <w:r>
              <w:t>1</w:t>
            </w:r>
            <w:r w:rsidRPr="009F1B7D">
              <w:t>"</w:t>
            </w:r>
            <w:r>
              <w:t>/&gt;</w:t>
            </w:r>
          </w:p>
          <w:p w14:paraId="1108235E" w14:textId="031FE88B" w:rsidR="00FB2D28" w:rsidRPr="009F1B7D" w:rsidRDefault="00FB2D28" w:rsidP="00FB2D28">
            <w:pPr>
              <w:pStyle w:val="XML3"/>
            </w:pPr>
            <w:r>
              <w:t>&lt;xs:element name="flow-table</w:t>
            </w:r>
            <w:r w:rsidRPr="009F1B7D">
              <w:t xml:space="preserve">" </w:t>
            </w:r>
          </w:p>
          <w:p w14:paraId="00418F77" w14:textId="77777777" w:rsidR="00FB2D28" w:rsidRPr="009F1B7D" w:rsidRDefault="00FB2D28" w:rsidP="00FB2D28">
            <w:pPr>
              <w:pStyle w:val="XML9"/>
            </w:pPr>
            <w:r w:rsidRPr="009F1B7D">
              <w:t xml:space="preserve">type="OFConfigID" </w:t>
            </w:r>
          </w:p>
          <w:p w14:paraId="70DE08E5" w14:textId="470E90DA" w:rsidR="00FB2D28" w:rsidRPr="009F1B7D" w:rsidRDefault="00FB2D28" w:rsidP="00FB2D28">
            <w:pPr>
              <w:pStyle w:val="XML9"/>
            </w:pPr>
            <w:r w:rsidRPr="009F1B7D">
              <w:t>maxOccurs="unbounded"/&gt;</w:t>
            </w:r>
          </w:p>
          <w:p w14:paraId="608A60C3" w14:textId="77777777" w:rsidR="00D8113B" w:rsidRPr="009F1B7D" w:rsidRDefault="00D8113B" w:rsidP="00D8113B">
            <w:pPr>
              <w:pStyle w:val="XML2"/>
            </w:pPr>
            <w:r w:rsidRPr="009F1B7D">
              <w:t>&lt;/xs:sequence&gt;</w:t>
            </w:r>
          </w:p>
          <w:p w14:paraId="3581C2E0" w14:textId="37AEFC45" w:rsidR="00C805D1" w:rsidRPr="009F1B7D" w:rsidRDefault="00D8113B" w:rsidP="00D8113B">
            <w:pPr>
              <w:pStyle w:val="XML1"/>
              <w:rPr>
                <w:b/>
              </w:rPr>
            </w:pPr>
            <w:r w:rsidRPr="009F1B7D">
              <w:t>&lt;/xs:complexType&gt;</w:t>
            </w:r>
          </w:p>
        </w:tc>
      </w:tr>
    </w:tbl>
    <w:p w14:paraId="67ADD1AA" w14:textId="77777777" w:rsidR="00C805D1" w:rsidRPr="009F1B7D" w:rsidRDefault="00C805D1" w:rsidP="00C805D1">
      <w:pPr>
        <w:pStyle w:val="BodyText"/>
      </w:pPr>
    </w:p>
    <w:p w14:paraId="12515B80" w14:textId="77777777" w:rsidR="00C805D1" w:rsidRPr="009F1B7D" w:rsidRDefault="00C805D1" w:rsidP="00D14D27">
      <w:pPr>
        <w:pStyle w:val="Heading3"/>
      </w:pPr>
      <w:bookmarkStart w:id="1337" w:name="_Toc315953997"/>
      <w:bookmarkStart w:id="1338" w:name="_Toc316542507"/>
      <w:bookmarkStart w:id="1339" w:name="_Toc320556693"/>
      <w:r w:rsidRPr="00DB42FD">
        <w:t>XML Example</w:t>
      </w:r>
      <w:bookmarkEnd w:id="1337"/>
      <w:bookmarkEnd w:id="1338"/>
      <w:bookmarkEnd w:id="1339"/>
    </w:p>
    <w:tbl>
      <w:tblPr>
        <w:tblStyle w:val="TableGrid"/>
        <w:tblW w:w="0" w:type="auto"/>
        <w:tblInd w:w="378" w:type="dxa"/>
        <w:shd w:val="clear" w:color="auto" w:fill="C8FCCD"/>
        <w:tblLook w:val="04A0" w:firstRow="1" w:lastRow="0" w:firstColumn="1" w:lastColumn="0" w:noHBand="0" w:noVBand="1"/>
      </w:tblPr>
      <w:tblGrid>
        <w:gridCol w:w="8820"/>
      </w:tblGrid>
      <w:tr w:rsidR="00C805D1" w:rsidRPr="009F1B7D" w14:paraId="6A37CA90" w14:textId="77777777" w:rsidTr="00F86237">
        <w:tc>
          <w:tcPr>
            <w:tcW w:w="8820" w:type="dxa"/>
            <w:shd w:val="clear" w:color="auto" w:fill="C8FCCD"/>
          </w:tcPr>
          <w:p w14:paraId="562FF0D3" w14:textId="0F94C0BB" w:rsidR="00C805D1" w:rsidRPr="009F1B7D" w:rsidRDefault="00C805D1" w:rsidP="00011096">
            <w:pPr>
              <w:pStyle w:val="XML1"/>
            </w:pPr>
            <w:r w:rsidRPr="009F1B7D">
              <w:t>&lt;logical-switch&gt;</w:t>
            </w:r>
          </w:p>
          <w:p w14:paraId="0836B8C1" w14:textId="77777777" w:rsidR="00C805D1" w:rsidRDefault="00C805D1" w:rsidP="00011096">
            <w:pPr>
              <w:pStyle w:val="XML2"/>
            </w:pPr>
            <w:r w:rsidRPr="009F1B7D">
              <w:t>&lt;id&gt;LogicalSwitch5&lt;/id&gt;</w:t>
            </w:r>
          </w:p>
          <w:p w14:paraId="365A7F62" w14:textId="77777777" w:rsidR="00D32B1A" w:rsidRDefault="00D32B1A" w:rsidP="00F542E2">
            <w:pPr>
              <w:pStyle w:val="XML3"/>
            </w:pPr>
            <w:r>
              <w:t>&lt;capabilities&gt;</w:t>
            </w:r>
          </w:p>
          <w:p w14:paraId="1B23F9A8" w14:textId="77777777" w:rsidR="00F542E2" w:rsidRPr="00F542E2" w:rsidRDefault="00F542E2" w:rsidP="00F542E2">
            <w:pPr>
              <w:pStyle w:val="XML3"/>
            </w:pPr>
            <w:r w:rsidRPr="00F542E2">
              <w:t xml:space="preserve">    ...</w:t>
            </w:r>
          </w:p>
          <w:p w14:paraId="4E2D750D" w14:textId="77777777" w:rsidR="00F542E2" w:rsidRPr="00F542E2" w:rsidRDefault="00F542E2" w:rsidP="00F542E2">
            <w:pPr>
              <w:pStyle w:val="XML3"/>
            </w:pPr>
            <w:r w:rsidRPr="00F542E2">
              <w:t>&lt;capabilities&gt;</w:t>
            </w:r>
          </w:p>
          <w:p w14:paraId="096959EF" w14:textId="77777777" w:rsidR="00F542E2" w:rsidRDefault="00F542E2" w:rsidP="00F542E2">
            <w:pPr>
              <w:pStyle w:val="XML3"/>
            </w:pPr>
          </w:p>
          <w:p w14:paraId="5D753BB3" w14:textId="77777777" w:rsidR="00C805D1" w:rsidRPr="009F1B7D" w:rsidRDefault="00C805D1" w:rsidP="00011096">
            <w:pPr>
              <w:pStyle w:val="XML2"/>
            </w:pPr>
            <w:r w:rsidRPr="009F1B7D">
              <w:t>&lt;datapath-id&gt;datapath-id0&lt;/datapath-id&gt;</w:t>
            </w:r>
          </w:p>
          <w:p w14:paraId="75801A5D" w14:textId="77777777" w:rsidR="00C805D1" w:rsidRDefault="00C805D1" w:rsidP="00011096">
            <w:pPr>
              <w:pStyle w:val="XML2"/>
            </w:pPr>
            <w:r w:rsidRPr="009F1B7D">
              <w:t>&lt;enabled&gt;true&lt;/enabled&gt;</w:t>
            </w:r>
          </w:p>
          <w:p w14:paraId="4FD1CAA8" w14:textId="695D8E21" w:rsidR="00DC7465" w:rsidRDefault="00DC7465" w:rsidP="00011096">
            <w:pPr>
              <w:pStyle w:val="XML2"/>
            </w:pPr>
            <w:r>
              <w:t>&lt;check-controller-certificate&gt;false&lt;/check-controller-certificate&gt;</w:t>
            </w:r>
          </w:p>
          <w:p w14:paraId="4E8067E8" w14:textId="77777777" w:rsidR="00C805D1" w:rsidRPr="009F1B7D" w:rsidRDefault="00C805D1" w:rsidP="00011096">
            <w:pPr>
              <w:pStyle w:val="XML2"/>
            </w:pPr>
            <w:r>
              <w:t>&lt;lost-connection-behavior&gt;failSecureMode&lt;/lost-connection-behavior&gt;</w:t>
            </w:r>
          </w:p>
          <w:p w14:paraId="2F1F0E84" w14:textId="77777777" w:rsidR="00C805D1" w:rsidRPr="009F1B7D" w:rsidRDefault="00C805D1" w:rsidP="00011096">
            <w:pPr>
              <w:pStyle w:val="XML2"/>
            </w:pPr>
            <w:r w:rsidRPr="009F1B7D">
              <w:t>&lt;controllers&gt;</w:t>
            </w:r>
          </w:p>
          <w:p w14:paraId="557CB29F" w14:textId="77777777" w:rsidR="00C805D1" w:rsidRPr="009F1B7D" w:rsidRDefault="00C805D1" w:rsidP="00011096">
            <w:pPr>
              <w:pStyle w:val="XML3"/>
            </w:pPr>
            <w:r w:rsidRPr="009F1B7D">
              <w:t>...</w:t>
            </w:r>
          </w:p>
          <w:p w14:paraId="2BDD6158" w14:textId="77777777" w:rsidR="00C805D1" w:rsidRPr="009F1B7D" w:rsidRDefault="00C805D1" w:rsidP="00011096">
            <w:pPr>
              <w:pStyle w:val="XML2"/>
            </w:pPr>
            <w:r w:rsidRPr="009F1B7D">
              <w:t>&lt;/controllers&gt;</w:t>
            </w:r>
          </w:p>
          <w:p w14:paraId="66EC2FCE" w14:textId="77777777" w:rsidR="00C805D1" w:rsidRPr="009F1B7D" w:rsidRDefault="00C805D1" w:rsidP="00011096">
            <w:pPr>
              <w:pStyle w:val="XML2"/>
            </w:pPr>
            <w:r w:rsidRPr="009F1B7D">
              <w:t>&lt;resources&gt;</w:t>
            </w:r>
          </w:p>
          <w:p w14:paraId="0DF2CC94" w14:textId="77777777" w:rsidR="00C805D1" w:rsidRPr="009F1B7D" w:rsidRDefault="00C805D1" w:rsidP="00011096">
            <w:pPr>
              <w:pStyle w:val="XML3"/>
            </w:pPr>
            <w:r w:rsidRPr="009F1B7D">
              <w:t>&lt;port&gt;port2&lt;/port&gt;</w:t>
            </w:r>
          </w:p>
          <w:p w14:paraId="369EFBF8" w14:textId="77777777" w:rsidR="00C805D1" w:rsidRPr="004238F6" w:rsidRDefault="00C805D1" w:rsidP="00011096">
            <w:pPr>
              <w:pStyle w:val="XML3"/>
              <w:rPr>
                <w:lang w:val="de-DE"/>
                <w:rPrChange w:id="1340" w:author="Thomas Dietz" w:date="2012-08-08T14:23:00Z">
                  <w:rPr/>
                </w:rPrChange>
              </w:rPr>
            </w:pPr>
            <w:r w:rsidRPr="004238F6">
              <w:rPr>
                <w:rFonts w:eastAsiaTheme="minorEastAsia"/>
                <w:lang w:val="de-DE"/>
                <w:rPrChange w:id="1341" w:author="Thomas Dietz" w:date="2012-08-08T14:23:00Z">
                  <w:rPr>
                    <w:rFonts w:eastAsiaTheme="minorEastAsia"/>
                  </w:rPr>
                </w:rPrChange>
              </w:rPr>
              <w:t>&lt;port&gt;port3&lt;/port&gt;</w:t>
            </w:r>
          </w:p>
          <w:p w14:paraId="0C352766" w14:textId="77777777" w:rsidR="00C805D1" w:rsidRPr="004238F6" w:rsidRDefault="00C805D1" w:rsidP="00011096">
            <w:pPr>
              <w:pStyle w:val="XML3"/>
              <w:rPr>
                <w:lang w:val="de-DE"/>
                <w:rPrChange w:id="1342" w:author="Thomas Dietz" w:date="2012-08-08T14:23:00Z">
                  <w:rPr/>
                </w:rPrChange>
              </w:rPr>
            </w:pPr>
            <w:r w:rsidRPr="004238F6">
              <w:rPr>
                <w:rFonts w:eastAsiaTheme="minorEastAsia"/>
                <w:lang w:val="de-DE"/>
                <w:rPrChange w:id="1343" w:author="Thomas Dietz" w:date="2012-08-08T14:23:00Z">
                  <w:rPr>
                    <w:rFonts w:eastAsiaTheme="minorEastAsia"/>
                  </w:rPr>
                </w:rPrChange>
              </w:rPr>
              <w:t>&lt;queue&gt;queue0&lt;/queue&gt;</w:t>
            </w:r>
          </w:p>
          <w:p w14:paraId="6E352069" w14:textId="77777777" w:rsidR="00C805D1" w:rsidRPr="009F1B7D" w:rsidRDefault="00C805D1" w:rsidP="00011096">
            <w:pPr>
              <w:pStyle w:val="XML3"/>
            </w:pPr>
            <w:r w:rsidRPr="009F1B7D">
              <w:t>&lt;queue&gt;queue1&lt;/queue&gt;</w:t>
            </w:r>
          </w:p>
          <w:p w14:paraId="07294A5E" w14:textId="77777777" w:rsidR="00013348" w:rsidRDefault="00013348" w:rsidP="00013348">
            <w:pPr>
              <w:pStyle w:val="XML3"/>
            </w:pPr>
            <w:r>
              <w:t>&lt;certificate&gt;ownedCertificate4&lt;/certificate&gt;</w:t>
            </w:r>
          </w:p>
          <w:p w14:paraId="4A394913" w14:textId="0C8316AB" w:rsidR="00E54CB7" w:rsidRDefault="00DC7E82" w:rsidP="00013348">
            <w:pPr>
              <w:pStyle w:val="XML3"/>
            </w:pPr>
            <w:r>
              <w:t>&lt;flow-table&gt;</w:t>
            </w:r>
            <w:r w:rsidR="00E54CB7">
              <w:t>1&lt;/flow-table&gt;</w:t>
            </w:r>
          </w:p>
          <w:p w14:paraId="12B542FC" w14:textId="3B364E40" w:rsidR="00E54CB7" w:rsidRDefault="00E54CB7" w:rsidP="00013348">
            <w:pPr>
              <w:pStyle w:val="XML3"/>
            </w:pPr>
            <w:r>
              <w:t>&lt;flow-table&gt;2&lt;/flow-table&gt;</w:t>
            </w:r>
          </w:p>
          <w:p w14:paraId="3A48A2A7" w14:textId="38AE70F8" w:rsidR="00E54CB7" w:rsidRDefault="00E54CB7" w:rsidP="00013348">
            <w:pPr>
              <w:pStyle w:val="XML3"/>
            </w:pPr>
            <w:r>
              <w:t>…</w:t>
            </w:r>
          </w:p>
          <w:p w14:paraId="1730B476" w14:textId="0057080B" w:rsidR="00E54CB7" w:rsidRPr="009F1B7D" w:rsidRDefault="00E54CB7" w:rsidP="00013348">
            <w:pPr>
              <w:pStyle w:val="XML3"/>
            </w:pPr>
            <w:r>
              <w:t>&lt;flow-table&gt;255&lt;/flow-table&gt;</w:t>
            </w:r>
          </w:p>
          <w:p w14:paraId="5616B31E" w14:textId="77777777" w:rsidR="00C805D1" w:rsidRPr="009F1B7D" w:rsidRDefault="00C805D1" w:rsidP="00011096">
            <w:pPr>
              <w:pStyle w:val="XML2"/>
            </w:pPr>
            <w:r w:rsidRPr="009F1B7D">
              <w:t>&lt;/resources&gt;</w:t>
            </w:r>
          </w:p>
          <w:p w14:paraId="3FE25DDD" w14:textId="77777777" w:rsidR="00C805D1" w:rsidRPr="009F1B7D" w:rsidRDefault="00C805D1" w:rsidP="00011096">
            <w:pPr>
              <w:pStyle w:val="XML1"/>
            </w:pPr>
            <w:r w:rsidRPr="009F1B7D">
              <w:t>&lt;/logical-switch&gt;</w:t>
            </w:r>
          </w:p>
        </w:tc>
      </w:tr>
    </w:tbl>
    <w:p w14:paraId="7962EA00" w14:textId="77777777" w:rsidR="00C805D1" w:rsidRDefault="00C805D1" w:rsidP="00C805D1">
      <w:pPr>
        <w:ind w:left="720"/>
      </w:pPr>
    </w:p>
    <w:p w14:paraId="62B7ED38" w14:textId="77777777" w:rsidR="00C805D1" w:rsidRDefault="00C805D1" w:rsidP="00D14D27">
      <w:pPr>
        <w:pStyle w:val="Heading3"/>
      </w:pPr>
      <w:bookmarkStart w:id="1344" w:name="_Toc320556694"/>
      <w:r>
        <w:lastRenderedPageBreak/>
        <w:t>Normative Constraints</w:t>
      </w:r>
      <w:bookmarkEnd w:id="1344"/>
    </w:p>
    <w:p w14:paraId="45147AD9" w14:textId="77777777" w:rsidR="00C805D1" w:rsidRDefault="00C805D1" w:rsidP="00C805D1">
      <w:r>
        <w:t xml:space="preserve">An OpenFlow Logical Switch is identified by identifier </w:t>
      </w:r>
      <w:r w:rsidRPr="00F542E2">
        <w:rPr>
          <w:rStyle w:val="codeChar"/>
        </w:rPr>
        <w:t>&lt;id&gt;.</w:t>
      </w:r>
      <w:r w:rsidRPr="00294BFA">
        <w:t xml:space="preserve"> </w:t>
      </w:r>
      <w:r>
        <w:t>The identifier MUST be unique within the context of the OpenFlow Capable Switch. It MUST be persistent across reboots of the OpenFlow Capable Switch.</w:t>
      </w:r>
    </w:p>
    <w:p w14:paraId="5AC03E98" w14:textId="3DDD8811" w:rsidR="00B11D9A" w:rsidRDefault="00193BF1" w:rsidP="00C805D1">
      <w:r>
        <w:t>Element</w:t>
      </w:r>
      <w:r w:rsidR="00B11D9A">
        <w:t xml:space="preserve"> </w:t>
      </w:r>
      <w:r w:rsidR="00B11D9A" w:rsidRPr="00C91C8C">
        <w:rPr>
          <w:rStyle w:val="codeChar"/>
        </w:rPr>
        <w:t>&lt;capabilities&gt;</w:t>
      </w:r>
      <w:r w:rsidR="00B11D9A">
        <w:t xml:space="preserve"> </w:t>
      </w:r>
      <w:r>
        <w:t>contains the capability items the OpenFlow Logical Switch MAY implement. Configuration of these capability items are out of scope of OF-CONFIG1.1. These OpenFlow Logical Switch items MAY</w:t>
      </w:r>
      <w:r w:rsidR="00E76726">
        <w:t xml:space="preserve"> be discovered</w:t>
      </w:r>
      <w:r>
        <w:t xml:space="preserve"> by the configuration point</w:t>
      </w:r>
      <w:r w:rsidR="00E76726">
        <w:t xml:space="preserve"> using a NETCONF </w:t>
      </w:r>
      <w:r w:rsidR="00E76726" w:rsidRPr="00C91C8C">
        <w:rPr>
          <w:rStyle w:val="codeChar"/>
        </w:rPr>
        <w:t>get-config</w:t>
      </w:r>
      <w:r w:rsidR="00E76726">
        <w:t xml:space="preserve"> request.</w:t>
      </w:r>
      <w:r w:rsidR="00AD2548">
        <w:t xml:space="preserve"> C</w:t>
      </w:r>
      <w:r w:rsidR="00E76726">
        <w:t>apability item definition details</w:t>
      </w:r>
      <w:r w:rsidR="00AD2548">
        <w:t xml:space="preserve"> are included in section </w:t>
      </w:r>
      <w:r w:rsidR="00C91C8C">
        <w:fldChar w:fldCharType="begin"/>
      </w:r>
      <w:r w:rsidR="00C91C8C">
        <w:instrText xml:space="preserve"> REF _Ref320556201 \r \h </w:instrText>
      </w:r>
      <w:r w:rsidR="00C91C8C">
        <w:fldChar w:fldCharType="separate"/>
      </w:r>
      <w:r w:rsidR="00C91C8C">
        <w:t>7.4</w:t>
      </w:r>
      <w:r w:rsidR="00C91C8C">
        <w:fldChar w:fldCharType="end"/>
      </w:r>
      <w:r w:rsidR="00E76726">
        <w:t>.</w:t>
      </w:r>
      <w:r>
        <w:t xml:space="preserve"> </w:t>
      </w:r>
    </w:p>
    <w:p w14:paraId="3DB9BA30" w14:textId="77777777" w:rsidR="00C805D1" w:rsidRDefault="00C805D1" w:rsidP="00C805D1">
      <w:r>
        <w:t xml:space="preserve">Element </w:t>
      </w:r>
      <w:r w:rsidRPr="00F542E2">
        <w:rPr>
          <w:rStyle w:val="codeChar"/>
        </w:rPr>
        <w:t>&lt;datapath-id&gt;</w:t>
      </w:r>
      <w:r>
        <w:t xml:space="preserve"> identifies the OpenFlow Logical Switch to the OpenFlow controllers that has been assigned to the OpenFlow Logical Switch. The </w:t>
      </w:r>
      <w:r w:rsidRPr="00F542E2">
        <w:rPr>
          <w:rStyle w:val="codeChar"/>
        </w:rPr>
        <w:t>&lt;datapath-id&gt;</w:t>
      </w:r>
      <w:r>
        <w:t xml:space="preserve"> MUST be unique within the context of OpenFlow Controllers associated with OpenFlow Logical Switch. The </w:t>
      </w:r>
      <w:r w:rsidRPr="00884102">
        <w:rPr>
          <w:rStyle w:val="codeChar"/>
        </w:rPr>
        <w:t>&lt;datapath-id&gt;</w:t>
      </w:r>
      <w:r>
        <w:t>is a string value that MUST be formatted as a sequence of 10 2-digit hexadecimal numbers that are separated by colons, e.g.</w:t>
      </w:r>
      <w:proofErr w:type="gramStart"/>
      <w:r>
        <w:t>,01:23:45:67:89:ab:cd:ef:01:23</w:t>
      </w:r>
      <w:proofErr w:type="gramEnd"/>
      <w:r>
        <w:t>. The case of the hexadecimal digits MUST be ignored.</w:t>
      </w:r>
    </w:p>
    <w:p w14:paraId="192897BC" w14:textId="4B46B9C5" w:rsidR="00C805D1" w:rsidRDefault="00C805D1" w:rsidP="00C805D1">
      <w:r>
        <w:t xml:space="preserve">Element </w:t>
      </w:r>
      <w:r w:rsidRPr="00F542E2">
        <w:rPr>
          <w:rStyle w:val="codeChar"/>
        </w:rPr>
        <w:t>&lt;enabled&gt;</w:t>
      </w:r>
      <w:r>
        <w:t xml:space="preserve"> denotes the administrative state of the OpenFlow Logical Switch. A value of </w:t>
      </w:r>
      <w:r w:rsidR="00884102">
        <w:t>“</w:t>
      </w:r>
      <w:r>
        <w:t>false</w:t>
      </w:r>
      <w:r w:rsidR="00884102">
        <w:t>”</w:t>
      </w:r>
      <w:r>
        <w:t xml:space="preserve"> means the OpenFlow Logical Switch MUST NOT communicate with any OpenFlow Controllers, MUST NOT conduct any OpenFlow processing, and SHOULD NOT be utilizing computational or network resources of the underlying platform.</w:t>
      </w:r>
    </w:p>
    <w:p w14:paraId="4551C809" w14:textId="5622D8F3" w:rsidR="003A1761" w:rsidRDefault="003A1761" w:rsidP="00C805D1">
      <w:r>
        <w:t xml:space="preserve">Element </w:t>
      </w:r>
      <w:r w:rsidRPr="00F542E2">
        <w:rPr>
          <w:rStyle w:val="codeChar"/>
        </w:rPr>
        <w:t>&lt;check-controller-certificate&gt;</w:t>
      </w:r>
      <w:r>
        <w:t xml:space="preserve"> defines the behavior of the OpenFlow Logical Switch when establishing a connection to a controller. If set to value </w:t>
      </w:r>
      <w:r w:rsidR="00294BFA">
        <w:t>“</w:t>
      </w:r>
      <w:r w:rsidRPr="00294BFA">
        <w:t>false</w:t>
      </w:r>
      <w:r w:rsidR="00294BFA">
        <w:t>”</w:t>
      </w:r>
      <w:r>
        <w:t xml:space="preserve">, the logical switch will connect to a controller without checking any controller certificate. If set to value </w:t>
      </w:r>
      <w:r w:rsidR="00294BFA">
        <w:t>“</w:t>
      </w:r>
      <w:r w:rsidRPr="00294BFA">
        <w:t>true</w:t>
      </w:r>
      <w:r w:rsidR="00294BFA">
        <w:t>”</w:t>
      </w:r>
      <w:r>
        <w:t xml:space="preserve">, </w:t>
      </w:r>
      <w:r w:rsidR="00E159CE">
        <w:t xml:space="preserve">then </w:t>
      </w:r>
      <w:r>
        <w:t>the logical swit</w:t>
      </w:r>
      <w:r w:rsidR="00E159CE">
        <w:t xml:space="preserve">ch will connect to a </w:t>
      </w:r>
      <w:r>
        <w:t xml:space="preserve">controller </w:t>
      </w:r>
      <w:r w:rsidR="00E159CE">
        <w:t xml:space="preserve">with element </w:t>
      </w:r>
      <w:r w:rsidR="00E159CE" w:rsidRPr="00C91C8C">
        <w:rPr>
          <w:rStyle w:val="codeChar"/>
        </w:rPr>
        <w:t>&lt;protocol&gt;</w:t>
      </w:r>
      <w:r w:rsidR="00E159CE">
        <w:t xml:space="preserve"> set to </w:t>
      </w:r>
      <w:r w:rsidR="003F39C5">
        <w:t>“</w:t>
      </w:r>
      <w:r w:rsidR="00E159CE" w:rsidRPr="003F39C5">
        <w:t>TLS</w:t>
      </w:r>
      <w:r w:rsidR="003F39C5">
        <w:t>”</w:t>
      </w:r>
      <w:r w:rsidR="00E159CE">
        <w:t xml:space="preserve">, only </w:t>
      </w:r>
      <w:r>
        <w:t xml:space="preserve">if the controller provides a certificate that can be verified with one of the certificates stored in the list </w:t>
      </w:r>
      <w:r w:rsidRPr="00C91C8C">
        <w:t xml:space="preserve">of </w:t>
      </w:r>
      <w:r w:rsidRPr="00C91C8C">
        <w:rPr>
          <w:rStyle w:val="codeChar"/>
        </w:rPr>
        <w:t>&lt;external-certificates&gt;</w:t>
      </w:r>
      <w:r>
        <w:t xml:space="preserve"> in the OpenFlow Capable Switch.</w:t>
      </w:r>
    </w:p>
    <w:p w14:paraId="6D73D8B5" w14:textId="6177305D" w:rsidR="00C805D1" w:rsidRDefault="00C805D1" w:rsidP="00C805D1">
      <w:r>
        <w:t xml:space="preserve">Element </w:t>
      </w:r>
      <w:r w:rsidRPr="00E751F5">
        <w:rPr>
          <w:rStyle w:val="codeChar"/>
        </w:rPr>
        <w:t>&lt;</w:t>
      </w:r>
      <w:r w:rsidRPr="00F542E2">
        <w:rPr>
          <w:rStyle w:val="codeChar"/>
        </w:rPr>
        <w:t>lost-connection-behavior</w:t>
      </w:r>
      <w:r w:rsidRPr="00E751F5">
        <w:rPr>
          <w:rStyle w:val="codeChar"/>
        </w:rPr>
        <w:t>&gt;</w:t>
      </w:r>
      <w:r>
        <w:t xml:space="preserve"> defines the behavior of the OpenFlow Logical Switch in case it </w:t>
      </w:r>
      <w:r w:rsidR="00920140">
        <w:t>loses</w:t>
      </w:r>
      <w:r>
        <w:t xml:space="preserve"> contact with all controllers. Section 6.4 of the OpenFlow specification 1.</w:t>
      </w:r>
      <w:ins w:id="1345" w:author="Deepak Bansal (AZURE)" w:date="2012-07-09T16:41:00Z">
        <w:r w:rsidR="00956990">
          <w:t>3</w:t>
        </w:r>
      </w:ins>
      <w:del w:id="1346" w:author="Deepak Bansal (AZURE)" w:date="2012-07-09T16:41:00Z">
        <w:r w:rsidDel="00956990">
          <w:delText>2</w:delText>
        </w:r>
      </w:del>
      <w:r>
        <w:t xml:space="preserve"> defines two </w:t>
      </w:r>
      <w:r w:rsidR="00920140">
        <w:t>alternative</w:t>
      </w:r>
      <w:r>
        <w:t xml:space="preserve"> modes in such a case: fails secure mode and fail standalone mode. These are the only</w:t>
      </w:r>
      <w:r w:rsidR="00202B9D">
        <w:t xml:space="preserve"> a</w:t>
      </w:r>
      <w:r>
        <w:t>llowed values for this element. Default is the fail secure mode.</w:t>
      </w:r>
    </w:p>
    <w:p w14:paraId="33E46F3D" w14:textId="341C3158" w:rsidR="006E7866" w:rsidRDefault="00C805D1" w:rsidP="00C805D1">
      <w:r>
        <w:t xml:space="preserve">Element </w:t>
      </w:r>
      <w:r w:rsidRPr="00F542E2">
        <w:rPr>
          <w:rStyle w:val="codeChar"/>
        </w:rPr>
        <w:t>&lt;resources&gt;</w:t>
      </w:r>
      <w:r>
        <w:t xml:space="preserve"> contains the list of all resources of the OpenFlow Capable Switch that the OpenFlow Logical Switch has exclusive access to. Any resource identified in the </w:t>
      </w:r>
      <w:r w:rsidRPr="007E551E">
        <w:rPr>
          <w:rStyle w:val="codeChar"/>
        </w:rPr>
        <w:t>&lt;resources&gt;</w:t>
      </w:r>
      <w:r>
        <w:t xml:space="preserve">list of a Logical Switch MUST </w:t>
      </w:r>
      <w:proofErr w:type="gramStart"/>
      <w:r>
        <w:t>be</w:t>
      </w:r>
      <w:proofErr w:type="gramEnd"/>
      <w:r>
        <w:t xml:space="preserve"> present in the </w:t>
      </w:r>
      <w:r w:rsidRPr="00C91C8C">
        <w:rPr>
          <w:rStyle w:val="codeChar"/>
        </w:rPr>
        <w:t>&lt;resources&gt;</w:t>
      </w:r>
      <w:r>
        <w:t xml:space="preserve"> list of the OpenFlow Capable Switch containing the OpenFlow Logical Switch. Resources are identified by a </w:t>
      </w:r>
      <w:r w:rsidRPr="00F542E2">
        <w:rPr>
          <w:rStyle w:val="codeChar"/>
        </w:rPr>
        <w:t>&lt;port&gt;</w:t>
      </w:r>
      <w:r>
        <w:t xml:space="preserve"> element</w:t>
      </w:r>
      <w:r w:rsidR="006E7866">
        <w:t>,</w:t>
      </w:r>
      <w:r>
        <w:t xml:space="preserve"> a </w:t>
      </w:r>
      <w:r w:rsidRPr="007E551E">
        <w:rPr>
          <w:rStyle w:val="codeChar"/>
        </w:rPr>
        <w:t>&lt;queue&gt;</w:t>
      </w:r>
      <w:r>
        <w:t xml:space="preserve"> element</w:t>
      </w:r>
      <w:r w:rsidR="006E7866">
        <w:t xml:space="preserve">, a </w:t>
      </w:r>
      <w:r w:rsidR="006E7866" w:rsidRPr="00F542E2">
        <w:rPr>
          <w:rStyle w:val="codeChar"/>
        </w:rPr>
        <w:t>&lt;certificate&gt;</w:t>
      </w:r>
      <w:r w:rsidR="006E7866">
        <w:t xml:space="preserve"> element</w:t>
      </w:r>
      <w:r w:rsidR="000548DA">
        <w:t xml:space="preserve">, or a </w:t>
      </w:r>
      <w:r w:rsidR="000548DA" w:rsidRPr="00E8414C">
        <w:rPr>
          <w:rStyle w:val="codeChar"/>
        </w:rPr>
        <w:t>&lt;flow-table&gt;</w:t>
      </w:r>
      <w:r w:rsidR="000548DA">
        <w:t xml:space="preserve"> element</w:t>
      </w:r>
      <w:r>
        <w:t xml:space="preserve">. Values of these elements MUST match a value of an </w:t>
      </w:r>
      <w:r w:rsidR="00884102">
        <w:t xml:space="preserve">element </w:t>
      </w:r>
      <w:r w:rsidRPr="00E8414C">
        <w:rPr>
          <w:rStyle w:val="codeChar"/>
        </w:rPr>
        <w:t>&lt;resource-id&gt;</w:t>
      </w:r>
      <w:r>
        <w:t xml:space="preserve"> of a resource of the </w:t>
      </w:r>
      <w:r w:rsidR="00920140">
        <w:t>OpenFlow</w:t>
      </w:r>
      <w:r>
        <w:t xml:space="preserve"> Capable Switch. </w:t>
      </w:r>
    </w:p>
    <w:p w14:paraId="104D96FC" w14:textId="6D314CFF" w:rsidR="00C805D1" w:rsidRDefault="00C805D1" w:rsidP="00C805D1">
      <w:r>
        <w:t xml:space="preserve">Any </w:t>
      </w:r>
      <w:r w:rsidR="006E7866" w:rsidRPr="00E8414C">
        <w:rPr>
          <w:rStyle w:val="codeChar"/>
        </w:rPr>
        <w:t>&lt;port&gt;</w:t>
      </w:r>
      <w:r w:rsidR="00E8414C">
        <w:t>,</w:t>
      </w:r>
      <w:r w:rsidR="00E8414C" w:rsidRPr="00E8414C">
        <w:rPr>
          <w:rStyle w:val="codeChar"/>
        </w:rPr>
        <w:t xml:space="preserve"> &lt;</w:t>
      </w:r>
      <w:r w:rsidR="006E7866" w:rsidRPr="00E8414C">
        <w:rPr>
          <w:rStyle w:val="codeChar"/>
        </w:rPr>
        <w:t>queue&gt;</w:t>
      </w:r>
      <w:r w:rsidR="00A972D9" w:rsidRPr="00E751F5">
        <w:t xml:space="preserve"> or </w:t>
      </w:r>
      <w:r w:rsidR="00A972D9" w:rsidRPr="00E8414C">
        <w:rPr>
          <w:rStyle w:val="codeChar"/>
        </w:rPr>
        <w:t>&lt;flow-table&gt;</w:t>
      </w:r>
      <w:r w:rsidR="006E7866">
        <w:t xml:space="preserve"> </w:t>
      </w:r>
      <w:r>
        <w:t xml:space="preserve">resource identified in the </w:t>
      </w:r>
      <w:r w:rsidRPr="00F542E2">
        <w:rPr>
          <w:rStyle w:val="codeChar"/>
        </w:rPr>
        <w:t>&lt;resources&gt;</w:t>
      </w:r>
      <w:r>
        <w:t xml:space="preserve"> list of an</w:t>
      </w:r>
      <w:r w:rsidR="008C3B6E">
        <w:t xml:space="preserve"> </w:t>
      </w:r>
      <w:r>
        <w:t xml:space="preserve">OpenFlow Logical Switch MUST NOT be identified in the </w:t>
      </w:r>
      <w:r w:rsidRPr="00F542E2">
        <w:rPr>
          <w:rStyle w:val="codeChar"/>
        </w:rPr>
        <w:t>&lt;resources&gt;</w:t>
      </w:r>
      <w:r>
        <w:t xml:space="preserve"> list of any other OpenFlow Logical Switch.</w:t>
      </w:r>
    </w:p>
    <w:p w14:paraId="6A03CA91" w14:textId="1BC7D5E2" w:rsidR="006E7866" w:rsidRDefault="006E7866" w:rsidP="00C805D1">
      <w:r>
        <w:t xml:space="preserve">If there is a </w:t>
      </w:r>
      <w:r w:rsidR="00E159CE" w:rsidRPr="00E751F5">
        <w:rPr>
          <w:rStyle w:val="codeChar"/>
        </w:rPr>
        <w:t>&lt;</w:t>
      </w:r>
      <w:r w:rsidR="00E159CE" w:rsidRPr="00F542E2">
        <w:rPr>
          <w:rStyle w:val="codeChar"/>
        </w:rPr>
        <w:t>certificate&gt;</w:t>
      </w:r>
      <w:r w:rsidR="00E159CE">
        <w:t xml:space="preserve"> element present, the logical switch MUST provide the identified certificate when connecting to a controller that has its element </w:t>
      </w:r>
      <w:r w:rsidR="00E159CE" w:rsidRPr="00F542E2">
        <w:rPr>
          <w:rStyle w:val="codeChar"/>
        </w:rPr>
        <w:t>&lt;protocol&gt;</w:t>
      </w:r>
      <w:r w:rsidR="00E159CE">
        <w:t xml:space="preserve"> set to </w:t>
      </w:r>
      <w:r w:rsidR="00E159CE" w:rsidRPr="00F542E2">
        <w:rPr>
          <w:rStyle w:val="codeChar"/>
        </w:rPr>
        <w:t>TLS</w:t>
      </w:r>
      <w:r w:rsidR="00E159CE">
        <w:t>.</w:t>
      </w:r>
    </w:p>
    <w:p w14:paraId="0BA60583" w14:textId="4ABDFC97" w:rsidR="00C805D1" w:rsidRDefault="00C805D1" w:rsidP="00C805D1">
      <w:r>
        <w:lastRenderedPageBreak/>
        <w:t>The following elements of the OpenFlow Logical Switch can be</w:t>
      </w:r>
      <w:r w:rsidR="006E7866">
        <w:t xml:space="preserve"> </w:t>
      </w:r>
      <w:r>
        <w:t xml:space="preserve">modified by a </w:t>
      </w:r>
      <w:r w:rsidRPr="001A73E6">
        <w:rPr>
          <w:rStyle w:val="codeChar"/>
        </w:rPr>
        <w:t>NETCONF edit-config</w:t>
      </w:r>
      <w:r>
        <w:t xml:space="preserve"> request or retrieved by a </w:t>
      </w:r>
      <w:r w:rsidRPr="00E8414C">
        <w:rPr>
          <w:rStyle w:val="codeChar"/>
        </w:rPr>
        <w:t>NETCONF get-config</w:t>
      </w:r>
      <w:r>
        <w:t xml:space="preserve"> request: </w:t>
      </w:r>
      <w:r w:rsidRPr="00F542E2">
        <w:rPr>
          <w:rStyle w:val="codeChar"/>
        </w:rPr>
        <w:t>&lt;id&gt;, &lt;datapath-id&gt;,</w:t>
      </w:r>
      <w:r w:rsidRPr="00E8414C">
        <w:rPr>
          <w:rStyle w:val="codeChar"/>
        </w:rPr>
        <w:t xml:space="preserve"> </w:t>
      </w:r>
      <w:r w:rsidRPr="00F542E2">
        <w:rPr>
          <w:rStyle w:val="codeChar"/>
        </w:rPr>
        <w:t>&lt;enabled&gt;</w:t>
      </w:r>
      <w:r>
        <w:t xml:space="preserve">. Elements in the </w:t>
      </w:r>
      <w:r w:rsidRPr="00E8414C">
        <w:rPr>
          <w:rStyle w:val="codeChar"/>
        </w:rPr>
        <w:t>&lt;resources&gt;</w:t>
      </w:r>
      <w:r>
        <w:t xml:space="preserve"> list can also be modified and retrieved by those commands.</w:t>
      </w:r>
    </w:p>
    <w:p w14:paraId="7B2E1C66" w14:textId="77777777" w:rsidR="00F86237" w:rsidRPr="009F1B7D" w:rsidRDefault="00F86237" w:rsidP="00D14D27">
      <w:pPr>
        <w:pStyle w:val="Heading3"/>
      </w:pPr>
      <w:bookmarkStart w:id="1347" w:name="_Toc315953999"/>
      <w:bookmarkStart w:id="1348" w:name="_Toc316542509"/>
      <w:bookmarkStart w:id="1349" w:name="_Toc320556695"/>
      <w:r w:rsidRPr="00DB42FD">
        <w:t>YANG Specification</w:t>
      </w:r>
      <w:bookmarkEnd w:id="1347"/>
      <w:bookmarkEnd w:id="1348"/>
      <w:bookmarkEnd w:id="1349"/>
    </w:p>
    <w:tbl>
      <w:tblPr>
        <w:tblStyle w:val="TableGrid"/>
        <w:tblW w:w="0" w:type="auto"/>
        <w:tblInd w:w="378" w:type="dxa"/>
        <w:shd w:val="clear" w:color="auto" w:fill="C8FCCD"/>
        <w:tblLook w:val="04A0" w:firstRow="1" w:lastRow="0" w:firstColumn="1" w:lastColumn="0" w:noHBand="0" w:noVBand="1"/>
      </w:tblPr>
      <w:tblGrid>
        <w:gridCol w:w="8820"/>
      </w:tblGrid>
      <w:tr w:rsidR="00F86237" w:rsidRPr="009F1B7D" w14:paraId="248A5AD8" w14:textId="77777777" w:rsidTr="00F86237">
        <w:tc>
          <w:tcPr>
            <w:tcW w:w="8820" w:type="dxa"/>
            <w:shd w:val="clear" w:color="auto" w:fill="C8FCCD"/>
          </w:tcPr>
          <w:p w14:paraId="33045C88" w14:textId="3AE5CC0E" w:rsidR="00F86237" w:rsidRPr="009F1B7D" w:rsidRDefault="00F86237" w:rsidP="00011096">
            <w:pPr>
              <w:pStyle w:val="XML1"/>
            </w:pPr>
            <w:r w:rsidRPr="009F1B7D">
              <w:t>typedef datapath-id-type {</w:t>
            </w:r>
          </w:p>
          <w:p w14:paraId="495EA167" w14:textId="77777777" w:rsidR="00F86237" w:rsidRPr="009F1B7D" w:rsidRDefault="00F86237" w:rsidP="00011096">
            <w:pPr>
              <w:pStyle w:val="XML2"/>
            </w:pPr>
            <w:r w:rsidRPr="009F1B7D">
              <w:t>type string {</w:t>
            </w:r>
          </w:p>
          <w:p w14:paraId="4E62B7A5" w14:textId="77777777" w:rsidR="00F86237" w:rsidRPr="009F1B7D" w:rsidRDefault="00F86237" w:rsidP="00011096">
            <w:pPr>
              <w:pStyle w:val="XML3"/>
            </w:pPr>
            <w:r w:rsidRPr="009F1B7D">
              <w:t>pattern</w:t>
            </w:r>
          </w:p>
          <w:p w14:paraId="3C2C1CDE" w14:textId="77777777" w:rsidR="00F86237" w:rsidRPr="009F1B7D" w:rsidRDefault="00F86237" w:rsidP="00011096">
            <w:pPr>
              <w:pStyle w:val="XML4"/>
            </w:pPr>
            <w:r w:rsidRPr="009F1B7D">
              <w:t>'[0-9a-fA-F]{2}(:[0-9a-fA-F]{2}){7}';</w:t>
            </w:r>
          </w:p>
          <w:p w14:paraId="035C4805" w14:textId="77777777" w:rsidR="00F86237" w:rsidRPr="009F1B7D" w:rsidRDefault="00F86237" w:rsidP="00011096">
            <w:pPr>
              <w:pStyle w:val="XML2"/>
            </w:pPr>
            <w:r w:rsidRPr="009F1B7D">
              <w:t>}</w:t>
            </w:r>
          </w:p>
          <w:p w14:paraId="0643935B" w14:textId="77777777" w:rsidR="00F86237" w:rsidRPr="009F1B7D" w:rsidRDefault="00F86237" w:rsidP="00011096">
            <w:pPr>
              <w:pStyle w:val="XML2"/>
            </w:pPr>
            <w:proofErr w:type="gramStart"/>
            <w:r w:rsidRPr="009F1B7D">
              <w:t>description</w:t>
            </w:r>
            <w:proofErr w:type="gramEnd"/>
            <w:r w:rsidRPr="009F1B7D">
              <w:t xml:space="preserve"> "The datapath-id type represents an OpenFlow datapath identifier.";</w:t>
            </w:r>
          </w:p>
          <w:p w14:paraId="6978ABA0" w14:textId="77777777" w:rsidR="00F86237" w:rsidRPr="009F1B7D" w:rsidRDefault="00F86237" w:rsidP="00011096">
            <w:pPr>
              <w:pStyle w:val="XML1"/>
            </w:pPr>
            <w:r w:rsidRPr="009F1B7D">
              <w:t>}</w:t>
            </w:r>
          </w:p>
          <w:p w14:paraId="555D0159" w14:textId="77777777" w:rsidR="00F86237" w:rsidRPr="009F1B7D" w:rsidRDefault="00F86237" w:rsidP="00011096">
            <w:pPr>
              <w:pStyle w:val="XML3"/>
            </w:pPr>
          </w:p>
          <w:p w14:paraId="6C09A692" w14:textId="77777777" w:rsidR="00F86237" w:rsidRPr="009F1B7D" w:rsidRDefault="00F86237" w:rsidP="00011096">
            <w:pPr>
              <w:pStyle w:val="XML1"/>
            </w:pPr>
            <w:r w:rsidRPr="009F1B7D">
              <w:t>grouping openflow-logical-switch-grouping {</w:t>
            </w:r>
          </w:p>
          <w:p w14:paraId="494816D1" w14:textId="77777777" w:rsidR="00F86237" w:rsidRPr="009F1B7D" w:rsidRDefault="00F86237" w:rsidP="00011096">
            <w:pPr>
              <w:pStyle w:val="XML2"/>
            </w:pPr>
            <w:proofErr w:type="gramStart"/>
            <w:r w:rsidRPr="009F1B7D">
              <w:t>description</w:t>
            </w:r>
            <w:proofErr w:type="gramEnd"/>
            <w:r w:rsidRPr="009F1B7D">
              <w:t xml:space="preserve"> "This grouping specifies all properties of an OpenFlow Logical Switch.";</w:t>
            </w:r>
          </w:p>
          <w:p w14:paraId="6DA0196E" w14:textId="77777777" w:rsidR="00F86237" w:rsidRPr="009F1B7D" w:rsidRDefault="00F86237" w:rsidP="00011096">
            <w:pPr>
              <w:pStyle w:val="XML2"/>
            </w:pPr>
            <w:r w:rsidRPr="009F1B7D">
              <w:t>leaf id {</w:t>
            </w:r>
          </w:p>
          <w:p w14:paraId="31FC7212" w14:textId="77777777" w:rsidR="00F86237" w:rsidRPr="009F1B7D" w:rsidRDefault="00F86237" w:rsidP="00011096">
            <w:pPr>
              <w:pStyle w:val="XML3"/>
            </w:pPr>
            <w:r w:rsidRPr="009F1B7D">
              <w:t>type inet:uri;</w:t>
            </w:r>
          </w:p>
          <w:p w14:paraId="3CB0DF9A" w14:textId="77777777" w:rsidR="00F86237" w:rsidRPr="009F1B7D" w:rsidRDefault="00F86237" w:rsidP="00011096">
            <w:pPr>
              <w:pStyle w:val="XML3"/>
            </w:pPr>
            <w:r w:rsidRPr="009F1B7D">
              <w:t>mandatory true;</w:t>
            </w:r>
          </w:p>
          <w:p w14:paraId="687EE039" w14:textId="77777777" w:rsidR="00F86237" w:rsidRPr="009F1B7D" w:rsidRDefault="00F86237" w:rsidP="00011096">
            <w:pPr>
              <w:pStyle w:val="XML3"/>
            </w:pPr>
            <w:proofErr w:type="gramStart"/>
            <w:r w:rsidRPr="009F1B7D">
              <w:t>description</w:t>
            </w:r>
            <w:proofErr w:type="gramEnd"/>
            <w:r w:rsidRPr="009F1B7D">
              <w:t xml:space="preserve"> "An unique but locally arbitrary identifier that identifies a Logical Switch within a Capable Switch and is persistent across reboots of the system.";</w:t>
            </w:r>
          </w:p>
          <w:p w14:paraId="666CDD45" w14:textId="77777777" w:rsidR="00F86237" w:rsidRDefault="00F86237" w:rsidP="00011096">
            <w:pPr>
              <w:pStyle w:val="XML2"/>
            </w:pPr>
            <w:r w:rsidRPr="009F1B7D">
              <w:t>}</w:t>
            </w:r>
          </w:p>
          <w:p w14:paraId="01B6B62D" w14:textId="2F2D0C33" w:rsidR="00BC0B19" w:rsidRDefault="00BC0B19" w:rsidP="00011096">
            <w:pPr>
              <w:pStyle w:val="XML2"/>
            </w:pPr>
            <w:r>
              <w:t>container capabilities {</w:t>
            </w:r>
          </w:p>
          <w:p w14:paraId="4473F1EE" w14:textId="264681C1" w:rsidR="0017507E" w:rsidRDefault="0017507E" w:rsidP="001A73E6">
            <w:pPr>
              <w:pStyle w:val="XML3"/>
            </w:pPr>
            <w:proofErr w:type="gramStart"/>
            <w:r w:rsidRPr="009F1B7D">
              <w:t>description</w:t>
            </w:r>
            <w:proofErr w:type="gramEnd"/>
            <w:r w:rsidRPr="009F1B7D">
              <w:t xml:space="preserve"> "This </w:t>
            </w:r>
            <w:r>
              <w:t xml:space="preserve">container </w:t>
            </w:r>
            <w:r w:rsidRPr="009F1B7D">
              <w:t xml:space="preserve">specifies all </w:t>
            </w:r>
            <w:r>
              <w:t>capability items</w:t>
            </w:r>
            <w:r w:rsidRPr="009F1B7D">
              <w:t xml:space="preserve"> o</w:t>
            </w:r>
            <w:r>
              <w:t>f an OpenFlow Logical Switch.";</w:t>
            </w:r>
          </w:p>
          <w:p w14:paraId="6E39CFCD" w14:textId="54EF1514" w:rsidR="00BC0B19" w:rsidRDefault="00BC0B19" w:rsidP="001A73E6">
            <w:pPr>
              <w:pStyle w:val="XML3"/>
            </w:pPr>
            <w:r>
              <w:t>uses openflow-logical-switch-capabilities-grouping;</w:t>
            </w:r>
          </w:p>
          <w:p w14:paraId="1CD2142C" w14:textId="425CA2B8" w:rsidR="00BC0B19" w:rsidRPr="009F1B7D" w:rsidRDefault="00BC0B19" w:rsidP="00011096">
            <w:pPr>
              <w:pStyle w:val="XML2"/>
            </w:pPr>
            <w:r>
              <w:t>}</w:t>
            </w:r>
          </w:p>
          <w:p w14:paraId="797195DA" w14:textId="77777777" w:rsidR="00F86237" w:rsidRPr="009F1B7D" w:rsidRDefault="00F86237" w:rsidP="00011096">
            <w:pPr>
              <w:pStyle w:val="XML2"/>
            </w:pPr>
            <w:r w:rsidRPr="009F1B7D">
              <w:t>leaf datapath-id {</w:t>
            </w:r>
          </w:p>
          <w:p w14:paraId="158EBAB8" w14:textId="77777777" w:rsidR="00F86237" w:rsidRPr="009F1B7D" w:rsidRDefault="00F86237" w:rsidP="00011096">
            <w:pPr>
              <w:pStyle w:val="XML3"/>
            </w:pPr>
            <w:r w:rsidRPr="009F1B7D">
              <w:t>type datapath-id-type;</w:t>
            </w:r>
          </w:p>
          <w:p w14:paraId="1F9DD553" w14:textId="77777777" w:rsidR="00F86237" w:rsidRPr="009F1B7D" w:rsidRDefault="00F86237" w:rsidP="00011096">
            <w:pPr>
              <w:pStyle w:val="XML3"/>
            </w:pPr>
            <w:r w:rsidRPr="009F1B7D">
              <w:t>mandatory true;</w:t>
            </w:r>
          </w:p>
          <w:p w14:paraId="050D98A3" w14:textId="77777777" w:rsidR="00F86237" w:rsidRPr="009F1B7D" w:rsidRDefault="00F86237" w:rsidP="00011096">
            <w:pPr>
              <w:pStyle w:val="XML3"/>
            </w:pPr>
            <w:proofErr w:type="gramStart"/>
            <w:r w:rsidRPr="009F1B7D">
              <w:t>description</w:t>
            </w:r>
            <w:proofErr w:type="gramEnd"/>
            <w:r w:rsidRPr="009F1B7D">
              <w:t xml:space="preserve"> "The datapath identifier of the Logical Switch that uniquely identifies this Logical Switch in the controller.";</w:t>
            </w:r>
          </w:p>
          <w:p w14:paraId="75A563A1" w14:textId="77777777" w:rsidR="00F86237" w:rsidRPr="009F1B7D" w:rsidRDefault="00F86237" w:rsidP="00011096">
            <w:pPr>
              <w:pStyle w:val="XML2"/>
            </w:pPr>
            <w:r w:rsidRPr="009F1B7D">
              <w:t>}</w:t>
            </w:r>
          </w:p>
          <w:p w14:paraId="64EBFD17" w14:textId="77777777" w:rsidR="00F86237" w:rsidRPr="009F1B7D" w:rsidRDefault="00F86237" w:rsidP="00011096">
            <w:pPr>
              <w:pStyle w:val="XML3"/>
            </w:pPr>
            <w:r w:rsidRPr="009F1B7D">
              <w:t>leaf enabled {</w:t>
            </w:r>
          </w:p>
          <w:p w14:paraId="4C5940E2" w14:textId="77777777" w:rsidR="00F86237" w:rsidRPr="009F1B7D" w:rsidRDefault="00F86237" w:rsidP="00011096">
            <w:pPr>
              <w:pStyle w:val="XML3"/>
            </w:pPr>
            <w:r w:rsidRPr="009F1B7D">
              <w:t>type boolean;</w:t>
            </w:r>
          </w:p>
          <w:p w14:paraId="171AFCAA" w14:textId="77777777" w:rsidR="00F86237" w:rsidRPr="009F1B7D" w:rsidRDefault="00F86237" w:rsidP="00011096">
            <w:pPr>
              <w:pStyle w:val="XML3"/>
            </w:pPr>
            <w:r w:rsidRPr="009F1B7D">
              <w:t>mandatory true;</w:t>
            </w:r>
          </w:p>
          <w:p w14:paraId="015BC214" w14:textId="77777777" w:rsidR="00F86237" w:rsidRPr="009F1B7D" w:rsidRDefault="00F86237" w:rsidP="00011096">
            <w:pPr>
              <w:pStyle w:val="XML3"/>
            </w:pPr>
            <w:proofErr w:type="gramStart"/>
            <w:r w:rsidRPr="009F1B7D">
              <w:t>description</w:t>
            </w:r>
            <w:proofErr w:type="gramEnd"/>
            <w:r w:rsidRPr="009F1B7D">
              <w:t xml:space="preserve"> "Specifies if the Logical Switch is enabled.";</w:t>
            </w:r>
          </w:p>
          <w:p w14:paraId="38313536" w14:textId="77777777" w:rsidR="00F86237" w:rsidRPr="009F1B7D" w:rsidRDefault="00F86237" w:rsidP="00011096">
            <w:pPr>
              <w:pStyle w:val="XML2"/>
            </w:pPr>
            <w:r w:rsidRPr="009F1B7D">
              <w:t>}</w:t>
            </w:r>
          </w:p>
          <w:p w14:paraId="52D31815" w14:textId="77777777" w:rsidR="00F86237" w:rsidRPr="009F1B7D" w:rsidRDefault="00F86237" w:rsidP="00011096">
            <w:pPr>
              <w:pStyle w:val="XML2"/>
            </w:pPr>
            <w:r w:rsidRPr="009F1B7D">
              <w:t>container controllers {</w:t>
            </w:r>
          </w:p>
          <w:p w14:paraId="074FBD2B" w14:textId="77777777" w:rsidR="00F86237" w:rsidRPr="009F1B7D" w:rsidRDefault="00F86237" w:rsidP="00011096">
            <w:pPr>
              <w:pStyle w:val="XML3"/>
            </w:pPr>
            <w:proofErr w:type="gramStart"/>
            <w:r w:rsidRPr="009F1B7D">
              <w:t>description</w:t>
            </w:r>
            <w:proofErr w:type="gramEnd"/>
            <w:r w:rsidRPr="009F1B7D">
              <w:t xml:space="preserve"> "The list of controllers for this Logical switch.";</w:t>
            </w:r>
          </w:p>
          <w:p w14:paraId="1918BE71" w14:textId="77777777" w:rsidR="00F86237" w:rsidRPr="009F1B7D" w:rsidRDefault="00F86237" w:rsidP="00011096">
            <w:pPr>
              <w:pStyle w:val="XML3"/>
            </w:pPr>
            <w:r w:rsidRPr="009F1B7D">
              <w:t>list controller {</w:t>
            </w:r>
          </w:p>
          <w:p w14:paraId="654EA1C8" w14:textId="77777777" w:rsidR="00F86237" w:rsidRPr="009F1B7D" w:rsidRDefault="00F86237" w:rsidP="00011096">
            <w:pPr>
              <w:pStyle w:val="XML4"/>
            </w:pPr>
            <w:r w:rsidRPr="009F1B7D">
              <w:t>key "id";</w:t>
            </w:r>
          </w:p>
          <w:p w14:paraId="14A1605B" w14:textId="77777777" w:rsidR="00F86237" w:rsidRPr="009F1B7D" w:rsidRDefault="00F86237" w:rsidP="00011096">
            <w:pPr>
              <w:pStyle w:val="XML4"/>
            </w:pPr>
            <w:r w:rsidRPr="009F1B7D">
              <w:t>unique "id";</w:t>
            </w:r>
          </w:p>
          <w:p w14:paraId="0DFA4FB7" w14:textId="77777777" w:rsidR="00F86237" w:rsidRPr="009F1B7D" w:rsidRDefault="00F86237" w:rsidP="00011096">
            <w:pPr>
              <w:pStyle w:val="XML4"/>
            </w:pPr>
            <w:proofErr w:type="gramStart"/>
            <w:r w:rsidRPr="009F1B7D">
              <w:t>description</w:t>
            </w:r>
            <w:proofErr w:type="gramEnd"/>
            <w:r w:rsidRPr="009F1B7D">
              <w:t xml:space="preserve"> "The list of controllers that are assigned to the OpenFlow Logical Switch.";</w:t>
            </w:r>
          </w:p>
          <w:p w14:paraId="56D0CBFD" w14:textId="77777777" w:rsidR="00F86237" w:rsidRPr="009F1B7D" w:rsidRDefault="00F86237" w:rsidP="00011096">
            <w:pPr>
              <w:pStyle w:val="XML4"/>
            </w:pPr>
            <w:r w:rsidRPr="009F1B7D">
              <w:t>uses openflow-controller-grouping;</w:t>
            </w:r>
          </w:p>
          <w:p w14:paraId="232E7EB5" w14:textId="77777777" w:rsidR="00F86237" w:rsidRPr="009F1B7D" w:rsidRDefault="00F86237" w:rsidP="00011096">
            <w:pPr>
              <w:pStyle w:val="XML3"/>
            </w:pPr>
            <w:r w:rsidRPr="009F1B7D">
              <w:t>}</w:t>
            </w:r>
          </w:p>
          <w:p w14:paraId="49BF9868" w14:textId="77777777" w:rsidR="00F86237" w:rsidRPr="009F1B7D" w:rsidRDefault="00F86237" w:rsidP="00011096">
            <w:pPr>
              <w:pStyle w:val="XML2"/>
            </w:pPr>
            <w:r w:rsidRPr="009F1B7D">
              <w:t>}</w:t>
            </w:r>
          </w:p>
          <w:p w14:paraId="56469F87" w14:textId="77777777" w:rsidR="00F86237" w:rsidRPr="009F1B7D" w:rsidRDefault="00F86237" w:rsidP="00011096">
            <w:pPr>
              <w:pStyle w:val="XML2"/>
            </w:pPr>
            <w:r w:rsidRPr="009F1B7D">
              <w:t>container resources {</w:t>
            </w:r>
          </w:p>
          <w:p w14:paraId="6E62DE66" w14:textId="77777777" w:rsidR="00F86237" w:rsidRPr="009F1B7D" w:rsidRDefault="00F86237" w:rsidP="00011096">
            <w:pPr>
              <w:pStyle w:val="XML3"/>
            </w:pPr>
            <w:r w:rsidRPr="009F1B7D">
              <w:t>description "The following lists reference to all resources of the OpenFlow Capable Switch that the OpenFlow Logical Switch has exclusive access to.";</w:t>
            </w:r>
          </w:p>
          <w:p w14:paraId="61FADF85" w14:textId="77777777" w:rsidR="00F86237" w:rsidRPr="009F1B7D" w:rsidRDefault="00F86237" w:rsidP="00011096">
            <w:pPr>
              <w:pStyle w:val="XML3"/>
            </w:pPr>
            <w:r w:rsidRPr="009F1B7D">
              <w:t>leaf-list port {</w:t>
            </w:r>
          </w:p>
          <w:p w14:paraId="705DE3E1" w14:textId="77777777" w:rsidR="00F86237" w:rsidRPr="009F1B7D" w:rsidRDefault="00F86237" w:rsidP="00011096">
            <w:pPr>
              <w:pStyle w:val="XML4"/>
            </w:pPr>
            <w:r w:rsidRPr="009F1B7D">
              <w:lastRenderedPageBreak/>
              <w:t>type leafref {</w:t>
            </w:r>
          </w:p>
          <w:p w14:paraId="5CFC2486" w14:textId="77777777" w:rsidR="00F86237" w:rsidRPr="009F1B7D" w:rsidRDefault="00F86237" w:rsidP="00011096">
            <w:pPr>
              <w:pStyle w:val="XML5"/>
            </w:pPr>
            <w:r w:rsidRPr="009F1B7D">
              <w:t>path "/capable-switch/resources/port/resource-id";</w:t>
            </w:r>
          </w:p>
          <w:p w14:paraId="50121733" w14:textId="77777777" w:rsidR="00F86237" w:rsidRPr="009F1B7D" w:rsidRDefault="00F86237" w:rsidP="00011096">
            <w:pPr>
              <w:pStyle w:val="XML4"/>
            </w:pPr>
            <w:r w:rsidRPr="009F1B7D">
              <w:t>}</w:t>
            </w:r>
          </w:p>
          <w:p w14:paraId="6110D64B" w14:textId="77777777" w:rsidR="00F86237" w:rsidRPr="009F1B7D" w:rsidRDefault="00F86237" w:rsidP="00011096">
            <w:pPr>
              <w:pStyle w:val="XML4"/>
            </w:pPr>
            <w:r w:rsidRPr="009F1B7D">
              <w:t>description "The list references to all port resources of the OpenFlow Capable Switch that the OpenFlow Logical Switch has exclusive access to.";</w:t>
            </w:r>
          </w:p>
          <w:p w14:paraId="5DF9E21F" w14:textId="77777777" w:rsidR="00F86237" w:rsidRPr="009F1B7D" w:rsidRDefault="00F86237" w:rsidP="00011096">
            <w:pPr>
              <w:pStyle w:val="XML3"/>
            </w:pPr>
            <w:r w:rsidRPr="009F1B7D">
              <w:t>}</w:t>
            </w:r>
          </w:p>
          <w:p w14:paraId="5664A829" w14:textId="77777777" w:rsidR="00F86237" w:rsidRPr="009F1B7D" w:rsidRDefault="00F86237" w:rsidP="00011096">
            <w:pPr>
              <w:pStyle w:val="XML3"/>
            </w:pPr>
            <w:r w:rsidRPr="009F1B7D">
              <w:t>leaf-list queue {</w:t>
            </w:r>
          </w:p>
          <w:p w14:paraId="6E94121F" w14:textId="77777777" w:rsidR="00F86237" w:rsidRPr="009F1B7D" w:rsidRDefault="00F86237" w:rsidP="00011096">
            <w:pPr>
              <w:pStyle w:val="XML4"/>
            </w:pPr>
            <w:r w:rsidRPr="009F1B7D">
              <w:t>type leafref {</w:t>
            </w:r>
          </w:p>
          <w:p w14:paraId="41881850" w14:textId="77777777" w:rsidR="00F86237" w:rsidRPr="009F1B7D" w:rsidRDefault="00F86237" w:rsidP="00011096">
            <w:pPr>
              <w:pStyle w:val="XML5"/>
            </w:pPr>
            <w:r w:rsidRPr="009F1B7D">
              <w:t>path "/capable-switch/resources/queue/resource-id";</w:t>
            </w:r>
          </w:p>
          <w:p w14:paraId="1D198204" w14:textId="77777777" w:rsidR="00F86237" w:rsidRPr="009F1B7D" w:rsidRDefault="00F86237" w:rsidP="00011096">
            <w:pPr>
              <w:pStyle w:val="XML4"/>
            </w:pPr>
            <w:r w:rsidRPr="009F1B7D">
              <w:t>}</w:t>
            </w:r>
          </w:p>
          <w:p w14:paraId="769D9BD5" w14:textId="77777777" w:rsidR="00F86237" w:rsidRPr="009F1B7D" w:rsidRDefault="00F86237" w:rsidP="00011096">
            <w:pPr>
              <w:pStyle w:val="XML4"/>
            </w:pPr>
            <w:r w:rsidRPr="009F1B7D">
              <w:t>description "The list references to all queue resources of the OpenFlow Capable Switch that the OpenFlow Logical Switch has exclusive access to.";</w:t>
            </w:r>
          </w:p>
          <w:p w14:paraId="1770260E" w14:textId="77777777" w:rsidR="00F86237" w:rsidRDefault="00F86237" w:rsidP="00011096">
            <w:pPr>
              <w:pStyle w:val="XML3"/>
            </w:pPr>
            <w:r w:rsidRPr="009F1B7D">
              <w:t>}</w:t>
            </w:r>
          </w:p>
          <w:p w14:paraId="3472EDE8" w14:textId="1BC51003" w:rsidR="00D65422" w:rsidRDefault="00D65422" w:rsidP="00D65422">
            <w:pPr>
              <w:pStyle w:val="XML3"/>
            </w:pPr>
            <w:r>
              <w:t>leaf certificate {</w:t>
            </w:r>
          </w:p>
          <w:p w14:paraId="381DB818" w14:textId="0D19EEAD" w:rsidR="00D65422" w:rsidRDefault="00D65422" w:rsidP="004165BB">
            <w:pPr>
              <w:pStyle w:val="XML4"/>
            </w:pPr>
            <w:r>
              <w:t>type leafref {</w:t>
            </w:r>
          </w:p>
          <w:p w14:paraId="672C5040" w14:textId="712621A7" w:rsidR="00D65422" w:rsidRDefault="00D65422" w:rsidP="004165BB">
            <w:pPr>
              <w:pStyle w:val="XML5"/>
            </w:pPr>
            <w:r>
              <w:t>path "/capable-switch/resources/owned-certificate/resource-id";</w:t>
            </w:r>
          </w:p>
          <w:p w14:paraId="2A0F97CB" w14:textId="157C327D" w:rsidR="00D65422" w:rsidRDefault="00D65422" w:rsidP="004165BB">
            <w:pPr>
              <w:pStyle w:val="XML4"/>
            </w:pPr>
            <w:r>
              <w:t>}</w:t>
            </w:r>
          </w:p>
          <w:p w14:paraId="333F19D8" w14:textId="58A9ACE4" w:rsidR="00D65422" w:rsidRDefault="00D65422" w:rsidP="004165BB">
            <w:pPr>
              <w:pStyle w:val="XML4"/>
            </w:pPr>
            <w:r>
              <w:t xml:space="preserve">description "The reference to the owned certificate in </w:t>
            </w:r>
          </w:p>
          <w:p w14:paraId="16CF37CE" w14:textId="005A8B9C" w:rsidR="00D65422" w:rsidRDefault="00D65422" w:rsidP="004165BB">
            <w:pPr>
              <w:pStyle w:val="XML5"/>
            </w:pPr>
            <w:r>
              <w:t>the OpenFlow Capable Switch that the OpenFlow Logical</w:t>
            </w:r>
          </w:p>
          <w:p w14:paraId="269CA67D" w14:textId="2CAA9EEA" w:rsidR="00D65422" w:rsidRDefault="00D65422" w:rsidP="004165BB">
            <w:pPr>
              <w:pStyle w:val="XML5"/>
            </w:pPr>
            <w:r>
              <w:t>Switch used to identify itself.</w:t>
            </w:r>
            <w:proofErr w:type="gramStart"/>
            <w:r>
              <w:t>";</w:t>
            </w:r>
            <w:proofErr w:type="gramEnd"/>
          </w:p>
          <w:p w14:paraId="7EEE22ED" w14:textId="77777777" w:rsidR="00D65422" w:rsidRDefault="00D65422" w:rsidP="00D65422">
            <w:pPr>
              <w:pStyle w:val="XML3"/>
            </w:pPr>
            <w:r>
              <w:t>}</w:t>
            </w:r>
          </w:p>
          <w:p w14:paraId="34FC769E" w14:textId="10BEE259" w:rsidR="00A972D9" w:rsidRPr="009F1B7D" w:rsidRDefault="00A972D9" w:rsidP="00D65422">
            <w:pPr>
              <w:pStyle w:val="XML3"/>
            </w:pPr>
            <w:r>
              <w:t>leaf-list flow-table</w:t>
            </w:r>
            <w:r w:rsidRPr="009F1B7D">
              <w:t xml:space="preserve"> {</w:t>
            </w:r>
          </w:p>
          <w:p w14:paraId="545F6490" w14:textId="77777777" w:rsidR="00A972D9" w:rsidRPr="009F1B7D" w:rsidRDefault="00A972D9" w:rsidP="00A972D9">
            <w:pPr>
              <w:pStyle w:val="XML4"/>
            </w:pPr>
            <w:r w:rsidRPr="009F1B7D">
              <w:t>type leafref {</w:t>
            </w:r>
          </w:p>
          <w:p w14:paraId="6AA1C7FE" w14:textId="720CD952" w:rsidR="00A972D9" w:rsidRPr="009F1B7D" w:rsidRDefault="00A972D9" w:rsidP="00A972D9">
            <w:pPr>
              <w:pStyle w:val="XML5"/>
            </w:pPr>
            <w:r w:rsidRPr="009F1B7D">
              <w:t xml:space="preserve">path </w:t>
            </w:r>
            <w:r>
              <w:t>"/capable-switch/resources/flow-table</w:t>
            </w:r>
            <w:r w:rsidRPr="009F1B7D">
              <w:t>/resource-id";</w:t>
            </w:r>
          </w:p>
          <w:p w14:paraId="5B8259C0" w14:textId="77777777" w:rsidR="00A972D9" w:rsidRPr="009F1B7D" w:rsidRDefault="00A972D9" w:rsidP="00A972D9">
            <w:pPr>
              <w:pStyle w:val="XML4"/>
            </w:pPr>
            <w:r w:rsidRPr="009F1B7D">
              <w:t>}</w:t>
            </w:r>
          </w:p>
          <w:p w14:paraId="32BA0BF8" w14:textId="5D60C1B9" w:rsidR="00A972D9" w:rsidRPr="009F1B7D" w:rsidRDefault="00A972D9" w:rsidP="00A972D9">
            <w:pPr>
              <w:pStyle w:val="XML4"/>
            </w:pPr>
            <w:r w:rsidRPr="009F1B7D">
              <w:t>description "</w:t>
            </w:r>
            <w:r>
              <w:t>The list references to all flow table</w:t>
            </w:r>
            <w:r w:rsidRPr="009F1B7D">
              <w:t xml:space="preserve"> resources of the OpenFlow Capable Switch that the OpenFlow Logical Switch has exclusive access to.";</w:t>
            </w:r>
          </w:p>
          <w:p w14:paraId="2669EE2E" w14:textId="77777777" w:rsidR="00A972D9" w:rsidRPr="009F1B7D" w:rsidRDefault="00A972D9" w:rsidP="00A972D9">
            <w:pPr>
              <w:pStyle w:val="XML3"/>
            </w:pPr>
            <w:r w:rsidRPr="009F1B7D">
              <w:t>}</w:t>
            </w:r>
          </w:p>
          <w:p w14:paraId="44709B50" w14:textId="77777777" w:rsidR="00F86237" w:rsidRPr="009F1B7D" w:rsidRDefault="00F86237" w:rsidP="00011096">
            <w:pPr>
              <w:pStyle w:val="XML2"/>
            </w:pPr>
            <w:r w:rsidRPr="009F1B7D">
              <w:t>}</w:t>
            </w:r>
          </w:p>
          <w:p w14:paraId="2F0316B1" w14:textId="77777777" w:rsidR="00F86237" w:rsidRPr="009F1B7D" w:rsidRDefault="00F86237" w:rsidP="00011096">
            <w:pPr>
              <w:pStyle w:val="XML1"/>
            </w:pPr>
            <w:r w:rsidRPr="009F1B7D">
              <w:t>}</w:t>
            </w:r>
          </w:p>
        </w:tc>
      </w:tr>
    </w:tbl>
    <w:p w14:paraId="4F99CBD6" w14:textId="77777777" w:rsidR="00D8113B" w:rsidRDefault="00D8113B" w:rsidP="00D8113B">
      <w:pPr>
        <w:pStyle w:val="Heading2"/>
      </w:pPr>
      <w:bookmarkStart w:id="1350" w:name="_Ref320556201"/>
      <w:bookmarkStart w:id="1351" w:name="_Toc320556696"/>
      <w:r>
        <w:lastRenderedPageBreak/>
        <w:t xml:space="preserve">Logical </w:t>
      </w:r>
      <w:r w:rsidRPr="0082590C">
        <w:t>Switch</w:t>
      </w:r>
      <w:r>
        <w:t xml:space="preserve"> Capabilities</w:t>
      </w:r>
      <w:bookmarkEnd w:id="1350"/>
      <w:bookmarkEnd w:id="1351"/>
    </w:p>
    <w:p w14:paraId="5A2DC302" w14:textId="77777777" w:rsidR="00D8113B" w:rsidRDefault="00D8113B" w:rsidP="00D8113B">
      <w:pPr>
        <w:pStyle w:val="Heading3"/>
      </w:pPr>
      <w:bookmarkStart w:id="1352" w:name="_Toc320556697"/>
      <w:r>
        <w:t>UML Diagram</w:t>
      </w:r>
      <w:bookmarkEnd w:id="1352"/>
    </w:p>
    <w:p w14:paraId="6376345E" w14:textId="28853628" w:rsidR="00AF1D6D" w:rsidRDefault="00AF1D6D" w:rsidP="00AF1D6D">
      <w:pPr>
        <w:jc w:val="center"/>
      </w:pPr>
      <w:r>
        <w:object w:dxaOrig="6040" w:dyaOrig="6895" w14:anchorId="71B78564">
          <v:shape id="_x0000_i1030" type="#_x0000_t75" style="width:298.7pt;height:346.45pt" o:ole="">
            <v:imagedata r:id="rId24" o:title=""/>
          </v:shape>
          <o:OLEObject Type="Embed" ProgID="Visio.Drawing.11" ShapeID="_x0000_i1030" DrawAspect="Content" ObjectID="_1406116119" r:id="rId25"/>
        </w:object>
      </w:r>
    </w:p>
    <w:p w14:paraId="7BA027CD" w14:textId="5BC96194" w:rsidR="00AF1D6D" w:rsidRPr="00CE3A81" w:rsidRDefault="00AF1D6D" w:rsidP="00AF1D6D">
      <w:pPr>
        <w:pStyle w:val="Caption"/>
      </w:pPr>
      <w:r w:rsidRPr="00CE3A81">
        <w:t xml:space="preserve">Figure </w:t>
      </w:r>
      <w:r>
        <w:t>7</w:t>
      </w:r>
      <w:r w:rsidRPr="00CE3A81">
        <w:t>: Data Model Diagram for an OpenFlow Logical Switch</w:t>
      </w:r>
      <w:r>
        <w:t xml:space="preserve"> Capabilities</w:t>
      </w:r>
    </w:p>
    <w:p w14:paraId="289EFDA4" w14:textId="77777777" w:rsidR="00D8113B" w:rsidRPr="009F1B7D" w:rsidRDefault="00D8113B" w:rsidP="00D8113B">
      <w:pPr>
        <w:pStyle w:val="Heading3"/>
      </w:pPr>
      <w:bookmarkStart w:id="1353" w:name="_Toc320556698"/>
      <w:r>
        <w:t>XML Schema</w:t>
      </w:r>
      <w:bookmarkEnd w:id="1353"/>
    </w:p>
    <w:tbl>
      <w:tblPr>
        <w:tblStyle w:val="TableGrid"/>
        <w:tblW w:w="0" w:type="auto"/>
        <w:tblInd w:w="378" w:type="dxa"/>
        <w:shd w:val="clear" w:color="auto" w:fill="C8FCCD"/>
        <w:tblLook w:val="04A0" w:firstRow="1" w:lastRow="0" w:firstColumn="1" w:lastColumn="0" w:noHBand="0" w:noVBand="1"/>
      </w:tblPr>
      <w:tblGrid>
        <w:gridCol w:w="8820"/>
      </w:tblGrid>
      <w:tr w:rsidR="00D8113B" w:rsidRPr="009F1B7D" w14:paraId="05370D03" w14:textId="77777777" w:rsidTr="00173F8A">
        <w:tc>
          <w:tcPr>
            <w:tcW w:w="8820" w:type="dxa"/>
            <w:shd w:val="clear" w:color="auto" w:fill="C8FCCD"/>
          </w:tcPr>
          <w:p w14:paraId="76755537" w14:textId="020123C3" w:rsidR="00D8113B" w:rsidRPr="00D8113B" w:rsidRDefault="00D8113B" w:rsidP="00D8113B">
            <w:pPr>
              <w:pStyle w:val="XML1"/>
            </w:pPr>
            <w:r>
              <w:t>&lt;xs:</w:t>
            </w:r>
            <w:r w:rsidRPr="00D8113B">
              <w:t>complexType name="OFLogicalSwitchCapabilitiesType"&gt;</w:t>
            </w:r>
          </w:p>
          <w:p w14:paraId="0E531A9E" w14:textId="00C58F2A" w:rsidR="00D8113B" w:rsidRDefault="00D8113B" w:rsidP="00781A6A">
            <w:pPr>
              <w:pStyle w:val="XML2"/>
            </w:pPr>
            <w:r w:rsidRPr="00D8113B">
              <w:t>&lt;xs</w:t>
            </w:r>
            <w:r>
              <w:t>:sequence&gt;</w:t>
            </w:r>
          </w:p>
          <w:p w14:paraId="2530C7C9" w14:textId="65A69BF8" w:rsidR="00D8113B" w:rsidRDefault="00D8113B" w:rsidP="00781A6A">
            <w:pPr>
              <w:pStyle w:val="XML3"/>
            </w:pPr>
            <w:r>
              <w:t>&lt;xs:element name="max-buffered-packets" type="xs:integer"&gt;</w:t>
            </w:r>
          </w:p>
          <w:p w14:paraId="5B6D4030" w14:textId="43BA6524" w:rsidR="00D8113B" w:rsidRDefault="00D8113B" w:rsidP="00781A6A">
            <w:pPr>
              <w:pStyle w:val="XML4"/>
            </w:pPr>
            <w:r>
              <w:t>&lt;xs:annotation&gt;</w:t>
            </w:r>
          </w:p>
          <w:p w14:paraId="1B61FBF8" w14:textId="6634C032" w:rsidR="00D8113B" w:rsidRDefault="00D8113B" w:rsidP="00781A6A">
            <w:pPr>
              <w:pStyle w:val="XML5"/>
            </w:pPr>
            <w:r>
              <w:t>&lt;xs</w:t>
            </w:r>
            <w:proofErr w:type="gramStart"/>
            <w:r>
              <w:t>:documentation</w:t>
            </w:r>
            <w:proofErr w:type="gramEnd"/>
            <w:r>
              <w:t>&gt;The maximum number of packets the switch can buffer when sending packets to the controller using packet-in messages. See OpenFlow protocol 1.2 section A.3.1</w:t>
            </w:r>
          </w:p>
          <w:p w14:paraId="190C14F7" w14:textId="1534D55B" w:rsidR="00D8113B" w:rsidRDefault="00D8113B" w:rsidP="00781A6A">
            <w:pPr>
              <w:pStyle w:val="XML5"/>
            </w:pPr>
            <w:r>
              <w:t>&lt;/xs:documentation&gt;</w:t>
            </w:r>
          </w:p>
          <w:p w14:paraId="7F8D0039" w14:textId="26E9C925" w:rsidR="00D8113B" w:rsidRDefault="00D8113B" w:rsidP="00781A6A">
            <w:pPr>
              <w:pStyle w:val="XML4"/>
            </w:pPr>
            <w:r>
              <w:t>&lt;/xs:annotation&gt;</w:t>
            </w:r>
          </w:p>
          <w:p w14:paraId="5F4E8942" w14:textId="71D6560C" w:rsidR="00D8113B" w:rsidRDefault="00D8113B" w:rsidP="00B16420">
            <w:pPr>
              <w:pStyle w:val="XML3"/>
            </w:pPr>
            <w:r>
              <w:t>&lt;/xs:element&gt;</w:t>
            </w:r>
          </w:p>
          <w:p w14:paraId="62F4A13C" w14:textId="6F72C176" w:rsidR="00D8113B" w:rsidRDefault="00D8113B" w:rsidP="00B16420">
            <w:pPr>
              <w:pStyle w:val="XML3"/>
            </w:pPr>
            <w:r>
              <w:t>&lt;xs:element name="max-tables" type="xs:integer"&gt;</w:t>
            </w:r>
          </w:p>
          <w:p w14:paraId="5DDA6917" w14:textId="03546247" w:rsidR="00D8113B" w:rsidRDefault="00D8113B" w:rsidP="00B16420">
            <w:pPr>
              <w:pStyle w:val="XML4"/>
            </w:pPr>
            <w:r>
              <w:t>&lt;xs:annotation&gt;</w:t>
            </w:r>
          </w:p>
          <w:p w14:paraId="24714402" w14:textId="1F5F538B" w:rsidR="00D8113B" w:rsidRDefault="00D8113B" w:rsidP="00B16420">
            <w:pPr>
              <w:pStyle w:val="XML5"/>
            </w:pPr>
            <w:r>
              <w:t>&lt;xs</w:t>
            </w:r>
            <w:proofErr w:type="gramStart"/>
            <w:r>
              <w:t>:documentation</w:t>
            </w:r>
            <w:proofErr w:type="gramEnd"/>
            <w:r>
              <w:t>&gt; The number of flow tables supported by the switch. See OpenFlow protocol 1.2 section A.3.1</w:t>
            </w:r>
            <w:r>
              <w:tab/>
            </w:r>
            <w:r>
              <w:tab/>
            </w:r>
          </w:p>
          <w:p w14:paraId="284AC224" w14:textId="73BBFB31" w:rsidR="00D8113B" w:rsidRDefault="00D8113B" w:rsidP="00B16420">
            <w:pPr>
              <w:pStyle w:val="XML5"/>
            </w:pPr>
            <w:r>
              <w:t>&lt;/xs:documentation&gt;</w:t>
            </w:r>
          </w:p>
          <w:p w14:paraId="5706A882" w14:textId="0DA08C7A" w:rsidR="00D8113B" w:rsidRDefault="00D8113B" w:rsidP="00B16420">
            <w:pPr>
              <w:pStyle w:val="XML4"/>
            </w:pPr>
            <w:r>
              <w:t>&lt;/xs:annotation&gt;</w:t>
            </w:r>
          </w:p>
          <w:p w14:paraId="357B5D5E" w14:textId="465E856C" w:rsidR="00D8113B" w:rsidRDefault="00D8113B" w:rsidP="00B16420">
            <w:pPr>
              <w:pStyle w:val="XML3"/>
            </w:pPr>
            <w:r>
              <w:lastRenderedPageBreak/>
              <w:t>&lt;/xs:element&gt;</w:t>
            </w:r>
          </w:p>
          <w:p w14:paraId="58B9A654" w14:textId="33315774" w:rsidR="00D8113B" w:rsidRDefault="00D8113B" w:rsidP="00B16420">
            <w:pPr>
              <w:pStyle w:val="XML3"/>
            </w:pPr>
            <w:r>
              <w:t>&lt;xs:element name="max-ports" type="xs:integer"&gt;</w:t>
            </w:r>
          </w:p>
          <w:p w14:paraId="652ED3C8" w14:textId="06F4C11B" w:rsidR="00D8113B" w:rsidRDefault="00D8113B" w:rsidP="00B16420">
            <w:pPr>
              <w:pStyle w:val="XML4"/>
            </w:pPr>
            <w:r>
              <w:t>&lt;xs:annotation&gt;</w:t>
            </w:r>
          </w:p>
          <w:p w14:paraId="49A07E0D" w14:textId="20471774" w:rsidR="00D8113B" w:rsidRDefault="00D8113B" w:rsidP="00B16420">
            <w:pPr>
              <w:pStyle w:val="XML5"/>
            </w:pPr>
            <w:r>
              <w:t>&lt;xs</w:t>
            </w:r>
            <w:proofErr w:type="gramStart"/>
            <w:r>
              <w:t>:documentation</w:t>
            </w:r>
            <w:proofErr w:type="gramEnd"/>
            <w:r>
              <w:t>&gt; The number of ports supported by the switch. See OpenFlow protocol 1.2 section A.3.1</w:t>
            </w:r>
            <w:r>
              <w:tab/>
            </w:r>
            <w:r>
              <w:tab/>
            </w:r>
          </w:p>
          <w:p w14:paraId="2D10A55F" w14:textId="625B70EA" w:rsidR="00D8113B" w:rsidRDefault="00D8113B" w:rsidP="00B16420">
            <w:pPr>
              <w:pStyle w:val="XML5"/>
            </w:pPr>
            <w:r>
              <w:t>&lt;/xs:documentation&gt;</w:t>
            </w:r>
          </w:p>
          <w:p w14:paraId="72A4EF85" w14:textId="6907AE8D" w:rsidR="00D8113B" w:rsidRDefault="00D8113B" w:rsidP="00B16420">
            <w:pPr>
              <w:pStyle w:val="XML4"/>
            </w:pPr>
            <w:r>
              <w:t>&lt;/xs:annotation&gt;</w:t>
            </w:r>
          </w:p>
          <w:p w14:paraId="3C85C27E" w14:textId="66C0467D" w:rsidR="00D8113B" w:rsidRDefault="00D8113B" w:rsidP="00B16420">
            <w:pPr>
              <w:pStyle w:val="XML3"/>
            </w:pPr>
            <w:r>
              <w:t>&lt;/xs:element&gt;</w:t>
            </w:r>
          </w:p>
          <w:p w14:paraId="72833B4E" w14:textId="795D1F7E" w:rsidR="00D8113B" w:rsidRDefault="00D8113B" w:rsidP="00B16420">
            <w:pPr>
              <w:pStyle w:val="XML3"/>
            </w:pPr>
            <w:r>
              <w:t>&lt;xs:element name="flow-statistics" type="xs:boolean"&gt;</w:t>
            </w:r>
          </w:p>
          <w:p w14:paraId="2F870FE1" w14:textId="048E2F2C" w:rsidR="00D8113B" w:rsidRDefault="00D8113B" w:rsidP="00B16420">
            <w:pPr>
              <w:pStyle w:val="XML4"/>
            </w:pPr>
            <w:r>
              <w:t>&lt;xs:annotation&gt;</w:t>
            </w:r>
          </w:p>
          <w:p w14:paraId="1BB47ED2" w14:textId="08B205A9" w:rsidR="00D8113B" w:rsidRDefault="00D8113B" w:rsidP="00B16420">
            <w:pPr>
              <w:pStyle w:val="XML5"/>
            </w:pPr>
            <w:r>
              <w:t>&lt;xs</w:t>
            </w:r>
            <w:proofErr w:type="gramStart"/>
            <w:r>
              <w:t>:documentation</w:t>
            </w:r>
            <w:proofErr w:type="gramEnd"/>
            <w:r>
              <w:t>&gt; Whether the switch supports flow statistics. See OpenFlow protocol 1.2 section A.3.1</w:t>
            </w:r>
            <w:r>
              <w:tab/>
            </w:r>
            <w:r>
              <w:tab/>
            </w:r>
          </w:p>
          <w:p w14:paraId="767202D8" w14:textId="308FDE9D" w:rsidR="00D8113B" w:rsidRDefault="00D8113B" w:rsidP="00B16420">
            <w:pPr>
              <w:pStyle w:val="XML5"/>
            </w:pPr>
            <w:r>
              <w:t>&lt;/xs:documentation&gt;</w:t>
            </w:r>
          </w:p>
          <w:p w14:paraId="0EE42064" w14:textId="1A5C0C0C" w:rsidR="00D8113B" w:rsidRDefault="00D8113B" w:rsidP="00B16420">
            <w:pPr>
              <w:pStyle w:val="XML4"/>
            </w:pPr>
            <w:r>
              <w:t>&lt;/xs:annotation&gt;</w:t>
            </w:r>
          </w:p>
          <w:p w14:paraId="60BB62FC" w14:textId="78C613B4" w:rsidR="00D8113B" w:rsidRDefault="00D8113B" w:rsidP="00B16420">
            <w:pPr>
              <w:pStyle w:val="XML3"/>
            </w:pPr>
            <w:r>
              <w:t>&lt;/xs:element&gt;</w:t>
            </w:r>
          </w:p>
          <w:p w14:paraId="0FD14267" w14:textId="4B676734" w:rsidR="00D8113B" w:rsidRDefault="00D8113B" w:rsidP="00B16420">
            <w:pPr>
              <w:pStyle w:val="XML3"/>
            </w:pPr>
            <w:r>
              <w:t>&lt;xs:element name="table-statistics" type="xs:boolean"&gt;</w:t>
            </w:r>
          </w:p>
          <w:p w14:paraId="69ED2FA0" w14:textId="58EF162C" w:rsidR="00D8113B" w:rsidRDefault="00D8113B" w:rsidP="00613003">
            <w:pPr>
              <w:pStyle w:val="XML4"/>
            </w:pPr>
            <w:r>
              <w:t>&lt;xs:annotation&gt;</w:t>
            </w:r>
          </w:p>
          <w:p w14:paraId="47F3B657" w14:textId="21130ECC" w:rsidR="00D8113B" w:rsidRDefault="00D8113B" w:rsidP="00613003">
            <w:pPr>
              <w:pStyle w:val="XML5"/>
            </w:pPr>
            <w:r>
              <w:t>&lt;xs</w:t>
            </w:r>
            <w:proofErr w:type="gramStart"/>
            <w:r>
              <w:t>:documentation</w:t>
            </w:r>
            <w:proofErr w:type="gramEnd"/>
            <w:r>
              <w:t>&gt; Whether the switch supports table statistics. See OpenFlow protocol 1.2 section A.3.1</w:t>
            </w:r>
            <w:r>
              <w:tab/>
            </w:r>
            <w:r>
              <w:tab/>
            </w:r>
          </w:p>
          <w:p w14:paraId="6BA706C3" w14:textId="732B5B22" w:rsidR="00D8113B" w:rsidRDefault="00D8113B" w:rsidP="00613003">
            <w:pPr>
              <w:pStyle w:val="XML5"/>
            </w:pPr>
            <w:r>
              <w:t>&lt;/xs:documentation&gt;</w:t>
            </w:r>
          </w:p>
          <w:p w14:paraId="01BB5AE8" w14:textId="61541BF0" w:rsidR="00D8113B" w:rsidRDefault="00D8113B" w:rsidP="00613003">
            <w:pPr>
              <w:pStyle w:val="XML4"/>
            </w:pPr>
            <w:r>
              <w:t>&lt;/xs:annotation&gt;</w:t>
            </w:r>
          </w:p>
          <w:p w14:paraId="0B9B37B2" w14:textId="72C0B84D" w:rsidR="00D8113B" w:rsidRDefault="00D8113B" w:rsidP="00613003">
            <w:pPr>
              <w:pStyle w:val="XML3"/>
            </w:pPr>
            <w:r>
              <w:t>&lt;/xs:element&gt;</w:t>
            </w:r>
          </w:p>
          <w:p w14:paraId="5CB47118" w14:textId="666B5450" w:rsidR="00D8113B" w:rsidRDefault="00D8113B" w:rsidP="00613003">
            <w:pPr>
              <w:pStyle w:val="XML3"/>
            </w:pPr>
            <w:r>
              <w:t>&lt;xs:element name="port-statistics" type="xs:boolean"&gt;</w:t>
            </w:r>
          </w:p>
          <w:p w14:paraId="116396DB" w14:textId="3E8E6218" w:rsidR="00D8113B" w:rsidRDefault="00D8113B" w:rsidP="00613003">
            <w:pPr>
              <w:pStyle w:val="XML4"/>
            </w:pPr>
            <w:r>
              <w:t>&lt;xs:annotation&gt;</w:t>
            </w:r>
          </w:p>
          <w:p w14:paraId="529209F5" w14:textId="42FC8DA7" w:rsidR="00D8113B" w:rsidRDefault="00D8113B" w:rsidP="00613003">
            <w:pPr>
              <w:pStyle w:val="XML5"/>
            </w:pPr>
            <w:r>
              <w:t>&lt;xs</w:t>
            </w:r>
            <w:proofErr w:type="gramStart"/>
            <w:r>
              <w:t>:documentation</w:t>
            </w:r>
            <w:proofErr w:type="gramEnd"/>
            <w:r>
              <w:t>&gt;Whether the switch supports port statistics. See OpenFlow protocol 1.2 section A.3.1</w:t>
            </w:r>
            <w:r>
              <w:tab/>
            </w:r>
            <w:r>
              <w:tab/>
            </w:r>
          </w:p>
          <w:p w14:paraId="4794EEB8" w14:textId="6DD31994" w:rsidR="00D8113B" w:rsidRDefault="00D8113B" w:rsidP="00613003">
            <w:pPr>
              <w:pStyle w:val="XML5"/>
            </w:pPr>
            <w:r>
              <w:t>&lt;/xs:documentation&gt;</w:t>
            </w:r>
          </w:p>
          <w:p w14:paraId="3796E635" w14:textId="568941C5" w:rsidR="00D8113B" w:rsidRDefault="00D8113B" w:rsidP="00613003">
            <w:pPr>
              <w:pStyle w:val="XML4"/>
            </w:pPr>
            <w:r>
              <w:t>&lt;/xs:annotation&gt;</w:t>
            </w:r>
          </w:p>
          <w:p w14:paraId="330A3F2B" w14:textId="6AACF7E8" w:rsidR="00D8113B" w:rsidRDefault="00D8113B" w:rsidP="00613003">
            <w:pPr>
              <w:pStyle w:val="XML3"/>
            </w:pPr>
            <w:r>
              <w:t>&lt;/xs:element&gt;</w:t>
            </w:r>
          </w:p>
          <w:p w14:paraId="2B262C24" w14:textId="08AF7B37" w:rsidR="00D8113B" w:rsidRDefault="00D8113B" w:rsidP="00613003">
            <w:pPr>
              <w:pStyle w:val="XML3"/>
            </w:pPr>
            <w:r>
              <w:t>&lt;xs:element name="group-statistics" type="xs:boolean"&gt;</w:t>
            </w:r>
          </w:p>
          <w:p w14:paraId="72781A8C" w14:textId="616766EE" w:rsidR="00D8113B" w:rsidRDefault="00D8113B" w:rsidP="00613003">
            <w:pPr>
              <w:pStyle w:val="XML4"/>
            </w:pPr>
            <w:r>
              <w:t>&lt;xs:annotation&gt;</w:t>
            </w:r>
          </w:p>
          <w:p w14:paraId="6F3C9DC4" w14:textId="4FBDB0C1" w:rsidR="00D8113B" w:rsidRDefault="00D8113B" w:rsidP="000C19B4">
            <w:pPr>
              <w:pStyle w:val="XML5"/>
            </w:pPr>
            <w:r>
              <w:t>&lt;xs</w:t>
            </w:r>
            <w:proofErr w:type="gramStart"/>
            <w:r>
              <w:t>:documentation</w:t>
            </w:r>
            <w:proofErr w:type="gramEnd"/>
            <w:r>
              <w:t>&gt; Whether the switch supports group statistics. See OpenF</w:t>
            </w:r>
            <w:r w:rsidR="000C19B4">
              <w:t>low protocol 1.2 section A.3.1</w:t>
            </w:r>
          </w:p>
          <w:p w14:paraId="037D6257" w14:textId="691F67B1" w:rsidR="00D8113B" w:rsidRDefault="00D8113B" w:rsidP="000C19B4">
            <w:pPr>
              <w:pStyle w:val="XML5"/>
            </w:pPr>
            <w:r>
              <w:t>&lt;/xs:documentation&gt;</w:t>
            </w:r>
          </w:p>
          <w:p w14:paraId="7C325A13" w14:textId="20066E8C" w:rsidR="00D8113B" w:rsidRDefault="00D8113B" w:rsidP="000C19B4">
            <w:pPr>
              <w:pStyle w:val="XML4"/>
            </w:pPr>
            <w:r>
              <w:t>&lt;/xs:annotation&gt;</w:t>
            </w:r>
          </w:p>
          <w:p w14:paraId="32B68D21" w14:textId="2C33E29D" w:rsidR="00D8113B" w:rsidRDefault="00D8113B" w:rsidP="000C19B4">
            <w:pPr>
              <w:pStyle w:val="XML3"/>
            </w:pPr>
            <w:r>
              <w:t>&lt;/xs:element&gt;</w:t>
            </w:r>
          </w:p>
          <w:p w14:paraId="2050F924" w14:textId="7C9DC7AB" w:rsidR="00D8113B" w:rsidRDefault="00D8113B" w:rsidP="000C19B4">
            <w:pPr>
              <w:pStyle w:val="XML3"/>
            </w:pPr>
            <w:r>
              <w:t>&lt;xs:element name="queue-statistics" type="xs:boolean"&gt;</w:t>
            </w:r>
          </w:p>
          <w:p w14:paraId="5D729EDC" w14:textId="5D897015" w:rsidR="00D8113B" w:rsidRDefault="00D8113B" w:rsidP="000C19B4">
            <w:pPr>
              <w:pStyle w:val="XML4"/>
            </w:pPr>
            <w:r>
              <w:t>&lt;xs:annotation&gt;</w:t>
            </w:r>
          </w:p>
          <w:p w14:paraId="2BC3141C" w14:textId="20164215" w:rsidR="00D8113B" w:rsidRDefault="00D8113B" w:rsidP="000C19B4">
            <w:pPr>
              <w:pStyle w:val="XML5"/>
            </w:pPr>
            <w:r>
              <w:t>&lt;xs</w:t>
            </w:r>
            <w:proofErr w:type="gramStart"/>
            <w:r>
              <w:t>:documentation</w:t>
            </w:r>
            <w:proofErr w:type="gramEnd"/>
            <w:r>
              <w:t>&gt;Whether the switch supports queue statistics. See OpenFlow protocol 1.2 section A.3.1</w:t>
            </w:r>
            <w:r>
              <w:tab/>
            </w:r>
            <w:r>
              <w:tab/>
            </w:r>
          </w:p>
          <w:p w14:paraId="75E74E36" w14:textId="10F1F43A" w:rsidR="00D8113B" w:rsidRDefault="00D8113B" w:rsidP="000C19B4">
            <w:pPr>
              <w:pStyle w:val="XML5"/>
            </w:pPr>
            <w:r>
              <w:t>&lt;/xs:documentation&gt;</w:t>
            </w:r>
          </w:p>
          <w:p w14:paraId="45B057DE" w14:textId="3180FBE5" w:rsidR="00D8113B" w:rsidRDefault="00D8113B" w:rsidP="000C19B4">
            <w:pPr>
              <w:pStyle w:val="XML4"/>
            </w:pPr>
            <w:r>
              <w:t>&lt;/xs:annotation&gt;</w:t>
            </w:r>
          </w:p>
          <w:p w14:paraId="1927A902" w14:textId="3C4C486C" w:rsidR="00D8113B" w:rsidRDefault="00D8113B" w:rsidP="000C19B4">
            <w:pPr>
              <w:pStyle w:val="XML3"/>
            </w:pPr>
            <w:r>
              <w:t>&lt;/xs:element&gt;</w:t>
            </w:r>
          </w:p>
          <w:p w14:paraId="218B5E89" w14:textId="558334F8" w:rsidR="00D8113B" w:rsidRDefault="00D8113B" w:rsidP="000C19B4">
            <w:pPr>
              <w:pStyle w:val="XML3"/>
            </w:pPr>
            <w:r>
              <w:t>&lt;xs:element name="reassemble-ip-fragments" type="xs:boolean"&gt;</w:t>
            </w:r>
          </w:p>
          <w:p w14:paraId="7AB67912" w14:textId="40986220" w:rsidR="00D8113B" w:rsidRDefault="00D8113B" w:rsidP="000C19B4">
            <w:pPr>
              <w:pStyle w:val="XML4"/>
            </w:pPr>
            <w:r>
              <w:t>&lt;xs:annotation&gt;</w:t>
            </w:r>
          </w:p>
          <w:p w14:paraId="194AF392" w14:textId="3B780770" w:rsidR="00D8113B" w:rsidRDefault="00D8113B" w:rsidP="000C19B4">
            <w:pPr>
              <w:pStyle w:val="XML5"/>
            </w:pPr>
            <w:r>
              <w:t>&lt;xs</w:t>
            </w:r>
            <w:proofErr w:type="gramStart"/>
            <w:r>
              <w:t>:documentation</w:t>
            </w:r>
            <w:proofErr w:type="gramEnd"/>
            <w:r>
              <w:t>&gt;Whether the switch supports reassemble IP fragments. See OpenFlow protocol 1.2 section A.3.1</w:t>
            </w:r>
            <w:r>
              <w:tab/>
            </w:r>
            <w:r>
              <w:tab/>
            </w:r>
          </w:p>
          <w:p w14:paraId="6B6EFA4F" w14:textId="06C224C4" w:rsidR="00D8113B" w:rsidRDefault="00D8113B" w:rsidP="000C19B4">
            <w:pPr>
              <w:pStyle w:val="XML5"/>
            </w:pPr>
            <w:r>
              <w:t>&lt;/xs:documentation&gt;</w:t>
            </w:r>
          </w:p>
          <w:p w14:paraId="1B859379" w14:textId="610914D8" w:rsidR="00D8113B" w:rsidRDefault="00D8113B" w:rsidP="000C19B4">
            <w:pPr>
              <w:pStyle w:val="XML4"/>
            </w:pPr>
            <w:r>
              <w:t>&lt;/xs:annotation&gt;</w:t>
            </w:r>
          </w:p>
          <w:p w14:paraId="6E775CA6" w14:textId="5A0A5CBD" w:rsidR="00D8113B" w:rsidRDefault="00D8113B" w:rsidP="000C19B4">
            <w:pPr>
              <w:pStyle w:val="XML3"/>
            </w:pPr>
            <w:r>
              <w:t>&lt;/xs:element&gt;</w:t>
            </w:r>
          </w:p>
          <w:p w14:paraId="742A4862" w14:textId="334CC20D" w:rsidR="00D8113B" w:rsidRDefault="00D8113B" w:rsidP="000C19B4">
            <w:pPr>
              <w:pStyle w:val="XML3"/>
            </w:pPr>
            <w:r>
              <w:t>&lt;xs:element name="block-looping-ports" type="xs:boolean"&gt;</w:t>
            </w:r>
          </w:p>
          <w:p w14:paraId="1527D004" w14:textId="22BD4A16" w:rsidR="00D8113B" w:rsidRDefault="00D8113B" w:rsidP="000C19B4">
            <w:pPr>
              <w:pStyle w:val="XML4"/>
            </w:pPr>
            <w:r>
              <w:t>&lt;xs:annotation&gt;</w:t>
            </w:r>
          </w:p>
          <w:p w14:paraId="1889EEDC" w14:textId="7324A672" w:rsidR="00D8113B" w:rsidRDefault="00D8113B" w:rsidP="000C19B4">
            <w:pPr>
              <w:pStyle w:val="XML5"/>
            </w:pPr>
            <w:r>
              <w:t xml:space="preserve">&lt;xs:documentation&gt;"true" indicates that a switch protocol outside of OpenFlow, such as 802.1D Spanning Tree, will detect topology loops and block ports to prevent packet loops. See </w:t>
            </w:r>
            <w:r>
              <w:lastRenderedPageBreak/>
              <w:t>OpenFlow protocol 1.2 section A.3.1</w:t>
            </w:r>
            <w:r>
              <w:tab/>
            </w:r>
            <w:r>
              <w:tab/>
            </w:r>
          </w:p>
          <w:p w14:paraId="7E9D376C" w14:textId="60125C0C" w:rsidR="00D8113B" w:rsidRDefault="00D8113B" w:rsidP="000C19B4">
            <w:pPr>
              <w:pStyle w:val="XML5"/>
            </w:pPr>
            <w:r>
              <w:t>&lt;/xs:documentation&gt;</w:t>
            </w:r>
          </w:p>
          <w:p w14:paraId="706431B4" w14:textId="3B622348" w:rsidR="00D8113B" w:rsidRDefault="00D8113B" w:rsidP="000C19B4">
            <w:pPr>
              <w:pStyle w:val="XML4"/>
            </w:pPr>
            <w:r>
              <w:t>&lt;/xs:annotation&gt;</w:t>
            </w:r>
          </w:p>
          <w:p w14:paraId="4ED3AFD0" w14:textId="3EF062B7" w:rsidR="00D8113B" w:rsidRDefault="00D8113B" w:rsidP="000C19B4">
            <w:pPr>
              <w:pStyle w:val="XML3"/>
            </w:pPr>
            <w:r>
              <w:t>&lt;/xs:element&gt;</w:t>
            </w:r>
          </w:p>
          <w:p w14:paraId="5B4A71DE" w14:textId="77777777" w:rsidR="007B796F" w:rsidRDefault="00D8113B" w:rsidP="000C19B4">
            <w:pPr>
              <w:pStyle w:val="XML3"/>
            </w:pPr>
            <w:r>
              <w:t xml:space="preserve">&lt;xs:element name="reserved-port-types" </w:t>
            </w:r>
          </w:p>
          <w:p w14:paraId="2A0CAE48" w14:textId="51FF2AF6" w:rsidR="00D8113B" w:rsidRDefault="007B796F" w:rsidP="007B796F">
            <w:pPr>
              <w:pStyle w:val="XML9"/>
            </w:pPr>
            <w:r>
              <w:t>t</w:t>
            </w:r>
            <w:r w:rsidR="00D8113B">
              <w:t>ype="OFReservedPortTypes"&gt;</w:t>
            </w:r>
          </w:p>
          <w:p w14:paraId="4386D354" w14:textId="714FDCD3" w:rsidR="00D8113B" w:rsidRDefault="00D8113B" w:rsidP="007B796F">
            <w:pPr>
              <w:pStyle w:val="XML4"/>
            </w:pPr>
            <w:r>
              <w:t>&lt;xs:annotation&gt;</w:t>
            </w:r>
          </w:p>
          <w:p w14:paraId="336D28D2" w14:textId="4025200E" w:rsidR="00D8113B" w:rsidRDefault="00D8113B" w:rsidP="007B796F">
            <w:pPr>
              <w:pStyle w:val="XML5"/>
            </w:pPr>
            <w:r>
              <w:t xml:space="preserve">&lt;xs:documentation&gt;Specify generic forwarding actions such as sending to the controller, </w:t>
            </w:r>
            <w:r w:rsidR="00C4220E">
              <w:t>fl</w:t>
            </w:r>
            <w:r>
              <w:t xml:space="preserve">ooding, or forwarding using non-OpenFlow methods, such as "normal" switch processing. SeeOpenFlow protocol 1.2 </w:t>
            </w:r>
            <w:proofErr w:type="gramStart"/>
            <w:r>
              <w:t>section</w:t>
            </w:r>
            <w:proofErr w:type="gramEnd"/>
            <w:r>
              <w:t xml:space="preserve"> 4.5.</w:t>
            </w:r>
          </w:p>
          <w:p w14:paraId="7DC3D388" w14:textId="0955D4F4" w:rsidR="00D8113B" w:rsidRDefault="00D8113B" w:rsidP="007B796F">
            <w:pPr>
              <w:pStyle w:val="XML5"/>
            </w:pPr>
            <w:r>
              <w:t>&lt;/xs:documentation&gt;</w:t>
            </w:r>
          </w:p>
          <w:p w14:paraId="5C97010A" w14:textId="6153A725" w:rsidR="00D8113B" w:rsidRDefault="00D8113B" w:rsidP="007B796F">
            <w:pPr>
              <w:pStyle w:val="XML4"/>
            </w:pPr>
            <w:r>
              <w:t>&lt;/xs:annotation&gt;</w:t>
            </w:r>
          </w:p>
          <w:p w14:paraId="280FC78F" w14:textId="45DF0908" w:rsidR="00D8113B" w:rsidRDefault="00D8113B" w:rsidP="007B796F">
            <w:pPr>
              <w:pStyle w:val="XML3"/>
            </w:pPr>
            <w:r>
              <w:t xml:space="preserve">&lt;/xs:element&gt;  </w:t>
            </w:r>
            <w:r>
              <w:tab/>
            </w:r>
          </w:p>
          <w:p w14:paraId="00677426" w14:textId="186A5532" w:rsidR="00D8113B" w:rsidRDefault="00D8113B" w:rsidP="007B796F">
            <w:pPr>
              <w:pStyle w:val="XML3"/>
            </w:pPr>
            <w:r>
              <w:t>&lt;xs:element name="group-types" type="OFGroupTypes"&gt;</w:t>
            </w:r>
          </w:p>
          <w:p w14:paraId="1BDF75F4" w14:textId="4253181C" w:rsidR="00D8113B" w:rsidRDefault="00D8113B" w:rsidP="007B796F">
            <w:pPr>
              <w:pStyle w:val="XML4"/>
            </w:pPr>
            <w:r>
              <w:t>&lt;xs:annotation&gt;</w:t>
            </w:r>
          </w:p>
          <w:p w14:paraId="7272D4FF" w14:textId="064B979C" w:rsidR="00D8113B" w:rsidRDefault="00D8113B" w:rsidP="007B796F">
            <w:pPr>
              <w:pStyle w:val="XML5"/>
            </w:pPr>
            <w:r>
              <w:t>&lt;xs</w:t>
            </w:r>
            <w:proofErr w:type="gramStart"/>
            <w:r>
              <w:t>:documentation</w:t>
            </w:r>
            <w:proofErr w:type="gramEnd"/>
            <w:r>
              <w:t xml:space="preserve">&gt;The group types supported by the switch. SeeOpenFlow protocol 1.2 </w:t>
            </w:r>
            <w:proofErr w:type="gramStart"/>
            <w:r>
              <w:t>section</w:t>
            </w:r>
            <w:proofErr w:type="gramEnd"/>
            <w:r>
              <w:t xml:space="preserve"> 5.4.1.</w:t>
            </w:r>
          </w:p>
          <w:p w14:paraId="3A623CDD" w14:textId="1D03EC87" w:rsidR="00D8113B" w:rsidRDefault="00D8113B" w:rsidP="007B796F">
            <w:pPr>
              <w:pStyle w:val="XML5"/>
            </w:pPr>
            <w:r>
              <w:t>&lt;/xs:documentation&gt;</w:t>
            </w:r>
          </w:p>
          <w:p w14:paraId="65C5B86F" w14:textId="3A95BB01" w:rsidR="00D8113B" w:rsidRDefault="00D8113B" w:rsidP="007B796F">
            <w:pPr>
              <w:pStyle w:val="XML4"/>
            </w:pPr>
            <w:r>
              <w:t>&lt;/xs:annotation&gt;</w:t>
            </w:r>
          </w:p>
          <w:p w14:paraId="6D416578" w14:textId="1D33E58A" w:rsidR="00D8113B" w:rsidRDefault="00D8113B" w:rsidP="007B796F">
            <w:pPr>
              <w:pStyle w:val="XML3"/>
            </w:pPr>
            <w:r>
              <w:t>&lt;/xs:element&gt;</w:t>
            </w:r>
          </w:p>
          <w:p w14:paraId="00DEA30F" w14:textId="6AF9A03E" w:rsidR="00D8113B" w:rsidRDefault="00D8113B" w:rsidP="007B796F">
            <w:pPr>
              <w:pStyle w:val="XML3"/>
            </w:pPr>
            <w:r>
              <w:t>&lt;xs:element name="group-capabilities" type="OFGroupCapabilities"&gt;</w:t>
            </w:r>
          </w:p>
          <w:p w14:paraId="782230AA" w14:textId="058564CF" w:rsidR="00D8113B" w:rsidRDefault="00D8113B" w:rsidP="007B796F">
            <w:pPr>
              <w:pStyle w:val="XML4"/>
            </w:pPr>
            <w:r>
              <w:t>&lt;xs:annotation&gt;</w:t>
            </w:r>
          </w:p>
          <w:p w14:paraId="0F2FB6A8" w14:textId="57EAE137" w:rsidR="00D8113B" w:rsidRDefault="00D8113B" w:rsidP="007B796F">
            <w:pPr>
              <w:pStyle w:val="XML5"/>
            </w:pPr>
            <w:r>
              <w:t>&lt;xs</w:t>
            </w:r>
            <w:proofErr w:type="gramStart"/>
            <w:r>
              <w:t>:documentation</w:t>
            </w:r>
            <w:proofErr w:type="gramEnd"/>
            <w:r>
              <w:t xml:space="preserve">&gt;The group capabilities supported by the switch. SeeOpenFlow protocol 1.2 </w:t>
            </w:r>
            <w:proofErr w:type="gramStart"/>
            <w:r>
              <w:t>section</w:t>
            </w:r>
            <w:proofErr w:type="gramEnd"/>
            <w:r>
              <w:t xml:space="preserve"> A.3.5.9.</w:t>
            </w:r>
          </w:p>
          <w:p w14:paraId="347F1390" w14:textId="68CED066" w:rsidR="00D8113B" w:rsidRDefault="00D8113B" w:rsidP="007B796F">
            <w:pPr>
              <w:pStyle w:val="XML5"/>
            </w:pPr>
            <w:r>
              <w:t>&lt;/xs:documentation&gt;</w:t>
            </w:r>
          </w:p>
          <w:p w14:paraId="0A1E4E90" w14:textId="611DB597" w:rsidR="00D8113B" w:rsidRDefault="00D8113B" w:rsidP="007B796F">
            <w:pPr>
              <w:pStyle w:val="XML4"/>
            </w:pPr>
            <w:r>
              <w:t xml:space="preserve">&lt;/xs:annotation&gt;  </w:t>
            </w:r>
            <w:r>
              <w:tab/>
            </w:r>
          </w:p>
          <w:p w14:paraId="47B89638" w14:textId="004227A5" w:rsidR="00D8113B" w:rsidRDefault="00D8113B" w:rsidP="007B796F">
            <w:pPr>
              <w:pStyle w:val="XML3"/>
            </w:pPr>
            <w:r>
              <w:t>&lt;/xs:element&gt;</w:t>
            </w:r>
          </w:p>
          <w:p w14:paraId="0F67CD1F" w14:textId="04F7962C" w:rsidR="00D8113B" w:rsidRDefault="00D8113B" w:rsidP="007B796F">
            <w:pPr>
              <w:pStyle w:val="XML3"/>
            </w:pPr>
            <w:r>
              <w:t>&lt;xs:element name="action-types" type="OFActionTypes"&gt;</w:t>
            </w:r>
          </w:p>
          <w:p w14:paraId="1C34CB85" w14:textId="2948D66D" w:rsidR="00D8113B" w:rsidRDefault="00D8113B" w:rsidP="007B796F">
            <w:pPr>
              <w:pStyle w:val="XML4"/>
            </w:pPr>
            <w:r>
              <w:t>&lt;xs:annotation&gt;</w:t>
            </w:r>
          </w:p>
          <w:p w14:paraId="66546E57" w14:textId="70F3972E" w:rsidR="00D8113B" w:rsidRDefault="00D8113B" w:rsidP="007B796F">
            <w:pPr>
              <w:pStyle w:val="XML5"/>
            </w:pPr>
            <w:r>
              <w:t>&lt;xs</w:t>
            </w:r>
            <w:proofErr w:type="gramStart"/>
            <w:r>
              <w:t>:documentation</w:t>
            </w:r>
            <w:proofErr w:type="gramEnd"/>
            <w:r>
              <w:t xml:space="preserve">&gt;The action types supported by the switch. See OpenFlow protocol 1.2 </w:t>
            </w:r>
            <w:proofErr w:type="gramStart"/>
            <w:r>
              <w:t>section</w:t>
            </w:r>
            <w:proofErr w:type="gramEnd"/>
            <w:r>
              <w:t xml:space="preserve"> 5.9 and A.2.5.</w:t>
            </w:r>
          </w:p>
          <w:p w14:paraId="5019FB76" w14:textId="4BFBAE14" w:rsidR="00D8113B" w:rsidRDefault="00D8113B" w:rsidP="007B796F">
            <w:pPr>
              <w:pStyle w:val="XML5"/>
            </w:pPr>
            <w:r>
              <w:t>&lt;/xs:documentation&gt;</w:t>
            </w:r>
          </w:p>
          <w:p w14:paraId="0FD0C160" w14:textId="0338A4CF" w:rsidR="00D8113B" w:rsidRDefault="00D8113B" w:rsidP="007B796F">
            <w:pPr>
              <w:pStyle w:val="XML4"/>
            </w:pPr>
            <w:r>
              <w:t xml:space="preserve">&lt;/xs:annotation&gt;  </w:t>
            </w:r>
            <w:r>
              <w:tab/>
            </w:r>
          </w:p>
          <w:p w14:paraId="56973BBE" w14:textId="2F17391F" w:rsidR="00D8113B" w:rsidRDefault="00D8113B" w:rsidP="007B796F">
            <w:pPr>
              <w:pStyle w:val="XML3"/>
            </w:pPr>
            <w:r>
              <w:t>&lt;/xs:element&gt;</w:t>
            </w:r>
          </w:p>
          <w:p w14:paraId="02DBC6E3" w14:textId="28F71C47" w:rsidR="00D8113B" w:rsidRDefault="00D8113B" w:rsidP="007B796F">
            <w:pPr>
              <w:pStyle w:val="XML3"/>
            </w:pPr>
            <w:r>
              <w:t>&lt;xs:element name="instruction-types" type="OFInstructionTypes"&gt;</w:t>
            </w:r>
          </w:p>
          <w:p w14:paraId="4469A44B" w14:textId="2B049B3F" w:rsidR="00D8113B" w:rsidRDefault="00D8113B" w:rsidP="007B796F">
            <w:pPr>
              <w:pStyle w:val="XML4"/>
            </w:pPr>
            <w:r>
              <w:t>&lt;xs:annotation&gt;</w:t>
            </w:r>
          </w:p>
          <w:p w14:paraId="160CC182" w14:textId="4114F4E9" w:rsidR="00D8113B" w:rsidRDefault="00D8113B" w:rsidP="007B796F">
            <w:pPr>
              <w:pStyle w:val="XML5"/>
            </w:pPr>
            <w:r>
              <w:t>&lt;xs</w:t>
            </w:r>
            <w:proofErr w:type="gramStart"/>
            <w:r>
              <w:t>:documentation</w:t>
            </w:r>
            <w:proofErr w:type="gramEnd"/>
            <w:r>
              <w:t>&gt;The instruction types supported by the switch. See OpenFlow protocol 1.2 section 5.6.</w:t>
            </w:r>
          </w:p>
          <w:p w14:paraId="02685526" w14:textId="5C0452FA" w:rsidR="00D8113B" w:rsidRDefault="00D8113B" w:rsidP="007B796F">
            <w:pPr>
              <w:pStyle w:val="XML5"/>
            </w:pPr>
            <w:r>
              <w:t>&lt;/xs:documentation&gt;</w:t>
            </w:r>
          </w:p>
          <w:p w14:paraId="779739C4" w14:textId="35F826A6" w:rsidR="00D8113B" w:rsidRDefault="00D8113B" w:rsidP="007B796F">
            <w:pPr>
              <w:pStyle w:val="XML4"/>
            </w:pPr>
            <w:r>
              <w:t xml:space="preserve">&lt;/xs:annotation&gt;  </w:t>
            </w:r>
            <w:r>
              <w:tab/>
            </w:r>
          </w:p>
          <w:p w14:paraId="7F8FFF6D" w14:textId="0BEF7A6F" w:rsidR="00D8113B" w:rsidRDefault="00D8113B" w:rsidP="007B796F">
            <w:pPr>
              <w:pStyle w:val="XML3"/>
            </w:pPr>
            <w:r>
              <w:t>&lt;/xs:element&gt;</w:t>
            </w:r>
          </w:p>
          <w:p w14:paraId="424D21FC" w14:textId="157823FE" w:rsidR="00D8113B" w:rsidRDefault="00D8113B" w:rsidP="007B796F">
            <w:pPr>
              <w:pStyle w:val="XML2"/>
            </w:pPr>
            <w:r>
              <w:t>&lt;/xs:sequence&gt;</w:t>
            </w:r>
          </w:p>
          <w:p w14:paraId="241DA747" w14:textId="3D098C82" w:rsidR="00D8113B" w:rsidRDefault="00D8113B" w:rsidP="007B796F">
            <w:pPr>
              <w:pStyle w:val="XML1"/>
            </w:pPr>
            <w:r>
              <w:t>&lt;/xs:complexType&gt;</w:t>
            </w:r>
          </w:p>
          <w:p w14:paraId="32602AC6" w14:textId="77777777" w:rsidR="007B796F" w:rsidRDefault="007B796F" w:rsidP="007B796F">
            <w:pPr>
              <w:pStyle w:val="XML1"/>
            </w:pPr>
          </w:p>
          <w:p w14:paraId="423A00CC" w14:textId="2E55B5B6" w:rsidR="00D8113B" w:rsidRDefault="00D8113B" w:rsidP="007B796F">
            <w:pPr>
              <w:pStyle w:val="XML1"/>
            </w:pPr>
            <w:r>
              <w:t>&lt;xs:complexType name="OFReservedPortTypes"&gt;</w:t>
            </w:r>
          </w:p>
          <w:p w14:paraId="463D7A69" w14:textId="2928E168" w:rsidR="00D8113B" w:rsidRDefault="00D8113B" w:rsidP="007B796F">
            <w:pPr>
              <w:pStyle w:val="XML2"/>
            </w:pPr>
            <w:r>
              <w:t>&lt;xs:sequence minOccurs="1" maxOccurs="unbounded"&gt;</w:t>
            </w:r>
          </w:p>
          <w:p w14:paraId="3F8DE1FD" w14:textId="70AA6E42" w:rsidR="00D8113B" w:rsidRDefault="00D8113B" w:rsidP="007B796F">
            <w:pPr>
              <w:pStyle w:val="XML3"/>
            </w:pPr>
            <w:r>
              <w:t>&lt;xs:element name="type" type="OFReservedPortType"/&gt;</w:t>
            </w:r>
          </w:p>
          <w:p w14:paraId="41238A91" w14:textId="5554DDD9" w:rsidR="00D8113B" w:rsidRDefault="00D8113B" w:rsidP="007B796F">
            <w:pPr>
              <w:pStyle w:val="XML2"/>
            </w:pPr>
            <w:r>
              <w:t>&lt;/xs:sequence&gt;</w:t>
            </w:r>
          </w:p>
          <w:p w14:paraId="0B87A67C" w14:textId="33CFC20C" w:rsidR="00D8113B" w:rsidRDefault="00D8113B" w:rsidP="007B796F">
            <w:pPr>
              <w:pStyle w:val="XML1"/>
            </w:pPr>
            <w:r>
              <w:t>&lt;/xs:complexType&gt;</w:t>
            </w:r>
          </w:p>
          <w:p w14:paraId="445415A2" w14:textId="77777777" w:rsidR="007B796F" w:rsidRDefault="007B796F" w:rsidP="00173F8A">
            <w:pPr>
              <w:pStyle w:val="XML1"/>
            </w:pPr>
          </w:p>
          <w:p w14:paraId="26C1C9EA" w14:textId="68CEC86F" w:rsidR="00D8113B" w:rsidRDefault="00D8113B" w:rsidP="007B796F">
            <w:pPr>
              <w:pStyle w:val="XML1"/>
            </w:pPr>
            <w:r>
              <w:t>&lt;xs:simpleType name="OFReservedPortType"&gt;</w:t>
            </w:r>
          </w:p>
          <w:p w14:paraId="736BE0DC" w14:textId="5FEC2955" w:rsidR="00D8113B" w:rsidRDefault="00D8113B" w:rsidP="007B796F">
            <w:pPr>
              <w:pStyle w:val="XML2"/>
            </w:pPr>
            <w:r>
              <w:t>&lt;xs:restriction base="xs:string"&gt;</w:t>
            </w:r>
          </w:p>
          <w:p w14:paraId="0C9E435F" w14:textId="01FA8803" w:rsidR="00D8113B" w:rsidRDefault="00D8113B" w:rsidP="007B796F">
            <w:pPr>
              <w:pStyle w:val="XML3"/>
            </w:pPr>
            <w:r>
              <w:t>&lt;xs:enumeration value="all"/&gt;</w:t>
            </w:r>
          </w:p>
          <w:p w14:paraId="2E8B5945" w14:textId="03407E4F" w:rsidR="00D8113B" w:rsidRDefault="00D8113B" w:rsidP="007B796F">
            <w:pPr>
              <w:pStyle w:val="XML3"/>
            </w:pPr>
            <w:r>
              <w:t>&lt;xs:enumeration value="controller"/&gt;</w:t>
            </w:r>
          </w:p>
          <w:p w14:paraId="32EC8A07" w14:textId="5C3A5E6A" w:rsidR="00D8113B" w:rsidRDefault="00D8113B" w:rsidP="007B796F">
            <w:pPr>
              <w:pStyle w:val="XML3"/>
            </w:pPr>
            <w:r>
              <w:t>&lt;xs:enumeration value="table"/&gt;</w:t>
            </w:r>
          </w:p>
          <w:p w14:paraId="3777FFD7" w14:textId="4644DE72" w:rsidR="00D8113B" w:rsidRDefault="00D8113B" w:rsidP="007B796F">
            <w:pPr>
              <w:pStyle w:val="XML3"/>
            </w:pPr>
            <w:r>
              <w:lastRenderedPageBreak/>
              <w:t>&lt;xs:enumeration value="inport"/&gt;</w:t>
            </w:r>
          </w:p>
          <w:p w14:paraId="119EB805" w14:textId="5B169AB9" w:rsidR="00D8113B" w:rsidRDefault="00D8113B" w:rsidP="007B796F">
            <w:pPr>
              <w:pStyle w:val="XML3"/>
            </w:pPr>
            <w:r>
              <w:t>&lt;xs:enumeration value="any"/&gt;</w:t>
            </w:r>
          </w:p>
          <w:p w14:paraId="11065449" w14:textId="0D3A86D9" w:rsidR="00D8113B" w:rsidRDefault="00D8113B" w:rsidP="007B796F">
            <w:pPr>
              <w:pStyle w:val="XML3"/>
            </w:pPr>
            <w:r>
              <w:t>&lt;xs:enumeration value="local"/&gt;</w:t>
            </w:r>
          </w:p>
          <w:p w14:paraId="3ADC3E66" w14:textId="1953EBEE" w:rsidR="00D8113B" w:rsidRDefault="00D8113B" w:rsidP="007B796F">
            <w:pPr>
              <w:pStyle w:val="XML3"/>
            </w:pPr>
            <w:r>
              <w:t>&lt;xs:enumeration value="normal"/&gt;</w:t>
            </w:r>
          </w:p>
          <w:p w14:paraId="2E52ACA4" w14:textId="145FE2E9" w:rsidR="00D8113B" w:rsidRDefault="00D8113B" w:rsidP="007B796F">
            <w:pPr>
              <w:pStyle w:val="XML3"/>
            </w:pPr>
            <w:r>
              <w:t>&lt;xs:enumeration value="flood"/&gt;</w:t>
            </w:r>
          </w:p>
          <w:p w14:paraId="34B5E466" w14:textId="3D90B234" w:rsidR="00D8113B" w:rsidRDefault="00D8113B" w:rsidP="007B796F">
            <w:pPr>
              <w:pStyle w:val="XML2"/>
            </w:pPr>
            <w:r>
              <w:t>&lt;/xs:restriction&gt;</w:t>
            </w:r>
          </w:p>
          <w:p w14:paraId="4107E835" w14:textId="73113926" w:rsidR="00D8113B" w:rsidRDefault="00D8113B" w:rsidP="007B796F">
            <w:pPr>
              <w:pStyle w:val="XML1"/>
            </w:pPr>
            <w:r>
              <w:t>&lt;/xs:simpleType&gt;</w:t>
            </w:r>
          </w:p>
          <w:p w14:paraId="76CA52D9" w14:textId="77777777" w:rsidR="007B796F" w:rsidRDefault="007B796F" w:rsidP="007B796F">
            <w:pPr>
              <w:pStyle w:val="XML1"/>
            </w:pPr>
          </w:p>
          <w:p w14:paraId="064E651C" w14:textId="4AD94C56" w:rsidR="00D8113B" w:rsidRDefault="00D8113B" w:rsidP="007B796F">
            <w:pPr>
              <w:pStyle w:val="XML1"/>
            </w:pPr>
            <w:r>
              <w:t>&lt;xs:complexType name="OFGroupTypes"&gt;</w:t>
            </w:r>
          </w:p>
          <w:p w14:paraId="08898E56" w14:textId="7CD87AF6" w:rsidR="00D8113B" w:rsidRDefault="00D8113B" w:rsidP="007B796F">
            <w:pPr>
              <w:pStyle w:val="XML2"/>
            </w:pPr>
            <w:r>
              <w:t>&lt;xs:sequence minOccurs="1" maxOccurs="unbounded"&gt;</w:t>
            </w:r>
          </w:p>
          <w:p w14:paraId="20261E55" w14:textId="17F22B14" w:rsidR="00D8113B" w:rsidRDefault="00D8113B" w:rsidP="007B796F">
            <w:pPr>
              <w:pStyle w:val="XML3"/>
            </w:pPr>
            <w:r>
              <w:t>&lt;xs:element name="type" type="OFGroupType"/&gt;</w:t>
            </w:r>
          </w:p>
          <w:p w14:paraId="71667958" w14:textId="406B4D8C" w:rsidR="00D8113B" w:rsidRDefault="00D8113B" w:rsidP="007B796F">
            <w:pPr>
              <w:pStyle w:val="XML2"/>
            </w:pPr>
            <w:r>
              <w:t>&lt;/xs:sequence&gt;</w:t>
            </w:r>
          </w:p>
          <w:p w14:paraId="034A1657" w14:textId="6F8ABEEF" w:rsidR="00D8113B" w:rsidRDefault="00D8113B" w:rsidP="007B796F">
            <w:pPr>
              <w:pStyle w:val="XML1"/>
            </w:pPr>
            <w:r>
              <w:t>&lt;/xs:complexType&gt;</w:t>
            </w:r>
          </w:p>
          <w:p w14:paraId="4C47B456" w14:textId="5FA37B25" w:rsidR="00D8113B" w:rsidRDefault="00D8113B" w:rsidP="00173F8A">
            <w:pPr>
              <w:pStyle w:val="XML1"/>
            </w:pPr>
          </w:p>
          <w:p w14:paraId="75DE31F1" w14:textId="1DB813FC" w:rsidR="00D8113B" w:rsidRDefault="00D8113B" w:rsidP="00173F8A">
            <w:pPr>
              <w:pStyle w:val="XML1"/>
            </w:pPr>
            <w:r>
              <w:t>&lt;xs:simpleType name="OFGroupType"&gt;</w:t>
            </w:r>
          </w:p>
          <w:p w14:paraId="682ECE34" w14:textId="3A2A537E" w:rsidR="00D8113B" w:rsidRDefault="00D8113B" w:rsidP="004D0DB6">
            <w:pPr>
              <w:pStyle w:val="XML2"/>
            </w:pPr>
            <w:r>
              <w:t>&lt;xs:restriction base="xs:string"&gt;</w:t>
            </w:r>
          </w:p>
          <w:p w14:paraId="66A99135" w14:textId="04D1CC23" w:rsidR="00D8113B" w:rsidRDefault="00D8113B" w:rsidP="004D0DB6">
            <w:pPr>
              <w:pStyle w:val="XML3"/>
            </w:pPr>
            <w:r>
              <w:t>&lt;xs:enumeration value="all"/&gt;</w:t>
            </w:r>
          </w:p>
          <w:p w14:paraId="123482D0" w14:textId="7F911980" w:rsidR="00D8113B" w:rsidRDefault="00D8113B" w:rsidP="004D0DB6">
            <w:pPr>
              <w:pStyle w:val="XML3"/>
            </w:pPr>
            <w:r>
              <w:t>&lt;xs:enumeration value="select"/&gt;</w:t>
            </w:r>
          </w:p>
          <w:p w14:paraId="038B0FE7" w14:textId="7C8C4BF1" w:rsidR="00D8113B" w:rsidRDefault="00D8113B" w:rsidP="004D0DB6">
            <w:pPr>
              <w:pStyle w:val="XML3"/>
            </w:pPr>
            <w:r>
              <w:t>&lt;xs:enumeration value="indirect"/&gt;</w:t>
            </w:r>
          </w:p>
          <w:p w14:paraId="08EDB616" w14:textId="2D4A53EA" w:rsidR="00D8113B" w:rsidRDefault="00D8113B" w:rsidP="004D0DB6">
            <w:pPr>
              <w:pStyle w:val="XML3"/>
            </w:pPr>
            <w:r>
              <w:t>&lt;xs:enumeration value="fast-failover"/&gt;</w:t>
            </w:r>
          </w:p>
          <w:p w14:paraId="226F2111" w14:textId="1781F920" w:rsidR="00D8113B" w:rsidRDefault="00D8113B" w:rsidP="004D0DB6">
            <w:pPr>
              <w:pStyle w:val="XML2"/>
            </w:pPr>
            <w:r>
              <w:t>&lt;/xs:restriction&gt;</w:t>
            </w:r>
          </w:p>
          <w:p w14:paraId="1C54500F" w14:textId="703EEE2E" w:rsidR="00D8113B" w:rsidRDefault="00D8113B" w:rsidP="00173F8A">
            <w:pPr>
              <w:pStyle w:val="XML1"/>
            </w:pPr>
            <w:r>
              <w:t>&lt;/xs:simpleType&gt;</w:t>
            </w:r>
          </w:p>
          <w:p w14:paraId="39444556" w14:textId="77777777" w:rsidR="004D0DB6" w:rsidRDefault="004D0DB6" w:rsidP="00173F8A">
            <w:pPr>
              <w:pStyle w:val="XML1"/>
            </w:pPr>
          </w:p>
          <w:p w14:paraId="599598AD" w14:textId="3250B3AC" w:rsidR="00D8113B" w:rsidRDefault="00D8113B" w:rsidP="00173F8A">
            <w:pPr>
              <w:pStyle w:val="XML1"/>
            </w:pPr>
            <w:r>
              <w:t>&lt;xs:complexType name="OFGroupCapabilities"&gt;</w:t>
            </w:r>
          </w:p>
          <w:p w14:paraId="5B0F0761" w14:textId="5D0989F3" w:rsidR="00D8113B" w:rsidRDefault="00D8113B" w:rsidP="004D0DB6">
            <w:pPr>
              <w:pStyle w:val="XML2"/>
            </w:pPr>
            <w:r>
              <w:t>&lt;xs:sequence minOccurs="1" maxOccurs="unbounded"&gt;</w:t>
            </w:r>
          </w:p>
          <w:p w14:paraId="6A9AE89B" w14:textId="51FE1F85" w:rsidR="00D8113B" w:rsidRDefault="00D8113B" w:rsidP="004D0DB6">
            <w:pPr>
              <w:pStyle w:val="XML3"/>
            </w:pPr>
            <w:r>
              <w:t>&lt;xs:element name="capability" type="OFGroupCapability"/&gt;</w:t>
            </w:r>
          </w:p>
          <w:p w14:paraId="53DA7061" w14:textId="341372AD" w:rsidR="00D8113B" w:rsidRDefault="00D8113B" w:rsidP="004D0DB6">
            <w:pPr>
              <w:pStyle w:val="XML2"/>
            </w:pPr>
            <w:r>
              <w:t>&lt;/xs:sequence&gt;</w:t>
            </w:r>
          </w:p>
          <w:p w14:paraId="7E160C8E" w14:textId="6923243F" w:rsidR="00D8113B" w:rsidRDefault="00D8113B" w:rsidP="004D0DB6">
            <w:pPr>
              <w:pStyle w:val="XML1"/>
            </w:pPr>
            <w:r>
              <w:t>&lt;/xs:complexType&gt;</w:t>
            </w:r>
          </w:p>
          <w:p w14:paraId="2EECA331" w14:textId="31AF5A9C" w:rsidR="00D8113B" w:rsidRDefault="00D8113B" w:rsidP="00173F8A">
            <w:pPr>
              <w:pStyle w:val="XML1"/>
            </w:pPr>
          </w:p>
          <w:p w14:paraId="473D4F2A" w14:textId="2F33E0AC" w:rsidR="00D8113B" w:rsidRDefault="00D8113B" w:rsidP="00173F8A">
            <w:pPr>
              <w:pStyle w:val="XML1"/>
            </w:pPr>
            <w:r>
              <w:t>&lt;xs:simpleType name="OFGroupCapability"&gt;</w:t>
            </w:r>
          </w:p>
          <w:p w14:paraId="1612D939" w14:textId="743F03B1" w:rsidR="00D8113B" w:rsidRDefault="00D8113B" w:rsidP="004D0DB6">
            <w:pPr>
              <w:pStyle w:val="XML2"/>
            </w:pPr>
            <w:r>
              <w:t>&lt;xs:restriction base="xs:string"&gt;</w:t>
            </w:r>
          </w:p>
          <w:p w14:paraId="6C2426D0" w14:textId="307D9C01" w:rsidR="00D8113B" w:rsidRDefault="00D8113B" w:rsidP="004D0DB6">
            <w:pPr>
              <w:pStyle w:val="XML3"/>
            </w:pPr>
            <w:r>
              <w:t>&lt;xs:enumeration value="select-weight"/&gt;</w:t>
            </w:r>
          </w:p>
          <w:p w14:paraId="41F1E1DD" w14:textId="5DD6B232" w:rsidR="00D8113B" w:rsidRDefault="00D8113B" w:rsidP="004D0DB6">
            <w:pPr>
              <w:pStyle w:val="XML3"/>
            </w:pPr>
            <w:r>
              <w:t>&lt;xs:enumeration value="select-liveness"/&gt;</w:t>
            </w:r>
          </w:p>
          <w:p w14:paraId="7772AF20" w14:textId="107F0E38" w:rsidR="00D8113B" w:rsidRDefault="00D8113B" w:rsidP="004D0DB6">
            <w:pPr>
              <w:pStyle w:val="XML3"/>
            </w:pPr>
            <w:r>
              <w:t>&lt;xs:enumeration value="chaining"/&gt;</w:t>
            </w:r>
          </w:p>
          <w:p w14:paraId="05B568A6" w14:textId="75513CF4" w:rsidR="00D8113B" w:rsidRDefault="00D8113B" w:rsidP="004D0DB6">
            <w:pPr>
              <w:pStyle w:val="XML3"/>
            </w:pPr>
            <w:r>
              <w:t>&lt;xs:enumeration value="chaining-check"/&gt;</w:t>
            </w:r>
          </w:p>
          <w:p w14:paraId="1B7C4BE6" w14:textId="489C48D6" w:rsidR="00D8113B" w:rsidRDefault="00D8113B" w:rsidP="004D0DB6">
            <w:pPr>
              <w:pStyle w:val="XML2"/>
            </w:pPr>
            <w:r>
              <w:t>&lt;/xs:restriction&gt;</w:t>
            </w:r>
          </w:p>
          <w:p w14:paraId="0A7874C0" w14:textId="2EA31EAC" w:rsidR="00D8113B" w:rsidRDefault="00D8113B" w:rsidP="00173F8A">
            <w:pPr>
              <w:pStyle w:val="XML1"/>
            </w:pPr>
            <w:r>
              <w:t>&lt;/xs:simpleType&gt;</w:t>
            </w:r>
          </w:p>
          <w:p w14:paraId="42DC79A9" w14:textId="77777777" w:rsidR="004D0DB6" w:rsidRDefault="004D0DB6" w:rsidP="00173F8A">
            <w:pPr>
              <w:pStyle w:val="XML1"/>
            </w:pPr>
          </w:p>
          <w:p w14:paraId="51F4DB85" w14:textId="1F3425AF" w:rsidR="00D8113B" w:rsidRDefault="00D8113B" w:rsidP="00173F8A">
            <w:pPr>
              <w:pStyle w:val="XML1"/>
            </w:pPr>
            <w:r>
              <w:t>&lt;xs:complexType name="OFActionTypes"&gt;</w:t>
            </w:r>
          </w:p>
          <w:p w14:paraId="39965AC1" w14:textId="2E966385" w:rsidR="00D8113B" w:rsidRDefault="00D8113B" w:rsidP="004D0DB6">
            <w:pPr>
              <w:pStyle w:val="XML2"/>
            </w:pPr>
            <w:r>
              <w:t>&lt;xs:sequence minOccurs="1" maxOccurs="unbounded"&gt;</w:t>
            </w:r>
          </w:p>
          <w:p w14:paraId="582464FF" w14:textId="5A74C0F4" w:rsidR="00D8113B" w:rsidRDefault="00D8113B" w:rsidP="004D0DB6">
            <w:pPr>
              <w:pStyle w:val="XML3"/>
            </w:pPr>
            <w:r>
              <w:t>&lt;xs:element name="type" type="OFActionType"/&gt;</w:t>
            </w:r>
          </w:p>
          <w:p w14:paraId="07435E09" w14:textId="4C1B3019" w:rsidR="00D8113B" w:rsidRDefault="00D8113B" w:rsidP="004D0DB6">
            <w:pPr>
              <w:pStyle w:val="XML2"/>
            </w:pPr>
            <w:r>
              <w:t>&lt;/xs:sequence&gt;</w:t>
            </w:r>
          </w:p>
          <w:p w14:paraId="3E7B391D" w14:textId="4A1118A8" w:rsidR="00D8113B" w:rsidRDefault="00D8113B" w:rsidP="00173F8A">
            <w:pPr>
              <w:pStyle w:val="XML1"/>
            </w:pPr>
            <w:r>
              <w:t>&lt;/xs:complexType&gt;</w:t>
            </w:r>
          </w:p>
          <w:p w14:paraId="184AF012" w14:textId="03F2969F" w:rsidR="00D8113B" w:rsidRDefault="00D8113B" w:rsidP="00173F8A">
            <w:pPr>
              <w:pStyle w:val="XML1"/>
            </w:pPr>
          </w:p>
          <w:p w14:paraId="0DE8908C" w14:textId="0C890265" w:rsidR="00D8113B" w:rsidRDefault="00D8113B" w:rsidP="00173F8A">
            <w:pPr>
              <w:pStyle w:val="XML1"/>
            </w:pPr>
            <w:r>
              <w:t>&lt;xs:simpleType name="OFActionType"&gt;</w:t>
            </w:r>
          </w:p>
          <w:p w14:paraId="2DFE1291" w14:textId="7F2D8BBE" w:rsidR="00D8113B" w:rsidRDefault="00D8113B" w:rsidP="004D0DB6">
            <w:pPr>
              <w:pStyle w:val="XML2"/>
            </w:pPr>
            <w:r>
              <w:t>&lt;xs:restriction base="xs:string"&gt;</w:t>
            </w:r>
          </w:p>
          <w:p w14:paraId="071B1800" w14:textId="1156FAED" w:rsidR="00D8113B" w:rsidRDefault="00D8113B" w:rsidP="004D0DB6">
            <w:pPr>
              <w:pStyle w:val="XML3"/>
            </w:pPr>
            <w:r>
              <w:t>&lt;xs:enumeration value="output"/&gt;</w:t>
            </w:r>
          </w:p>
          <w:p w14:paraId="35746AE1" w14:textId="50E51629" w:rsidR="00D8113B" w:rsidRDefault="00D8113B" w:rsidP="004D0DB6">
            <w:pPr>
              <w:pStyle w:val="XML3"/>
            </w:pPr>
            <w:r>
              <w:t>&lt;xs:enumeration value="copy-ttl-out"/&gt;</w:t>
            </w:r>
          </w:p>
          <w:p w14:paraId="4E34FA07" w14:textId="7F900858" w:rsidR="00D8113B" w:rsidRDefault="00D8113B" w:rsidP="004D0DB6">
            <w:pPr>
              <w:pStyle w:val="XML3"/>
            </w:pPr>
            <w:r>
              <w:t>&lt;xs:enumeration value="copy-ttl-in"/&gt;</w:t>
            </w:r>
          </w:p>
          <w:p w14:paraId="6168B289" w14:textId="539D15EC" w:rsidR="00D8113B" w:rsidRDefault="00D8113B" w:rsidP="004D0DB6">
            <w:pPr>
              <w:pStyle w:val="XML3"/>
            </w:pPr>
            <w:r>
              <w:t>&lt;xs:enumeration value="set-mpls-ttl"/&gt;</w:t>
            </w:r>
          </w:p>
          <w:p w14:paraId="0896235D" w14:textId="4C5EE59C" w:rsidR="00D8113B" w:rsidRDefault="00D8113B" w:rsidP="004D0DB6">
            <w:pPr>
              <w:pStyle w:val="XML3"/>
            </w:pPr>
            <w:r>
              <w:t>&lt;xs:enumeration value="dec-mpls-ttl"/&gt;</w:t>
            </w:r>
          </w:p>
          <w:p w14:paraId="02D7685A" w14:textId="6F9B7A92" w:rsidR="00D8113B" w:rsidRDefault="00D8113B" w:rsidP="004D0DB6">
            <w:pPr>
              <w:pStyle w:val="XML3"/>
            </w:pPr>
            <w:r>
              <w:t>&lt;xs:enumeration value="push-vlan"/&gt;</w:t>
            </w:r>
          </w:p>
          <w:p w14:paraId="1CCAF5B3" w14:textId="3ABA1845" w:rsidR="00D8113B" w:rsidRDefault="00D8113B" w:rsidP="004D0DB6">
            <w:pPr>
              <w:pStyle w:val="XML3"/>
            </w:pPr>
            <w:r>
              <w:t>&lt;xs:enumeration value="pop-vlan"/&gt;</w:t>
            </w:r>
          </w:p>
          <w:p w14:paraId="3140A5ED" w14:textId="1041D1D5" w:rsidR="00D8113B" w:rsidRDefault="00D8113B" w:rsidP="004D0DB6">
            <w:pPr>
              <w:pStyle w:val="XML3"/>
            </w:pPr>
            <w:r>
              <w:t>&lt;xs:enumeration value="push-mpls"/&gt;</w:t>
            </w:r>
          </w:p>
          <w:p w14:paraId="182A5409" w14:textId="481B85C9" w:rsidR="00D8113B" w:rsidRDefault="00D8113B" w:rsidP="004D0DB6">
            <w:pPr>
              <w:pStyle w:val="XML3"/>
            </w:pPr>
            <w:r>
              <w:t>&lt;xs:enumeration value="pop-mpls"/&gt;</w:t>
            </w:r>
          </w:p>
          <w:p w14:paraId="2AE69611" w14:textId="62E84CB4" w:rsidR="00D8113B" w:rsidRDefault="00D8113B" w:rsidP="004D0DB6">
            <w:pPr>
              <w:pStyle w:val="XML3"/>
            </w:pPr>
            <w:r>
              <w:t>&lt;xs:enumeration value="set-queue"/&gt;</w:t>
            </w:r>
          </w:p>
          <w:p w14:paraId="6B17D7E0" w14:textId="04D389AF" w:rsidR="00D8113B" w:rsidRDefault="00D8113B" w:rsidP="004D0DB6">
            <w:pPr>
              <w:pStyle w:val="XML3"/>
            </w:pPr>
            <w:r>
              <w:lastRenderedPageBreak/>
              <w:t>&lt;xs:enumeration value="group"/&gt;</w:t>
            </w:r>
          </w:p>
          <w:p w14:paraId="0CC19414" w14:textId="4255AE74" w:rsidR="00D8113B" w:rsidRDefault="00D8113B" w:rsidP="004D0DB6">
            <w:pPr>
              <w:pStyle w:val="XML3"/>
            </w:pPr>
            <w:r>
              <w:t>&lt;xs:enumeration value="set-nw-ttl"/&gt;</w:t>
            </w:r>
          </w:p>
          <w:p w14:paraId="795A85B9" w14:textId="6C12749A" w:rsidR="00D8113B" w:rsidRDefault="00D8113B" w:rsidP="004D0DB6">
            <w:pPr>
              <w:pStyle w:val="XML3"/>
            </w:pPr>
            <w:r>
              <w:t>&lt;xs:enumeration value="dec-nw-ttl"/&gt;</w:t>
            </w:r>
          </w:p>
          <w:p w14:paraId="20C90ED5" w14:textId="1B101755" w:rsidR="00D8113B" w:rsidRDefault="00D8113B" w:rsidP="004D0DB6">
            <w:pPr>
              <w:pStyle w:val="XML3"/>
            </w:pPr>
            <w:r>
              <w:t>&lt;xs:enumeration value="pop-mpls"/&gt;</w:t>
            </w:r>
          </w:p>
          <w:p w14:paraId="5C4AC856" w14:textId="535BD432" w:rsidR="00D8113B" w:rsidRDefault="00D8113B" w:rsidP="004D0DB6">
            <w:pPr>
              <w:pStyle w:val="XML3"/>
            </w:pPr>
            <w:r>
              <w:t>&lt;xs:enumeration value="set-field"/&gt;</w:t>
            </w:r>
          </w:p>
          <w:p w14:paraId="3BF4659B" w14:textId="04E86479" w:rsidR="00D8113B" w:rsidRDefault="00D8113B" w:rsidP="004D0DB6">
            <w:pPr>
              <w:pStyle w:val="XML2"/>
            </w:pPr>
            <w:r>
              <w:t>&lt;/xs:restriction&gt;</w:t>
            </w:r>
          </w:p>
          <w:p w14:paraId="29EAC766" w14:textId="6263356B" w:rsidR="00D8113B" w:rsidRDefault="00D8113B" w:rsidP="00173F8A">
            <w:pPr>
              <w:pStyle w:val="XML1"/>
            </w:pPr>
            <w:r>
              <w:t>&lt;/xs:simpleType&gt;</w:t>
            </w:r>
          </w:p>
          <w:p w14:paraId="2EF05099" w14:textId="4C1A3688" w:rsidR="00D8113B" w:rsidRDefault="00D8113B" w:rsidP="00173F8A">
            <w:pPr>
              <w:pStyle w:val="XML1"/>
            </w:pPr>
          </w:p>
          <w:p w14:paraId="5450CE6E" w14:textId="24AAE336" w:rsidR="00D8113B" w:rsidRDefault="00D8113B" w:rsidP="00173F8A">
            <w:pPr>
              <w:pStyle w:val="XML1"/>
            </w:pPr>
            <w:r>
              <w:t>&lt;xs:complexType name="OFInstructionTypes"&gt;</w:t>
            </w:r>
          </w:p>
          <w:p w14:paraId="3B0C2B6D" w14:textId="4ADB665C" w:rsidR="00D8113B" w:rsidRDefault="00D8113B" w:rsidP="004D0DB6">
            <w:pPr>
              <w:pStyle w:val="XML2"/>
            </w:pPr>
            <w:r>
              <w:t>&lt;xs:sequence minOccurs="1" maxOccurs="unbounded"&gt;</w:t>
            </w:r>
          </w:p>
          <w:p w14:paraId="5CEAC9CA" w14:textId="6E27E835" w:rsidR="00D8113B" w:rsidRDefault="00D8113B" w:rsidP="004D0DB6">
            <w:pPr>
              <w:pStyle w:val="XML3"/>
            </w:pPr>
            <w:r>
              <w:t>&lt;xs:element name="type" type="OFInstructionType"/&gt;</w:t>
            </w:r>
          </w:p>
          <w:p w14:paraId="364C3861" w14:textId="0C041AE4" w:rsidR="00D8113B" w:rsidRDefault="00D8113B" w:rsidP="004D0DB6">
            <w:pPr>
              <w:pStyle w:val="XML2"/>
            </w:pPr>
            <w:r>
              <w:t>&lt;/xs:sequence&gt;</w:t>
            </w:r>
          </w:p>
          <w:p w14:paraId="251BAD98" w14:textId="14884405" w:rsidR="00D8113B" w:rsidRDefault="00D8113B" w:rsidP="00173F8A">
            <w:pPr>
              <w:pStyle w:val="XML1"/>
            </w:pPr>
            <w:r>
              <w:t>&lt;/xs:complexType&gt;</w:t>
            </w:r>
          </w:p>
          <w:p w14:paraId="4AA62738" w14:textId="77777777" w:rsidR="004D0DB6" w:rsidRDefault="004D0DB6" w:rsidP="00173F8A">
            <w:pPr>
              <w:pStyle w:val="XML1"/>
            </w:pPr>
          </w:p>
          <w:p w14:paraId="6021BF42" w14:textId="633B5A0C" w:rsidR="00D8113B" w:rsidRDefault="00D8113B" w:rsidP="00173F8A">
            <w:pPr>
              <w:pStyle w:val="XML1"/>
            </w:pPr>
            <w:r>
              <w:t>&lt;xs:simpleType name="OFInstructionType"&gt;</w:t>
            </w:r>
          </w:p>
          <w:p w14:paraId="09B31E7F" w14:textId="76FA5BDE" w:rsidR="00D8113B" w:rsidRDefault="00D8113B" w:rsidP="004D0DB6">
            <w:pPr>
              <w:pStyle w:val="XML2"/>
            </w:pPr>
            <w:r>
              <w:t>&lt;xs:restriction base="xs:string"&gt;</w:t>
            </w:r>
          </w:p>
          <w:p w14:paraId="37A5A79C" w14:textId="7DA347DC" w:rsidR="00D8113B" w:rsidRDefault="00D8113B" w:rsidP="004D0DB6">
            <w:pPr>
              <w:pStyle w:val="XML3"/>
            </w:pPr>
            <w:r>
              <w:t>&lt;xs:enumeration value="apply-actions"/&gt;</w:t>
            </w:r>
          </w:p>
          <w:p w14:paraId="691BCB5C" w14:textId="7C08B8A2" w:rsidR="00D8113B" w:rsidRDefault="00D8113B" w:rsidP="004D0DB6">
            <w:pPr>
              <w:pStyle w:val="XML3"/>
            </w:pPr>
            <w:r>
              <w:t>&lt;xs:enumeration value="clear-actions"/&gt;</w:t>
            </w:r>
          </w:p>
          <w:p w14:paraId="6A557165" w14:textId="75A00679" w:rsidR="00D8113B" w:rsidRDefault="00D8113B" w:rsidP="004D0DB6">
            <w:pPr>
              <w:pStyle w:val="XML3"/>
            </w:pPr>
            <w:r>
              <w:t>&lt;xs:enumeration value="write-actions"/&gt;</w:t>
            </w:r>
          </w:p>
          <w:p w14:paraId="6AEC1BE3" w14:textId="17255841" w:rsidR="00D8113B" w:rsidRDefault="00D8113B" w:rsidP="004D0DB6">
            <w:pPr>
              <w:pStyle w:val="XML3"/>
            </w:pPr>
            <w:r>
              <w:t>&lt;xs:enumeration value="write-metadata"/&gt;</w:t>
            </w:r>
          </w:p>
          <w:p w14:paraId="7EF6B864" w14:textId="0EB778AD" w:rsidR="00D8113B" w:rsidRDefault="00D8113B" w:rsidP="004D0DB6">
            <w:pPr>
              <w:pStyle w:val="XML3"/>
            </w:pPr>
            <w:r>
              <w:t>&lt;xs:enumeration value="goto-table"/&gt;</w:t>
            </w:r>
          </w:p>
          <w:p w14:paraId="5A0CC7F1" w14:textId="2F9D4E21" w:rsidR="00D8113B" w:rsidRDefault="00D8113B" w:rsidP="004D0DB6">
            <w:pPr>
              <w:pStyle w:val="XML2"/>
            </w:pPr>
            <w:r>
              <w:t>&lt;/xs:restriction&gt;</w:t>
            </w:r>
          </w:p>
          <w:p w14:paraId="375F4CE1" w14:textId="40CB1431" w:rsidR="00D8113B" w:rsidRDefault="00D8113B" w:rsidP="00173F8A">
            <w:pPr>
              <w:pStyle w:val="XML1"/>
            </w:pPr>
            <w:r>
              <w:t>&lt;/xs:simpleType&gt;</w:t>
            </w:r>
          </w:p>
          <w:p w14:paraId="49D26B39" w14:textId="77777777" w:rsidR="004D0DB6" w:rsidRDefault="004D0DB6" w:rsidP="00173F8A">
            <w:pPr>
              <w:pStyle w:val="XML1"/>
            </w:pPr>
          </w:p>
          <w:p w14:paraId="4F01701E" w14:textId="52FA5BDA" w:rsidR="00D8113B" w:rsidRPr="009F1B7D" w:rsidRDefault="00D8113B" w:rsidP="00173F8A">
            <w:pPr>
              <w:pStyle w:val="XML1"/>
              <w:rPr>
                <w:b/>
              </w:rPr>
            </w:pPr>
          </w:p>
        </w:tc>
      </w:tr>
    </w:tbl>
    <w:p w14:paraId="2BFAE4F6" w14:textId="77777777" w:rsidR="00D8113B" w:rsidRPr="00BB2984" w:rsidRDefault="00D8113B" w:rsidP="00D8113B">
      <w:pPr>
        <w:pStyle w:val="XML1"/>
      </w:pPr>
    </w:p>
    <w:p w14:paraId="532E8609" w14:textId="77777777" w:rsidR="00D8113B" w:rsidRPr="009F1B7D" w:rsidRDefault="00D8113B" w:rsidP="00D8113B">
      <w:pPr>
        <w:pStyle w:val="Heading3"/>
      </w:pPr>
      <w:bookmarkStart w:id="1354" w:name="_Toc320556699"/>
      <w:r>
        <w:t>XML Example</w:t>
      </w:r>
      <w:bookmarkEnd w:id="1354"/>
    </w:p>
    <w:tbl>
      <w:tblPr>
        <w:tblStyle w:val="TableGrid"/>
        <w:tblW w:w="0" w:type="auto"/>
        <w:tblInd w:w="378" w:type="dxa"/>
        <w:shd w:val="clear" w:color="auto" w:fill="C8FCCD"/>
        <w:tblLook w:val="04A0" w:firstRow="1" w:lastRow="0" w:firstColumn="1" w:lastColumn="0" w:noHBand="0" w:noVBand="1"/>
      </w:tblPr>
      <w:tblGrid>
        <w:gridCol w:w="8820"/>
      </w:tblGrid>
      <w:tr w:rsidR="00D8113B" w:rsidRPr="009F1B7D" w14:paraId="0FAAFBF6" w14:textId="77777777" w:rsidTr="00173F8A">
        <w:tc>
          <w:tcPr>
            <w:tcW w:w="8820" w:type="dxa"/>
            <w:shd w:val="clear" w:color="auto" w:fill="C8FCCD"/>
          </w:tcPr>
          <w:p w14:paraId="3AD8EADA" w14:textId="6690B1BA" w:rsidR="00D8113B" w:rsidRDefault="00D8113B" w:rsidP="00D96E11">
            <w:pPr>
              <w:pStyle w:val="XML1"/>
            </w:pPr>
            <w:r>
              <w:t>&lt;capabilities&gt;</w:t>
            </w:r>
          </w:p>
          <w:p w14:paraId="2EB67008" w14:textId="4CA01917" w:rsidR="00D8113B" w:rsidRDefault="00D8113B" w:rsidP="00D96E11">
            <w:pPr>
              <w:pStyle w:val="XML2"/>
            </w:pPr>
            <w:r>
              <w:t>&lt;max-buffered-packets&gt;512&lt;/max-buffered-packets&gt;</w:t>
            </w:r>
          </w:p>
          <w:p w14:paraId="27F4BDA5" w14:textId="34EF664A" w:rsidR="00D8113B" w:rsidRDefault="00D8113B" w:rsidP="00D96E11">
            <w:pPr>
              <w:pStyle w:val="XML2"/>
            </w:pPr>
            <w:r>
              <w:t>&lt;max-tables&gt;1024&lt;/max-tables&gt;</w:t>
            </w:r>
          </w:p>
          <w:p w14:paraId="731C3B81" w14:textId="5F34040A" w:rsidR="00D8113B" w:rsidRDefault="00D8113B" w:rsidP="00D96E11">
            <w:pPr>
              <w:pStyle w:val="XML2"/>
            </w:pPr>
            <w:r>
              <w:t>&lt;max-ports&gt;2048&lt;/max-ports&gt;</w:t>
            </w:r>
          </w:p>
          <w:p w14:paraId="1D23B887" w14:textId="698BE7B2" w:rsidR="00D8113B" w:rsidRDefault="00D8113B" w:rsidP="00D96E11">
            <w:pPr>
              <w:pStyle w:val="XML2"/>
            </w:pPr>
            <w:r>
              <w:t>&lt;flow-statistics&gt;true&lt;/flow-statistics&gt;</w:t>
            </w:r>
          </w:p>
          <w:p w14:paraId="7E6AE5D6" w14:textId="37447F5E" w:rsidR="00D8113B" w:rsidRDefault="00D8113B" w:rsidP="00D96E11">
            <w:pPr>
              <w:pStyle w:val="XML2"/>
            </w:pPr>
            <w:r>
              <w:t>&lt;table-statistics&gt;false&lt;/table-statistics&gt;</w:t>
            </w:r>
          </w:p>
          <w:p w14:paraId="660037EE" w14:textId="59D6FB9C" w:rsidR="00D8113B" w:rsidRDefault="00D8113B" w:rsidP="00D96E11">
            <w:pPr>
              <w:pStyle w:val="XML2"/>
            </w:pPr>
            <w:r>
              <w:t>&lt;port-statistics&gt;true&lt;/port-statistics&gt;</w:t>
            </w:r>
          </w:p>
          <w:p w14:paraId="316E8299" w14:textId="277F6DEF" w:rsidR="00D8113B" w:rsidRDefault="00D8113B" w:rsidP="00D96E11">
            <w:pPr>
              <w:pStyle w:val="XML2"/>
            </w:pPr>
            <w:r>
              <w:t>&lt;group-statistics&gt;false&lt;/group-statistics&gt;</w:t>
            </w:r>
          </w:p>
          <w:p w14:paraId="7794F8F3" w14:textId="5EA930A1" w:rsidR="00D8113B" w:rsidRDefault="00D8113B" w:rsidP="00D96E11">
            <w:pPr>
              <w:pStyle w:val="XML2"/>
            </w:pPr>
            <w:r>
              <w:t>&lt;queue-statistics&gt;true&lt;/queue-statistics&gt;</w:t>
            </w:r>
          </w:p>
          <w:p w14:paraId="291F8C86" w14:textId="1BBB8348" w:rsidR="00D8113B" w:rsidRDefault="00D8113B" w:rsidP="00D96E11">
            <w:pPr>
              <w:pStyle w:val="XML2"/>
            </w:pPr>
            <w:r>
              <w:t>&lt;reassemble-ip-fragments&gt;false&lt;/reassemble-ip-fragments&gt;</w:t>
            </w:r>
          </w:p>
          <w:p w14:paraId="3A5EA91A" w14:textId="03A81F20" w:rsidR="00D8113B" w:rsidRDefault="00D8113B" w:rsidP="00D96E11">
            <w:pPr>
              <w:pStyle w:val="XML2"/>
            </w:pPr>
            <w:r>
              <w:t>&lt;block-looping-ports&gt;false&lt;/block-looping-ports&gt;</w:t>
            </w:r>
          </w:p>
          <w:p w14:paraId="5C8A1BAB" w14:textId="63BECA6A" w:rsidR="00D8113B" w:rsidRDefault="00D8113B" w:rsidP="00D96E11">
            <w:pPr>
              <w:pStyle w:val="XML2"/>
            </w:pPr>
            <w:r>
              <w:t>&lt;reserved-port-types&gt;</w:t>
            </w:r>
          </w:p>
          <w:p w14:paraId="39544511" w14:textId="6F269DE1" w:rsidR="00D8113B" w:rsidRDefault="00D8113B" w:rsidP="00D96E11">
            <w:pPr>
              <w:pStyle w:val="XML3"/>
            </w:pPr>
            <w:r>
              <w:t>&lt;type&gt;all&lt;/type&gt;</w:t>
            </w:r>
          </w:p>
          <w:p w14:paraId="70EA5DC3" w14:textId="3783C1D7" w:rsidR="00D8113B" w:rsidRDefault="00D8113B" w:rsidP="00D96E11">
            <w:pPr>
              <w:pStyle w:val="XML2"/>
            </w:pPr>
            <w:r>
              <w:t>&lt;/reserved-port-types&gt;</w:t>
            </w:r>
          </w:p>
          <w:p w14:paraId="6A1BF1B5" w14:textId="54B02DBF" w:rsidR="00D8113B" w:rsidRDefault="00D8113B" w:rsidP="00D96E11">
            <w:pPr>
              <w:pStyle w:val="XML2"/>
            </w:pPr>
            <w:r>
              <w:t>&lt;group-types&gt;</w:t>
            </w:r>
          </w:p>
          <w:p w14:paraId="4D148DEF" w14:textId="05D7CDA9" w:rsidR="00D8113B" w:rsidRDefault="00D8113B" w:rsidP="00D96E11">
            <w:pPr>
              <w:pStyle w:val="XML3"/>
            </w:pPr>
            <w:r>
              <w:t>&lt;type&gt;all&lt;/type&gt;</w:t>
            </w:r>
          </w:p>
          <w:p w14:paraId="2895FA38" w14:textId="1842AC04" w:rsidR="00D8113B" w:rsidRDefault="00D8113B" w:rsidP="00D96E11">
            <w:pPr>
              <w:pStyle w:val="XML2"/>
            </w:pPr>
            <w:r>
              <w:t>&lt;/group-types&gt;</w:t>
            </w:r>
          </w:p>
          <w:p w14:paraId="1CACFB81" w14:textId="50CDE002" w:rsidR="00D8113B" w:rsidRDefault="00D8113B" w:rsidP="00D96E11">
            <w:pPr>
              <w:pStyle w:val="XML2"/>
            </w:pPr>
            <w:r>
              <w:t>&lt;group-capabilities&gt;</w:t>
            </w:r>
          </w:p>
          <w:p w14:paraId="33395071" w14:textId="05177C4E" w:rsidR="00D8113B" w:rsidRDefault="00D8113B" w:rsidP="00D96E11">
            <w:pPr>
              <w:pStyle w:val="XML3"/>
            </w:pPr>
            <w:r>
              <w:t>&lt;capability&gt;select-weight&lt;/capability&gt;</w:t>
            </w:r>
          </w:p>
          <w:p w14:paraId="38CFCAF4" w14:textId="71086C10" w:rsidR="00D8113B" w:rsidRDefault="00D8113B" w:rsidP="00D96E11">
            <w:pPr>
              <w:pStyle w:val="XML2"/>
            </w:pPr>
            <w:r>
              <w:t>&lt;/group-capabilities&gt;</w:t>
            </w:r>
          </w:p>
          <w:p w14:paraId="16A9CC8F" w14:textId="6B2696B3" w:rsidR="00D8113B" w:rsidRDefault="00D8113B" w:rsidP="00D96E11">
            <w:pPr>
              <w:pStyle w:val="XML2"/>
            </w:pPr>
            <w:r>
              <w:t>&lt;action-types&gt;</w:t>
            </w:r>
          </w:p>
          <w:p w14:paraId="0B193C3B" w14:textId="427038A7" w:rsidR="00D8113B" w:rsidRDefault="00D8113B" w:rsidP="00D96E11">
            <w:pPr>
              <w:pStyle w:val="XML3"/>
            </w:pPr>
            <w:r>
              <w:t>&lt;type&gt;output&lt;/type&gt;</w:t>
            </w:r>
          </w:p>
          <w:p w14:paraId="62285256" w14:textId="663A4099" w:rsidR="00D8113B" w:rsidRDefault="00D8113B" w:rsidP="00D96E11">
            <w:pPr>
              <w:pStyle w:val="XML2"/>
            </w:pPr>
            <w:r>
              <w:t>&lt;/action-types&gt;</w:t>
            </w:r>
          </w:p>
          <w:p w14:paraId="3FEBA235" w14:textId="63CD16EE" w:rsidR="00D8113B" w:rsidRDefault="00D8113B" w:rsidP="00D96E11">
            <w:pPr>
              <w:pStyle w:val="XML2"/>
            </w:pPr>
            <w:r>
              <w:t>&lt;instruction-types&gt;</w:t>
            </w:r>
          </w:p>
          <w:p w14:paraId="4DBA937C" w14:textId="4DF59123" w:rsidR="00D8113B" w:rsidRDefault="00D8113B" w:rsidP="00D96E11">
            <w:pPr>
              <w:pStyle w:val="XML3"/>
            </w:pPr>
            <w:r>
              <w:t>&lt;type&gt;apply-actions&lt;/type&gt;</w:t>
            </w:r>
          </w:p>
          <w:p w14:paraId="09B8D9C9" w14:textId="26B2534A" w:rsidR="00D8113B" w:rsidRDefault="00D8113B" w:rsidP="00D96E11">
            <w:pPr>
              <w:pStyle w:val="XML3"/>
            </w:pPr>
            <w:r>
              <w:t>&lt;type&gt;write-actions&lt;/type&gt;</w:t>
            </w:r>
          </w:p>
          <w:p w14:paraId="1387B06A" w14:textId="6A21A3BB" w:rsidR="00D8113B" w:rsidRDefault="00D8113B" w:rsidP="00D96E11">
            <w:pPr>
              <w:pStyle w:val="XML2"/>
            </w:pPr>
            <w:r>
              <w:t>&lt;/instruction-types&gt;</w:t>
            </w:r>
          </w:p>
          <w:p w14:paraId="68974E7D" w14:textId="1C80B646" w:rsidR="00D8113B" w:rsidRPr="009F1B7D" w:rsidRDefault="00D8113B" w:rsidP="00D96E11">
            <w:pPr>
              <w:pStyle w:val="XML1"/>
            </w:pPr>
            <w:r>
              <w:t>&lt;/capabilities&gt;</w:t>
            </w:r>
          </w:p>
        </w:tc>
      </w:tr>
    </w:tbl>
    <w:p w14:paraId="2D90CB15" w14:textId="551D8F34" w:rsidR="00D8113B" w:rsidRDefault="00D8113B" w:rsidP="00D8113B">
      <w:pPr>
        <w:pStyle w:val="Heading3"/>
      </w:pPr>
      <w:bookmarkStart w:id="1355" w:name="_Toc320556700"/>
      <w:r>
        <w:lastRenderedPageBreak/>
        <w:t xml:space="preserve">Normative </w:t>
      </w:r>
      <w:r w:rsidR="00F16C2E">
        <w:t>Constraints</w:t>
      </w:r>
      <w:bookmarkEnd w:id="1355"/>
    </w:p>
    <w:p w14:paraId="1D8CC4DB" w14:textId="77777777" w:rsidR="00C87004" w:rsidRDefault="007746E3">
      <w:pPr>
        <w:spacing w:before="0" w:line="276" w:lineRule="auto"/>
      </w:pPr>
      <w:r>
        <w:t xml:space="preserve">Element </w:t>
      </w:r>
      <w:r w:rsidRPr="003E2AD0">
        <w:rPr>
          <w:rStyle w:val="codeChar"/>
        </w:rPr>
        <w:t>&lt;capabilities&gt;</w:t>
      </w:r>
      <w:r>
        <w:t xml:space="preserve"> contains the capability items the OpenFlow Logical Switch MAY implement. Configuration of these capability items are out of scope of OF-CONFIG1.1. It is assumed that capabilities have been configured for OpenFlow Logical switches either as part of instantiation of these switches or through some out of band mechanisms.These OpenFlow Logical Switch items </w:t>
      </w:r>
      <w:r w:rsidR="00C87004">
        <w:t>can</w:t>
      </w:r>
      <w:r>
        <w:t xml:space="preserve"> be discovered by the configuration point using a NETCONF get-config request. </w:t>
      </w:r>
    </w:p>
    <w:p w14:paraId="417AAFE5" w14:textId="69A402C3" w:rsidR="00C87004" w:rsidRDefault="00C87004">
      <w:pPr>
        <w:spacing w:before="0" w:line="276" w:lineRule="auto"/>
      </w:pPr>
      <w:r>
        <w:t xml:space="preserve">Element </w:t>
      </w:r>
      <w:r w:rsidRPr="003E2AD0">
        <w:rPr>
          <w:rStyle w:val="codeChar"/>
        </w:rPr>
        <w:t>&lt;max-buffered-packets&gt;</w:t>
      </w:r>
      <w:r>
        <w:t xml:space="preserve"> denotes the maximum number of packets the logical switch can buffer when sending packets to the controller using packet-in messages.</w:t>
      </w:r>
    </w:p>
    <w:p w14:paraId="3F82E80D" w14:textId="77777777" w:rsidR="00C87004" w:rsidRDefault="00C87004">
      <w:pPr>
        <w:spacing w:before="0" w:line="276" w:lineRule="auto"/>
      </w:pPr>
      <w:r>
        <w:t xml:space="preserve">Element </w:t>
      </w:r>
      <w:r w:rsidRPr="003E2AD0">
        <w:rPr>
          <w:rStyle w:val="codeChar"/>
        </w:rPr>
        <w:t>&lt;max-tables&gt;</w:t>
      </w:r>
      <w:r>
        <w:t xml:space="preserve"> denotes the maximum number of flow tables supported by the logical switch.</w:t>
      </w:r>
    </w:p>
    <w:p w14:paraId="752482E4" w14:textId="77777777" w:rsidR="00C87004" w:rsidRDefault="00C87004">
      <w:pPr>
        <w:spacing w:before="0" w:line="276" w:lineRule="auto"/>
      </w:pPr>
      <w:r>
        <w:t xml:space="preserve">Element </w:t>
      </w:r>
      <w:r w:rsidRPr="003E2AD0">
        <w:rPr>
          <w:rStyle w:val="codeChar"/>
        </w:rPr>
        <w:t>&lt;max-ports&gt;</w:t>
      </w:r>
      <w:r>
        <w:t xml:space="preserve"> denotes the maximum number of ports supported by the logical switch.</w:t>
      </w:r>
    </w:p>
    <w:p w14:paraId="10996F6B" w14:textId="77777777" w:rsidR="00C87004" w:rsidRDefault="00C87004">
      <w:pPr>
        <w:spacing w:before="0" w:line="276" w:lineRule="auto"/>
      </w:pPr>
      <w:r>
        <w:t xml:space="preserve">Element </w:t>
      </w:r>
      <w:r w:rsidRPr="003E2AD0">
        <w:rPr>
          <w:rStyle w:val="codeChar"/>
        </w:rPr>
        <w:t>&lt;flow-statistics&gt;</w:t>
      </w:r>
      <w:r>
        <w:t xml:space="preserve"> indicates whether the logical switch supports flow statistics functionality.</w:t>
      </w:r>
    </w:p>
    <w:p w14:paraId="5DD1DFBF" w14:textId="0591A912" w:rsidR="00C87004" w:rsidRDefault="00C87004" w:rsidP="00C87004">
      <w:pPr>
        <w:spacing w:before="0" w:line="276" w:lineRule="auto"/>
      </w:pPr>
      <w:r>
        <w:t xml:space="preserve">Element </w:t>
      </w:r>
      <w:r w:rsidRPr="003E2AD0">
        <w:rPr>
          <w:rStyle w:val="codeChar"/>
        </w:rPr>
        <w:t>&lt;table-statistics&gt;</w:t>
      </w:r>
      <w:r>
        <w:t xml:space="preserve"> indicates whether the logical switch supports table statistics functionality.</w:t>
      </w:r>
    </w:p>
    <w:p w14:paraId="214D634A" w14:textId="7E8E00B6" w:rsidR="00C87004" w:rsidRDefault="00C87004" w:rsidP="00C87004">
      <w:pPr>
        <w:spacing w:before="0" w:line="276" w:lineRule="auto"/>
      </w:pPr>
      <w:r>
        <w:t xml:space="preserve">Element </w:t>
      </w:r>
      <w:r w:rsidRPr="003E2AD0">
        <w:rPr>
          <w:rStyle w:val="codeChar"/>
        </w:rPr>
        <w:t>&lt;port-statistics&gt;</w:t>
      </w:r>
      <w:r>
        <w:t xml:space="preserve"> indicates whether the logical switch supports port statistics functionality.</w:t>
      </w:r>
    </w:p>
    <w:p w14:paraId="30E6E3AD" w14:textId="29655F48" w:rsidR="00C87004" w:rsidRDefault="00C87004" w:rsidP="00C87004">
      <w:pPr>
        <w:spacing w:before="0" w:line="276" w:lineRule="auto"/>
      </w:pPr>
      <w:r>
        <w:t xml:space="preserve">Element </w:t>
      </w:r>
      <w:r w:rsidRPr="003E2AD0">
        <w:rPr>
          <w:rStyle w:val="codeChar"/>
        </w:rPr>
        <w:t>&lt;group-statistics&gt;</w:t>
      </w:r>
      <w:r>
        <w:t xml:space="preserve"> indicates whether the logical switch supports group statistics functionality.</w:t>
      </w:r>
    </w:p>
    <w:p w14:paraId="24B93CDD" w14:textId="1BB3618C" w:rsidR="00C87004" w:rsidRDefault="00C87004" w:rsidP="00C87004">
      <w:pPr>
        <w:spacing w:before="0" w:line="276" w:lineRule="auto"/>
      </w:pPr>
      <w:r>
        <w:t xml:space="preserve">Element </w:t>
      </w:r>
      <w:r w:rsidRPr="003E2AD0">
        <w:rPr>
          <w:rStyle w:val="codeChar"/>
        </w:rPr>
        <w:t>&lt;queue-statistics&gt;</w:t>
      </w:r>
      <w:r>
        <w:t xml:space="preserve"> indicates whether the logical switch supports queue statistics functionality.</w:t>
      </w:r>
    </w:p>
    <w:p w14:paraId="749C5DCA" w14:textId="77777777" w:rsidR="003C6498" w:rsidRDefault="00CB1873">
      <w:pPr>
        <w:spacing w:before="0" w:line="276" w:lineRule="auto"/>
      </w:pPr>
      <w:r>
        <w:t xml:space="preserve">Element </w:t>
      </w:r>
      <w:r w:rsidRPr="003E2AD0">
        <w:rPr>
          <w:rStyle w:val="codeChar"/>
        </w:rPr>
        <w:t>&lt;reassemble-ip-fragments&gt;</w:t>
      </w:r>
      <w:r>
        <w:t xml:space="preserve"> indicates whether the logical switch support reassemble IP fragments functionality.</w:t>
      </w:r>
    </w:p>
    <w:p w14:paraId="4F65000C" w14:textId="77777777" w:rsidR="003C6498" w:rsidRDefault="003C6498">
      <w:pPr>
        <w:spacing w:before="0" w:line="276" w:lineRule="auto"/>
      </w:pPr>
      <w:r>
        <w:t xml:space="preserve">Element </w:t>
      </w:r>
      <w:r w:rsidRPr="003E2AD0">
        <w:rPr>
          <w:rStyle w:val="codeChar"/>
        </w:rPr>
        <w:t>&lt;block-looping-ports&gt;</w:t>
      </w:r>
      <w:r>
        <w:t xml:space="preserve"> indicates whether a switch protocol outside of OpenFlow, such as 802.1D Spanning Tree, will detect topology loops and block ports to prevent packet loops.</w:t>
      </w:r>
    </w:p>
    <w:p w14:paraId="5C242A8F" w14:textId="7B230248" w:rsidR="003C6498" w:rsidRDefault="003C6498">
      <w:pPr>
        <w:spacing w:before="0" w:line="276" w:lineRule="auto"/>
      </w:pPr>
      <w:r>
        <w:t xml:space="preserve">Element </w:t>
      </w:r>
      <w:r w:rsidRPr="003E2AD0">
        <w:rPr>
          <w:rStyle w:val="codeChar"/>
        </w:rPr>
        <w:t>&lt;reserved-port-types&gt;</w:t>
      </w:r>
      <w:r>
        <w:t xml:space="preserve"> denotes generic forwarding actions such as sending to the controller, </w:t>
      </w:r>
      <w:r w:rsidR="00C4220E">
        <w:t>fl</w:t>
      </w:r>
      <w:r>
        <w:t xml:space="preserve">ooding, or forwarding using non-OpenFlow methods, such as "normal" switch processing. </w:t>
      </w:r>
    </w:p>
    <w:p w14:paraId="3895BDAE" w14:textId="2DD403DD" w:rsidR="003C6498" w:rsidRDefault="003C6498">
      <w:pPr>
        <w:spacing w:before="0" w:line="276" w:lineRule="auto"/>
      </w:pPr>
      <w:r>
        <w:t xml:space="preserve">Element </w:t>
      </w:r>
      <w:r w:rsidRPr="003E2AD0">
        <w:rPr>
          <w:rStyle w:val="codeChar"/>
        </w:rPr>
        <w:t>&lt;group-types&gt;</w:t>
      </w:r>
      <w:r>
        <w:t xml:space="preserve"> denotes the group types supported by the OpenFlow logical switch.</w:t>
      </w:r>
    </w:p>
    <w:p w14:paraId="7DEB1928" w14:textId="5A27998F" w:rsidR="003C6498" w:rsidRDefault="003C6498" w:rsidP="003C6498">
      <w:pPr>
        <w:spacing w:before="0" w:line="276" w:lineRule="auto"/>
      </w:pPr>
      <w:r>
        <w:t xml:space="preserve">Element </w:t>
      </w:r>
      <w:r w:rsidRPr="003E2AD0">
        <w:rPr>
          <w:rStyle w:val="codeChar"/>
        </w:rPr>
        <w:t>&lt;group-capabilities&gt;</w:t>
      </w:r>
      <w:r>
        <w:t xml:space="preserve"> denotes the group capabilities supported by the OpenFlow logical switch.</w:t>
      </w:r>
    </w:p>
    <w:p w14:paraId="636F27C6" w14:textId="6CFD3693" w:rsidR="003C6498" w:rsidRDefault="003C6498" w:rsidP="003C6498">
      <w:pPr>
        <w:spacing w:before="0" w:line="276" w:lineRule="auto"/>
      </w:pPr>
      <w:r>
        <w:t xml:space="preserve">Element </w:t>
      </w:r>
      <w:r w:rsidRPr="003E2AD0">
        <w:rPr>
          <w:rStyle w:val="codeChar"/>
        </w:rPr>
        <w:t>&lt;action-types&gt;</w:t>
      </w:r>
      <w:r>
        <w:t xml:space="preserve"> denotes the action types supported by the OpenFlow logical switch.</w:t>
      </w:r>
    </w:p>
    <w:p w14:paraId="1A011702" w14:textId="36DC6D09" w:rsidR="0082315F" w:rsidRDefault="0082315F" w:rsidP="003C6498">
      <w:pPr>
        <w:spacing w:before="0" w:line="276" w:lineRule="auto"/>
      </w:pPr>
      <w:r>
        <w:t>Element &lt;instruction-types&gt; denotes the instruction types supported by the OpenFlow logical switch.</w:t>
      </w:r>
    </w:p>
    <w:p w14:paraId="34F0FADA" w14:textId="4C6BA62D" w:rsidR="00570B23" w:rsidRDefault="00570B23" w:rsidP="003C6498">
      <w:pPr>
        <w:spacing w:before="0" w:line="276" w:lineRule="auto"/>
      </w:pPr>
      <w:r>
        <w:lastRenderedPageBreak/>
        <w:t>Detailed definitions of these capability items can be found in OpenFlow Switch Specification 1.2[1].</w:t>
      </w:r>
    </w:p>
    <w:p w14:paraId="26CBBFBE" w14:textId="624F5F1F" w:rsidR="00D8113B" w:rsidRPr="001215D8" w:rsidRDefault="00D8113B" w:rsidP="00D8113B">
      <w:pPr>
        <w:pStyle w:val="Heading3"/>
      </w:pPr>
      <w:bookmarkStart w:id="1356" w:name="_Toc320556701"/>
      <w:r>
        <w:t>Yang Specification</w:t>
      </w:r>
      <w:bookmarkEnd w:id="1356"/>
    </w:p>
    <w:tbl>
      <w:tblPr>
        <w:tblStyle w:val="TableGrid"/>
        <w:tblW w:w="0" w:type="auto"/>
        <w:tblInd w:w="378" w:type="dxa"/>
        <w:shd w:val="clear" w:color="auto" w:fill="C8FCCD"/>
        <w:tblLook w:val="04A0" w:firstRow="1" w:lastRow="0" w:firstColumn="1" w:lastColumn="0" w:noHBand="0" w:noVBand="1"/>
      </w:tblPr>
      <w:tblGrid>
        <w:gridCol w:w="8820"/>
      </w:tblGrid>
      <w:tr w:rsidR="00364B45" w:rsidRPr="009F1B7D" w14:paraId="47C36A4B" w14:textId="77777777" w:rsidTr="00576FDE">
        <w:tc>
          <w:tcPr>
            <w:tcW w:w="8820" w:type="dxa"/>
            <w:shd w:val="clear" w:color="auto" w:fill="C8FCCD"/>
          </w:tcPr>
          <w:p w14:paraId="040B34C6" w14:textId="77777777" w:rsidR="00EA5C38" w:rsidRDefault="00EA5C38" w:rsidP="00EA5C38">
            <w:pPr>
              <w:pStyle w:val="XML1"/>
            </w:pPr>
            <w:r>
              <w:t>typedef action-type {</w:t>
            </w:r>
          </w:p>
          <w:p w14:paraId="03856A8A" w14:textId="5294DCA4" w:rsidR="00EA5C38" w:rsidRDefault="00EA5C38" w:rsidP="00D646D5">
            <w:pPr>
              <w:pStyle w:val="XML2"/>
            </w:pPr>
            <w:proofErr w:type="gramStart"/>
            <w:r>
              <w:t>description</w:t>
            </w:r>
            <w:proofErr w:type="gramEnd"/>
            <w:r>
              <w:t xml:space="preserve"> "The types of actions defined in OpenFlow Switch Specification version 1.2.";</w:t>
            </w:r>
          </w:p>
          <w:p w14:paraId="3054F4B2" w14:textId="33E16315" w:rsidR="00EA5C38" w:rsidRDefault="00EA5C38" w:rsidP="00D646D5">
            <w:pPr>
              <w:pStyle w:val="XML2"/>
            </w:pPr>
            <w:r>
              <w:t>type enumeration {</w:t>
            </w:r>
          </w:p>
          <w:p w14:paraId="463C0BDB" w14:textId="4814FCD9" w:rsidR="00EA5C38" w:rsidRDefault="00EA5C38" w:rsidP="00D646D5">
            <w:pPr>
              <w:pStyle w:val="XML3"/>
            </w:pPr>
            <w:r>
              <w:t>enum output;</w:t>
            </w:r>
          </w:p>
          <w:p w14:paraId="089FBD6F" w14:textId="6834E2A7" w:rsidR="00EA5C38" w:rsidRDefault="00EA5C38" w:rsidP="00D646D5">
            <w:pPr>
              <w:pStyle w:val="XML3"/>
            </w:pPr>
            <w:r>
              <w:t>enum acopy-ttl-out;</w:t>
            </w:r>
          </w:p>
          <w:p w14:paraId="7332FBE0" w14:textId="4FE807FE" w:rsidR="00EA5C38" w:rsidRDefault="00EA5C38" w:rsidP="00D646D5">
            <w:pPr>
              <w:pStyle w:val="XML3"/>
            </w:pPr>
            <w:r>
              <w:t>enum copy-ttl-in;</w:t>
            </w:r>
          </w:p>
          <w:p w14:paraId="05F5B531" w14:textId="1387879F" w:rsidR="00EA5C38" w:rsidRDefault="00EA5C38" w:rsidP="00D646D5">
            <w:pPr>
              <w:pStyle w:val="XML3"/>
            </w:pPr>
            <w:r>
              <w:t>enum set-mpls-ttl;</w:t>
            </w:r>
          </w:p>
          <w:p w14:paraId="3E34D32C" w14:textId="516AAB43" w:rsidR="00EA5C38" w:rsidRDefault="00EA5C38" w:rsidP="00D646D5">
            <w:pPr>
              <w:pStyle w:val="XML3"/>
            </w:pPr>
            <w:r>
              <w:t>enum dec-mpls-ttl;</w:t>
            </w:r>
          </w:p>
          <w:p w14:paraId="0B960592" w14:textId="043914A4" w:rsidR="00EA5C38" w:rsidRDefault="00EA5C38" w:rsidP="00D646D5">
            <w:pPr>
              <w:pStyle w:val="XML3"/>
            </w:pPr>
            <w:r>
              <w:t>enum push-vlan;</w:t>
            </w:r>
          </w:p>
          <w:p w14:paraId="15606990" w14:textId="1CD98F41" w:rsidR="00EA5C38" w:rsidRDefault="00EA5C38" w:rsidP="00D646D5">
            <w:pPr>
              <w:pStyle w:val="XML3"/>
            </w:pPr>
            <w:r>
              <w:t>enum pop-vlan;</w:t>
            </w:r>
          </w:p>
          <w:p w14:paraId="2EBE83A5" w14:textId="61596284" w:rsidR="00EA5C38" w:rsidRDefault="00EA5C38" w:rsidP="00D646D5">
            <w:pPr>
              <w:pStyle w:val="XML3"/>
            </w:pPr>
            <w:r>
              <w:t>enum push-mpls;</w:t>
            </w:r>
          </w:p>
          <w:p w14:paraId="5DCD0B9C" w14:textId="3D253ABE" w:rsidR="00EA5C38" w:rsidRDefault="00EA5C38" w:rsidP="00D646D5">
            <w:pPr>
              <w:pStyle w:val="XML3"/>
            </w:pPr>
            <w:r>
              <w:t>enum pop-mpls;</w:t>
            </w:r>
          </w:p>
          <w:p w14:paraId="1E434221" w14:textId="584B6E3A" w:rsidR="00EA5C38" w:rsidRDefault="00EA5C38" w:rsidP="00D646D5">
            <w:pPr>
              <w:pStyle w:val="XML3"/>
            </w:pPr>
            <w:r>
              <w:t>enum set-queue;</w:t>
            </w:r>
          </w:p>
          <w:p w14:paraId="154CB964" w14:textId="60D093CA" w:rsidR="00EA5C38" w:rsidRDefault="00EA5C38" w:rsidP="00D646D5">
            <w:pPr>
              <w:pStyle w:val="XML3"/>
            </w:pPr>
            <w:r>
              <w:t>enum group;</w:t>
            </w:r>
          </w:p>
          <w:p w14:paraId="3B70FD28" w14:textId="3CC29BBA" w:rsidR="00EA5C38" w:rsidRDefault="00EA5C38" w:rsidP="00D646D5">
            <w:pPr>
              <w:pStyle w:val="XML3"/>
            </w:pPr>
            <w:r>
              <w:t>enum set-nw-ttl;</w:t>
            </w:r>
          </w:p>
          <w:p w14:paraId="78ACBA79" w14:textId="10DD0544" w:rsidR="00EA5C38" w:rsidRDefault="00EA5C38" w:rsidP="00D646D5">
            <w:pPr>
              <w:pStyle w:val="XML3"/>
            </w:pPr>
            <w:r>
              <w:t>enum dec-nw-ttl;</w:t>
            </w:r>
          </w:p>
          <w:p w14:paraId="157AB716" w14:textId="0A1FBB40" w:rsidR="00EA5C38" w:rsidRDefault="00EA5C38" w:rsidP="00D646D5">
            <w:pPr>
              <w:pStyle w:val="XML3"/>
            </w:pPr>
            <w:r>
              <w:t>enum set-field;</w:t>
            </w:r>
          </w:p>
          <w:p w14:paraId="4E7F67CD" w14:textId="6209C1CA" w:rsidR="00EA5C38" w:rsidRDefault="00B26D1C" w:rsidP="00C3649A">
            <w:pPr>
              <w:pStyle w:val="XML2"/>
            </w:pPr>
            <w:r>
              <w:t>}</w:t>
            </w:r>
          </w:p>
          <w:p w14:paraId="08BE0050" w14:textId="77777777" w:rsidR="00EA5C38" w:rsidRDefault="00EA5C38" w:rsidP="00EA5C38">
            <w:pPr>
              <w:pStyle w:val="XML1"/>
            </w:pPr>
            <w:r>
              <w:t>}</w:t>
            </w:r>
          </w:p>
          <w:p w14:paraId="7C1EB28F" w14:textId="77777777" w:rsidR="00EA5C38" w:rsidRDefault="00EA5C38" w:rsidP="00EA5C38">
            <w:pPr>
              <w:pStyle w:val="XML1"/>
            </w:pPr>
          </w:p>
          <w:p w14:paraId="40B50C50" w14:textId="77777777" w:rsidR="00EA5C38" w:rsidRDefault="00EA5C38" w:rsidP="00EA5C38">
            <w:pPr>
              <w:pStyle w:val="XML1"/>
            </w:pPr>
            <w:r>
              <w:t>typedef instruction-type {</w:t>
            </w:r>
          </w:p>
          <w:p w14:paraId="0F7FD3A5" w14:textId="0F4DC80D" w:rsidR="00EA5C38" w:rsidRDefault="00EA5C38" w:rsidP="00C3649A">
            <w:pPr>
              <w:pStyle w:val="XML2"/>
            </w:pPr>
            <w:proofErr w:type="gramStart"/>
            <w:r>
              <w:t>description</w:t>
            </w:r>
            <w:proofErr w:type="gramEnd"/>
            <w:r>
              <w:t xml:space="preserve"> "The types of instructions defined in OpenFlow Switch Specification version 1.2.";</w:t>
            </w:r>
          </w:p>
          <w:p w14:paraId="35E71637" w14:textId="3600534B" w:rsidR="00EA5C38" w:rsidRDefault="00EA5C38" w:rsidP="00D646D5">
            <w:pPr>
              <w:pStyle w:val="XML2"/>
            </w:pPr>
            <w:r>
              <w:t>type enumeration {</w:t>
            </w:r>
          </w:p>
          <w:p w14:paraId="7D4C1B70" w14:textId="45884368" w:rsidR="00EA5C38" w:rsidRDefault="00EA5C38" w:rsidP="00D646D5">
            <w:pPr>
              <w:pStyle w:val="XML3"/>
            </w:pPr>
            <w:r>
              <w:t>enum apply-actions;</w:t>
            </w:r>
          </w:p>
          <w:p w14:paraId="6BC58142" w14:textId="178EBA7C" w:rsidR="00EA5C38" w:rsidRDefault="00EA5C38" w:rsidP="00D646D5">
            <w:pPr>
              <w:pStyle w:val="XML3"/>
            </w:pPr>
            <w:r>
              <w:t>enum clear-actions;</w:t>
            </w:r>
          </w:p>
          <w:p w14:paraId="12FCBEA2" w14:textId="5994E862" w:rsidR="00EA5C38" w:rsidRDefault="00EA5C38" w:rsidP="00D646D5">
            <w:pPr>
              <w:pStyle w:val="XML3"/>
            </w:pPr>
            <w:r>
              <w:t>enum write-actions;</w:t>
            </w:r>
          </w:p>
          <w:p w14:paraId="052A17DC" w14:textId="40A3E06D" w:rsidR="00EA5C38" w:rsidRDefault="00EA5C38" w:rsidP="00D646D5">
            <w:pPr>
              <w:pStyle w:val="XML3"/>
            </w:pPr>
            <w:r>
              <w:t>enum write-metadata;</w:t>
            </w:r>
          </w:p>
          <w:p w14:paraId="3AE1FF94" w14:textId="69E593DB" w:rsidR="00EA5C38" w:rsidRDefault="00EA5C38" w:rsidP="00D646D5">
            <w:pPr>
              <w:pStyle w:val="XML3"/>
            </w:pPr>
            <w:r>
              <w:t>enum goto-table;</w:t>
            </w:r>
          </w:p>
          <w:p w14:paraId="0B16B480" w14:textId="2AC7130A" w:rsidR="00EA5C38" w:rsidRDefault="00EA5C38" w:rsidP="00C3649A">
            <w:pPr>
              <w:pStyle w:val="XML2"/>
            </w:pPr>
            <w:r>
              <w:t>}</w:t>
            </w:r>
          </w:p>
          <w:p w14:paraId="264DA04F" w14:textId="01173CEA" w:rsidR="00EA5C38" w:rsidRDefault="00EA5C38" w:rsidP="00EA5C38">
            <w:pPr>
              <w:pStyle w:val="XML1"/>
            </w:pPr>
            <w:r>
              <w:t>}</w:t>
            </w:r>
          </w:p>
          <w:p w14:paraId="0B0BC5D4" w14:textId="77777777" w:rsidR="00EA5C38" w:rsidRDefault="00EA5C38" w:rsidP="00364B45">
            <w:pPr>
              <w:pStyle w:val="XML1"/>
            </w:pPr>
          </w:p>
          <w:p w14:paraId="2EC69116" w14:textId="77777777" w:rsidR="00364B45" w:rsidRDefault="00364B45" w:rsidP="00364B45">
            <w:pPr>
              <w:pStyle w:val="XML1"/>
            </w:pPr>
            <w:r>
              <w:t>grouping openflow-logical-switch-capabilities-grouping {</w:t>
            </w:r>
          </w:p>
          <w:p w14:paraId="12B8BD68" w14:textId="32322FD7" w:rsidR="00364B45" w:rsidRDefault="00364B45" w:rsidP="00C3649A">
            <w:pPr>
              <w:pStyle w:val="XML2"/>
            </w:pPr>
            <w:proofErr w:type="gramStart"/>
            <w:r>
              <w:t>description</w:t>
            </w:r>
            <w:proofErr w:type="gramEnd"/>
            <w:r>
              <w:t xml:space="preserve"> "This grouping specifies all properties of an OpenFlow logical switch's capabilities.";</w:t>
            </w:r>
          </w:p>
          <w:p w14:paraId="5446EC09" w14:textId="77777777" w:rsidR="00364B45" w:rsidRDefault="00364B45" w:rsidP="00364B45">
            <w:pPr>
              <w:pStyle w:val="XML1"/>
            </w:pPr>
          </w:p>
          <w:p w14:paraId="3FDA0A62" w14:textId="7FCA7BCA" w:rsidR="00364B45" w:rsidRDefault="0059134D" w:rsidP="00C3649A">
            <w:pPr>
              <w:pStyle w:val="XML2"/>
            </w:pPr>
            <w:r>
              <w:t>leaf max-buffered-packets</w:t>
            </w:r>
            <w:r w:rsidR="00364B45">
              <w:t xml:space="preserve"> {</w:t>
            </w:r>
          </w:p>
          <w:p w14:paraId="2ACD27C5" w14:textId="15FC01C7" w:rsidR="00364B45" w:rsidRDefault="00364B45" w:rsidP="00C3649A">
            <w:pPr>
              <w:pStyle w:val="XML3"/>
            </w:pPr>
            <w:r>
              <w:t>type uint32;</w:t>
            </w:r>
          </w:p>
          <w:p w14:paraId="1B7B8610" w14:textId="7FDCD979" w:rsidR="00364B45" w:rsidRDefault="00364B45" w:rsidP="00C3649A">
            <w:pPr>
              <w:pStyle w:val="XML3"/>
            </w:pPr>
            <w:proofErr w:type="gramStart"/>
            <w:r>
              <w:t>description</w:t>
            </w:r>
            <w:proofErr w:type="gramEnd"/>
            <w:r>
              <w:t xml:space="preserve"> "The maximum number of packets the logical switch can buffer when sending packets to the controller using packet-in messages.";</w:t>
            </w:r>
          </w:p>
          <w:p w14:paraId="6CD2D0F4" w14:textId="7215780B" w:rsidR="00364B45" w:rsidRDefault="00C3649A" w:rsidP="00C3649A">
            <w:pPr>
              <w:pStyle w:val="XML2"/>
            </w:pPr>
            <w:r>
              <w:t>}</w:t>
            </w:r>
          </w:p>
          <w:p w14:paraId="6EA702DE" w14:textId="77777777" w:rsidR="00364B45" w:rsidRDefault="00364B45" w:rsidP="00364B45">
            <w:pPr>
              <w:pStyle w:val="XML1"/>
            </w:pPr>
          </w:p>
          <w:p w14:paraId="182603F3" w14:textId="3CAB36B5" w:rsidR="00364B45" w:rsidRDefault="00B57175" w:rsidP="00C3649A">
            <w:pPr>
              <w:pStyle w:val="XML2"/>
            </w:pPr>
            <w:r>
              <w:t>leaf max-tables</w:t>
            </w:r>
            <w:r w:rsidR="00364B45">
              <w:t xml:space="preserve"> {</w:t>
            </w:r>
          </w:p>
          <w:p w14:paraId="05723A27" w14:textId="0F5E8936" w:rsidR="00364B45" w:rsidRDefault="00364B45" w:rsidP="00C3649A">
            <w:pPr>
              <w:pStyle w:val="XML3"/>
            </w:pPr>
            <w:r>
              <w:t>type uint8;</w:t>
            </w:r>
          </w:p>
          <w:p w14:paraId="0A2D987A" w14:textId="38C28CB9" w:rsidR="00364B45" w:rsidRDefault="00364B45" w:rsidP="00C3649A">
            <w:pPr>
              <w:pStyle w:val="XML3"/>
            </w:pPr>
            <w:proofErr w:type="gramStart"/>
            <w:r>
              <w:t>description</w:t>
            </w:r>
            <w:proofErr w:type="gramEnd"/>
            <w:r>
              <w:t xml:space="preserve"> "The number of flow tables supported by the logical switch.";</w:t>
            </w:r>
          </w:p>
          <w:p w14:paraId="123F3D8A" w14:textId="2280CAA4" w:rsidR="00364B45" w:rsidRDefault="00364B45" w:rsidP="00C3649A">
            <w:pPr>
              <w:pStyle w:val="XML2"/>
            </w:pPr>
            <w:r>
              <w:t>}</w:t>
            </w:r>
          </w:p>
          <w:p w14:paraId="1F2899F9" w14:textId="41EAB2F2" w:rsidR="00364B45" w:rsidRDefault="00364B45" w:rsidP="00364B45">
            <w:pPr>
              <w:pStyle w:val="XML1"/>
            </w:pPr>
          </w:p>
          <w:p w14:paraId="73A799D4" w14:textId="63DFBEAF" w:rsidR="00364B45" w:rsidRDefault="00B57175" w:rsidP="00C3649A">
            <w:pPr>
              <w:pStyle w:val="XML2"/>
            </w:pPr>
            <w:r>
              <w:t>leaf max-ports</w:t>
            </w:r>
            <w:r w:rsidR="00364B45">
              <w:t xml:space="preserve"> {</w:t>
            </w:r>
          </w:p>
          <w:p w14:paraId="7FC558F1" w14:textId="19A33870" w:rsidR="00364B45" w:rsidRDefault="00364B45" w:rsidP="00C3649A">
            <w:pPr>
              <w:pStyle w:val="XML3"/>
            </w:pPr>
            <w:r>
              <w:t>type uint32;</w:t>
            </w:r>
          </w:p>
          <w:p w14:paraId="50F20A37" w14:textId="25B8D3A4" w:rsidR="00364B45" w:rsidRDefault="00364B45" w:rsidP="00C3649A">
            <w:pPr>
              <w:pStyle w:val="XML3"/>
            </w:pPr>
            <w:proofErr w:type="gramStart"/>
            <w:r>
              <w:lastRenderedPageBreak/>
              <w:t>description</w:t>
            </w:r>
            <w:proofErr w:type="gramEnd"/>
            <w:r>
              <w:t xml:space="preserve"> "The number of flow tables supported by the logical switch.";</w:t>
            </w:r>
          </w:p>
          <w:p w14:paraId="707EB2C6" w14:textId="3811FF00" w:rsidR="00364B45" w:rsidRDefault="00C3649A" w:rsidP="00C3649A">
            <w:pPr>
              <w:pStyle w:val="XML2"/>
            </w:pPr>
            <w:r>
              <w:t>}</w:t>
            </w:r>
          </w:p>
          <w:p w14:paraId="479D4B1E" w14:textId="25708768" w:rsidR="00364B45" w:rsidRDefault="00364B45" w:rsidP="00364B45">
            <w:pPr>
              <w:pStyle w:val="XML1"/>
            </w:pPr>
          </w:p>
          <w:p w14:paraId="78579B08" w14:textId="69077A8B" w:rsidR="00364B45" w:rsidRDefault="00364B45" w:rsidP="00C3649A">
            <w:pPr>
              <w:pStyle w:val="XML2"/>
            </w:pPr>
            <w:r>
              <w:t>leaf flow-statistics {</w:t>
            </w:r>
          </w:p>
          <w:p w14:paraId="53E379A4" w14:textId="5EF51790" w:rsidR="00364B45" w:rsidRDefault="00364B45" w:rsidP="00C3649A">
            <w:pPr>
              <w:pStyle w:val="XML3"/>
            </w:pPr>
            <w:r>
              <w:t>type boolean;</w:t>
            </w:r>
          </w:p>
          <w:p w14:paraId="58BE6C75" w14:textId="7B95CCD2" w:rsidR="00364B45" w:rsidRDefault="00364B45" w:rsidP="00C3649A">
            <w:pPr>
              <w:pStyle w:val="XML3"/>
            </w:pPr>
            <w:r>
              <w:t>default false;</w:t>
            </w:r>
          </w:p>
          <w:p w14:paraId="1C53A337" w14:textId="3CDF8881" w:rsidR="00364B45" w:rsidRDefault="00364B45" w:rsidP="00C3649A">
            <w:pPr>
              <w:pStyle w:val="XML3"/>
            </w:pPr>
            <w:proofErr w:type="gramStart"/>
            <w:r>
              <w:t>description</w:t>
            </w:r>
            <w:proofErr w:type="gramEnd"/>
            <w:r>
              <w:t xml:space="preserve"> "Specifies if the logical switch supports flow statistics.";</w:t>
            </w:r>
          </w:p>
          <w:p w14:paraId="4FA93F3C" w14:textId="5CFBDB82" w:rsidR="00364B45" w:rsidRDefault="00364B45" w:rsidP="00C3649A">
            <w:pPr>
              <w:pStyle w:val="XML2"/>
            </w:pPr>
            <w:r>
              <w:t>}</w:t>
            </w:r>
          </w:p>
          <w:p w14:paraId="2AEBBADD" w14:textId="77777777" w:rsidR="00364B45" w:rsidRDefault="00364B45" w:rsidP="00364B45">
            <w:pPr>
              <w:pStyle w:val="XML1"/>
            </w:pPr>
          </w:p>
          <w:p w14:paraId="306C7080" w14:textId="4520F0BA" w:rsidR="00364B45" w:rsidRDefault="00364B45" w:rsidP="00C3649A">
            <w:pPr>
              <w:pStyle w:val="XML2"/>
            </w:pPr>
            <w:r>
              <w:t>leaf table-statistics {</w:t>
            </w:r>
          </w:p>
          <w:p w14:paraId="4B24AB87" w14:textId="245BBFEF" w:rsidR="00364B45" w:rsidRDefault="00364B45" w:rsidP="00C3649A">
            <w:pPr>
              <w:pStyle w:val="XML3"/>
            </w:pPr>
            <w:r>
              <w:t>type boolean;</w:t>
            </w:r>
          </w:p>
          <w:p w14:paraId="58D52964" w14:textId="6EDEF802" w:rsidR="00364B45" w:rsidRDefault="00364B45" w:rsidP="00C3649A">
            <w:pPr>
              <w:pStyle w:val="XML3"/>
            </w:pPr>
            <w:r>
              <w:t>default false;</w:t>
            </w:r>
          </w:p>
          <w:p w14:paraId="04A1C8E2" w14:textId="7ADD49CD" w:rsidR="00364B45" w:rsidRDefault="00364B45" w:rsidP="00C3649A">
            <w:pPr>
              <w:pStyle w:val="XML3"/>
            </w:pPr>
            <w:proofErr w:type="gramStart"/>
            <w:r>
              <w:t>description</w:t>
            </w:r>
            <w:proofErr w:type="gramEnd"/>
            <w:r>
              <w:t xml:space="preserve"> "Specifies if the logical switch supports table statistics.";</w:t>
            </w:r>
          </w:p>
          <w:p w14:paraId="4DA43AA0" w14:textId="68C8A5FF" w:rsidR="00364B45" w:rsidRDefault="00364B45" w:rsidP="00C3649A">
            <w:pPr>
              <w:pStyle w:val="XML2"/>
            </w:pPr>
            <w:r>
              <w:t>}</w:t>
            </w:r>
          </w:p>
          <w:p w14:paraId="3069F2A1" w14:textId="77777777" w:rsidR="00364B45" w:rsidRDefault="00364B45" w:rsidP="00364B45">
            <w:pPr>
              <w:pStyle w:val="XML1"/>
            </w:pPr>
          </w:p>
          <w:p w14:paraId="6B8DD08B" w14:textId="74952391" w:rsidR="00364B45" w:rsidRDefault="00364B45" w:rsidP="00C3649A">
            <w:pPr>
              <w:pStyle w:val="XML2"/>
            </w:pPr>
            <w:r>
              <w:t>leaf port-statistics {</w:t>
            </w:r>
          </w:p>
          <w:p w14:paraId="3A865E55" w14:textId="18825C27" w:rsidR="00364B45" w:rsidRDefault="00364B45" w:rsidP="00C3649A">
            <w:pPr>
              <w:pStyle w:val="XML3"/>
            </w:pPr>
            <w:r>
              <w:t>type boolean;</w:t>
            </w:r>
          </w:p>
          <w:p w14:paraId="4FDDA3B1" w14:textId="5C15FBFD" w:rsidR="00364B45" w:rsidRDefault="00364B45" w:rsidP="00C3649A">
            <w:pPr>
              <w:pStyle w:val="XML3"/>
            </w:pPr>
            <w:r>
              <w:t>default false;</w:t>
            </w:r>
          </w:p>
          <w:p w14:paraId="04DD9BB7" w14:textId="5270FF1D" w:rsidR="00364B45" w:rsidRDefault="00364B45" w:rsidP="00C3649A">
            <w:pPr>
              <w:pStyle w:val="XML3"/>
            </w:pPr>
            <w:proofErr w:type="gramStart"/>
            <w:r>
              <w:t>description</w:t>
            </w:r>
            <w:proofErr w:type="gramEnd"/>
            <w:r>
              <w:t xml:space="preserve"> "Specifies if the logical switch supports port statistics.";</w:t>
            </w:r>
          </w:p>
          <w:p w14:paraId="44AB69DC" w14:textId="77C4C36F" w:rsidR="00364B45" w:rsidRDefault="00C3649A" w:rsidP="00C3649A">
            <w:pPr>
              <w:pStyle w:val="XML2"/>
            </w:pPr>
            <w:r>
              <w:t>}</w:t>
            </w:r>
          </w:p>
          <w:p w14:paraId="7F090777" w14:textId="77777777" w:rsidR="00364B45" w:rsidRDefault="00364B45" w:rsidP="00364B45">
            <w:pPr>
              <w:pStyle w:val="XML1"/>
            </w:pPr>
          </w:p>
          <w:p w14:paraId="18706BAD" w14:textId="5B52A257" w:rsidR="00364B45" w:rsidRDefault="00364B45" w:rsidP="00C3649A">
            <w:pPr>
              <w:pStyle w:val="XML2"/>
            </w:pPr>
            <w:r>
              <w:t>leaf group-statistics {</w:t>
            </w:r>
          </w:p>
          <w:p w14:paraId="2BDF80AC" w14:textId="5F8FE620" w:rsidR="00364B45" w:rsidRDefault="00364B45" w:rsidP="00C3649A">
            <w:pPr>
              <w:pStyle w:val="XML3"/>
            </w:pPr>
            <w:r>
              <w:t>type boolean;</w:t>
            </w:r>
          </w:p>
          <w:p w14:paraId="3858227F" w14:textId="2E7C4EF7" w:rsidR="00364B45" w:rsidRDefault="00364B45" w:rsidP="00C3649A">
            <w:pPr>
              <w:pStyle w:val="XML3"/>
            </w:pPr>
            <w:r>
              <w:t>default false;</w:t>
            </w:r>
          </w:p>
          <w:p w14:paraId="28303E13" w14:textId="71EE1E70" w:rsidR="00364B45" w:rsidRDefault="00364B45" w:rsidP="00C3649A">
            <w:pPr>
              <w:pStyle w:val="XML3"/>
            </w:pPr>
            <w:proofErr w:type="gramStart"/>
            <w:r>
              <w:t>description</w:t>
            </w:r>
            <w:proofErr w:type="gramEnd"/>
            <w:r>
              <w:t xml:space="preserve"> "Specifies if the logical switch supports group statistics.";</w:t>
            </w:r>
          </w:p>
          <w:p w14:paraId="5DCA33DF" w14:textId="528A6C6A" w:rsidR="00364B45" w:rsidRDefault="00364B45" w:rsidP="00C3649A">
            <w:pPr>
              <w:pStyle w:val="XML2"/>
            </w:pPr>
            <w:r>
              <w:t>}</w:t>
            </w:r>
          </w:p>
          <w:p w14:paraId="3134CB1A" w14:textId="77777777" w:rsidR="00364B45" w:rsidRDefault="00364B45" w:rsidP="00364B45">
            <w:pPr>
              <w:pStyle w:val="XML1"/>
            </w:pPr>
          </w:p>
          <w:p w14:paraId="51607D29" w14:textId="05D87023" w:rsidR="00364B45" w:rsidRDefault="00364B45" w:rsidP="00C3649A">
            <w:pPr>
              <w:pStyle w:val="XML2"/>
            </w:pPr>
            <w:r>
              <w:t>leaf queue-statistics {</w:t>
            </w:r>
          </w:p>
          <w:p w14:paraId="7DAE6A21" w14:textId="4F056730" w:rsidR="00364B45" w:rsidRDefault="00364B45" w:rsidP="00C3649A">
            <w:pPr>
              <w:pStyle w:val="XML3"/>
            </w:pPr>
            <w:r>
              <w:t>type boolean;</w:t>
            </w:r>
          </w:p>
          <w:p w14:paraId="272A64D5" w14:textId="1D547BC0" w:rsidR="00364B45" w:rsidRDefault="00364B45" w:rsidP="00C3649A">
            <w:pPr>
              <w:pStyle w:val="XML3"/>
            </w:pPr>
            <w:r>
              <w:t>default false;</w:t>
            </w:r>
          </w:p>
          <w:p w14:paraId="206B07FD" w14:textId="4D1C2A06" w:rsidR="00364B45" w:rsidRDefault="00364B45" w:rsidP="00D646D5">
            <w:pPr>
              <w:pStyle w:val="XML3"/>
            </w:pPr>
            <w:proofErr w:type="gramStart"/>
            <w:r>
              <w:t>description</w:t>
            </w:r>
            <w:proofErr w:type="gramEnd"/>
            <w:r>
              <w:t xml:space="preserve"> "Specifies if the logical switch supports queue statistics.";</w:t>
            </w:r>
          </w:p>
          <w:p w14:paraId="451E28C3" w14:textId="236DF859" w:rsidR="00364B45" w:rsidRDefault="00364B45" w:rsidP="00C3649A">
            <w:pPr>
              <w:pStyle w:val="XML2"/>
            </w:pPr>
            <w:r>
              <w:t>}</w:t>
            </w:r>
          </w:p>
          <w:p w14:paraId="310E8EFE" w14:textId="4CDD4001" w:rsidR="00364B45" w:rsidRDefault="00364B45" w:rsidP="00A77F5F">
            <w:pPr>
              <w:pStyle w:val="XML1"/>
            </w:pPr>
          </w:p>
          <w:p w14:paraId="16906B0F" w14:textId="5EED3FC0" w:rsidR="00364B45" w:rsidRDefault="00364B45" w:rsidP="00C3649A">
            <w:pPr>
              <w:pStyle w:val="XML2"/>
            </w:pPr>
            <w:r>
              <w:t>leaf reassemble-ip-fragments {</w:t>
            </w:r>
          </w:p>
          <w:p w14:paraId="3D67EE8C" w14:textId="3C56199E" w:rsidR="00364B45" w:rsidRDefault="00364B45" w:rsidP="00C3649A">
            <w:pPr>
              <w:pStyle w:val="XML3"/>
            </w:pPr>
            <w:r>
              <w:t>type boolean;</w:t>
            </w:r>
          </w:p>
          <w:p w14:paraId="5737515E" w14:textId="4E219651" w:rsidR="00364B45" w:rsidRDefault="00364B45" w:rsidP="00C3649A">
            <w:pPr>
              <w:pStyle w:val="XML3"/>
            </w:pPr>
            <w:r>
              <w:t>default false;</w:t>
            </w:r>
          </w:p>
          <w:p w14:paraId="00395B32" w14:textId="79908C0C" w:rsidR="00364B45" w:rsidRDefault="00364B45" w:rsidP="00C3649A">
            <w:pPr>
              <w:pStyle w:val="XML3"/>
            </w:pPr>
            <w:proofErr w:type="gramStart"/>
            <w:r>
              <w:t>description</w:t>
            </w:r>
            <w:proofErr w:type="gramEnd"/>
            <w:r>
              <w:t xml:space="preserve"> "Specifies if the logical switch supports reassemble IP fragments.";</w:t>
            </w:r>
          </w:p>
          <w:p w14:paraId="336C2AB0" w14:textId="4EB39D56" w:rsidR="00364B45" w:rsidRDefault="00364B45" w:rsidP="00C3649A">
            <w:pPr>
              <w:pStyle w:val="XML2"/>
            </w:pPr>
            <w:r>
              <w:t>}</w:t>
            </w:r>
          </w:p>
          <w:p w14:paraId="57AE6B25" w14:textId="77777777" w:rsidR="00364B45" w:rsidRDefault="00364B45" w:rsidP="00364B45">
            <w:pPr>
              <w:pStyle w:val="XML1"/>
            </w:pPr>
          </w:p>
          <w:p w14:paraId="59513E0F" w14:textId="6FEE88E3" w:rsidR="00364B45" w:rsidRDefault="00364B45" w:rsidP="00C3649A">
            <w:pPr>
              <w:pStyle w:val="XML2"/>
            </w:pPr>
            <w:r>
              <w:t>leaf block-looping-ports {</w:t>
            </w:r>
          </w:p>
          <w:p w14:paraId="1CC6BA91" w14:textId="2D0651C5" w:rsidR="00364B45" w:rsidRDefault="00364B45" w:rsidP="00C3649A">
            <w:pPr>
              <w:pStyle w:val="XML3"/>
            </w:pPr>
            <w:r>
              <w:t>type boolean;</w:t>
            </w:r>
          </w:p>
          <w:p w14:paraId="0EEFFC7C" w14:textId="667BBC38" w:rsidR="00364B45" w:rsidRDefault="00364B45" w:rsidP="00C3649A">
            <w:pPr>
              <w:pStyle w:val="XML3"/>
            </w:pPr>
            <w:r>
              <w:t>default false;</w:t>
            </w:r>
          </w:p>
          <w:p w14:paraId="27B5D02E" w14:textId="33F09F63" w:rsidR="00364B45" w:rsidRDefault="00364B45" w:rsidP="00C3649A">
            <w:pPr>
              <w:pStyle w:val="XML3"/>
            </w:pPr>
            <w:proofErr w:type="gramStart"/>
            <w:r>
              <w:t>description</w:t>
            </w:r>
            <w:proofErr w:type="gramEnd"/>
            <w:r>
              <w:t xml:space="preserve"> "'true' indicates that a switch protocol outside of OpenFlow, such as 802.1D Spanning Tree, will detect topology loops and block ports to prevent packet loops."</w:t>
            </w:r>
          </w:p>
          <w:p w14:paraId="050031DB" w14:textId="5BA7DE5B" w:rsidR="00364B45" w:rsidRDefault="00364B45" w:rsidP="00C3649A">
            <w:pPr>
              <w:pStyle w:val="XML2"/>
            </w:pPr>
            <w:r>
              <w:t>}</w:t>
            </w:r>
          </w:p>
          <w:p w14:paraId="73855A6C" w14:textId="1F1903B5" w:rsidR="00364B45" w:rsidRDefault="00364B45" w:rsidP="00A77F5F">
            <w:pPr>
              <w:pStyle w:val="XML1"/>
            </w:pPr>
          </w:p>
          <w:p w14:paraId="5DEAE675" w14:textId="1DB00C66" w:rsidR="00364B45" w:rsidRDefault="00364B45" w:rsidP="00D646D5">
            <w:pPr>
              <w:pStyle w:val="XML1"/>
            </w:pPr>
            <w:r>
              <w:t>container reserved-port-types {</w:t>
            </w:r>
          </w:p>
          <w:p w14:paraId="1797EEB3" w14:textId="666B439C" w:rsidR="00364B45" w:rsidRDefault="00364B45" w:rsidP="00D646D5">
            <w:pPr>
              <w:pStyle w:val="XML2"/>
            </w:pPr>
            <w:r>
              <w:t xml:space="preserve">description "Specify generic forwarding actions such as sending to </w:t>
            </w:r>
            <w:r>
              <w:lastRenderedPageBreak/>
              <w:t>the controller, flooding, or forwarding using non-OpenFlow methods, such as 'normal' switch processing.";</w:t>
            </w:r>
          </w:p>
          <w:p w14:paraId="3AACF47D" w14:textId="0A071F89" w:rsidR="00364B45" w:rsidRDefault="00364B45" w:rsidP="00D646D5">
            <w:pPr>
              <w:pStyle w:val="XML2"/>
            </w:pPr>
            <w:proofErr w:type="gramStart"/>
            <w:r>
              <w:t>reference</w:t>
            </w:r>
            <w:proofErr w:type="gramEnd"/>
            <w:r>
              <w:t xml:space="preserve"> "The types of reserved ports are defined in OpenFlow Switch Specification version 1.2.";</w:t>
            </w:r>
          </w:p>
          <w:p w14:paraId="182C2060" w14:textId="4E517374" w:rsidR="00364B45" w:rsidRDefault="00364B45" w:rsidP="00A77F5F">
            <w:pPr>
              <w:pStyle w:val="XML2"/>
            </w:pPr>
            <w:r>
              <w:t>leaf-list type {</w:t>
            </w:r>
          </w:p>
          <w:p w14:paraId="6FE2C8DB" w14:textId="25C71B2F" w:rsidR="00364B45" w:rsidRDefault="00364B45" w:rsidP="00A77F5F">
            <w:pPr>
              <w:pStyle w:val="XML3"/>
            </w:pPr>
            <w:r>
              <w:t>type enumeration {</w:t>
            </w:r>
          </w:p>
          <w:p w14:paraId="6A406C6C" w14:textId="6F8E93FE" w:rsidR="00364B45" w:rsidRDefault="00364B45" w:rsidP="00A77F5F">
            <w:pPr>
              <w:pStyle w:val="XML4"/>
            </w:pPr>
            <w:r>
              <w:t>enum all;</w:t>
            </w:r>
          </w:p>
          <w:p w14:paraId="448C569B" w14:textId="4BD076CD" w:rsidR="00364B45" w:rsidRDefault="00364B45" w:rsidP="00A77F5F">
            <w:pPr>
              <w:pStyle w:val="XML4"/>
            </w:pPr>
            <w:r>
              <w:t>enum controller;</w:t>
            </w:r>
          </w:p>
          <w:p w14:paraId="56E35D50" w14:textId="176A764F" w:rsidR="00364B45" w:rsidRDefault="00364B45" w:rsidP="00A77F5F">
            <w:pPr>
              <w:pStyle w:val="XML4"/>
            </w:pPr>
            <w:r>
              <w:t>enum table;</w:t>
            </w:r>
          </w:p>
          <w:p w14:paraId="6B7F9A34" w14:textId="6A497463" w:rsidR="00364B45" w:rsidRDefault="00364B45" w:rsidP="00A77F5F">
            <w:pPr>
              <w:pStyle w:val="XML4"/>
            </w:pPr>
            <w:r>
              <w:t>enum inport;</w:t>
            </w:r>
          </w:p>
          <w:p w14:paraId="194BBC6C" w14:textId="1F02E2F1" w:rsidR="00364B45" w:rsidRDefault="00364B45" w:rsidP="00A77F5F">
            <w:pPr>
              <w:pStyle w:val="XML4"/>
            </w:pPr>
            <w:r>
              <w:t>enum any;</w:t>
            </w:r>
          </w:p>
          <w:p w14:paraId="0988348F" w14:textId="4CC8FD62" w:rsidR="00364B45" w:rsidRDefault="00364B45" w:rsidP="00A77F5F">
            <w:pPr>
              <w:pStyle w:val="XML4"/>
            </w:pPr>
            <w:r>
              <w:t>enum normal;</w:t>
            </w:r>
          </w:p>
          <w:p w14:paraId="495503B4" w14:textId="55AD7D87" w:rsidR="00364B45" w:rsidRDefault="00364B45" w:rsidP="00A77F5F">
            <w:pPr>
              <w:pStyle w:val="XML4"/>
            </w:pPr>
            <w:r>
              <w:t>enum flood;</w:t>
            </w:r>
          </w:p>
          <w:p w14:paraId="5D7BDB3E" w14:textId="2478A888" w:rsidR="00364B45" w:rsidRDefault="00364B45" w:rsidP="00C3649A">
            <w:pPr>
              <w:pStyle w:val="XML4"/>
            </w:pPr>
            <w:r>
              <w:t>}</w:t>
            </w:r>
          </w:p>
          <w:p w14:paraId="7396C4F8" w14:textId="599B8F9C" w:rsidR="00364B45" w:rsidRDefault="00364B45" w:rsidP="00C3649A">
            <w:pPr>
              <w:pStyle w:val="XML3"/>
            </w:pPr>
            <w:r>
              <w:t>}</w:t>
            </w:r>
          </w:p>
          <w:p w14:paraId="7A0F4A10" w14:textId="12C424FB" w:rsidR="00364B45" w:rsidRDefault="00364B45" w:rsidP="00C3649A">
            <w:pPr>
              <w:pStyle w:val="XML2"/>
            </w:pPr>
            <w:r>
              <w:t>}</w:t>
            </w:r>
          </w:p>
          <w:p w14:paraId="37993E46" w14:textId="45D8A5D3" w:rsidR="00364B45" w:rsidRDefault="00364B45" w:rsidP="00364B45">
            <w:pPr>
              <w:pStyle w:val="XML1"/>
            </w:pPr>
          </w:p>
          <w:p w14:paraId="0CF6E404" w14:textId="235E5E2E" w:rsidR="00364B45" w:rsidRDefault="00364B45" w:rsidP="002B1BBD">
            <w:pPr>
              <w:pStyle w:val="XML2"/>
            </w:pPr>
            <w:r>
              <w:t>container group-types {</w:t>
            </w:r>
          </w:p>
          <w:p w14:paraId="76962619" w14:textId="764FCBF8" w:rsidR="00364B45" w:rsidRDefault="00364B45" w:rsidP="002B1BBD">
            <w:pPr>
              <w:pStyle w:val="XML3"/>
            </w:pPr>
            <w:proofErr w:type="gramStart"/>
            <w:r>
              <w:t>description</w:t>
            </w:r>
            <w:proofErr w:type="gramEnd"/>
            <w:r>
              <w:t xml:space="preserve"> "Specify the group types supported by the logical switch.";</w:t>
            </w:r>
          </w:p>
          <w:p w14:paraId="79407335" w14:textId="67D96885" w:rsidR="00364B45" w:rsidRDefault="00364B45" w:rsidP="002B1BBD">
            <w:pPr>
              <w:pStyle w:val="XML3"/>
            </w:pPr>
            <w:proofErr w:type="gramStart"/>
            <w:r>
              <w:t>reference</w:t>
            </w:r>
            <w:proofErr w:type="gramEnd"/>
            <w:r>
              <w:t xml:space="preserve"> "The types of groups are defined in OpenFlow Switch Specification version 1.2.";</w:t>
            </w:r>
          </w:p>
          <w:p w14:paraId="3890A846" w14:textId="1A8BB64C" w:rsidR="00364B45" w:rsidRDefault="00364B45" w:rsidP="002B1BBD">
            <w:pPr>
              <w:pStyle w:val="XML3"/>
            </w:pPr>
            <w:r>
              <w:t>leaf-list type {</w:t>
            </w:r>
          </w:p>
          <w:p w14:paraId="20944E30" w14:textId="7CDD3E5F" w:rsidR="00364B45" w:rsidRDefault="00364B45" w:rsidP="002B1BBD">
            <w:pPr>
              <w:pStyle w:val="XML4"/>
            </w:pPr>
            <w:r>
              <w:t>type enumeration {</w:t>
            </w:r>
          </w:p>
          <w:p w14:paraId="74884939" w14:textId="4EAECEA1" w:rsidR="00364B45" w:rsidRDefault="00364B45" w:rsidP="002B1BBD">
            <w:pPr>
              <w:pStyle w:val="XML5"/>
            </w:pPr>
            <w:r>
              <w:t>enum all;</w:t>
            </w:r>
          </w:p>
          <w:p w14:paraId="2B6DFBFB" w14:textId="2339C3BE" w:rsidR="00364B45" w:rsidRDefault="00364B45" w:rsidP="002B1BBD">
            <w:pPr>
              <w:pStyle w:val="XML5"/>
            </w:pPr>
            <w:r>
              <w:t>enum select;</w:t>
            </w:r>
          </w:p>
          <w:p w14:paraId="356891CB" w14:textId="7A170DE9" w:rsidR="00364B45" w:rsidRDefault="00364B45" w:rsidP="002B1BBD">
            <w:pPr>
              <w:pStyle w:val="XML5"/>
            </w:pPr>
            <w:r>
              <w:t>enum indirect;</w:t>
            </w:r>
          </w:p>
          <w:p w14:paraId="07ADE8C6" w14:textId="617DA532" w:rsidR="00364B45" w:rsidRDefault="00364B45" w:rsidP="002B1BBD">
            <w:pPr>
              <w:pStyle w:val="XML5"/>
            </w:pPr>
            <w:r>
              <w:t>enum fast-failover;</w:t>
            </w:r>
          </w:p>
          <w:p w14:paraId="35C7A71B" w14:textId="2C374B41" w:rsidR="00364B45" w:rsidRDefault="00364B45" w:rsidP="002B1BBD">
            <w:pPr>
              <w:pStyle w:val="XML4"/>
            </w:pPr>
            <w:r>
              <w:t>}</w:t>
            </w:r>
          </w:p>
          <w:p w14:paraId="476292F8" w14:textId="604EB927" w:rsidR="00364B45" w:rsidRDefault="00364B45" w:rsidP="002B1BBD">
            <w:pPr>
              <w:pStyle w:val="XML3"/>
            </w:pPr>
            <w:r>
              <w:t>}</w:t>
            </w:r>
          </w:p>
          <w:p w14:paraId="2BAD1DF8" w14:textId="47220461" w:rsidR="00364B45" w:rsidRDefault="00364B45" w:rsidP="002B1BBD">
            <w:pPr>
              <w:pStyle w:val="XML2"/>
            </w:pPr>
            <w:r>
              <w:t>}</w:t>
            </w:r>
          </w:p>
          <w:p w14:paraId="2B637FD2" w14:textId="0E805DED" w:rsidR="00364B45" w:rsidRDefault="00364B45" w:rsidP="002B1BBD">
            <w:pPr>
              <w:pStyle w:val="XML1"/>
            </w:pPr>
          </w:p>
          <w:p w14:paraId="232B7521" w14:textId="6DA006F1" w:rsidR="00364B45" w:rsidRDefault="00364B45" w:rsidP="002B1BBD">
            <w:pPr>
              <w:pStyle w:val="XML2"/>
            </w:pPr>
            <w:r>
              <w:t>container group-capabilities {</w:t>
            </w:r>
          </w:p>
          <w:p w14:paraId="553944A9" w14:textId="2F372E15" w:rsidR="00364B45" w:rsidRDefault="00364B45" w:rsidP="002B1BBD">
            <w:pPr>
              <w:pStyle w:val="XML3"/>
            </w:pPr>
            <w:proofErr w:type="gramStart"/>
            <w:r>
              <w:t>description</w:t>
            </w:r>
            <w:proofErr w:type="gramEnd"/>
            <w:r>
              <w:t xml:space="preserve"> "Specify the group capabilities supported by the logical switch.";</w:t>
            </w:r>
          </w:p>
          <w:p w14:paraId="110BE0CA" w14:textId="72EFB012" w:rsidR="00364B45" w:rsidRDefault="00364B45" w:rsidP="002B1BBD">
            <w:pPr>
              <w:pStyle w:val="XML3"/>
            </w:pPr>
            <w:proofErr w:type="gramStart"/>
            <w:r>
              <w:t>reference</w:t>
            </w:r>
            <w:proofErr w:type="gramEnd"/>
            <w:r>
              <w:t xml:space="preserve"> "The types of group capability are defined in OpenFlow Switch Specification version 1.2.";</w:t>
            </w:r>
          </w:p>
          <w:p w14:paraId="0FBB4D3F" w14:textId="70429793" w:rsidR="00364B45" w:rsidRDefault="00364B45" w:rsidP="002B1BBD">
            <w:pPr>
              <w:pStyle w:val="XML3"/>
            </w:pPr>
            <w:r>
              <w:t>leaf-list capability {</w:t>
            </w:r>
          </w:p>
          <w:p w14:paraId="1F8F35A4" w14:textId="45BDD81D" w:rsidR="00364B45" w:rsidRDefault="00364B45" w:rsidP="002B1BBD">
            <w:pPr>
              <w:pStyle w:val="XML4"/>
            </w:pPr>
            <w:r>
              <w:t>type enumeration {</w:t>
            </w:r>
          </w:p>
          <w:p w14:paraId="5409A08E" w14:textId="36374E22" w:rsidR="00364B45" w:rsidRDefault="00364B45" w:rsidP="002B1BBD">
            <w:pPr>
              <w:pStyle w:val="XML5"/>
            </w:pPr>
            <w:r>
              <w:t>enum select-weight;</w:t>
            </w:r>
          </w:p>
          <w:p w14:paraId="10614879" w14:textId="02BD34CA" w:rsidR="00364B45" w:rsidRDefault="00364B45" w:rsidP="002B1BBD">
            <w:pPr>
              <w:pStyle w:val="XML5"/>
            </w:pPr>
            <w:r>
              <w:t>enum select-liveness;</w:t>
            </w:r>
          </w:p>
          <w:p w14:paraId="7F25F81C" w14:textId="2F9ED2F8" w:rsidR="00364B45" w:rsidRDefault="00364B45" w:rsidP="002B1BBD">
            <w:pPr>
              <w:pStyle w:val="XML5"/>
            </w:pPr>
            <w:r>
              <w:t>enum chaining;</w:t>
            </w:r>
          </w:p>
          <w:p w14:paraId="6EAC462D" w14:textId="7B1046AA" w:rsidR="00364B45" w:rsidRDefault="00364B45" w:rsidP="002B1BBD">
            <w:pPr>
              <w:pStyle w:val="XML5"/>
            </w:pPr>
            <w:r>
              <w:t>enum chaining-check;</w:t>
            </w:r>
          </w:p>
          <w:p w14:paraId="620D1DDD" w14:textId="66C09C9B" w:rsidR="00364B45" w:rsidRDefault="00364B45" w:rsidP="002B1BBD">
            <w:pPr>
              <w:pStyle w:val="XML4"/>
            </w:pPr>
            <w:r>
              <w:t>}</w:t>
            </w:r>
          </w:p>
          <w:p w14:paraId="2C3F8852" w14:textId="3D2E6860" w:rsidR="00364B45" w:rsidRDefault="00364B45" w:rsidP="002B1BBD">
            <w:pPr>
              <w:pStyle w:val="XML3"/>
            </w:pPr>
            <w:r>
              <w:t>}</w:t>
            </w:r>
          </w:p>
          <w:p w14:paraId="1C5D6DE2" w14:textId="3866F20F" w:rsidR="00364B45" w:rsidRDefault="00364B45" w:rsidP="002B1BBD">
            <w:pPr>
              <w:pStyle w:val="XML2"/>
            </w:pPr>
            <w:r>
              <w:t>}</w:t>
            </w:r>
          </w:p>
          <w:p w14:paraId="474D4481" w14:textId="2D7A48B0" w:rsidR="00364B45" w:rsidRDefault="00364B45" w:rsidP="00364B45">
            <w:pPr>
              <w:pStyle w:val="XML1"/>
            </w:pPr>
          </w:p>
          <w:p w14:paraId="7A49D4B0" w14:textId="47434E39" w:rsidR="00364B45" w:rsidRDefault="00364B45" w:rsidP="002B1BBD">
            <w:pPr>
              <w:pStyle w:val="XML2"/>
            </w:pPr>
            <w:r>
              <w:t>container action-types {</w:t>
            </w:r>
          </w:p>
          <w:p w14:paraId="7D715D3E" w14:textId="2B89D413" w:rsidR="00364B45" w:rsidRDefault="00364B45" w:rsidP="00B96BFC">
            <w:pPr>
              <w:pStyle w:val="XML2"/>
            </w:pPr>
            <w:proofErr w:type="gramStart"/>
            <w:r>
              <w:t>description</w:t>
            </w:r>
            <w:proofErr w:type="gramEnd"/>
            <w:r>
              <w:t xml:space="preserve"> "Specify the action types supported by the logical switch.";</w:t>
            </w:r>
          </w:p>
          <w:p w14:paraId="011316BA" w14:textId="72925645" w:rsidR="00364B45" w:rsidRDefault="00364B45" w:rsidP="00B96BFC">
            <w:pPr>
              <w:pStyle w:val="XML3"/>
            </w:pPr>
            <w:r>
              <w:t>leaf-list type {</w:t>
            </w:r>
          </w:p>
          <w:p w14:paraId="545B9325" w14:textId="73048F1F" w:rsidR="00364B45" w:rsidRDefault="00364B45" w:rsidP="00B96BFC">
            <w:pPr>
              <w:pStyle w:val="XML4"/>
            </w:pPr>
            <w:r>
              <w:t>type action-type;</w:t>
            </w:r>
          </w:p>
          <w:p w14:paraId="5828C769" w14:textId="10F3946C" w:rsidR="00364B45" w:rsidRDefault="00364B45" w:rsidP="00B96BFC">
            <w:pPr>
              <w:pStyle w:val="XML3"/>
            </w:pPr>
            <w:r>
              <w:t>}</w:t>
            </w:r>
          </w:p>
          <w:p w14:paraId="008611B1" w14:textId="6B91A5F5" w:rsidR="00364B45" w:rsidRDefault="00364B45" w:rsidP="00B96BFC">
            <w:pPr>
              <w:pStyle w:val="XML2"/>
            </w:pPr>
            <w:r>
              <w:t>}</w:t>
            </w:r>
          </w:p>
          <w:p w14:paraId="32615DF0" w14:textId="77777777" w:rsidR="00DA7677" w:rsidRDefault="00DA7677" w:rsidP="00364B45">
            <w:pPr>
              <w:pStyle w:val="XML1"/>
            </w:pPr>
          </w:p>
          <w:p w14:paraId="59D20CCC" w14:textId="4D98A715" w:rsidR="00DA7677" w:rsidRDefault="00DA7677" w:rsidP="00B96BFC">
            <w:pPr>
              <w:pStyle w:val="XML2"/>
            </w:pPr>
            <w:r>
              <w:t>container instruction-types {</w:t>
            </w:r>
          </w:p>
          <w:p w14:paraId="6A41D2E3" w14:textId="744EACDD" w:rsidR="00DA7677" w:rsidRDefault="00DA7677" w:rsidP="00B96BFC">
            <w:pPr>
              <w:pStyle w:val="XML2"/>
            </w:pPr>
            <w:proofErr w:type="gramStart"/>
            <w:r>
              <w:lastRenderedPageBreak/>
              <w:t>description</w:t>
            </w:r>
            <w:proofErr w:type="gramEnd"/>
            <w:r>
              <w:t xml:space="preserve"> "Specify the instruction types supported by the logical switch.";</w:t>
            </w:r>
          </w:p>
          <w:p w14:paraId="7A443410" w14:textId="1234E1A6" w:rsidR="00DA7677" w:rsidRDefault="00DA7677" w:rsidP="00B96BFC">
            <w:pPr>
              <w:pStyle w:val="XML3"/>
            </w:pPr>
            <w:r>
              <w:t>leaf-list type {</w:t>
            </w:r>
          </w:p>
          <w:p w14:paraId="258E55B5" w14:textId="11C1549B" w:rsidR="00DA7677" w:rsidRDefault="00DA7677" w:rsidP="00B96BFC">
            <w:pPr>
              <w:pStyle w:val="XML4"/>
            </w:pPr>
            <w:r>
              <w:t>type instruction-type;</w:t>
            </w:r>
          </w:p>
          <w:p w14:paraId="607AB906" w14:textId="40D773BC" w:rsidR="00DA7677" w:rsidRDefault="00DA7677" w:rsidP="00B96BFC">
            <w:pPr>
              <w:pStyle w:val="XML3"/>
            </w:pPr>
            <w:r>
              <w:t>}</w:t>
            </w:r>
          </w:p>
          <w:p w14:paraId="073C46B7" w14:textId="247FBA55" w:rsidR="00DA7677" w:rsidRDefault="00DA7677" w:rsidP="00B96BFC">
            <w:pPr>
              <w:pStyle w:val="XML2"/>
            </w:pPr>
            <w:r>
              <w:t>}</w:t>
            </w:r>
          </w:p>
          <w:p w14:paraId="0DE29038" w14:textId="2E7183D8" w:rsidR="00B0651B" w:rsidRPr="009F1B7D" w:rsidRDefault="00B0651B" w:rsidP="00B96BFC">
            <w:pPr>
              <w:pStyle w:val="XML1"/>
            </w:pPr>
            <w:r>
              <w:t>}</w:t>
            </w:r>
          </w:p>
        </w:tc>
      </w:tr>
    </w:tbl>
    <w:p w14:paraId="6ACBE270" w14:textId="77777777" w:rsidR="00F86237" w:rsidRDefault="00F86237" w:rsidP="00D14D27">
      <w:pPr>
        <w:pStyle w:val="Heading2"/>
      </w:pPr>
      <w:bookmarkStart w:id="1357" w:name="_Toc320556702"/>
      <w:r>
        <w:lastRenderedPageBreak/>
        <w:t>OpenFlow Controller</w:t>
      </w:r>
      <w:bookmarkEnd w:id="1357"/>
    </w:p>
    <w:p w14:paraId="2ABAD7F4" w14:textId="77777777" w:rsidR="00F86237" w:rsidRDefault="00F86237" w:rsidP="00F86237">
      <w:r>
        <w:t>The OpenFlow Controller class represents an entity that acts as OpenFlow Controller of an OpenFlow Logical Switch. Attributes of the class indicate the role of the controller and parameters of the OpenFlow connection to the controller.</w:t>
      </w:r>
    </w:p>
    <w:p w14:paraId="5CFB6974" w14:textId="77777777" w:rsidR="00F86237" w:rsidRPr="009F1B7D" w:rsidRDefault="00F86237" w:rsidP="00D14D27">
      <w:pPr>
        <w:pStyle w:val="Heading3"/>
      </w:pPr>
      <w:bookmarkStart w:id="1358" w:name="_Toc315954001"/>
      <w:bookmarkStart w:id="1359" w:name="_Toc316542511"/>
      <w:bookmarkStart w:id="1360" w:name="_Toc320556703"/>
      <w:r w:rsidRPr="00DB42FD">
        <w:t>UML Diagram</w:t>
      </w:r>
      <w:bookmarkEnd w:id="1358"/>
      <w:bookmarkEnd w:id="1359"/>
      <w:bookmarkEnd w:id="1360"/>
    </w:p>
    <w:p w14:paraId="340981B9" w14:textId="61B954D8" w:rsidR="00F86237" w:rsidRPr="009F1B7D" w:rsidRDefault="005A093D" w:rsidP="00F86237">
      <w:pPr>
        <w:keepNext/>
        <w:jc w:val="center"/>
      </w:pPr>
      <w:r>
        <w:object w:dxaOrig="6939" w:dyaOrig="6962" w14:anchorId="3092B4DD">
          <v:shape id="_x0000_i1031" type="#_x0000_t75" style="width:347.15pt;height:347.9pt" o:ole="">
            <v:imagedata r:id="rId26" o:title=""/>
          </v:shape>
          <o:OLEObject Type="Embed" ProgID="Visio.Drawing.11" ShapeID="_x0000_i1031" DrawAspect="Content" ObjectID="_1406116120" r:id="rId27"/>
        </w:object>
      </w:r>
    </w:p>
    <w:p w14:paraId="6BC27656" w14:textId="413D6122" w:rsidR="00F86237" w:rsidRPr="00CE3A81" w:rsidRDefault="00F86237" w:rsidP="00F86237">
      <w:pPr>
        <w:pStyle w:val="Caption"/>
      </w:pPr>
      <w:r w:rsidRPr="00CE3A81">
        <w:t xml:space="preserve">Figure </w:t>
      </w:r>
      <w:r w:rsidR="00C834EB">
        <w:t>8</w:t>
      </w:r>
      <w:r w:rsidRPr="00CE3A81">
        <w:t>: Data Model Diagram for an OpenFlow Controller</w:t>
      </w:r>
    </w:p>
    <w:p w14:paraId="1E42C32C" w14:textId="77777777" w:rsidR="00F86237" w:rsidRPr="009F1B7D" w:rsidRDefault="00F86237" w:rsidP="00F86237">
      <w:pPr>
        <w:rPr>
          <w:rFonts w:eastAsiaTheme="majorEastAsia" w:cstheme="majorBidi"/>
          <w:b/>
          <w:bCs/>
        </w:rPr>
      </w:pPr>
      <w:r w:rsidRPr="00DB42FD">
        <w:br w:type="page"/>
      </w:r>
    </w:p>
    <w:p w14:paraId="02462144" w14:textId="77777777" w:rsidR="00F86237" w:rsidRPr="009F1B7D" w:rsidRDefault="00F86237" w:rsidP="00D14D27">
      <w:pPr>
        <w:pStyle w:val="Heading3"/>
      </w:pPr>
      <w:bookmarkStart w:id="1361" w:name="_Toc315954002"/>
      <w:bookmarkStart w:id="1362" w:name="_Toc316542512"/>
      <w:bookmarkStart w:id="1363" w:name="_Toc320556704"/>
      <w:r w:rsidRPr="00DB42FD">
        <w:lastRenderedPageBreak/>
        <w:t>XML Schema</w:t>
      </w:r>
      <w:bookmarkEnd w:id="1361"/>
      <w:bookmarkEnd w:id="1362"/>
      <w:bookmarkEnd w:id="1363"/>
    </w:p>
    <w:tbl>
      <w:tblPr>
        <w:tblStyle w:val="TableGrid"/>
        <w:tblW w:w="0" w:type="auto"/>
        <w:tblInd w:w="378" w:type="dxa"/>
        <w:shd w:val="clear" w:color="auto" w:fill="C8FCCD"/>
        <w:tblLook w:val="04A0" w:firstRow="1" w:lastRow="0" w:firstColumn="1" w:lastColumn="0" w:noHBand="0" w:noVBand="1"/>
      </w:tblPr>
      <w:tblGrid>
        <w:gridCol w:w="8820"/>
      </w:tblGrid>
      <w:tr w:rsidR="00F86237" w:rsidRPr="009F1B7D" w14:paraId="38C4A1E8" w14:textId="77777777" w:rsidTr="00F86237">
        <w:tc>
          <w:tcPr>
            <w:tcW w:w="8820" w:type="dxa"/>
            <w:shd w:val="clear" w:color="auto" w:fill="C8FCCD"/>
          </w:tcPr>
          <w:p w14:paraId="5776DC9B" w14:textId="77777777" w:rsidR="00F86237" w:rsidRPr="009F1B7D" w:rsidRDefault="00F86237" w:rsidP="00011096">
            <w:pPr>
              <w:pStyle w:val="XML1"/>
            </w:pPr>
            <w:r w:rsidRPr="009F1B7D">
              <w:t>&lt;xs:complexType name="OFControllerType"&gt;</w:t>
            </w:r>
          </w:p>
          <w:p w14:paraId="05FA1B47" w14:textId="77777777" w:rsidR="00F86237" w:rsidRPr="009F1B7D" w:rsidRDefault="00F86237" w:rsidP="00011096">
            <w:pPr>
              <w:pStyle w:val="XML2"/>
            </w:pPr>
            <w:r w:rsidRPr="009F1B7D">
              <w:t>&lt;xs:sequence&gt;</w:t>
            </w:r>
          </w:p>
          <w:p w14:paraId="66F52BA9" w14:textId="77777777" w:rsidR="00F86237" w:rsidRPr="009F1B7D" w:rsidRDefault="00F86237" w:rsidP="00011096">
            <w:pPr>
              <w:pStyle w:val="XML3"/>
            </w:pPr>
            <w:r w:rsidRPr="009F1B7D">
              <w:t xml:space="preserve">&lt;xs:element name="id" </w:t>
            </w:r>
          </w:p>
          <w:p w14:paraId="6698ED6D" w14:textId="77777777" w:rsidR="00F86237" w:rsidRPr="009F1B7D" w:rsidRDefault="00F86237" w:rsidP="00011096">
            <w:pPr>
              <w:pStyle w:val="XML9"/>
            </w:pPr>
            <w:r w:rsidRPr="009F1B7D">
              <w:t>type="OFConfigID"/&gt;</w:t>
            </w:r>
          </w:p>
          <w:p w14:paraId="13D9522E" w14:textId="77777777" w:rsidR="00F86237" w:rsidRPr="009F1B7D" w:rsidRDefault="00F86237" w:rsidP="00011096">
            <w:pPr>
              <w:pStyle w:val="XML3"/>
            </w:pPr>
            <w:r w:rsidRPr="009F1B7D">
              <w:t xml:space="preserve">&lt;xs:element name="role" </w:t>
            </w:r>
          </w:p>
          <w:p w14:paraId="1332718D" w14:textId="77777777" w:rsidR="00F86237" w:rsidRPr="009F1B7D" w:rsidRDefault="00F86237" w:rsidP="00011096">
            <w:pPr>
              <w:pStyle w:val="XML9"/>
            </w:pPr>
            <w:r w:rsidRPr="009F1B7D">
              <w:t>type="OFControllerRoleType"/&gt;</w:t>
            </w:r>
          </w:p>
          <w:p w14:paraId="113AE29A" w14:textId="77777777" w:rsidR="00F86237" w:rsidRPr="009F1B7D" w:rsidRDefault="00F86237" w:rsidP="00011096">
            <w:pPr>
              <w:pStyle w:val="XML3"/>
            </w:pPr>
            <w:r w:rsidRPr="009F1B7D">
              <w:t xml:space="preserve">&lt;xs:element name="ip-address" </w:t>
            </w:r>
          </w:p>
          <w:p w14:paraId="1B13E026" w14:textId="77777777" w:rsidR="00F86237" w:rsidRPr="009F1B7D" w:rsidRDefault="00F86237" w:rsidP="00011096">
            <w:pPr>
              <w:pStyle w:val="XML9"/>
            </w:pPr>
            <w:r w:rsidRPr="009F1B7D">
              <w:t>type="inet:ip-prefix"/&gt;</w:t>
            </w:r>
          </w:p>
          <w:p w14:paraId="648AE01A" w14:textId="77777777" w:rsidR="00F86237" w:rsidRPr="009F1B7D" w:rsidRDefault="00F86237" w:rsidP="00011096">
            <w:pPr>
              <w:pStyle w:val="XML3"/>
            </w:pPr>
            <w:r w:rsidRPr="009F1B7D">
              <w:t xml:space="preserve">&lt;xs:element name="port" </w:t>
            </w:r>
          </w:p>
          <w:p w14:paraId="3EC43E88" w14:textId="77777777" w:rsidR="00F86237" w:rsidRPr="009F1B7D" w:rsidRDefault="00F86237" w:rsidP="00011096">
            <w:pPr>
              <w:pStyle w:val="XML9"/>
            </w:pPr>
            <w:r w:rsidRPr="009F1B7D">
              <w:t>type="inet:port-number"/&gt;</w:t>
            </w:r>
          </w:p>
          <w:p w14:paraId="099FAF44" w14:textId="77777777" w:rsidR="00F86237" w:rsidRPr="009F1B7D" w:rsidRDefault="00F86237" w:rsidP="00011096">
            <w:pPr>
              <w:pStyle w:val="XML3"/>
            </w:pPr>
            <w:r w:rsidRPr="009F1B7D">
              <w:t xml:space="preserve">&lt;xs:element name="local-ip-address" </w:t>
            </w:r>
          </w:p>
          <w:p w14:paraId="4E137E99" w14:textId="77777777" w:rsidR="00F86237" w:rsidRPr="009F1B7D" w:rsidRDefault="00F86237" w:rsidP="00011096">
            <w:pPr>
              <w:pStyle w:val="XML9"/>
            </w:pPr>
            <w:r w:rsidRPr="009F1B7D">
              <w:t>type="inet:ip-address"/&gt;</w:t>
            </w:r>
          </w:p>
          <w:p w14:paraId="5CEC8494" w14:textId="77777777" w:rsidR="00F86237" w:rsidRPr="009F1B7D" w:rsidRDefault="00F86237" w:rsidP="00011096">
            <w:pPr>
              <w:pStyle w:val="XML3"/>
            </w:pPr>
            <w:r w:rsidRPr="009F1B7D">
              <w:t xml:space="preserve">&lt;xs:element name="local-port" </w:t>
            </w:r>
          </w:p>
          <w:p w14:paraId="78A7092A" w14:textId="77777777" w:rsidR="00F86237" w:rsidRPr="009F1B7D" w:rsidRDefault="00F86237" w:rsidP="00011096">
            <w:pPr>
              <w:pStyle w:val="XML9"/>
            </w:pPr>
            <w:r w:rsidRPr="009F1B7D">
              <w:t>type="inet:port-number"/&gt;</w:t>
            </w:r>
          </w:p>
          <w:p w14:paraId="3B178393" w14:textId="77777777" w:rsidR="00F86237" w:rsidRPr="009F1B7D" w:rsidRDefault="00F86237" w:rsidP="00011096">
            <w:pPr>
              <w:pStyle w:val="XML3"/>
            </w:pPr>
            <w:r w:rsidRPr="009F1B7D">
              <w:t xml:space="preserve">&lt;xs:element name="protocol" </w:t>
            </w:r>
          </w:p>
          <w:p w14:paraId="101F66DC" w14:textId="77777777" w:rsidR="00F86237" w:rsidRPr="009F1B7D" w:rsidRDefault="00F86237" w:rsidP="00011096">
            <w:pPr>
              <w:pStyle w:val="XML9"/>
            </w:pPr>
            <w:r w:rsidRPr="009F1B7D">
              <w:t>type="OFControllerProtocolType"/&gt;</w:t>
            </w:r>
          </w:p>
          <w:p w14:paraId="1FB9D234" w14:textId="77777777" w:rsidR="00F86237" w:rsidRPr="009F1B7D" w:rsidRDefault="00F86237" w:rsidP="00011096">
            <w:pPr>
              <w:pStyle w:val="XML3"/>
            </w:pPr>
            <w:r w:rsidRPr="009F1B7D">
              <w:t xml:space="preserve">&lt;xs:element name="state" </w:t>
            </w:r>
          </w:p>
          <w:p w14:paraId="36C1C4EC" w14:textId="77777777" w:rsidR="00F86237" w:rsidRPr="009F1B7D" w:rsidRDefault="00F86237" w:rsidP="00011096">
            <w:pPr>
              <w:pStyle w:val="XML9"/>
            </w:pPr>
            <w:r w:rsidRPr="009F1B7D">
              <w:t>type="OFControllerOpenFlowStateType"/&gt;</w:t>
            </w:r>
          </w:p>
          <w:p w14:paraId="42AC55C5" w14:textId="77777777" w:rsidR="00F86237" w:rsidRPr="009F1B7D" w:rsidRDefault="00F86237" w:rsidP="00011096">
            <w:pPr>
              <w:pStyle w:val="XML2"/>
            </w:pPr>
            <w:r w:rsidRPr="009F1B7D">
              <w:t>&lt;/xs:sequence&gt;</w:t>
            </w:r>
          </w:p>
          <w:p w14:paraId="68633DB5" w14:textId="77777777" w:rsidR="00F86237" w:rsidRPr="009F1B7D" w:rsidRDefault="00F86237" w:rsidP="00011096">
            <w:pPr>
              <w:pStyle w:val="XML1"/>
            </w:pPr>
            <w:r w:rsidRPr="009F1B7D">
              <w:t>&lt;/xs:complexType&gt;</w:t>
            </w:r>
          </w:p>
          <w:p w14:paraId="42432C1C" w14:textId="77777777" w:rsidR="00F86237" w:rsidRPr="009F1B7D" w:rsidRDefault="00F86237" w:rsidP="00011096">
            <w:pPr>
              <w:pStyle w:val="XML1"/>
            </w:pPr>
          </w:p>
          <w:p w14:paraId="26000278" w14:textId="77777777" w:rsidR="00F86237" w:rsidRPr="009F1B7D" w:rsidRDefault="00F86237" w:rsidP="00011096">
            <w:pPr>
              <w:pStyle w:val="XML1"/>
            </w:pPr>
            <w:r w:rsidRPr="009F1B7D">
              <w:t>&lt;xs:simpleType name="OFControllerRoleType"&gt;</w:t>
            </w:r>
          </w:p>
          <w:p w14:paraId="696B7654" w14:textId="77777777" w:rsidR="00F86237" w:rsidRPr="009F1B7D" w:rsidRDefault="00F86237" w:rsidP="00011096">
            <w:pPr>
              <w:pStyle w:val="XML2"/>
            </w:pPr>
            <w:r w:rsidRPr="009F1B7D">
              <w:t>&lt;xs:restriction base="xs:string"&gt;</w:t>
            </w:r>
          </w:p>
          <w:p w14:paraId="5AA77252" w14:textId="77777777" w:rsidR="00F86237" w:rsidRPr="009F1B7D" w:rsidRDefault="00F86237" w:rsidP="00011096">
            <w:pPr>
              <w:pStyle w:val="XML3"/>
            </w:pPr>
            <w:r w:rsidRPr="009F1B7D">
              <w:t>&lt;xs:enumeration value="master"/&gt;</w:t>
            </w:r>
          </w:p>
          <w:p w14:paraId="64D98CA7" w14:textId="77777777" w:rsidR="00F86237" w:rsidRPr="009F1B7D" w:rsidRDefault="00F86237" w:rsidP="00011096">
            <w:pPr>
              <w:pStyle w:val="XML3"/>
            </w:pPr>
            <w:r w:rsidRPr="009F1B7D">
              <w:t>&lt;xs:enumeration value="slave"/&gt;</w:t>
            </w:r>
          </w:p>
          <w:p w14:paraId="08F5CCD8" w14:textId="77777777" w:rsidR="00F86237" w:rsidRPr="009F1B7D" w:rsidRDefault="00F86237" w:rsidP="00011096">
            <w:pPr>
              <w:pStyle w:val="XML3"/>
            </w:pPr>
            <w:r w:rsidRPr="009F1B7D">
              <w:t>&lt;xs:enumeration value="equal"/&gt;</w:t>
            </w:r>
          </w:p>
          <w:p w14:paraId="58C03CB4" w14:textId="77777777" w:rsidR="00F86237" w:rsidRPr="009F1B7D" w:rsidRDefault="00F86237" w:rsidP="00011096">
            <w:pPr>
              <w:pStyle w:val="XML2"/>
            </w:pPr>
            <w:r w:rsidRPr="009F1B7D">
              <w:t>&lt;/xs:restriction&gt;</w:t>
            </w:r>
          </w:p>
          <w:p w14:paraId="61E5B51B" w14:textId="77777777" w:rsidR="00F86237" w:rsidRPr="009F1B7D" w:rsidRDefault="00F86237" w:rsidP="00011096">
            <w:pPr>
              <w:pStyle w:val="XML1"/>
            </w:pPr>
            <w:r w:rsidRPr="009F1B7D">
              <w:t>&lt;/xs:simpleType&gt;</w:t>
            </w:r>
          </w:p>
          <w:p w14:paraId="4461C658" w14:textId="77777777" w:rsidR="00F86237" w:rsidRPr="009F1B7D" w:rsidRDefault="00F86237" w:rsidP="00011096">
            <w:pPr>
              <w:pStyle w:val="XML1"/>
            </w:pPr>
          </w:p>
          <w:p w14:paraId="7602E945" w14:textId="77777777" w:rsidR="00F86237" w:rsidRPr="009F1B7D" w:rsidRDefault="00F86237" w:rsidP="00011096">
            <w:pPr>
              <w:pStyle w:val="XML1"/>
            </w:pPr>
            <w:r w:rsidRPr="009F1B7D">
              <w:t>&lt;xs:simpleType name="OFControllerProtocolType"&gt;</w:t>
            </w:r>
          </w:p>
          <w:p w14:paraId="68BBEAF5" w14:textId="77777777" w:rsidR="00F86237" w:rsidRPr="009F1B7D" w:rsidRDefault="00F86237" w:rsidP="00011096">
            <w:pPr>
              <w:pStyle w:val="XML2"/>
            </w:pPr>
            <w:r w:rsidRPr="009F1B7D">
              <w:t>&lt;xs:restriction base="xs:string"&gt;</w:t>
            </w:r>
          </w:p>
          <w:p w14:paraId="0C31B29E" w14:textId="77777777" w:rsidR="00F86237" w:rsidRPr="009F1B7D" w:rsidRDefault="00F86237" w:rsidP="00011096">
            <w:pPr>
              <w:pStyle w:val="XML3"/>
            </w:pPr>
            <w:r w:rsidRPr="009F1B7D">
              <w:t>&lt;xs:enumeration value="tcp"/&gt;</w:t>
            </w:r>
          </w:p>
          <w:p w14:paraId="699E034E" w14:textId="77777777" w:rsidR="00F86237" w:rsidRPr="009F1B7D" w:rsidRDefault="00F86237" w:rsidP="00011096">
            <w:pPr>
              <w:pStyle w:val="XML3"/>
            </w:pPr>
            <w:r w:rsidRPr="009F1B7D">
              <w:t>&lt;xs:enumeration value="tls"/&gt;</w:t>
            </w:r>
          </w:p>
          <w:p w14:paraId="6DF1B21B" w14:textId="77777777" w:rsidR="00F86237" w:rsidRPr="009F1B7D" w:rsidRDefault="00F86237" w:rsidP="00011096">
            <w:pPr>
              <w:pStyle w:val="XML2"/>
            </w:pPr>
            <w:r w:rsidRPr="009F1B7D">
              <w:t>&lt;/xs:restriction&gt;</w:t>
            </w:r>
          </w:p>
          <w:p w14:paraId="6C4AAFCA" w14:textId="77777777" w:rsidR="00F86237" w:rsidRPr="009F1B7D" w:rsidRDefault="00F86237" w:rsidP="00011096">
            <w:pPr>
              <w:pStyle w:val="XML1"/>
            </w:pPr>
            <w:r w:rsidRPr="009F1B7D">
              <w:t>&lt;/xs:simpleType&gt;</w:t>
            </w:r>
          </w:p>
          <w:p w14:paraId="0846CD80" w14:textId="77777777" w:rsidR="00F86237" w:rsidRPr="009F1B7D" w:rsidRDefault="00F86237" w:rsidP="00011096">
            <w:pPr>
              <w:pStyle w:val="XML1"/>
            </w:pPr>
          </w:p>
          <w:p w14:paraId="1F465762" w14:textId="77777777" w:rsidR="00F86237" w:rsidRPr="009F1B7D" w:rsidRDefault="00F86237" w:rsidP="00011096">
            <w:pPr>
              <w:pStyle w:val="XML1"/>
            </w:pPr>
            <w:r w:rsidRPr="009F1B7D">
              <w:t>&lt;xs:complexType name="OFControllerOpenFlowStateType"&gt;</w:t>
            </w:r>
          </w:p>
          <w:p w14:paraId="689300B3" w14:textId="77777777" w:rsidR="00F86237" w:rsidRPr="009F1B7D" w:rsidRDefault="00F86237" w:rsidP="00011096">
            <w:pPr>
              <w:pStyle w:val="XML2"/>
            </w:pPr>
            <w:r w:rsidRPr="009F1B7D">
              <w:t>&lt;xs:sequence&gt;</w:t>
            </w:r>
          </w:p>
          <w:p w14:paraId="6A8EB269" w14:textId="77777777" w:rsidR="00F86237" w:rsidRPr="009F1B7D" w:rsidRDefault="00F86237" w:rsidP="00011096">
            <w:pPr>
              <w:pStyle w:val="XML3"/>
            </w:pPr>
            <w:r w:rsidRPr="009F1B7D">
              <w:t xml:space="preserve">&lt;xs:element name="connection-state" </w:t>
            </w:r>
          </w:p>
          <w:p w14:paraId="7F5F48BF" w14:textId="77777777" w:rsidR="00F86237" w:rsidRPr="009F1B7D" w:rsidRDefault="00F86237" w:rsidP="00011096">
            <w:pPr>
              <w:pStyle w:val="XML9"/>
            </w:pPr>
            <w:r w:rsidRPr="009F1B7D">
              <w:t>type="OFControllerConnectionStateType"/&gt;</w:t>
            </w:r>
          </w:p>
          <w:p w14:paraId="0576C917" w14:textId="77777777" w:rsidR="00F86237" w:rsidRPr="009F1B7D" w:rsidRDefault="00F86237" w:rsidP="00011096">
            <w:pPr>
              <w:pStyle w:val="XML3"/>
            </w:pPr>
            <w:r w:rsidRPr="009F1B7D">
              <w:t xml:space="preserve">&lt;xs:element name="current-version" </w:t>
            </w:r>
          </w:p>
          <w:p w14:paraId="390D3B04" w14:textId="77777777" w:rsidR="00F86237" w:rsidRPr="009F1B7D" w:rsidRDefault="00F86237" w:rsidP="00011096">
            <w:pPr>
              <w:pStyle w:val="XML9"/>
            </w:pPr>
            <w:r w:rsidRPr="009F1B7D">
              <w:t>type="OFOpenFlowVersionType"/&gt;</w:t>
            </w:r>
          </w:p>
          <w:p w14:paraId="4B9DE31E" w14:textId="77777777" w:rsidR="00F86237" w:rsidRPr="009F1B7D" w:rsidRDefault="00F86237" w:rsidP="00011096">
            <w:pPr>
              <w:pStyle w:val="XML3"/>
            </w:pPr>
            <w:r w:rsidRPr="009F1B7D">
              <w:t xml:space="preserve">&lt;xs:element name="supported-versions" </w:t>
            </w:r>
          </w:p>
          <w:p w14:paraId="031EC780" w14:textId="77777777" w:rsidR="00F86237" w:rsidRPr="009F1B7D" w:rsidRDefault="00F86237" w:rsidP="00011096">
            <w:pPr>
              <w:pStyle w:val="XML9"/>
            </w:pPr>
            <w:r w:rsidRPr="009F1B7D">
              <w:t>type="OFOpenFlowSupportedVersionsType"/&gt;</w:t>
            </w:r>
          </w:p>
          <w:p w14:paraId="4ED8258F" w14:textId="77777777" w:rsidR="00F86237" w:rsidRPr="009F1B7D" w:rsidRDefault="00F86237" w:rsidP="00011096">
            <w:pPr>
              <w:pStyle w:val="XML2"/>
            </w:pPr>
            <w:r w:rsidRPr="009F1B7D">
              <w:t>&lt;/xs:sequence&gt;</w:t>
            </w:r>
          </w:p>
          <w:p w14:paraId="5525B14C" w14:textId="77777777" w:rsidR="00F86237" w:rsidRPr="009F1B7D" w:rsidRDefault="00F86237" w:rsidP="00011096">
            <w:pPr>
              <w:pStyle w:val="XML1"/>
            </w:pPr>
            <w:r w:rsidRPr="009F1B7D">
              <w:t>&lt;/xs:complexType&gt;</w:t>
            </w:r>
          </w:p>
          <w:p w14:paraId="220F92FE" w14:textId="77777777" w:rsidR="00F86237" w:rsidRPr="009F1B7D" w:rsidRDefault="00F86237" w:rsidP="00011096">
            <w:pPr>
              <w:pStyle w:val="XML1"/>
            </w:pPr>
          </w:p>
          <w:p w14:paraId="4A86E0B5" w14:textId="77777777" w:rsidR="00F86237" w:rsidRPr="009F1B7D" w:rsidRDefault="00F86237" w:rsidP="00011096">
            <w:pPr>
              <w:pStyle w:val="XML1"/>
            </w:pPr>
            <w:r w:rsidRPr="009F1B7D">
              <w:t>&lt;xs:simpleType name="OFControllerConnectionStateType"&gt;</w:t>
            </w:r>
          </w:p>
          <w:p w14:paraId="33674FB4" w14:textId="77777777" w:rsidR="00F86237" w:rsidRPr="009F1B7D" w:rsidRDefault="00F86237" w:rsidP="00011096">
            <w:pPr>
              <w:pStyle w:val="XML2"/>
            </w:pPr>
            <w:r w:rsidRPr="009F1B7D">
              <w:t>&lt;xs:restriction base="xs:string"&gt;</w:t>
            </w:r>
          </w:p>
          <w:p w14:paraId="1D697EF7" w14:textId="77777777" w:rsidR="00F86237" w:rsidRPr="009F1B7D" w:rsidRDefault="00F86237" w:rsidP="00011096">
            <w:pPr>
              <w:pStyle w:val="XML3"/>
            </w:pPr>
            <w:r w:rsidRPr="009F1B7D">
              <w:t>&lt;xs:enumeration value="up"/&gt;</w:t>
            </w:r>
          </w:p>
          <w:p w14:paraId="733883A6" w14:textId="77777777" w:rsidR="00F86237" w:rsidRPr="009F1B7D" w:rsidRDefault="00F86237" w:rsidP="00011096">
            <w:pPr>
              <w:pStyle w:val="XML3"/>
            </w:pPr>
            <w:r w:rsidRPr="009F1B7D">
              <w:t>&lt;xs:enumeration value="down"/&gt;</w:t>
            </w:r>
          </w:p>
          <w:p w14:paraId="5A1F60CD" w14:textId="77777777" w:rsidR="00F86237" w:rsidRPr="009F1B7D" w:rsidRDefault="00F86237" w:rsidP="00011096">
            <w:pPr>
              <w:pStyle w:val="XML2"/>
            </w:pPr>
            <w:r w:rsidRPr="009F1B7D">
              <w:t>&lt;/xs:restriction&gt;</w:t>
            </w:r>
          </w:p>
          <w:p w14:paraId="00D18F17" w14:textId="77777777" w:rsidR="00F86237" w:rsidRPr="009F1B7D" w:rsidRDefault="00F86237" w:rsidP="00011096">
            <w:pPr>
              <w:pStyle w:val="XML1"/>
            </w:pPr>
            <w:r w:rsidRPr="009F1B7D">
              <w:t>&lt;/xs:simpleType&gt;</w:t>
            </w:r>
          </w:p>
          <w:p w14:paraId="026B0714" w14:textId="77777777" w:rsidR="00F86237" w:rsidRPr="009F1B7D" w:rsidRDefault="00F86237" w:rsidP="00011096">
            <w:pPr>
              <w:pStyle w:val="XML1"/>
            </w:pPr>
          </w:p>
          <w:p w14:paraId="5EFB33B3" w14:textId="77777777" w:rsidR="00F86237" w:rsidRPr="009F1B7D" w:rsidRDefault="00F86237" w:rsidP="00011096">
            <w:pPr>
              <w:pStyle w:val="XML1"/>
            </w:pPr>
            <w:r w:rsidRPr="009F1B7D">
              <w:lastRenderedPageBreak/>
              <w:t>&lt;xs:complexType name="OFOpenFlowSupportedVersionsType"&gt;</w:t>
            </w:r>
          </w:p>
          <w:p w14:paraId="65FB5086" w14:textId="77777777" w:rsidR="00F86237" w:rsidRPr="009F1B7D" w:rsidRDefault="00F86237" w:rsidP="00011096">
            <w:pPr>
              <w:pStyle w:val="XML2"/>
            </w:pPr>
            <w:r w:rsidRPr="009F1B7D">
              <w:t>&lt;xs:sequence&gt;</w:t>
            </w:r>
          </w:p>
          <w:p w14:paraId="754D04E2" w14:textId="77777777" w:rsidR="00F86237" w:rsidRPr="009F1B7D" w:rsidRDefault="00F86237" w:rsidP="00011096">
            <w:pPr>
              <w:pStyle w:val="XML3"/>
            </w:pPr>
            <w:r w:rsidRPr="009F1B7D">
              <w:t>&lt;xs:element name="version" type="OFOpenFlowVersionType"/&gt;</w:t>
            </w:r>
          </w:p>
          <w:p w14:paraId="26C15AFF" w14:textId="77777777" w:rsidR="00F86237" w:rsidRPr="009F1B7D" w:rsidRDefault="00F86237" w:rsidP="00011096">
            <w:pPr>
              <w:pStyle w:val="XML2"/>
            </w:pPr>
            <w:r w:rsidRPr="009F1B7D">
              <w:t>&lt;/xs:sequence&gt;</w:t>
            </w:r>
          </w:p>
          <w:p w14:paraId="62CCBD14" w14:textId="77777777" w:rsidR="00F86237" w:rsidRPr="009F1B7D" w:rsidRDefault="00F86237" w:rsidP="00011096">
            <w:pPr>
              <w:pStyle w:val="XML1"/>
            </w:pPr>
            <w:r w:rsidRPr="009F1B7D">
              <w:t>&lt;/xs:complexType&gt;</w:t>
            </w:r>
          </w:p>
          <w:p w14:paraId="637E9D4D" w14:textId="77777777" w:rsidR="00F86237" w:rsidRPr="009F1B7D" w:rsidRDefault="00F86237" w:rsidP="00011096">
            <w:pPr>
              <w:pStyle w:val="XML1"/>
            </w:pPr>
          </w:p>
          <w:p w14:paraId="0B65888A" w14:textId="77777777" w:rsidR="00F86237" w:rsidRPr="009F1B7D" w:rsidRDefault="00F86237" w:rsidP="00011096">
            <w:pPr>
              <w:pStyle w:val="XML1"/>
            </w:pPr>
            <w:r w:rsidRPr="009F1B7D">
              <w:t>&lt;xs:simpleType name="OFOpenFlowVersionType"&gt;</w:t>
            </w:r>
          </w:p>
          <w:p w14:paraId="5133C962" w14:textId="77777777" w:rsidR="00F86237" w:rsidRPr="009F1B7D" w:rsidRDefault="00F86237" w:rsidP="00011096">
            <w:pPr>
              <w:pStyle w:val="XML2"/>
            </w:pPr>
            <w:r w:rsidRPr="009F1B7D">
              <w:t>&lt;xs:restriction base="xs:string"&gt;</w:t>
            </w:r>
          </w:p>
          <w:p w14:paraId="4AC197BB" w14:textId="77777777" w:rsidR="00F86237" w:rsidRPr="009F1B7D" w:rsidRDefault="00F86237" w:rsidP="00011096">
            <w:pPr>
              <w:pStyle w:val="XML3"/>
            </w:pPr>
            <w:r w:rsidRPr="009F1B7D">
              <w:t>&lt;xs:enumeration value="1.2"/&gt;</w:t>
            </w:r>
          </w:p>
          <w:p w14:paraId="7FE6C6AF" w14:textId="77777777" w:rsidR="00F86237" w:rsidRPr="009F1B7D" w:rsidRDefault="00F86237" w:rsidP="00011096">
            <w:pPr>
              <w:pStyle w:val="XML3"/>
            </w:pPr>
            <w:r w:rsidRPr="009F1B7D">
              <w:t>&lt;xs:enumeration value="1.1"/&gt;</w:t>
            </w:r>
          </w:p>
          <w:p w14:paraId="53611B0A" w14:textId="77777777" w:rsidR="00F86237" w:rsidRPr="009F1B7D" w:rsidRDefault="00F86237" w:rsidP="00011096">
            <w:pPr>
              <w:pStyle w:val="XML3"/>
            </w:pPr>
            <w:r w:rsidRPr="009F1B7D">
              <w:t>&lt;xs:enumeration value="1.0"/&gt;</w:t>
            </w:r>
          </w:p>
          <w:p w14:paraId="4F572506" w14:textId="77777777" w:rsidR="00F86237" w:rsidRPr="009F1B7D" w:rsidRDefault="00F86237" w:rsidP="00011096">
            <w:pPr>
              <w:pStyle w:val="XML2"/>
            </w:pPr>
            <w:r w:rsidRPr="009F1B7D">
              <w:t>&lt;/xs:restriction&gt;</w:t>
            </w:r>
          </w:p>
          <w:p w14:paraId="5D344194" w14:textId="77777777" w:rsidR="00F86237" w:rsidRPr="009F1B7D" w:rsidRDefault="00F86237" w:rsidP="00011096">
            <w:pPr>
              <w:pStyle w:val="XML1"/>
            </w:pPr>
            <w:r w:rsidRPr="009F1B7D">
              <w:t>&lt;/xs:simpleType&gt;</w:t>
            </w:r>
            <w:r w:rsidRPr="009F1B7D">
              <w:tab/>
            </w:r>
          </w:p>
        </w:tc>
      </w:tr>
    </w:tbl>
    <w:p w14:paraId="6A8424A2" w14:textId="77777777" w:rsidR="00F86237" w:rsidRPr="009F1B7D" w:rsidRDefault="00F86237" w:rsidP="00F86237">
      <w:pPr>
        <w:pStyle w:val="BodyText"/>
      </w:pPr>
    </w:p>
    <w:p w14:paraId="6A7E5582" w14:textId="77777777" w:rsidR="00F86237" w:rsidRPr="009F1B7D" w:rsidRDefault="00F86237" w:rsidP="00D14D27">
      <w:pPr>
        <w:pStyle w:val="Heading3"/>
      </w:pPr>
      <w:bookmarkStart w:id="1364" w:name="_Toc315954003"/>
      <w:bookmarkStart w:id="1365" w:name="_Toc316542513"/>
      <w:bookmarkStart w:id="1366" w:name="_Toc320556705"/>
      <w:r w:rsidRPr="00DB42FD">
        <w:t>XML Example</w:t>
      </w:r>
      <w:bookmarkEnd w:id="1364"/>
      <w:bookmarkEnd w:id="1365"/>
      <w:bookmarkEnd w:id="1366"/>
    </w:p>
    <w:tbl>
      <w:tblPr>
        <w:tblStyle w:val="TableGrid"/>
        <w:tblW w:w="0" w:type="auto"/>
        <w:tblInd w:w="378" w:type="dxa"/>
        <w:shd w:val="clear" w:color="auto" w:fill="C8FCCD"/>
        <w:tblLook w:val="04A0" w:firstRow="1" w:lastRow="0" w:firstColumn="1" w:lastColumn="0" w:noHBand="0" w:noVBand="1"/>
      </w:tblPr>
      <w:tblGrid>
        <w:gridCol w:w="8820"/>
      </w:tblGrid>
      <w:tr w:rsidR="00F86237" w:rsidRPr="009F1B7D" w14:paraId="026852F0" w14:textId="77777777" w:rsidTr="00F86237">
        <w:tc>
          <w:tcPr>
            <w:tcW w:w="8820" w:type="dxa"/>
            <w:shd w:val="clear" w:color="auto" w:fill="C8FCCD"/>
          </w:tcPr>
          <w:p w14:paraId="0BA34355" w14:textId="77777777" w:rsidR="00F86237" w:rsidRPr="009F1B7D" w:rsidRDefault="00F86237" w:rsidP="00011096">
            <w:pPr>
              <w:pStyle w:val="XML1"/>
            </w:pPr>
            <w:r w:rsidRPr="009F1B7D">
              <w:t>&lt;controller&gt;</w:t>
            </w:r>
          </w:p>
          <w:p w14:paraId="115AC4F6" w14:textId="77777777" w:rsidR="00F86237" w:rsidRPr="009F1B7D" w:rsidRDefault="00F86237" w:rsidP="00011096">
            <w:pPr>
              <w:pStyle w:val="XML2"/>
            </w:pPr>
            <w:r w:rsidRPr="009F1B7D">
              <w:t>&lt;id&gt;Controller3&lt;/id&gt;</w:t>
            </w:r>
          </w:p>
          <w:p w14:paraId="6242C3DE" w14:textId="77777777" w:rsidR="00F86237" w:rsidRPr="009F1B7D" w:rsidRDefault="00F86237" w:rsidP="00011096">
            <w:pPr>
              <w:pStyle w:val="XML2"/>
            </w:pPr>
            <w:r w:rsidRPr="009F1B7D">
              <w:t>&lt;role&gt;master&lt;/role&gt;</w:t>
            </w:r>
          </w:p>
          <w:p w14:paraId="366105D3" w14:textId="77777777" w:rsidR="00F86237" w:rsidRPr="009F1B7D" w:rsidRDefault="00F86237" w:rsidP="00011096">
            <w:pPr>
              <w:pStyle w:val="XML2"/>
            </w:pPr>
            <w:r w:rsidRPr="009F1B7D">
              <w:t>&lt;ip-address&gt;192.168.2.1/26&lt;/ip-address&gt;</w:t>
            </w:r>
          </w:p>
          <w:p w14:paraId="432931E4" w14:textId="77777777" w:rsidR="00F86237" w:rsidRPr="009F1B7D" w:rsidRDefault="00F86237" w:rsidP="00011096">
            <w:pPr>
              <w:pStyle w:val="XML2"/>
            </w:pPr>
            <w:r w:rsidRPr="009F1B7D">
              <w:t>&lt;port&gt;6633&lt;/port&gt;</w:t>
            </w:r>
          </w:p>
          <w:p w14:paraId="1E6BC12F" w14:textId="77777777" w:rsidR="00F86237" w:rsidRPr="009F1B7D" w:rsidRDefault="00F86237" w:rsidP="00011096">
            <w:pPr>
              <w:pStyle w:val="XML2"/>
            </w:pPr>
            <w:r w:rsidRPr="009F1B7D">
              <w:t>&lt;local-ip-address&gt;192.168.2.129&lt;/local-ip-address&gt;</w:t>
            </w:r>
          </w:p>
          <w:p w14:paraId="26DEFB3F" w14:textId="77777777" w:rsidR="00F86237" w:rsidRPr="009F1B7D" w:rsidRDefault="00F86237" w:rsidP="00011096">
            <w:pPr>
              <w:pStyle w:val="XML2"/>
            </w:pPr>
            <w:r w:rsidRPr="009F1B7D">
              <w:t>&lt;local-port&gt;32768&lt;/local-port&gt;</w:t>
            </w:r>
          </w:p>
          <w:p w14:paraId="53596B30" w14:textId="77777777" w:rsidR="00F86237" w:rsidRPr="009F1B7D" w:rsidRDefault="00F86237" w:rsidP="00011096">
            <w:pPr>
              <w:pStyle w:val="XML2"/>
            </w:pPr>
            <w:r w:rsidRPr="009F1B7D">
              <w:t>&lt;protocol&gt;tcp&lt;/protocol&gt;</w:t>
            </w:r>
          </w:p>
          <w:p w14:paraId="2871FF55" w14:textId="77777777" w:rsidR="00F86237" w:rsidRPr="009F1B7D" w:rsidRDefault="00F86237" w:rsidP="00011096">
            <w:pPr>
              <w:pStyle w:val="XML2"/>
            </w:pPr>
            <w:r w:rsidRPr="009F1B7D">
              <w:t>&lt;state&gt;</w:t>
            </w:r>
          </w:p>
          <w:p w14:paraId="385D3320" w14:textId="77777777" w:rsidR="00F86237" w:rsidRPr="009F1B7D" w:rsidRDefault="00F86237" w:rsidP="00011096">
            <w:pPr>
              <w:pStyle w:val="XML3"/>
            </w:pPr>
            <w:r w:rsidRPr="009F1B7D">
              <w:t>&lt;connection-state&gt;up&lt;/connection-state&gt;</w:t>
            </w:r>
          </w:p>
          <w:p w14:paraId="6A7F24E5" w14:textId="77777777" w:rsidR="00F86237" w:rsidRPr="009F1B7D" w:rsidRDefault="00F86237" w:rsidP="00011096">
            <w:pPr>
              <w:pStyle w:val="XML3"/>
            </w:pPr>
            <w:r w:rsidRPr="009F1B7D">
              <w:t>&lt;current-version&gt;1.2&lt;/current-version&gt;</w:t>
            </w:r>
          </w:p>
          <w:p w14:paraId="2AB74FF7" w14:textId="77777777" w:rsidR="00F86237" w:rsidRPr="009F1B7D" w:rsidRDefault="00F86237" w:rsidP="00011096">
            <w:pPr>
              <w:pStyle w:val="XML3"/>
            </w:pPr>
            <w:r w:rsidRPr="009F1B7D">
              <w:t>&lt;supported-versions&gt;</w:t>
            </w:r>
          </w:p>
          <w:p w14:paraId="55838A59" w14:textId="77777777" w:rsidR="00F86237" w:rsidRPr="009F1B7D" w:rsidRDefault="00F86237" w:rsidP="00011096">
            <w:pPr>
              <w:pStyle w:val="XML4"/>
            </w:pPr>
            <w:r w:rsidRPr="009F1B7D">
              <w:t>&lt;version&gt;1.2&lt;/version&gt;</w:t>
            </w:r>
          </w:p>
          <w:p w14:paraId="325F6D72" w14:textId="77777777" w:rsidR="00F86237" w:rsidRPr="009F1B7D" w:rsidRDefault="00F86237" w:rsidP="00011096">
            <w:pPr>
              <w:pStyle w:val="XML4"/>
            </w:pPr>
            <w:r w:rsidRPr="009F1B7D">
              <w:t>&lt;version&gt;1.1&lt;/version&gt;</w:t>
            </w:r>
          </w:p>
          <w:p w14:paraId="11F68496" w14:textId="77777777" w:rsidR="00F86237" w:rsidRPr="009F1B7D" w:rsidRDefault="00F86237" w:rsidP="00011096">
            <w:pPr>
              <w:pStyle w:val="XML3"/>
            </w:pPr>
            <w:r w:rsidRPr="009F1B7D">
              <w:t>&lt;/supported-versions&gt;</w:t>
            </w:r>
          </w:p>
          <w:p w14:paraId="39491D9F" w14:textId="77777777" w:rsidR="00F86237" w:rsidRPr="009F1B7D" w:rsidRDefault="00F86237" w:rsidP="00011096">
            <w:pPr>
              <w:pStyle w:val="XML2"/>
            </w:pPr>
            <w:r w:rsidRPr="009F1B7D">
              <w:t>&lt;/state&gt;</w:t>
            </w:r>
          </w:p>
          <w:p w14:paraId="45024044" w14:textId="77777777" w:rsidR="00F86237" w:rsidRPr="009F1B7D" w:rsidRDefault="00F86237" w:rsidP="00011096">
            <w:pPr>
              <w:pStyle w:val="XML1"/>
            </w:pPr>
            <w:r w:rsidRPr="009F1B7D">
              <w:t>&lt;/controller&gt;</w:t>
            </w:r>
          </w:p>
        </w:tc>
      </w:tr>
    </w:tbl>
    <w:p w14:paraId="774279AE" w14:textId="77777777" w:rsidR="00F86237" w:rsidRDefault="00F86237" w:rsidP="00F86237">
      <w:r>
        <w:cr/>
      </w:r>
    </w:p>
    <w:p w14:paraId="4C4306C4" w14:textId="77777777" w:rsidR="00F86237" w:rsidRDefault="00F86237" w:rsidP="00D14D27">
      <w:pPr>
        <w:pStyle w:val="Heading3"/>
      </w:pPr>
      <w:bookmarkStart w:id="1367" w:name="_Toc320556706"/>
      <w:r>
        <w:t>Normative Constraints</w:t>
      </w:r>
      <w:bookmarkEnd w:id="1367"/>
    </w:p>
    <w:p w14:paraId="42677607" w14:textId="65878931" w:rsidR="00F86237" w:rsidRDefault="00F86237" w:rsidP="00F86237">
      <w:r>
        <w:t xml:space="preserve">An OpenFlow Controller is identified by identifier </w:t>
      </w:r>
      <w:r w:rsidRPr="00B96BFC">
        <w:rPr>
          <w:rStyle w:val="codeChar"/>
        </w:rPr>
        <w:t>&lt;id&gt;</w:t>
      </w:r>
      <w:r>
        <w:t>. The identifier MUST be unique within the context of the OpenFlow Capable Switch. It MUST be persistent across reboots of the OpenFlow Capable Switch.</w:t>
      </w:r>
    </w:p>
    <w:p w14:paraId="1627C8CE" w14:textId="77777777" w:rsidR="00F86237" w:rsidRDefault="00F86237" w:rsidP="00F86237">
      <w:r>
        <w:t xml:space="preserve">Element </w:t>
      </w:r>
      <w:r w:rsidRPr="00B96BFC">
        <w:rPr>
          <w:rStyle w:val="codeChar"/>
        </w:rPr>
        <w:t>&lt;role&gt;</w:t>
      </w:r>
      <w:r>
        <w:t xml:space="preserve"> indicates the role of the controller. Semantics of these roles are specified in the OpenFlow 1.2 specification. It is RECOMMENDED that the roles of controllers are not configured by OF-CONFIG 1.0 but determined using the OpenFlow 1.2 protocol. Controllers configured by OF-CONFIG 1.0 SHOULD have the default role “equal”. A role other than “equal” MAY be assigned to a controller. Roles “slave” and “equal” MAY be assigned to multiple controllers. Role “master” MUST NOT </w:t>
      </w:r>
      <w:proofErr w:type="gramStart"/>
      <w:r>
        <w:t>be</w:t>
      </w:r>
      <w:proofErr w:type="gramEnd"/>
      <w:r>
        <w:t xml:space="preserve"> assigned to more than one controller.</w:t>
      </w:r>
    </w:p>
    <w:p w14:paraId="0F4F4DA5" w14:textId="77777777" w:rsidR="00F86237" w:rsidRDefault="00F86237" w:rsidP="00F86237">
      <w:r>
        <w:t xml:space="preserve">Elements </w:t>
      </w:r>
      <w:r w:rsidRPr="00B96BFC">
        <w:rPr>
          <w:rStyle w:val="codeChar"/>
        </w:rPr>
        <w:t>&lt;ip-address&gt;</w:t>
      </w:r>
      <w:r>
        <w:t xml:space="preserve"> and </w:t>
      </w:r>
      <w:r w:rsidRPr="00B96BFC">
        <w:rPr>
          <w:rStyle w:val="codeChar"/>
        </w:rPr>
        <w:t>&lt;port&gt;</w:t>
      </w:r>
      <w:r>
        <w:t xml:space="preserve"> indicate the IP address and the port number of the OpenFlow Controller. The port number is optional. If not present, the default port number 6633 is assumed to be used. </w:t>
      </w:r>
    </w:p>
    <w:p w14:paraId="70627F5E" w14:textId="77777777" w:rsidR="00F86237" w:rsidRDefault="00F86237" w:rsidP="00F86237">
      <w:r>
        <w:lastRenderedPageBreak/>
        <w:t xml:space="preserve">Elements </w:t>
      </w:r>
      <w:r w:rsidRPr="00B96BFC">
        <w:rPr>
          <w:rStyle w:val="codeChar"/>
        </w:rPr>
        <w:t>&lt;local-ip-address&gt;</w:t>
      </w:r>
      <w:r>
        <w:t xml:space="preserve"> and </w:t>
      </w:r>
      <w:r w:rsidRPr="00B96BFC">
        <w:rPr>
          <w:rStyle w:val="codeChar"/>
        </w:rPr>
        <w:t>&lt;local-port&gt;</w:t>
      </w:r>
      <w:r>
        <w:t xml:space="preserve"> indicate the IP address and the port number used by the OpenFlow Logical Switch. Both elements are optional.</w:t>
      </w:r>
    </w:p>
    <w:p w14:paraId="0DBD1D7B" w14:textId="77777777" w:rsidR="00F86237" w:rsidRDefault="00F86237" w:rsidP="00F86237">
      <w:r>
        <w:t xml:space="preserve">Element </w:t>
      </w:r>
      <w:r w:rsidRPr="00B96BFC">
        <w:rPr>
          <w:rStyle w:val="codeChar"/>
        </w:rPr>
        <w:t>&lt;protocol&gt;</w:t>
      </w:r>
      <w:r>
        <w:t xml:space="preserve"> indicates the transport protocol used for the OpenFlow connection. OpenFlow supports two transport protocols, TCP and TLS. If this optional element is not present, TLS is assumed to be used.</w:t>
      </w:r>
    </w:p>
    <w:p w14:paraId="2B20B38E" w14:textId="44207BA6" w:rsidR="00F86237" w:rsidRDefault="00F86237" w:rsidP="00F86237">
      <w:r>
        <w:t xml:space="preserve">Element </w:t>
      </w:r>
      <w:r w:rsidRPr="00B96BFC">
        <w:rPr>
          <w:rStyle w:val="codeChar"/>
        </w:rPr>
        <w:t>&lt;state&gt;</w:t>
      </w:r>
      <w:r>
        <w:t xml:space="preserve"> represents various elements of known state of the OpenFlow Controller. Element </w:t>
      </w:r>
      <w:r w:rsidRPr="00B96BFC">
        <w:rPr>
          <w:rStyle w:val="codeChar"/>
        </w:rPr>
        <w:t>&lt;connection-state&gt;</w:t>
      </w:r>
      <w:r w:rsidR="00275180">
        <w:t xml:space="preserve"> </w:t>
      </w:r>
      <w:r>
        <w:t xml:space="preserve">represents the administrative state of the OpenFlow connection between the OpenFlow Logical Switch and the OpenFlow Controller. A value of </w:t>
      </w:r>
      <w:r w:rsidR="00884102">
        <w:t>“</w:t>
      </w:r>
      <w:r>
        <w:t>down</w:t>
      </w:r>
      <w:r w:rsidR="00884102">
        <w:t>”</w:t>
      </w:r>
      <w:r>
        <w:t xml:space="preserve"> means that the OpenFlow Logical Switch MUST NOT </w:t>
      </w:r>
      <w:proofErr w:type="gramStart"/>
      <w:r>
        <w:t>communicate</w:t>
      </w:r>
      <w:proofErr w:type="gramEnd"/>
      <w:r>
        <w:t xml:space="preserve"> with the OpenFlow Controller via theOpenFlow protocol. If the value of </w:t>
      </w:r>
      <w:r w:rsidRPr="00B96BFC">
        <w:rPr>
          <w:rStyle w:val="codeChar"/>
        </w:rPr>
        <w:t>&lt;connection-state&gt;</w:t>
      </w:r>
      <w:r>
        <w:t xml:space="preserve"> is set to up, element </w:t>
      </w:r>
      <w:r w:rsidRPr="00D646D5">
        <w:rPr>
          <w:rStyle w:val="codeChar"/>
        </w:rPr>
        <w:t>&lt;current-version&gt;</w:t>
      </w:r>
      <w:r w:rsidR="00275180">
        <w:t xml:space="preserve"> </w:t>
      </w:r>
      <w:r>
        <w:t xml:space="preserve">MUST represent the version of the OpenFlow protocol in use between the OpenFlow Logical Switch and the OpenFlow Controller. The element </w:t>
      </w:r>
      <w:r w:rsidRPr="00D646D5">
        <w:rPr>
          <w:rStyle w:val="codeChar"/>
        </w:rPr>
        <w:t>&lt;supported-versions&gt;</w:t>
      </w:r>
      <w:r w:rsidR="00275180">
        <w:t xml:space="preserve"> </w:t>
      </w:r>
      <w:r>
        <w:t xml:space="preserve">represents the versions of the OpenFlow protocol that the OpenFlow Controller supports </w:t>
      </w:r>
      <w:r w:rsidRPr="00B96BFC">
        <w:rPr>
          <w:rStyle w:val="codeChar"/>
        </w:rPr>
        <w:t>&lt;supported-versions&gt;</w:t>
      </w:r>
      <w:r>
        <w:t xml:space="preserve"> SHOULD be set to all versions of the OpenFlow protocol supported by the OpenFlow Controller.</w:t>
      </w:r>
    </w:p>
    <w:p w14:paraId="20950716" w14:textId="77777777" w:rsidR="00F86237" w:rsidRPr="00E751F5" w:rsidRDefault="00F86237" w:rsidP="00F86237">
      <w:r>
        <w:t xml:space="preserve">The following elements of the OpenFlow Controller can be modified by a NETCONF edit-config request or retrieved by a NETCONF </w:t>
      </w:r>
      <w:r w:rsidRPr="00D646D5">
        <w:rPr>
          <w:rStyle w:val="codeChar"/>
        </w:rPr>
        <w:t>get-config</w:t>
      </w:r>
      <w:r>
        <w:t xml:space="preserve"> request: </w:t>
      </w:r>
      <w:r w:rsidRPr="00D646D5">
        <w:rPr>
          <w:rStyle w:val="codeChar"/>
        </w:rPr>
        <w:t>&lt;id&gt;</w:t>
      </w:r>
      <w:r w:rsidRPr="00301053">
        <w:t xml:space="preserve">, </w:t>
      </w:r>
      <w:r w:rsidRPr="00D646D5">
        <w:rPr>
          <w:rStyle w:val="codeChar"/>
        </w:rPr>
        <w:t>&lt;role&gt;</w:t>
      </w:r>
      <w:r w:rsidRPr="00301053">
        <w:t xml:space="preserve">, </w:t>
      </w:r>
      <w:r w:rsidRPr="00D646D5">
        <w:rPr>
          <w:rStyle w:val="codeChar"/>
        </w:rPr>
        <w:t>&lt;ip-address&gt;</w:t>
      </w:r>
      <w:r w:rsidRPr="00301053">
        <w:t xml:space="preserve">, </w:t>
      </w:r>
      <w:r w:rsidRPr="00D646D5">
        <w:rPr>
          <w:rStyle w:val="codeChar"/>
        </w:rPr>
        <w:t>&lt;port&gt;</w:t>
      </w:r>
      <w:r w:rsidRPr="00301053">
        <w:t xml:space="preserve">, </w:t>
      </w:r>
      <w:r w:rsidRPr="00D646D5">
        <w:rPr>
          <w:rStyle w:val="codeChar"/>
        </w:rPr>
        <w:t>&lt;local-ip-address&gt;</w:t>
      </w:r>
      <w:r w:rsidRPr="00301053">
        <w:t xml:space="preserve">, </w:t>
      </w:r>
      <w:r w:rsidRPr="00D646D5">
        <w:rPr>
          <w:rStyle w:val="codeChar"/>
        </w:rPr>
        <w:t>&lt;local-port&gt;</w:t>
      </w:r>
      <w:r w:rsidRPr="00301053">
        <w:t xml:space="preserve">, </w:t>
      </w:r>
      <w:r w:rsidRPr="00D646D5">
        <w:rPr>
          <w:rStyle w:val="codeChar"/>
        </w:rPr>
        <w:t>&lt;protocol&gt;</w:t>
      </w:r>
      <w:r w:rsidRPr="00301053">
        <w:t xml:space="preserve">, </w:t>
      </w:r>
      <w:r w:rsidRPr="00D646D5">
        <w:rPr>
          <w:rStyle w:val="codeChar"/>
        </w:rPr>
        <w:t>&lt;connection-state&gt;</w:t>
      </w:r>
      <w:r w:rsidRPr="00301053">
        <w:t xml:space="preserve">, </w:t>
      </w:r>
      <w:r w:rsidRPr="00D646D5">
        <w:rPr>
          <w:rStyle w:val="codeChar"/>
        </w:rPr>
        <w:t>&lt;current-version&gt;</w:t>
      </w:r>
      <w:r w:rsidRPr="00301053">
        <w:t xml:space="preserve">, </w:t>
      </w:r>
      <w:r w:rsidRPr="00D646D5">
        <w:rPr>
          <w:rStyle w:val="codeChar"/>
        </w:rPr>
        <w:t>&lt;supported-versions&gt;.</w:t>
      </w:r>
    </w:p>
    <w:p w14:paraId="103D88D3" w14:textId="77777777" w:rsidR="00F86237" w:rsidRPr="009F1B7D" w:rsidRDefault="00F86237" w:rsidP="00D14D27">
      <w:pPr>
        <w:pStyle w:val="Heading3"/>
      </w:pPr>
      <w:bookmarkStart w:id="1368" w:name="_Toc315954005"/>
      <w:bookmarkStart w:id="1369" w:name="_Toc316542515"/>
      <w:bookmarkStart w:id="1370" w:name="_Toc320556707"/>
      <w:r w:rsidRPr="00DB42FD">
        <w:t>YANG Specification</w:t>
      </w:r>
      <w:bookmarkEnd w:id="1368"/>
      <w:bookmarkEnd w:id="1369"/>
      <w:bookmarkEnd w:id="1370"/>
    </w:p>
    <w:tbl>
      <w:tblPr>
        <w:tblStyle w:val="TableGrid"/>
        <w:tblW w:w="0" w:type="auto"/>
        <w:tblInd w:w="378" w:type="dxa"/>
        <w:shd w:val="clear" w:color="auto" w:fill="C8FCCD"/>
        <w:tblLook w:val="04A0" w:firstRow="1" w:lastRow="0" w:firstColumn="1" w:lastColumn="0" w:noHBand="0" w:noVBand="1"/>
      </w:tblPr>
      <w:tblGrid>
        <w:gridCol w:w="8820"/>
      </w:tblGrid>
      <w:tr w:rsidR="00F86237" w:rsidRPr="009F1B7D" w14:paraId="1E338B4F" w14:textId="77777777" w:rsidTr="00F86237">
        <w:tc>
          <w:tcPr>
            <w:tcW w:w="8820" w:type="dxa"/>
            <w:shd w:val="clear" w:color="auto" w:fill="C8FCCD"/>
          </w:tcPr>
          <w:p w14:paraId="23B6B21D" w14:textId="77777777" w:rsidR="00F86237" w:rsidRPr="009F1B7D" w:rsidRDefault="00F86237" w:rsidP="00011096">
            <w:pPr>
              <w:pStyle w:val="XML1"/>
            </w:pPr>
            <w:r w:rsidRPr="009F1B7D">
              <w:t>typedef openflow-version {</w:t>
            </w:r>
          </w:p>
          <w:p w14:paraId="32DBC380" w14:textId="77777777" w:rsidR="00F86237" w:rsidRPr="009F1B7D" w:rsidRDefault="00F86237" w:rsidP="00011096">
            <w:pPr>
              <w:pStyle w:val="XML2"/>
            </w:pPr>
            <w:r w:rsidRPr="009F1B7D">
              <w:t>type enumeration {</w:t>
            </w:r>
          </w:p>
          <w:p w14:paraId="33E7CB7C" w14:textId="77777777" w:rsidR="00F86237" w:rsidRPr="009F1B7D" w:rsidRDefault="00F86237" w:rsidP="00011096">
            <w:pPr>
              <w:pStyle w:val="XML3"/>
            </w:pPr>
            <w:r w:rsidRPr="009F1B7D">
              <w:t>enum "1.0";</w:t>
            </w:r>
          </w:p>
          <w:p w14:paraId="5E76208C" w14:textId="77777777" w:rsidR="00F86237" w:rsidRPr="009F1B7D" w:rsidRDefault="00F86237" w:rsidP="00011096">
            <w:pPr>
              <w:pStyle w:val="XML3"/>
            </w:pPr>
            <w:r w:rsidRPr="009F1B7D">
              <w:t>enum "1.1";</w:t>
            </w:r>
          </w:p>
          <w:p w14:paraId="74CB8627" w14:textId="77777777" w:rsidR="00F86237" w:rsidRPr="009F1B7D" w:rsidRDefault="00F86237" w:rsidP="00011096">
            <w:pPr>
              <w:pStyle w:val="XML3"/>
            </w:pPr>
            <w:r w:rsidRPr="009F1B7D">
              <w:t>enum "1.2";</w:t>
            </w:r>
          </w:p>
          <w:p w14:paraId="3EE68A91" w14:textId="77777777" w:rsidR="00F86237" w:rsidRPr="009F1B7D" w:rsidRDefault="00F86237" w:rsidP="00011096">
            <w:pPr>
              <w:pStyle w:val="XML2"/>
            </w:pPr>
            <w:r w:rsidRPr="009F1B7D">
              <w:t>}</w:t>
            </w:r>
          </w:p>
          <w:p w14:paraId="2D5EB505" w14:textId="77777777" w:rsidR="00F86237" w:rsidRPr="009F1B7D" w:rsidRDefault="00F86237" w:rsidP="00011096">
            <w:pPr>
              <w:pStyle w:val="XML2"/>
            </w:pPr>
            <w:proofErr w:type="gramStart"/>
            <w:r w:rsidRPr="009F1B7D">
              <w:t>description</w:t>
            </w:r>
            <w:proofErr w:type="gramEnd"/>
            <w:r w:rsidRPr="009F1B7D">
              <w:t xml:space="preserve"> "This enumeration contains the all OpenFlow versions released so far.";</w:t>
            </w:r>
          </w:p>
          <w:p w14:paraId="25533A37" w14:textId="77777777" w:rsidR="00F86237" w:rsidRPr="009F1B7D" w:rsidRDefault="00F86237" w:rsidP="00011096">
            <w:pPr>
              <w:pStyle w:val="XML1"/>
            </w:pPr>
            <w:r w:rsidRPr="009F1B7D">
              <w:t>}</w:t>
            </w:r>
          </w:p>
          <w:p w14:paraId="04ED08B5" w14:textId="77777777" w:rsidR="00F86237" w:rsidRPr="009F1B7D" w:rsidRDefault="00F86237" w:rsidP="00011096">
            <w:pPr>
              <w:pStyle w:val="XML1"/>
            </w:pPr>
          </w:p>
          <w:p w14:paraId="1473A820" w14:textId="77777777" w:rsidR="00F86237" w:rsidRPr="009F1B7D" w:rsidRDefault="00F86237" w:rsidP="00011096">
            <w:pPr>
              <w:pStyle w:val="XML1"/>
            </w:pPr>
            <w:r w:rsidRPr="009F1B7D">
              <w:t>grouping openflow-controller-grouping {</w:t>
            </w:r>
          </w:p>
          <w:p w14:paraId="34059916" w14:textId="77777777" w:rsidR="00F86237" w:rsidRPr="009F1B7D" w:rsidRDefault="00F86237" w:rsidP="00011096">
            <w:pPr>
              <w:pStyle w:val="XML2"/>
            </w:pPr>
            <w:proofErr w:type="gramStart"/>
            <w:r w:rsidRPr="009F1B7D">
              <w:t>description</w:t>
            </w:r>
            <w:proofErr w:type="gramEnd"/>
            <w:r w:rsidRPr="009F1B7D">
              <w:t xml:space="preserve"> "This grouping specifies all properties of an OpenFlow Logical Switch Controller.";</w:t>
            </w:r>
          </w:p>
          <w:p w14:paraId="55CEA314" w14:textId="77777777" w:rsidR="00F86237" w:rsidRPr="009F1B7D" w:rsidRDefault="00F86237" w:rsidP="00011096">
            <w:pPr>
              <w:pStyle w:val="XML2"/>
            </w:pPr>
            <w:r w:rsidRPr="009F1B7D">
              <w:t>leaf id {</w:t>
            </w:r>
          </w:p>
          <w:p w14:paraId="7353180B" w14:textId="77777777" w:rsidR="00F86237" w:rsidRPr="009F1B7D" w:rsidRDefault="00F86237" w:rsidP="00011096">
            <w:pPr>
              <w:pStyle w:val="XML3"/>
            </w:pPr>
            <w:r w:rsidRPr="009F1B7D">
              <w:t>type inet:uri;</w:t>
            </w:r>
          </w:p>
          <w:p w14:paraId="55CE5FC5" w14:textId="77777777" w:rsidR="00F86237" w:rsidRPr="009F1B7D" w:rsidRDefault="00F86237" w:rsidP="00011096">
            <w:pPr>
              <w:pStyle w:val="XML3"/>
            </w:pPr>
            <w:r w:rsidRPr="009F1B7D">
              <w:t>mandatory true;</w:t>
            </w:r>
          </w:p>
          <w:p w14:paraId="693CF97B" w14:textId="77777777" w:rsidR="00F86237" w:rsidRPr="009F1B7D" w:rsidRDefault="00F86237" w:rsidP="00011096">
            <w:pPr>
              <w:pStyle w:val="XML3"/>
            </w:pPr>
            <w:proofErr w:type="gramStart"/>
            <w:r w:rsidRPr="009F1B7D">
              <w:t>description</w:t>
            </w:r>
            <w:proofErr w:type="gramEnd"/>
            <w:r w:rsidRPr="009F1B7D">
              <w:t xml:space="preserve"> "An unique but locally arbitrary identifier that identifies a controller within a OpenFlow Logical Switch and is persistent across reboots of the system.";</w:t>
            </w:r>
          </w:p>
          <w:p w14:paraId="633BD99E" w14:textId="77777777" w:rsidR="00F86237" w:rsidRPr="009F1B7D" w:rsidRDefault="00F86237" w:rsidP="00011096">
            <w:pPr>
              <w:pStyle w:val="XML2"/>
            </w:pPr>
            <w:r w:rsidRPr="009F1B7D">
              <w:t>}</w:t>
            </w:r>
          </w:p>
          <w:p w14:paraId="0A187EDC" w14:textId="77777777" w:rsidR="00F86237" w:rsidRPr="009F1B7D" w:rsidRDefault="00F86237" w:rsidP="00011096">
            <w:pPr>
              <w:pStyle w:val="XML2"/>
            </w:pPr>
            <w:r w:rsidRPr="009F1B7D">
              <w:t>leaf role {</w:t>
            </w:r>
          </w:p>
          <w:p w14:paraId="68C76615" w14:textId="77777777" w:rsidR="00F86237" w:rsidRPr="009F1B7D" w:rsidRDefault="00F86237" w:rsidP="00011096">
            <w:pPr>
              <w:pStyle w:val="XML3"/>
            </w:pPr>
            <w:r w:rsidRPr="009F1B7D">
              <w:t>type enumeration {</w:t>
            </w:r>
          </w:p>
          <w:p w14:paraId="44A41B41" w14:textId="77777777" w:rsidR="00F86237" w:rsidRPr="009F1B7D" w:rsidRDefault="00F86237" w:rsidP="00011096">
            <w:pPr>
              <w:pStyle w:val="XML4"/>
            </w:pPr>
            <w:r w:rsidRPr="009F1B7D">
              <w:t>enum master;</w:t>
            </w:r>
          </w:p>
          <w:p w14:paraId="66B66E78" w14:textId="77777777" w:rsidR="00F86237" w:rsidRPr="009F1B7D" w:rsidRDefault="00F86237" w:rsidP="00011096">
            <w:pPr>
              <w:pStyle w:val="XML4"/>
            </w:pPr>
            <w:r w:rsidRPr="009F1B7D">
              <w:t>enum slave;</w:t>
            </w:r>
          </w:p>
          <w:p w14:paraId="7FB8D3F9" w14:textId="77777777" w:rsidR="00F86237" w:rsidRPr="009F1B7D" w:rsidRDefault="00F86237" w:rsidP="00011096">
            <w:pPr>
              <w:pStyle w:val="XML4"/>
            </w:pPr>
            <w:r w:rsidRPr="009F1B7D">
              <w:t>enum equal;</w:t>
            </w:r>
          </w:p>
          <w:p w14:paraId="70A8E440" w14:textId="77777777" w:rsidR="00F86237" w:rsidRPr="009F1B7D" w:rsidRDefault="00F86237" w:rsidP="00011096">
            <w:pPr>
              <w:pStyle w:val="XML2"/>
            </w:pPr>
            <w:r w:rsidRPr="009F1B7D">
              <w:t>}</w:t>
            </w:r>
          </w:p>
          <w:p w14:paraId="1A496190" w14:textId="77777777" w:rsidR="00F86237" w:rsidRPr="009F1B7D" w:rsidRDefault="00F86237" w:rsidP="00011096">
            <w:pPr>
              <w:pStyle w:val="XML3"/>
            </w:pPr>
            <w:r w:rsidRPr="009F1B7D">
              <w:t>default equal;</w:t>
            </w:r>
          </w:p>
          <w:p w14:paraId="0C30A3F6" w14:textId="77777777" w:rsidR="00F86237" w:rsidRPr="009F1B7D" w:rsidRDefault="00F86237" w:rsidP="00011096">
            <w:pPr>
              <w:pStyle w:val="XML3"/>
            </w:pPr>
            <w:proofErr w:type="gramStart"/>
            <w:r w:rsidRPr="009F1B7D">
              <w:t>description</w:t>
            </w:r>
            <w:proofErr w:type="gramEnd"/>
            <w:r w:rsidRPr="009F1B7D">
              <w:t xml:space="preserve"> "The predefined role of the controller.";</w:t>
            </w:r>
          </w:p>
          <w:p w14:paraId="410ED541" w14:textId="77777777" w:rsidR="00F86237" w:rsidRPr="009F1B7D" w:rsidRDefault="00F86237" w:rsidP="00011096">
            <w:pPr>
              <w:pStyle w:val="XML2"/>
            </w:pPr>
            <w:r w:rsidRPr="009F1B7D">
              <w:t>}</w:t>
            </w:r>
          </w:p>
          <w:p w14:paraId="711803FD" w14:textId="77777777" w:rsidR="00F86237" w:rsidRPr="009F1B7D" w:rsidRDefault="00F86237" w:rsidP="00011096">
            <w:pPr>
              <w:pStyle w:val="XML2"/>
            </w:pPr>
            <w:r w:rsidRPr="009F1B7D">
              <w:t>leaf ip-address {</w:t>
            </w:r>
          </w:p>
          <w:p w14:paraId="415DF7E6" w14:textId="77777777" w:rsidR="00F86237" w:rsidRPr="009F1B7D" w:rsidRDefault="00F86237" w:rsidP="00011096">
            <w:pPr>
              <w:pStyle w:val="XML3"/>
            </w:pPr>
            <w:r w:rsidRPr="009F1B7D">
              <w:lastRenderedPageBreak/>
              <w:t>type inet:ip-address;</w:t>
            </w:r>
          </w:p>
          <w:p w14:paraId="4CFBF71D" w14:textId="77777777" w:rsidR="00F86237" w:rsidRPr="009F1B7D" w:rsidRDefault="00F86237" w:rsidP="00011096">
            <w:pPr>
              <w:pStyle w:val="XML3"/>
            </w:pPr>
            <w:r w:rsidRPr="009F1B7D">
              <w:t>mandatory true;</w:t>
            </w:r>
          </w:p>
          <w:p w14:paraId="7943F517" w14:textId="77777777" w:rsidR="00F86237" w:rsidRPr="009F1B7D" w:rsidRDefault="00F86237" w:rsidP="00011096">
            <w:pPr>
              <w:pStyle w:val="XML3"/>
            </w:pPr>
            <w:proofErr w:type="gramStart"/>
            <w:r w:rsidRPr="009F1B7D">
              <w:t>description</w:t>
            </w:r>
            <w:proofErr w:type="gramEnd"/>
            <w:r w:rsidRPr="009F1B7D">
              <w:t xml:space="preserve"> "The IP address of the controller to connect to.";</w:t>
            </w:r>
          </w:p>
          <w:p w14:paraId="3F1E603A" w14:textId="77777777" w:rsidR="00F86237" w:rsidRPr="009F1B7D" w:rsidRDefault="00F86237" w:rsidP="00011096">
            <w:pPr>
              <w:pStyle w:val="XML2"/>
            </w:pPr>
            <w:r w:rsidRPr="009F1B7D">
              <w:t>}</w:t>
            </w:r>
          </w:p>
          <w:p w14:paraId="0B5E6811" w14:textId="77777777" w:rsidR="00F86237" w:rsidRPr="009F1B7D" w:rsidRDefault="00F86237" w:rsidP="00011096">
            <w:pPr>
              <w:pStyle w:val="XML2"/>
            </w:pPr>
            <w:r w:rsidRPr="009F1B7D">
              <w:t>leaf port {</w:t>
            </w:r>
          </w:p>
          <w:p w14:paraId="3FCB033B" w14:textId="77777777" w:rsidR="00F86237" w:rsidRPr="009F1B7D" w:rsidRDefault="00F86237" w:rsidP="00011096">
            <w:pPr>
              <w:pStyle w:val="XML3"/>
            </w:pPr>
            <w:r w:rsidRPr="009F1B7D">
              <w:t>type inet:port-number;</w:t>
            </w:r>
          </w:p>
          <w:p w14:paraId="6A47CAF8" w14:textId="77777777" w:rsidR="00F86237" w:rsidRPr="009F1B7D" w:rsidRDefault="00F86237" w:rsidP="00011096">
            <w:pPr>
              <w:pStyle w:val="XML3"/>
            </w:pPr>
            <w:r w:rsidRPr="009F1B7D">
              <w:t>default 6633;</w:t>
            </w:r>
          </w:p>
          <w:p w14:paraId="5F427272" w14:textId="77777777" w:rsidR="00F86237" w:rsidRPr="009F1B7D" w:rsidRDefault="00F86237" w:rsidP="00011096">
            <w:pPr>
              <w:pStyle w:val="XML3"/>
            </w:pPr>
            <w:proofErr w:type="gramStart"/>
            <w:r w:rsidRPr="009F1B7D">
              <w:t>description</w:t>
            </w:r>
            <w:proofErr w:type="gramEnd"/>
            <w:r w:rsidRPr="009F1B7D">
              <w:t xml:space="preserve"> "The port number at the controller to connect to.";</w:t>
            </w:r>
          </w:p>
          <w:p w14:paraId="132D5DE7" w14:textId="77777777" w:rsidR="00F86237" w:rsidRPr="009F1B7D" w:rsidRDefault="00F86237" w:rsidP="00011096">
            <w:pPr>
              <w:pStyle w:val="XML2"/>
            </w:pPr>
            <w:r w:rsidRPr="009F1B7D">
              <w:t>}</w:t>
            </w:r>
          </w:p>
          <w:p w14:paraId="4E781C44" w14:textId="77777777" w:rsidR="00F86237" w:rsidRPr="009F1B7D" w:rsidRDefault="00F86237" w:rsidP="00011096">
            <w:pPr>
              <w:pStyle w:val="XML2"/>
            </w:pPr>
            <w:r w:rsidRPr="009F1B7D">
              <w:t>leaf local-ip-address {</w:t>
            </w:r>
          </w:p>
          <w:p w14:paraId="70E14321" w14:textId="77777777" w:rsidR="00F86237" w:rsidRPr="009F1B7D" w:rsidRDefault="00F86237" w:rsidP="00011096">
            <w:pPr>
              <w:pStyle w:val="XML3"/>
            </w:pPr>
            <w:r w:rsidRPr="009F1B7D">
              <w:t>type inet:ip-address;</w:t>
            </w:r>
          </w:p>
          <w:p w14:paraId="0CD92E72" w14:textId="77777777" w:rsidR="00F86237" w:rsidRPr="009F1B7D" w:rsidRDefault="00F86237" w:rsidP="00011096">
            <w:pPr>
              <w:pStyle w:val="XML3"/>
            </w:pPr>
            <w:proofErr w:type="gramStart"/>
            <w:r w:rsidRPr="009F1B7D">
              <w:t>description</w:t>
            </w:r>
            <w:proofErr w:type="gramEnd"/>
            <w:r w:rsidRPr="009F1B7D">
              <w:t xml:space="preserve"> "This specifies the source IP for packets sent to this controller and overrides the default IP used.";</w:t>
            </w:r>
          </w:p>
          <w:p w14:paraId="02D77CCC" w14:textId="77777777" w:rsidR="00F86237" w:rsidRPr="009F1B7D" w:rsidRDefault="00F86237" w:rsidP="00011096">
            <w:pPr>
              <w:pStyle w:val="XML2"/>
            </w:pPr>
            <w:r w:rsidRPr="009F1B7D">
              <w:t>}</w:t>
            </w:r>
          </w:p>
          <w:p w14:paraId="1FDB4620" w14:textId="77777777" w:rsidR="00F86237" w:rsidRPr="009F1B7D" w:rsidRDefault="00F86237" w:rsidP="00011096">
            <w:pPr>
              <w:pStyle w:val="XML2"/>
            </w:pPr>
            <w:r w:rsidRPr="009F1B7D">
              <w:t>leaf local-port {</w:t>
            </w:r>
          </w:p>
          <w:p w14:paraId="3A1DECF4" w14:textId="77777777" w:rsidR="00F86237" w:rsidRPr="009F1B7D" w:rsidRDefault="00F86237" w:rsidP="00011096">
            <w:pPr>
              <w:pStyle w:val="XML3"/>
            </w:pPr>
            <w:r w:rsidRPr="009F1B7D">
              <w:t>type inet:port-number;</w:t>
            </w:r>
          </w:p>
          <w:p w14:paraId="29182761" w14:textId="77777777" w:rsidR="00F86237" w:rsidRPr="009F1B7D" w:rsidRDefault="00F86237" w:rsidP="00011096">
            <w:pPr>
              <w:pStyle w:val="XML3"/>
            </w:pPr>
            <w:r w:rsidRPr="009F1B7D">
              <w:t>default 0;</w:t>
            </w:r>
          </w:p>
          <w:p w14:paraId="1EAB8CCE" w14:textId="77777777" w:rsidR="00F86237" w:rsidRPr="009F1B7D" w:rsidRDefault="00F86237" w:rsidP="00011096">
            <w:pPr>
              <w:pStyle w:val="XML3"/>
            </w:pPr>
            <w:proofErr w:type="gramStart"/>
            <w:r w:rsidRPr="009F1B7D">
              <w:t>description</w:t>
            </w:r>
            <w:proofErr w:type="gramEnd"/>
            <w:r w:rsidRPr="009F1B7D">
              <w:t xml:space="preserve"> "The port number the switch listens on. If 0 the port is chosen dynamically.</w:t>
            </w:r>
            <w:proofErr w:type="gramStart"/>
            <w:r w:rsidRPr="009F1B7D">
              <w:t>";</w:t>
            </w:r>
            <w:proofErr w:type="gramEnd"/>
          </w:p>
          <w:p w14:paraId="36458923" w14:textId="77777777" w:rsidR="00F86237" w:rsidRPr="009F1B7D" w:rsidRDefault="00F86237" w:rsidP="00011096">
            <w:pPr>
              <w:pStyle w:val="XML2"/>
            </w:pPr>
            <w:r w:rsidRPr="009F1B7D">
              <w:t>}</w:t>
            </w:r>
          </w:p>
          <w:p w14:paraId="24AAD670" w14:textId="77777777" w:rsidR="00F86237" w:rsidRPr="009F1B7D" w:rsidRDefault="00F86237" w:rsidP="00011096">
            <w:pPr>
              <w:pStyle w:val="XML2"/>
            </w:pPr>
            <w:r w:rsidRPr="009F1B7D">
              <w:t>leaf protocol {</w:t>
            </w:r>
          </w:p>
          <w:p w14:paraId="48F14E8B" w14:textId="77777777" w:rsidR="00F86237" w:rsidRPr="009F1B7D" w:rsidRDefault="00F86237" w:rsidP="00011096">
            <w:pPr>
              <w:pStyle w:val="XML3"/>
            </w:pPr>
            <w:r w:rsidRPr="009F1B7D">
              <w:t>type enumeration {</w:t>
            </w:r>
          </w:p>
          <w:p w14:paraId="6C5F0BC0" w14:textId="77777777" w:rsidR="00F86237" w:rsidRPr="009F1B7D" w:rsidRDefault="00F86237" w:rsidP="00011096">
            <w:pPr>
              <w:pStyle w:val="XML4"/>
            </w:pPr>
            <w:r w:rsidRPr="009F1B7D">
              <w:t>enum "tcp";</w:t>
            </w:r>
          </w:p>
          <w:p w14:paraId="1552BC1D" w14:textId="77777777" w:rsidR="00F86237" w:rsidRPr="009F1B7D" w:rsidRDefault="00F86237" w:rsidP="00011096">
            <w:pPr>
              <w:pStyle w:val="XML4"/>
            </w:pPr>
            <w:r w:rsidRPr="009F1B7D">
              <w:t>enum "tls";</w:t>
            </w:r>
          </w:p>
          <w:p w14:paraId="220765A6" w14:textId="77777777" w:rsidR="00F86237" w:rsidRPr="009F1B7D" w:rsidRDefault="00F86237" w:rsidP="00011096">
            <w:pPr>
              <w:pStyle w:val="XML3"/>
            </w:pPr>
            <w:r w:rsidRPr="009F1B7D">
              <w:t>}</w:t>
            </w:r>
          </w:p>
          <w:p w14:paraId="10D3653A" w14:textId="77777777" w:rsidR="00F86237" w:rsidRPr="009F1B7D" w:rsidRDefault="00F86237" w:rsidP="00011096">
            <w:pPr>
              <w:pStyle w:val="XML3"/>
            </w:pPr>
            <w:r w:rsidRPr="009F1B7D">
              <w:t>default "tcp";</w:t>
            </w:r>
          </w:p>
          <w:p w14:paraId="18DF2655" w14:textId="77777777" w:rsidR="00F86237" w:rsidRPr="009F1B7D" w:rsidRDefault="00F86237" w:rsidP="00011096">
            <w:pPr>
              <w:pStyle w:val="XML3"/>
            </w:pPr>
            <w:proofErr w:type="gramStart"/>
            <w:r w:rsidRPr="009F1B7D">
              <w:t>description</w:t>
            </w:r>
            <w:proofErr w:type="gramEnd"/>
            <w:r w:rsidRPr="009F1B7D">
              <w:t xml:space="preserve"> "The protocol used for connecting to the controller.";</w:t>
            </w:r>
          </w:p>
          <w:p w14:paraId="43CE5090" w14:textId="77777777" w:rsidR="00F86237" w:rsidRPr="009F1B7D" w:rsidRDefault="00F86237" w:rsidP="00011096">
            <w:pPr>
              <w:pStyle w:val="XML3"/>
            </w:pPr>
            <w:r w:rsidRPr="009F1B7D">
              <w:t>}</w:t>
            </w:r>
          </w:p>
          <w:p w14:paraId="5CF57B4E" w14:textId="77777777" w:rsidR="00F86237" w:rsidRPr="009F1B7D" w:rsidRDefault="00F86237" w:rsidP="00011096">
            <w:pPr>
              <w:pStyle w:val="XML2"/>
            </w:pPr>
            <w:r w:rsidRPr="009F1B7D">
              <w:t>container state {</w:t>
            </w:r>
          </w:p>
          <w:p w14:paraId="508834C1" w14:textId="77777777" w:rsidR="00F86237" w:rsidRPr="009F1B7D" w:rsidRDefault="00F86237" w:rsidP="00011096">
            <w:pPr>
              <w:pStyle w:val="XML3"/>
            </w:pPr>
            <w:r w:rsidRPr="009F1B7D">
              <w:t>description "This container holds connection state information that indicate if the Logical Switch is connected, what versions are supported, and which one is used.";</w:t>
            </w:r>
          </w:p>
          <w:p w14:paraId="145CACA7" w14:textId="77777777" w:rsidR="00F86237" w:rsidRPr="009F1B7D" w:rsidRDefault="00F86237" w:rsidP="00011096">
            <w:pPr>
              <w:pStyle w:val="XML3"/>
            </w:pPr>
            <w:r w:rsidRPr="009F1B7D">
              <w:t>leaf connection-state {</w:t>
            </w:r>
          </w:p>
          <w:p w14:paraId="425842A8" w14:textId="77777777" w:rsidR="00F86237" w:rsidRPr="009F1B7D" w:rsidRDefault="00F86237" w:rsidP="00011096">
            <w:pPr>
              <w:pStyle w:val="XML4"/>
            </w:pPr>
            <w:r w:rsidRPr="009F1B7D">
              <w:t>type up-down-state-type;</w:t>
            </w:r>
          </w:p>
          <w:p w14:paraId="4F020584" w14:textId="77777777" w:rsidR="00F86237" w:rsidRPr="009F1B7D" w:rsidRDefault="00F86237" w:rsidP="00011096">
            <w:pPr>
              <w:pStyle w:val="XML4"/>
            </w:pPr>
            <w:proofErr w:type="gramStart"/>
            <w:r w:rsidRPr="009F1B7D">
              <w:t>description</w:t>
            </w:r>
            <w:proofErr w:type="gramEnd"/>
            <w:r w:rsidRPr="009F1B7D">
              <w:t xml:space="preserve"> "This object indicates if the Logical Switch is connected to the controller.";</w:t>
            </w:r>
          </w:p>
          <w:p w14:paraId="1B9A74AB" w14:textId="77777777" w:rsidR="00F86237" w:rsidRPr="009F1B7D" w:rsidRDefault="00F86237" w:rsidP="00011096">
            <w:pPr>
              <w:pStyle w:val="XML3"/>
            </w:pPr>
            <w:r w:rsidRPr="009F1B7D">
              <w:t>}</w:t>
            </w:r>
          </w:p>
          <w:p w14:paraId="0F7A8430" w14:textId="77777777" w:rsidR="00F86237" w:rsidRPr="009F1B7D" w:rsidRDefault="00F86237" w:rsidP="00011096">
            <w:pPr>
              <w:pStyle w:val="XML3"/>
            </w:pPr>
            <w:r w:rsidRPr="009F1B7D">
              <w:t>leaf current-version {</w:t>
            </w:r>
          </w:p>
          <w:p w14:paraId="6A2DE486" w14:textId="77777777" w:rsidR="00F86237" w:rsidRPr="009F1B7D" w:rsidRDefault="00F86237" w:rsidP="00011096">
            <w:pPr>
              <w:pStyle w:val="XML4"/>
            </w:pPr>
            <w:r w:rsidRPr="009F1B7D">
              <w:t>type openflow-version;</w:t>
            </w:r>
          </w:p>
          <w:p w14:paraId="7DA4E6A1" w14:textId="77777777" w:rsidR="00F86237" w:rsidRPr="009F1B7D" w:rsidRDefault="00F86237" w:rsidP="00011096">
            <w:pPr>
              <w:pStyle w:val="XML4"/>
            </w:pPr>
            <w:proofErr w:type="gramStart"/>
            <w:r w:rsidRPr="009F1B7D">
              <w:t>description</w:t>
            </w:r>
            <w:proofErr w:type="gramEnd"/>
            <w:r w:rsidRPr="009F1B7D">
              <w:t xml:space="preserve"> "This object contains the current OpenFlow version used between Logical Switch and Controller.";</w:t>
            </w:r>
          </w:p>
          <w:p w14:paraId="3A30BBA7" w14:textId="77777777" w:rsidR="00F86237" w:rsidRPr="009F1B7D" w:rsidRDefault="00F86237" w:rsidP="00011096">
            <w:pPr>
              <w:pStyle w:val="XML3"/>
            </w:pPr>
            <w:r w:rsidRPr="009F1B7D">
              <w:t>}</w:t>
            </w:r>
          </w:p>
          <w:p w14:paraId="7A9BD799" w14:textId="77777777" w:rsidR="00F86237" w:rsidRPr="009F1B7D" w:rsidRDefault="00F86237" w:rsidP="00011096">
            <w:pPr>
              <w:pStyle w:val="XML3"/>
            </w:pPr>
            <w:r w:rsidRPr="009F1B7D">
              <w:t>leaf-list supported-versions {</w:t>
            </w:r>
          </w:p>
          <w:p w14:paraId="47AAF1EE" w14:textId="77777777" w:rsidR="00F86237" w:rsidRPr="009F1B7D" w:rsidRDefault="00F86237" w:rsidP="00011096">
            <w:pPr>
              <w:pStyle w:val="XML4"/>
            </w:pPr>
            <w:r w:rsidRPr="009F1B7D">
              <w:t>type openflow-version;</w:t>
            </w:r>
          </w:p>
          <w:p w14:paraId="0410204A" w14:textId="77777777" w:rsidR="00F86237" w:rsidRPr="009F1B7D" w:rsidRDefault="00F86237" w:rsidP="00011096">
            <w:pPr>
              <w:pStyle w:val="XML4"/>
            </w:pPr>
            <w:proofErr w:type="gramStart"/>
            <w:r w:rsidRPr="009F1B7D">
              <w:t>description</w:t>
            </w:r>
            <w:proofErr w:type="gramEnd"/>
            <w:r w:rsidRPr="009F1B7D">
              <w:t xml:space="preserve"> "This list of objects contains all the OpenFlow versions supported the controller.";</w:t>
            </w:r>
          </w:p>
          <w:p w14:paraId="79B36EC7" w14:textId="77777777" w:rsidR="00F86237" w:rsidRPr="009F1B7D" w:rsidRDefault="00F86237" w:rsidP="00011096">
            <w:pPr>
              <w:pStyle w:val="XML3"/>
            </w:pPr>
            <w:r w:rsidRPr="009F1B7D">
              <w:t>}</w:t>
            </w:r>
          </w:p>
          <w:p w14:paraId="73ADB576" w14:textId="77777777" w:rsidR="00F86237" w:rsidRPr="009F1B7D" w:rsidRDefault="00F86237" w:rsidP="00011096">
            <w:pPr>
              <w:pStyle w:val="XML2"/>
            </w:pPr>
            <w:r w:rsidRPr="009F1B7D">
              <w:t>}</w:t>
            </w:r>
          </w:p>
          <w:p w14:paraId="6A1762BB" w14:textId="77777777" w:rsidR="00F86237" w:rsidRPr="009F1B7D" w:rsidRDefault="00F86237" w:rsidP="00011096">
            <w:pPr>
              <w:pStyle w:val="XML1"/>
            </w:pPr>
            <w:r w:rsidRPr="009F1B7D">
              <w:t>}</w:t>
            </w:r>
          </w:p>
        </w:tc>
      </w:tr>
    </w:tbl>
    <w:p w14:paraId="3A741457" w14:textId="77777777" w:rsidR="00F86237" w:rsidRDefault="00F86237" w:rsidP="00D14D27">
      <w:pPr>
        <w:pStyle w:val="Heading2"/>
      </w:pPr>
      <w:bookmarkStart w:id="1371" w:name="_Toc320556708"/>
      <w:r>
        <w:lastRenderedPageBreak/>
        <w:t>OpenFlow Resource</w:t>
      </w:r>
      <w:bookmarkEnd w:id="1371"/>
    </w:p>
    <w:p w14:paraId="123D21C1" w14:textId="3A9A492E" w:rsidR="00F86237" w:rsidRDefault="00F86237" w:rsidP="00F86237">
      <w:r>
        <w:t>OpenFlow Resource is a superclass of OpenFlow Port</w:t>
      </w:r>
      <w:r w:rsidR="00E159CE">
        <w:t>,</w:t>
      </w:r>
      <w:r>
        <w:t xml:space="preserve"> OpenFlow Queue</w:t>
      </w:r>
      <w:r w:rsidR="00E159CE">
        <w:t>, Owned Certificate and External Certificate</w:t>
      </w:r>
      <w:r>
        <w:t>. The superclass contains the identifier attribute that is inherited by all subclasses in addition to their individual identifiers.</w:t>
      </w:r>
    </w:p>
    <w:p w14:paraId="4E449BEA" w14:textId="77777777" w:rsidR="00F86237" w:rsidRPr="009F1B7D" w:rsidRDefault="00F86237" w:rsidP="00D14D27">
      <w:pPr>
        <w:pStyle w:val="Heading3"/>
      </w:pPr>
      <w:bookmarkStart w:id="1372" w:name="_Toc315954007"/>
      <w:bookmarkStart w:id="1373" w:name="_Toc316542517"/>
      <w:bookmarkStart w:id="1374" w:name="_Toc320556709"/>
      <w:r w:rsidRPr="00DB42FD">
        <w:t>UML Diagram</w:t>
      </w:r>
      <w:bookmarkEnd w:id="1372"/>
      <w:bookmarkEnd w:id="1373"/>
      <w:bookmarkEnd w:id="1374"/>
    </w:p>
    <w:p w14:paraId="391E3FB1" w14:textId="6B85638F" w:rsidR="00F86237" w:rsidRPr="009F1B7D" w:rsidRDefault="00C834EB" w:rsidP="00F86237">
      <w:pPr>
        <w:keepNext/>
        <w:jc w:val="center"/>
      </w:pPr>
      <w:r>
        <w:object w:dxaOrig="7871" w:dyaOrig="3119" w14:anchorId="2992459D">
          <v:shape id="_x0000_i1032" type="#_x0000_t75" style="width:394.2pt;height:154.7pt" o:ole="">
            <v:imagedata r:id="rId28" o:title=""/>
          </v:shape>
          <o:OLEObject Type="Embed" ProgID="Visio.Drawing.11" ShapeID="_x0000_i1032" DrawAspect="Content" ObjectID="_1406116121" r:id="rId29"/>
        </w:object>
      </w:r>
    </w:p>
    <w:p w14:paraId="587E416A" w14:textId="5B7E1D0F" w:rsidR="00F86237" w:rsidRPr="00CE3A81" w:rsidRDefault="00F86237" w:rsidP="00F86237">
      <w:pPr>
        <w:pStyle w:val="Caption"/>
      </w:pPr>
      <w:r w:rsidRPr="00CE3A81">
        <w:t xml:space="preserve">Figure </w:t>
      </w:r>
      <w:r w:rsidR="00C834EB">
        <w:t>9</w:t>
      </w:r>
      <w:r w:rsidRPr="00CE3A81">
        <w:t>: Data Model Diagram for an OpenFlow Resource</w:t>
      </w:r>
    </w:p>
    <w:p w14:paraId="7EA070B9" w14:textId="77777777" w:rsidR="00F86237" w:rsidRPr="009F1B7D" w:rsidRDefault="00F86237" w:rsidP="00D14D27">
      <w:pPr>
        <w:pStyle w:val="Heading3"/>
      </w:pPr>
      <w:bookmarkStart w:id="1375" w:name="_Toc315954008"/>
      <w:bookmarkStart w:id="1376" w:name="_Toc316542518"/>
      <w:bookmarkStart w:id="1377" w:name="_Toc320556710"/>
      <w:bookmarkStart w:id="1378" w:name="OLE_LINK9"/>
      <w:bookmarkStart w:id="1379" w:name="OLE_LINK10"/>
      <w:r w:rsidRPr="00DB42FD">
        <w:t>XML Schema</w:t>
      </w:r>
      <w:bookmarkEnd w:id="1375"/>
      <w:bookmarkEnd w:id="1376"/>
      <w:bookmarkEnd w:id="1377"/>
    </w:p>
    <w:tbl>
      <w:tblPr>
        <w:tblStyle w:val="TableGrid"/>
        <w:tblW w:w="0" w:type="auto"/>
        <w:tblInd w:w="378" w:type="dxa"/>
        <w:shd w:val="clear" w:color="auto" w:fill="C8FCCD"/>
        <w:tblLook w:val="04A0" w:firstRow="1" w:lastRow="0" w:firstColumn="1" w:lastColumn="0" w:noHBand="0" w:noVBand="1"/>
      </w:tblPr>
      <w:tblGrid>
        <w:gridCol w:w="8820"/>
      </w:tblGrid>
      <w:tr w:rsidR="00F86237" w:rsidRPr="009F1B7D" w14:paraId="296FAAF6" w14:textId="77777777" w:rsidTr="00F86237">
        <w:tc>
          <w:tcPr>
            <w:tcW w:w="8820" w:type="dxa"/>
            <w:shd w:val="clear" w:color="auto" w:fill="C8FCCD"/>
          </w:tcPr>
          <w:p w14:paraId="6C1154A7" w14:textId="77777777" w:rsidR="00F86237" w:rsidRPr="009F1B7D" w:rsidRDefault="00F86237" w:rsidP="00011096">
            <w:pPr>
              <w:pStyle w:val="XML1"/>
            </w:pPr>
            <w:r w:rsidRPr="009F1B7D">
              <w:t>&lt;xs:complexType name="OFResourceType"&gt;</w:t>
            </w:r>
          </w:p>
          <w:p w14:paraId="6FE976C9" w14:textId="77777777" w:rsidR="00F86237" w:rsidRPr="009F1B7D" w:rsidRDefault="00F86237" w:rsidP="00011096">
            <w:pPr>
              <w:pStyle w:val="XML2"/>
            </w:pPr>
            <w:r w:rsidRPr="009F1B7D">
              <w:t>&lt;xs:sequence&gt;</w:t>
            </w:r>
          </w:p>
          <w:p w14:paraId="6A7F016A" w14:textId="77777777" w:rsidR="00F86237" w:rsidRPr="009F1B7D" w:rsidRDefault="00F86237" w:rsidP="00011096">
            <w:pPr>
              <w:pStyle w:val="XML3"/>
            </w:pPr>
            <w:r w:rsidRPr="009F1B7D">
              <w:t>&lt;xs:element name="resource-id" type="OFConfigID"/&gt;</w:t>
            </w:r>
          </w:p>
          <w:p w14:paraId="25663E37" w14:textId="77777777" w:rsidR="00F86237" w:rsidRPr="009F1B7D" w:rsidRDefault="00F86237" w:rsidP="00011096">
            <w:pPr>
              <w:pStyle w:val="XML2"/>
            </w:pPr>
            <w:r w:rsidRPr="009F1B7D">
              <w:t>&lt;/xs:sequence&gt;</w:t>
            </w:r>
          </w:p>
          <w:p w14:paraId="5E6D7D60" w14:textId="77777777" w:rsidR="00F86237" w:rsidRPr="009F1B7D" w:rsidRDefault="00F86237" w:rsidP="00011096">
            <w:pPr>
              <w:pStyle w:val="XML1"/>
            </w:pPr>
            <w:r w:rsidRPr="009F1B7D">
              <w:t>&lt;/xs:complexType&gt;</w:t>
            </w:r>
            <w:r w:rsidRPr="009F1B7D">
              <w:tab/>
            </w:r>
          </w:p>
        </w:tc>
      </w:tr>
    </w:tbl>
    <w:p w14:paraId="3BFE661A" w14:textId="77777777" w:rsidR="00F86237" w:rsidRPr="009F1B7D" w:rsidRDefault="00F86237" w:rsidP="00F86237"/>
    <w:p w14:paraId="299FB8E8" w14:textId="77777777" w:rsidR="00F86237" w:rsidRPr="009F1B7D" w:rsidRDefault="00F86237" w:rsidP="00D14D27">
      <w:pPr>
        <w:pStyle w:val="Heading3"/>
      </w:pPr>
      <w:bookmarkStart w:id="1380" w:name="_Toc315954009"/>
      <w:bookmarkStart w:id="1381" w:name="_Toc316542519"/>
      <w:bookmarkStart w:id="1382" w:name="_Toc320556711"/>
      <w:bookmarkEnd w:id="1378"/>
      <w:bookmarkEnd w:id="1379"/>
      <w:r w:rsidRPr="00DB42FD">
        <w:t>XML Example</w:t>
      </w:r>
      <w:bookmarkEnd w:id="1380"/>
      <w:bookmarkEnd w:id="1381"/>
      <w:bookmarkEnd w:id="1382"/>
    </w:p>
    <w:p w14:paraId="6F855E5E" w14:textId="77777777" w:rsidR="00F86237" w:rsidRPr="009F1B7D" w:rsidRDefault="00F86237" w:rsidP="00F86237">
      <w:r w:rsidRPr="00DB42FD">
        <w:t>The superclass is not instantiated.</w:t>
      </w:r>
    </w:p>
    <w:p w14:paraId="6A821DED" w14:textId="77777777" w:rsidR="00F86237" w:rsidRDefault="00F86237" w:rsidP="00D14D27">
      <w:pPr>
        <w:pStyle w:val="Heading3"/>
      </w:pPr>
      <w:bookmarkStart w:id="1383" w:name="_Toc320556712"/>
      <w:r>
        <w:t>Normative Constraints</w:t>
      </w:r>
      <w:bookmarkEnd w:id="1383"/>
    </w:p>
    <w:p w14:paraId="1CC30EF3" w14:textId="77777777" w:rsidR="00F86237" w:rsidRDefault="00F86237" w:rsidP="00F86237">
      <w:r>
        <w:t xml:space="preserve">An OpenFlow Resource is identified by identifier </w:t>
      </w:r>
      <w:r w:rsidRPr="00B96BFC">
        <w:rPr>
          <w:rStyle w:val="codeChar"/>
        </w:rPr>
        <w:t>&lt;resource-id&gt;</w:t>
      </w:r>
      <w:r w:rsidRPr="00E751F5">
        <w:t>.</w:t>
      </w:r>
      <w:r>
        <w:t xml:space="preserve"> The identifier MUST be unique within the context of the OpenFlow Capable Switch. It MUST be persistent across reboots of the OpenFlow Capable Switch.</w:t>
      </w:r>
    </w:p>
    <w:p w14:paraId="022151CE" w14:textId="77777777" w:rsidR="009E6267" w:rsidRDefault="009E6267" w:rsidP="00D14D27">
      <w:pPr>
        <w:pStyle w:val="Heading3"/>
      </w:pPr>
      <w:bookmarkStart w:id="1384" w:name="_Toc320556713"/>
      <w:r>
        <w:t>YANG Specification</w:t>
      </w:r>
      <w:bookmarkEnd w:id="1384"/>
    </w:p>
    <w:p w14:paraId="534BF0ED" w14:textId="77777777" w:rsidR="009E6267" w:rsidRDefault="009E6267" w:rsidP="009E6267">
      <w:r>
        <w:t xml:space="preserve">The base OpenFlow Resource has no specific correspondence in the YANG specification. The </w:t>
      </w:r>
      <w:r w:rsidRPr="00B96BFC">
        <w:rPr>
          <w:rStyle w:val="codeChar"/>
        </w:rPr>
        <w:t>&lt;resource-id&gt;</w:t>
      </w:r>
      <w:r>
        <w:t xml:space="preserve"> property is included in each individual resource.</w:t>
      </w:r>
    </w:p>
    <w:p w14:paraId="23668A92" w14:textId="77777777" w:rsidR="009E6267" w:rsidRDefault="009E6267" w:rsidP="00D14D27">
      <w:pPr>
        <w:pStyle w:val="Heading2"/>
      </w:pPr>
      <w:bookmarkStart w:id="1385" w:name="_Toc320556714"/>
      <w:r>
        <w:t>OpenFlow Port</w:t>
      </w:r>
      <w:bookmarkEnd w:id="1385"/>
    </w:p>
    <w:p w14:paraId="53473C4E" w14:textId="77777777" w:rsidR="00712E70" w:rsidRDefault="009E6267" w:rsidP="00712E70">
      <w:r>
        <w:t xml:space="preserve">The OpenFlow Port is an instance of an OpenFlow resource. </w:t>
      </w:r>
      <w:r w:rsidR="00712E70">
        <w:t>It may represent a physical port or a logical port. A logical port represents a tunel endpoint as described in the OpenFlow protocol specification.</w:t>
      </w:r>
    </w:p>
    <w:p w14:paraId="2FDEBEAF" w14:textId="2EB2D39F" w:rsidR="00F86237" w:rsidRDefault="00712E70" w:rsidP="00712E70">
      <w:r>
        <w:lastRenderedPageBreak/>
        <w:t xml:space="preserve">An OpenFlow Port contains a port configuration object and a port state object. A physical port contains a list of port feature objects. While there can’t be more than one instance of the Port Configuration and the Port State, there may be multiple Port Features. In the </w:t>
      </w:r>
      <w:r w:rsidR="00EF3488">
        <w:t xml:space="preserve">case where a </w:t>
      </w:r>
      <w:r>
        <w:t>port represents a tunnel endpoint, then the port does not contain Port Feature objects, but a Port tunnel object.</w:t>
      </w:r>
    </w:p>
    <w:p w14:paraId="0F460988" w14:textId="77777777" w:rsidR="00B7089E" w:rsidRPr="009F1B7D" w:rsidRDefault="00B7089E" w:rsidP="00D14D27">
      <w:pPr>
        <w:pStyle w:val="Heading3"/>
      </w:pPr>
      <w:bookmarkStart w:id="1386" w:name="_Toc315954013"/>
      <w:bookmarkStart w:id="1387" w:name="_Toc316542523"/>
      <w:bookmarkStart w:id="1388" w:name="_Toc320556715"/>
      <w:r w:rsidRPr="00DB42FD">
        <w:t>UML Diagram</w:t>
      </w:r>
      <w:bookmarkEnd w:id="1386"/>
      <w:bookmarkEnd w:id="1387"/>
      <w:bookmarkEnd w:id="1388"/>
    </w:p>
    <w:p w14:paraId="0CE8649A" w14:textId="588E6616" w:rsidR="00B7089E" w:rsidRPr="009F1B7D" w:rsidRDefault="00B53283" w:rsidP="00B7089E">
      <w:pPr>
        <w:keepNext/>
        <w:jc w:val="center"/>
      </w:pPr>
      <w:r>
        <w:object w:dxaOrig="11183" w:dyaOrig="9687" w14:anchorId="25EAB785">
          <v:shape id="_x0000_i1033" type="#_x0000_t75" style="width:467.65pt;height:404.9pt" o:ole="">
            <v:imagedata r:id="rId30" o:title=""/>
          </v:shape>
          <o:OLEObject Type="Embed" ProgID="Visio.Drawing.11" ShapeID="_x0000_i1033" DrawAspect="Content" ObjectID="_1406116122" r:id="rId31"/>
        </w:object>
      </w:r>
      <w:r w:rsidR="00B139CC" w:rsidDel="0037252E">
        <w:t xml:space="preserve"> </w:t>
      </w:r>
    </w:p>
    <w:p w14:paraId="4A681248" w14:textId="564454B5" w:rsidR="00B7089E" w:rsidRPr="00CE3A81" w:rsidRDefault="00B7089E" w:rsidP="00B7089E">
      <w:pPr>
        <w:pStyle w:val="Caption"/>
      </w:pPr>
      <w:r w:rsidRPr="00CE3A81">
        <w:t xml:space="preserve">Figure </w:t>
      </w:r>
      <w:r w:rsidR="00C834EB">
        <w:t>10</w:t>
      </w:r>
      <w:r w:rsidRPr="00CE3A81">
        <w:t>: Data Model Diagram for an OpenFlow Port</w:t>
      </w:r>
    </w:p>
    <w:p w14:paraId="15921FB0" w14:textId="77777777" w:rsidR="00B7089E" w:rsidRPr="009F1B7D" w:rsidRDefault="00B7089E" w:rsidP="00B7089E">
      <w:pPr>
        <w:rPr>
          <w:rFonts w:eastAsiaTheme="majorEastAsia" w:cstheme="majorBidi"/>
          <w:b/>
          <w:bCs/>
        </w:rPr>
      </w:pPr>
      <w:r w:rsidRPr="00DB42FD">
        <w:br w:type="page"/>
      </w:r>
    </w:p>
    <w:p w14:paraId="21D65A03" w14:textId="77777777" w:rsidR="00B7089E" w:rsidRPr="009F1B7D" w:rsidRDefault="00B7089E" w:rsidP="00D14D27">
      <w:pPr>
        <w:pStyle w:val="Heading3"/>
      </w:pPr>
      <w:bookmarkStart w:id="1389" w:name="_Toc315954014"/>
      <w:bookmarkStart w:id="1390" w:name="_Toc316542524"/>
      <w:bookmarkStart w:id="1391" w:name="_Toc320556716"/>
      <w:r w:rsidRPr="00DB42FD">
        <w:lastRenderedPageBreak/>
        <w:t>XML Schema</w:t>
      </w:r>
      <w:bookmarkEnd w:id="1389"/>
      <w:bookmarkEnd w:id="1390"/>
      <w:bookmarkEnd w:id="1391"/>
    </w:p>
    <w:tbl>
      <w:tblPr>
        <w:tblStyle w:val="TableGrid"/>
        <w:tblW w:w="0" w:type="auto"/>
        <w:tblInd w:w="378" w:type="dxa"/>
        <w:shd w:val="clear" w:color="auto" w:fill="C8FCCD"/>
        <w:tblLook w:val="04A0" w:firstRow="1" w:lastRow="0" w:firstColumn="1" w:lastColumn="0" w:noHBand="0" w:noVBand="1"/>
      </w:tblPr>
      <w:tblGrid>
        <w:gridCol w:w="8820"/>
      </w:tblGrid>
      <w:tr w:rsidR="00B7089E" w:rsidRPr="009F1B7D" w14:paraId="049CBE8D" w14:textId="77777777" w:rsidTr="006F4495">
        <w:tc>
          <w:tcPr>
            <w:tcW w:w="8820" w:type="dxa"/>
            <w:shd w:val="clear" w:color="auto" w:fill="C8FCCD"/>
          </w:tcPr>
          <w:p w14:paraId="3747EBF9" w14:textId="57BC75EF" w:rsidR="00B7089E" w:rsidRPr="009F1B7D" w:rsidRDefault="00B7089E" w:rsidP="00011096">
            <w:pPr>
              <w:pStyle w:val="XML1"/>
            </w:pPr>
            <w:r w:rsidRPr="009F1B7D">
              <w:t>&lt;xs:complexType name="OFPortType"&gt;</w:t>
            </w:r>
          </w:p>
          <w:p w14:paraId="5D3482DA" w14:textId="77777777" w:rsidR="00B7089E" w:rsidRPr="009F1B7D" w:rsidRDefault="00B7089E" w:rsidP="00011096">
            <w:pPr>
              <w:pStyle w:val="XML2"/>
            </w:pPr>
            <w:r w:rsidRPr="009F1B7D">
              <w:t>&lt;xs:complexContent&gt;</w:t>
            </w:r>
          </w:p>
          <w:p w14:paraId="428CC567" w14:textId="77777777" w:rsidR="00B7089E" w:rsidRPr="009F1B7D" w:rsidRDefault="00B7089E" w:rsidP="00011096">
            <w:pPr>
              <w:pStyle w:val="XML3"/>
            </w:pPr>
            <w:r w:rsidRPr="009F1B7D">
              <w:t>&lt;xs:extension base="OFResourceType"&gt;</w:t>
            </w:r>
          </w:p>
          <w:p w14:paraId="2D7DE2F3" w14:textId="77777777" w:rsidR="00B7089E" w:rsidRPr="009F1B7D" w:rsidRDefault="00B7089E" w:rsidP="00011096">
            <w:pPr>
              <w:pStyle w:val="XML4"/>
            </w:pPr>
            <w:r w:rsidRPr="009F1B7D">
              <w:t>&lt;xs:sequence&gt;</w:t>
            </w:r>
          </w:p>
          <w:p w14:paraId="517858A5" w14:textId="77777777" w:rsidR="00B7089E" w:rsidRPr="009F1B7D" w:rsidRDefault="00B7089E" w:rsidP="00011096">
            <w:pPr>
              <w:pStyle w:val="XML5"/>
            </w:pPr>
            <w:r w:rsidRPr="009F1B7D">
              <w:t xml:space="preserve">&lt;xs:element name="number" </w:t>
            </w:r>
          </w:p>
          <w:p w14:paraId="10EDA004" w14:textId="77777777" w:rsidR="00B7089E" w:rsidRPr="009F1B7D" w:rsidRDefault="00B7089E" w:rsidP="00011096">
            <w:pPr>
              <w:pStyle w:val="XML9"/>
            </w:pPr>
            <w:r w:rsidRPr="009F1B7D">
              <w:t>type="xs:unsignedInt"/&gt;</w:t>
            </w:r>
          </w:p>
          <w:p w14:paraId="0720666A" w14:textId="77777777" w:rsidR="00B7089E" w:rsidRPr="009F1B7D" w:rsidRDefault="00B7089E" w:rsidP="00011096">
            <w:pPr>
              <w:pStyle w:val="XML5"/>
            </w:pPr>
            <w:r w:rsidRPr="009F1B7D">
              <w:t xml:space="preserve">&lt;xs:element name="name" </w:t>
            </w:r>
          </w:p>
          <w:p w14:paraId="0105A363" w14:textId="77777777" w:rsidR="00B7089E" w:rsidRPr="009F1B7D" w:rsidRDefault="00B7089E" w:rsidP="00011096">
            <w:pPr>
              <w:pStyle w:val="XML9"/>
            </w:pPr>
            <w:r w:rsidRPr="009F1B7D">
              <w:t>type="xs:string"/&gt;</w:t>
            </w:r>
          </w:p>
          <w:p w14:paraId="5059CD41" w14:textId="77777777" w:rsidR="00B7089E" w:rsidRPr="009F1B7D" w:rsidRDefault="00B7089E" w:rsidP="00011096">
            <w:pPr>
              <w:pStyle w:val="XML5"/>
            </w:pPr>
            <w:r w:rsidRPr="009F1B7D">
              <w:t xml:space="preserve">&lt;xs:element name="current-rate" </w:t>
            </w:r>
          </w:p>
          <w:p w14:paraId="20240A9D" w14:textId="77777777" w:rsidR="00B7089E" w:rsidRPr="009F1B7D" w:rsidRDefault="00B7089E" w:rsidP="00011096">
            <w:pPr>
              <w:pStyle w:val="XML9"/>
            </w:pPr>
            <w:r w:rsidRPr="009F1B7D">
              <w:t>type="xs:unsignedLong"/&gt;</w:t>
            </w:r>
          </w:p>
          <w:p w14:paraId="21B7D95E" w14:textId="77777777" w:rsidR="00B7089E" w:rsidRPr="009F1B7D" w:rsidRDefault="00B7089E" w:rsidP="00011096">
            <w:pPr>
              <w:pStyle w:val="XML5"/>
            </w:pPr>
            <w:r w:rsidRPr="009F1B7D">
              <w:t xml:space="preserve">&lt;xs:element name="max-rate" </w:t>
            </w:r>
          </w:p>
          <w:p w14:paraId="251AA4B2" w14:textId="77777777" w:rsidR="00B7089E" w:rsidRPr="009F1B7D" w:rsidRDefault="00B7089E" w:rsidP="00011096">
            <w:pPr>
              <w:pStyle w:val="XML9"/>
            </w:pPr>
            <w:r w:rsidRPr="009F1B7D">
              <w:t>type="xs:unsignedLong"/&gt;</w:t>
            </w:r>
          </w:p>
          <w:p w14:paraId="0A2D0753" w14:textId="77777777" w:rsidR="00B7089E" w:rsidRPr="009F1B7D" w:rsidRDefault="00B7089E" w:rsidP="00011096">
            <w:pPr>
              <w:pStyle w:val="XML5"/>
            </w:pPr>
            <w:r w:rsidRPr="009F1B7D">
              <w:t>&lt;xs:element name="configuration"</w:t>
            </w:r>
          </w:p>
          <w:p w14:paraId="7C7EB9A4" w14:textId="77777777" w:rsidR="00B7089E" w:rsidRPr="009F1B7D" w:rsidRDefault="00B7089E" w:rsidP="00011096">
            <w:pPr>
              <w:pStyle w:val="XML9"/>
            </w:pPr>
            <w:r w:rsidRPr="009F1B7D">
              <w:t>type="OFPortConfigurationType"/&gt;</w:t>
            </w:r>
          </w:p>
          <w:p w14:paraId="24A4B527" w14:textId="77777777" w:rsidR="00B7089E" w:rsidRPr="009F1B7D" w:rsidRDefault="00B7089E" w:rsidP="00011096">
            <w:pPr>
              <w:pStyle w:val="XML5"/>
            </w:pPr>
            <w:r w:rsidRPr="009F1B7D">
              <w:t>&lt;xs:element name="state" type="OFPortStateType"/&gt;</w:t>
            </w:r>
          </w:p>
          <w:p w14:paraId="5DC65449" w14:textId="77777777" w:rsidR="00B7089E" w:rsidRPr="009F1B7D" w:rsidRDefault="00B7089E" w:rsidP="00011096">
            <w:pPr>
              <w:pStyle w:val="XML5"/>
            </w:pPr>
            <w:r w:rsidRPr="009F1B7D">
              <w:t xml:space="preserve">&lt;xs:element name="features" </w:t>
            </w:r>
          </w:p>
          <w:p w14:paraId="1C9C5A6D" w14:textId="7F31ED16" w:rsidR="00B7089E" w:rsidRPr="009F1B7D" w:rsidRDefault="00B7089E" w:rsidP="00011096">
            <w:pPr>
              <w:pStyle w:val="XML9"/>
            </w:pPr>
            <w:r w:rsidRPr="009F1B7D">
              <w:t>type="OFPortFeatureMasterList"</w:t>
            </w:r>
          </w:p>
          <w:p w14:paraId="0924CFEB" w14:textId="77777777" w:rsidR="00712E70" w:rsidRDefault="00712E70" w:rsidP="00712E70">
            <w:pPr>
              <w:pStyle w:val="XML9"/>
            </w:pPr>
            <w:r>
              <w:t>minOccurs=”0” maxOccurs=”unbounded”</w:t>
            </w:r>
            <w:r w:rsidRPr="009F1B7D">
              <w:t>/&gt;</w:t>
            </w:r>
          </w:p>
          <w:p w14:paraId="30F524FC" w14:textId="5AC7B4BE" w:rsidR="00C25ABA" w:rsidRDefault="00C25ABA" w:rsidP="00834D0A">
            <w:pPr>
              <w:pStyle w:val="XML5"/>
            </w:pPr>
            <w:r w:rsidRPr="009F1B7D">
              <w:t>&lt;xs:</w:t>
            </w:r>
            <w:r>
              <w:t>choice minOccurs=”0” maxOccurs=”1”</w:t>
            </w:r>
            <w:r w:rsidRPr="009F1B7D">
              <w:t>&gt;</w:t>
            </w:r>
          </w:p>
          <w:p w14:paraId="4798985C" w14:textId="1D71C544" w:rsidR="00C25ABA" w:rsidRDefault="00C25ABA" w:rsidP="00834D0A">
            <w:pPr>
              <w:pStyle w:val="XML6"/>
            </w:pPr>
            <w:r w:rsidRPr="009F1B7D">
              <w:t>&lt;xs:element name</w:t>
            </w:r>
            <w:r>
              <w:t>=”tunnel”</w:t>
            </w:r>
          </w:p>
          <w:p w14:paraId="4419DFD5" w14:textId="3A59C4CA" w:rsidR="00C25ABA" w:rsidRDefault="00C25ABA" w:rsidP="00C25ABA">
            <w:pPr>
              <w:pStyle w:val="XML9"/>
            </w:pPr>
            <w:r>
              <w:t>type="OFTunnelType</w:t>
            </w:r>
            <w:r w:rsidRPr="009F1B7D">
              <w:t>"/&gt;</w:t>
            </w:r>
          </w:p>
          <w:p w14:paraId="2FACC320" w14:textId="1767834F" w:rsidR="00C25ABA" w:rsidRDefault="00C25ABA" w:rsidP="00834D0A">
            <w:pPr>
              <w:pStyle w:val="XML6"/>
            </w:pPr>
            <w:r w:rsidRPr="009F1B7D">
              <w:t>&lt;xs:element name</w:t>
            </w:r>
            <w:r>
              <w:t>=”ipgre-tunnel”</w:t>
            </w:r>
          </w:p>
          <w:p w14:paraId="11C666D0" w14:textId="77777777" w:rsidR="00C25ABA" w:rsidRDefault="00C25ABA" w:rsidP="00C25ABA">
            <w:pPr>
              <w:pStyle w:val="XML9"/>
            </w:pPr>
            <w:r>
              <w:t>type="OFIPinGREtunnelType</w:t>
            </w:r>
            <w:r w:rsidRPr="009F1B7D">
              <w:t>"/&gt;</w:t>
            </w:r>
          </w:p>
          <w:p w14:paraId="0362F848" w14:textId="2FD7C058" w:rsidR="00C25ABA" w:rsidRDefault="00C25ABA" w:rsidP="00834D0A">
            <w:pPr>
              <w:pStyle w:val="XML6"/>
            </w:pPr>
            <w:r w:rsidRPr="009F1B7D">
              <w:t>&lt;xs:element name</w:t>
            </w:r>
            <w:r>
              <w:t>=”vxlan-tunnel”</w:t>
            </w:r>
          </w:p>
          <w:p w14:paraId="06DB96E9" w14:textId="77777777" w:rsidR="00C25ABA" w:rsidRDefault="00C25ABA" w:rsidP="00C25ABA">
            <w:pPr>
              <w:pStyle w:val="XML9"/>
            </w:pPr>
            <w:r>
              <w:t>type="OFVxLANTunnelType</w:t>
            </w:r>
            <w:r w:rsidRPr="009F1B7D">
              <w:t>"/&gt;</w:t>
            </w:r>
          </w:p>
          <w:p w14:paraId="31391753" w14:textId="0125F3B9" w:rsidR="00C25ABA" w:rsidRDefault="00C25ABA" w:rsidP="00834D0A">
            <w:pPr>
              <w:pStyle w:val="XML6"/>
            </w:pPr>
            <w:r w:rsidRPr="009F1B7D">
              <w:t>&lt;xs:element name</w:t>
            </w:r>
            <w:r>
              <w:t>=”nvgre-tunnel”</w:t>
            </w:r>
          </w:p>
          <w:p w14:paraId="7640AB35" w14:textId="77777777" w:rsidR="00C25ABA" w:rsidRDefault="00C25ABA" w:rsidP="00C25ABA">
            <w:pPr>
              <w:pStyle w:val="XML9"/>
            </w:pPr>
            <w:r>
              <w:t>type="OFNVGRETunnelType</w:t>
            </w:r>
            <w:r w:rsidRPr="009F1B7D">
              <w:t>"/&gt;</w:t>
            </w:r>
          </w:p>
          <w:p w14:paraId="29F50B37" w14:textId="77777777" w:rsidR="00C25ABA" w:rsidRPr="009F1B7D" w:rsidRDefault="00C25ABA" w:rsidP="00834D0A">
            <w:pPr>
              <w:pStyle w:val="XML5"/>
            </w:pPr>
            <w:r w:rsidRPr="009F1B7D">
              <w:t>&lt;/xs:</w:t>
            </w:r>
            <w:r>
              <w:t>choice</w:t>
            </w:r>
            <w:r w:rsidRPr="009F1B7D">
              <w:t>&gt;</w:t>
            </w:r>
          </w:p>
          <w:p w14:paraId="3545BC46" w14:textId="77777777" w:rsidR="00B7089E" w:rsidRPr="009F1B7D" w:rsidRDefault="00B7089E" w:rsidP="00011096">
            <w:pPr>
              <w:pStyle w:val="XML4"/>
            </w:pPr>
            <w:r w:rsidRPr="009F1B7D">
              <w:t>&lt;/xs:sequence&gt;</w:t>
            </w:r>
          </w:p>
          <w:p w14:paraId="4F549781" w14:textId="77777777" w:rsidR="00B7089E" w:rsidRPr="009F1B7D" w:rsidRDefault="00B7089E" w:rsidP="00011096">
            <w:pPr>
              <w:pStyle w:val="XML3"/>
            </w:pPr>
            <w:r w:rsidRPr="009F1B7D">
              <w:t>&lt;/xs:extension&gt;</w:t>
            </w:r>
          </w:p>
          <w:p w14:paraId="7B45140A" w14:textId="77777777" w:rsidR="00B7089E" w:rsidRPr="009F1B7D" w:rsidRDefault="00B7089E" w:rsidP="00011096">
            <w:pPr>
              <w:pStyle w:val="XML2"/>
            </w:pPr>
            <w:r w:rsidRPr="009F1B7D">
              <w:t>&lt;/xs:complexContent&gt;</w:t>
            </w:r>
          </w:p>
          <w:p w14:paraId="241EBE38" w14:textId="77777777" w:rsidR="00B7089E" w:rsidRPr="009F1B7D" w:rsidRDefault="00B7089E" w:rsidP="00011096">
            <w:pPr>
              <w:pStyle w:val="XML1"/>
            </w:pPr>
            <w:r w:rsidRPr="009F1B7D">
              <w:t>&lt;/xs:complexType&gt;</w:t>
            </w:r>
          </w:p>
          <w:p w14:paraId="4A74241D" w14:textId="77777777" w:rsidR="00B7089E" w:rsidRPr="009F1B7D" w:rsidRDefault="00B7089E" w:rsidP="00011096">
            <w:pPr>
              <w:pStyle w:val="XML1"/>
            </w:pPr>
          </w:p>
          <w:p w14:paraId="649A4818" w14:textId="77777777" w:rsidR="00B7089E" w:rsidRPr="009F1B7D" w:rsidRDefault="00B7089E" w:rsidP="00011096">
            <w:pPr>
              <w:pStyle w:val="XML1"/>
            </w:pPr>
            <w:r w:rsidRPr="009F1B7D">
              <w:t>&lt;xs:complexType name="OFPortFeatureMasterList"&gt;</w:t>
            </w:r>
          </w:p>
          <w:p w14:paraId="0DCCBF93" w14:textId="77777777" w:rsidR="00B7089E" w:rsidRPr="009F1B7D" w:rsidRDefault="00B7089E" w:rsidP="00011096">
            <w:pPr>
              <w:pStyle w:val="XML2"/>
            </w:pPr>
            <w:r w:rsidRPr="009F1B7D">
              <w:t>&lt;xs:sequence&gt;</w:t>
            </w:r>
          </w:p>
          <w:p w14:paraId="02DE31BD" w14:textId="77777777" w:rsidR="00B7089E" w:rsidRPr="009F1B7D" w:rsidRDefault="00B7089E" w:rsidP="00011096">
            <w:pPr>
              <w:pStyle w:val="XML3"/>
            </w:pPr>
            <w:r w:rsidRPr="009F1B7D">
              <w:t xml:space="preserve">&lt;xs:element name="current" </w:t>
            </w:r>
          </w:p>
          <w:p w14:paraId="2126D024" w14:textId="77777777" w:rsidR="00B7089E" w:rsidRPr="009F1B7D" w:rsidRDefault="00B7089E" w:rsidP="00011096">
            <w:pPr>
              <w:pStyle w:val="XML9"/>
            </w:pPr>
            <w:r w:rsidRPr="009F1B7D">
              <w:t>type="OFPortCurrentFeatureListType"/&gt;</w:t>
            </w:r>
          </w:p>
          <w:p w14:paraId="690BBC8F" w14:textId="77777777" w:rsidR="00B7089E" w:rsidRPr="009F1B7D" w:rsidRDefault="00B7089E" w:rsidP="00011096">
            <w:pPr>
              <w:pStyle w:val="XML3"/>
            </w:pPr>
            <w:r w:rsidRPr="009F1B7D">
              <w:t xml:space="preserve">&lt;xs:element name="advertised" </w:t>
            </w:r>
          </w:p>
          <w:p w14:paraId="024DB5BC" w14:textId="77777777" w:rsidR="00B7089E" w:rsidRPr="009F1B7D" w:rsidRDefault="00B7089E" w:rsidP="00011096">
            <w:pPr>
              <w:pStyle w:val="XML9"/>
            </w:pPr>
            <w:r w:rsidRPr="009F1B7D">
              <w:t>type="OFPortOtherFeatureListType"/&gt;</w:t>
            </w:r>
          </w:p>
          <w:p w14:paraId="7A41A378" w14:textId="77777777" w:rsidR="00B7089E" w:rsidRPr="009F1B7D" w:rsidRDefault="00B7089E" w:rsidP="00011096">
            <w:pPr>
              <w:pStyle w:val="XML3"/>
            </w:pPr>
            <w:r w:rsidRPr="009F1B7D">
              <w:t xml:space="preserve">&lt;xs:element name="supported" </w:t>
            </w:r>
          </w:p>
          <w:p w14:paraId="432918F3" w14:textId="77777777" w:rsidR="00B7089E" w:rsidRPr="009F1B7D" w:rsidRDefault="00B7089E" w:rsidP="00011096">
            <w:pPr>
              <w:pStyle w:val="XML9"/>
            </w:pPr>
            <w:r w:rsidRPr="009F1B7D">
              <w:t>type="OFPortOtherFeatureListType"/&gt;</w:t>
            </w:r>
          </w:p>
          <w:p w14:paraId="1AAEF17B" w14:textId="77777777" w:rsidR="00B7089E" w:rsidRPr="009F1B7D" w:rsidRDefault="00B7089E" w:rsidP="00011096">
            <w:pPr>
              <w:pStyle w:val="XML3"/>
            </w:pPr>
            <w:r w:rsidRPr="009F1B7D">
              <w:t>&lt;xs:element name="advertised-peer"</w:t>
            </w:r>
          </w:p>
          <w:p w14:paraId="4472AEEF" w14:textId="77777777" w:rsidR="00B7089E" w:rsidRPr="009F1B7D" w:rsidRDefault="00B7089E" w:rsidP="00011096">
            <w:pPr>
              <w:pStyle w:val="XML9"/>
            </w:pPr>
            <w:r w:rsidRPr="009F1B7D">
              <w:t>type="OFPortOtherFeatureListType"/&gt;</w:t>
            </w:r>
          </w:p>
          <w:p w14:paraId="7EADE9F3" w14:textId="77777777" w:rsidR="00B7089E" w:rsidRPr="009F1B7D" w:rsidRDefault="00B7089E" w:rsidP="00011096">
            <w:pPr>
              <w:pStyle w:val="XML2"/>
            </w:pPr>
            <w:r w:rsidRPr="009F1B7D">
              <w:t>&lt;/xs:sequence&gt;</w:t>
            </w:r>
          </w:p>
          <w:p w14:paraId="70F51B64" w14:textId="77777777" w:rsidR="00B7089E" w:rsidRPr="009F1B7D" w:rsidRDefault="00B7089E" w:rsidP="00011096">
            <w:pPr>
              <w:pStyle w:val="XML1"/>
            </w:pPr>
            <w:r w:rsidRPr="009F1B7D">
              <w:t>&lt;/xs:complexType&gt;</w:t>
            </w:r>
          </w:p>
          <w:p w14:paraId="0628BEF2" w14:textId="77777777" w:rsidR="00B7089E" w:rsidRPr="009F1B7D" w:rsidRDefault="00B7089E" w:rsidP="00011096">
            <w:pPr>
              <w:pStyle w:val="XML1"/>
            </w:pPr>
          </w:p>
          <w:p w14:paraId="643207E1" w14:textId="77777777" w:rsidR="00B7089E" w:rsidRPr="009F1B7D" w:rsidRDefault="00B7089E" w:rsidP="00011096">
            <w:pPr>
              <w:pStyle w:val="XML1"/>
            </w:pPr>
            <w:r w:rsidRPr="009F1B7D">
              <w:t>&lt;xs:complexType name="OFPortConfigurationType"&gt;</w:t>
            </w:r>
          </w:p>
          <w:p w14:paraId="6E6524E4" w14:textId="77777777" w:rsidR="00B7089E" w:rsidRPr="009F1B7D" w:rsidRDefault="00B7089E" w:rsidP="00011096">
            <w:pPr>
              <w:pStyle w:val="XML2"/>
            </w:pPr>
            <w:r w:rsidRPr="009F1B7D">
              <w:t>&lt;xs:sequence&gt;</w:t>
            </w:r>
          </w:p>
          <w:p w14:paraId="39453D15" w14:textId="77777777" w:rsidR="00B7089E" w:rsidRPr="009F1B7D" w:rsidRDefault="00B7089E" w:rsidP="00011096">
            <w:pPr>
              <w:pStyle w:val="XML3"/>
            </w:pPr>
            <w:r w:rsidRPr="009F1B7D">
              <w:t xml:space="preserve">&lt;xs:element name="admin-state" </w:t>
            </w:r>
          </w:p>
          <w:p w14:paraId="30452B04" w14:textId="77777777" w:rsidR="00B7089E" w:rsidRPr="009F1B7D" w:rsidRDefault="00B7089E" w:rsidP="00011096">
            <w:pPr>
              <w:pStyle w:val="XML9"/>
            </w:pPr>
            <w:r w:rsidRPr="009F1B7D">
              <w:t>type="OFPortStateOptionsType"/&gt;</w:t>
            </w:r>
          </w:p>
          <w:p w14:paraId="689010DE" w14:textId="77777777" w:rsidR="00B7089E" w:rsidRPr="009F1B7D" w:rsidRDefault="00B7089E" w:rsidP="00011096">
            <w:pPr>
              <w:pStyle w:val="XML3"/>
            </w:pPr>
            <w:r w:rsidRPr="009F1B7D">
              <w:t xml:space="preserve">&lt;xs:element name="no-receive" </w:t>
            </w:r>
          </w:p>
          <w:p w14:paraId="79E3FB5F" w14:textId="77777777" w:rsidR="00B7089E" w:rsidRPr="009F1B7D" w:rsidRDefault="00B7089E" w:rsidP="00011096">
            <w:pPr>
              <w:pStyle w:val="XML9"/>
            </w:pPr>
            <w:r w:rsidRPr="009F1B7D">
              <w:t>type="xs:boolean"/&gt;</w:t>
            </w:r>
          </w:p>
          <w:p w14:paraId="3A2F6CD7" w14:textId="77777777" w:rsidR="00B7089E" w:rsidRPr="009F1B7D" w:rsidRDefault="00B7089E" w:rsidP="00011096">
            <w:pPr>
              <w:pStyle w:val="XML3"/>
            </w:pPr>
            <w:r w:rsidRPr="009F1B7D">
              <w:t xml:space="preserve">&lt;xs:element name="no-forward" </w:t>
            </w:r>
          </w:p>
          <w:p w14:paraId="486F3B5D" w14:textId="77777777" w:rsidR="00B7089E" w:rsidRPr="009F1B7D" w:rsidRDefault="00B7089E" w:rsidP="00011096">
            <w:pPr>
              <w:pStyle w:val="XML9"/>
            </w:pPr>
            <w:r w:rsidRPr="009F1B7D">
              <w:t>type="xs:boolean"/&gt;</w:t>
            </w:r>
          </w:p>
          <w:p w14:paraId="6E452EA8" w14:textId="77777777" w:rsidR="00B7089E" w:rsidRPr="009F1B7D" w:rsidRDefault="00B7089E" w:rsidP="00011096">
            <w:pPr>
              <w:pStyle w:val="XML3"/>
            </w:pPr>
            <w:r w:rsidRPr="009F1B7D">
              <w:lastRenderedPageBreak/>
              <w:t xml:space="preserve">&lt;xs:element name="no-packet-in" </w:t>
            </w:r>
          </w:p>
          <w:p w14:paraId="6F1BD4FF" w14:textId="77777777" w:rsidR="00B7089E" w:rsidRPr="009F1B7D" w:rsidRDefault="00B7089E" w:rsidP="00011096">
            <w:pPr>
              <w:pStyle w:val="XML9"/>
            </w:pPr>
            <w:r w:rsidRPr="009F1B7D">
              <w:t>type="xs:boolean"/&gt;</w:t>
            </w:r>
          </w:p>
          <w:p w14:paraId="19C71F1E" w14:textId="77777777" w:rsidR="00B7089E" w:rsidRPr="009F1B7D" w:rsidRDefault="00B7089E" w:rsidP="00011096">
            <w:pPr>
              <w:pStyle w:val="XML2"/>
            </w:pPr>
            <w:r w:rsidRPr="009F1B7D">
              <w:t>&lt;/xs:sequence&gt;</w:t>
            </w:r>
          </w:p>
          <w:p w14:paraId="07018BB5" w14:textId="77777777" w:rsidR="00B7089E" w:rsidRPr="009F1B7D" w:rsidRDefault="00B7089E" w:rsidP="00011096">
            <w:pPr>
              <w:pStyle w:val="XML1"/>
            </w:pPr>
            <w:r w:rsidRPr="009F1B7D">
              <w:t>&lt;/xs:complexType&gt;</w:t>
            </w:r>
          </w:p>
          <w:p w14:paraId="61594F02" w14:textId="77777777" w:rsidR="00B7089E" w:rsidRPr="009F1B7D" w:rsidRDefault="00B7089E" w:rsidP="00011096">
            <w:pPr>
              <w:pStyle w:val="XML1"/>
            </w:pPr>
          </w:p>
          <w:p w14:paraId="3A38D8AB" w14:textId="77777777" w:rsidR="00B7089E" w:rsidRPr="009F1B7D" w:rsidRDefault="00B7089E" w:rsidP="00011096">
            <w:pPr>
              <w:pStyle w:val="XML1"/>
            </w:pPr>
            <w:r w:rsidRPr="009F1B7D">
              <w:t>&lt;xs:complexTypename="OFPortStateType"&gt;</w:t>
            </w:r>
          </w:p>
          <w:p w14:paraId="31DCE2E7" w14:textId="77777777" w:rsidR="00B7089E" w:rsidRPr="009F1B7D" w:rsidRDefault="00B7089E" w:rsidP="00011096">
            <w:pPr>
              <w:pStyle w:val="XML2"/>
            </w:pPr>
            <w:r w:rsidRPr="009F1B7D">
              <w:t>&lt;xs:sequence&gt;</w:t>
            </w:r>
          </w:p>
          <w:p w14:paraId="01F9760A" w14:textId="77777777" w:rsidR="00B7089E" w:rsidRPr="009F1B7D" w:rsidRDefault="00B7089E" w:rsidP="00011096">
            <w:pPr>
              <w:pStyle w:val="XML3"/>
            </w:pPr>
            <w:r w:rsidRPr="009F1B7D">
              <w:t xml:space="preserve">&lt;xs:element name="oper-state" </w:t>
            </w:r>
          </w:p>
          <w:p w14:paraId="5A3200FF" w14:textId="77777777" w:rsidR="00B7089E" w:rsidRPr="009F1B7D" w:rsidRDefault="00B7089E" w:rsidP="00011096">
            <w:pPr>
              <w:pStyle w:val="XML9"/>
            </w:pPr>
            <w:r w:rsidRPr="009F1B7D">
              <w:t>type="OFPortStateOptionsType"/&gt;</w:t>
            </w:r>
          </w:p>
          <w:p w14:paraId="4B5D2CA7" w14:textId="77777777" w:rsidR="00B7089E" w:rsidRPr="009F1B7D" w:rsidRDefault="00B7089E" w:rsidP="00011096">
            <w:pPr>
              <w:pStyle w:val="XML4"/>
            </w:pPr>
            <w:r w:rsidRPr="009F1B7D">
              <w:t xml:space="preserve">&lt;xs:element name="blocked" </w:t>
            </w:r>
          </w:p>
          <w:p w14:paraId="5086D05E" w14:textId="77777777" w:rsidR="00B7089E" w:rsidRPr="009F1B7D" w:rsidRDefault="00B7089E" w:rsidP="00011096">
            <w:pPr>
              <w:pStyle w:val="XML9"/>
            </w:pPr>
            <w:r w:rsidRPr="009F1B7D">
              <w:t>type="xs:boolean"/&gt;</w:t>
            </w:r>
          </w:p>
          <w:p w14:paraId="5EF48DD9" w14:textId="77777777" w:rsidR="00B7089E" w:rsidRPr="009F1B7D" w:rsidRDefault="00B7089E" w:rsidP="00011096">
            <w:pPr>
              <w:pStyle w:val="XML4"/>
            </w:pPr>
            <w:r w:rsidRPr="009F1B7D">
              <w:t xml:space="preserve">&lt;xs:element name="live" </w:t>
            </w:r>
          </w:p>
          <w:p w14:paraId="66F2A6A8" w14:textId="77777777" w:rsidR="00B7089E" w:rsidRPr="009F1B7D" w:rsidRDefault="00B7089E" w:rsidP="00011096">
            <w:pPr>
              <w:pStyle w:val="XML9"/>
            </w:pPr>
            <w:r w:rsidRPr="009F1B7D">
              <w:t>type="xs:boolean"/&gt;</w:t>
            </w:r>
          </w:p>
          <w:p w14:paraId="05F0594B" w14:textId="77777777" w:rsidR="00B7089E" w:rsidRPr="009F1B7D" w:rsidRDefault="00B7089E" w:rsidP="00011096">
            <w:pPr>
              <w:pStyle w:val="XML2"/>
            </w:pPr>
            <w:r w:rsidRPr="009F1B7D">
              <w:t>&lt;/xs:sequence&gt;</w:t>
            </w:r>
          </w:p>
          <w:p w14:paraId="709E590D" w14:textId="77777777" w:rsidR="00B7089E" w:rsidRPr="009F1B7D" w:rsidRDefault="00B7089E" w:rsidP="00011096">
            <w:pPr>
              <w:pStyle w:val="XML1"/>
            </w:pPr>
            <w:r w:rsidRPr="009F1B7D">
              <w:t>&lt;/xs:complexType&gt;</w:t>
            </w:r>
          </w:p>
          <w:p w14:paraId="05CB3A84" w14:textId="77777777" w:rsidR="00B7089E" w:rsidRPr="009F1B7D" w:rsidRDefault="00B7089E" w:rsidP="00011096">
            <w:pPr>
              <w:pStyle w:val="XML1"/>
            </w:pPr>
          </w:p>
          <w:p w14:paraId="609097EB" w14:textId="77777777" w:rsidR="00B7089E" w:rsidRPr="009F1B7D" w:rsidRDefault="00B7089E" w:rsidP="00011096">
            <w:pPr>
              <w:pStyle w:val="XML1"/>
            </w:pPr>
            <w:r w:rsidRPr="009F1B7D">
              <w:t>&lt;xs:simpleType name="OFPortStateOptionsType"&gt;</w:t>
            </w:r>
          </w:p>
          <w:p w14:paraId="2620F487" w14:textId="77777777" w:rsidR="00B7089E" w:rsidRPr="009F1B7D" w:rsidRDefault="00B7089E" w:rsidP="00011096">
            <w:pPr>
              <w:pStyle w:val="XML2"/>
            </w:pPr>
            <w:r w:rsidRPr="009F1B7D">
              <w:t>&lt;xs:restriction base="xs:string"&gt;</w:t>
            </w:r>
          </w:p>
          <w:p w14:paraId="5951B6EF" w14:textId="77777777" w:rsidR="00B7089E" w:rsidRPr="009F1B7D" w:rsidRDefault="00B7089E" w:rsidP="00011096">
            <w:pPr>
              <w:pStyle w:val="XML3"/>
            </w:pPr>
            <w:r w:rsidRPr="009F1B7D">
              <w:t>&lt;xs:enumeration value="up"/&gt;</w:t>
            </w:r>
          </w:p>
          <w:p w14:paraId="2EE3CB23" w14:textId="77777777" w:rsidR="00B7089E" w:rsidRPr="009F1B7D" w:rsidRDefault="00B7089E" w:rsidP="00011096">
            <w:pPr>
              <w:pStyle w:val="XML3"/>
            </w:pPr>
            <w:r w:rsidRPr="009F1B7D">
              <w:t>&lt;xs:enumeration value="down"/&gt;</w:t>
            </w:r>
          </w:p>
          <w:p w14:paraId="73F4CF29" w14:textId="77777777" w:rsidR="00B7089E" w:rsidRPr="009F1B7D" w:rsidRDefault="00B7089E" w:rsidP="00011096">
            <w:pPr>
              <w:pStyle w:val="XML2"/>
            </w:pPr>
            <w:r w:rsidRPr="009F1B7D">
              <w:t>&lt;/xs:restriction&gt;</w:t>
            </w:r>
          </w:p>
          <w:p w14:paraId="11BC42BF" w14:textId="77777777" w:rsidR="00B7089E" w:rsidRPr="009F1B7D" w:rsidRDefault="00B7089E" w:rsidP="00011096">
            <w:pPr>
              <w:pStyle w:val="XML1"/>
            </w:pPr>
            <w:r w:rsidRPr="009F1B7D">
              <w:t>&lt;/xs:simpleType&gt;</w:t>
            </w:r>
          </w:p>
          <w:p w14:paraId="7E594DC2" w14:textId="77777777" w:rsidR="00B7089E" w:rsidRPr="009F1B7D" w:rsidRDefault="00B7089E" w:rsidP="00011096">
            <w:pPr>
              <w:pStyle w:val="XML1"/>
            </w:pPr>
          </w:p>
          <w:p w14:paraId="43090A68" w14:textId="77777777" w:rsidR="00B7089E" w:rsidRPr="009F1B7D" w:rsidRDefault="00B7089E" w:rsidP="00011096">
            <w:pPr>
              <w:pStyle w:val="XML1"/>
            </w:pPr>
            <w:r w:rsidRPr="009F1B7D">
              <w:t>&lt;xs:complexTypename="OFPortCurrentFeatureListType"&gt;</w:t>
            </w:r>
          </w:p>
          <w:p w14:paraId="4CE1063B" w14:textId="77777777" w:rsidR="00B7089E" w:rsidRPr="009F1B7D" w:rsidRDefault="00B7089E" w:rsidP="00011096">
            <w:pPr>
              <w:pStyle w:val="XML2"/>
            </w:pPr>
            <w:r w:rsidRPr="009F1B7D">
              <w:t>&lt;xs:sequence&gt;</w:t>
            </w:r>
          </w:p>
          <w:p w14:paraId="6FB8E617" w14:textId="77777777" w:rsidR="00B7089E" w:rsidRPr="009F1B7D" w:rsidRDefault="00B7089E" w:rsidP="00011096">
            <w:pPr>
              <w:pStyle w:val="XML3"/>
            </w:pPr>
            <w:r w:rsidRPr="009F1B7D">
              <w:t xml:space="preserve">&lt;xs:element name="rate" </w:t>
            </w:r>
          </w:p>
          <w:p w14:paraId="235FE656" w14:textId="77777777" w:rsidR="00B7089E" w:rsidRPr="009F1B7D" w:rsidRDefault="00B7089E" w:rsidP="00011096">
            <w:pPr>
              <w:pStyle w:val="XML9"/>
            </w:pPr>
            <w:r w:rsidRPr="009F1B7D">
              <w:t>type="OFPortRateType"/&gt;</w:t>
            </w:r>
          </w:p>
          <w:p w14:paraId="31142CF6" w14:textId="77777777" w:rsidR="00B7089E" w:rsidRPr="009F1B7D" w:rsidRDefault="00B7089E" w:rsidP="00011096">
            <w:pPr>
              <w:pStyle w:val="XML3"/>
            </w:pPr>
            <w:r w:rsidRPr="009F1B7D">
              <w:t xml:space="preserve">&lt;xs:element name="auto-negotiate" </w:t>
            </w:r>
          </w:p>
          <w:p w14:paraId="6E0DAA4A" w14:textId="77777777" w:rsidR="00B7089E" w:rsidRPr="009F1B7D" w:rsidRDefault="00B7089E" w:rsidP="00011096">
            <w:pPr>
              <w:pStyle w:val="XML9"/>
            </w:pPr>
            <w:r w:rsidRPr="009F1B7D">
              <w:t>type="OFPortAutoNegotiateType"/&gt;</w:t>
            </w:r>
          </w:p>
          <w:p w14:paraId="1D4AB951" w14:textId="77777777" w:rsidR="00B7089E" w:rsidRPr="009F1B7D" w:rsidRDefault="00B7089E" w:rsidP="00011096">
            <w:pPr>
              <w:pStyle w:val="XML3"/>
            </w:pPr>
            <w:r w:rsidRPr="009F1B7D">
              <w:t xml:space="preserve">&lt;xs:element name="medium" </w:t>
            </w:r>
          </w:p>
          <w:p w14:paraId="56B42992" w14:textId="77777777" w:rsidR="00B7089E" w:rsidRPr="009F1B7D" w:rsidRDefault="00B7089E" w:rsidP="00011096">
            <w:pPr>
              <w:pStyle w:val="XML9"/>
            </w:pPr>
            <w:r w:rsidRPr="009F1B7D">
              <w:t>type="OFPortMediumType"/&gt;</w:t>
            </w:r>
          </w:p>
          <w:p w14:paraId="58ABBB60" w14:textId="77777777" w:rsidR="00B7089E" w:rsidRPr="009F1B7D" w:rsidRDefault="00B7089E" w:rsidP="00011096">
            <w:pPr>
              <w:pStyle w:val="XML3"/>
            </w:pPr>
            <w:r w:rsidRPr="009F1B7D">
              <w:t xml:space="preserve">&lt;xs:element name="pause" </w:t>
            </w:r>
          </w:p>
          <w:p w14:paraId="4F403CF2" w14:textId="77777777" w:rsidR="00B7089E" w:rsidRPr="009F1B7D" w:rsidRDefault="00B7089E" w:rsidP="00011096">
            <w:pPr>
              <w:pStyle w:val="XML9"/>
            </w:pPr>
            <w:r w:rsidRPr="009F1B7D">
              <w:t>type="OFPortPauseType" /&gt;</w:t>
            </w:r>
          </w:p>
          <w:p w14:paraId="6E6EFF68" w14:textId="77777777" w:rsidR="00B7089E" w:rsidRPr="009F1B7D" w:rsidRDefault="00B7089E" w:rsidP="00011096">
            <w:pPr>
              <w:pStyle w:val="XML2"/>
            </w:pPr>
            <w:r w:rsidRPr="009F1B7D">
              <w:t>&lt;/xs:sequence&gt;</w:t>
            </w:r>
          </w:p>
          <w:p w14:paraId="33491D69" w14:textId="77777777" w:rsidR="00B7089E" w:rsidRPr="009F1B7D" w:rsidRDefault="00B7089E" w:rsidP="00011096">
            <w:pPr>
              <w:pStyle w:val="XML1"/>
            </w:pPr>
            <w:r w:rsidRPr="009F1B7D">
              <w:t>&lt;/xs:complexType&gt;</w:t>
            </w:r>
          </w:p>
          <w:p w14:paraId="16FA1CE3" w14:textId="77777777" w:rsidR="00B7089E" w:rsidRPr="009F1B7D" w:rsidRDefault="00B7089E" w:rsidP="00011096">
            <w:pPr>
              <w:pStyle w:val="XML1"/>
            </w:pPr>
          </w:p>
          <w:p w14:paraId="1432FED8" w14:textId="77777777" w:rsidR="00B7089E" w:rsidRPr="009F1B7D" w:rsidRDefault="00B7089E" w:rsidP="00011096">
            <w:pPr>
              <w:pStyle w:val="XML1"/>
            </w:pPr>
            <w:r w:rsidRPr="009F1B7D">
              <w:t>&lt;xs:complexType name="OFPortOtherFeatureListType"&gt;</w:t>
            </w:r>
          </w:p>
          <w:p w14:paraId="036757CC" w14:textId="77777777" w:rsidR="00B7089E" w:rsidRPr="009F1B7D" w:rsidRDefault="00B7089E" w:rsidP="00011096">
            <w:pPr>
              <w:pStyle w:val="XML2"/>
            </w:pPr>
            <w:r w:rsidRPr="009F1B7D">
              <w:t>&lt;xs:sequence&gt;</w:t>
            </w:r>
          </w:p>
          <w:p w14:paraId="2E9FF0D9" w14:textId="77777777" w:rsidR="00B7089E" w:rsidRPr="009F1B7D" w:rsidRDefault="00B7089E" w:rsidP="00011096">
            <w:pPr>
              <w:pStyle w:val="XML3"/>
            </w:pPr>
            <w:r w:rsidRPr="009F1B7D">
              <w:t xml:space="preserve">&lt;xs:element name="rate" </w:t>
            </w:r>
          </w:p>
          <w:p w14:paraId="48E7701A" w14:textId="77777777" w:rsidR="00B7089E" w:rsidRPr="009F1B7D" w:rsidRDefault="00B7089E" w:rsidP="00011096">
            <w:pPr>
              <w:pStyle w:val="XML9"/>
            </w:pPr>
            <w:r w:rsidRPr="009F1B7D">
              <w:t>type="OFPortRateType"</w:t>
            </w:r>
          </w:p>
          <w:p w14:paraId="71C462EB" w14:textId="77777777" w:rsidR="00B7089E" w:rsidRPr="009F1B7D" w:rsidRDefault="00B7089E" w:rsidP="00011096">
            <w:pPr>
              <w:pStyle w:val="XML9"/>
            </w:pPr>
            <w:r w:rsidRPr="009F1B7D">
              <w:t>maxOccurs="unbounded"/&gt;</w:t>
            </w:r>
          </w:p>
          <w:p w14:paraId="1613CA88" w14:textId="77777777" w:rsidR="00B7089E" w:rsidRPr="009F1B7D" w:rsidRDefault="00B7089E" w:rsidP="00011096">
            <w:pPr>
              <w:pStyle w:val="XML3"/>
            </w:pPr>
            <w:r w:rsidRPr="009F1B7D">
              <w:t xml:space="preserve">&lt;xs:element name="auto-negotiate" </w:t>
            </w:r>
          </w:p>
          <w:p w14:paraId="104D924F" w14:textId="77777777" w:rsidR="00B7089E" w:rsidRPr="009F1B7D" w:rsidRDefault="00B7089E" w:rsidP="00011096">
            <w:pPr>
              <w:pStyle w:val="XML9"/>
            </w:pPr>
            <w:r w:rsidRPr="009F1B7D">
              <w:t>type="OFPortAutoNegotiateType"/&gt;</w:t>
            </w:r>
          </w:p>
          <w:p w14:paraId="0AF29E72" w14:textId="77777777" w:rsidR="00B7089E" w:rsidRPr="009F1B7D" w:rsidRDefault="00B7089E" w:rsidP="00011096">
            <w:pPr>
              <w:pStyle w:val="XML3"/>
            </w:pPr>
            <w:r w:rsidRPr="009F1B7D">
              <w:t xml:space="preserve">&lt;xs:element name="medium" </w:t>
            </w:r>
          </w:p>
          <w:p w14:paraId="18B5224E" w14:textId="77777777" w:rsidR="00B7089E" w:rsidRPr="009F1B7D" w:rsidRDefault="00B7089E" w:rsidP="00011096">
            <w:pPr>
              <w:pStyle w:val="XML9"/>
            </w:pPr>
            <w:r w:rsidRPr="009F1B7D">
              <w:t xml:space="preserve">type="OFPortMediumType" </w:t>
            </w:r>
          </w:p>
          <w:p w14:paraId="77F1C839" w14:textId="77777777" w:rsidR="00B7089E" w:rsidRPr="009F1B7D" w:rsidRDefault="00B7089E" w:rsidP="00011096">
            <w:pPr>
              <w:pStyle w:val="XML9"/>
            </w:pPr>
            <w:r w:rsidRPr="009F1B7D">
              <w:t>maxOccurs="unbounded"/&gt;</w:t>
            </w:r>
          </w:p>
          <w:p w14:paraId="119B3443" w14:textId="77777777" w:rsidR="00B7089E" w:rsidRPr="009F1B7D" w:rsidRDefault="00B7089E" w:rsidP="00011096">
            <w:pPr>
              <w:pStyle w:val="XML3"/>
            </w:pPr>
            <w:r w:rsidRPr="009F1B7D">
              <w:t xml:space="preserve">&lt;xs:element name="pause" </w:t>
            </w:r>
          </w:p>
          <w:p w14:paraId="0A30A411" w14:textId="77777777" w:rsidR="00B7089E" w:rsidRPr="009F1B7D" w:rsidRDefault="00B7089E" w:rsidP="00011096">
            <w:pPr>
              <w:pStyle w:val="XML9"/>
            </w:pPr>
            <w:r w:rsidRPr="009F1B7D">
              <w:t>type="OFPortPauseType"/&gt;</w:t>
            </w:r>
          </w:p>
          <w:p w14:paraId="0712DCB9" w14:textId="77777777" w:rsidR="00B7089E" w:rsidRPr="009F1B7D" w:rsidRDefault="00B7089E" w:rsidP="00011096">
            <w:pPr>
              <w:pStyle w:val="XML2"/>
            </w:pPr>
            <w:r w:rsidRPr="009F1B7D">
              <w:t>&lt;/xs:sequence&gt;</w:t>
            </w:r>
          </w:p>
          <w:p w14:paraId="79AA4FB0" w14:textId="77777777" w:rsidR="00B7089E" w:rsidRPr="009F1B7D" w:rsidRDefault="00B7089E" w:rsidP="00011096">
            <w:pPr>
              <w:pStyle w:val="XML1"/>
            </w:pPr>
            <w:r w:rsidRPr="009F1B7D">
              <w:t>&lt;/xs:complexType&gt;</w:t>
            </w:r>
          </w:p>
          <w:p w14:paraId="528B5B2A" w14:textId="77777777" w:rsidR="00B7089E" w:rsidRDefault="00B7089E" w:rsidP="00011096">
            <w:pPr>
              <w:pStyle w:val="XML1"/>
            </w:pPr>
          </w:p>
          <w:p w14:paraId="47353FC9" w14:textId="3BC2CA78" w:rsidR="00712E70" w:rsidRPr="009F1B7D" w:rsidRDefault="00712E70" w:rsidP="00712E70">
            <w:pPr>
              <w:pStyle w:val="XML1"/>
            </w:pPr>
            <w:r>
              <w:t>&lt;xs:complexType name="OFTunnel</w:t>
            </w:r>
            <w:r w:rsidRPr="009F1B7D">
              <w:t>Type"&gt;</w:t>
            </w:r>
          </w:p>
          <w:p w14:paraId="60DCE094" w14:textId="77777777" w:rsidR="00712E70" w:rsidRDefault="00712E70" w:rsidP="00712E70">
            <w:pPr>
              <w:pStyle w:val="XML2"/>
            </w:pPr>
            <w:r w:rsidRPr="009F1B7D">
              <w:t>&lt;xs:sequence&gt;</w:t>
            </w:r>
          </w:p>
          <w:p w14:paraId="38585280" w14:textId="77777777" w:rsidR="00FF445F" w:rsidRDefault="00FF445F" w:rsidP="00FF445F">
            <w:pPr>
              <w:pStyle w:val="XML3"/>
            </w:pPr>
            <w:r>
              <w:t>&lt;xs:choice&gt;</w:t>
            </w:r>
          </w:p>
          <w:p w14:paraId="2F61D842" w14:textId="34F7C56D" w:rsidR="00FF445F" w:rsidRDefault="00FF445F" w:rsidP="00FF445F">
            <w:pPr>
              <w:pStyle w:val="XML4"/>
            </w:pPr>
            <w:r w:rsidRPr="009F1B7D">
              <w:t>&lt;xs:element name</w:t>
            </w:r>
            <w:r>
              <w:t>=”</w:t>
            </w:r>
            <w:r w:rsidR="00515F8F">
              <w:t>local-endpoint-</w:t>
            </w:r>
            <w:r>
              <w:t>ipv4-address”</w:t>
            </w:r>
          </w:p>
          <w:p w14:paraId="57B23B0F" w14:textId="77777777" w:rsidR="00FF445F" w:rsidRDefault="00FF445F" w:rsidP="00FF445F">
            <w:pPr>
              <w:pStyle w:val="XML9"/>
            </w:pPr>
            <w:r>
              <w:t>type="inet:ipv4-address</w:t>
            </w:r>
            <w:r w:rsidRPr="009F1B7D">
              <w:t>"/&gt;</w:t>
            </w:r>
          </w:p>
          <w:p w14:paraId="6B909B8B" w14:textId="194E1C4C" w:rsidR="00FF445F" w:rsidRDefault="00FF445F" w:rsidP="00FF445F">
            <w:pPr>
              <w:pStyle w:val="XML4"/>
            </w:pPr>
            <w:r w:rsidRPr="009F1B7D">
              <w:lastRenderedPageBreak/>
              <w:t>&lt;xs:element name</w:t>
            </w:r>
            <w:r>
              <w:t>=”</w:t>
            </w:r>
            <w:r w:rsidR="00515F8F">
              <w:t>local-endpoint-</w:t>
            </w:r>
            <w:r>
              <w:t>ipv6-address”</w:t>
            </w:r>
          </w:p>
          <w:p w14:paraId="25AC0F52" w14:textId="77777777" w:rsidR="00FF445F" w:rsidRDefault="00FF445F" w:rsidP="00FF445F">
            <w:pPr>
              <w:pStyle w:val="XML9"/>
            </w:pPr>
            <w:r>
              <w:t>type="inet:ipv6-address</w:t>
            </w:r>
            <w:r w:rsidRPr="009F1B7D">
              <w:t>"/&gt;</w:t>
            </w:r>
          </w:p>
          <w:p w14:paraId="54D47EF3" w14:textId="192AC82D" w:rsidR="00FF445F" w:rsidRDefault="00FF445F" w:rsidP="00FF445F">
            <w:pPr>
              <w:pStyle w:val="XML4"/>
            </w:pPr>
            <w:r w:rsidRPr="009F1B7D">
              <w:t>&lt;xs:element name</w:t>
            </w:r>
            <w:r>
              <w:t>=”</w:t>
            </w:r>
            <w:r w:rsidR="00515F8F">
              <w:t>local-endpoint-</w:t>
            </w:r>
            <w:r>
              <w:t>mac-address”</w:t>
            </w:r>
          </w:p>
          <w:p w14:paraId="77171906" w14:textId="77777777" w:rsidR="00FF445F" w:rsidRDefault="00FF445F" w:rsidP="00FF445F">
            <w:pPr>
              <w:pStyle w:val="XML9"/>
            </w:pPr>
            <w:r>
              <w:t>type="inet:mac-address</w:t>
            </w:r>
            <w:r w:rsidRPr="009F1B7D">
              <w:t>"/&gt;</w:t>
            </w:r>
          </w:p>
          <w:p w14:paraId="4C27F8D6" w14:textId="77777777" w:rsidR="00FF445F" w:rsidRDefault="00FF445F" w:rsidP="00FF445F">
            <w:pPr>
              <w:pStyle w:val="XML3"/>
            </w:pPr>
            <w:r>
              <w:t>&lt;/</w:t>
            </w:r>
            <w:r w:rsidRPr="009F1B7D">
              <w:t>xs:</w:t>
            </w:r>
            <w:r>
              <w:t>choice&gt;</w:t>
            </w:r>
          </w:p>
          <w:p w14:paraId="352D1D70" w14:textId="77777777" w:rsidR="00515F8F" w:rsidRDefault="00515F8F" w:rsidP="00515F8F">
            <w:pPr>
              <w:pStyle w:val="XML3"/>
            </w:pPr>
            <w:r>
              <w:t>&lt;xs:choice&gt;</w:t>
            </w:r>
          </w:p>
          <w:p w14:paraId="1ECF3379" w14:textId="2C7532E6" w:rsidR="00515F8F" w:rsidRDefault="00515F8F" w:rsidP="00515F8F">
            <w:pPr>
              <w:pStyle w:val="XML4"/>
            </w:pPr>
            <w:r w:rsidRPr="009F1B7D">
              <w:t>&lt;xs:element name</w:t>
            </w:r>
            <w:r>
              <w:t>=”remote-endpoint-ipv4-address”</w:t>
            </w:r>
          </w:p>
          <w:p w14:paraId="0DF65E02" w14:textId="77777777" w:rsidR="00515F8F" w:rsidRDefault="00515F8F" w:rsidP="00515F8F">
            <w:pPr>
              <w:pStyle w:val="XML9"/>
            </w:pPr>
            <w:r>
              <w:t>type="inet:ipv4-address</w:t>
            </w:r>
            <w:r w:rsidRPr="009F1B7D">
              <w:t>"/&gt;</w:t>
            </w:r>
          </w:p>
          <w:p w14:paraId="3F813D48" w14:textId="3A5824DC" w:rsidR="00515F8F" w:rsidRDefault="00515F8F" w:rsidP="00515F8F">
            <w:pPr>
              <w:pStyle w:val="XML4"/>
            </w:pPr>
            <w:r w:rsidRPr="009F1B7D">
              <w:t>&lt;xs:element name</w:t>
            </w:r>
            <w:r>
              <w:t>=”remote-endpoint-ipv6-address”</w:t>
            </w:r>
          </w:p>
          <w:p w14:paraId="5C18C2BB" w14:textId="77777777" w:rsidR="00515F8F" w:rsidRDefault="00515F8F" w:rsidP="00515F8F">
            <w:pPr>
              <w:pStyle w:val="XML9"/>
            </w:pPr>
            <w:r>
              <w:t>type="inet:ipv6-address</w:t>
            </w:r>
            <w:r w:rsidRPr="009F1B7D">
              <w:t>"/&gt;</w:t>
            </w:r>
          </w:p>
          <w:p w14:paraId="3CF35607" w14:textId="0486680F" w:rsidR="00515F8F" w:rsidRDefault="00515F8F" w:rsidP="00515F8F">
            <w:pPr>
              <w:pStyle w:val="XML4"/>
            </w:pPr>
            <w:r w:rsidRPr="009F1B7D">
              <w:t>&lt;xs:element name</w:t>
            </w:r>
            <w:r>
              <w:t>=”remote-endpoint-mac-address”</w:t>
            </w:r>
          </w:p>
          <w:p w14:paraId="5E381911" w14:textId="77777777" w:rsidR="00515F8F" w:rsidRDefault="00515F8F" w:rsidP="00515F8F">
            <w:pPr>
              <w:pStyle w:val="XML9"/>
            </w:pPr>
            <w:r>
              <w:t>type="inet:mac-address</w:t>
            </w:r>
            <w:r w:rsidRPr="009F1B7D">
              <w:t>"/&gt;</w:t>
            </w:r>
          </w:p>
          <w:p w14:paraId="292688CE" w14:textId="77777777" w:rsidR="00515F8F" w:rsidRDefault="00515F8F" w:rsidP="00515F8F">
            <w:pPr>
              <w:pStyle w:val="XML3"/>
            </w:pPr>
            <w:r>
              <w:t>&lt;/</w:t>
            </w:r>
            <w:r w:rsidRPr="009F1B7D">
              <w:t>xs:</w:t>
            </w:r>
            <w:r>
              <w:t>choice&gt;</w:t>
            </w:r>
          </w:p>
          <w:p w14:paraId="74D46991" w14:textId="77777777" w:rsidR="00712E70" w:rsidRPr="009F1B7D" w:rsidRDefault="00712E70" w:rsidP="00712E70">
            <w:pPr>
              <w:pStyle w:val="XML2"/>
            </w:pPr>
            <w:r w:rsidRPr="009F1B7D">
              <w:t>&lt;/xs:sequence&gt;</w:t>
            </w:r>
          </w:p>
          <w:p w14:paraId="13E2D431" w14:textId="77777777" w:rsidR="00712E70" w:rsidRPr="009F1B7D" w:rsidRDefault="00712E70" w:rsidP="00712E70">
            <w:pPr>
              <w:pStyle w:val="XML1"/>
            </w:pPr>
            <w:r w:rsidRPr="009F1B7D">
              <w:t>&lt;/xs:complexType&gt;</w:t>
            </w:r>
          </w:p>
          <w:p w14:paraId="7FF320A8" w14:textId="77777777" w:rsidR="00712E70" w:rsidRPr="009F1B7D" w:rsidRDefault="00712E70" w:rsidP="00712E70">
            <w:pPr>
              <w:pStyle w:val="XML3"/>
              <w:ind w:left="0" w:firstLine="0"/>
            </w:pPr>
          </w:p>
          <w:p w14:paraId="5C58D905" w14:textId="3C544238" w:rsidR="00712E70" w:rsidRDefault="00712E70" w:rsidP="00712E70">
            <w:pPr>
              <w:pStyle w:val="XML1"/>
            </w:pPr>
            <w:r>
              <w:t>&lt;xs:complexType name="</w:t>
            </w:r>
            <w:r w:rsidR="003C6552">
              <w:t>OF</w:t>
            </w:r>
            <w:r>
              <w:t>IPinGRE</w:t>
            </w:r>
            <w:r w:rsidR="003C6552">
              <w:t>tunnelType</w:t>
            </w:r>
            <w:r>
              <w:t>"&gt;</w:t>
            </w:r>
          </w:p>
          <w:p w14:paraId="578A81C3" w14:textId="77777777" w:rsidR="00712E70" w:rsidRDefault="00712E70" w:rsidP="00712E70">
            <w:pPr>
              <w:pStyle w:val="XML2"/>
            </w:pPr>
            <w:r>
              <w:t>&lt;xs:complexContent&gt;</w:t>
            </w:r>
          </w:p>
          <w:p w14:paraId="77A0F3B9" w14:textId="3ADE35EF" w:rsidR="00712E70" w:rsidRDefault="00712E70" w:rsidP="00712E70">
            <w:pPr>
              <w:pStyle w:val="XML3"/>
            </w:pPr>
            <w:r>
              <w:t>&lt;xs:extension base="OFTunnelType"&gt;</w:t>
            </w:r>
          </w:p>
          <w:p w14:paraId="74B2F0E5" w14:textId="77777777" w:rsidR="00712E70" w:rsidRDefault="00712E70" w:rsidP="00712E70">
            <w:pPr>
              <w:pStyle w:val="XML4"/>
            </w:pPr>
            <w:r>
              <w:t>&lt;xs:sequence&gt;</w:t>
            </w:r>
          </w:p>
          <w:p w14:paraId="0FD08897" w14:textId="77777777" w:rsidR="00712E70" w:rsidRDefault="00712E70" w:rsidP="00712E70">
            <w:pPr>
              <w:pStyle w:val="XML5"/>
            </w:pPr>
            <w:r>
              <w:t>&lt;xs:element name="checksum-present" type="xs:boolean"</w:t>
            </w:r>
          </w:p>
          <w:p w14:paraId="4E14C506" w14:textId="77777777" w:rsidR="00712E70" w:rsidRDefault="00712E70" w:rsidP="00712E70">
            <w:pPr>
              <w:pStyle w:val="XML9"/>
            </w:pPr>
            <w:r>
              <w:t>default="true"/&gt;</w:t>
            </w:r>
          </w:p>
          <w:p w14:paraId="0DD74B8D" w14:textId="77777777" w:rsidR="00712E70" w:rsidRDefault="00712E70" w:rsidP="00712E70">
            <w:pPr>
              <w:pStyle w:val="XML5"/>
            </w:pPr>
            <w:r>
              <w:t xml:space="preserve">&lt;xs:element name="key-present" type="xs:boolean" </w:t>
            </w:r>
          </w:p>
          <w:p w14:paraId="177A27EF" w14:textId="77777777" w:rsidR="00712E70" w:rsidRDefault="00712E70" w:rsidP="00712E70">
            <w:pPr>
              <w:pStyle w:val="XML9"/>
            </w:pPr>
            <w:r>
              <w:t>default="true"/&gt;</w:t>
            </w:r>
          </w:p>
          <w:p w14:paraId="445AA8C8" w14:textId="77777777" w:rsidR="00712E70" w:rsidRDefault="00712E70" w:rsidP="00712E70">
            <w:pPr>
              <w:pStyle w:val="XML5"/>
            </w:pPr>
            <w:r>
              <w:t>&lt;xs:element name="key" type="xs:unsignedInt"/&gt;</w:t>
            </w:r>
          </w:p>
          <w:p w14:paraId="6509D9E5" w14:textId="77777777" w:rsidR="00712E70" w:rsidRDefault="00712E70" w:rsidP="00712E70">
            <w:pPr>
              <w:pStyle w:val="XML5"/>
            </w:pPr>
            <w:r>
              <w:t xml:space="preserve">&lt;xs:element name="sequence-number-present" type="xs:boolean" </w:t>
            </w:r>
          </w:p>
          <w:p w14:paraId="45F90CD8" w14:textId="77777777" w:rsidR="00712E70" w:rsidRDefault="00712E70" w:rsidP="00712E70">
            <w:pPr>
              <w:pStyle w:val="XML9"/>
            </w:pPr>
            <w:r>
              <w:t>default="false"/&gt;</w:t>
            </w:r>
          </w:p>
          <w:p w14:paraId="7E6E8E76" w14:textId="77777777" w:rsidR="00712E70" w:rsidRDefault="00712E70" w:rsidP="00712E70">
            <w:pPr>
              <w:pStyle w:val="XML4"/>
            </w:pPr>
            <w:r>
              <w:t>&lt;/xs:sequence&gt;</w:t>
            </w:r>
          </w:p>
          <w:p w14:paraId="725C3675" w14:textId="77777777" w:rsidR="00712E70" w:rsidRDefault="00712E70" w:rsidP="00712E70">
            <w:pPr>
              <w:pStyle w:val="XML3"/>
            </w:pPr>
            <w:r>
              <w:t>&lt;/xs:extension&gt;</w:t>
            </w:r>
          </w:p>
          <w:p w14:paraId="56A20E6E" w14:textId="77777777" w:rsidR="00712E70" w:rsidRDefault="00712E70" w:rsidP="00712E70">
            <w:pPr>
              <w:pStyle w:val="XML2"/>
            </w:pPr>
            <w:r>
              <w:t>&lt;/xs:complexContent&gt;</w:t>
            </w:r>
          </w:p>
          <w:p w14:paraId="22106968" w14:textId="77777777" w:rsidR="00712E70" w:rsidRDefault="00712E70" w:rsidP="00712E70">
            <w:pPr>
              <w:pStyle w:val="XML1"/>
            </w:pPr>
            <w:r>
              <w:t>&lt;/xs:complexType&gt;</w:t>
            </w:r>
          </w:p>
          <w:p w14:paraId="6AA86D48" w14:textId="77777777" w:rsidR="00712E70" w:rsidRDefault="00712E70" w:rsidP="00712E70">
            <w:pPr>
              <w:pStyle w:val="XML1"/>
            </w:pPr>
          </w:p>
          <w:p w14:paraId="5A754D54" w14:textId="677170CF" w:rsidR="00712E70" w:rsidRDefault="003C6552" w:rsidP="00712E70">
            <w:pPr>
              <w:pStyle w:val="XML1"/>
            </w:pPr>
            <w:r>
              <w:t>&lt;xs:complexType name="OF</w:t>
            </w:r>
            <w:r w:rsidR="00712E70">
              <w:t>VxLANTunnelType"&gt;</w:t>
            </w:r>
          </w:p>
          <w:p w14:paraId="6124781D" w14:textId="77777777" w:rsidR="00712E70" w:rsidRDefault="00712E70" w:rsidP="00712E70">
            <w:pPr>
              <w:pStyle w:val="XML2"/>
            </w:pPr>
            <w:r>
              <w:t>&lt;xs:complexContent&gt;</w:t>
            </w:r>
          </w:p>
          <w:p w14:paraId="4F20E041" w14:textId="79C7F194" w:rsidR="00712E70" w:rsidRDefault="00712E70" w:rsidP="00712E70">
            <w:pPr>
              <w:pStyle w:val="XML3"/>
            </w:pPr>
            <w:r>
              <w:t>&lt;xs:extension base="OFTunnelType"&gt;</w:t>
            </w:r>
          </w:p>
          <w:p w14:paraId="3B47F0C9" w14:textId="77777777" w:rsidR="00712E70" w:rsidRDefault="00712E70" w:rsidP="00712E70">
            <w:pPr>
              <w:pStyle w:val="XML4"/>
            </w:pPr>
            <w:r>
              <w:t>&lt;xs:sequence&gt;</w:t>
            </w:r>
          </w:p>
          <w:p w14:paraId="51ED1A52" w14:textId="77777777" w:rsidR="00712E70" w:rsidRDefault="00712E70" w:rsidP="00712E70">
            <w:pPr>
              <w:pStyle w:val="XML5"/>
            </w:pPr>
            <w:r>
              <w:t>&lt;xs:element name="vni-valid" type="xs:boolean"</w:t>
            </w:r>
          </w:p>
          <w:p w14:paraId="1017AAB0" w14:textId="77777777" w:rsidR="00712E70" w:rsidRDefault="00712E70" w:rsidP="00712E70">
            <w:pPr>
              <w:pStyle w:val="XML9"/>
            </w:pPr>
            <w:r>
              <w:t>default="true"/&gt;</w:t>
            </w:r>
          </w:p>
          <w:p w14:paraId="76FBCED1" w14:textId="77777777" w:rsidR="00712E70" w:rsidRDefault="00712E70" w:rsidP="00712E70">
            <w:pPr>
              <w:pStyle w:val="XML5"/>
            </w:pPr>
            <w:r>
              <w:t>&lt;xs:element name="vni" type="xs:unsignedInt"/&gt;</w:t>
            </w:r>
          </w:p>
          <w:p w14:paraId="353A2090" w14:textId="77777777" w:rsidR="00712E70" w:rsidRDefault="00712E70" w:rsidP="00712E70">
            <w:pPr>
              <w:pStyle w:val="XML5"/>
            </w:pPr>
            <w:r>
              <w:t>&lt;xs:element name="vni-multicast-group" type="inet:ip-address"/&gt;</w:t>
            </w:r>
          </w:p>
          <w:p w14:paraId="11FFF8E0" w14:textId="77777777" w:rsidR="00712E70" w:rsidRDefault="00712E70" w:rsidP="00712E70">
            <w:pPr>
              <w:pStyle w:val="XML5"/>
            </w:pPr>
            <w:r>
              <w:t>&lt;xs:element name="udp-source-port" type="xs:unsignedInt"/&gt;</w:t>
            </w:r>
            <w:r>
              <w:tab/>
            </w:r>
          </w:p>
          <w:p w14:paraId="23FB6492" w14:textId="77777777" w:rsidR="00712E70" w:rsidRDefault="00712E70" w:rsidP="00712E70">
            <w:pPr>
              <w:pStyle w:val="XML5"/>
            </w:pPr>
            <w:r>
              <w:t xml:space="preserve">&lt;xs:element name="udp-dest-port" type="xs:unsignedInt" </w:t>
            </w:r>
          </w:p>
          <w:p w14:paraId="7E4DFB8B" w14:textId="77777777" w:rsidR="00712E70" w:rsidRPr="007633B9" w:rsidRDefault="00712E70" w:rsidP="00712E70">
            <w:pPr>
              <w:pStyle w:val="XML9"/>
            </w:pPr>
            <w:r w:rsidRPr="007633B9">
              <w:t>default=IANA_VXLAN_PORT/&gt;</w:t>
            </w:r>
          </w:p>
          <w:p w14:paraId="10B800C8" w14:textId="77777777" w:rsidR="00712E70" w:rsidRDefault="00712E70" w:rsidP="00712E70">
            <w:pPr>
              <w:pStyle w:val="XML5"/>
            </w:pPr>
            <w:r>
              <w:t>&lt;xs:element name="udp-checksum" type="xs:boolean"</w:t>
            </w:r>
          </w:p>
          <w:p w14:paraId="7E02A0BD" w14:textId="77777777" w:rsidR="00712E70" w:rsidRDefault="00712E70" w:rsidP="00712E70">
            <w:pPr>
              <w:pStyle w:val="XML9"/>
            </w:pPr>
            <w:r>
              <w:t>default="false"/&gt;</w:t>
            </w:r>
          </w:p>
          <w:p w14:paraId="45DD79AE" w14:textId="77777777" w:rsidR="00712E70" w:rsidRDefault="00712E70" w:rsidP="00712E70">
            <w:pPr>
              <w:pStyle w:val="XML4"/>
            </w:pPr>
            <w:r>
              <w:t>&lt;/xs:sequence&gt;</w:t>
            </w:r>
          </w:p>
          <w:p w14:paraId="5C91EE56" w14:textId="77777777" w:rsidR="00712E70" w:rsidRDefault="00712E70" w:rsidP="00712E70">
            <w:pPr>
              <w:pStyle w:val="XML3"/>
            </w:pPr>
            <w:r>
              <w:t>&lt;/xs:extension&gt;</w:t>
            </w:r>
          </w:p>
          <w:p w14:paraId="6571492F" w14:textId="77777777" w:rsidR="00712E70" w:rsidRDefault="00712E70" w:rsidP="00712E70">
            <w:pPr>
              <w:pStyle w:val="XML2"/>
            </w:pPr>
            <w:r>
              <w:t>&lt;/xs:complexContent&gt;</w:t>
            </w:r>
          </w:p>
          <w:p w14:paraId="46117826" w14:textId="77777777" w:rsidR="00712E70" w:rsidRDefault="00712E70" w:rsidP="00712E70">
            <w:pPr>
              <w:pStyle w:val="XML1"/>
            </w:pPr>
            <w:r>
              <w:t>&lt;/xs:complexType&gt;</w:t>
            </w:r>
          </w:p>
          <w:p w14:paraId="273B2F1C" w14:textId="77777777" w:rsidR="00712E70" w:rsidRDefault="00712E70" w:rsidP="00712E70">
            <w:pPr>
              <w:pStyle w:val="XML1"/>
            </w:pPr>
          </w:p>
          <w:p w14:paraId="248B0ED4" w14:textId="65F03714" w:rsidR="00712E70" w:rsidRDefault="00712E70" w:rsidP="00712E70">
            <w:pPr>
              <w:pStyle w:val="XML1"/>
            </w:pPr>
            <w:r>
              <w:t>&lt;xs:complexType name="</w:t>
            </w:r>
            <w:r w:rsidR="003C6552">
              <w:t>OFNVGRETunnelType</w:t>
            </w:r>
            <w:r>
              <w:t>"&gt;</w:t>
            </w:r>
          </w:p>
          <w:p w14:paraId="05C4A3B3" w14:textId="77777777" w:rsidR="00712E70" w:rsidRDefault="00712E70" w:rsidP="00712E70">
            <w:pPr>
              <w:pStyle w:val="XML2"/>
            </w:pPr>
            <w:r>
              <w:t>&lt;xs:complexContent&gt;</w:t>
            </w:r>
          </w:p>
          <w:p w14:paraId="63C8C4D8" w14:textId="068BC037" w:rsidR="00712E70" w:rsidRDefault="00712E70" w:rsidP="00712E70">
            <w:pPr>
              <w:pStyle w:val="XML3"/>
            </w:pPr>
            <w:r>
              <w:t>&lt;xs:extension base="OFTunnelType"&gt;</w:t>
            </w:r>
          </w:p>
          <w:p w14:paraId="283482DD" w14:textId="77777777" w:rsidR="00712E70" w:rsidRDefault="00712E70" w:rsidP="00712E70">
            <w:pPr>
              <w:pStyle w:val="XML4"/>
            </w:pPr>
            <w:r>
              <w:t>&lt;xs:sequence&gt;</w:t>
            </w:r>
          </w:p>
          <w:p w14:paraId="018D1D73" w14:textId="77777777" w:rsidR="00712E70" w:rsidRDefault="00712E70" w:rsidP="00712E70">
            <w:pPr>
              <w:pStyle w:val="XML4"/>
            </w:pPr>
            <w:r>
              <w:t>&lt;xs:element name="tni" type="xs:unsignedInt"/&gt;</w:t>
            </w:r>
          </w:p>
          <w:p w14:paraId="1DAF6AFE" w14:textId="70F9B2D7" w:rsidR="00712E70" w:rsidRDefault="00712E70" w:rsidP="00712E70">
            <w:pPr>
              <w:pStyle w:val="XML4"/>
            </w:pPr>
            <w:r>
              <w:t>&lt;xs:element name="tni-</w:t>
            </w:r>
            <w:r w:rsidR="008F2AF0">
              <w:t>user</w:t>
            </w:r>
            <w:r>
              <w:t>" type="xs:unsignedInt"/&gt;</w:t>
            </w:r>
          </w:p>
          <w:p w14:paraId="6DA85E2D" w14:textId="77777777" w:rsidR="00712E70" w:rsidRDefault="00712E70" w:rsidP="00712E70">
            <w:pPr>
              <w:pStyle w:val="XML4"/>
            </w:pPr>
            <w:r>
              <w:lastRenderedPageBreak/>
              <w:t xml:space="preserve">&lt;xs:element name="tni-multicast-group" </w:t>
            </w:r>
          </w:p>
          <w:p w14:paraId="6F31C9C3" w14:textId="77777777" w:rsidR="00712E70" w:rsidRDefault="00712E70" w:rsidP="00712E70">
            <w:pPr>
              <w:pStyle w:val="XML9"/>
            </w:pPr>
            <w:r>
              <w:t>type="inet:ip-address"/&gt;</w:t>
            </w:r>
          </w:p>
          <w:p w14:paraId="6416252A" w14:textId="77777777" w:rsidR="00712E70" w:rsidRDefault="00712E70" w:rsidP="00712E70">
            <w:pPr>
              <w:pStyle w:val="XML4"/>
            </w:pPr>
            <w:r>
              <w:t>&lt;/xs:sequence&gt;</w:t>
            </w:r>
          </w:p>
          <w:p w14:paraId="409CA8AE" w14:textId="77777777" w:rsidR="00712E70" w:rsidRDefault="00712E70" w:rsidP="00712E70">
            <w:pPr>
              <w:pStyle w:val="XML3"/>
            </w:pPr>
            <w:r>
              <w:t>&lt;/xs:extension&gt;</w:t>
            </w:r>
          </w:p>
          <w:p w14:paraId="54FFEEAE" w14:textId="77777777" w:rsidR="00712E70" w:rsidRDefault="00712E70" w:rsidP="00712E70">
            <w:pPr>
              <w:pStyle w:val="XML2"/>
            </w:pPr>
            <w:r>
              <w:t>&lt;/xs:complexContent&gt;</w:t>
            </w:r>
          </w:p>
          <w:p w14:paraId="79747062" w14:textId="77777777" w:rsidR="00712E70" w:rsidRDefault="00712E70" w:rsidP="00712E70">
            <w:pPr>
              <w:pStyle w:val="XML1"/>
            </w:pPr>
            <w:r>
              <w:t>&lt;/xs:complexType&gt;</w:t>
            </w:r>
          </w:p>
          <w:p w14:paraId="15C012C5" w14:textId="77777777" w:rsidR="00712E70" w:rsidRPr="009F1B7D" w:rsidRDefault="00712E70" w:rsidP="00011096">
            <w:pPr>
              <w:pStyle w:val="XML1"/>
            </w:pPr>
          </w:p>
        </w:tc>
      </w:tr>
    </w:tbl>
    <w:p w14:paraId="0C46D66E" w14:textId="77777777" w:rsidR="00B7089E" w:rsidRPr="009F1B7D" w:rsidRDefault="00B7089E" w:rsidP="00B7089E">
      <w:pPr>
        <w:pStyle w:val="BodyText"/>
      </w:pPr>
    </w:p>
    <w:p w14:paraId="149CFE13" w14:textId="6DE39D74" w:rsidR="00B7089E" w:rsidRPr="009F1B7D" w:rsidRDefault="00B7089E" w:rsidP="00D14D27">
      <w:pPr>
        <w:pStyle w:val="Heading3"/>
      </w:pPr>
      <w:bookmarkStart w:id="1392" w:name="_Toc315954015"/>
      <w:bookmarkStart w:id="1393" w:name="_Toc316542525"/>
      <w:bookmarkStart w:id="1394" w:name="_Toc320556717"/>
      <w:r w:rsidRPr="00DB42FD">
        <w:t>XML Example</w:t>
      </w:r>
      <w:bookmarkEnd w:id="1392"/>
      <w:bookmarkEnd w:id="1393"/>
      <w:bookmarkEnd w:id="1394"/>
      <w:r w:rsidR="007344A3">
        <w:t>s</w:t>
      </w:r>
    </w:p>
    <w:tbl>
      <w:tblPr>
        <w:tblStyle w:val="TableGrid"/>
        <w:tblW w:w="0" w:type="auto"/>
        <w:tblInd w:w="378" w:type="dxa"/>
        <w:shd w:val="clear" w:color="auto" w:fill="C8FCCD"/>
        <w:tblLook w:val="04A0" w:firstRow="1" w:lastRow="0" w:firstColumn="1" w:lastColumn="0" w:noHBand="0" w:noVBand="1"/>
      </w:tblPr>
      <w:tblGrid>
        <w:gridCol w:w="8820"/>
      </w:tblGrid>
      <w:tr w:rsidR="00B7089E" w:rsidRPr="009F1B7D" w14:paraId="78B092FB" w14:textId="77777777" w:rsidTr="006F4495">
        <w:tc>
          <w:tcPr>
            <w:tcW w:w="8820" w:type="dxa"/>
            <w:shd w:val="clear" w:color="auto" w:fill="C8FCCD"/>
          </w:tcPr>
          <w:p w14:paraId="34A660FD" w14:textId="77777777" w:rsidR="007344A3" w:rsidRDefault="007344A3" w:rsidP="007344A3">
            <w:pPr>
              <w:pStyle w:val="XML1"/>
            </w:pPr>
            <w:r>
              <w:t>&lt;!-- Example for a physical port --&gt;</w:t>
            </w:r>
          </w:p>
          <w:p w14:paraId="65CBD6A6" w14:textId="77777777" w:rsidR="00B7089E" w:rsidRPr="009F1B7D" w:rsidRDefault="00B7089E" w:rsidP="00011096">
            <w:pPr>
              <w:pStyle w:val="XML1"/>
            </w:pPr>
            <w:r w:rsidRPr="009F1B7D">
              <w:t>&lt;port&gt;</w:t>
            </w:r>
          </w:p>
          <w:p w14:paraId="57F67D8A" w14:textId="77777777" w:rsidR="00B7089E" w:rsidRPr="009F1B7D" w:rsidRDefault="00B7089E" w:rsidP="00011096">
            <w:pPr>
              <w:pStyle w:val="XML2"/>
            </w:pPr>
            <w:r w:rsidRPr="009F1B7D">
              <w:t>&lt;resource-id&gt;Port214748364&lt;/resource-id&gt;</w:t>
            </w:r>
          </w:p>
          <w:p w14:paraId="263AEBCE" w14:textId="77777777" w:rsidR="00B7089E" w:rsidRPr="009F1B7D" w:rsidRDefault="00B7089E" w:rsidP="00011096">
            <w:pPr>
              <w:pStyle w:val="XML2"/>
            </w:pPr>
            <w:r w:rsidRPr="009F1B7D">
              <w:t>&lt;number&gt;214748364&lt;/number&gt;</w:t>
            </w:r>
          </w:p>
          <w:p w14:paraId="3D74FB0E" w14:textId="77777777" w:rsidR="00B7089E" w:rsidRPr="009F1B7D" w:rsidRDefault="00B7089E" w:rsidP="00011096">
            <w:pPr>
              <w:pStyle w:val="XML2"/>
            </w:pPr>
            <w:r w:rsidRPr="009F1B7D">
              <w:t>&lt;name&gt;name0&lt;/name&gt;</w:t>
            </w:r>
          </w:p>
          <w:p w14:paraId="4BD00AEC" w14:textId="77777777" w:rsidR="00B7089E" w:rsidRPr="009F1B7D" w:rsidRDefault="00B7089E" w:rsidP="00011096">
            <w:pPr>
              <w:pStyle w:val="XML2"/>
            </w:pPr>
            <w:r w:rsidRPr="009F1B7D">
              <w:t>&lt;current-rate&gt;10000&lt;/current-rate&gt;</w:t>
            </w:r>
          </w:p>
          <w:p w14:paraId="073FDA7A" w14:textId="77777777" w:rsidR="00B7089E" w:rsidRPr="009F1B7D" w:rsidRDefault="00B7089E" w:rsidP="00011096">
            <w:pPr>
              <w:pStyle w:val="XML2"/>
            </w:pPr>
            <w:r w:rsidRPr="009F1B7D">
              <w:t>&lt;max-rate&gt;10000&lt;/max-rate&gt;</w:t>
            </w:r>
          </w:p>
          <w:p w14:paraId="37AD2C86" w14:textId="77777777" w:rsidR="00B7089E" w:rsidRPr="009F1B7D" w:rsidRDefault="00B7089E" w:rsidP="00011096">
            <w:pPr>
              <w:pStyle w:val="XML2"/>
            </w:pPr>
            <w:r w:rsidRPr="009F1B7D">
              <w:t>&lt;configuration&gt;</w:t>
            </w:r>
          </w:p>
          <w:p w14:paraId="0991DEFC" w14:textId="77777777" w:rsidR="00B7089E" w:rsidRPr="009F1B7D" w:rsidRDefault="00B7089E" w:rsidP="00011096">
            <w:pPr>
              <w:pStyle w:val="XML3"/>
            </w:pPr>
            <w:r w:rsidRPr="009F1B7D">
              <w:t>&lt;admin-state&gt;up&lt;/admin-state&gt;</w:t>
            </w:r>
          </w:p>
          <w:p w14:paraId="3C2415E8" w14:textId="77777777" w:rsidR="00B7089E" w:rsidRPr="009F1B7D" w:rsidRDefault="00B7089E" w:rsidP="00011096">
            <w:pPr>
              <w:pStyle w:val="XML3"/>
            </w:pPr>
            <w:r w:rsidRPr="009F1B7D">
              <w:t>&lt;no-receive&gt;false&lt;/no-receive&gt;</w:t>
            </w:r>
          </w:p>
          <w:p w14:paraId="4F692D23" w14:textId="77777777" w:rsidR="00B7089E" w:rsidRPr="009F1B7D" w:rsidRDefault="00B7089E" w:rsidP="00011096">
            <w:pPr>
              <w:pStyle w:val="XML3"/>
            </w:pPr>
            <w:r w:rsidRPr="009F1B7D">
              <w:t>&lt;no-forward&gt;false&lt;/no-forward&gt;</w:t>
            </w:r>
          </w:p>
          <w:p w14:paraId="10F578FA" w14:textId="77777777" w:rsidR="00B7089E" w:rsidRPr="009F1B7D" w:rsidRDefault="00B7089E" w:rsidP="00011096">
            <w:pPr>
              <w:pStyle w:val="XML3"/>
            </w:pPr>
            <w:r w:rsidRPr="009F1B7D">
              <w:t>&lt;no-packet-in&gt;false&lt;/no-packet-in&gt;</w:t>
            </w:r>
          </w:p>
          <w:p w14:paraId="342EB975" w14:textId="77777777" w:rsidR="00B7089E" w:rsidRPr="009F1B7D" w:rsidRDefault="00B7089E" w:rsidP="00011096">
            <w:pPr>
              <w:pStyle w:val="XML2"/>
            </w:pPr>
            <w:r w:rsidRPr="009F1B7D">
              <w:t>&lt;/configuration&gt;</w:t>
            </w:r>
          </w:p>
          <w:p w14:paraId="7F8D7E8A" w14:textId="77777777" w:rsidR="00B7089E" w:rsidRPr="009F1B7D" w:rsidRDefault="00B7089E" w:rsidP="00011096">
            <w:pPr>
              <w:pStyle w:val="XML2"/>
            </w:pPr>
            <w:r w:rsidRPr="009F1B7D">
              <w:t>&lt;state&gt;</w:t>
            </w:r>
          </w:p>
          <w:p w14:paraId="723C6772" w14:textId="77777777" w:rsidR="00B7089E" w:rsidRPr="009F1B7D" w:rsidRDefault="00B7089E" w:rsidP="00011096">
            <w:pPr>
              <w:pStyle w:val="XML3"/>
            </w:pPr>
            <w:r w:rsidRPr="009F1B7D">
              <w:t>&lt;oper-state&gt;up&lt;/oper-state&gt;</w:t>
            </w:r>
          </w:p>
          <w:p w14:paraId="12596F3C" w14:textId="77777777" w:rsidR="00B7089E" w:rsidRPr="009F1B7D" w:rsidRDefault="00B7089E" w:rsidP="00011096">
            <w:pPr>
              <w:pStyle w:val="XML3"/>
            </w:pPr>
            <w:r w:rsidRPr="009F1B7D">
              <w:t>&lt;blocked&gt;false&lt;/blocked&gt;</w:t>
            </w:r>
          </w:p>
          <w:p w14:paraId="0C0D1D27" w14:textId="77777777" w:rsidR="00B7089E" w:rsidRPr="009F1B7D" w:rsidRDefault="00B7089E" w:rsidP="00011096">
            <w:pPr>
              <w:pStyle w:val="XML3"/>
            </w:pPr>
            <w:r w:rsidRPr="009F1B7D">
              <w:t>&lt;live&gt;false&lt;/live&gt;</w:t>
            </w:r>
          </w:p>
          <w:p w14:paraId="6E24182A" w14:textId="77777777" w:rsidR="00B7089E" w:rsidRPr="009F1B7D" w:rsidRDefault="00B7089E" w:rsidP="00011096">
            <w:pPr>
              <w:pStyle w:val="XML2"/>
            </w:pPr>
            <w:r w:rsidRPr="009F1B7D">
              <w:t>&lt;/state&gt;</w:t>
            </w:r>
          </w:p>
          <w:p w14:paraId="79BFE988" w14:textId="77777777" w:rsidR="00B7089E" w:rsidRPr="009F1B7D" w:rsidRDefault="00B7089E" w:rsidP="00011096">
            <w:pPr>
              <w:pStyle w:val="XML2"/>
            </w:pPr>
            <w:r w:rsidRPr="009F1B7D">
              <w:t>&lt;features&gt;</w:t>
            </w:r>
          </w:p>
          <w:p w14:paraId="526F045C" w14:textId="77777777" w:rsidR="00B7089E" w:rsidRPr="009F1B7D" w:rsidRDefault="00B7089E" w:rsidP="00011096">
            <w:pPr>
              <w:pStyle w:val="XML3"/>
            </w:pPr>
            <w:r w:rsidRPr="009F1B7D">
              <w:t>&lt;current&gt;</w:t>
            </w:r>
          </w:p>
          <w:p w14:paraId="0807244D" w14:textId="77777777" w:rsidR="00B7089E" w:rsidRPr="009F1B7D" w:rsidRDefault="00B7089E" w:rsidP="00011096">
            <w:pPr>
              <w:pStyle w:val="XML4"/>
            </w:pPr>
            <w:r w:rsidRPr="009F1B7D">
              <w:t>...</w:t>
            </w:r>
          </w:p>
          <w:p w14:paraId="15086083" w14:textId="77777777" w:rsidR="00B7089E" w:rsidRPr="009F1B7D" w:rsidRDefault="00B7089E" w:rsidP="00011096">
            <w:pPr>
              <w:pStyle w:val="XML3"/>
            </w:pPr>
            <w:r w:rsidRPr="009F1B7D">
              <w:t>&lt;/current&gt;</w:t>
            </w:r>
          </w:p>
          <w:p w14:paraId="7D6B4074" w14:textId="77777777" w:rsidR="00B7089E" w:rsidRPr="009F1B7D" w:rsidRDefault="00B7089E" w:rsidP="00011096">
            <w:pPr>
              <w:pStyle w:val="XML3"/>
            </w:pPr>
            <w:r w:rsidRPr="009F1B7D">
              <w:t>&lt;advertised&gt;</w:t>
            </w:r>
          </w:p>
          <w:p w14:paraId="16948B31" w14:textId="77777777" w:rsidR="00B7089E" w:rsidRPr="009F1B7D" w:rsidRDefault="00B7089E" w:rsidP="00011096">
            <w:pPr>
              <w:pStyle w:val="XML4"/>
            </w:pPr>
            <w:r w:rsidRPr="009F1B7D">
              <w:t>...</w:t>
            </w:r>
          </w:p>
          <w:p w14:paraId="5BACA3C0" w14:textId="77777777" w:rsidR="00B7089E" w:rsidRPr="009F1B7D" w:rsidRDefault="00B7089E" w:rsidP="00011096">
            <w:pPr>
              <w:pStyle w:val="XML3"/>
            </w:pPr>
            <w:r w:rsidRPr="009F1B7D">
              <w:t>&lt;/advertised&gt;</w:t>
            </w:r>
          </w:p>
          <w:p w14:paraId="0912EB7F" w14:textId="77777777" w:rsidR="00B7089E" w:rsidRPr="009F1B7D" w:rsidRDefault="00B7089E" w:rsidP="00011096">
            <w:pPr>
              <w:pStyle w:val="XML3"/>
            </w:pPr>
            <w:r w:rsidRPr="009F1B7D">
              <w:t>&lt;supported&gt;</w:t>
            </w:r>
          </w:p>
          <w:p w14:paraId="35E12C72" w14:textId="77777777" w:rsidR="00B7089E" w:rsidRPr="009F1B7D" w:rsidRDefault="00B7089E" w:rsidP="00011096">
            <w:pPr>
              <w:pStyle w:val="XML4"/>
            </w:pPr>
            <w:r w:rsidRPr="009F1B7D">
              <w:t>...</w:t>
            </w:r>
          </w:p>
          <w:p w14:paraId="1A72EBEE" w14:textId="77777777" w:rsidR="00B7089E" w:rsidRPr="009F1B7D" w:rsidRDefault="00B7089E" w:rsidP="00011096">
            <w:pPr>
              <w:pStyle w:val="XML3"/>
            </w:pPr>
            <w:r w:rsidRPr="009F1B7D">
              <w:t>&lt;/supported&gt;</w:t>
            </w:r>
          </w:p>
          <w:p w14:paraId="45D1CD1F" w14:textId="77777777" w:rsidR="00B7089E" w:rsidRPr="009F1B7D" w:rsidRDefault="00B7089E" w:rsidP="00011096">
            <w:pPr>
              <w:pStyle w:val="XML3"/>
            </w:pPr>
            <w:r w:rsidRPr="009F1B7D">
              <w:t>&lt;advertised-peer&gt;</w:t>
            </w:r>
          </w:p>
          <w:p w14:paraId="1CB6F8ED" w14:textId="77777777" w:rsidR="00B7089E" w:rsidRPr="009F1B7D" w:rsidRDefault="00B7089E" w:rsidP="00011096">
            <w:pPr>
              <w:pStyle w:val="XML4"/>
            </w:pPr>
            <w:r w:rsidRPr="009F1B7D">
              <w:t>...</w:t>
            </w:r>
          </w:p>
          <w:p w14:paraId="32786DB2" w14:textId="77777777" w:rsidR="00B7089E" w:rsidRPr="009F1B7D" w:rsidRDefault="00B7089E" w:rsidP="00011096">
            <w:pPr>
              <w:pStyle w:val="XML3"/>
            </w:pPr>
            <w:r w:rsidRPr="009F1B7D">
              <w:t>&lt;/advertised-peer&gt;</w:t>
            </w:r>
          </w:p>
          <w:p w14:paraId="51151816" w14:textId="77777777" w:rsidR="00B7089E" w:rsidRPr="009F1B7D" w:rsidRDefault="00B7089E" w:rsidP="00011096">
            <w:pPr>
              <w:pStyle w:val="XML2"/>
            </w:pPr>
            <w:r w:rsidRPr="009F1B7D">
              <w:t>&lt;/features&gt;</w:t>
            </w:r>
          </w:p>
          <w:p w14:paraId="6068D143" w14:textId="77777777" w:rsidR="00B7089E" w:rsidRDefault="00B7089E" w:rsidP="00011096">
            <w:pPr>
              <w:pStyle w:val="XML1"/>
            </w:pPr>
            <w:r w:rsidRPr="009F1B7D">
              <w:t>&lt;/port&gt;</w:t>
            </w:r>
          </w:p>
          <w:p w14:paraId="3030D8AC" w14:textId="77777777" w:rsidR="007344A3" w:rsidRDefault="007344A3" w:rsidP="007344A3">
            <w:pPr>
              <w:pStyle w:val="XML1"/>
            </w:pPr>
          </w:p>
          <w:p w14:paraId="5CF51673" w14:textId="77777777" w:rsidR="007344A3" w:rsidRDefault="007344A3" w:rsidP="007344A3">
            <w:pPr>
              <w:pStyle w:val="XML1"/>
            </w:pPr>
            <w:r>
              <w:t>&lt;!-- Example for a logical port representing a VxLAN tunnel --&gt;</w:t>
            </w:r>
          </w:p>
          <w:p w14:paraId="416B1D0F" w14:textId="77777777" w:rsidR="007344A3" w:rsidRPr="009F1B7D" w:rsidRDefault="007344A3" w:rsidP="007344A3">
            <w:pPr>
              <w:pStyle w:val="XML1"/>
            </w:pPr>
            <w:r w:rsidRPr="009F1B7D">
              <w:t>&lt;port&gt;</w:t>
            </w:r>
          </w:p>
          <w:p w14:paraId="454695C6" w14:textId="77777777" w:rsidR="007344A3" w:rsidRPr="009F1B7D" w:rsidRDefault="007344A3" w:rsidP="007344A3">
            <w:pPr>
              <w:pStyle w:val="XML2"/>
            </w:pPr>
            <w:r w:rsidRPr="009F1B7D">
              <w:t>&lt;resource-id&gt;</w:t>
            </w:r>
            <w:r>
              <w:t>Logical</w:t>
            </w:r>
            <w:r w:rsidRPr="009F1B7D">
              <w:t>Port</w:t>
            </w:r>
            <w:r>
              <w:t>1</w:t>
            </w:r>
            <w:r w:rsidRPr="009F1B7D">
              <w:t>4&lt;/resource-id&gt;</w:t>
            </w:r>
          </w:p>
          <w:p w14:paraId="3FECB827" w14:textId="77777777" w:rsidR="007344A3" w:rsidRPr="009F1B7D" w:rsidRDefault="007344A3" w:rsidP="007344A3">
            <w:pPr>
              <w:pStyle w:val="XML2"/>
            </w:pPr>
            <w:r w:rsidRPr="009F1B7D">
              <w:t>&lt;number&gt;</w:t>
            </w:r>
            <w:r>
              <w:t>14</w:t>
            </w:r>
            <w:r w:rsidRPr="009F1B7D">
              <w:t>&lt;/number&gt;</w:t>
            </w:r>
          </w:p>
          <w:p w14:paraId="7761873B" w14:textId="77777777" w:rsidR="007344A3" w:rsidRPr="009F1B7D" w:rsidRDefault="007344A3" w:rsidP="007344A3">
            <w:pPr>
              <w:pStyle w:val="XML2"/>
            </w:pPr>
            <w:r w:rsidRPr="009F1B7D">
              <w:t>&lt;name&gt;</w:t>
            </w:r>
            <w:r>
              <w:t>logicalPort14VxLAN</w:t>
            </w:r>
            <w:r w:rsidRPr="009F1B7D">
              <w:t>&lt;/name&gt;</w:t>
            </w:r>
          </w:p>
          <w:p w14:paraId="738DE52E" w14:textId="77777777" w:rsidR="007344A3" w:rsidRPr="009F1B7D" w:rsidRDefault="007344A3" w:rsidP="007344A3">
            <w:pPr>
              <w:pStyle w:val="XML2"/>
            </w:pPr>
            <w:r w:rsidRPr="009F1B7D">
              <w:t>&lt;max-rate&gt;10000&lt;/max-rate&gt;</w:t>
            </w:r>
          </w:p>
          <w:p w14:paraId="259E1491" w14:textId="77777777" w:rsidR="007344A3" w:rsidRPr="009F1B7D" w:rsidRDefault="007344A3" w:rsidP="007344A3">
            <w:pPr>
              <w:pStyle w:val="XML2"/>
            </w:pPr>
            <w:r w:rsidRPr="009F1B7D">
              <w:t>&lt;configuration&gt;</w:t>
            </w:r>
          </w:p>
          <w:p w14:paraId="3C87C615" w14:textId="77777777" w:rsidR="007344A3" w:rsidRPr="009F1B7D" w:rsidRDefault="007344A3" w:rsidP="007344A3">
            <w:pPr>
              <w:pStyle w:val="XML3"/>
            </w:pPr>
            <w:r w:rsidRPr="009F1B7D">
              <w:t>&lt;admin-state&gt;up&lt;/admin-state&gt;</w:t>
            </w:r>
          </w:p>
          <w:p w14:paraId="3FC6F171" w14:textId="77777777" w:rsidR="007344A3" w:rsidRPr="009F1B7D" w:rsidRDefault="007344A3" w:rsidP="007344A3">
            <w:pPr>
              <w:pStyle w:val="XML3"/>
            </w:pPr>
            <w:r w:rsidRPr="009F1B7D">
              <w:t>&lt;no-receive&gt;false&lt;/no-receive&gt;</w:t>
            </w:r>
          </w:p>
          <w:p w14:paraId="4E293F69" w14:textId="77777777" w:rsidR="007344A3" w:rsidRPr="009F1B7D" w:rsidRDefault="007344A3" w:rsidP="007344A3">
            <w:pPr>
              <w:pStyle w:val="XML3"/>
            </w:pPr>
            <w:r w:rsidRPr="009F1B7D">
              <w:t>&lt;no-forward&gt;false&lt;/no-forward&gt;</w:t>
            </w:r>
          </w:p>
          <w:p w14:paraId="1F72844D" w14:textId="77777777" w:rsidR="007344A3" w:rsidRPr="009F1B7D" w:rsidRDefault="007344A3" w:rsidP="007344A3">
            <w:pPr>
              <w:pStyle w:val="XML3"/>
            </w:pPr>
            <w:r w:rsidRPr="009F1B7D">
              <w:t>&lt;no-packet-in&gt;false&lt;/no-packet-in&gt;</w:t>
            </w:r>
          </w:p>
          <w:p w14:paraId="074A39B2" w14:textId="77777777" w:rsidR="007344A3" w:rsidRPr="009F1B7D" w:rsidRDefault="007344A3" w:rsidP="007344A3">
            <w:pPr>
              <w:pStyle w:val="XML2"/>
            </w:pPr>
            <w:r w:rsidRPr="009F1B7D">
              <w:lastRenderedPageBreak/>
              <w:t>&lt;/configuration&gt;</w:t>
            </w:r>
          </w:p>
          <w:p w14:paraId="45940C39" w14:textId="77777777" w:rsidR="007344A3" w:rsidRPr="009F1B7D" w:rsidRDefault="007344A3" w:rsidP="007344A3">
            <w:pPr>
              <w:pStyle w:val="XML2"/>
            </w:pPr>
            <w:r w:rsidRPr="009F1B7D">
              <w:t>&lt;state&gt;</w:t>
            </w:r>
          </w:p>
          <w:p w14:paraId="5BA5C723" w14:textId="77777777" w:rsidR="007344A3" w:rsidRPr="009F1B7D" w:rsidRDefault="007344A3" w:rsidP="007344A3">
            <w:pPr>
              <w:pStyle w:val="XML3"/>
            </w:pPr>
            <w:r w:rsidRPr="009F1B7D">
              <w:t>&lt;oper-state&gt;up&lt;/oper-state&gt;</w:t>
            </w:r>
          </w:p>
          <w:p w14:paraId="01D58128" w14:textId="77777777" w:rsidR="007344A3" w:rsidRPr="009F1B7D" w:rsidRDefault="007344A3" w:rsidP="007344A3">
            <w:pPr>
              <w:pStyle w:val="XML3"/>
            </w:pPr>
            <w:r w:rsidRPr="009F1B7D">
              <w:t>&lt;blocked&gt;false&lt;/blocked&gt;</w:t>
            </w:r>
          </w:p>
          <w:p w14:paraId="76C87D2C" w14:textId="77777777" w:rsidR="007344A3" w:rsidRPr="009F1B7D" w:rsidRDefault="007344A3" w:rsidP="007344A3">
            <w:pPr>
              <w:pStyle w:val="XML3"/>
            </w:pPr>
            <w:r w:rsidRPr="009F1B7D">
              <w:t>&lt;live&gt;</w:t>
            </w:r>
            <w:r>
              <w:t>true</w:t>
            </w:r>
            <w:r w:rsidRPr="009F1B7D">
              <w:t>&lt;/live&gt;</w:t>
            </w:r>
          </w:p>
          <w:p w14:paraId="0476F02F" w14:textId="77777777" w:rsidR="007344A3" w:rsidRPr="009F1B7D" w:rsidRDefault="007344A3" w:rsidP="007344A3">
            <w:pPr>
              <w:pStyle w:val="XML2"/>
            </w:pPr>
            <w:r w:rsidRPr="009F1B7D">
              <w:t>&lt;/state&gt;</w:t>
            </w:r>
          </w:p>
          <w:p w14:paraId="61E8F48B" w14:textId="77777777" w:rsidR="007344A3" w:rsidRPr="009F1B7D" w:rsidRDefault="007344A3" w:rsidP="007344A3">
            <w:pPr>
              <w:pStyle w:val="XML2"/>
            </w:pPr>
            <w:r w:rsidRPr="009F1B7D">
              <w:t>&lt;</w:t>
            </w:r>
            <w:r>
              <w:t>vxlan-tunnel</w:t>
            </w:r>
            <w:r w:rsidRPr="009F1B7D">
              <w:t>&gt;</w:t>
            </w:r>
          </w:p>
          <w:p w14:paraId="40FA5E8C" w14:textId="77777777" w:rsidR="007344A3" w:rsidRDefault="007344A3" w:rsidP="007344A3">
            <w:pPr>
              <w:pStyle w:val="XML3"/>
            </w:pPr>
            <w:r w:rsidRPr="009F1B7D">
              <w:t>&lt;</w:t>
            </w:r>
            <w:r>
              <w:t>local-endpoint-ipv4-address</w:t>
            </w:r>
            <w:r w:rsidRPr="009F1B7D">
              <w:t>&gt;</w:t>
            </w:r>
          </w:p>
          <w:p w14:paraId="600A09D5" w14:textId="77777777" w:rsidR="007344A3" w:rsidRPr="009F1B7D" w:rsidRDefault="007344A3" w:rsidP="007344A3">
            <w:pPr>
              <w:pStyle w:val="XML4"/>
            </w:pPr>
            <w:r>
              <w:t>192.0.2.9</w:t>
            </w:r>
          </w:p>
          <w:p w14:paraId="7C281C92" w14:textId="77777777" w:rsidR="007344A3" w:rsidRDefault="007344A3" w:rsidP="007344A3">
            <w:pPr>
              <w:pStyle w:val="XML3"/>
            </w:pPr>
            <w:r w:rsidRPr="009F1B7D">
              <w:t>&lt;</w:t>
            </w:r>
            <w:r>
              <w:t>/local-endpoint-ipv4-address</w:t>
            </w:r>
            <w:r w:rsidRPr="009F1B7D">
              <w:t>&gt;</w:t>
            </w:r>
          </w:p>
          <w:p w14:paraId="29DD1855" w14:textId="77777777" w:rsidR="007344A3" w:rsidRDefault="007344A3" w:rsidP="007344A3">
            <w:pPr>
              <w:pStyle w:val="XML3"/>
            </w:pPr>
            <w:r w:rsidRPr="009F1B7D">
              <w:t>&lt;</w:t>
            </w:r>
            <w:r>
              <w:t>remote-endpoint-ipv4-address</w:t>
            </w:r>
            <w:r w:rsidRPr="009F1B7D">
              <w:t>&gt;</w:t>
            </w:r>
          </w:p>
          <w:p w14:paraId="21FB4222" w14:textId="77777777" w:rsidR="007344A3" w:rsidRPr="009F1B7D" w:rsidRDefault="007344A3" w:rsidP="007344A3">
            <w:pPr>
              <w:pStyle w:val="XML4"/>
            </w:pPr>
            <w:r>
              <w:t>192.0.2.112</w:t>
            </w:r>
          </w:p>
          <w:p w14:paraId="3F24D03E" w14:textId="77777777" w:rsidR="007344A3" w:rsidRDefault="007344A3" w:rsidP="007344A3">
            <w:pPr>
              <w:pStyle w:val="XML3"/>
            </w:pPr>
            <w:r w:rsidRPr="009F1B7D">
              <w:t>&lt;</w:t>
            </w:r>
            <w:r>
              <w:t>/remote-endpoint-ipv4-address</w:t>
            </w:r>
            <w:r w:rsidRPr="009F1B7D">
              <w:t>&gt;</w:t>
            </w:r>
          </w:p>
          <w:p w14:paraId="0255B5B7" w14:textId="77777777" w:rsidR="007344A3" w:rsidRDefault="007344A3" w:rsidP="007344A3">
            <w:pPr>
              <w:pStyle w:val="XML3"/>
            </w:pPr>
            <w:r>
              <w:t>&lt;vni-valid&gt;true&lt;/vni-valid&gt;</w:t>
            </w:r>
          </w:p>
          <w:p w14:paraId="2D28E321" w14:textId="77777777" w:rsidR="007344A3" w:rsidRDefault="007344A3" w:rsidP="007344A3">
            <w:pPr>
              <w:pStyle w:val="XML3"/>
            </w:pPr>
            <w:r>
              <w:t>&lt;vni&gt;15581985&lt;/vni&gt;</w:t>
            </w:r>
          </w:p>
          <w:p w14:paraId="149E44EE" w14:textId="77777777" w:rsidR="007344A3" w:rsidRDefault="007344A3" w:rsidP="007344A3">
            <w:pPr>
              <w:pStyle w:val="XML3"/>
            </w:pPr>
            <w:r>
              <w:t>&lt;udp-source-port&gt;3804&lt;/udp-source-port&gt;</w:t>
            </w:r>
          </w:p>
          <w:p w14:paraId="16C72412" w14:textId="77777777" w:rsidR="007344A3" w:rsidRDefault="007344A3" w:rsidP="007344A3">
            <w:pPr>
              <w:pStyle w:val="XML3"/>
            </w:pPr>
            <w:r>
              <w:t>&lt;udp-dest-port&gt;3801&lt;/udp-dest-port&gt;</w:t>
            </w:r>
          </w:p>
          <w:p w14:paraId="70BF968F" w14:textId="77777777" w:rsidR="007344A3" w:rsidRDefault="007344A3" w:rsidP="007344A3">
            <w:pPr>
              <w:pStyle w:val="XML3"/>
            </w:pPr>
            <w:r>
              <w:t>&lt;udp-checksum&gt;false&lt;/udp-checksum&gt;</w:t>
            </w:r>
          </w:p>
          <w:p w14:paraId="00FFEBDB" w14:textId="77777777" w:rsidR="007344A3" w:rsidRPr="009F1B7D" w:rsidRDefault="007344A3" w:rsidP="007344A3">
            <w:pPr>
              <w:pStyle w:val="XML2"/>
            </w:pPr>
            <w:r w:rsidRPr="009F1B7D">
              <w:t>&lt;/</w:t>
            </w:r>
            <w:r>
              <w:t>vxlan-tunnel</w:t>
            </w:r>
            <w:r w:rsidRPr="009F1B7D">
              <w:t>&gt;</w:t>
            </w:r>
          </w:p>
          <w:p w14:paraId="7507E66E" w14:textId="77777777" w:rsidR="007344A3" w:rsidRDefault="007344A3" w:rsidP="007344A3">
            <w:pPr>
              <w:pStyle w:val="XML1"/>
            </w:pPr>
            <w:r w:rsidRPr="009F1B7D">
              <w:t>&lt;/port&gt;</w:t>
            </w:r>
          </w:p>
          <w:p w14:paraId="4B1FFACE" w14:textId="77777777" w:rsidR="007344A3" w:rsidRDefault="007344A3" w:rsidP="007344A3">
            <w:pPr>
              <w:pStyle w:val="XML1"/>
            </w:pPr>
          </w:p>
          <w:p w14:paraId="24E584FB" w14:textId="77777777" w:rsidR="007344A3" w:rsidRDefault="007344A3" w:rsidP="007344A3">
            <w:pPr>
              <w:pStyle w:val="XML1"/>
            </w:pPr>
            <w:r>
              <w:t>&lt;!-- Example for a logical port representing a NVGRE tunnel --&gt;</w:t>
            </w:r>
          </w:p>
          <w:p w14:paraId="142B6A5A" w14:textId="77777777" w:rsidR="007344A3" w:rsidRPr="009F1B7D" w:rsidRDefault="007344A3" w:rsidP="007344A3">
            <w:pPr>
              <w:pStyle w:val="XML1"/>
            </w:pPr>
            <w:r w:rsidRPr="009F1B7D">
              <w:t>&lt;port&gt;</w:t>
            </w:r>
          </w:p>
          <w:p w14:paraId="609BB804" w14:textId="77777777" w:rsidR="007344A3" w:rsidRPr="009F1B7D" w:rsidRDefault="007344A3" w:rsidP="007344A3">
            <w:pPr>
              <w:pStyle w:val="XML2"/>
            </w:pPr>
            <w:r w:rsidRPr="009F1B7D">
              <w:t>&lt;resource-id&gt;</w:t>
            </w:r>
            <w:r>
              <w:t>Logical</w:t>
            </w:r>
            <w:r w:rsidRPr="009F1B7D">
              <w:t>Port</w:t>
            </w:r>
            <w:r>
              <w:t>17</w:t>
            </w:r>
            <w:r w:rsidRPr="009F1B7D">
              <w:t>&lt;/resource-id&gt;</w:t>
            </w:r>
          </w:p>
          <w:p w14:paraId="50EF4991" w14:textId="77777777" w:rsidR="007344A3" w:rsidRPr="009F1B7D" w:rsidRDefault="007344A3" w:rsidP="007344A3">
            <w:pPr>
              <w:pStyle w:val="XML2"/>
            </w:pPr>
            <w:r w:rsidRPr="009F1B7D">
              <w:t>&lt;number&gt;</w:t>
            </w:r>
            <w:r>
              <w:t>17</w:t>
            </w:r>
            <w:r w:rsidRPr="009F1B7D">
              <w:t>&lt;/number&gt;</w:t>
            </w:r>
          </w:p>
          <w:p w14:paraId="06E630E5" w14:textId="77777777" w:rsidR="007344A3" w:rsidRPr="009F1B7D" w:rsidRDefault="007344A3" w:rsidP="007344A3">
            <w:pPr>
              <w:pStyle w:val="XML2"/>
            </w:pPr>
            <w:r w:rsidRPr="009F1B7D">
              <w:t>&lt;name&gt;</w:t>
            </w:r>
            <w:r>
              <w:t>logicalPort17NVGRE</w:t>
            </w:r>
            <w:r w:rsidRPr="009F1B7D">
              <w:t>&lt;/name&gt;</w:t>
            </w:r>
          </w:p>
          <w:p w14:paraId="47EE8646" w14:textId="77777777" w:rsidR="007344A3" w:rsidRPr="009F1B7D" w:rsidRDefault="007344A3" w:rsidP="007344A3">
            <w:pPr>
              <w:pStyle w:val="XML2"/>
            </w:pPr>
            <w:r>
              <w:t>&lt;max-rate&gt;1000</w:t>
            </w:r>
            <w:r w:rsidRPr="009F1B7D">
              <w:t>&lt;/max-rate&gt;</w:t>
            </w:r>
          </w:p>
          <w:p w14:paraId="24A21767" w14:textId="77777777" w:rsidR="007344A3" w:rsidRPr="009F1B7D" w:rsidRDefault="007344A3" w:rsidP="007344A3">
            <w:pPr>
              <w:pStyle w:val="XML2"/>
            </w:pPr>
            <w:r w:rsidRPr="009F1B7D">
              <w:t>&lt;configuration&gt;</w:t>
            </w:r>
          </w:p>
          <w:p w14:paraId="79689A70" w14:textId="77777777" w:rsidR="007344A3" w:rsidRPr="009F1B7D" w:rsidRDefault="007344A3" w:rsidP="007344A3">
            <w:pPr>
              <w:pStyle w:val="XML3"/>
            </w:pPr>
            <w:r w:rsidRPr="009F1B7D">
              <w:t>&lt;admin-state&gt;up&lt;/admin-state&gt;</w:t>
            </w:r>
          </w:p>
          <w:p w14:paraId="3CF9BA97" w14:textId="77777777" w:rsidR="007344A3" w:rsidRPr="009F1B7D" w:rsidRDefault="007344A3" w:rsidP="007344A3">
            <w:pPr>
              <w:pStyle w:val="XML3"/>
            </w:pPr>
            <w:r w:rsidRPr="009F1B7D">
              <w:t>&lt;no-receive&gt;false&lt;/no-receive&gt;</w:t>
            </w:r>
          </w:p>
          <w:p w14:paraId="53780F17" w14:textId="77777777" w:rsidR="007344A3" w:rsidRPr="009F1B7D" w:rsidRDefault="007344A3" w:rsidP="007344A3">
            <w:pPr>
              <w:pStyle w:val="XML3"/>
            </w:pPr>
            <w:r w:rsidRPr="009F1B7D">
              <w:t>&lt;no-forward&gt;false&lt;/no-forward&gt;</w:t>
            </w:r>
          </w:p>
          <w:p w14:paraId="3FE7D633" w14:textId="77777777" w:rsidR="007344A3" w:rsidRPr="009F1B7D" w:rsidRDefault="007344A3" w:rsidP="007344A3">
            <w:pPr>
              <w:pStyle w:val="XML3"/>
            </w:pPr>
            <w:r w:rsidRPr="009F1B7D">
              <w:t>&lt;no-packet-in&gt;false&lt;/no-packet-in&gt;</w:t>
            </w:r>
          </w:p>
          <w:p w14:paraId="3C112B22" w14:textId="77777777" w:rsidR="007344A3" w:rsidRPr="009F1B7D" w:rsidRDefault="007344A3" w:rsidP="007344A3">
            <w:pPr>
              <w:pStyle w:val="XML2"/>
            </w:pPr>
            <w:r w:rsidRPr="009F1B7D">
              <w:t>&lt;/configuration&gt;</w:t>
            </w:r>
          </w:p>
          <w:p w14:paraId="79B09190" w14:textId="77777777" w:rsidR="007344A3" w:rsidRPr="009F1B7D" w:rsidRDefault="007344A3" w:rsidP="007344A3">
            <w:pPr>
              <w:pStyle w:val="XML2"/>
            </w:pPr>
            <w:r w:rsidRPr="009F1B7D">
              <w:t>&lt;state&gt;</w:t>
            </w:r>
          </w:p>
          <w:p w14:paraId="05CD35D4" w14:textId="77777777" w:rsidR="007344A3" w:rsidRPr="009F1B7D" w:rsidRDefault="007344A3" w:rsidP="007344A3">
            <w:pPr>
              <w:pStyle w:val="XML3"/>
            </w:pPr>
            <w:r w:rsidRPr="009F1B7D">
              <w:t>&lt;oper-state&gt;up&lt;/oper-state&gt;</w:t>
            </w:r>
          </w:p>
          <w:p w14:paraId="2C96CAE0" w14:textId="77777777" w:rsidR="007344A3" w:rsidRPr="009F1B7D" w:rsidRDefault="007344A3" w:rsidP="007344A3">
            <w:pPr>
              <w:pStyle w:val="XML3"/>
            </w:pPr>
            <w:r w:rsidRPr="009F1B7D">
              <w:t>&lt;blocked&gt;false&lt;/blocked&gt;</w:t>
            </w:r>
          </w:p>
          <w:p w14:paraId="2FF1CA71" w14:textId="77777777" w:rsidR="007344A3" w:rsidRPr="009F1B7D" w:rsidRDefault="007344A3" w:rsidP="007344A3">
            <w:pPr>
              <w:pStyle w:val="XML3"/>
            </w:pPr>
            <w:r w:rsidRPr="009F1B7D">
              <w:t>&lt;live&gt;</w:t>
            </w:r>
            <w:r>
              <w:t>true</w:t>
            </w:r>
            <w:r w:rsidRPr="009F1B7D">
              <w:t>&lt;/live&gt;</w:t>
            </w:r>
          </w:p>
          <w:p w14:paraId="69F02D6F" w14:textId="77777777" w:rsidR="007344A3" w:rsidRPr="009F1B7D" w:rsidRDefault="007344A3" w:rsidP="007344A3">
            <w:pPr>
              <w:pStyle w:val="XML2"/>
            </w:pPr>
            <w:r w:rsidRPr="009F1B7D">
              <w:t>&lt;/state&gt;</w:t>
            </w:r>
          </w:p>
          <w:p w14:paraId="3E0BFA1A" w14:textId="77777777" w:rsidR="007344A3" w:rsidRPr="009F1B7D" w:rsidRDefault="007344A3" w:rsidP="007344A3">
            <w:pPr>
              <w:pStyle w:val="XML2"/>
            </w:pPr>
            <w:r w:rsidRPr="009F1B7D">
              <w:t>&lt;</w:t>
            </w:r>
            <w:r>
              <w:t>nvgre-tunnel</w:t>
            </w:r>
            <w:r w:rsidRPr="009F1B7D">
              <w:t>&gt;</w:t>
            </w:r>
          </w:p>
          <w:p w14:paraId="6C869E2B" w14:textId="77777777" w:rsidR="007344A3" w:rsidRDefault="007344A3" w:rsidP="007344A3">
            <w:pPr>
              <w:pStyle w:val="XML3"/>
            </w:pPr>
            <w:r w:rsidRPr="009F1B7D">
              <w:t>&lt;</w:t>
            </w:r>
            <w:r>
              <w:t>local-endpoint-ipv4-address</w:t>
            </w:r>
            <w:r w:rsidRPr="009F1B7D">
              <w:t>&gt;</w:t>
            </w:r>
          </w:p>
          <w:p w14:paraId="036ED8F4" w14:textId="77777777" w:rsidR="007344A3" w:rsidRPr="009F1B7D" w:rsidRDefault="007344A3" w:rsidP="007344A3">
            <w:pPr>
              <w:pStyle w:val="XML4"/>
            </w:pPr>
            <w:r>
              <w:t>192.0.2.7</w:t>
            </w:r>
          </w:p>
          <w:p w14:paraId="4E85A989" w14:textId="77777777" w:rsidR="007344A3" w:rsidRDefault="007344A3" w:rsidP="007344A3">
            <w:pPr>
              <w:pStyle w:val="XML3"/>
            </w:pPr>
            <w:r w:rsidRPr="009F1B7D">
              <w:t>&lt;</w:t>
            </w:r>
            <w:r>
              <w:t>/local-endpoint-ipv4-address</w:t>
            </w:r>
            <w:r w:rsidRPr="009F1B7D">
              <w:t>&gt;</w:t>
            </w:r>
          </w:p>
          <w:p w14:paraId="78C5BCA4" w14:textId="77777777" w:rsidR="007344A3" w:rsidRDefault="007344A3" w:rsidP="007344A3">
            <w:pPr>
              <w:pStyle w:val="XML3"/>
            </w:pPr>
            <w:r w:rsidRPr="009F1B7D">
              <w:t>&lt;</w:t>
            </w:r>
            <w:r>
              <w:t>remote-endpoint-ipv4-address</w:t>
            </w:r>
            <w:r w:rsidRPr="009F1B7D">
              <w:t>&gt;</w:t>
            </w:r>
          </w:p>
          <w:p w14:paraId="54E2D18B" w14:textId="77777777" w:rsidR="007344A3" w:rsidRPr="009F1B7D" w:rsidRDefault="007344A3" w:rsidP="007344A3">
            <w:pPr>
              <w:pStyle w:val="XML4"/>
            </w:pPr>
            <w:r>
              <w:t>192.0.2.97</w:t>
            </w:r>
          </w:p>
          <w:p w14:paraId="1C8DA5FA" w14:textId="77777777" w:rsidR="007344A3" w:rsidRDefault="007344A3" w:rsidP="007344A3">
            <w:pPr>
              <w:pStyle w:val="XML3"/>
            </w:pPr>
            <w:r w:rsidRPr="009F1B7D">
              <w:t>&lt;</w:t>
            </w:r>
            <w:r>
              <w:t>/remote-endpoint-ipv4-address</w:t>
            </w:r>
            <w:r w:rsidRPr="009F1B7D">
              <w:t>&gt;</w:t>
            </w:r>
          </w:p>
          <w:p w14:paraId="0125318E" w14:textId="77777777" w:rsidR="007344A3" w:rsidRDefault="007344A3" w:rsidP="007344A3">
            <w:pPr>
              <w:pStyle w:val="XML3"/>
            </w:pPr>
            <w:r>
              <w:t>&lt;tni&gt;15581985&lt;/tni&gt;</w:t>
            </w:r>
          </w:p>
          <w:p w14:paraId="0AEABDE0" w14:textId="77777777" w:rsidR="007344A3" w:rsidRPr="004238F6" w:rsidRDefault="007344A3" w:rsidP="007344A3">
            <w:pPr>
              <w:pStyle w:val="XML3"/>
              <w:rPr>
                <w:lang w:val="de-DE"/>
                <w:rPrChange w:id="1395" w:author="Thomas Dietz" w:date="2012-08-08T14:23:00Z">
                  <w:rPr/>
                </w:rPrChange>
              </w:rPr>
            </w:pPr>
            <w:r w:rsidRPr="004238F6">
              <w:rPr>
                <w:lang w:val="de-DE"/>
                <w:rPrChange w:id="1396" w:author="Thomas Dietz" w:date="2012-08-08T14:23:00Z">
                  <w:rPr/>
                </w:rPrChange>
              </w:rPr>
              <w:t>&lt;tni-resv&gt;173&lt;/tni-resv&gt;</w:t>
            </w:r>
          </w:p>
          <w:p w14:paraId="6A82F112" w14:textId="77777777" w:rsidR="007344A3" w:rsidRPr="004238F6" w:rsidRDefault="007344A3" w:rsidP="007344A3">
            <w:pPr>
              <w:pStyle w:val="XML2"/>
              <w:rPr>
                <w:lang w:val="de-DE"/>
                <w:rPrChange w:id="1397" w:author="Thomas Dietz" w:date="2012-08-08T14:23:00Z">
                  <w:rPr/>
                </w:rPrChange>
              </w:rPr>
            </w:pPr>
            <w:r w:rsidRPr="004238F6">
              <w:rPr>
                <w:lang w:val="de-DE"/>
                <w:rPrChange w:id="1398" w:author="Thomas Dietz" w:date="2012-08-08T14:23:00Z">
                  <w:rPr/>
                </w:rPrChange>
              </w:rPr>
              <w:t>&lt;/nvgre-tunnel&gt;</w:t>
            </w:r>
          </w:p>
          <w:p w14:paraId="3149D657" w14:textId="3C673BCF" w:rsidR="007344A3" w:rsidRPr="009F1B7D" w:rsidRDefault="007344A3" w:rsidP="007344A3">
            <w:pPr>
              <w:pStyle w:val="XML1"/>
            </w:pPr>
            <w:r w:rsidRPr="009F1B7D">
              <w:t>&lt;/port&gt;</w:t>
            </w:r>
          </w:p>
        </w:tc>
      </w:tr>
    </w:tbl>
    <w:p w14:paraId="29039D0C" w14:textId="77777777" w:rsidR="00B7089E" w:rsidRDefault="00B7089E" w:rsidP="00B7089E">
      <w:r>
        <w:lastRenderedPageBreak/>
        <w:cr/>
      </w:r>
    </w:p>
    <w:p w14:paraId="0AACA490" w14:textId="77777777" w:rsidR="00B7089E" w:rsidRDefault="00B7089E" w:rsidP="00D14D27">
      <w:pPr>
        <w:pStyle w:val="Heading3"/>
      </w:pPr>
      <w:bookmarkStart w:id="1399" w:name="_Toc320556718"/>
      <w:r>
        <w:lastRenderedPageBreak/>
        <w:t>Normative Constraints</w:t>
      </w:r>
      <w:bookmarkEnd w:id="1399"/>
    </w:p>
    <w:p w14:paraId="1C31DB91" w14:textId="77777777" w:rsidR="00B7089E" w:rsidRDefault="00B7089E" w:rsidP="00B7089E">
      <w:r>
        <w:t xml:space="preserve">An OpenFlow Port is identified by identifier </w:t>
      </w:r>
      <w:r w:rsidRPr="00B96BFC">
        <w:rPr>
          <w:rStyle w:val="codeChar"/>
        </w:rPr>
        <w:t>&lt;resource-id&gt;</w:t>
      </w:r>
      <w:r>
        <w:t xml:space="preserve"> within the context of the OpenFlow Capable Switch and OpenFlow Logical Switches. Element </w:t>
      </w:r>
      <w:r w:rsidRPr="00B96BFC">
        <w:rPr>
          <w:rStyle w:val="codeChar"/>
        </w:rPr>
        <w:t>&lt;resource-id&gt;</w:t>
      </w:r>
      <w:r>
        <w:t xml:space="preserve"> is inherited from superclass OpenFlow Resource. </w:t>
      </w:r>
    </w:p>
    <w:p w14:paraId="3FC10671" w14:textId="1C855414" w:rsidR="00B7089E" w:rsidRDefault="00B7089E" w:rsidP="00B7089E">
      <w:r>
        <w:t xml:space="preserve">Element </w:t>
      </w:r>
      <w:r w:rsidRPr="00B96BFC">
        <w:rPr>
          <w:rStyle w:val="codeChar"/>
        </w:rPr>
        <w:t>&lt;number&gt;</w:t>
      </w:r>
      <w:r w:rsidR="00275180">
        <w:t xml:space="preserve"> </w:t>
      </w:r>
      <w:r>
        <w:t xml:space="preserve">identifies the OpenFlow Port to OpenFlow Controllers. If the OpenFlow Port is associated with </w:t>
      </w:r>
      <w:r w:rsidR="00920140">
        <w:t>an</w:t>
      </w:r>
      <w:r>
        <w:t xml:space="preserve"> OpenFlow Logical Switch, </w:t>
      </w:r>
      <w:r w:rsidRPr="00B96BFC">
        <w:rPr>
          <w:rStyle w:val="codeChar"/>
        </w:rPr>
        <w:t>&lt;number&gt;</w:t>
      </w:r>
      <w:r>
        <w:t xml:space="preserve"> MUST be unique within the context of the OpenFlow Logical Switch.</w:t>
      </w:r>
    </w:p>
    <w:p w14:paraId="6B2102CD" w14:textId="41F73624" w:rsidR="00B7089E" w:rsidRDefault="00B7089E" w:rsidP="00B7089E">
      <w:r>
        <w:t xml:space="preserve">Element </w:t>
      </w:r>
      <w:r w:rsidRPr="00B96BFC">
        <w:rPr>
          <w:rStyle w:val="codeChar"/>
        </w:rPr>
        <w:t>&lt;name&gt;</w:t>
      </w:r>
      <w:r>
        <w:t xml:space="preserve"> assists OpenFlow Controllers in identifying OpenFlow Ports. </w:t>
      </w:r>
      <w:r w:rsidRPr="00B96BFC">
        <w:rPr>
          <w:rStyle w:val="codeChar"/>
        </w:rPr>
        <w:t>&lt;</w:t>
      </w:r>
      <w:proofErr w:type="gramStart"/>
      <w:r w:rsidRPr="00B96BFC">
        <w:rPr>
          <w:rStyle w:val="codeChar"/>
        </w:rPr>
        <w:t>name</w:t>
      </w:r>
      <w:proofErr w:type="gramEnd"/>
      <w:r w:rsidRPr="00B96BFC">
        <w:rPr>
          <w:rStyle w:val="codeChar"/>
        </w:rPr>
        <w:t>&gt;</w:t>
      </w:r>
      <w:r>
        <w:t xml:space="preserve"> MAY be defined. If the OpenFlow Port is associated with an OpenFlow Logical switch and </w:t>
      </w:r>
      <w:r w:rsidRPr="00B96BFC">
        <w:rPr>
          <w:rStyle w:val="codeChar"/>
        </w:rPr>
        <w:t>&lt;name&gt;</w:t>
      </w:r>
      <w:r>
        <w:t xml:space="preserve"> is defined, </w:t>
      </w:r>
      <w:r w:rsidRPr="00B96BFC">
        <w:rPr>
          <w:rStyle w:val="codeChar"/>
        </w:rPr>
        <w:t>&lt;name&gt;</w:t>
      </w:r>
      <w:r w:rsidR="00275180">
        <w:t xml:space="preserve"> </w:t>
      </w:r>
      <w:r>
        <w:t>MUST be unique within the context of the OpenFlow Logical Switch.</w:t>
      </w:r>
    </w:p>
    <w:p w14:paraId="6C7565EF" w14:textId="17ECF79B" w:rsidR="00B7089E" w:rsidRDefault="00B7089E" w:rsidP="00B7089E">
      <w:r>
        <w:t xml:space="preserve">Elements </w:t>
      </w:r>
      <w:r w:rsidRPr="00B96BFC">
        <w:rPr>
          <w:rStyle w:val="codeChar"/>
        </w:rPr>
        <w:t>&lt;current-rate&gt;</w:t>
      </w:r>
      <w:r>
        <w:t xml:space="preserve"> and </w:t>
      </w:r>
      <w:r w:rsidRPr="00B96BFC">
        <w:rPr>
          <w:rStyle w:val="codeChar"/>
        </w:rPr>
        <w:t>&lt;max-rate&gt;</w:t>
      </w:r>
      <w:r>
        <w:t xml:space="preserve"> indicate the current and maximum bit rate of the port. Both values are to be provided in units of kilobit per second (kbps). Those elements are only valid if the element </w:t>
      </w:r>
      <w:r w:rsidRPr="00B96BFC">
        <w:rPr>
          <w:rStyle w:val="codeChar"/>
        </w:rPr>
        <w:t>&lt;rate&gt;</w:t>
      </w:r>
      <w:r>
        <w:t xml:space="preserve"> in the current Port Features has a value of </w:t>
      </w:r>
      <w:r w:rsidR="00884102">
        <w:t>“</w:t>
      </w:r>
      <w:r>
        <w:t>other</w:t>
      </w:r>
      <w:r w:rsidR="00884102">
        <w:t>”</w:t>
      </w:r>
      <w:r>
        <w:t>.</w:t>
      </w:r>
    </w:p>
    <w:p w14:paraId="1CA58707" w14:textId="6534103A" w:rsidR="009D00AF" w:rsidRDefault="009D00AF" w:rsidP="005E2DCB">
      <w:pPr>
        <w:pStyle w:val="Heading4"/>
      </w:pPr>
      <w:r>
        <w:t>Port Configuration</w:t>
      </w:r>
    </w:p>
    <w:p w14:paraId="6ED47E94" w14:textId="7981BF90" w:rsidR="00B7089E" w:rsidRDefault="00B7089E" w:rsidP="00B7089E">
      <w:r>
        <w:t xml:space="preserve">Element </w:t>
      </w:r>
      <w:r w:rsidRPr="00B96BFC">
        <w:rPr>
          <w:rStyle w:val="codeChar"/>
        </w:rPr>
        <w:t>&lt;configuration&gt;</w:t>
      </w:r>
      <w:r w:rsidR="00275180">
        <w:t xml:space="preserve"> </w:t>
      </w:r>
      <w:r>
        <w:t>represents the expected behavior of the port based on explicit configuration.</w:t>
      </w:r>
    </w:p>
    <w:p w14:paraId="6908DE3D" w14:textId="77777777" w:rsidR="00B7089E" w:rsidRDefault="00B7089E" w:rsidP="00B7089E">
      <w:r>
        <w:t xml:space="preserve">Element </w:t>
      </w:r>
      <w:r w:rsidRPr="00B96BFC">
        <w:rPr>
          <w:rStyle w:val="codeChar"/>
        </w:rPr>
        <w:t>&lt;configuration&gt;</w:t>
      </w:r>
      <w:r>
        <w:t xml:space="preserve"> contains four further elements: </w:t>
      </w:r>
      <w:r w:rsidRPr="00B96BFC">
        <w:rPr>
          <w:rStyle w:val="codeChar"/>
        </w:rPr>
        <w:t>&lt;admin-state&gt;</w:t>
      </w:r>
      <w:r w:rsidRPr="00E751F5">
        <w:t xml:space="preserve">, </w:t>
      </w:r>
      <w:r w:rsidRPr="00B96BFC">
        <w:rPr>
          <w:rStyle w:val="codeChar"/>
        </w:rPr>
        <w:t>&lt;no-receive&gt;</w:t>
      </w:r>
      <w:r w:rsidRPr="00E751F5">
        <w:t xml:space="preserve">, </w:t>
      </w:r>
      <w:r w:rsidRPr="00B96BFC">
        <w:rPr>
          <w:rStyle w:val="codeChar"/>
        </w:rPr>
        <w:t>&lt;no-forward&gt;</w:t>
      </w:r>
      <w:r w:rsidRPr="00E751F5">
        <w:t xml:space="preserve">, </w:t>
      </w:r>
      <w:r w:rsidRPr="00B96BFC">
        <w:rPr>
          <w:rStyle w:val="codeChar"/>
        </w:rPr>
        <w:t>&lt;no-packet-in&gt;</w:t>
      </w:r>
      <w:r w:rsidRPr="00E751F5">
        <w:t>.</w:t>
      </w:r>
    </w:p>
    <w:p w14:paraId="1442A859" w14:textId="77777777" w:rsidR="00B7089E" w:rsidRDefault="00B7089E" w:rsidP="00B7089E">
      <w:r>
        <w:t xml:space="preserve">Element </w:t>
      </w:r>
      <w:r w:rsidRPr="00421113">
        <w:rPr>
          <w:rStyle w:val="codeChar"/>
        </w:rPr>
        <w:t>&lt;admin-state&gt;</w:t>
      </w:r>
      <w:r>
        <w:t xml:space="preserve"> represents the configured link state of the port and MUST be set to either up or down.</w:t>
      </w:r>
    </w:p>
    <w:p w14:paraId="5C411E2B" w14:textId="1F380F0D" w:rsidR="00B7089E" w:rsidRDefault="00B7089E" w:rsidP="00B7089E">
      <w:r>
        <w:t xml:space="preserve">Element </w:t>
      </w:r>
      <w:r w:rsidRPr="00B96BFC">
        <w:rPr>
          <w:rStyle w:val="codeChar"/>
        </w:rPr>
        <w:t>&lt;no-receive&gt;</w:t>
      </w:r>
      <w:r>
        <w:t xml:space="preserve"> MUST be set to either true or false. A </w:t>
      </w:r>
      <w:r w:rsidR="00884102">
        <w:t xml:space="preserve">value of “true” </w:t>
      </w:r>
      <w:r>
        <w:t>means the port is not receiving any traffic.</w:t>
      </w:r>
    </w:p>
    <w:p w14:paraId="492F4E88" w14:textId="32DC8E4E" w:rsidR="00B7089E" w:rsidRDefault="00B7089E" w:rsidP="00B7089E">
      <w:r w:rsidRPr="00B96BFC">
        <w:t xml:space="preserve">Element </w:t>
      </w:r>
      <w:r w:rsidRPr="00B96BFC">
        <w:rPr>
          <w:rStyle w:val="codeChar"/>
        </w:rPr>
        <w:t>&lt;no-forward&gt;</w:t>
      </w:r>
      <w:r>
        <w:t xml:space="preserve">MUST be set to either true or false. A </w:t>
      </w:r>
      <w:r w:rsidR="00884102">
        <w:t xml:space="preserve">value of “true” </w:t>
      </w:r>
      <w:r>
        <w:t>means the port is not forwarding any packets.</w:t>
      </w:r>
    </w:p>
    <w:p w14:paraId="36E49B5D" w14:textId="4AFD0CBB" w:rsidR="00B7089E" w:rsidRDefault="00B7089E" w:rsidP="00B7089E">
      <w:r>
        <w:t xml:space="preserve">Element </w:t>
      </w:r>
      <w:r w:rsidRPr="00B96BFC">
        <w:rPr>
          <w:rStyle w:val="codeChar"/>
        </w:rPr>
        <w:t>&lt;no-packet-in&gt;</w:t>
      </w:r>
      <w:r>
        <w:t xml:space="preserve"> MUST be set to either true or false. A </w:t>
      </w:r>
      <w:r w:rsidR="00884102">
        <w:t xml:space="preserve">value of “true” </w:t>
      </w:r>
      <w:r>
        <w:t>means port is not receiving any packets.</w:t>
      </w:r>
    </w:p>
    <w:p w14:paraId="7EA1BB1A" w14:textId="48271A85" w:rsidR="009D00AF" w:rsidRDefault="009D00AF" w:rsidP="009D00AF">
      <w:pPr>
        <w:pStyle w:val="Heading4"/>
      </w:pPr>
      <w:r>
        <w:t>Port State</w:t>
      </w:r>
    </w:p>
    <w:p w14:paraId="7B28FE19" w14:textId="77777777" w:rsidR="00B7089E" w:rsidRDefault="00B7089E" w:rsidP="00B7089E">
      <w:r>
        <w:t xml:space="preserve">Element </w:t>
      </w:r>
      <w:r w:rsidRPr="00535714">
        <w:rPr>
          <w:rStyle w:val="codeChar"/>
        </w:rPr>
        <w:t>&lt;state&gt;</w:t>
      </w:r>
      <w:r>
        <w:t xml:space="preserve"> contains three further elements: </w:t>
      </w:r>
      <w:r w:rsidRPr="00B96BFC">
        <w:rPr>
          <w:rStyle w:val="codeChar"/>
        </w:rPr>
        <w:t>&lt;oper-state&gt;</w:t>
      </w:r>
      <w:r w:rsidRPr="00E751F5">
        <w:t xml:space="preserve">, </w:t>
      </w:r>
      <w:r w:rsidRPr="00B96BFC">
        <w:rPr>
          <w:rStyle w:val="codeChar"/>
        </w:rPr>
        <w:t>&lt;blocked&gt;</w:t>
      </w:r>
      <w:r w:rsidRPr="00B96BFC">
        <w:t>,</w:t>
      </w:r>
      <w:r w:rsidRPr="00E751F5">
        <w:t xml:space="preserve"> </w:t>
      </w:r>
      <w:r w:rsidRPr="00B96BFC">
        <w:rPr>
          <w:rStyle w:val="codeChar"/>
        </w:rPr>
        <w:t>&lt;live&gt;</w:t>
      </w:r>
      <w:r w:rsidRPr="00B96BFC">
        <w:t>.</w:t>
      </w:r>
      <w:r>
        <w:t xml:space="preserve"> </w:t>
      </w:r>
    </w:p>
    <w:p w14:paraId="6EA8F193" w14:textId="3F660035" w:rsidR="00B7089E" w:rsidRDefault="00B7089E" w:rsidP="00B7089E">
      <w:r>
        <w:t xml:space="preserve">Element </w:t>
      </w:r>
      <w:r w:rsidRPr="00B96BFC">
        <w:rPr>
          <w:rStyle w:val="codeChar"/>
        </w:rPr>
        <w:t>&lt;oper-state&gt;</w:t>
      </w:r>
      <w:r>
        <w:t xml:space="preserve"> represents the reported link state of the port and MUST have a value of either </w:t>
      </w:r>
      <w:r w:rsidR="00884102">
        <w:t>“</w:t>
      </w:r>
      <w:r>
        <w:t>up</w:t>
      </w:r>
      <w:r w:rsidR="00884102">
        <w:t>”</w:t>
      </w:r>
      <w:r>
        <w:t xml:space="preserve"> or </w:t>
      </w:r>
      <w:r w:rsidR="00884102">
        <w:t>“</w:t>
      </w:r>
      <w:r>
        <w:t>down</w:t>
      </w:r>
      <w:r w:rsidR="00884102">
        <w:t>“</w:t>
      </w:r>
      <w:r>
        <w:t>.</w:t>
      </w:r>
    </w:p>
    <w:p w14:paraId="62489534" w14:textId="5E93C637" w:rsidR="00B7089E" w:rsidRDefault="00B7089E" w:rsidP="00B7089E">
      <w:r>
        <w:t xml:space="preserve">Element </w:t>
      </w:r>
      <w:r w:rsidRPr="00B96BFC">
        <w:rPr>
          <w:rStyle w:val="codeChar"/>
        </w:rPr>
        <w:t>&lt;blocked&gt;</w:t>
      </w:r>
      <w:r>
        <w:t xml:space="preserve"> MUST have a value of either </w:t>
      </w:r>
      <w:r w:rsidR="00884102">
        <w:t>“</w:t>
      </w:r>
      <w:r>
        <w:t>true</w:t>
      </w:r>
      <w:r w:rsidR="00884102">
        <w:t>”</w:t>
      </w:r>
      <w:r>
        <w:t xml:space="preserve"> or </w:t>
      </w:r>
      <w:r w:rsidR="00884102">
        <w:t>“</w:t>
      </w:r>
      <w:r>
        <w:t>false</w:t>
      </w:r>
      <w:r w:rsidR="00884102">
        <w:t>”</w:t>
      </w:r>
      <w:r>
        <w:t xml:space="preserve">. A </w:t>
      </w:r>
      <w:r w:rsidR="00884102">
        <w:t xml:space="preserve">value of “true” </w:t>
      </w:r>
      <w:r>
        <w:t>means the port has been blocked from receiving or sending traffic.</w:t>
      </w:r>
    </w:p>
    <w:p w14:paraId="1590CF06" w14:textId="0EA3336A" w:rsidR="00B7089E" w:rsidRDefault="00B7089E" w:rsidP="00B7089E">
      <w:r>
        <w:t xml:space="preserve">Element </w:t>
      </w:r>
      <w:r w:rsidRPr="00B96BFC">
        <w:rPr>
          <w:rStyle w:val="codeChar"/>
        </w:rPr>
        <w:t>&lt;live&gt;</w:t>
      </w:r>
      <w:r>
        <w:t xml:space="preserve"> MUST have </w:t>
      </w:r>
      <w:r w:rsidR="00884102">
        <w:t>a value of either “true” or “false”</w:t>
      </w:r>
      <w:r>
        <w:t xml:space="preserve"> .A </w:t>
      </w:r>
      <w:r w:rsidR="00884102">
        <w:t xml:space="preserve">value of “true” </w:t>
      </w:r>
      <w:r>
        <w:t>means the port is active and sending/receiving packets.</w:t>
      </w:r>
    </w:p>
    <w:p w14:paraId="1F314BEA" w14:textId="6E72C65D" w:rsidR="009D00AF" w:rsidRDefault="009D00AF" w:rsidP="009D00AF">
      <w:pPr>
        <w:pStyle w:val="Heading4"/>
      </w:pPr>
      <w:r>
        <w:lastRenderedPageBreak/>
        <w:t>Port Features</w:t>
      </w:r>
    </w:p>
    <w:p w14:paraId="6F62D891" w14:textId="77777777" w:rsidR="00B7089E" w:rsidRDefault="00B7089E" w:rsidP="00B7089E">
      <w:r>
        <w:t xml:space="preserve">An OpenFlow Port contains a list of OpenFlow Port Features in element </w:t>
      </w:r>
      <w:r w:rsidRPr="00B96BFC">
        <w:rPr>
          <w:rStyle w:val="codeChar"/>
        </w:rPr>
        <w:t>&lt;features&gt;</w:t>
      </w:r>
      <w:r>
        <w:t xml:space="preserve">which contains four sub-lists represented by elements </w:t>
      </w:r>
      <w:r w:rsidRPr="00B96BFC">
        <w:rPr>
          <w:rStyle w:val="codeChar"/>
        </w:rPr>
        <w:t>&lt;current&gt;</w:t>
      </w:r>
      <w:r w:rsidRPr="00E751F5">
        <w:t xml:space="preserve">, </w:t>
      </w:r>
      <w:r w:rsidRPr="00B96BFC">
        <w:rPr>
          <w:rStyle w:val="codeChar"/>
        </w:rPr>
        <w:t>&lt;advertised&gt;</w:t>
      </w:r>
      <w:r w:rsidRPr="00E751F5">
        <w:t xml:space="preserve">, </w:t>
      </w:r>
      <w:r w:rsidRPr="00B96BFC">
        <w:rPr>
          <w:rStyle w:val="codeChar"/>
        </w:rPr>
        <w:t>&lt;supported&gt;</w:t>
      </w:r>
      <w:r w:rsidRPr="00B96BFC">
        <w:t>,</w:t>
      </w:r>
      <w:r w:rsidRPr="00B96BFC">
        <w:rPr>
          <w:rStyle w:val="codeChar"/>
        </w:rPr>
        <w:t>&lt;advertised-peer&gt;</w:t>
      </w:r>
      <w:r w:rsidRPr="00E751F5">
        <w:t>.</w:t>
      </w:r>
      <w:r>
        <w:t>These four lists MUST contain the features associated with the OpenFlow Port. The specific semantics of feature membership in each of these four sub-lists are defined in the OpenFlow protocol.</w:t>
      </w:r>
    </w:p>
    <w:p w14:paraId="751E6747" w14:textId="747F9E82" w:rsidR="008D0DE2" w:rsidRPr="00E751F5" w:rsidRDefault="00B7089E" w:rsidP="00B7089E">
      <w:r>
        <w:t xml:space="preserve">The following elements of the OpenFlow Port can be modified by a NETCONF </w:t>
      </w:r>
      <w:r w:rsidRPr="00E751F5">
        <w:rPr>
          <w:rStyle w:val="codeChar"/>
        </w:rPr>
        <w:t>edit-config</w:t>
      </w:r>
      <w:r>
        <w:t xml:space="preserve"> request or retrieved by a NETCONF </w:t>
      </w:r>
      <w:r w:rsidRPr="00B96BFC">
        <w:rPr>
          <w:rStyle w:val="codeChar"/>
        </w:rPr>
        <w:t>get-config</w:t>
      </w:r>
      <w:r>
        <w:t xml:space="preserve"> request: </w:t>
      </w:r>
      <w:r w:rsidRPr="00B96BFC">
        <w:rPr>
          <w:rStyle w:val="codeChar"/>
        </w:rPr>
        <w:t>&lt;resource-id&gt;</w:t>
      </w:r>
      <w:r w:rsidRPr="00B96BFC">
        <w:t xml:space="preserve">, </w:t>
      </w:r>
      <w:r w:rsidRPr="00B96BFC">
        <w:rPr>
          <w:rStyle w:val="codeChar"/>
        </w:rPr>
        <w:t>&lt;number&gt;</w:t>
      </w:r>
      <w:r w:rsidRPr="00B96BFC">
        <w:t xml:space="preserve">, </w:t>
      </w:r>
      <w:r w:rsidRPr="00B96BFC">
        <w:rPr>
          <w:rStyle w:val="codeChar"/>
        </w:rPr>
        <w:t>&lt;name&gt;, &lt;admin-state&gt;</w:t>
      </w:r>
      <w:r w:rsidRPr="00B96BFC">
        <w:t xml:space="preserve">, </w:t>
      </w:r>
      <w:r w:rsidRPr="00B96BFC">
        <w:rPr>
          <w:rStyle w:val="codeChar"/>
        </w:rPr>
        <w:t>&lt;no-receive&gt;</w:t>
      </w:r>
      <w:r w:rsidRPr="00B96BFC">
        <w:t xml:space="preserve">, </w:t>
      </w:r>
      <w:r w:rsidRPr="00B96BFC">
        <w:rPr>
          <w:rStyle w:val="codeChar"/>
        </w:rPr>
        <w:t>&lt;no-forward&gt;</w:t>
      </w:r>
      <w:r w:rsidRPr="00B96BFC">
        <w:t xml:space="preserve">, </w:t>
      </w:r>
      <w:r w:rsidRPr="00B96BFC">
        <w:rPr>
          <w:rStyle w:val="codeChar"/>
        </w:rPr>
        <w:t>&lt;no-packet-in&gt;</w:t>
      </w:r>
      <w:r w:rsidRPr="00E751F5">
        <w:t>.</w:t>
      </w:r>
    </w:p>
    <w:p w14:paraId="4430DE70" w14:textId="59559D25" w:rsidR="009D00AF" w:rsidRDefault="009D00AF" w:rsidP="009D00AF">
      <w:pPr>
        <w:pStyle w:val="Heading4"/>
      </w:pPr>
      <w:r>
        <w:t>Tunnel (</w:t>
      </w:r>
      <w:r w:rsidR="00435B91">
        <w:t xml:space="preserve">Logical </w:t>
      </w:r>
      <w:r>
        <w:t>Port)</w:t>
      </w:r>
    </w:p>
    <w:p w14:paraId="49DC71FC" w14:textId="7C4AD86D" w:rsidR="00435B91" w:rsidRDefault="00435B91" w:rsidP="00B7089E">
      <w:r>
        <w:t>A tunnel endpoint corresponds to a logical OpenFlow port that supports a specific encapsulation method.  A common use case for tunnels is to create virtual overlay networks by encapsulating, for example, Layer 2 (Ethernet) traffic in Layer 3 (IP) packets.  OF-</w:t>
      </w:r>
      <w:r w:rsidR="008F2AF0">
        <w:t xml:space="preserve">CONFIG </w:t>
      </w:r>
      <w:r>
        <w:t xml:space="preserve">enables the association of logical OpenFlow ports with an associated tunnel type and corresponding parameters for the tunnel.  </w:t>
      </w:r>
    </w:p>
    <w:p w14:paraId="2A6D0C26" w14:textId="1300DB57" w:rsidR="008D0DE2" w:rsidRDefault="008D0DE2" w:rsidP="00B7089E">
      <w:r w:rsidRPr="009D00AF">
        <w:t xml:space="preserve">Element </w:t>
      </w:r>
      <w:r w:rsidRPr="00884102">
        <w:rPr>
          <w:rStyle w:val="codeChar"/>
        </w:rPr>
        <w:t>&lt;tunnel&gt;</w:t>
      </w:r>
      <w:r w:rsidRPr="009D00AF">
        <w:t xml:space="preserve"> </w:t>
      </w:r>
      <w:r>
        <w:t xml:space="preserve">is only present if the port is a </w:t>
      </w:r>
      <w:r w:rsidR="00435B91">
        <w:t xml:space="preserve">logical </w:t>
      </w:r>
      <w:r>
        <w:t>port that represents a tunnel endpoint.</w:t>
      </w:r>
      <w:r w:rsidR="009D00AF">
        <w:t xml:space="preserve"> It contains a tunnel type specific element. Currently defined are the following tunnel types: IPinGRE, VxLAN, and NVGRE. All tunnel types have a common set of contained elements: </w:t>
      </w:r>
      <w:r w:rsidR="00B4160C">
        <w:t xml:space="preserve"> a local and a remote endpoint address </w:t>
      </w:r>
      <w:r w:rsidR="00B4160C" w:rsidRPr="00604F82">
        <w:t>(</w:t>
      </w:r>
      <w:r w:rsidR="00B4160C" w:rsidRPr="00884102">
        <w:rPr>
          <w:rStyle w:val="codeChar"/>
        </w:rPr>
        <w:t>&lt;local-XXX-address&gt;</w:t>
      </w:r>
      <w:r w:rsidR="00B4160C">
        <w:t xml:space="preserve"> and </w:t>
      </w:r>
      <w:r w:rsidR="00B4160C" w:rsidRPr="00884102">
        <w:rPr>
          <w:rStyle w:val="codeChar"/>
        </w:rPr>
        <w:t>&lt;remote-XXX-address&gt;</w:t>
      </w:r>
      <w:r w:rsidR="00B4160C">
        <w:t xml:space="preserve">) for address types IPv4, IPv6, and </w:t>
      </w:r>
      <w:proofErr w:type="gramStart"/>
      <w:r w:rsidR="00B4160C">
        <w:t>MAC</w:t>
      </w:r>
      <w:r w:rsidR="00435B91">
        <w:t>.</w:t>
      </w:r>
      <w:r w:rsidR="00B4160C">
        <w:t>.</w:t>
      </w:r>
      <w:proofErr w:type="gramEnd"/>
      <w:r w:rsidR="00786C46">
        <w:t xml:space="preserve"> </w:t>
      </w:r>
    </w:p>
    <w:p w14:paraId="0AFA1EC1" w14:textId="09121206" w:rsidR="00337278" w:rsidRDefault="00337278" w:rsidP="00337278">
      <w:pPr>
        <w:pStyle w:val="Heading4"/>
      </w:pPr>
      <w:bookmarkStart w:id="1400" w:name="_Toc315954017"/>
      <w:bookmarkStart w:id="1401" w:name="_Toc316542527"/>
      <w:r>
        <w:t>IPinGRE Tunnel</w:t>
      </w:r>
    </w:p>
    <w:p w14:paraId="028B1284" w14:textId="09318C44" w:rsidR="00F972B7" w:rsidRDefault="00337278" w:rsidP="00F972B7">
      <w:r>
        <w:t xml:space="preserve">For IP-in-GRE tunnels, </w:t>
      </w:r>
      <w:r w:rsidR="00F972B7">
        <w:t xml:space="preserve">further elements may be used. The presence of the checksum, key, and sequence number is indicated by boolean elements </w:t>
      </w:r>
      <w:r w:rsidR="00F972B7" w:rsidRPr="002375BD">
        <w:rPr>
          <w:rStyle w:val="codeChar"/>
        </w:rPr>
        <w:t>&lt;checksum-present&gt;</w:t>
      </w:r>
      <w:proofErr w:type="gramStart"/>
      <w:r w:rsidR="00F972B7">
        <w:t xml:space="preserve">,  </w:t>
      </w:r>
      <w:r w:rsidR="00F972B7" w:rsidRPr="002375BD">
        <w:rPr>
          <w:rStyle w:val="codeChar"/>
        </w:rPr>
        <w:t>&lt;</w:t>
      </w:r>
      <w:proofErr w:type="gramEnd"/>
      <w:r w:rsidR="00F972B7" w:rsidRPr="002375BD">
        <w:rPr>
          <w:rStyle w:val="codeChar"/>
        </w:rPr>
        <w:t>key-present&gt;</w:t>
      </w:r>
      <w:r w:rsidR="00F972B7">
        <w:t xml:space="preserve">, and </w:t>
      </w:r>
      <w:r w:rsidR="00F972B7" w:rsidRPr="002375BD">
        <w:rPr>
          <w:rStyle w:val="codeChar"/>
        </w:rPr>
        <w:t>&lt;sequence-number-present&gt;</w:t>
      </w:r>
      <w:r w:rsidR="00F972B7">
        <w:t xml:space="preserve">. Element </w:t>
      </w:r>
      <w:r w:rsidR="00F972B7" w:rsidRPr="002375BD">
        <w:rPr>
          <w:rStyle w:val="codeChar"/>
        </w:rPr>
        <w:t>&lt;key&gt;</w:t>
      </w:r>
      <w:r w:rsidR="00F972B7">
        <w:t xml:space="preserve"> indicates the key value used. It should not be present if the value of element </w:t>
      </w:r>
      <w:r w:rsidR="00F972B7" w:rsidRPr="002375BD">
        <w:rPr>
          <w:rStyle w:val="codeChar"/>
        </w:rPr>
        <w:t>&lt;key-present&gt;</w:t>
      </w:r>
      <w:r w:rsidR="00F972B7">
        <w:t xml:space="preserve"> </w:t>
      </w:r>
      <w:proofErr w:type="gramStart"/>
      <w:r w:rsidR="00F972B7">
        <w:t xml:space="preserve">is </w:t>
      </w:r>
      <w:r w:rsidR="00C56A86">
        <w:t>”</w:t>
      </w:r>
      <w:proofErr w:type="gramEnd"/>
      <w:r w:rsidR="00F972B7" w:rsidRPr="00C56A86">
        <w:t>false</w:t>
      </w:r>
      <w:r w:rsidR="00C56A86">
        <w:t>”</w:t>
      </w:r>
      <w:r w:rsidR="00F972B7">
        <w:t>.</w:t>
      </w:r>
      <w:r w:rsidR="008F2AF0">
        <w:t xml:space="preserve"> In an implementation of IP-in-GRE tunnels, the &lt;key&gt; element could be used to set the </w:t>
      </w:r>
      <w:r w:rsidR="008F2AF0" w:rsidRPr="00604F82">
        <w:rPr>
          <w:rFonts w:ascii="Courier New" w:hAnsi="Courier New" w:cs="Courier New"/>
        </w:rPr>
        <w:t>OXM_OF_TUNNEL_ID</w:t>
      </w:r>
      <w:r w:rsidR="008F2AF0">
        <w:t xml:space="preserve"> match field metadata in the OpenFlow protocol.</w:t>
      </w:r>
    </w:p>
    <w:p w14:paraId="136D6D3B" w14:textId="573EBA73" w:rsidR="00F972B7" w:rsidRDefault="00F972B7" w:rsidP="00F972B7">
      <w:pPr>
        <w:pStyle w:val="Heading4"/>
      </w:pPr>
      <w:r>
        <w:t>VXLAN Tunnel</w:t>
      </w:r>
    </w:p>
    <w:p w14:paraId="1042FDD7" w14:textId="0308D85B" w:rsidR="00F972B7" w:rsidRDefault="00081FD1" w:rsidP="00F972B7">
      <w:r>
        <w:t>VxLAN tunnel elements are based on the specification current at the time of this writing (</w:t>
      </w:r>
      <w:r w:rsidRPr="008F4E05">
        <w:t>draft-mahalingam-dutt-dcops-vxlan-01.txt</w:t>
      </w:r>
      <w:r>
        <w:t xml:space="preserve">).  The </w:t>
      </w:r>
      <w:r w:rsidRPr="00604F82">
        <w:rPr>
          <w:rFonts w:ascii="Courier New" w:hAnsi="Courier New" w:cs="Courier New"/>
        </w:rPr>
        <w:t>&lt;vni-valid&gt;</w:t>
      </w:r>
      <w:r>
        <w:t xml:space="preserve"> </w:t>
      </w:r>
      <w:proofErr w:type="gramStart"/>
      <w:r>
        <w:t>boolean</w:t>
      </w:r>
      <w:proofErr w:type="gramEnd"/>
      <w:r>
        <w:t xml:space="preserve"> element indicates how the corresponding flag should be set in packets sent on the tunnel.  It SHOULD generally be set to “true”. The </w:t>
      </w:r>
      <w:r w:rsidRPr="00604F82">
        <w:rPr>
          <w:rFonts w:ascii="Courier New" w:hAnsi="Courier New" w:cs="Courier New"/>
        </w:rPr>
        <w:t>&lt;vni&gt;</w:t>
      </w:r>
      <w:r>
        <w:t xml:space="preserve"> element is the virtual network identifier assigned to all packets sent on the tunnel. </w:t>
      </w:r>
      <w:r w:rsidR="008F2AF0">
        <w:t xml:space="preserve">  ”.   A </w:t>
      </w:r>
      <w:proofErr w:type="gramStart"/>
      <w:r w:rsidR="008F2AF0">
        <w:t>VxLAN  implementation</w:t>
      </w:r>
      <w:proofErr w:type="gramEnd"/>
      <w:r w:rsidR="008F2AF0">
        <w:t xml:space="preserve"> may use the &lt;vni&gt; element to set the </w:t>
      </w:r>
      <w:r w:rsidR="008F2AF0" w:rsidRPr="009E3EA9">
        <w:rPr>
          <w:rFonts w:ascii="Courier New" w:hAnsi="Courier New" w:cs="Courier New"/>
        </w:rPr>
        <w:t>OXM_OF_TUNNEL_ID</w:t>
      </w:r>
      <w:r w:rsidR="008F2AF0">
        <w:t xml:space="preserve"> match field metadata in the OpenFlow protocol.</w:t>
      </w:r>
      <w:r>
        <w:t xml:space="preserve"> </w:t>
      </w:r>
      <w:r w:rsidR="008F2AF0">
        <w:t xml:space="preserve"> </w:t>
      </w:r>
      <w:r>
        <w:t xml:space="preserve">If IP multicast is used to support broadcast on the tunnel the </w:t>
      </w:r>
      <w:r w:rsidRPr="00604F82">
        <w:rPr>
          <w:rFonts w:ascii="Courier New" w:hAnsi="Courier New" w:cs="Courier New"/>
        </w:rPr>
        <w:t>&lt;vni-multicast-group&gt;</w:t>
      </w:r>
      <w:r>
        <w:t xml:space="preserve"> element MAY be used to specify the corresponding multicast IP address.  The </w:t>
      </w:r>
      <w:r w:rsidRPr="00604F82">
        <w:rPr>
          <w:rFonts w:ascii="Courier New" w:hAnsi="Courier New" w:cs="Courier New"/>
        </w:rPr>
        <w:t>&lt;udp-source-port&gt;</w:t>
      </w:r>
      <w:r>
        <w:t xml:space="preserve"> element MAY be used to set the </w:t>
      </w:r>
      <w:r w:rsidR="008F2AF0">
        <w:t>outer</w:t>
      </w:r>
      <w:r>
        <w:t xml:space="preserve"> UDP </w:t>
      </w:r>
      <w:r w:rsidR="00DF562A">
        <w:t xml:space="preserve">source </w:t>
      </w:r>
      <w:r>
        <w:t xml:space="preserve">port number, e.g., to ensure consistent hashing for ECMP.  If </w:t>
      </w:r>
      <w:r w:rsidRPr="00604F82">
        <w:rPr>
          <w:rFonts w:ascii="Courier New" w:hAnsi="Courier New" w:cs="Courier New"/>
        </w:rPr>
        <w:t>&lt;udp-source-port&gt;</w:t>
      </w:r>
      <w:r>
        <w:t xml:space="preserve"> is absent, it is expected that the source port will be set dynamically during transmission.  The </w:t>
      </w:r>
      <w:r w:rsidRPr="00604F82">
        <w:rPr>
          <w:rFonts w:ascii="Courier New" w:hAnsi="Courier New" w:cs="Courier New"/>
        </w:rPr>
        <w:t>&lt;udp-dest-port&gt;</w:t>
      </w:r>
      <w:r>
        <w:t xml:space="preserve"> SHOULD be set to the IANA assigned well-known port number for VxLAN (pending assignment as of this writing).  The </w:t>
      </w:r>
      <w:r w:rsidRPr="00604F82">
        <w:rPr>
          <w:rFonts w:ascii="Courier New" w:hAnsi="Courier New" w:cs="Courier New"/>
        </w:rPr>
        <w:t>&lt;udp-checksum&gt;</w:t>
      </w:r>
      <w:r>
        <w:t xml:space="preserve"> element is a </w:t>
      </w:r>
      <w:proofErr w:type="gramStart"/>
      <w:r>
        <w:t>boolean</w:t>
      </w:r>
      <w:proofErr w:type="gramEnd"/>
      <w:r>
        <w:t xml:space="preserve"> flag to indicate whether or not the outer UDP checksum should be set.  Typically, this element SHOULD be set to “false”.</w:t>
      </w:r>
    </w:p>
    <w:p w14:paraId="6804354A" w14:textId="018B8C88" w:rsidR="00F972B7" w:rsidRDefault="00F972B7" w:rsidP="00F972B7">
      <w:pPr>
        <w:pStyle w:val="Heading4"/>
      </w:pPr>
      <w:r>
        <w:lastRenderedPageBreak/>
        <w:t>NVGRE Tunnel</w:t>
      </w:r>
    </w:p>
    <w:p w14:paraId="3967BC80" w14:textId="003BBB11" w:rsidR="00081FD1" w:rsidRDefault="00081FD1" w:rsidP="00081FD1">
      <w:r>
        <w:t>NVGRE tunnel elements are based on the specification current at the time of this writing (</w:t>
      </w:r>
      <w:r w:rsidRPr="00E24441">
        <w:t>draft-sridharan-virtualization-nvgre-00.txt</w:t>
      </w:r>
      <w:r>
        <w:t xml:space="preserve">).  The </w:t>
      </w:r>
      <w:r w:rsidRPr="00604F82">
        <w:rPr>
          <w:rFonts w:ascii="Courier New" w:hAnsi="Courier New" w:cs="Courier New"/>
        </w:rPr>
        <w:t>&lt;tni&gt;</w:t>
      </w:r>
      <w:r>
        <w:t xml:space="preserve"> element is the tenant network identifier assigned to all packets sent on the tunnel.  </w:t>
      </w:r>
      <w:r w:rsidR="00DF562A">
        <w:t xml:space="preserve">NVGRE implementations may map the </w:t>
      </w:r>
      <w:r w:rsidR="00DF562A" w:rsidRPr="00604F82">
        <w:rPr>
          <w:rFonts w:ascii="Courier New" w:hAnsi="Courier New" w:cs="Courier New"/>
        </w:rPr>
        <w:t>&lt;tni&gt;</w:t>
      </w:r>
      <w:r w:rsidR="00DF562A">
        <w:t xml:space="preserve"> element to the </w:t>
      </w:r>
      <w:r w:rsidR="00DF562A" w:rsidRPr="009E3EA9">
        <w:rPr>
          <w:rFonts w:ascii="Courier New" w:hAnsi="Courier New" w:cs="Courier New"/>
        </w:rPr>
        <w:t>OXM_OF_TUNNEL_ID</w:t>
      </w:r>
      <w:r w:rsidR="00DF562A">
        <w:t xml:space="preserve"> match field metadata in the OpenFlow protocol.  </w:t>
      </w:r>
      <w:r>
        <w:t xml:space="preserve">The </w:t>
      </w:r>
      <w:r w:rsidRPr="00604F82">
        <w:rPr>
          <w:rFonts w:ascii="Courier New" w:hAnsi="Courier New" w:cs="Courier New"/>
        </w:rPr>
        <w:t>&lt;tni-</w:t>
      </w:r>
      <w:r w:rsidR="008F2AF0" w:rsidRPr="00604F82">
        <w:rPr>
          <w:rFonts w:ascii="Courier New" w:hAnsi="Courier New" w:cs="Courier New"/>
        </w:rPr>
        <w:t>user</w:t>
      </w:r>
      <w:r w:rsidRPr="00604F82">
        <w:rPr>
          <w:rFonts w:ascii="Courier New" w:hAnsi="Courier New" w:cs="Courier New"/>
        </w:rPr>
        <w:t>&gt;</w:t>
      </w:r>
      <w:r>
        <w:t xml:space="preserve"> element MAY be present – </w:t>
      </w:r>
      <w:proofErr w:type="gramStart"/>
      <w:r>
        <w:t>it  is</w:t>
      </w:r>
      <w:proofErr w:type="gramEnd"/>
      <w:r>
        <w:t xml:space="preserve"> used to set the reserved </w:t>
      </w:r>
      <w:r w:rsidR="008F2AF0">
        <w:t xml:space="preserve">user-defined </w:t>
      </w:r>
      <w:r>
        <w:t xml:space="preserve">bits of the GRE key field, e.g., to introduce entropy for the purposes of exploiting path diversity.  If IP multicast is used to support broadcast on the tunnel the </w:t>
      </w:r>
      <w:r w:rsidRPr="00604F82">
        <w:rPr>
          <w:rFonts w:ascii="Courier New" w:hAnsi="Courier New" w:cs="Courier New"/>
        </w:rPr>
        <w:t>&lt;tni-multicast-group&gt;</w:t>
      </w:r>
      <w:r>
        <w:t xml:space="preserve"> element MAY be used to specify the corresponding multicast IP address. </w:t>
      </w:r>
    </w:p>
    <w:p w14:paraId="32930979" w14:textId="77777777" w:rsidR="00010CA1" w:rsidRPr="009F1B7D" w:rsidRDefault="00010CA1" w:rsidP="00D14D27">
      <w:pPr>
        <w:pStyle w:val="Heading3"/>
      </w:pPr>
      <w:bookmarkStart w:id="1402" w:name="_Toc320556719"/>
      <w:r w:rsidRPr="00DB42FD">
        <w:t>YANG Specification</w:t>
      </w:r>
      <w:bookmarkEnd w:id="1400"/>
      <w:bookmarkEnd w:id="1401"/>
      <w:bookmarkEnd w:id="1402"/>
    </w:p>
    <w:tbl>
      <w:tblPr>
        <w:tblStyle w:val="TableGrid"/>
        <w:tblW w:w="0" w:type="auto"/>
        <w:tblInd w:w="378" w:type="dxa"/>
        <w:shd w:val="clear" w:color="auto" w:fill="C8FCCD"/>
        <w:tblLook w:val="04A0" w:firstRow="1" w:lastRow="0" w:firstColumn="1" w:lastColumn="0" w:noHBand="0" w:noVBand="1"/>
      </w:tblPr>
      <w:tblGrid>
        <w:gridCol w:w="8820"/>
      </w:tblGrid>
      <w:tr w:rsidR="00010CA1" w:rsidRPr="009F1B7D" w14:paraId="5AC36FA8" w14:textId="77777777" w:rsidTr="006F4495">
        <w:tc>
          <w:tcPr>
            <w:tcW w:w="8820" w:type="dxa"/>
            <w:shd w:val="clear" w:color="auto" w:fill="C8FCCD"/>
          </w:tcPr>
          <w:p w14:paraId="4DDF2AFE" w14:textId="7DC53E50" w:rsidR="00010CA1" w:rsidRPr="009F1B7D" w:rsidRDefault="00010CA1" w:rsidP="00011096">
            <w:pPr>
              <w:pStyle w:val="XML1"/>
            </w:pPr>
            <w:r w:rsidRPr="009F1B7D">
              <w:t>grouping openflow-port-resource-grouping {</w:t>
            </w:r>
          </w:p>
          <w:p w14:paraId="0581296B" w14:textId="77777777" w:rsidR="00010CA1" w:rsidRPr="009F1B7D" w:rsidRDefault="00010CA1" w:rsidP="00011096">
            <w:pPr>
              <w:pStyle w:val="XML2"/>
            </w:pPr>
            <w:proofErr w:type="gramStart"/>
            <w:r w:rsidRPr="009F1B7D">
              <w:t>description</w:t>
            </w:r>
            <w:proofErr w:type="gramEnd"/>
            <w:r w:rsidRPr="009F1B7D">
              <w:t xml:space="preserve"> "This grouping specifies all properties of a port resource.";</w:t>
            </w:r>
          </w:p>
          <w:p w14:paraId="471EAADD" w14:textId="77777777" w:rsidR="00010CA1" w:rsidRPr="009F1B7D" w:rsidRDefault="00010CA1" w:rsidP="00011096">
            <w:pPr>
              <w:pStyle w:val="XML2"/>
            </w:pPr>
            <w:r w:rsidRPr="009F1B7D">
              <w:t>leaf resource-id {</w:t>
            </w:r>
          </w:p>
          <w:p w14:paraId="7E8DB493" w14:textId="77777777" w:rsidR="00010CA1" w:rsidRPr="009F1B7D" w:rsidRDefault="00010CA1" w:rsidP="00011096">
            <w:pPr>
              <w:pStyle w:val="XML3"/>
            </w:pPr>
            <w:r w:rsidRPr="009F1B7D">
              <w:t>type inet:uri;</w:t>
            </w:r>
          </w:p>
          <w:p w14:paraId="1D5578DF" w14:textId="77777777" w:rsidR="00010CA1" w:rsidRPr="009F1B7D" w:rsidRDefault="00010CA1" w:rsidP="00011096">
            <w:pPr>
              <w:pStyle w:val="XML3"/>
            </w:pPr>
            <w:proofErr w:type="gramStart"/>
            <w:r w:rsidRPr="009F1B7D">
              <w:t>description</w:t>
            </w:r>
            <w:proofErr w:type="gramEnd"/>
            <w:r w:rsidRPr="009F1B7D">
              <w:t xml:space="preserve"> "A unique but locally arbitrary identifier that identifies a port and is persistent across reboots of the system.";</w:t>
            </w:r>
          </w:p>
          <w:p w14:paraId="730AB416" w14:textId="77777777" w:rsidR="00010CA1" w:rsidRPr="009F1B7D" w:rsidRDefault="00010CA1" w:rsidP="00011096">
            <w:pPr>
              <w:pStyle w:val="XML2"/>
            </w:pPr>
            <w:r w:rsidRPr="009F1B7D">
              <w:t>}</w:t>
            </w:r>
          </w:p>
          <w:p w14:paraId="7CABAF38" w14:textId="77777777" w:rsidR="00010CA1" w:rsidRPr="009F1B7D" w:rsidRDefault="00010CA1" w:rsidP="00011096">
            <w:pPr>
              <w:pStyle w:val="XML2"/>
            </w:pPr>
            <w:r w:rsidRPr="009F1B7D">
              <w:t>leaf number {</w:t>
            </w:r>
          </w:p>
          <w:p w14:paraId="616DE1AA" w14:textId="77777777" w:rsidR="00010CA1" w:rsidRPr="009F1B7D" w:rsidRDefault="00010CA1" w:rsidP="00011096">
            <w:pPr>
              <w:pStyle w:val="XML3"/>
            </w:pPr>
            <w:r w:rsidRPr="009F1B7D">
              <w:t>type uint64;</w:t>
            </w:r>
          </w:p>
          <w:p w14:paraId="4F772D5E" w14:textId="77777777" w:rsidR="00010CA1" w:rsidRPr="009F1B7D" w:rsidRDefault="00010CA1" w:rsidP="00011096">
            <w:pPr>
              <w:pStyle w:val="XML3"/>
            </w:pPr>
            <w:r w:rsidRPr="009F1B7D">
              <w:t>config false;</w:t>
            </w:r>
          </w:p>
          <w:p w14:paraId="2A145D98" w14:textId="77777777" w:rsidR="00010CA1" w:rsidRPr="009F1B7D" w:rsidRDefault="00010CA1" w:rsidP="00011096">
            <w:pPr>
              <w:pStyle w:val="XML3"/>
            </w:pPr>
            <w:r w:rsidRPr="009F1B7D">
              <w:t>mandatory true;</w:t>
            </w:r>
          </w:p>
          <w:p w14:paraId="6A576004" w14:textId="77777777" w:rsidR="00010CA1" w:rsidRPr="009F1B7D" w:rsidRDefault="00010CA1" w:rsidP="00011096">
            <w:pPr>
              <w:pStyle w:val="XML3"/>
            </w:pPr>
            <w:proofErr w:type="gramStart"/>
            <w:r w:rsidRPr="009F1B7D">
              <w:t>description</w:t>
            </w:r>
            <w:proofErr w:type="gramEnd"/>
            <w:r w:rsidRPr="009F1B7D">
              <w:t xml:space="preserve"> "An unique but locally arbitrary number that identifies a port and is persistent across reboots of the system.";</w:t>
            </w:r>
          </w:p>
          <w:p w14:paraId="350B6474" w14:textId="77777777" w:rsidR="00010CA1" w:rsidRPr="009F1B7D" w:rsidRDefault="00010CA1" w:rsidP="00011096">
            <w:pPr>
              <w:pStyle w:val="XML2"/>
            </w:pPr>
            <w:r w:rsidRPr="009F1B7D">
              <w:t>}</w:t>
            </w:r>
          </w:p>
          <w:p w14:paraId="1119784E" w14:textId="77777777" w:rsidR="00010CA1" w:rsidRPr="009F1B7D" w:rsidRDefault="00010CA1" w:rsidP="00011096">
            <w:pPr>
              <w:pStyle w:val="XML2"/>
            </w:pPr>
            <w:r w:rsidRPr="009F1B7D">
              <w:t>leaf name {</w:t>
            </w:r>
          </w:p>
          <w:p w14:paraId="19290ABA" w14:textId="77777777" w:rsidR="00010CA1" w:rsidRPr="009F1B7D" w:rsidRDefault="00010CA1" w:rsidP="00011096">
            <w:pPr>
              <w:pStyle w:val="XML4"/>
            </w:pPr>
            <w:r w:rsidRPr="009F1B7D">
              <w:t>type string {</w:t>
            </w:r>
          </w:p>
          <w:p w14:paraId="568D327F" w14:textId="77777777" w:rsidR="00010CA1" w:rsidRPr="009F1B7D" w:rsidRDefault="00010CA1" w:rsidP="00011096">
            <w:pPr>
              <w:pStyle w:val="XML5"/>
            </w:pPr>
            <w:r w:rsidRPr="009F1B7D">
              <w:t>length "1..16";</w:t>
            </w:r>
          </w:p>
          <w:p w14:paraId="01D7236F" w14:textId="77777777" w:rsidR="00010CA1" w:rsidRPr="009F1B7D" w:rsidRDefault="00010CA1" w:rsidP="00011096">
            <w:pPr>
              <w:pStyle w:val="XML4"/>
            </w:pPr>
            <w:r w:rsidRPr="009F1B7D">
              <w:t>}</w:t>
            </w:r>
          </w:p>
          <w:p w14:paraId="3576FF04" w14:textId="77777777" w:rsidR="00010CA1" w:rsidRPr="009F1B7D" w:rsidRDefault="00010CA1" w:rsidP="00011096">
            <w:pPr>
              <w:pStyle w:val="XML4"/>
            </w:pPr>
            <w:r w:rsidRPr="009F1B7D">
              <w:t>config false;</w:t>
            </w:r>
          </w:p>
          <w:p w14:paraId="3121FDF2" w14:textId="77777777" w:rsidR="00010CA1" w:rsidRPr="009F1B7D" w:rsidRDefault="00010CA1" w:rsidP="00011096">
            <w:pPr>
              <w:pStyle w:val="XML4"/>
            </w:pPr>
            <w:proofErr w:type="gramStart"/>
            <w:r w:rsidRPr="009F1B7D">
              <w:t>description</w:t>
            </w:r>
            <w:proofErr w:type="gramEnd"/>
            <w:r w:rsidRPr="009F1B7D">
              <w:t xml:space="preserve"> "Textual port name to ease identification of the port at the switch.";</w:t>
            </w:r>
          </w:p>
          <w:p w14:paraId="0017EDF5" w14:textId="77777777" w:rsidR="00010CA1" w:rsidRPr="009F1B7D" w:rsidRDefault="00010CA1" w:rsidP="00011096">
            <w:pPr>
              <w:pStyle w:val="XML2"/>
            </w:pPr>
            <w:r w:rsidRPr="009F1B7D">
              <w:t>}</w:t>
            </w:r>
          </w:p>
          <w:p w14:paraId="31107698" w14:textId="77777777" w:rsidR="00010CA1" w:rsidRPr="009F1B7D" w:rsidRDefault="00010CA1" w:rsidP="00011096">
            <w:pPr>
              <w:pStyle w:val="XML2"/>
            </w:pPr>
            <w:r w:rsidRPr="009F1B7D">
              <w:t>leaf current-rate {</w:t>
            </w:r>
          </w:p>
          <w:p w14:paraId="5FA26D99" w14:textId="77777777" w:rsidR="00010CA1" w:rsidRPr="009F1B7D" w:rsidRDefault="00010CA1" w:rsidP="00011096">
            <w:pPr>
              <w:pStyle w:val="XML3"/>
            </w:pPr>
            <w:proofErr w:type="gramStart"/>
            <w:r w:rsidRPr="009F1B7D">
              <w:t>when</w:t>
            </w:r>
            <w:proofErr w:type="gramEnd"/>
            <w:r w:rsidRPr="009F1B7D">
              <w:t xml:space="preserve"> "../features/current/rate='other'" {</w:t>
            </w:r>
          </w:p>
          <w:p w14:paraId="75537FE3" w14:textId="77777777" w:rsidR="00010CA1" w:rsidRPr="009F1B7D" w:rsidRDefault="00010CA1" w:rsidP="00011096">
            <w:pPr>
              <w:pStyle w:val="XML4"/>
            </w:pPr>
            <w:proofErr w:type="gramStart"/>
            <w:r w:rsidRPr="009F1B7D">
              <w:t>description</w:t>
            </w:r>
            <w:proofErr w:type="gramEnd"/>
            <w:r w:rsidRPr="009F1B7D">
              <w:t xml:space="preserve"> "This element is only allowed if the element rate of the current features has value 'other'.";</w:t>
            </w:r>
          </w:p>
          <w:p w14:paraId="1F5E2A97" w14:textId="77777777" w:rsidR="00010CA1" w:rsidRPr="009F1B7D" w:rsidRDefault="00010CA1" w:rsidP="00011096">
            <w:pPr>
              <w:pStyle w:val="XML3"/>
            </w:pPr>
            <w:r w:rsidRPr="009F1B7D">
              <w:t>}</w:t>
            </w:r>
          </w:p>
          <w:p w14:paraId="7A94B7E5" w14:textId="77777777" w:rsidR="00010CA1" w:rsidRPr="009F1B7D" w:rsidRDefault="00010CA1" w:rsidP="00011096">
            <w:pPr>
              <w:pStyle w:val="XML3"/>
            </w:pPr>
            <w:r w:rsidRPr="009F1B7D">
              <w:t>type uint32;</w:t>
            </w:r>
          </w:p>
          <w:p w14:paraId="365FD29D" w14:textId="77777777" w:rsidR="00010CA1" w:rsidRPr="009F1B7D" w:rsidRDefault="00010CA1" w:rsidP="00011096">
            <w:pPr>
              <w:pStyle w:val="XML3"/>
            </w:pPr>
            <w:r w:rsidRPr="009F1B7D">
              <w:t>units "kbit/s";</w:t>
            </w:r>
          </w:p>
          <w:p w14:paraId="151FA5C8" w14:textId="77777777" w:rsidR="00010CA1" w:rsidRPr="009F1B7D" w:rsidRDefault="00010CA1" w:rsidP="00011096">
            <w:pPr>
              <w:pStyle w:val="XML3"/>
            </w:pPr>
            <w:r w:rsidRPr="009F1B7D">
              <w:t>config false;</w:t>
            </w:r>
          </w:p>
          <w:p w14:paraId="7A27ADD6" w14:textId="77777777" w:rsidR="00010CA1" w:rsidRPr="009F1B7D" w:rsidRDefault="00010CA1" w:rsidP="00011096">
            <w:pPr>
              <w:pStyle w:val="XML3"/>
            </w:pPr>
            <w:proofErr w:type="gramStart"/>
            <w:r w:rsidRPr="009F1B7D">
              <w:t>description</w:t>
            </w:r>
            <w:proofErr w:type="gramEnd"/>
            <w:r w:rsidRPr="009F1B7D">
              <w:t xml:space="preserve"> "The current rate in kilobit/second if the current rate selector has value 'other'.";</w:t>
            </w:r>
          </w:p>
          <w:p w14:paraId="5F44F62F" w14:textId="77777777" w:rsidR="00010CA1" w:rsidRPr="009F1B7D" w:rsidRDefault="00010CA1" w:rsidP="00011096">
            <w:pPr>
              <w:pStyle w:val="XML2"/>
            </w:pPr>
            <w:r w:rsidRPr="009F1B7D">
              <w:t>}</w:t>
            </w:r>
          </w:p>
          <w:p w14:paraId="73A54442" w14:textId="77777777" w:rsidR="00010CA1" w:rsidRPr="009F1B7D" w:rsidRDefault="00010CA1" w:rsidP="00011096">
            <w:pPr>
              <w:pStyle w:val="XML2"/>
            </w:pPr>
            <w:r w:rsidRPr="009F1B7D">
              <w:t>leaf max-rate {</w:t>
            </w:r>
          </w:p>
          <w:p w14:paraId="26389A5B" w14:textId="77777777" w:rsidR="00010CA1" w:rsidRPr="009F1B7D" w:rsidRDefault="00010CA1" w:rsidP="00011096">
            <w:pPr>
              <w:pStyle w:val="XML3"/>
            </w:pPr>
            <w:proofErr w:type="gramStart"/>
            <w:r w:rsidRPr="009F1B7D">
              <w:t>when</w:t>
            </w:r>
            <w:proofErr w:type="gramEnd"/>
            <w:r w:rsidRPr="009F1B7D">
              <w:t xml:space="preserve"> "../features/current/rate='other'" {</w:t>
            </w:r>
          </w:p>
          <w:p w14:paraId="64864AA1" w14:textId="77777777" w:rsidR="00010CA1" w:rsidRPr="009F1B7D" w:rsidRDefault="00010CA1" w:rsidP="00011096">
            <w:pPr>
              <w:pStyle w:val="XML4"/>
            </w:pPr>
            <w:proofErr w:type="gramStart"/>
            <w:r w:rsidRPr="009F1B7D">
              <w:t>description</w:t>
            </w:r>
            <w:proofErr w:type="gramEnd"/>
            <w:r w:rsidRPr="009F1B7D">
              <w:t xml:space="preserve"> "This element is only allowed if the element rate of the current features has value 'other'.";</w:t>
            </w:r>
          </w:p>
          <w:p w14:paraId="0EE9FDD3" w14:textId="77777777" w:rsidR="00010CA1" w:rsidRPr="009F1B7D" w:rsidRDefault="00010CA1" w:rsidP="00011096">
            <w:pPr>
              <w:pStyle w:val="XML4"/>
            </w:pPr>
            <w:r w:rsidRPr="009F1B7D">
              <w:t>}</w:t>
            </w:r>
          </w:p>
          <w:p w14:paraId="41BB3A61" w14:textId="77777777" w:rsidR="00010CA1" w:rsidRPr="009F1B7D" w:rsidRDefault="00010CA1" w:rsidP="00011096">
            <w:pPr>
              <w:pStyle w:val="XML4"/>
            </w:pPr>
            <w:r w:rsidRPr="009F1B7D">
              <w:t>type uint32;</w:t>
            </w:r>
          </w:p>
          <w:p w14:paraId="46BB73F4" w14:textId="77777777" w:rsidR="00010CA1" w:rsidRPr="009F1B7D" w:rsidRDefault="00010CA1" w:rsidP="00011096">
            <w:pPr>
              <w:pStyle w:val="XML4"/>
            </w:pPr>
            <w:r w:rsidRPr="009F1B7D">
              <w:lastRenderedPageBreak/>
              <w:t>units "kbit/s";</w:t>
            </w:r>
          </w:p>
          <w:p w14:paraId="205C33E1" w14:textId="77777777" w:rsidR="00010CA1" w:rsidRPr="009F1B7D" w:rsidRDefault="00010CA1" w:rsidP="00011096">
            <w:pPr>
              <w:pStyle w:val="XML4"/>
            </w:pPr>
            <w:r w:rsidRPr="009F1B7D">
              <w:t>config false;</w:t>
            </w:r>
          </w:p>
          <w:p w14:paraId="0C3F0938" w14:textId="77777777" w:rsidR="00010CA1" w:rsidRPr="009F1B7D" w:rsidRDefault="00010CA1" w:rsidP="00011096">
            <w:pPr>
              <w:pStyle w:val="XML4"/>
            </w:pPr>
            <w:proofErr w:type="gramStart"/>
            <w:r w:rsidRPr="009F1B7D">
              <w:t>description</w:t>
            </w:r>
            <w:proofErr w:type="gramEnd"/>
            <w:r w:rsidRPr="009F1B7D">
              <w:t xml:space="preserve"> "The maximum rate in kilobit/second if the current rate selector has value 'other'.";</w:t>
            </w:r>
          </w:p>
          <w:p w14:paraId="695171F2" w14:textId="77777777" w:rsidR="00010CA1" w:rsidRPr="009F1B7D" w:rsidRDefault="00010CA1" w:rsidP="00011096">
            <w:pPr>
              <w:pStyle w:val="XML2"/>
            </w:pPr>
            <w:r w:rsidRPr="009F1B7D">
              <w:t>}</w:t>
            </w:r>
          </w:p>
          <w:p w14:paraId="748D517D" w14:textId="77777777" w:rsidR="00010CA1" w:rsidRPr="009F1B7D" w:rsidRDefault="00010CA1" w:rsidP="00011096">
            <w:pPr>
              <w:pStyle w:val="XML2"/>
            </w:pPr>
            <w:r w:rsidRPr="009F1B7D">
              <w:t>container configuration {</w:t>
            </w:r>
          </w:p>
          <w:p w14:paraId="6C7C1CEC" w14:textId="77777777" w:rsidR="00010CA1" w:rsidRPr="009F1B7D" w:rsidRDefault="00010CA1" w:rsidP="00011096">
            <w:pPr>
              <w:pStyle w:val="XML3"/>
            </w:pPr>
            <w:r w:rsidRPr="009F1B7D">
              <w:t>leaf admin-state {</w:t>
            </w:r>
          </w:p>
          <w:p w14:paraId="706E74F4" w14:textId="77777777" w:rsidR="00010CA1" w:rsidRPr="009F1B7D" w:rsidRDefault="00010CA1" w:rsidP="00011096">
            <w:pPr>
              <w:pStyle w:val="XML4"/>
            </w:pPr>
            <w:r w:rsidRPr="009F1B7D">
              <w:t>type up-down-state-type;</w:t>
            </w:r>
          </w:p>
          <w:p w14:paraId="5889B225" w14:textId="77777777" w:rsidR="00010CA1" w:rsidRPr="009F1B7D" w:rsidRDefault="00010CA1" w:rsidP="00011096">
            <w:pPr>
              <w:pStyle w:val="XML4"/>
            </w:pPr>
            <w:r w:rsidRPr="009F1B7D">
              <w:t>default up;</w:t>
            </w:r>
          </w:p>
          <w:p w14:paraId="358418DF" w14:textId="77777777" w:rsidR="00010CA1" w:rsidRPr="009F1B7D" w:rsidRDefault="00010CA1" w:rsidP="00011096">
            <w:pPr>
              <w:pStyle w:val="XML4"/>
            </w:pPr>
            <w:proofErr w:type="gramStart"/>
            <w:r w:rsidRPr="009F1B7D">
              <w:t>description</w:t>
            </w:r>
            <w:proofErr w:type="gramEnd"/>
            <w:r w:rsidRPr="009F1B7D">
              <w:t xml:space="preserve"> "The administrative state of the port.";</w:t>
            </w:r>
          </w:p>
          <w:p w14:paraId="27BAFE47" w14:textId="77777777" w:rsidR="00010CA1" w:rsidRPr="009F1B7D" w:rsidRDefault="00010CA1" w:rsidP="00011096">
            <w:pPr>
              <w:pStyle w:val="XML3"/>
            </w:pPr>
            <w:r w:rsidRPr="009F1B7D">
              <w:t>}</w:t>
            </w:r>
          </w:p>
          <w:p w14:paraId="4BB9A669" w14:textId="77777777" w:rsidR="00010CA1" w:rsidRPr="009F1B7D" w:rsidRDefault="00010CA1" w:rsidP="00011096">
            <w:pPr>
              <w:pStyle w:val="XML3"/>
            </w:pPr>
            <w:r w:rsidRPr="009F1B7D">
              <w:t>leaf no-receive {</w:t>
            </w:r>
          </w:p>
          <w:p w14:paraId="2C31E1F6" w14:textId="77777777" w:rsidR="00010CA1" w:rsidRPr="009F1B7D" w:rsidRDefault="00010CA1" w:rsidP="00011096">
            <w:pPr>
              <w:pStyle w:val="XML4"/>
            </w:pPr>
            <w:r w:rsidRPr="009F1B7D">
              <w:t>type boolean;</w:t>
            </w:r>
          </w:p>
          <w:p w14:paraId="10B66FB7" w14:textId="77777777" w:rsidR="00010CA1" w:rsidRPr="009F1B7D" w:rsidRDefault="00010CA1" w:rsidP="00011096">
            <w:pPr>
              <w:pStyle w:val="XML4"/>
            </w:pPr>
            <w:r w:rsidRPr="009F1B7D">
              <w:t>default false;</w:t>
            </w:r>
          </w:p>
          <w:p w14:paraId="41E86EAF" w14:textId="77777777" w:rsidR="00010CA1" w:rsidRPr="009F1B7D" w:rsidRDefault="00010CA1" w:rsidP="00011096">
            <w:pPr>
              <w:pStyle w:val="XML4"/>
            </w:pPr>
            <w:proofErr w:type="gramStart"/>
            <w:r w:rsidRPr="009F1B7D">
              <w:t>description</w:t>
            </w:r>
            <w:proofErr w:type="gramEnd"/>
            <w:r w:rsidRPr="009F1B7D">
              <w:t xml:space="preserve"> "Specifies if receiving packets is not enabled on the port.";</w:t>
            </w:r>
          </w:p>
          <w:p w14:paraId="0CEB1A0D" w14:textId="77777777" w:rsidR="00010CA1" w:rsidRPr="009F1B7D" w:rsidRDefault="00010CA1" w:rsidP="00011096">
            <w:pPr>
              <w:pStyle w:val="XML3"/>
            </w:pPr>
            <w:r w:rsidRPr="009F1B7D">
              <w:t>}</w:t>
            </w:r>
          </w:p>
          <w:p w14:paraId="32531C78" w14:textId="77777777" w:rsidR="00010CA1" w:rsidRPr="009F1B7D" w:rsidRDefault="00010CA1" w:rsidP="00011096">
            <w:pPr>
              <w:pStyle w:val="XML3"/>
            </w:pPr>
            <w:r w:rsidRPr="009F1B7D">
              <w:t>leaf no-forward {</w:t>
            </w:r>
          </w:p>
          <w:p w14:paraId="397806D4" w14:textId="77777777" w:rsidR="00010CA1" w:rsidRPr="009F1B7D" w:rsidRDefault="00010CA1" w:rsidP="00011096">
            <w:pPr>
              <w:pStyle w:val="XML4"/>
            </w:pPr>
            <w:r w:rsidRPr="009F1B7D">
              <w:t>type boolean;</w:t>
            </w:r>
          </w:p>
          <w:p w14:paraId="4CAAC7AF" w14:textId="77777777" w:rsidR="00010CA1" w:rsidRPr="009F1B7D" w:rsidRDefault="00010CA1" w:rsidP="00011096">
            <w:pPr>
              <w:pStyle w:val="XML4"/>
            </w:pPr>
            <w:r w:rsidRPr="009F1B7D">
              <w:t>default false;</w:t>
            </w:r>
          </w:p>
          <w:p w14:paraId="4EBB6827" w14:textId="77777777" w:rsidR="00010CA1" w:rsidRPr="009F1B7D" w:rsidRDefault="00010CA1" w:rsidP="00011096">
            <w:pPr>
              <w:pStyle w:val="XML4"/>
            </w:pPr>
            <w:proofErr w:type="gramStart"/>
            <w:r w:rsidRPr="009F1B7D">
              <w:t>description</w:t>
            </w:r>
            <w:proofErr w:type="gramEnd"/>
            <w:r w:rsidRPr="009F1B7D">
              <w:t xml:space="preserve"> "Specifies if forwarding packets is not enabled on that port.";</w:t>
            </w:r>
          </w:p>
          <w:p w14:paraId="0697895F" w14:textId="77777777" w:rsidR="00010CA1" w:rsidRPr="009F1B7D" w:rsidRDefault="00010CA1" w:rsidP="00011096">
            <w:pPr>
              <w:pStyle w:val="XML3"/>
            </w:pPr>
            <w:r w:rsidRPr="009F1B7D">
              <w:t>}</w:t>
            </w:r>
          </w:p>
          <w:p w14:paraId="7E7DB5E2" w14:textId="77777777" w:rsidR="00010CA1" w:rsidRPr="009F1B7D" w:rsidRDefault="00010CA1" w:rsidP="00011096">
            <w:pPr>
              <w:pStyle w:val="XML3"/>
            </w:pPr>
            <w:r w:rsidRPr="009F1B7D">
              <w:t>leaf no-packet-in {</w:t>
            </w:r>
          </w:p>
          <w:p w14:paraId="37B79E08" w14:textId="77777777" w:rsidR="00010CA1" w:rsidRPr="009F1B7D" w:rsidRDefault="00010CA1" w:rsidP="00011096">
            <w:pPr>
              <w:pStyle w:val="XML4"/>
            </w:pPr>
            <w:r w:rsidRPr="009F1B7D">
              <w:t>type boolean;</w:t>
            </w:r>
          </w:p>
          <w:p w14:paraId="1A36675C" w14:textId="77777777" w:rsidR="00010CA1" w:rsidRPr="009F1B7D" w:rsidRDefault="00010CA1" w:rsidP="00011096">
            <w:pPr>
              <w:pStyle w:val="XML4"/>
            </w:pPr>
            <w:r w:rsidRPr="009F1B7D">
              <w:t>default false;</w:t>
            </w:r>
          </w:p>
          <w:p w14:paraId="3427EEB8" w14:textId="77777777" w:rsidR="00010CA1" w:rsidRPr="009F1B7D" w:rsidRDefault="00010CA1" w:rsidP="00011096">
            <w:pPr>
              <w:pStyle w:val="XML4"/>
            </w:pPr>
            <w:proofErr w:type="gramStart"/>
            <w:r w:rsidRPr="009F1B7D">
              <w:t>description</w:t>
            </w:r>
            <w:proofErr w:type="gramEnd"/>
            <w:r w:rsidRPr="009F1B7D">
              <w:t xml:space="preserve"> "Specifies if sending packet-in messages for incoming packets is not enabled on that port.";</w:t>
            </w:r>
          </w:p>
          <w:p w14:paraId="7AFDC874" w14:textId="77777777" w:rsidR="00010CA1" w:rsidRPr="009F1B7D" w:rsidRDefault="00010CA1" w:rsidP="00011096">
            <w:pPr>
              <w:pStyle w:val="XML3"/>
            </w:pPr>
            <w:r w:rsidRPr="009F1B7D">
              <w:t>}</w:t>
            </w:r>
          </w:p>
          <w:p w14:paraId="75001282" w14:textId="77777777" w:rsidR="00010CA1" w:rsidRPr="009F1B7D" w:rsidRDefault="00010CA1" w:rsidP="00011096">
            <w:pPr>
              <w:pStyle w:val="XML2"/>
            </w:pPr>
            <w:r w:rsidRPr="009F1B7D">
              <w:t>}</w:t>
            </w:r>
          </w:p>
          <w:p w14:paraId="1ED2F58C" w14:textId="77777777" w:rsidR="00010CA1" w:rsidRPr="009F1B7D" w:rsidRDefault="00010CA1" w:rsidP="00011096">
            <w:pPr>
              <w:pStyle w:val="XML2"/>
            </w:pPr>
            <w:r w:rsidRPr="009F1B7D">
              <w:t>container state {</w:t>
            </w:r>
          </w:p>
          <w:p w14:paraId="1E22BA21" w14:textId="77777777" w:rsidR="00010CA1" w:rsidRPr="009F1B7D" w:rsidRDefault="00010CA1" w:rsidP="00011096">
            <w:pPr>
              <w:pStyle w:val="XML3"/>
            </w:pPr>
            <w:r w:rsidRPr="009F1B7D">
              <w:t>config false;</w:t>
            </w:r>
          </w:p>
          <w:p w14:paraId="354B354B" w14:textId="77777777" w:rsidR="00010CA1" w:rsidRPr="009F1B7D" w:rsidRDefault="00010CA1" w:rsidP="00011096">
            <w:pPr>
              <w:pStyle w:val="XML3"/>
            </w:pPr>
            <w:r w:rsidRPr="009F1B7D">
              <w:t>leaf oper-state {</w:t>
            </w:r>
          </w:p>
          <w:p w14:paraId="214845A8" w14:textId="77777777" w:rsidR="00010CA1" w:rsidRPr="009F1B7D" w:rsidRDefault="00010CA1" w:rsidP="00011096">
            <w:pPr>
              <w:pStyle w:val="XML4"/>
            </w:pPr>
            <w:r w:rsidRPr="009F1B7D">
              <w:t>type up-down-state-type;</w:t>
            </w:r>
          </w:p>
          <w:p w14:paraId="6CA4F57A" w14:textId="77777777" w:rsidR="00010CA1" w:rsidRPr="009F1B7D" w:rsidRDefault="00010CA1" w:rsidP="00011096">
            <w:pPr>
              <w:pStyle w:val="XML4"/>
            </w:pPr>
            <w:r w:rsidRPr="009F1B7D">
              <w:t>mandatory true;</w:t>
            </w:r>
          </w:p>
          <w:p w14:paraId="0F6A330C" w14:textId="77777777" w:rsidR="00010CA1" w:rsidRPr="009F1B7D" w:rsidRDefault="00010CA1" w:rsidP="00011096">
            <w:pPr>
              <w:pStyle w:val="XML4"/>
            </w:pPr>
            <w:proofErr w:type="gramStart"/>
            <w:r w:rsidRPr="009F1B7D">
              <w:t>description</w:t>
            </w:r>
            <w:proofErr w:type="gramEnd"/>
            <w:r w:rsidRPr="009F1B7D">
              <w:t xml:space="preserve"> "The operational state of the port.";</w:t>
            </w:r>
          </w:p>
          <w:p w14:paraId="78351239" w14:textId="77777777" w:rsidR="00010CA1" w:rsidRPr="009F1B7D" w:rsidRDefault="00010CA1" w:rsidP="00011096">
            <w:pPr>
              <w:pStyle w:val="XML3"/>
            </w:pPr>
            <w:r w:rsidRPr="009F1B7D">
              <w:t>}</w:t>
            </w:r>
          </w:p>
          <w:p w14:paraId="2708FDC2" w14:textId="77777777" w:rsidR="00010CA1" w:rsidRPr="009F1B7D" w:rsidRDefault="00010CA1" w:rsidP="00011096">
            <w:pPr>
              <w:pStyle w:val="XML3"/>
            </w:pPr>
            <w:r w:rsidRPr="009F1B7D">
              <w:t>leaf blocked {</w:t>
            </w:r>
          </w:p>
          <w:p w14:paraId="1EFBC86E" w14:textId="77777777" w:rsidR="00010CA1" w:rsidRPr="009F1B7D" w:rsidRDefault="00010CA1" w:rsidP="00011096">
            <w:pPr>
              <w:pStyle w:val="XML4"/>
            </w:pPr>
            <w:r w:rsidRPr="009F1B7D">
              <w:t>type boolean;</w:t>
            </w:r>
          </w:p>
          <w:p w14:paraId="3C44EC58" w14:textId="77777777" w:rsidR="00010CA1" w:rsidRPr="009F1B7D" w:rsidRDefault="00010CA1" w:rsidP="00011096">
            <w:pPr>
              <w:pStyle w:val="XML4"/>
            </w:pPr>
            <w:r w:rsidRPr="009F1B7D">
              <w:t>mandatory true;</w:t>
            </w:r>
          </w:p>
          <w:p w14:paraId="3B2BB147" w14:textId="77777777" w:rsidR="00010CA1" w:rsidRPr="009F1B7D" w:rsidRDefault="00010CA1" w:rsidP="00011096">
            <w:pPr>
              <w:pStyle w:val="XML4"/>
            </w:pPr>
            <w:r w:rsidRPr="009F1B7D">
              <w:t>description "tbd";</w:t>
            </w:r>
          </w:p>
          <w:p w14:paraId="163CCB4F" w14:textId="77777777" w:rsidR="00010CA1" w:rsidRPr="009F1B7D" w:rsidRDefault="00010CA1" w:rsidP="00011096">
            <w:pPr>
              <w:pStyle w:val="XML3"/>
            </w:pPr>
            <w:r w:rsidRPr="009F1B7D">
              <w:t>}</w:t>
            </w:r>
          </w:p>
          <w:p w14:paraId="3550595C" w14:textId="77777777" w:rsidR="00010CA1" w:rsidRPr="009F1B7D" w:rsidRDefault="00010CA1" w:rsidP="00011096">
            <w:pPr>
              <w:pStyle w:val="XML3"/>
            </w:pPr>
            <w:r w:rsidRPr="009F1B7D">
              <w:t>leaf live {</w:t>
            </w:r>
          </w:p>
          <w:p w14:paraId="6680F915" w14:textId="77777777" w:rsidR="00010CA1" w:rsidRPr="009F1B7D" w:rsidRDefault="00010CA1" w:rsidP="00011096">
            <w:pPr>
              <w:pStyle w:val="XML4"/>
            </w:pPr>
            <w:r w:rsidRPr="009F1B7D">
              <w:t>type boolean;</w:t>
            </w:r>
          </w:p>
          <w:p w14:paraId="7CE09296" w14:textId="77777777" w:rsidR="00010CA1" w:rsidRPr="009F1B7D" w:rsidRDefault="00010CA1" w:rsidP="00011096">
            <w:pPr>
              <w:pStyle w:val="XML4"/>
            </w:pPr>
            <w:r w:rsidRPr="009F1B7D">
              <w:t>mandatory true;</w:t>
            </w:r>
          </w:p>
          <w:p w14:paraId="4E647D47" w14:textId="77777777" w:rsidR="00010CA1" w:rsidRPr="009F1B7D" w:rsidRDefault="00010CA1" w:rsidP="00011096">
            <w:pPr>
              <w:pStyle w:val="XML4"/>
            </w:pPr>
            <w:r w:rsidRPr="009F1B7D">
              <w:t>description "tbd";</w:t>
            </w:r>
          </w:p>
          <w:p w14:paraId="0026DF25" w14:textId="77777777" w:rsidR="00010CA1" w:rsidRPr="009F1B7D" w:rsidRDefault="00010CA1" w:rsidP="00011096">
            <w:pPr>
              <w:pStyle w:val="XML3"/>
            </w:pPr>
            <w:r w:rsidRPr="009F1B7D">
              <w:t>}</w:t>
            </w:r>
          </w:p>
          <w:p w14:paraId="6E4B3374" w14:textId="77777777" w:rsidR="00010CA1" w:rsidRPr="009F1B7D" w:rsidRDefault="00010CA1" w:rsidP="00011096">
            <w:pPr>
              <w:pStyle w:val="XML2"/>
            </w:pPr>
            <w:r w:rsidRPr="009F1B7D">
              <w:t>}</w:t>
            </w:r>
          </w:p>
          <w:p w14:paraId="5601DF01" w14:textId="77777777" w:rsidR="00010CA1" w:rsidRPr="009F1B7D" w:rsidRDefault="00010CA1" w:rsidP="00011096">
            <w:pPr>
              <w:pStyle w:val="XML2"/>
            </w:pPr>
            <w:r w:rsidRPr="009F1B7D">
              <w:t>container features {</w:t>
            </w:r>
          </w:p>
          <w:p w14:paraId="20D506F3" w14:textId="77777777" w:rsidR="00010CA1" w:rsidRPr="009F1B7D" w:rsidRDefault="00010CA1" w:rsidP="00011096">
            <w:pPr>
              <w:pStyle w:val="XML3"/>
            </w:pPr>
            <w:r w:rsidRPr="009F1B7D">
              <w:t>container current {</w:t>
            </w:r>
          </w:p>
          <w:p w14:paraId="27786D19" w14:textId="77777777" w:rsidR="00010CA1" w:rsidRPr="009F1B7D" w:rsidRDefault="00010CA1" w:rsidP="00011096">
            <w:pPr>
              <w:pStyle w:val="XML4"/>
            </w:pPr>
            <w:r w:rsidRPr="009F1B7D">
              <w:t>uses openflow-port-current-features-grouping;</w:t>
            </w:r>
          </w:p>
          <w:p w14:paraId="51FE233C" w14:textId="77777777" w:rsidR="00010CA1" w:rsidRPr="009F1B7D" w:rsidRDefault="00010CA1" w:rsidP="00011096">
            <w:pPr>
              <w:pStyle w:val="XML4"/>
            </w:pPr>
            <w:r w:rsidRPr="009F1B7D">
              <w:t>config false;</w:t>
            </w:r>
          </w:p>
          <w:p w14:paraId="1D9A95C2" w14:textId="77777777" w:rsidR="00010CA1" w:rsidRPr="009F1B7D" w:rsidRDefault="00010CA1" w:rsidP="00011096">
            <w:pPr>
              <w:pStyle w:val="XML4"/>
            </w:pPr>
            <w:proofErr w:type="gramStart"/>
            <w:r w:rsidRPr="009F1B7D">
              <w:t>description</w:t>
            </w:r>
            <w:proofErr w:type="gramEnd"/>
            <w:r w:rsidRPr="009F1B7D">
              <w:t xml:space="preserve"> "The features (rates, duplex, etc.) of the port that are currently in use.";</w:t>
            </w:r>
          </w:p>
          <w:p w14:paraId="4E6FE89A" w14:textId="77777777" w:rsidR="00010CA1" w:rsidRPr="009F1B7D" w:rsidRDefault="00010CA1" w:rsidP="00011096">
            <w:pPr>
              <w:pStyle w:val="XML3"/>
            </w:pPr>
            <w:r w:rsidRPr="009F1B7D">
              <w:t>}</w:t>
            </w:r>
          </w:p>
          <w:p w14:paraId="363B2D78" w14:textId="77777777" w:rsidR="00010CA1" w:rsidRPr="009F1B7D" w:rsidRDefault="00010CA1" w:rsidP="00011096">
            <w:pPr>
              <w:pStyle w:val="XML3"/>
            </w:pPr>
            <w:r w:rsidRPr="009F1B7D">
              <w:t>container advertised {</w:t>
            </w:r>
          </w:p>
          <w:p w14:paraId="174C200D" w14:textId="77777777" w:rsidR="00010CA1" w:rsidRPr="009F1B7D" w:rsidRDefault="00010CA1" w:rsidP="00011096">
            <w:pPr>
              <w:pStyle w:val="XML4"/>
            </w:pPr>
            <w:r w:rsidRPr="009F1B7D">
              <w:lastRenderedPageBreak/>
              <w:t>uses openflow-port-other-features-grouping;</w:t>
            </w:r>
          </w:p>
          <w:p w14:paraId="5E7642D3" w14:textId="77777777" w:rsidR="00010CA1" w:rsidRPr="009F1B7D" w:rsidRDefault="00010CA1" w:rsidP="00011096">
            <w:pPr>
              <w:pStyle w:val="XML4"/>
            </w:pPr>
            <w:proofErr w:type="gramStart"/>
            <w:r w:rsidRPr="009F1B7D">
              <w:t>description</w:t>
            </w:r>
            <w:proofErr w:type="gramEnd"/>
            <w:r w:rsidRPr="009F1B7D">
              <w:t xml:space="preserve"> "The features (rates, duplex, etc.) of the port that are advertised to the peer port.";</w:t>
            </w:r>
          </w:p>
          <w:p w14:paraId="79EE8A04" w14:textId="77777777" w:rsidR="00010CA1" w:rsidRPr="009F1B7D" w:rsidRDefault="00010CA1" w:rsidP="00011096">
            <w:pPr>
              <w:pStyle w:val="XML4"/>
            </w:pPr>
            <w:r w:rsidRPr="009F1B7D">
              <w:t>}</w:t>
            </w:r>
          </w:p>
          <w:p w14:paraId="4F31B4D6" w14:textId="77777777" w:rsidR="00010CA1" w:rsidRPr="009F1B7D" w:rsidRDefault="00010CA1" w:rsidP="00011096">
            <w:pPr>
              <w:pStyle w:val="XML4"/>
            </w:pPr>
            <w:r w:rsidRPr="009F1B7D">
              <w:t>container supported {</w:t>
            </w:r>
          </w:p>
          <w:p w14:paraId="40F35979" w14:textId="77777777" w:rsidR="00010CA1" w:rsidRPr="009F1B7D" w:rsidRDefault="00010CA1" w:rsidP="00011096">
            <w:pPr>
              <w:pStyle w:val="XML4"/>
            </w:pPr>
            <w:r w:rsidRPr="009F1B7D">
              <w:t>uses openflow-port-other-features-grouping;</w:t>
            </w:r>
          </w:p>
          <w:p w14:paraId="52BC47BB" w14:textId="77777777" w:rsidR="00010CA1" w:rsidRPr="009F1B7D" w:rsidRDefault="00010CA1" w:rsidP="00011096">
            <w:pPr>
              <w:pStyle w:val="XML4"/>
            </w:pPr>
            <w:r w:rsidRPr="009F1B7D">
              <w:t>config false;</w:t>
            </w:r>
          </w:p>
          <w:p w14:paraId="1C18A36F" w14:textId="77777777" w:rsidR="00010CA1" w:rsidRPr="009F1B7D" w:rsidRDefault="00010CA1" w:rsidP="00011096">
            <w:pPr>
              <w:pStyle w:val="XML4"/>
            </w:pPr>
            <w:proofErr w:type="gramStart"/>
            <w:r w:rsidRPr="009F1B7D">
              <w:t>description</w:t>
            </w:r>
            <w:proofErr w:type="gramEnd"/>
            <w:r w:rsidRPr="009F1B7D">
              <w:t xml:space="preserve"> "The features (rates, duplex, etc.) of the port that are supported on the port.";</w:t>
            </w:r>
          </w:p>
          <w:p w14:paraId="78428C46" w14:textId="77777777" w:rsidR="00010CA1" w:rsidRPr="009F1B7D" w:rsidRDefault="00010CA1" w:rsidP="00011096">
            <w:pPr>
              <w:pStyle w:val="XML3"/>
            </w:pPr>
            <w:r w:rsidRPr="009F1B7D">
              <w:t>}</w:t>
            </w:r>
          </w:p>
          <w:p w14:paraId="2C0C470D" w14:textId="77777777" w:rsidR="00010CA1" w:rsidRPr="009F1B7D" w:rsidRDefault="00010CA1" w:rsidP="00011096">
            <w:pPr>
              <w:pStyle w:val="XML3"/>
            </w:pPr>
            <w:r w:rsidRPr="009F1B7D">
              <w:t>container advertised-peer {</w:t>
            </w:r>
          </w:p>
          <w:p w14:paraId="6E0E8DAB" w14:textId="77777777" w:rsidR="00010CA1" w:rsidRPr="009F1B7D" w:rsidRDefault="00010CA1" w:rsidP="00011096">
            <w:pPr>
              <w:pStyle w:val="XML4"/>
            </w:pPr>
            <w:r w:rsidRPr="009F1B7D">
              <w:t>uses openflow-port-other-features-grouping;</w:t>
            </w:r>
          </w:p>
          <w:p w14:paraId="3F5DD20E" w14:textId="77777777" w:rsidR="00010CA1" w:rsidRPr="009F1B7D" w:rsidRDefault="00010CA1" w:rsidP="00011096">
            <w:pPr>
              <w:pStyle w:val="XML4"/>
            </w:pPr>
            <w:r w:rsidRPr="009F1B7D">
              <w:t>config false;</w:t>
            </w:r>
          </w:p>
          <w:p w14:paraId="0D504386" w14:textId="77777777" w:rsidR="00010CA1" w:rsidRPr="009F1B7D" w:rsidRDefault="00010CA1" w:rsidP="00011096">
            <w:pPr>
              <w:pStyle w:val="XML4"/>
            </w:pPr>
            <w:proofErr w:type="gramStart"/>
            <w:r w:rsidRPr="009F1B7D">
              <w:t>description</w:t>
            </w:r>
            <w:proofErr w:type="gramEnd"/>
            <w:r w:rsidRPr="009F1B7D">
              <w:t xml:space="preserve"> "The features (rates, duplex, etc.) that are currently advertised by the peer port.";</w:t>
            </w:r>
          </w:p>
          <w:p w14:paraId="5B3B1663" w14:textId="77777777" w:rsidR="00010CA1" w:rsidRPr="009F1B7D" w:rsidRDefault="00010CA1" w:rsidP="00011096">
            <w:pPr>
              <w:pStyle w:val="XML3"/>
            </w:pPr>
            <w:r w:rsidRPr="009F1B7D">
              <w:t>}</w:t>
            </w:r>
          </w:p>
          <w:p w14:paraId="04D6C257" w14:textId="77777777" w:rsidR="00010CA1" w:rsidRDefault="00010CA1" w:rsidP="00011096">
            <w:pPr>
              <w:pStyle w:val="XML2"/>
            </w:pPr>
            <w:r w:rsidRPr="009F1B7D">
              <w:t>}</w:t>
            </w:r>
          </w:p>
          <w:p w14:paraId="0F2F9C5B" w14:textId="20841049" w:rsidR="00236990" w:rsidRDefault="00236990" w:rsidP="00011096">
            <w:pPr>
              <w:pStyle w:val="XML2"/>
            </w:pPr>
            <w:r>
              <w:t>grouping openflow-port-base-tunnel-grouping {</w:t>
            </w:r>
          </w:p>
          <w:p w14:paraId="6F2C3DE7" w14:textId="78F9E931" w:rsidR="00236990" w:rsidRDefault="00236990" w:rsidP="001442D2">
            <w:pPr>
              <w:pStyle w:val="XML3"/>
            </w:pPr>
            <w:r>
              <w:t xml:space="preserve">description </w:t>
            </w:r>
            <w:r w:rsidR="00D65422" w:rsidRPr="009F1B7D">
              <w:t>"</w:t>
            </w:r>
            <w:r>
              <w:t xml:space="preserve">A grouping with information included in every </w:t>
            </w:r>
          </w:p>
          <w:p w14:paraId="24631B31" w14:textId="6A9089F9" w:rsidR="00236990" w:rsidRDefault="00236990" w:rsidP="001442D2">
            <w:pPr>
              <w:pStyle w:val="XML9"/>
            </w:pPr>
            <w:proofErr w:type="gramStart"/>
            <w:r>
              <w:t>supported</w:t>
            </w:r>
            <w:proofErr w:type="gramEnd"/>
            <w:r>
              <w:t xml:space="preserve"> tunnel type.</w:t>
            </w:r>
            <w:r w:rsidR="00D65422" w:rsidRPr="009F1B7D">
              <w:t xml:space="preserve"> "</w:t>
            </w:r>
            <w:r>
              <w:t>;</w:t>
            </w:r>
          </w:p>
          <w:p w14:paraId="2BCA1A91" w14:textId="77777777" w:rsidR="00236990" w:rsidRDefault="00236990" w:rsidP="001442D2">
            <w:pPr>
              <w:pStyle w:val="XML3"/>
            </w:pPr>
            <w:r>
              <w:t>choice local-endpoint-address {</w:t>
            </w:r>
          </w:p>
          <w:p w14:paraId="0369FA9B" w14:textId="77777777" w:rsidR="00236990" w:rsidRDefault="00236990" w:rsidP="001442D2">
            <w:pPr>
              <w:pStyle w:val="XML4"/>
            </w:pPr>
            <w:r>
              <w:t>leaf local-endpoint-ipv4-adress {</w:t>
            </w:r>
          </w:p>
          <w:p w14:paraId="13BFBC31" w14:textId="77777777" w:rsidR="00236990" w:rsidRDefault="00236990" w:rsidP="001442D2">
            <w:pPr>
              <w:pStyle w:val="XML5"/>
            </w:pPr>
            <w:r>
              <w:t xml:space="preserve">type </w:t>
            </w:r>
            <w:r w:rsidRPr="00156465">
              <w:t>inet:ipv4-address</w:t>
            </w:r>
            <w:r>
              <w:t>;</w:t>
            </w:r>
          </w:p>
          <w:p w14:paraId="3DA359E6" w14:textId="77777777" w:rsidR="00236990" w:rsidRDefault="00236990" w:rsidP="001442D2">
            <w:pPr>
              <w:pStyle w:val="XML5"/>
            </w:pPr>
            <w:proofErr w:type="gramStart"/>
            <w:r>
              <w:t>description</w:t>
            </w:r>
            <w:proofErr w:type="gramEnd"/>
            <w:r>
              <w:t xml:space="preserve"> "The IPv4 address of the local tunnel endpoint.";</w:t>
            </w:r>
          </w:p>
          <w:p w14:paraId="3EBCABF0" w14:textId="77777777" w:rsidR="00236990" w:rsidRDefault="00236990" w:rsidP="001442D2">
            <w:pPr>
              <w:pStyle w:val="XML4"/>
            </w:pPr>
            <w:r>
              <w:t>}</w:t>
            </w:r>
          </w:p>
          <w:p w14:paraId="671CF8CB" w14:textId="77777777" w:rsidR="00236990" w:rsidRDefault="00236990" w:rsidP="001442D2">
            <w:pPr>
              <w:pStyle w:val="XML4"/>
            </w:pPr>
            <w:r>
              <w:t>leaf local-endpoint-ipv6-adress {</w:t>
            </w:r>
          </w:p>
          <w:p w14:paraId="5D815F15" w14:textId="77777777" w:rsidR="00236990" w:rsidRDefault="00236990" w:rsidP="001442D2">
            <w:pPr>
              <w:pStyle w:val="XML5"/>
            </w:pPr>
            <w:r>
              <w:t>type inet:ipv6</w:t>
            </w:r>
            <w:r w:rsidRPr="00156465">
              <w:t>-address</w:t>
            </w:r>
            <w:r>
              <w:t>;</w:t>
            </w:r>
          </w:p>
          <w:p w14:paraId="47299294" w14:textId="77777777" w:rsidR="00236990" w:rsidRDefault="00236990" w:rsidP="001442D2">
            <w:pPr>
              <w:pStyle w:val="XML5"/>
            </w:pPr>
            <w:proofErr w:type="gramStart"/>
            <w:r>
              <w:t>description</w:t>
            </w:r>
            <w:proofErr w:type="gramEnd"/>
            <w:r>
              <w:t xml:space="preserve"> "The IPv6 address of the local tunnel endpoint.";</w:t>
            </w:r>
          </w:p>
          <w:p w14:paraId="20E90B76" w14:textId="77777777" w:rsidR="00236990" w:rsidRDefault="00236990" w:rsidP="001442D2">
            <w:pPr>
              <w:pStyle w:val="XML4"/>
            </w:pPr>
            <w:r>
              <w:t>}</w:t>
            </w:r>
          </w:p>
          <w:p w14:paraId="27698396" w14:textId="77777777" w:rsidR="00236990" w:rsidRDefault="00236990" w:rsidP="001442D2">
            <w:pPr>
              <w:pStyle w:val="XML4"/>
            </w:pPr>
            <w:r>
              <w:t>leaf local-endpoint-mac-adress {</w:t>
            </w:r>
          </w:p>
          <w:p w14:paraId="15E9E38B" w14:textId="73585EEE" w:rsidR="00236990" w:rsidRDefault="00236990" w:rsidP="001442D2">
            <w:pPr>
              <w:pStyle w:val="XML5"/>
            </w:pPr>
            <w:r>
              <w:t xml:space="preserve">type </w:t>
            </w:r>
            <w:r w:rsidR="00D65422">
              <w:t>yang</w:t>
            </w:r>
            <w:r w:rsidRPr="00156465">
              <w:t>:</w:t>
            </w:r>
            <w:r>
              <w:t>mac</w:t>
            </w:r>
            <w:r w:rsidRPr="00156465">
              <w:t>-address</w:t>
            </w:r>
            <w:r>
              <w:t>;</w:t>
            </w:r>
          </w:p>
          <w:p w14:paraId="48CAFB00" w14:textId="77777777" w:rsidR="00236990" w:rsidRDefault="00236990" w:rsidP="001442D2">
            <w:pPr>
              <w:pStyle w:val="XML5"/>
            </w:pPr>
            <w:proofErr w:type="gramStart"/>
            <w:r>
              <w:t>description</w:t>
            </w:r>
            <w:proofErr w:type="gramEnd"/>
            <w:r>
              <w:t xml:space="preserve"> "The MAC address of the local tunnel endpoint.";</w:t>
            </w:r>
          </w:p>
          <w:p w14:paraId="2E0C0EFC" w14:textId="77777777" w:rsidR="00236990" w:rsidRDefault="00236990" w:rsidP="001442D2">
            <w:pPr>
              <w:pStyle w:val="XML4"/>
            </w:pPr>
            <w:r>
              <w:t>}</w:t>
            </w:r>
          </w:p>
          <w:p w14:paraId="1FA7A72D" w14:textId="77777777" w:rsidR="00236990" w:rsidRPr="009F1B7D" w:rsidRDefault="00236990" w:rsidP="001442D2">
            <w:pPr>
              <w:pStyle w:val="XML3"/>
            </w:pPr>
            <w:r w:rsidRPr="009F1B7D">
              <w:t>}</w:t>
            </w:r>
          </w:p>
          <w:p w14:paraId="7DC523B7" w14:textId="77777777" w:rsidR="00236990" w:rsidRDefault="00236990" w:rsidP="001442D2">
            <w:pPr>
              <w:pStyle w:val="XML3"/>
            </w:pPr>
            <w:r>
              <w:t>choice remote-endpoint-address {</w:t>
            </w:r>
          </w:p>
          <w:p w14:paraId="0EF8106E" w14:textId="77777777" w:rsidR="00236990" w:rsidRDefault="00236990" w:rsidP="001442D2">
            <w:pPr>
              <w:pStyle w:val="XML4"/>
            </w:pPr>
            <w:r>
              <w:t>leaf remote-endpoint-ipv4-adress {</w:t>
            </w:r>
          </w:p>
          <w:p w14:paraId="5D9B03A2" w14:textId="77777777" w:rsidR="00236990" w:rsidRDefault="00236990" w:rsidP="001442D2">
            <w:pPr>
              <w:pStyle w:val="XML5"/>
            </w:pPr>
            <w:r>
              <w:t xml:space="preserve">type </w:t>
            </w:r>
            <w:r w:rsidRPr="00156465">
              <w:t>inet:ipv4-address</w:t>
            </w:r>
            <w:r>
              <w:t>;</w:t>
            </w:r>
          </w:p>
          <w:p w14:paraId="1EE7361F" w14:textId="77777777" w:rsidR="00236990" w:rsidRDefault="00236990" w:rsidP="001442D2">
            <w:pPr>
              <w:pStyle w:val="XML5"/>
            </w:pPr>
            <w:proofErr w:type="gramStart"/>
            <w:r>
              <w:t>description</w:t>
            </w:r>
            <w:proofErr w:type="gramEnd"/>
            <w:r>
              <w:t xml:space="preserve"> "The IPv4 address of the remote tunnel endpoint.";</w:t>
            </w:r>
          </w:p>
          <w:p w14:paraId="2713F5B1" w14:textId="77777777" w:rsidR="00236990" w:rsidRDefault="00236990" w:rsidP="001442D2">
            <w:pPr>
              <w:pStyle w:val="XML4"/>
            </w:pPr>
            <w:r>
              <w:t>}</w:t>
            </w:r>
          </w:p>
          <w:p w14:paraId="43C54425" w14:textId="77777777" w:rsidR="00236990" w:rsidRDefault="00236990" w:rsidP="001442D2">
            <w:pPr>
              <w:pStyle w:val="XML4"/>
            </w:pPr>
            <w:r>
              <w:t>leaf remote-endpoint-ipv6-adress {</w:t>
            </w:r>
          </w:p>
          <w:p w14:paraId="01D405CE" w14:textId="77777777" w:rsidR="00236990" w:rsidRDefault="00236990" w:rsidP="001442D2">
            <w:pPr>
              <w:pStyle w:val="XML5"/>
            </w:pPr>
            <w:r>
              <w:t>type inet:ipv6</w:t>
            </w:r>
            <w:r w:rsidRPr="00156465">
              <w:t>-address</w:t>
            </w:r>
            <w:r>
              <w:t>;</w:t>
            </w:r>
          </w:p>
          <w:p w14:paraId="3DEF5274" w14:textId="77777777" w:rsidR="00236990" w:rsidRDefault="00236990" w:rsidP="001442D2">
            <w:pPr>
              <w:pStyle w:val="XML5"/>
            </w:pPr>
            <w:proofErr w:type="gramStart"/>
            <w:r>
              <w:t>description</w:t>
            </w:r>
            <w:proofErr w:type="gramEnd"/>
            <w:r>
              <w:t xml:space="preserve"> "The IPv6 address of the remote tunnel endpoint.";</w:t>
            </w:r>
          </w:p>
          <w:p w14:paraId="213B02D6" w14:textId="77777777" w:rsidR="00236990" w:rsidRDefault="00236990" w:rsidP="001442D2">
            <w:pPr>
              <w:pStyle w:val="XML4"/>
            </w:pPr>
            <w:r>
              <w:t>}</w:t>
            </w:r>
          </w:p>
          <w:p w14:paraId="6FE89C4A" w14:textId="77777777" w:rsidR="00236990" w:rsidRDefault="00236990" w:rsidP="001442D2">
            <w:pPr>
              <w:pStyle w:val="XML4"/>
            </w:pPr>
            <w:r>
              <w:t>leaf remote-endpoint-mac-adress {</w:t>
            </w:r>
          </w:p>
          <w:p w14:paraId="49C0A6D6" w14:textId="62CCC10E" w:rsidR="00236990" w:rsidRDefault="00236990" w:rsidP="001442D2">
            <w:pPr>
              <w:pStyle w:val="XML5"/>
            </w:pPr>
            <w:r>
              <w:t xml:space="preserve">type </w:t>
            </w:r>
            <w:r w:rsidR="00D65422">
              <w:t>yang</w:t>
            </w:r>
            <w:r w:rsidRPr="00156465">
              <w:t>:</w:t>
            </w:r>
            <w:r>
              <w:t>mac</w:t>
            </w:r>
            <w:r w:rsidRPr="00156465">
              <w:t>-address</w:t>
            </w:r>
            <w:r>
              <w:t>;</w:t>
            </w:r>
          </w:p>
          <w:p w14:paraId="7ECD4591" w14:textId="77777777" w:rsidR="00236990" w:rsidRDefault="00236990" w:rsidP="001442D2">
            <w:pPr>
              <w:pStyle w:val="XML5"/>
            </w:pPr>
            <w:proofErr w:type="gramStart"/>
            <w:r>
              <w:t>description</w:t>
            </w:r>
            <w:proofErr w:type="gramEnd"/>
            <w:r>
              <w:t xml:space="preserve"> "The MAC address of the remote tunnel endpoint.";</w:t>
            </w:r>
          </w:p>
          <w:p w14:paraId="23F2C61C" w14:textId="77777777" w:rsidR="00236990" w:rsidRDefault="00236990" w:rsidP="001442D2">
            <w:pPr>
              <w:pStyle w:val="XML4"/>
            </w:pPr>
            <w:r>
              <w:t>}</w:t>
            </w:r>
          </w:p>
          <w:p w14:paraId="33A6F285" w14:textId="77777777" w:rsidR="00236990" w:rsidRDefault="00236990" w:rsidP="001442D2">
            <w:pPr>
              <w:pStyle w:val="XML3"/>
            </w:pPr>
            <w:r w:rsidRPr="009F1B7D">
              <w:t>}</w:t>
            </w:r>
          </w:p>
          <w:p w14:paraId="53742E66" w14:textId="713989E9" w:rsidR="00236990" w:rsidRPr="009F1B7D" w:rsidRDefault="00236990" w:rsidP="00011096">
            <w:pPr>
              <w:pStyle w:val="XML2"/>
            </w:pPr>
            <w:r>
              <w:t>}</w:t>
            </w:r>
          </w:p>
          <w:p w14:paraId="18F1C397" w14:textId="39D3F144" w:rsidR="00DC6090" w:rsidRPr="009F1B7D" w:rsidRDefault="00DC6090" w:rsidP="00DC6090">
            <w:pPr>
              <w:pStyle w:val="XML2"/>
            </w:pPr>
            <w:r>
              <w:t xml:space="preserve">choice </w:t>
            </w:r>
            <w:r w:rsidR="00CD1244">
              <w:t>tunnel</w:t>
            </w:r>
            <w:r w:rsidR="00C0393E">
              <w:t>-type</w:t>
            </w:r>
            <w:r w:rsidRPr="009F1B7D">
              <w:t xml:space="preserve"> {</w:t>
            </w:r>
          </w:p>
          <w:p w14:paraId="0DE9481B" w14:textId="5ADF045A" w:rsidR="00DC6090" w:rsidRDefault="00DC6090" w:rsidP="00DC6090">
            <w:pPr>
              <w:pStyle w:val="XML3"/>
            </w:pPr>
            <w:r w:rsidRPr="009F1B7D">
              <w:t xml:space="preserve">container </w:t>
            </w:r>
            <w:r w:rsidR="00CD1244">
              <w:t>tunnel</w:t>
            </w:r>
            <w:r w:rsidRPr="009F1B7D">
              <w:t xml:space="preserve"> {</w:t>
            </w:r>
          </w:p>
          <w:p w14:paraId="0F77B53E" w14:textId="02FAD519" w:rsidR="00C0393E" w:rsidRDefault="00236990" w:rsidP="00C0393E">
            <w:pPr>
              <w:pStyle w:val="XML4"/>
            </w:pPr>
            <w:proofErr w:type="gramStart"/>
            <w:r>
              <w:t>description</w:t>
            </w:r>
            <w:proofErr w:type="gramEnd"/>
            <w:r>
              <w:t xml:space="preserve"> </w:t>
            </w:r>
            <w:r w:rsidR="00C0393E" w:rsidRPr="009F1B7D">
              <w:t>"</w:t>
            </w:r>
            <w:r w:rsidR="00C0393E">
              <w:t>Features of a basic IP-in-GRE tunnel</w:t>
            </w:r>
            <w:r w:rsidR="00C0393E" w:rsidRPr="009F1B7D">
              <w:t>.</w:t>
            </w:r>
            <w:r w:rsidR="00C0393E">
              <w:t xml:space="preserve"> </w:t>
            </w:r>
          </w:p>
          <w:p w14:paraId="49B1706C" w14:textId="6E929AAE" w:rsidR="00236990" w:rsidRDefault="00C0393E" w:rsidP="001442D2">
            <w:pPr>
              <w:pStyle w:val="XML9"/>
            </w:pPr>
            <w:r>
              <w:t>Tunnels are modeld as logical ports.</w:t>
            </w:r>
            <w:proofErr w:type="gramStart"/>
            <w:r w:rsidRPr="009F1B7D">
              <w:t>";</w:t>
            </w:r>
            <w:proofErr w:type="gramEnd"/>
          </w:p>
          <w:p w14:paraId="6C8FEE67" w14:textId="4D657E77" w:rsidR="00236990" w:rsidRPr="009F1B7D" w:rsidRDefault="00236990" w:rsidP="001442D2">
            <w:pPr>
              <w:pStyle w:val="XML4"/>
            </w:pPr>
            <w:r>
              <w:t>uses openflow-port-base-tunnel-grouping;</w:t>
            </w:r>
          </w:p>
          <w:p w14:paraId="2A80A350" w14:textId="77777777" w:rsidR="005800BB" w:rsidRPr="009F1B7D" w:rsidRDefault="005800BB" w:rsidP="001442D2">
            <w:pPr>
              <w:pStyle w:val="XML3"/>
            </w:pPr>
            <w:r w:rsidRPr="009F1B7D">
              <w:t>}</w:t>
            </w:r>
          </w:p>
          <w:p w14:paraId="196FB630" w14:textId="3E259AE6" w:rsidR="00CD1244" w:rsidRPr="009F1B7D" w:rsidRDefault="00CD1244" w:rsidP="00CD1244">
            <w:pPr>
              <w:pStyle w:val="XML3"/>
            </w:pPr>
            <w:r w:rsidRPr="009F1B7D">
              <w:t xml:space="preserve">container </w:t>
            </w:r>
            <w:r>
              <w:t>ipgre-tunnel</w:t>
            </w:r>
            <w:r w:rsidRPr="009F1B7D">
              <w:t xml:space="preserve"> {</w:t>
            </w:r>
          </w:p>
          <w:p w14:paraId="2205AE38" w14:textId="47F01D2E" w:rsidR="00C0393E" w:rsidRDefault="00C0393E" w:rsidP="00C0393E">
            <w:pPr>
              <w:pStyle w:val="XML4"/>
            </w:pPr>
            <w:r>
              <w:lastRenderedPageBreak/>
              <w:t xml:space="preserve">description </w:t>
            </w:r>
            <w:r w:rsidRPr="009F1B7D">
              <w:t>"</w:t>
            </w:r>
            <w:r>
              <w:t xml:space="preserve">Features of a IP-in-GRE tunnel with key, </w:t>
            </w:r>
          </w:p>
          <w:p w14:paraId="4EF94C18" w14:textId="450476BD" w:rsidR="00C0393E" w:rsidRDefault="00C0393E" w:rsidP="00C0393E">
            <w:pPr>
              <w:pStyle w:val="XML9"/>
            </w:pPr>
            <w:proofErr w:type="gramStart"/>
            <w:r>
              <w:t>checksum</w:t>
            </w:r>
            <w:proofErr w:type="gramEnd"/>
            <w:r>
              <w:t>, and sequence number information.</w:t>
            </w:r>
            <w:r w:rsidRPr="009F1B7D">
              <w:t>";</w:t>
            </w:r>
          </w:p>
          <w:p w14:paraId="4CE925EF" w14:textId="77777777" w:rsidR="00C0393E" w:rsidRDefault="00C0393E" w:rsidP="00C0393E">
            <w:pPr>
              <w:pStyle w:val="XML4"/>
            </w:pPr>
            <w:r>
              <w:t>uses openflow-port-base-tunnel-grouping;</w:t>
            </w:r>
          </w:p>
          <w:p w14:paraId="16B72BCA" w14:textId="59EFE4CF" w:rsidR="00C0393E" w:rsidRDefault="00C0393E" w:rsidP="00C0393E">
            <w:pPr>
              <w:pStyle w:val="XML4"/>
            </w:pPr>
            <w:r>
              <w:t>leaf checksum-present {</w:t>
            </w:r>
          </w:p>
          <w:p w14:paraId="0C179CBB" w14:textId="77777777" w:rsidR="00C0393E" w:rsidRDefault="00C0393E" w:rsidP="001442D2">
            <w:pPr>
              <w:pStyle w:val="XML5"/>
            </w:pPr>
            <w:r>
              <w:t>type boolean;</w:t>
            </w:r>
          </w:p>
          <w:p w14:paraId="587D1780" w14:textId="5C15E21E" w:rsidR="00C0393E" w:rsidRDefault="00C0393E" w:rsidP="001442D2">
            <w:pPr>
              <w:pStyle w:val="XML5"/>
            </w:pPr>
            <w:proofErr w:type="gramStart"/>
            <w:r>
              <w:t>description</w:t>
            </w:r>
            <w:proofErr w:type="gramEnd"/>
            <w:r>
              <w:t xml:space="preserve"> "Indicates presence of the GRE checksum.";</w:t>
            </w:r>
          </w:p>
          <w:p w14:paraId="416358E6" w14:textId="77777777" w:rsidR="008F1B20" w:rsidRDefault="008F1B20" w:rsidP="008F1B20">
            <w:pPr>
              <w:pStyle w:val="XML5"/>
            </w:pPr>
            <w:r>
              <w:t>default true;</w:t>
            </w:r>
          </w:p>
          <w:p w14:paraId="51FB7014" w14:textId="77777777" w:rsidR="00C0393E" w:rsidRDefault="00C0393E" w:rsidP="00C0393E">
            <w:pPr>
              <w:pStyle w:val="XML4"/>
            </w:pPr>
            <w:r>
              <w:t>}</w:t>
            </w:r>
          </w:p>
          <w:p w14:paraId="65366241" w14:textId="622E3C7D" w:rsidR="00C0393E" w:rsidRDefault="00C0393E" w:rsidP="00C0393E">
            <w:pPr>
              <w:pStyle w:val="XML4"/>
            </w:pPr>
            <w:r>
              <w:t>leaf key-present {</w:t>
            </w:r>
          </w:p>
          <w:p w14:paraId="72644E5F" w14:textId="77777777" w:rsidR="00C0393E" w:rsidRDefault="00C0393E" w:rsidP="00C0393E">
            <w:pPr>
              <w:pStyle w:val="XML5"/>
            </w:pPr>
            <w:r>
              <w:t>type boolean;</w:t>
            </w:r>
          </w:p>
          <w:p w14:paraId="0D1F8EE5" w14:textId="35BAD8A4" w:rsidR="00C0393E" w:rsidRDefault="00C0393E" w:rsidP="00C0393E">
            <w:pPr>
              <w:pStyle w:val="XML5"/>
            </w:pPr>
            <w:proofErr w:type="gramStart"/>
            <w:r>
              <w:t>description</w:t>
            </w:r>
            <w:proofErr w:type="gramEnd"/>
            <w:r>
              <w:t xml:space="preserve"> "Indicates presence of the GRE key.";</w:t>
            </w:r>
          </w:p>
          <w:p w14:paraId="1B564B92" w14:textId="77777777" w:rsidR="008F1B20" w:rsidRDefault="008F1B20" w:rsidP="008F1B20">
            <w:pPr>
              <w:pStyle w:val="XML5"/>
            </w:pPr>
            <w:r>
              <w:t>default true;</w:t>
            </w:r>
          </w:p>
          <w:p w14:paraId="0EB9AEC0" w14:textId="77777777" w:rsidR="00C0393E" w:rsidRDefault="00C0393E" w:rsidP="00C0393E">
            <w:pPr>
              <w:pStyle w:val="XML4"/>
            </w:pPr>
            <w:r>
              <w:t>}</w:t>
            </w:r>
          </w:p>
          <w:p w14:paraId="5E68A2E9" w14:textId="5E9EDB50" w:rsidR="00C4220E" w:rsidRDefault="00C4220E" w:rsidP="00C0393E">
            <w:pPr>
              <w:pStyle w:val="XML4"/>
            </w:pPr>
            <w:r>
              <w:t>leaf key {</w:t>
            </w:r>
          </w:p>
          <w:p w14:paraId="7317C7CC" w14:textId="59B5507A" w:rsidR="00C4220E" w:rsidRDefault="00C4220E" w:rsidP="004165BB">
            <w:pPr>
              <w:pStyle w:val="XML5"/>
            </w:pPr>
            <w:r>
              <w:t>type uint32;</w:t>
            </w:r>
          </w:p>
          <w:p w14:paraId="76C292FB" w14:textId="55780A49" w:rsidR="002F25F4" w:rsidRDefault="00C4220E" w:rsidP="004165BB">
            <w:pPr>
              <w:pStyle w:val="XML5"/>
            </w:pPr>
            <w:proofErr w:type="gramStart"/>
            <w:r>
              <w:t>description</w:t>
            </w:r>
            <w:proofErr w:type="gramEnd"/>
            <w:r>
              <w:t xml:space="preserve"> "The (optional) key of the GRE tunnel."</w:t>
            </w:r>
            <w:r w:rsidR="002F25F4">
              <w:t>;</w:t>
            </w:r>
          </w:p>
          <w:p w14:paraId="6F71A9C9" w14:textId="0E80AD77" w:rsidR="002F25F4" w:rsidRDefault="002F25F4" w:rsidP="002F25F4">
            <w:pPr>
              <w:pStyle w:val="XML4"/>
            </w:pPr>
            <w:r>
              <w:t>}</w:t>
            </w:r>
          </w:p>
          <w:p w14:paraId="0471C123" w14:textId="3E1EE85C" w:rsidR="00C0393E" w:rsidRDefault="00C0393E" w:rsidP="00C0393E">
            <w:pPr>
              <w:pStyle w:val="XML4"/>
            </w:pPr>
            <w:r>
              <w:t>leaf sequence-number-present {</w:t>
            </w:r>
          </w:p>
          <w:p w14:paraId="1B0B16D6" w14:textId="77777777" w:rsidR="00C0393E" w:rsidRDefault="00C0393E" w:rsidP="00C0393E">
            <w:pPr>
              <w:pStyle w:val="XML5"/>
            </w:pPr>
            <w:r>
              <w:t>type boolean;</w:t>
            </w:r>
          </w:p>
          <w:p w14:paraId="1377CF49" w14:textId="144EFFDF" w:rsidR="00C0393E" w:rsidRDefault="00C0393E" w:rsidP="00C0393E">
            <w:pPr>
              <w:pStyle w:val="XML5"/>
            </w:pPr>
            <w:proofErr w:type="gramStart"/>
            <w:r>
              <w:t>description</w:t>
            </w:r>
            <w:proofErr w:type="gramEnd"/>
            <w:r>
              <w:t xml:space="preserve"> "Indicates presence of the GRE sequence number.";</w:t>
            </w:r>
          </w:p>
          <w:p w14:paraId="3A18BD01" w14:textId="40A642DB" w:rsidR="008F1B20" w:rsidRDefault="008F1B20" w:rsidP="008F1B20">
            <w:pPr>
              <w:pStyle w:val="XML5"/>
            </w:pPr>
            <w:r>
              <w:t>default false;</w:t>
            </w:r>
          </w:p>
          <w:p w14:paraId="1E4C3C83" w14:textId="455FA7CC" w:rsidR="00C0393E" w:rsidRPr="009F1B7D" w:rsidRDefault="008F1B20" w:rsidP="008F1B20">
            <w:pPr>
              <w:pStyle w:val="XML4"/>
            </w:pPr>
            <w:r>
              <w:t>}</w:t>
            </w:r>
          </w:p>
          <w:p w14:paraId="21C8FC43" w14:textId="77777777" w:rsidR="00CD1244" w:rsidRPr="009F1B7D" w:rsidRDefault="00CD1244" w:rsidP="00CD1244">
            <w:pPr>
              <w:pStyle w:val="XML3"/>
            </w:pPr>
            <w:r w:rsidRPr="009F1B7D">
              <w:t>}</w:t>
            </w:r>
          </w:p>
          <w:p w14:paraId="368264DE" w14:textId="31BEE022" w:rsidR="00CD1244" w:rsidRPr="009F1B7D" w:rsidRDefault="00CD1244" w:rsidP="00CD1244">
            <w:pPr>
              <w:pStyle w:val="XML3"/>
            </w:pPr>
            <w:r w:rsidRPr="009F1B7D">
              <w:t xml:space="preserve">container </w:t>
            </w:r>
            <w:r w:rsidR="007C63E2">
              <w:t>vxlan-</w:t>
            </w:r>
            <w:r>
              <w:t>tunnel</w:t>
            </w:r>
            <w:r w:rsidRPr="009F1B7D">
              <w:t xml:space="preserve"> {</w:t>
            </w:r>
          </w:p>
          <w:p w14:paraId="7EE3E4D7" w14:textId="54207A70" w:rsidR="008F1B20" w:rsidRDefault="008F1B20" w:rsidP="00275180">
            <w:pPr>
              <w:pStyle w:val="XML4"/>
            </w:pPr>
            <w:proofErr w:type="gramStart"/>
            <w:r>
              <w:t>description</w:t>
            </w:r>
            <w:proofErr w:type="gramEnd"/>
            <w:r>
              <w:t xml:space="preserve"> </w:t>
            </w:r>
            <w:r w:rsidRPr="009F1B7D">
              <w:t>"</w:t>
            </w:r>
            <w:r>
              <w:t>Features of a VxLAN tunnel.</w:t>
            </w:r>
            <w:r w:rsidRPr="009F1B7D">
              <w:t>";</w:t>
            </w:r>
          </w:p>
          <w:p w14:paraId="07CEF65C" w14:textId="77777777" w:rsidR="008F1B20" w:rsidRDefault="008F1B20" w:rsidP="008F1B20">
            <w:pPr>
              <w:pStyle w:val="XML4"/>
            </w:pPr>
            <w:r>
              <w:t>uses openflow-port-base-tunnel-grouping;</w:t>
            </w:r>
          </w:p>
          <w:p w14:paraId="29CDCA6A" w14:textId="11DFE52A" w:rsidR="008F1B20" w:rsidRDefault="008F1B20" w:rsidP="008F1B20">
            <w:pPr>
              <w:pStyle w:val="XML4"/>
            </w:pPr>
            <w:r>
              <w:t>leaf vni-valid {</w:t>
            </w:r>
          </w:p>
          <w:p w14:paraId="56DB17AD" w14:textId="77777777" w:rsidR="008F1B20" w:rsidRDefault="008F1B20" w:rsidP="008F1B20">
            <w:pPr>
              <w:pStyle w:val="XML5"/>
            </w:pPr>
            <w:r>
              <w:t>type boolean;</w:t>
            </w:r>
          </w:p>
          <w:p w14:paraId="2E283984" w14:textId="4DC1CDDC" w:rsidR="008F1B20" w:rsidRDefault="008F1B20" w:rsidP="008F1B20">
            <w:pPr>
              <w:pStyle w:val="XML5"/>
            </w:pPr>
            <w:r>
              <w:t>description "</w:t>
            </w:r>
            <w:r w:rsidR="00DF562A">
              <w:t>Indicates how the corresponding flag should be set in packets sent on the tunnel</w:t>
            </w:r>
            <w:r>
              <w:t>";</w:t>
            </w:r>
          </w:p>
          <w:p w14:paraId="5833457C" w14:textId="77777777" w:rsidR="008F1B20" w:rsidRDefault="008F1B20" w:rsidP="008F1B20">
            <w:pPr>
              <w:pStyle w:val="XML5"/>
            </w:pPr>
            <w:r>
              <w:t>default true;</w:t>
            </w:r>
          </w:p>
          <w:p w14:paraId="41FD794B" w14:textId="77777777" w:rsidR="008F1B20" w:rsidRDefault="008F1B20" w:rsidP="008F1B20">
            <w:pPr>
              <w:pStyle w:val="XML4"/>
            </w:pPr>
            <w:r>
              <w:t>}</w:t>
            </w:r>
          </w:p>
          <w:p w14:paraId="73074FFF" w14:textId="77777777" w:rsidR="008F1B20" w:rsidRDefault="008F1B20" w:rsidP="008F1B20">
            <w:pPr>
              <w:pStyle w:val="XML4"/>
            </w:pPr>
            <w:r>
              <w:t>leaf vni {</w:t>
            </w:r>
          </w:p>
          <w:p w14:paraId="5C601838" w14:textId="6B99F86F" w:rsidR="008F1B20" w:rsidRDefault="008F1B20" w:rsidP="001442D2">
            <w:pPr>
              <w:pStyle w:val="XML5"/>
            </w:pPr>
            <w:r>
              <w:t>type uint32;</w:t>
            </w:r>
          </w:p>
          <w:p w14:paraId="7AF371B1" w14:textId="648D784B" w:rsidR="008F1B20" w:rsidRDefault="008F1B20" w:rsidP="001442D2">
            <w:pPr>
              <w:pStyle w:val="XML5"/>
            </w:pPr>
            <w:r>
              <w:t>de</w:t>
            </w:r>
            <w:r w:rsidR="00D65422">
              <w:t>s</w:t>
            </w:r>
            <w:r>
              <w:t xml:space="preserve">cription </w:t>
            </w:r>
            <w:r w:rsidR="00D65422" w:rsidRPr="009F1B7D">
              <w:t>"</w:t>
            </w:r>
            <w:r w:rsidR="00DF562A">
              <w:t>Virtual network identifier assigned to all packets sent on the tunnel</w:t>
            </w:r>
            <w:r w:rsidR="00D65422" w:rsidRPr="009F1B7D">
              <w:t>"</w:t>
            </w:r>
            <w:r>
              <w:t>;</w:t>
            </w:r>
          </w:p>
          <w:p w14:paraId="7A94D5C1" w14:textId="3E18E6EE" w:rsidR="008F1B20" w:rsidRDefault="008F1B20" w:rsidP="008F1B20">
            <w:pPr>
              <w:pStyle w:val="XML4"/>
            </w:pPr>
            <w:r>
              <w:t>}</w:t>
            </w:r>
          </w:p>
          <w:p w14:paraId="0CD9D14C" w14:textId="74A269F5" w:rsidR="008F1B20" w:rsidRDefault="008F1B20" w:rsidP="008F1B20">
            <w:pPr>
              <w:pStyle w:val="XML4"/>
            </w:pPr>
            <w:r>
              <w:t>leaf vni-multicast-group {</w:t>
            </w:r>
          </w:p>
          <w:p w14:paraId="1B3F0549" w14:textId="2B5B3CD7" w:rsidR="008F1B20" w:rsidRDefault="008F1B20" w:rsidP="008F1B20">
            <w:pPr>
              <w:pStyle w:val="XML5"/>
            </w:pPr>
            <w:r>
              <w:t>type inet:ip-address;</w:t>
            </w:r>
          </w:p>
          <w:p w14:paraId="5BBA8F98" w14:textId="2834BB84" w:rsidR="008F1B20" w:rsidRDefault="008F1B20" w:rsidP="008F1B20">
            <w:pPr>
              <w:pStyle w:val="XML5"/>
            </w:pPr>
            <w:r>
              <w:t>de</w:t>
            </w:r>
            <w:r w:rsidR="00D65422">
              <w:t>s</w:t>
            </w:r>
            <w:r>
              <w:t xml:space="preserve">cription </w:t>
            </w:r>
            <w:r w:rsidR="00D65422" w:rsidRPr="009F1B7D">
              <w:t>"</w:t>
            </w:r>
            <w:r w:rsidR="00DF562A">
              <w:t>If IP multicast is used to support broadcast on the tunnel this specifies the corresponding multicast IP address</w:t>
            </w:r>
            <w:r w:rsidR="00D65422" w:rsidRPr="009F1B7D">
              <w:t>"</w:t>
            </w:r>
            <w:r>
              <w:t>;</w:t>
            </w:r>
          </w:p>
          <w:p w14:paraId="1F239E66" w14:textId="77777777" w:rsidR="008F1B20" w:rsidRDefault="008F1B20" w:rsidP="008F1B20">
            <w:pPr>
              <w:pStyle w:val="XML4"/>
            </w:pPr>
            <w:r>
              <w:t>}</w:t>
            </w:r>
          </w:p>
          <w:p w14:paraId="452984EF" w14:textId="599A3CD2" w:rsidR="008F1B20" w:rsidRDefault="008F1B20" w:rsidP="008F1B20">
            <w:pPr>
              <w:pStyle w:val="XML4"/>
            </w:pPr>
            <w:r>
              <w:t>leaf udp-source-port {</w:t>
            </w:r>
          </w:p>
          <w:p w14:paraId="64DD9080" w14:textId="3288D8E0" w:rsidR="008F1B20" w:rsidRDefault="008F1B20" w:rsidP="008F1B20">
            <w:pPr>
              <w:pStyle w:val="XML5"/>
            </w:pPr>
            <w:r>
              <w:t xml:space="preserve">type </w:t>
            </w:r>
            <w:r w:rsidR="00D65422">
              <w:t>inet:port-number</w:t>
            </w:r>
            <w:r>
              <w:t>;</w:t>
            </w:r>
          </w:p>
          <w:p w14:paraId="22FD69E0" w14:textId="18EB87B8" w:rsidR="008F1B20" w:rsidRDefault="008F1B20" w:rsidP="008F1B20">
            <w:pPr>
              <w:pStyle w:val="XML5"/>
            </w:pPr>
            <w:proofErr w:type="gramStart"/>
            <w:r>
              <w:t>de</w:t>
            </w:r>
            <w:r w:rsidR="00D65422">
              <w:t>s</w:t>
            </w:r>
            <w:r>
              <w:t>cription</w:t>
            </w:r>
            <w:proofErr w:type="gramEnd"/>
            <w:r>
              <w:t xml:space="preserve"> </w:t>
            </w:r>
            <w:r w:rsidR="00D65422" w:rsidRPr="009F1B7D">
              <w:t>"</w:t>
            </w:r>
            <w:r w:rsidR="00DF562A">
              <w:t>Specifies the outer UDP source port number</w:t>
            </w:r>
            <w:r w:rsidR="00DF562A" w:rsidDel="00DF562A">
              <w:t xml:space="preserve"> </w:t>
            </w:r>
            <w:r>
              <w:t>.</w:t>
            </w:r>
            <w:r w:rsidR="00D65422" w:rsidRPr="009F1B7D">
              <w:t>"</w:t>
            </w:r>
            <w:r>
              <w:t>;</w:t>
            </w:r>
          </w:p>
          <w:p w14:paraId="6ED37503" w14:textId="77777777" w:rsidR="008F1B20" w:rsidRDefault="008F1B20" w:rsidP="008F1B20">
            <w:pPr>
              <w:pStyle w:val="XML4"/>
            </w:pPr>
            <w:r>
              <w:t>}</w:t>
            </w:r>
          </w:p>
          <w:p w14:paraId="223DE55B" w14:textId="721F9C21" w:rsidR="008F1B20" w:rsidRDefault="008F1B20" w:rsidP="008F1B20">
            <w:pPr>
              <w:pStyle w:val="XML4"/>
            </w:pPr>
            <w:r>
              <w:t>leaf udp-dest-port {</w:t>
            </w:r>
          </w:p>
          <w:p w14:paraId="3B94A415" w14:textId="6E0BA4E9" w:rsidR="008F1B20" w:rsidRDefault="008F1B20" w:rsidP="008F1B20">
            <w:pPr>
              <w:pStyle w:val="XML5"/>
            </w:pPr>
            <w:r>
              <w:t xml:space="preserve">type </w:t>
            </w:r>
            <w:r w:rsidR="00D65422">
              <w:t>inet:port-number</w:t>
            </w:r>
            <w:r>
              <w:t>;</w:t>
            </w:r>
          </w:p>
          <w:p w14:paraId="5067932B" w14:textId="5613C581" w:rsidR="008F1B20" w:rsidRDefault="008F1B20" w:rsidP="008F1B20">
            <w:pPr>
              <w:pStyle w:val="XML5"/>
            </w:pPr>
            <w:r>
              <w:t>de</w:t>
            </w:r>
            <w:r w:rsidR="00D65422">
              <w:t>s</w:t>
            </w:r>
            <w:r>
              <w:t xml:space="preserve">cription </w:t>
            </w:r>
            <w:r w:rsidR="00D65422" w:rsidRPr="009F1B7D">
              <w:t>"</w:t>
            </w:r>
            <w:r w:rsidR="00DF562A">
              <w:t>Specifies the outer UDP destination port number, generally the well-known port number for VxLAN</w:t>
            </w:r>
            <w:r w:rsidR="00D65422" w:rsidRPr="009F1B7D">
              <w:t>"</w:t>
            </w:r>
            <w:r>
              <w:t>;</w:t>
            </w:r>
          </w:p>
          <w:p w14:paraId="3085B4C9" w14:textId="77777777" w:rsidR="008F1B20" w:rsidRDefault="008F1B20" w:rsidP="008F1B20">
            <w:pPr>
              <w:pStyle w:val="XML4"/>
            </w:pPr>
            <w:r>
              <w:t>}</w:t>
            </w:r>
          </w:p>
          <w:p w14:paraId="7B42D6DE" w14:textId="2F491CD7" w:rsidR="008F1B20" w:rsidRDefault="008F1B20" w:rsidP="008F1B20">
            <w:pPr>
              <w:pStyle w:val="XML4"/>
            </w:pPr>
            <w:r>
              <w:t>leaf udp-checksum {</w:t>
            </w:r>
          </w:p>
          <w:p w14:paraId="4E39EE65" w14:textId="77777777" w:rsidR="008F1B20" w:rsidRDefault="008F1B20" w:rsidP="008F1B20">
            <w:pPr>
              <w:pStyle w:val="XML5"/>
            </w:pPr>
            <w:r>
              <w:t>type boolean;</w:t>
            </w:r>
          </w:p>
          <w:p w14:paraId="1F7B7A53" w14:textId="7654C3FD" w:rsidR="008F1B20" w:rsidRDefault="008F1B20" w:rsidP="008F1B20">
            <w:pPr>
              <w:pStyle w:val="XML5"/>
            </w:pPr>
            <w:r>
              <w:t>description "</w:t>
            </w:r>
            <w:r w:rsidR="00DF562A">
              <w:t>Boolean flag to indicate whether or not the outer UDP checksum should be set</w:t>
            </w:r>
            <w:r>
              <w:t>";</w:t>
            </w:r>
          </w:p>
          <w:p w14:paraId="5F108FA0" w14:textId="74BC0B2E" w:rsidR="008F1B20" w:rsidRDefault="008F1B20" w:rsidP="008F1B20">
            <w:pPr>
              <w:pStyle w:val="XML5"/>
            </w:pPr>
            <w:r>
              <w:lastRenderedPageBreak/>
              <w:t>default false;</w:t>
            </w:r>
          </w:p>
          <w:p w14:paraId="1962E649" w14:textId="77777777" w:rsidR="008F1B20" w:rsidRDefault="008F1B20" w:rsidP="008F1B20">
            <w:pPr>
              <w:pStyle w:val="XML4"/>
            </w:pPr>
            <w:r>
              <w:t>}</w:t>
            </w:r>
          </w:p>
          <w:p w14:paraId="577500AA" w14:textId="77777777" w:rsidR="00CD1244" w:rsidRPr="009F1B7D" w:rsidRDefault="00CD1244" w:rsidP="00CD1244">
            <w:pPr>
              <w:pStyle w:val="XML3"/>
            </w:pPr>
            <w:r w:rsidRPr="009F1B7D">
              <w:t>}</w:t>
            </w:r>
          </w:p>
          <w:p w14:paraId="3EA74F2D" w14:textId="304E9629" w:rsidR="00CD1244" w:rsidRPr="009F1B7D" w:rsidRDefault="00CD1244" w:rsidP="00CD1244">
            <w:pPr>
              <w:pStyle w:val="XML3"/>
            </w:pPr>
            <w:r w:rsidRPr="009F1B7D">
              <w:t xml:space="preserve">container </w:t>
            </w:r>
            <w:r w:rsidR="007C63E2">
              <w:t>nvgre-</w:t>
            </w:r>
            <w:r>
              <w:t>tunnel</w:t>
            </w:r>
            <w:r w:rsidRPr="009F1B7D">
              <w:t xml:space="preserve"> {</w:t>
            </w:r>
          </w:p>
          <w:p w14:paraId="4C114F19" w14:textId="6BC72B14" w:rsidR="001442D2" w:rsidRDefault="001442D2" w:rsidP="00073FA0">
            <w:pPr>
              <w:pStyle w:val="XML4"/>
            </w:pPr>
            <w:proofErr w:type="gramStart"/>
            <w:r>
              <w:t>description</w:t>
            </w:r>
            <w:proofErr w:type="gramEnd"/>
            <w:r>
              <w:t xml:space="preserve"> </w:t>
            </w:r>
            <w:r w:rsidRPr="009F1B7D">
              <w:t>"</w:t>
            </w:r>
            <w:r>
              <w:t>Features of a NVGRE tunnel.</w:t>
            </w:r>
            <w:r w:rsidRPr="009F1B7D">
              <w:t>";</w:t>
            </w:r>
          </w:p>
          <w:p w14:paraId="4F1445A0" w14:textId="77777777" w:rsidR="001442D2" w:rsidRDefault="001442D2" w:rsidP="001442D2">
            <w:pPr>
              <w:pStyle w:val="XML4"/>
            </w:pPr>
            <w:r>
              <w:t>uses openflow-port-base-tunnel-grouping;</w:t>
            </w:r>
          </w:p>
          <w:p w14:paraId="3F27A176" w14:textId="77777777" w:rsidR="001442D2" w:rsidRDefault="001442D2" w:rsidP="001442D2">
            <w:pPr>
              <w:pStyle w:val="XML4"/>
            </w:pPr>
            <w:r>
              <w:t>leaf tni {</w:t>
            </w:r>
          </w:p>
          <w:p w14:paraId="6E6A03C1" w14:textId="77777777" w:rsidR="001442D2" w:rsidRDefault="001442D2" w:rsidP="001442D2">
            <w:pPr>
              <w:pStyle w:val="XML5"/>
            </w:pPr>
            <w:r>
              <w:t>type uint32;</w:t>
            </w:r>
          </w:p>
          <w:p w14:paraId="741F05C9" w14:textId="2F699412" w:rsidR="001442D2" w:rsidRDefault="001442D2" w:rsidP="001442D2">
            <w:pPr>
              <w:pStyle w:val="XML5"/>
            </w:pPr>
            <w:r>
              <w:t>description "</w:t>
            </w:r>
            <w:r w:rsidR="00DF562A">
              <w:t>Specifies the tenant network identifier assigned to all packets sent on the tunnel</w:t>
            </w:r>
            <w:r>
              <w:t>";</w:t>
            </w:r>
          </w:p>
          <w:p w14:paraId="652DE7D4" w14:textId="77777777" w:rsidR="001442D2" w:rsidRDefault="001442D2" w:rsidP="001442D2">
            <w:pPr>
              <w:pStyle w:val="XML4"/>
            </w:pPr>
            <w:r>
              <w:t>}</w:t>
            </w:r>
          </w:p>
          <w:p w14:paraId="2D239AF1" w14:textId="12B62AF1" w:rsidR="001442D2" w:rsidRDefault="001442D2" w:rsidP="001442D2">
            <w:pPr>
              <w:pStyle w:val="XML4"/>
            </w:pPr>
            <w:r>
              <w:t>leaf tni-</w:t>
            </w:r>
            <w:r w:rsidR="00DF562A">
              <w:t>user</w:t>
            </w:r>
            <w:r>
              <w:t xml:space="preserve"> {</w:t>
            </w:r>
          </w:p>
          <w:p w14:paraId="49FBCABE" w14:textId="77777777" w:rsidR="001442D2" w:rsidRDefault="001442D2" w:rsidP="001442D2">
            <w:pPr>
              <w:pStyle w:val="XML5"/>
            </w:pPr>
            <w:r>
              <w:t>type uint32;</w:t>
            </w:r>
          </w:p>
          <w:p w14:paraId="5B9DC7E5" w14:textId="374B6E01" w:rsidR="001442D2" w:rsidRDefault="001442D2" w:rsidP="001442D2">
            <w:pPr>
              <w:pStyle w:val="XML5"/>
            </w:pPr>
            <w:r>
              <w:t>description "</w:t>
            </w:r>
            <w:r w:rsidR="00DF562A">
              <w:t>Used to set the reserved user-defined bits of the GRE key field</w:t>
            </w:r>
            <w:r>
              <w:t>";</w:t>
            </w:r>
          </w:p>
          <w:p w14:paraId="4F0A731C" w14:textId="77777777" w:rsidR="001442D2" w:rsidRDefault="001442D2" w:rsidP="001442D2">
            <w:pPr>
              <w:pStyle w:val="XML4"/>
            </w:pPr>
            <w:r>
              <w:t>}</w:t>
            </w:r>
          </w:p>
          <w:p w14:paraId="43A58C00" w14:textId="37FDC59B" w:rsidR="001442D2" w:rsidRDefault="001442D2" w:rsidP="001442D2">
            <w:pPr>
              <w:pStyle w:val="XML4"/>
            </w:pPr>
            <w:r>
              <w:t>leaf tni-multicast-group {</w:t>
            </w:r>
          </w:p>
          <w:p w14:paraId="40F8A954" w14:textId="77777777" w:rsidR="001442D2" w:rsidRDefault="001442D2" w:rsidP="001442D2">
            <w:pPr>
              <w:pStyle w:val="XML5"/>
            </w:pPr>
            <w:r>
              <w:t>type inet:ip-address;</w:t>
            </w:r>
          </w:p>
          <w:p w14:paraId="1E84C061" w14:textId="6064C191" w:rsidR="001442D2" w:rsidRDefault="001442D2" w:rsidP="001442D2">
            <w:pPr>
              <w:pStyle w:val="XML5"/>
            </w:pPr>
            <w:r>
              <w:t>de</w:t>
            </w:r>
            <w:r w:rsidR="00D65422">
              <w:t>s</w:t>
            </w:r>
            <w:r>
              <w:t xml:space="preserve">cription </w:t>
            </w:r>
            <w:r w:rsidR="00D65422" w:rsidRPr="009F1B7D">
              <w:t>"</w:t>
            </w:r>
            <w:r w:rsidR="00DF562A">
              <w:t>If IP multicast is used to support broadcast on the tunnel this specifies the corresponding multicast IP address</w:t>
            </w:r>
            <w:r w:rsidR="00D65422" w:rsidRPr="009F1B7D">
              <w:t>"</w:t>
            </w:r>
            <w:r>
              <w:t>;</w:t>
            </w:r>
          </w:p>
          <w:p w14:paraId="65D4F9F1" w14:textId="77777777" w:rsidR="001442D2" w:rsidRDefault="001442D2" w:rsidP="001442D2">
            <w:pPr>
              <w:pStyle w:val="XML4"/>
            </w:pPr>
            <w:r>
              <w:t>}</w:t>
            </w:r>
          </w:p>
          <w:p w14:paraId="3B15612C" w14:textId="77777777" w:rsidR="00CD1244" w:rsidRPr="009F1B7D" w:rsidRDefault="00CD1244" w:rsidP="00CD1244">
            <w:pPr>
              <w:pStyle w:val="XML3"/>
            </w:pPr>
            <w:r w:rsidRPr="009F1B7D">
              <w:t>}</w:t>
            </w:r>
          </w:p>
          <w:p w14:paraId="56DB21B8" w14:textId="77777777" w:rsidR="00DC6090" w:rsidRPr="009F1B7D" w:rsidRDefault="00DC6090" w:rsidP="00DC6090">
            <w:pPr>
              <w:pStyle w:val="XML2"/>
            </w:pPr>
            <w:r w:rsidRPr="009F1B7D">
              <w:t>}</w:t>
            </w:r>
          </w:p>
          <w:p w14:paraId="3DEA2613" w14:textId="1D928BAD" w:rsidR="005B0BF6" w:rsidRPr="009F1B7D" w:rsidRDefault="00010CA1" w:rsidP="001442D2">
            <w:pPr>
              <w:pStyle w:val="XML1"/>
            </w:pPr>
            <w:r w:rsidRPr="009F1B7D">
              <w:t>}</w:t>
            </w:r>
          </w:p>
        </w:tc>
      </w:tr>
    </w:tbl>
    <w:p w14:paraId="169F682F" w14:textId="225C46E9" w:rsidR="00EB2D77" w:rsidRPr="00EB2D77" w:rsidRDefault="00EB2D77" w:rsidP="00E751F5"/>
    <w:p w14:paraId="7C6C98FB" w14:textId="77777777" w:rsidR="00EB2D77" w:rsidRPr="00EB2D77" w:rsidRDefault="00EB2D77" w:rsidP="00D14D27">
      <w:pPr>
        <w:pStyle w:val="Heading2"/>
      </w:pPr>
      <w:bookmarkStart w:id="1403" w:name="_Toc320556720"/>
      <w:r w:rsidRPr="00EB2D77">
        <w:t>OpenFlow Port Feature</w:t>
      </w:r>
      <w:bookmarkEnd w:id="1403"/>
    </w:p>
    <w:p w14:paraId="6D35C114" w14:textId="77777777" w:rsidR="00EB2D77" w:rsidRPr="00EB2D77" w:rsidRDefault="00EB2D77" w:rsidP="0094763A">
      <w:r w:rsidRPr="00EB2D77">
        <w:t>OpenFlow Port Features includePort Rate, Port Medium, Port Pause, and Port Auto-Negotiate.The normative semantics of these features are described in the OpenFlow protocol specification.</w:t>
      </w:r>
    </w:p>
    <w:p w14:paraId="423D0BAF" w14:textId="77777777" w:rsidR="0094763A" w:rsidRPr="009F1B7D" w:rsidRDefault="0094763A" w:rsidP="00D14D27">
      <w:pPr>
        <w:pStyle w:val="Heading3"/>
      </w:pPr>
      <w:bookmarkStart w:id="1404" w:name="_Toc315954019"/>
      <w:bookmarkStart w:id="1405" w:name="_Toc316542529"/>
      <w:bookmarkStart w:id="1406" w:name="_Toc320556721"/>
      <w:r w:rsidRPr="00DB42FD">
        <w:lastRenderedPageBreak/>
        <w:t>UML Diagram</w:t>
      </w:r>
      <w:bookmarkEnd w:id="1404"/>
      <w:bookmarkEnd w:id="1405"/>
      <w:bookmarkEnd w:id="1406"/>
    </w:p>
    <w:p w14:paraId="3AF6164F" w14:textId="4D5A695E" w:rsidR="0094763A" w:rsidRPr="009F1B7D" w:rsidRDefault="007E5BB2" w:rsidP="0094763A">
      <w:pPr>
        <w:keepNext/>
        <w:jc w:val="center"/>
      </w:pPr>
      <w:r>
        <w:object w:dxaOrig="7156" w:dyaOrig="7489" w14:anchorId="6A6204AE">
          <v:shape id="_x0000_i1034" type="#_x0000_t75" style="width:357.85pt;height:373.55pt" o:ole="">
            <v:imagedata r:id="rId32" o:title=""/>
          </v:shape>
          <o:OLEObject Type="Embed" ProgID="Visio.Drawing.11" ShapeID="_x0000_i1034" DrawAspect="Content" ObjectID="_1406116123" r:id="rId33"/>
        </w:object>
      </w:r>
    </w:p>
    <w:p w14:paraId="0DC2B775" w14:textId="376CB640" w:rsidR="0094763A" w:rsidRPr="00CE3A81" w:rsidRDefault="0094763A" w:rsidP="0094763A">
      <w:pPr>
        <w:pStyle w:val="Caption"/>
      </w:pPr>
      <w:r w:rsidRPr="00CE3A81">
        <w:t xml:space="preserve">Figure </w:t>
      </w:r>
      <w:r w:rsidR="00DC2CE4">
        <w:fldChar w:fldCharType="begin"/>
      </w:r>
      <w:r w:rsidR="00DC2CE4">
        <w:instrText xml:space="preserve"> SEQ Figure \* ARABIC </w:instrText>
      </w:r>
      <w:r w:rsidR="00DC2CE4">
        <w:fldChar w:fldCharType="separate"/>
      </w:r>
      <w:r w:rsidRPr="00CE3A81">
        <w:t>1</w:t>
      </w:r>
      <w:r w:rsidR="00DC2CE4">
        <w:fldChar w:fldCharType="end"/>
      </w:r>
      <w:r w:rsidR="007E5BB2">
        <w:t>1</w:t>
      </w:r>
      <w:r w:rsidRPr="00CE3A81">
        <w:t>: Data Model Diagram for an OpenFlow Port Feature</w:t>
      </w:r>
    </w:p>
    <w:p w14:paraId="0204C66B" w14:textId="77777777" w:rsidR="0094763A" w:rsidRPr="009F1B7D" w:rsidRDefault="0094763A" w:rsidP="00D14D27">
      <w:pPr>
        <w:pStyle w:val="Heading3"/>
      </w:pPr>
      <w:bookmarkStart w:id="1407" w:name="_Toc315954020"/>
      <w:bookmarkStart w:id="1408" w:name="_Toc316542530"/>
      <w:bookmarkStart w:id="1409" w:name="_Toc320556722"/>
      <w:r w:rsidRPr="00DB42FD">
        <w:t>XML Schema</w:t>
      </w:r>
      <w:bookmarkEnd w:id="1407"/>
      <w:bookmarkEnd w:id="1408"/>
      <w:bookmarkEnd w:id="1409"/>
    </w:p>
    <w:tbl>
      <w:tblPr>
        <w:tblStyle w:val="TableGrid"/>
        <w:tblW w:w="0" w:type="auto"/>
        <w:tblInd w:w="378" w:type="dxa"/>
        <w:shd w:val="clear" w:color="auto" w:fill="C8FCCD"/>
        <w:tblLook w:val="04A0" w:firstRow="1" w:lastRow="0" w:firstColumn="1" w:lastColumn="0" w:noHBand="0" w:noVBand="1"/>
      </w:tblPr>
      <w:tblGrid>
        <w:gridCol w:w="8820"/>
      </w:tblGrid>
      <w:tr w:rsidR="0094763A" w:rsidRPr="009F1B7D" w14:paraId="1AFA6689" w14:textId="77777777" w:rsidTr="006F4495">
        <w:tc>
          <w:tcPr>
            <w:tcW w:w="8820" w:type="dxa"/>
            <w:shd w:val="clear" w:color="auto" w:fill="C8FCCD"/>
          </w:tcPr>
          <w:p w14:paraId="0C3CB238" w14:textId="77777777" w:rsidR="0094763A" w:rsidRPr="009F1B7D" w:rsidRDefault="0094763A" w:rsidP="00011096">
            <w:pPr>
              <w:pStyle w:val="XML1"/>
            </w:pPr>
            <w:r w:rsidRPr="009F1B7D">
              <w:t>&lt;xs:simpleType name="OFPortRateType"&gt;</w:t>
            </w:r>
          </w:p>
          <w:p w14:paraId="0F8DBC6E" w14:textId="77777777" w:rsidR="0094763A" w:rsidRPr="009F1B7D" w:rsidRDefault="0094763A" w:rsidP="00011096">
            <w:pPr>
              <w:pStyle w:val="XML2"/>
            </w:pPr>
            <w:r w:rsidRPr="009F1B7D">
              <w:t>&lt;xs:restriction base="xs:string"&gt;</w:t>
            </w:r>
          </w:p>
          <w:p w14:paraId="4B828744" w14:textId="77777777" w:rsidR="0094763A" w:rsidRPr="009F1B7D" w:rsidRDefault="0094763A" w:rsidP="00011096">
            <w:pPr>
              <w:pStyle w:val="XML3"/>
            </w:pPr>
            <w:r w:rsidRPr="009F1B7D">
              <w:t>&lt;xs:enumeration value="10Mb-HD"/&gt;</w:t>
            </w:r>
          </w:p>
          <w:p w14:paraId="698C18F3" w14:textId="77777777" w:rsidR="0094763A" w:rsidRPr="009F1B7D" w:rsidRDefault="0094763A" w:rsidP="00011096">
            <w:pPr>
              <w:pStyle w:val="XML3"/>
            </w:pPr>
            <w:r w:rsidRPr="009F1B7D">
              <w:t>&lt;xs:enumeration value="10Mb-FD"/&gt;</w:t>
            </w:r>
          </w:p>
          <w:p w14:paraId="3EA61152" w14:textId="77777777" w:rsidR="0094763A" w:rsidRPr="009F1B7D" w:rsidRDefault="0094763A" w:rsidP="00011096">
            <w:pPr>
              <w:pStyle w:val="XML3"/>
            </w:pPr>
            <w:r w:rsidRPr="009F1B7D">
              <w:t>&lt;xs:enumeration value="100Mb-HD"/&gt;</w:t>
            </w:r>
          </w:p>
          <w:p w14:paraId="03F357FA" w14:textId="77777777" w:rsidR="0094763A" w:rsidRPr="009F1B7D" w:rsidRDefault="0094763A" w:rsidP="00011096">
            <w:pPr>
              <w:pStyle w:val="XML3"/>
            </w:pPr>
            <w:r w:rsidRPr="009F1B7D">
              <w:t>&lt;xs:enumeration value="100Mb-FD"/&gt;</w:t>
            </w:r>
          </w:p>
          <w:p w14:paraId="2982B57D" w14:textId="77777777" w:rsidR="0094763A" w:rsidRPr="009F1B7D" w:rsidRDefault="0094763A" w:rsidP="00011096">
            <w:pPr>
              <w:pStyle w:val="XML3"/>
            </w:pPr>
            <w:r w:rsidRPr="009F1B7D">
              <w:t>&lt;xs:enumeration value="1Gb-HD"/&gt;</w:t>
            </w:r>
          </w:p>
          <w:p w14:paraId="16794192" w14:textId="77777777" w:rsidR="0094763A" w:rsidRPr="009F1B7D" w:rsidRDefault="0094763A" w:rsidP="00011096">
            <w:pPr>
              <w:pStyle w:val="XML3"/>
            </w:pPr>
            <w:r w:rsidRPr="009F1B7D">
              <w:t>&lt;xs:enumeration value="1Gb-FD"/&gt;</w:t>
            </w:r>
          </w:p>
          <w:p w14:paraId="44D54A9E" w14:textId="77777777" w:rsidR="0094763A" w:rsidRPr="009F1B7D" w:rsidRDefault="0094763A" w:rsidP="00011096">
            <w:pPr>
              <w:pStyle w:val="XML3"/>
            </w:pPr>
            <w:r w:rsidRPr="009F1B7D">
              <w:t>&lt;xs:enumeration value="1 Tb"/&gt;</w:t>
            </w:r>
          </w:p>
          <w:p w14:paraId="459C5B4D" w14:textId="77777777" w:rsidR="0094763A" w:rsidRPr="009F1B7D" w:rsidRDefault="0094763A" w:rsidP="00011096">
            <w:pPr>
              <w:pStyle w:val="XML3"/>
            </w:pPr>
            <w:r w:rsidRPr="009F1B7D">
              <w:t>&lt;xs:enumeration value="Other"/&gt;</w:t>
            </w:r>
          </w:p>
          <w:p w14:paraId="1A6772E4" w14:textId="77777777" w:rsidR="0094763A" w:rsidRPr="009F1B7D" w:rsidRDefault="0094763A" w:rsidP="00011096">
            <w:pPr>
              <w:pStyle w:val="XML2"/>
            </w:pPr>
            <w:r w:rsidRPr="009F1B7D">
              <w:t>&lt;/xs:restriction&gt;</w:t>
            </w:r>
          </w:p>
          <w:p w14:paraId="0DAF471C" w14:textId="77777777" w:rsidR="0094763A" w:rsidRPr="009F1B7D" w:rsidRDefault="0094763A" w:rsidP="00011096">
            <w:pPr>
              <w:pStyle w:val="XML1"/>
            </w:pPr>
            <w:r w:rsidRPr="009F1B7D">
              <w:t>&lt;/xs:simpleType&gt;</w:t>
            </w:r>
          </w:p>
          <w:p w14:paraId="1847AC14" w14:textId="77777777" w:rsidR="0094763A" w:rsidRPr="009F1B7D" w:rsidRDefault="0094763A" w:rsidP="00011096">
            <w:pPr>
              <w:pStyle w:val="XML1"/>
            </w:pPr>
          </w:p>
          <w:p w14:paraId="10A149DE" w14:textId="77777777" w:rsidR="0094763A" w:rsidRPr="009F1B7D" w:rsidRDefault="0094763A" w:rsidP="00011096">
            <w:pPr>
              <w:pStyle w:val="XML1"/>
            </w:pPr>
            <w:r w:rsidRPr="009F1B7D">
              <w:t>&lt;xs:simpleType name="OFPortAutoNegotiateType"&gt;</w:t>
            </w:r>
          </w:p>
          <w:p w14:paraId="169B91E2" w14:textId="77777777" w:rsidR="0094763A" w:rsidRPr="009F1B7D" w:rsidRDefault="0094763A" w:rsidP="00011096">
            <w:pPr>
              <w:pStyle w:val="XML2"/>
            </w:pPr>
            <w:r w:rsidRPr="009F1B7D">
              <w:t>&lt;xs:restriction base="xs:string"&gt;</w:t>
            </w:r>
          </w:p>
          <w:p w14:paraId="69384279" w14:textId="77777777" w:rsidR="0094763A" w:rsidRPr="009F1B7D" w:rsidRDefault="0094763A" w:rsidP="00011096">
            <w:pPr>
              <w:pStyle w:val="XML3"/>
            </w:pPr>
            <w:r w:rsidRPr="009F1B7D">
              <w:t>&lt;xs:enumeration value="enabled"/&gt;</w:t>
            </w:r>
          </w:p>
          <w:p w14:paraId="2E5AFEB7" w14:textId="77777777" w:rsidR="0094763A" w:rsidRPr="009F1B7D" w:rsidRDefault="0094763A" w:rsidP="00011096">
            <w:pPr>
              <w:pStyle w:val="XML3"/>
            </w:pPr>
            <w:r w:rsidRPr="009F1B7D">
              <w:t>&lt;xs:enumeration value="disabled"/&gt;</w:t>
            </w:r>
          </w:p>
          <w:p w14:paraId="73EA7563" w14:textId="77777777" w:rsidR="0094763A" w:rsidRPr="009F1B7D" w:rsidRDefault="0094763A" w:rsidP="00011096">
            <w:pPr>
              <w:pStyle w:val="XML2"/>
            </w:pPr>
            <w:r w:rsidRPr="009F1B7D">
              <w:lastRenderedPageBreak/>
              <w:t>&lt;/xs:restriction&gt;</w:t>
            </w:r>
          </w:p>
          <w:p w14:paraId="04A65F0A" w14:textId="77777777" w:rsidR="0094763A" w:rsidRPr="009F1B7D" w:rsidRDefault="0094763A" w:rsidP="00011096">
            <w:pPr>
              <w:pStyle w:val="XML1"/>
            </w:pPr>
            <w:r w:rsidRPr="009F1B7D">
              <w:t>&lt;/xs:simpleType&gt;</w:t>
            </w:r>
          </w:p>
          <w:p w14:paraId="7D98B0B6" w14:textId="77777777" w:rsidR="0094763A" w:rsidRPr="009F1B7D" w:rsidRDefault="0094763A" w:rsidP="00011096">
            <w:pPr>
              <w:pStyle w:val="XML1"/>
            </w:pPr>
          </w:p>
          <w:p w14:paraId="65C02B27" w14:textId="77777777" w:rsidR="0094763A" w:rsidRPr="009F1B7D" w:rsidRDefault="0094763A" w:rsidP="00011096">
            <w:pPr>
              <w:pStyle w:val="XML1"/>
            </w:pPr>
            <w:r w:rsidRPr="009F1B7D">
              <w:t>&lt;xs:simpleType name="OFPortMediumType"&gt;</w:t>
            </w:r>
          </w:p>
          <w:p w14:paraId="18446CE2" w14:textId="77777777" w:rsidR="0094763A" w:rsidRPr="009F1B7D" w:rsidRDefault="0094763A" w:rsidP="00011096">
            <w:pPr>
              <w:pStyle w:val="XML2"/>
            </w:pPr>
            <w:r w:rsidRPr="009F1B7D">
              <w:t>&lt;xs:restriction base="xs:string"&gt;</w:t>
            </w:r>
          </w:p>
          <w:p w14:paraId="1411DB4B" w14:textId="77777777" w:rsidR="0094763A" w:rsidRPr="009F1B7D" w:rsidRDefault="0094763A" w:rsidP="00011096">
            <w:pPr>
              <w:pStyle w:val="XML3"/>
            </w:pPr>
            <w:r w:rsidRPr="009F1B7D">
              <w:t>&lt;xs:enumeration value="copper"/&gt;</w:t>
            </w:r>
          </w:p>
          <w:p w14:paraId="0C1680C6" w14:textId="77777777" w:rsidR="0094763A" w:rsidRPr="009F1B7D" w:rsidRDefault="0094763A" w:rsidP="00011096">
            <w:pPr>
              <w:pStyle w:val="XML3"/>
            </w:pPr>
            <w:r w:rsidRPr="009F1B7D">
              <w:t>&lt;xs:enumeration value="fiber"/&gt;</w:t>
            </w:r>
          </w:p>
          <w:p w14:paraId="5656EC11" w14:textId="77777777" w:rsidR="0094763A" w:rsidRPr="009F1B7D" w:rsidRDefault="0094763A" w:rsidP="00011096">
            <w:pPr>
              <w:pStyle w:val="XML3"/>
            </w:pPr>
            <w:r w:rsidRPr="009F1B7D">
              <w:t>&lt;/xs:restriction&gt;</w:t>
            </w:r>
          </w:p>
          <w:p w14:paraId="5FAB3498" w14:textId="77777777" w:rsidR="0094763A" w:rsidRPr="009F1B7D" w:rsidRDefault="0094763A" w:rsidP="00011096">
            <w:pPr>
              <w:pStyle w:val="XML3"/>
            </w:pPr>
            <w:r w:rsidRPr="009F1B7D">
              <w:t>&lt;/xs:simpleType&gt;</w:t>
            </w:r>
          </w:p>
          <w:p w14:paraId="460DA50D" w14:textId="77777777" w:rsidR="0094763A" w:rsidRPr="009F1B7D" w:rsidRDefault="0094763A" w:rsidP="00011096">
            <w:pPr>
              <w:pStyle w:val="XML3"/>
            </w:pPr>
          </w:p>
          <w:p w14:paraId="1481CAE7" w14:textId="77777777" w:rsidR="0094763A" w:rsidRPr="009F1B7D" w:rsidRDefault="0094763A" w:rsidP="00011096">
            <w:pPr>
              <w:pStyle w:val="XML3"/>
            </w:pPr>
            <w:r w:rsidRPr="009F1B7D">
              <w:t>&lt;xs:simpleType name="OFPortPauseType"&gt;</w:t>
            </w:r>
          </w:p>
          <w:p w14:paraId="5251B7F7" w14:textId="77777777" w:rsidR="0094763A" w:rsidRPr="009F1B7D" w:rsidRDefault="0094763A" w:rsidP="00011096">
            <w:pPr>
              <w:pStyle w:val="XML3"/>
            </w:pPr>
            <w:r w:rsidRPr="009F1B7D">
              <w:t>&lt;xs:restriction base="xs:string"&gt;</w:t>
            </w:r>
          </w:p>
          <w:p w14:paraId="240B537A" w14:textId="77777777" w:rsidR="0094763A" w:rsidRPr="009F1B7D" w:rsidRDefault="0094763A" w:rsidP="00011096">
            <w:pPr>
              <w:pStyle w:val="XML3"/>
            </w:pPr>
            <w:r w:rsidRPr="009F1B7D">
              <w:t>&lt;xs:enumeration value="unsupported"/&gt;</w:t>
            </w:r>
          </w:p>
          <w:p w14:paraId="618E3381" w14:textId="77777777" w:rsidR="0094763A" w:rsidRPr="009F1B7D" w:rsidRDefault="0094763A" w:rsidP="00011096">
            <w:pPr>
              <w:pStyle w:val="XML3"/>
            </w:pPr>
            <w:r w:rsidRPr="009F1B7D">
              <w:t>&lt;xs:enumeration value="symmetric"/&gt;</w:t>
            </w:r>
          </w:p>
          <w:p w14:paraId="275AC0F2" w14:textId="77777777" w:rsidR="0094763A" w:rsidRPr="009F1B7D" w:rsidRDefault="0094763A" w:rsidP="00011096">
            <w:pPr>
              <w:pStyle w:val="XML3"/>
            </w:pPr>
            <w:r w:rsidRPr="009F1B7D">
              <w:t>&lt;xs:enumeration value="asymmetric"/&gt;</w:t>
            </w:r>
          </w:p>
          <w:p w14:paraId="5FA8B8A9" w14:textId="77777777" w:rsidR="0094763A" w:rsidRPr="009F1B7D" w:rsidRDefault="0094763A" w:rsidP="00011096">
            <w:pPr>
              <w:pStyle w:val="XML2"/>
            </w:pPr>
            <w:r w:rsidRPr="009F1B7D">
              <w:t>&lt;/xs:restriction&gt;</w:t>
            </w:r>
          </w:p>
          <w:p w14:paraId="66C126CD" w14:textId="77777777" w:rsidR="0094763A" w:rsidRPr="009F1B7D" w:rsidRDefault="0094763A" w:rsidP="00011096">
            <w:pPr>
              <w:pStyle w:val="XML1"/>
            </w:pPr>
            <w:r w:rsidRPr="009F1B7D">
              <w:t>&lt;/xs:simpleType&gt;</w:t>
            </w:r>
          </w:p>
        </w:tc>
      </w:tr>
    </w:tbl>
    <w:p w14:paraId="133C4401" w14:textId="77777777" w:rsidR="0094763A" w:rsidRPr="009F1B7D" w:rsidRDefault="0094763A" w:rsidP="0094763A"/>
    <w:p w14:paraId="0A09909D" w14:textId="77777777" w:rsidR="0094763A" w:rsidRPr="009F1B7D" w:rsidRDefault="0094763A" w:rsidP="00D14D27">
      <w:pPr>
        <w:pStyle w:val="Heading3"/>
      </w:pPr>
      <w:bookmarkStart w:id="1410" w:name="_Toc315954021"/>
      <w:bookmarkStart w:id="1411" w:name="_Toc316542531"/>
      <w:bookmarkStart w:id="1412" w:name="_Toc320556723"/>
      <w:r w:rsidRPr="00DB42FD">
        <w:t>XML Example</w:t>
      </w:r>
      <w:bookmarkEnd w:id="1410"/>
      <w:bookmarkEnd w:id="1411"/>
      <w:bookmarkEnd w:id="1412"/>
    </w:p>
    <w:tbl>
      <w:tblPr>
        <w:tblStyle w:val="TableGrid"/>
        <w:tblW w:w="0" w:type="auto"/>
        <w:tblInd w:w="378" w:type="dxa"/>
        <w:shd w:val="clear" w:color="auto" w:fill="C8FCCD"/>
        <w:tblLook w:val="04A0" w:firstRow="1" w:lastRow="0" w:firstColumn="1" w:lastColumn="0" w:noHBand="0" w:noVBand="1"/>
      </w:tblPr>
      <w:tblGrid>
        <w:gridCol w:w="8820"/>
      </w:tblGrid>
      <w:tr w:rsidR="0094763A" w:rsidRPr="00B80901" w14:paraId="2247D497" w14:textId="77777777" w:rsidTr="006F4495">
        <w:tc>
          <w:tcPr>
            <w:tcW w:w="8820" w:type="dxa"/>
            <w:shd w:val="clear" w:color="auto" w:fill="C8FCCD"/>
          </w:tcPr>
          <w:p w14:paraId="2BFD9DFE" w14:textId="77777777" w:rsidR="0094763A" w:rsidRPr="009F1B7D" w:rsidRDefault="0094763A" w:rsidP="00011096">
            <w:pPr>
              <w:pStyle w:val="XML1"/>
            </w:pPr>
            <w:r w:rsidRPr="009F1B7D">
              <w:t>&lt;rate&gt;10Mb-FD&lt;/rate&gt;</w:t>
            </w:r>
          </w:p>
          <w:p w14:paraId="3BA2F3A3" w14:textId="77777777" w:rsidR="0094763A" w:rsidRPr="009F1B7D" w:rsidRDefault="0094763A" w:rsidP="00011096">
            <w:pPr>
              <w:pStyle w:val="XML1"/>
            </w:pPr>
            <w:r w:rsidRPr="009F1B7D">
              <w:t>&lt;auto-negotiate&gt;enabled&lt;/auto-negotiate&gt;</w:t>
            </w:r>
          </w:p>
          <w:p w14:paraId="7569904C" w14:textId="77777777" w:rsidR="0094763A" w:rsidRPr="004238F6" w:rsidRDefault="0094763A" w:rsidP="00011096">
            <w:pPr>
              <w:pStyle w:val="XML1"/>
              <w:rPr>
                <w:lang w:val="de-DE"/>
                <w:rPrChange w:id="1413" w:author="Thomas Dietz" w:date="2012-08-08T14:23:00Z">
                  <w:rPr/>
                </w:rPrChange>
              </w:rPr>
            </w:pPr>
            <w:r w:rsidRPr="004238F6">
              <w:rPr>
                <w:lang w:val="de-DE"/>
                <w:rPrChange w:id="1414" w:author="Thomas Dietz" w:date="2012-08-08T14:23:00Z">
                  <w:rPr/>
                </w:rPrChange>
              </w:rPr>
              <w:t>&lt;medium&gt;copper&lt;/medium&gt;</w:t>
            </w:r>
          </w:p>
          <w:p w14:paraId="6DD1BCE0" w14:textId="77777777" w:rsidR="0094763A" w:rsidRPr="004238F6" w:rsidRDefault="0094763A" w:rsidP="00011096">
            <w:pPr>
              <w:pStyle w:val="XML1"/>
              <w:rPr>
                <w:lang w:val="de-DE"/>
                <w:rPrChange w:id="1415" w:author="Thomas Dietz" w:date="2012-08-08T14:23:00Z">
                  <w:rPr/>
                </w:rPrChange>
              </w:rPr>
            </w:pPr>
            <w:r w:rsidRPr="004238F6">
              <w:rPr>
                <w:lang w:val="de-DE"/>
                <w:rPrChange w:id="1416" w:author="Thomas Dietz" w:date="2012-08-08T14:23:00Z">
                  <w:rPr/>
                </w:rPrChange>
              </w:rPr>
              <w:t>&lt;pause&gt;symmetric&lt;/pause&gt;</w:t>
            </w:r>
          </w:p>
        </w:tc>
      </w:tr>
    </w:tbl>
    <w:p w14:paraId="38B35808" w14:textId="77777777" w:rsidR="00F07D3E" w:rsidRDefault="00F07D3E" w:rsidP="00D14D27">
      <w:pPr>
        <w:pStyle w:val="Heading3"/>
      </w:pPr>
      <w:bookmarkStart w:id="1417" w:name="_Toc320556724"/>
      <w:r>
        <w:t>Normative Constraints</w:t>
      </w:r>
      <w:bookmarkEnd w:id="1417"/>
    </w:p>
    <w:p w14:paraId="53450711" w14:textId="77777777" w:rsidR="00F07D3E" w:rsidRDefault="00F07D3E" w:rsidP="00F07D3E">
      <w:r>
        <w:t>The OpenFlow Port has several attributes configurable via OF-CONFIG protocol. The normative semantics of these attributes are described in the OpenFlow protocol.</w:t>
      </w:r>
    </w:p>
    <w:p w14:paraId="1A2D010D" w14:textId="77777777" w:rsidR="00F07D3E" w:rsidRDefault="00F07D3E" w:rsidP="00F07D3E">
      <w:r>
        <w:t xml:space="preserve">Element </w:t>
      </w:r>
      <w:r w:rsidRPr="00E751F5">
        <w:rPr>
          <w:rStyle w:val="codeChar"/>
        </w:rPr>
        <w:t>&lt;rate&gt;</w:t>
      </w:r>
      <w:r>
        <w:t xml:space="preserve"> MUST indicate a valid forwarding rate. The current Port Feature set MUST contain this element exactly once. The other Port Feature sets MAY contain this element more than once. If this element appears more than once in a Port Feature set than the value MUST be unique within the Port Feature set.</w:t>
      </w:r>
    </w:p>
    <w:p w14:paraId="4B8E1C73" w14:textId="77777777" w:rsidR="00F07D3E" w:rsidRDefault="00F07D3E" w:rsidP="00F07D3E">
      <w:r>
        <w:t xml:space="preserve">Element </w:t>
      </w:r>
      <w:r w:rsidRPr="00E751F5">
        <w:rPr>
          <w:rStyle w:val="codeChar"/>
        </w:rPr>
        <w:t>&lt;auto-negotiate&gt;</w:t>
      </w:r>
      <w:r>
        <w:t>MUST indicate an administrative state of the forwarding rate auto-negotiation protocol.</w:t>
      </w:r>
    </w:p>
    <w:p w14:paraId="25E6419E" w14:textId="77777777" w:rsidR="00F07D3E" w:rsidRDefault="00F07D3E" w:rsidP="00F07D3E">
      <w:r>
        <w:t xml:space="preserve">Element </w:t>
      </w:r>
      <w:r w:rsidRPr="00E751F5">
        <w:rPr>
          <w:rStyle w:val="codeChar"/>
        </w:rPr>
        <w:t>&lt;medium&gt;</w:t>
      </w:r>
      <w:r>
        <w:t xml:space="preserve"> MUST indicate a valid physical medium. The current Port Feature set MUST contain this element exactly once. The other Port Feature sets MAY contain this element more than once. If this element appears more than once in a Port Feature set than the value MUST be unique within the Port Feature set.</w:t>
      </w:r>
    </w:p>
    <w:p w14:paraId="0D701C13" w14:textId="39C381AE" w:rsidR="00F07D3E" w:rsidRDefault="00F07D3E" w:rsidP="00F07D3E">
      <w:r>
        <w:t xml:space="preserve">Element </w:t>
      </w:r>
      <w:r w:rsidRPr="00E751F5">
        <w:rPr>
          <w:rStyle w:val="codeChar"/>
        </w:rPr>
        <w:t>&lt;pause&gt;</w:t>
      </w:r>
      <w:r w:rsidR="00275180">
        <w:t xml:space="preserve"> </w:t>
      </w:r>
      <w:r>
        <w:t xml:space="preserve">MUST indicate the flavor of the pause function by indicating either asymmetric or asymmetric. </w:t>
      </w:r>
    </w:p>
    <w:p w14:paraId="20F1B7EE" w14:textId="77777777" w:rsidR="00B7089E" w:rsidRPr="00E751F5" w:rsidRDefault="00F07D3E" w:rsidP="00F07D3E">
      <w:pPr>
        <w:rPr>
          <w:rStyle w:val="codeChar"/>
        </w:rPr>
      </w:pPr>
      <w:r>
        <w:t xml:space="preserve">The following elements in the advertised Port Feature set can be modified by a NETCONF </w:t>
      </w:r>
      <w:r w:rsidRPr="00E751F5">
        <w:rPr>
          <w:rStyle w:val="codeChar"/>
        </w:rPr>
        <w:t>edit-config</w:t>
      </w:r>
      <w:r>
        <w:t xml:space="preserve"> request or retrieved by a NETCONF </w:t>
      </w:r>
      <w:r w:rsidRPr="00E751F5">
        <w:rPr>
          <w:rStyle w:val="codeChar"/>
        </w:rPr>
        <w:t>get-config</w:t>
      </w:r>
      <w:r>
        <w:t xml:space="preserve"> request: </w:t>
      </w:r>
      <w:r w:rsidRPr="00E751F5">
        <w:rPr>
          <w:rStyle w:val="codeChar"/>
        </w:rPr>
        <w:t>&lt;rate&gt;</w:t>
      </w:r>
      <w:r w:rsidRPr="00E751F5">
        <w:t xml:space="preserve">, </w:t>
      </w:r>
      <w:r w:rsidRPr="00E751F5">
        <w:rPr>
          <w:rStyle w:val="codeChar"/>
        </w:rPr>
        <w:t>&lt;auto-negotiate&gt;</w:t>
      </w:r>
      <w:r w:rsidRPr="00E751F5">
        <w:t xml:space="preserve">, </w:t>
      </w:r>
      <w:r w:rsidRPr="00E751F5">
        <w:rPr>
          <w:rStyle w:val="codeChar"/>
        </w:rPr>
        <w:t>&lt;medium&gt;</w:t>
      </w:r>
      <w:r w:rsidRPr="00E751F5">
        <w:t xml:space="preserve">, </w:t>
      </w:r>
      <w:r w:rsidRPr="00E751F5">
        <w:rPr>
          <w:rStyle w:val="codeChar"/>
        </w:rPr>
        <w:t>&lt;pause&gt;</w:t>
      </w:r>
      <w:r w:rsidRPr="00585700">
        <w:t>.</w:t>
      </w:r>
    </w:p>
    <w:p w14:paraId="7429F3AF" w14:textId="77777777" w:rsidR="00F07D3E" w:rsidRPr="009F1B7D" w:rsidRDefault="00F07D3E" w:rsidP="00D14D27">
      <w:pPr>
        <w:pStyle w:val="Heading3"/>
      </w:pPr>
      <w:bookmarkStart w:id="1418" w:name="_Toc315954023"/>
      <w:bookmarkStart w:id="1419" w:name="_Toc316542533"/>
      <w:bookmarkStart w:id="1420" w:name="_Toc320556725"/>
      <w:r w:rsidRPr="00DB42FD">
        <w:t>YANG Specification</w:t>
      </w:r>
      <w:bookmarkEnd w:id="1418"/>
      <w:bookmarkEnd w:id="1419"/>
      <w:bookmarkEnd w:id="1420"/>
    </w:p>
    <w:tbl>
      <w:tblPr>
        <w:tblStyle w:val="TableGrid"/>
        <w:tblW w:w="0" w:type="auto"/>
        <w:tblInd w:w="378" w:type="dxa"/>
        <w:shd w:val="clear" w:color="auto" w:fill="C8FCCD"/>
        <w:tblLook w:val="04A0" w:firstRow="1" w:lastRow="0" w:firstColumn="1" w:lastColumn="0" w:noHBand="0" w:noVBand="1"/>
      </w:tblPr>
      <w:tblGrid>
        <w:gridCol w:w="8820"/>
      </w:tblGrid>
      <w:tr w:rsidR="00F07D3E" w:rsidRPr="009F1B7D" w14:paraId="5482E38C" w14:textId="77777777" w:rsidTr="006F4495">
        <w:tc>
          <w:tcPr>
            <w:tcW w:w="8820" w:type="dxa"/>
            <w:shd w:val="clear" w:color="auto" w:fill="C8FCCD"/>
          </w:tcPr>
          <w:p w14:paraId="087672B2" w14:textId="77777777" w:rsidR="00F07D3E" w:rsidRPr="009F1B7D" w:rsidRDefault="00F07D3E" w:rsidP="00011096">
            <w:pPr>
              <w:pStyle w:val="XML1"/>
            </w:pPr>
            <w:r w:rsidRPr="009F1B7D">
              <w:t>typedef rate-type {</w:t>
            </w:r>
          </w:p>
          <w:p w14:paraId="431ABC5A" w14:textId="77777777" w:rsidR="00F07D3E" w:rsidRPr="009F1B7D" w:rsidRDefault="00F07D3E" w:rsidP="00011096">
            <w:pPr>
              <w:pStyle w:val="XML2"/>
            </w:pPr>
            <w:r w:rsidRPr="009F1B7D">
              <w:lastRenderedPageBreak/>
              <w:t>type enumeration {</w:t>
            </w:r>
          </w:p>
          <w:p w14:paraId="73B8B08B" w14:textId="77777777" w:rsidR="00F07D3E" w:rsidRPr="009F1B7D" w:rsidRDefault="00F07D3E" w:rsidP="00011096">
            <w:pPr>
              <w:pStyle w:val="XML3"/>
            </w:pPr>
            <w:r w:rsidRPr="009F1B7D">
              <w:t>enum 10Mb-HD;</w:t>
            </w:r>
          </w:p>
          <w:p w14:paraId="0F59BB43" w14:textId="77777777" w:rsidR="00F07D3E" w:rsidRPr="009F1B7D" w:rsidRDefault="00F07D3E" w:rsidP="00011096">
            <w:pPr>
              <w:pStyle w:val="XML3"/>
            </w:pPr>
            <w:r w:rsidRPr="009F1B7D">
              <w:t>enum 10Mb-FD;</w:t>
            </w:r>
          </w:p>
          <w:p w14:paraId="0071A913" w14:textId="77777777" w:rsidR="00F07D3E" w:rsidRPr="009F1B7D" w:rsidRDefault="00F07D3E" w:rsidP="00011096">
            <w:pPr>
              <w:pStyle w:val="XML3"/>
            </w:pPr>
            <w:r w:rsidRPr="009F1B7D">
              <w:t>enum 100Mb-HD;</w:t>
            </w:r>
          </w:p>
          <w:p w14:paraId="236FE611" w14:textId="77777777" w:rsidR="00F07D3E" w:rsidRPr="009F1B7D" w:rsidRDefault="00F07D3E" w:rsidP="00011096">
            <w:pPr>
              <w:pStyle w:val="XML3"/>
            </w:pPr>
            <w:r w:rsidRPr="009F1B7D">
              <w:t>enum 100Mb-FD;</w:t>
            </w:r>
          </w:p>
          <w:p w14:paraId="16D9DB71" w14:textId="77777777" w:rsidR="00F07D3E" w:rsidRPr="009F1B7D" w:rsidRDefault="00F07D3E" w:rsidP="00011096">
            <w:pPr>
              <w:pStyle w:val="XML3"/>
            </w:pPr>
            <w:r w:rsidRPr="009F1B7D">
              <w:t>enum 1Gb-HD;</w:t>
            </w:r>
          </w:p>
          <w:p w14:paraId="3EC4450C" w14:textId="77777777" w:rsidR="00F07D3E" w:rsidRPr="009F1B7D" w:rsidRDefault="00F07D3E" w:rsidP="00011096">
            <w:pPr>
              <w:pStyle w:val="XML3"/>
            </w:pPr>
            <w:r w:rsidRPr="009F1B7D">
              <w:t>enum 1Gb-FD;</w:t>
            </w:r>
          </w:p>
          <w:p w14:paraId="0A99A807" w14:textId="77777777" w:rsidR="00F07D3E" w:rsidRPr="009F1B7D" w:rsidRDefault="00F07D3E" w:rsidP="00011096">
            <w:pPr>
              <w:pStyle w:val="XML3"/>
            </w:pPr>
            <w:r w:rsidRPr="009F1B7D">
              <w:t>enum 10Gb;</w:t>
            </w:r>
          </w:p>
          <w:p w14:paraId="43CFDB6D" w14:textId="77777777" w:rsidR="00F07D3E" w:rsidRPr="009F1B7D" w:rsidRDefault="00F07D3E" w:rsidP="00011096">
            <w:pPr>
              <w:pStyle w:val="XML3"/>
            </w:pPr>
            <w:r w:rsidRPr="009F1B7D">
              <w:t>enum 40Gb;</w:t>
            </w:r>
          </w:p>
          <w:p w14:paraId="1821B7FF" w14:textId="77777777" w:rsidR="00F07D3E" w:rsidRPr="009F1B7D" w:rsidRDefault="00F07D3E" w:rsidP="00011096">
            <w:pPr>
              <w:pStyle w:val="XML3"/>
            </w:pPr>
            <w:r w:rsidRPr="009F1B7D">
              <w:t>enum 100Gb;</w:t>
            </w:r>
          </w:p>
          <w:p w14:paraId="609C6B7B" w14:textId="77777777" w:rsidR="00F07D3E" w:rsidRPr="009F1B7D" w:rsidRDefault="00F07D3E" w:rsidP="00011096">
            <w:pPr>
              <w:pStyle w:val="XML3"/>
            </w:pPr>
            <w:r w:rsidRPr="009F1B7D">
              <w:t>enum 1Tb;</w:t>
            </w:r>
          </w:p>
          <w:p w14:paraId="6BD43036" w14:textId="77777777" w:rsidR="00F07D3E" w:rsidRPr="009F1B7D" w:rsidRDefault="00F07D3E" w:rsidP="00011096">
            <w:pPr>
              <w:pStyle w:val="XML3"/>
            </w:pPr>
            <w:r w:rsidRPr="009F1B7D">
              <w:t>enum other;</w:t>
            </w:r>
          </w:p>
          <w:p w14:paraId="464A825A" w14:textId="77777777" w:rsidR="00F07D3E" w:rsidRPr="009F1B7D" w:rsidRDefault="00F07D3E" w:rsidP="00011096">
            <w:pPr>
              <w:pStyle w:val="XML2"/>
            </w:pPr>
            <w:r w:rsidRPr="009F1B7D">
              <w:t>}</w:t>
            </w:r>
          </w:p>
          <w:p w14:paraId="33777E8D" w14:textId="77777777" w:rsidR="00F07D3E" w:rsidRPr="009F1B7D" w:rsidRDefault="00F07D3E" w:rsidP="00011096">
            <w:pPr>
              <w:pStyle w:val="XML2"/>
            </w:pPr>
            <w:proofErr w:type="gramStart"/>
            <w:r w:rsidRPr="009F1B7D">
              <w:t>description</w:t>
            </w:r>
            <w:proofErr w:type="gramEnd"/>
            <w:r w:rsidRPr="009F1B7D">
              <w:t xml:space="preserve"> "Type to specify the rate of a port including the duplex transmission feature. Possible rates are 10Mb, 100Mb, 1Gb, 10Gb, 40Gb, 100Gb, 1Tb or other. Rates of 10Mb, 100Mb and 1Gb can support half or full duplex transmission.</w:t>
            </w:r>
            <w:proofErr w:type="gramStart"/>
            <w:r w:rsidRPr="009F1B7D">
              <w:t>";</w:t>
            </w:r>
            <w:proofErr w:type="gramEnd"/>
          </w:p>
          <w:p w14:paraId="0A3EC87C" w14:textId="77777777" w:rsidR="00F07D3E" w:rsidRPr="009F1B7D" w:rsidRDefault="00F07D3E" w:rsidP="00011096">
            <w:pPr>
              <w:pStyle w:val="XML1"/>
            </w:pPr>
            <w:r w:rsidRPr="009F1B7D">
              <w:t>}</w:t>
            </w:r>
          </w:p>
          <w:p w14:paraId="259DE7AF" w14:textId="77777777" w:rsidR="00F07D3E" w:rsidRPr="009F1B7D" w:rsidRDefault="00F07D3E" w:rsidP="00011096">
            <w:pPr>
              <w:pStyle w:val="XML1"/>
            </w:pPr>
          </w:p>
          <w:p w14:paraId="35CDE59D" w14:textId="77777777" w:rsidR="00F07D3E" w:rsidRPr="009F1B7D" w:rsidRDefault="00F07D3E" w:rsidP="00011096">
            <w:pPr>
              <w:pStyle w:val="XML1"/>
            </w:pPr>
            <w:r w:rsidRPr="009F1B7D">
              <w:t>grouping openflow-port-current-features-grouping {</w:t>
            </w:r>
          </w:p>
          <w:p w14:paraId="36EE84FD" w14:textId="77777777" w:rsidR="00F07D3E" w:rsidRPr="009F1B7D" w:rsidRDefault="00F07D3E" w:rsidP="00011096">
            <w:pPr>
              <w:pStyle w:val="XML2"/>
            </w:pPr>
            <w:proofErr w:type="gramStart"/>
            <w:r w:rsidRPr="009F1B7D">
              <w:t>description</w:t>
            </w:r>
            <w:proofErr w:type="gramEnd"/>
            <w:r w:rsidRPr="009F1B7D">
              <w:t xml:space="preserve"> "The current features of a port.";</w:t>
            </w:r>
          </w:p>
          <w:p w14:paraId="7770A64A" w14:textId="77777777" w:rsidR="00F07D3E" w:rsidRPr="009F1B7D" w:rsidRDefault="00F07D3E" w:rsidP="00011096">
            <w:pPr>
              <w:pStyle w:val="XML2"/>
            </w:pPr>
            <w:r w:rsidRPr="009F1B7D">
              <w:t>leaf rate {</w:t>
            </w:r>
          </w:p>
          <w:p w14:paraId="37A8508E" w14:textId="77777777" w:rsidR="00F07D3E" w:rsidRPr="009F1B7D" w:rsidRDefault="00F07D3E" w:rsidP="00011096">
            <w:pPr>
              <w:pStyle w:val="XML3"/>
            </w:pPr>
            <w:r w:rsidRPr="009F1B7D">
              <w:t>type rate-type;</w:t>
            </w:r>
          </w:p>
          <w:p w14:paraId="4F27322C" w14:textId="77777777" w:rsidR="00F07D3E" w:rsidRPr="009F1B7D" w:rsidRDefault="00F07D3E" w:rsidP="00011096">
            <w:pPr>
              <w:pStyle w:val="XML3"/>
            </w:pPr>
            <w:r w:rsidRPr="009F1B7D">
              <w:t>mandatory true;</w:t>
            </w:r>
          </w:p>
          <w:p w14:paraId="2DBCB2FA" w14:textId="77777777" w:rsidR="00F07D3E" w:rsidRPr="009F1B7D" w:rsidRDefault="00F07D3E" w:rsidP="00011096">
            <w:pPr>
              <w:pStyle w:val="XML3"/>
            </w:pPr>
            <w:proofErr w:type="gramStart"/>
            <w:r w:rsidRPr="009F1B7D">
              <w:t>description</w:t>
            </w:r>
            <w:proofErr w:type="gramEnd"/>
            <w:r w:rsidRPr="009F1B7D">
              <w:t xml:space="preserve"> "The transmission rate that is currently used.";</w:t>
            </w:r>
          </w:p>
          <w:p w14:paraId="3B2AF75D" w14:textId="77777777" w:rsidR="00F07D3E" w:rsidRPr="009F1B7D" w:rsidRDefault="00F07D3E" w:rsidP="00011096">
            <w:pPr>
              <w:pStyle w:val="XML2"/>
            </w:pPr>
            <w:r w:rsidRPr="009F1B7D">
              <w:t>}</w:t>
            </w:r>
          </w:p>
          <w:p w14:paraId="7A607CC1" w14:textId="77777777" w:rsidR="00F07D3E" w:rsidRPr="009F1B7D" w:rsidRDefault="00F07D3E" w:rsidP="00011096">
            <w:pPr>
              <w:pStyle w:val="XML2"/>
            </w:pPr>
            <w:r w:rsidRPr="009F1B7D">
              <w:t xml:space="preserve">leaf auto-negotiate { </w:t>
            </w:r>
          </w:p>
          <w:p w14:paraId="629EED60" w14:textId="77777777" w:rsidR="00F07D3E" w:rsidRPr="009F1B7D" w:rsidRDefault="00F07D3E" w:rsidP="00011096">
            <w:pPr>
              <w:pStyle w:val="XML3"/>
            </w:pPr>
            <w:r w:rsidRPr="009F1B7D">
              <w:t>type boolean;</w:t>
            </w:r>
          </w:p>
          <w:p w14:paraId="0605600F" w14:textId="77777777" w:rsidR="00F07D3E" w:rsidRPr="009F1B7D" w:rsidRDefault="00F07D3E" w:rsidP="00011096">
            <w:pPr>
              <w:pStyle w:val="XML3"/>
            </w:pPr>
            <w:r w:rsidRPr="009F1B7D">
              <w:t>mandatory true;</w:t>
            </w:r>
          </w:p>
          <w:p w14:paraId="1742CD4F" w14:textId="77777777" w:rsidR="00F07D3E" w:rsidRPr="009F1B7D" w:rsidRDefault="00F07D3E" w:rsidP="00011096">
            <w:pPr>
              <w:pStyle w:val="XML3"/>
            </w:pPr>
            <w:proofErr w:type="gramStart"/>
            <w:r w:rsidRPr="009F1B7D">
              <w:t>description</w:t>
            </w:r>
            <w:proofErr w:type="gramEnd"/>
            <w:r w:rsidRPr="009F1B7D">
              <w:t xml:space="preserve"> "Specifies if auto-negotiation of transmission parameters was used for the port.";</w:t>
            </w:r>
          </w:p>
          <w:p w14:paraId="78CB0977" w14:textId="77777777" w:rsidR="00F07D3E" w:rsidRPr="009F1B7D" w:rsidRDefault="00F07D3E" w:rsidP="00011096">
            <w:pPr>
              <w:pStyle w:val="XML2"/>
            </w:pPr>
            <w:r w:rsidRPr="009F1B7D">
              <w:t>}</w:t>
            </w:r>
          </w:p>
          <w:p w14:paraId="20371C29" w14:textId="77777777" w:rsidR="00F07D3E" w:rsidRPr="009F1B7D" w:rsidRDefault="00F07D3E" w:rsidP="00011096">
            <w:pPr>
              <w:pStyle w:val="XML2"/>
            </w:pPr>
            <w:r w:rsidRPr="009F1B7D">
              <w:t>leaf medium {</w:t>
            </w:r>
          </w:p>
          <w:p w14:paraId="7D40032B" w14:textId="77777777" w:rsidR="00F07D3E" w:rsidRPr="009F1B7D" w:rsidRDefault="00F07D3E" w:rsidP="00011096">
            <w:pPr>
              <w:pStyle w:val="XML3"/>
            </w:pPr>
            <w:r w:rsidRPr="009F1B7D">
              <w:t>type enumeration {</w:t>
            </w:r>
          </w:p>
          <w:p w14:paraId="1BC68441" w14:textId="77777777" w:rsidR="00F07D3E" w:rsidRPr="009F1B7D" w:rsidRDefault="00F07D3E" w:rsidP="00011096">
            <w:pPr>
              <w:pStyle w:val="XML4"/>
            </w:pPr>
            <w:r w:rsidRPr="009F1B7D">
              <w:t>enum copper;</w:t>
            </w:r>
          </w:p>
          <w:p w14:paraId="29CC805D" w14:textId="77777777" w:rsidR="00F07D3E" w:rsidRPr="009F1B7D" w:rsidRDefault="00F07D3E" w:rsidP="00011096">
            <w:pPr>
              <w:pStyle w:val="XML4"/>
            </w:pPr>
            <w:r w:rsidRPr="009F1B7D">
              <w:t>enum fiber;</w:t>
            </w:r>
          </w:p>
          <w:p w14:paraId="256545F4" w14:textId="77777777" w:rsidR="00F07D3E" w:rsidRPr="009F1B7D" w:rsidRDefault="00F07D3E" w:rsidP="00011096">
            <w:pPr>
              <w:pStyle w:val="XML3"/>
            </w:pPr>
            <w:r w:rsidRPr="009F1B7D">
              <w:t>}</w:t>
            </w:r>
          </w:p>
          <w:p w14:paraId="39397722" w14:textId="77777777" w:rsidR="00F07D3E" w:rsidRPr="009F1B7D" w:rsidRDefault="00F07D3E" w:rsidP="00011096">
            <w:pPr>
              <w:pStyle w:val="XML3"/>
            </w:pPr>
            <w:r w:rsidRPr="009F1B7D">
              <w:t>mandatory true;</w:t>
            </w:r>
          </w:p>
          <w:p w14:paraId="6C9C36DB" w14:textId="77777777" w:rsidR="00F07D3E" w:rsidRPr="009F1B7D" w:rsidRDefault="00F07D3E" w:rsidP="00011096">
            <w:pPr>
              <w:pStyle w:val="XML3"/>
            </w:pPr>
            <w:proofErr w:type="gramStart"/>
            <w:r w:rsidRPr="009F1B7D">
              <w:t>description</w:t>
            </w:r>
            <w:proofErr w:type="gramEnd"/>
            <w:r w:rsidRPr="009F1B7D">
              <w:t xml:space="preserve"> "The transmission medium used by the port.";</w:t>
            </w:r>
          </w:p>
          <w:p w14:paraId="3FF151CA" w14:textId="77777777" w:rsidR="00F07D3E" w:rsidRPr="009F1B7D" w:rsidRDefault="00F07D3E" w:rsidP="00011096">
            <w:pPr>
              <w:pStyle w:val="XML2"/>
            </w:pPr>
            <w:r w:rsidRPr="009F1B7D">
              <w:t>}</w:t>
            </w:r>
          </w:p>
          <w:p w14:paraId="27DB9152" w14:textId="77777777" w:rsidR="00F07D3E" w:rsidRPr="009F1B7D" w:rsidRDefault="00F07D3E" w:rsidP="00011096">
            <w:pPr>
              <w:pStyle w:val="XML2"/>
            </w:pPr>
            <w:r w:rsidRPr="009F1B7D">
              <w:t>leaf pause {</w:t>
            </w:r>
          </w:p>
          <w:p w14:paraId="2D62AF96" w14:textId="77777777" w:rsidR="00F07D3E" w:rsidRPr="009F1B7D" w:rsidRDefault="00F07D3E" w:rsidP="00011096">
            <w:pPr>
              <w:pStyle w:val="XML3"/>
            </w:pPr>
            <w:r w:rsidRPr="009F1B7D">
              <w:t>type enumeration {</w:t>
            </w:r>
          </w:p>
          <w:p w14:paraId="3DF6DB31" w14:textId="77777777" w:rsidR="00F07D3E" w:rsidRPr="009F1B7D" w:rsidRDefault="00F07D3E" w:rsidP="00011096">
            <w:pPr>
              <w:pStyle w:val="XML4"/>
            </w:pPr>
            <w:r w:rsidRPr="009F1B7D">
              <w:t>enum unsupported;</w:t>
            </w:r>
          </w:p>
          <w:p w14:paraId="4243CE80" w14:textId="77777777" w:rsidR="00F07D3E" w:rsidRPr="009F1B7D" w:rsidRDefault="00F07D3E" w:rsidP="00011096">
            <w:pPr>
              <w:pStyle w:val="XML4"/>
            </w:pPr>
            <w:r w:rsidRPr="009F1B7D">
              <w:t>enum symmetric;</w:t>
            </w:r>
          </w:p>
          <w:p w14:paraId="3E55ED53" w14:textId="77777777" w:rsidR="00F07D3E" w:rsidRPr="009F1B7D" w:rsidRDefault="00F07D3E" w:rsidP="00011096">
            <w:pPr>
              <w:pStyle w:val="XML4"/>
            </w:pPr>
            <w:r w:rsidRPr="009F1B7D">
              <w:t>enum asymmetric;</w:t>
            </w:r>
          </w:p>
          <w:p w14:paraId="017E676B" w14:textId="77777777" w:rsidR="00F07D3E" w:rsidRPr="009F1B7D" w:rsidRDefault="00F07D3E" w:rsidP="00011096">
            <w:pPr>
              <w:pStyle w:val="XML4"/>
            </w:pPr>
            <w:r w:rsidRPr="009F1B7D">
              <w:t>}</w:t>
            </w:r>
          </w:p>
          <w:p w14:paraId="69521450" w14:textId="77777777" w:rsidR="00F07D3E" w:rsidRPr="009F1B7D" w:rsidRDefault="00F07D3E" w:rsidP="00011096">
            <w:pPr>
              <w:pStyle w:val="XML3"/>
            </w:pPr>
            <w:r w:rsidRPr="009F1B7D">
              <w:t>mandatory true;</w:t>
            </w:r>
          </w:p>
          <w:p w14:paraId="0CE233DB" w14:textId="77777777" w:rsidR="00F07D3E" w:rsidRPr="009F1B7D" w:rsidRDefault="00F07D3E" w:rsidP="00011096">
            <w:pPr>
              <w:pStyle w:val="XML3"/>
            </w:pPr>
            <w:proofErr w:type="gramStart"/>
            <w:r w:rsidRPr="009F1B7D">
              <w:t>description</w:t>
            </w:r>
            <w:proofErr w:type="gramEnd"/>
            <w:r w:rsidRPr="009F1B7D">
              <w:t xml:space="preserve"> "Specifies if pausing of transmission is supported at all and if yes if it is asymmetric or symmetric.";</w:t>
            </w:r>
          </w:p>
          <w:p w14:paraId="5CEC21FD" w14:textId="77777777" w:rsidR="00F07D3E" w:rsidRPr="009F1B7D" w:rsidRDefault="00F07D3E" w:rsidP="00011096">
            <w:pPr>
              <w:pStyle w:val="XML2"/>
            </w:pPr>
            <w:r w:rsidRPr="009F1B7D">
              <w:t>}</w:t>
            </w:r>
          </w:p>
          <w:p w14:paraId="69E0C10C" w14:textId="77777777" w:rsidR="00F07D3E" w:rsidRPr="009F1B7D" w:rsidRDefault="00F07D3E" w:rsidP="00011096">
            <w:pPr>
              <w:pStyle w:val="XML1"/>
            </w:pPr>
            <w:r w:rsidRPr="009F1B7D">
              <w:t>}</w:t>
            </w:r>
          </w:p>
          <w:p w14:paraId="6E5AD6E7" w14:textId="77777777" w:rsidR="00F07D3E" w:rsidRPr="009F1B7D" w:rsidRDefault="00F07D3E" w:rsidP="00011096">
            <w:pPr>
              <w:pStyle w:val="XML1"/>
            </w:pPr>
          </w:p>
          <w:p w14:paraId="2DF34B30" w14:textId="77777777" w:rsidR="00F07D3E" w:rsidRPr="009F1B7D" w:rsidRDefault="00F07D3E" w:rsidP="00011096">
            <w:pPr>
              <w:pStyle w:val="XML1"/>
            </w:pPr>
            <w:r w:rsidRPr="009F1B7D">
              <w:t>grouping openflow-port-other-features-grouping {</w:t>
            </w:r>
          </w:p>
          <w:p w14:paraId="6998403C" w14:textId="77777777" w:rsidR="00F07D3E" w:rsidRPr="009F1B7D" w:rsidRDefault="00F07D3E" w:rsidP="00011096">
            <w:pPr>
              <w:pStyle w:val="XML2"/>
            </w:pPr>
            <w:proofErr w:type="gramStart"/>
            <w:r w:rsidRPr="009F1B7D">
              <w:t>description</w:t>
            </w:r>
            <w:proofErr w:type="gramEnd"/>
            <w:r w:rsidRPr="009F1B7D">
              <w:t xml:space="preserve"> "The features of a port that are supported or advertised.";</w:t>
            </w:r>
          </w:p>
          <w:p w14:paraId="10E528CC" w14:textId="77777777" w:rsidR="00F07D3E" w:rsidRPr="009F1B7D" w:rsidRDefault="00F07D3E" w:rsidP="00011096">
            <w:pPr>
              <w:pStyle w:val="XML2"/>
            </w:pPr>
            <w:r w:rsidRPr="009F1B7D">
              <w:t>leaf-list rate {</w:t>
            </w:r>
          </w:p>
          <w:p w14:paraId="425ADC45" w14:textId="77777777" w:rsidR="00F07D3E" w:rsidRPr="009F1B7D" w:rsidRDefault="00F07D3E" w:rsidP="00011096">
            <w:pPr>
              <w:pStyle w:val="XML3"/>
            </w:pPr>
            <w:r w:rsidRPr="009F1B7D">
              <w:lastRenderedPageBreak/>
              <w:t>type rate-type;</w:t>
            </w:r>
          </w:p>
          <w:p w14:paraId="32C12BD1" w14:textId="77777777" w:rsidR="00F07D3E" w:rsidRPr="009F1B7D" w:rsidRDefault="00F07D3E" w:rsidP="00011096">
            <w:pPr>
              <w:pStyle w:val="XML3"/>
            </w:pPr>
            <w:r w:rsidRPr="009F1B7D">
              <w:t>min-elements 1;</w:t>
            </w:r>
          </w:p>
          <w:p w14:paraId="37BAC838" w14:textId="77777777" w:rsidR="00F07D3E" w:rsidRPr="009F1B7D" w:rsidRDefault="00F07D3E" w:rsidP="00011096">
            <w:pPr>
              <w:pStyle w:val="XML3"/>
            </w:pPr>
            <w:proofErr w:type="gramStart"/>
            <w:r w:rsidRPr="009F1B7D">
              <w:t>description</w:t>
            </w:r>
            <w:proofErr w:type="gramEnd"/>
            <w:r w:rsidRPr="009F1B7D">
              <w:t xml:space="preserve"> "The transmission rate that is supported or advertised. Multiple transmissions rates are allowed.</w:t>
            </w:r>
            <w:proofErr w:type="gramStart"/>
            <w:r w:rsidRPr="009F1B7D">
              <w:t>";</w:t>
            </w:r>
            <w:proofErr w:type="gramEnd"/>
          </w:p>
          <w:p w14:paraId="139FD746" w14:textId="77777777" w:rsidR="00F07D3E" w:rsidRPr="009F1B7D" w:rsidRDefault="00F07D3E" w:rsidP="00011096">
            <w:pPr>
              <w:pStyle w:val="XML2"/>
            </w:pPr>
            <w:r w:rsidRPr="009F1B7D">
              <w:t>}</w:t>
            </w:r>
          </w:p>
          <w:p w14:paraId="7612647B" w14:textId="77777777" w:rsidR="00F07D3E" w:rsidRPr="009F1B7D" w:rsidRDefault="00F07D3E" w:rsidP="00011096">
            <w:pPr>
              <w:pStyle w:val="XML2"/>
            </w:pPr>
            <w:r w:rsidRPr="009F1B7D">
              <w:t xml:space="preserve">leaf auto-negotiate { </w:t>
            </w:r>
          </w:p>
          <w:p w14:paraId="3AA5AA89" w14:textId="77777777" w:rsidR="00F07D3E" w:rsidRPr="009F1B7D" w:rsidRDefault="00F07D3E" w:rsidP="00011096">
            <w:pPr>
              <w:pStyle w:val="XML3"/>
            </w:pPr>
            <w:r w:rsidRPr="009F1B7D">
              <w:t>type boolean;</w:t>
            </w:r>
          </w:p>
          <w:p w14:paraId="008C1A52" w14:textId="77777777" w:rsidR="00F07D3E" w:rsidRPr="009F1B7D" w:rsidRDefault="00F07D3E" w:rsidP="00011096">
            <w:pPr>
              <w:pStyle w:val="XML3"/>
            </w:pPr>
            <w:r w:rsidRPr="009F1B7D">
              <w:t>mandatory true;</w:t>
            </w:r>
          </w:p>
          <w:p w14:paraId="19DA7962" w14:textId="77777777" w:rsidR="00F07D3E" w:rsidRPr="009F1B7D" w:rsidRDefault="00F07D3E" w:rsidP="00011096">
            <w:pPr>
              <w:pStyle w:val="XML3"/>
            </w:pPr>
            <w:proofErr w:type="gramStart"/>
            <w:r w:rsidRPr="009F1B7D">
              <w:t>description</w:t>
            </w:r>
            <w:proofErr w:type="gramEnd"/>
            <w:r w:rsidRPr="009F1B7D">
              <w:t xml:space="preserve"> "Specifies if auto-negotiation of transmission parameters is enabled for the port.";</w:t>
            </w:r>
          </w:p>
          <w:p w14:paraId="6D6F63EA" w14:textId="77777777" w:rsidR="00F07D3E" w:rsidRPr="009F1B7D" w:rsidRDefault="00F07D3E" w:rsidP="00011096">
            <w:pPr>
              <w:pStyle w:val="XML2"/>
            </w:pPr>
            <w:r w:rsidRPr="009F1B7D">
              <w:t>}</w:t>
            </w:r>
          </w:p>
          <w:p w14:paraId="65590001" w14:textId="77777777" w:rsidR="00F07D3E" w:rsidRPr="009F1B7D" w:rsidRDefault="00F07D3E" w:rsidP="00011096">
            <w:pPr>
              <w:pStyle w:val="XML2"/>
            </w:pPr>
            <w:r w:rsidRPr="009F1B7D">
              <w:t>leaf-list medium {</w:t>
            </w:r>
          </w:p>
          <w:p w14:paraId="22620F7D" w14:textId="77777777" w:rsidR="00F07D3E" w:rsidRPr="009F1B7D" w:rsidRDefault="00F07D3E" w:rsidP="00011096">
            <w:pPr>
              <w:pStyle w:val="XML3"/>
            </w:pPr>
            <w:r w:rsidRPr="009F1B7D">
              <w:t>type enumeration {</w:t>
            </w:r>
          </w:p>
          <w:p w14:paraId="26F9022F" w14:textId="77777777" w:rsidR="00F07D3E" w:rsidRPr="009F1B7D" w:rsidRDefault="00F07D3E" w:rsidP="00011096">
            <w:pPr>
              <w:pStyle w:val="XML4"/>
            </w:pPr>
            <w:r w:rsidRPr="009F1B7D">
              <w:t>enum copper;</w:t>
            </w:r>
          </w:p>
          <w:p w14:paraId="39D57B66" w14:textId="77777777" w:rsidR="00F07D3E" w:rsidRPr="009F1B7D" w:rsidRDefault="00F07D3E" w:rsidP="00011096">
            <w:pPr>
              <w:pStyle w:val="XML4"/>
            </w:pPr>
            <w:r w:rsidRPr="009F1B7D">
              <w:t>enum fiber;</w:t>
            </w:r>
          </w:p>
          <w:p w14:paraId="4DEBC5FB" w14:textId="77777777" w:rsidR="00F07D3E" w:rsidRPr="009F1B7D" w:rsidRDefault="00F07D3E" w:rsidP="00011096">
            <w:pPr>
              <w:pStyle w:val="XML4"/>
            </w:pPr>
            <w:r w:rsidRPr="009F1B7D">
              <w:t>}</w:t>
            </w:r>
          </w:p>
          <w:p w14:paraId="6917046D" w14:textId="77777777" w:rsidR="00F07D3E" w:rsidRPr="009F1B7D" w:rsidRDefault="00F07D3E" w:rsidP="00011096">
            <w:pPr>
              <w:pStyle w:val="XML3"/>
            </w:pPr>
            <w:r w:rsidRPr="009F1B7D">
              <w:t>min-elements 1;</w:t>
            </w:r>
          </w:p>
          <w:p w14:paraId="3311A60F" w14:textId="77777777" w:rsidR="00F07D3E" w:rsidRPr="009F1B7D" w:rsidRDefault="00F07D3E" w:rsidP="00011096">
            <w:pPr>
              <w:pStyle w:val="XML3"/>
            </w:pPr>
            <w:proofErr w:type="gramStart"/>
            <w:r w:rsidRPr="009F1B7D">
              <w:t>description</w:t>
            </w:r>
            <w:proofErr w:type="gramEnd"/>
            <w:r w:rsidRPr="009F1B7D">
              <w:t xml:space="preserve"> "The transmission medium used by the port. Multiple media are allowed.</w:t>
            </w:r>
            <w:proofErr w:type="gramStart"/>
            <w:r w:rsidRPr="009F1B7D">
              <w:t>";</w:t>
            </w:r>
            <w:proofErr w:type="gramEnd"/>
          </w:p>
          <w:p w14:paraId="471C6CD5" w14:textId="77777777" w:rsidR="00F07D3E" w:rsidRPr="009F1B7D" w:rsidRDefault="00F07D3E" w:rsidP="00011096">
            <w:pPr>
              <w:pStyle w:val="XML3"/>
            </w:pPr>
            <w:r w:rsidRPr="009F1B7D">
              <w:t>}</w:t>
            </w:r>
          </w:p>
          <w:p w14:paraId="288809FC" w14:textId="77777777" w:rsidR="00F07D3E" w:rsidRPr="009F1B7D" w:rsidRDefault="00F07D3E" w:rsidP="00011096">
            <w:pPr>
              <w:pStyle w:val="XML3"/>
            </w:pPr>
            <w:r w:rsidRPr="009F1B7D">
              <w:t>leaf pause {</w:t>
            </w:r>
          </w:p>
          <w:p w14:paraId="05F3E3E3" w14:textId="77777777" w:rsidR="00F07D3E" w:rsidRPr="009F1B7D" w:rsidRDefault="00F07D3E" w:rsidP="00011096">
            <w:pPr>
              <w:pStyle w:val="XML4"/>
            </w:pPr>
            <w:r w:rsidRPr="009F1B7D">
              <w:t>type enumeration {</w:t>
            </w:r>
          </w:p>
          <w:p w14:paraId="787A3F0C" w14:textId="77777777" w:rsidR="00F07D3E" w:rsidRPr="009F1B7D" w:rsidRDefault="00F07D3E" w:rsidP="00011096">
            <w:pPr>
              <w:pStyle w:val="XML5"/>
            </w:pPr>
            <w:r w:rsidRPr="009F1B7D">
              <w:t>enum unsupported;</w:t>
            </w:r>
          </w:p>
          <w:p w14:paraId="04D1A96C" w14:textId="77777777" w:rsidR="00F07D3E" w:rsidRPr="009F1B7D" w:rsidRDefault="00F07D3E" w:rsidP="00011096">
            <w:pPr>
              <w:pStyle w:val="XML5"/>
            </w:pPr>
            <w:r w:rsidRPr="009F1B7D">
              <w:t>enum symmetric;</w:t>
            </w:r>
          </w:p>
          <w:p w14:paraId="7A5D43A9" w14:textId="77777777" w:rsidR="00F07D3E" w:rsidRPr="009F1B7D" w:rsidRDefault="00F07D3E" w:rsidP="00011096">
            <w:pPr>
              <w:pStyle w:val="XML5"/>
            </w:pPr>
            <w:r w:rsidRPr="009F1B7D">
              <w:t>enum asymmetric;</w:t>
            </w:r>
          </w:p>
          <w:p w14:paraId="66F9A9C5" w14:textId="77777777" w:rsidR="00F07D3E" w:rsidRPr="009F1B7D" w:rsidRDefault="00F07D3E" w:rsidP="00011096">
            <w:pPr>
              <w:pStyle w:val="XML4"/>
            </w:pPr>
            <w:r w:rsidRPr="009F1B7D">
              <w:t>}</w:t>
            </w:r>
          </w:p>
          <w:p w14:paraId="12F2E2AE" w14:textId="77777777" w:rsidR="00F07D3E" w:rsidRPr="009F1B7D" w:rsidRDefault="00F07D3E" w:rsidP="00011096">
            <w:pPr>
              <w:pStyle w:val="XML4"/>
            </w:pPr>
            <w:proofErr w:type="gramStart"/>
            <w:r w:rsidRPr="009F1B7D">
              <w:t>description</w:t>
            </w:r>
            <w:proofErr w:type="gramEnd"/>
            <w:r w:rsidRPr="009F1B7D">
              <w:t xml:space="preserve"> "Specifies if pausing of transmission is supported at all and if yes if it is asymmetric or symmetric.";</w:t>
            </w:r>
          </w:p>
          <w:p w14:paraId="0AEEE736" w14:textId="77777777" w:rsidR="00F07D3E" w:rsidRPr="009F1B7D" w:rsidRDefault="00F07D3E" w:rsidP="00011096">
            <w:pPr>
              <w:pStyle w:val="XML2"/>
            </w:pPr>
            <w:r w:rsidRPr="009F1B7D">
              <w:t>}</w:t>
            </w:r>
          </w:p>
          <w:p w14:paraId="0A28A65D" w14:textId="77777777" w:rsidR="00F07D3E" w:rsidRPr="009F1B7D" w:rsidRDefault="00F07D3E" w:rsidP="00011096">
            <w:pPr>
              <w:pStyle w:val="XML1"/>
            </w:pPr>
            <w:r w:rsidRPr="009F1B7D">
              <w:t>}</w:t>
            </w:r>
          </w:p>
        </w:tc>
      </w:tr>
    </w:tbl>
    <w:p w14:paraId="3C6060AE" w14:textId="77777777" w:rsidR="00F07D3E" w:rsidRDefault="00F07D3E" w:rsidP="00D14D27">
      <w:pPr>
        <w:pStyle w:val="Heading2"/>
      </w:pPr>
      <w:bookmarkStart w:id="1421" w:name="_Toc320556726"/>
      <w:r>
        <w:lastRenderedPageBreak/>
        <w:t>OpenFlow Queue</w:t>
      </w:r>
      <w:bookmarkEnd w:id="1421"/>
    </w:p>
    <w:p w14:paraId="5869BF7D" w14:textId="77777777" w:rsidR="00F07D3E" w:rsidRDefault="00F07D3E" w:rsidP="00F07D3E">
      <w:r>
        <w:t>The OpenFlow Queue is an instance of an OpenFlow resource. It contains list of queue properties. The OpenFlow Queue is a logical context which represents a queue as described in the OpenFlow protocol specification.</w:t>
      </w:r>
    </w:p>
    <w:p w14:paraId="6BE3F4CD" w14:textId="77777777" w:rsidR="00F07D3E" w:rsidRPr="009F1B7D" w:rsidRDefault="00F07D3E" w:rsidP="00D14D27">
      <w:pPr>
        <w:pStyle w:val="Heading3"/>
      </w:pPr>
      <w:bookmarkStart w:id="1422" w:name="_Toc315954025"/>
      <w:bookmarkStart w:id="1423" w:name="_Toc316542535"/>
      <w:bookmarkStart w:id="1424" w:name="_Toc320556727"/>
      <w:r w:rsidRPr="00DB42FD">
        <w:lastRenderedPageBreak/>
        <w:t>UML Diagram</w:t>
      </w:r>
      <w:bookmarkEnd w:id="1422"/>
      <w:bookmarkEnd w:id="1423"/>
      <w:bookmarkEnd w:id="1424"/>
    </w:p>
    <w:p w14:paraId="233346DF" w14:textId="42949E1C" w:rsidR="00F07D3E" w:rsidRPr="009F1B7D" w:rsidRDefault="00891460" w:rsidP="00F07D3E">
      <w:pPr>
        <w:keepNext/>
        <w:jc w:val="center"/>
      </w:pPr>
      <w:r>
        <w:object w:dxaOrig="5625" w:dyaOrig="7610" w14:anchorId="474BD0C3">
          <v:shape id="_x0000_i1035" type="#_x0000_t75" style="width:282.3pt;height:380.65pt" o:ole="">
            <v:imagedata r:id="rId34" o:title=""/>
          </v:shape>
          <o:OLEObject Type="Embed" ProgID="Visio.Drawing.11" ShapeID="_x0000_i1035" DrawAspect="Content" ObjectID="_1406116124" r:id="rId35"/>
        </w:object>
      </w:r>
    </w:p>
    <w:p w14:paraId="0132B028" w14:textId="7C7330E1" w:rsidR="00F07D3E" w:rsidRPr="00CE3A81" w:rsidRDefault="00F07D3E" w:rsidP="00F07D3E">
      <w:pPr>
        <w:pStyle w:val="Caption"/>
      </w:pPr>
      <w:r w:rsidRPr="00CE3A81">
        <w:t xml:space="preserve">Figure </w:t>
      </w:r>
      <w:r w:rsidR="00F23DEE">
        <w:t>12</w:t>
      </w:r>
      <w:r w:rsidRPr="00CE3A81">
        <w:t>: Data Model Diagram for an OpenFlow Queue</w:t>
      </w:r>
    </w:p>
    <w:p w14:paraId="109CAB87" w14:textId="77777777" w:rsidR="00F07D3E" w:rsidRPr="009F1B7D" w:rsidRDefault="00F07D3E" w:rsidP="00D14D27">
      <w:pPr>
        <w:pStyle w:val="Heading3"/>
      </w:pPr>
      <w:bookmarkStart w:id="1425" w:name="_Toc315954026"/>
      <w:bookmarkStart w:id="1426" w:name="_Toc316542536"/>
      <w:bookmarkStart w:id="1427" w:name="_Toc320556728"/>
      <w:r w:rsidRPr="00DB42FD">
        <w:t>XML Schema</w:t>
      </w:r>
      <w:bookmarkEnd w:id="1425"/>
      <w:bookmarkEnd w:id="1426"/>
      <w:bookmarkEnd w:id="1427"/>
    </w:p>
    <w:tbl>
      <w:tblPr>
        <w:tblStyle w:val="TableGrid"/>
        <w:tblW w:w="0" w:type="auto"/>
        <w:tblInd w:w="378" w:type="dxa"/>
        <w:shd w:val="clear" w:color="auto" w:fill="C8FCCD"/>
        <w:tblLook w:val="04A0" w:firstRow="1" w:lastRow="0" w:firstColumn="1" w:lastColumn="0" w:noHBand="0" w:noVBand="1"/>
      </w:tblPr>
      <w:tblGrid>
        <w:gridCol w:w="8820"/>
      </w:tblGrid>
      <w:tr w:rsidR="00F07D3E" w:rsidRPr="009F1B7D" w14:paraId="2742D85F" w14:textId="77777777" w:rsidTr="006F4495">
        <w:tc>
          <w:tcPr>
            <w:tcW w:w="8820" w:type="dxa"/>
            <w:shd w:val="clear" w:color="auto" w:fill="C8FCCD"/>
          </w:tcPr>
          <w:p w14:paraId="656D07F9" w14:textId="77777777" w:rsidR="00F07D3E" w:rsidRPr="009F1B7D" w:rsidRDefault="00F07D3E" w:rsidP="00011096">
            <w:pPr>
              <w:pStyle w:val="XML1"/>
            </w:pPr>
            <w:r w:rsidRPr="009F1B7D">
              <w:t>&lt;xs:complexType name="OFQueueType"&gt;</w:t>
            </w:r>
          </w:p>
          <w:p w14:paraId="22D7CE10" w14:textId="77777777" w:rsidR="00F07D3E" w:rsidRPr="009F1B7D" w:rsidRDefault="00F07D3E" w:rsidP="00011096">
            <w:pPr>
              <w:pStyle w:val="XML2"/>
            </w:pPr>
            <w:r w:rsidRPr="009F1B7D">
              <w:t>&lt;xs:complexContent&gt;</w:t>
            </w:r>
          </w:p>
          <w:p w14:paraId="4C08FB80" w14:textId="77777777" w:rsidR="00F07D3E" w:rsidRPr="009F1B7D" w:rsidRDefault="00F07D3E" w:rsidP="00011096">
            <w:pPr>
              <w:pStyle w:val="XML3"/>
            </w:pPr>
            <w:r w:rsidRPr="009F1B7D">
              <w:t>&lt;xs:extension base="OFResourceType"&gt;</w:t>
            </w:r>
          </w:p>
          <w:p w14:paraId="0FA5467A" w14:textId="77777777" w:rsidR="00F07D3E" w:rsidRPr="009F1B7D" w:rsidRDefault="00F07D3E" w:rsidP="00011096">
            <w:pPr>
              <w:pStyle w:val="XML4"/>
            </w:pPr>
            <w:r w:rsidRPr="009F1B7D">
              <w:t>&lt;xs:sequence maxOccurs="1" minOccurs="1"&gt;</w:t>
            </w:r>
          </w:p>
          <w:p w14:paraId="528D7C27" w14:textId="77777777" w:rsidR="00F07D3E" w:rsidRPr="009F1B7D" w:rsidRDefault="00F07D3E" w:rsidP="00011096">
            <w:pPr>
              <w:pStyle w:val="XML5"/>
            </w:pPr>
            <w:r w:rsidRPr="009F1B7D">
              <w:t>&lt;xs:element name="id" type="OFConfigID"/&gt;</w:t>
            </w:r>
          </w:p>
          <w:p w14:paraId="18E0C919" w14:textId="77777777" w:rsidR="00F07D3E" w:rsidRPr="009F1B7D" w:rsidRDefault="00F07D3E" w:rsidP="00011096">
            <w:pPr>
              <w:pStyle w:val="XML5"/>
            </w:pPr>
            <w:r w:rsidRPr="009F1B7D">
              <w:t xml:space="preserve">&lt;xs:element name="port" </w:t>
            </w:r>
          </w:p>
          <w:p w14:paraId="028F9143" w14:textId="77777777" w:rsidR="00F07D3E" w:rsidRPr="009F1B7D" w:rsidRDefault="00F07D3E" w:rsidP="00011096">
            <w:pPr>
              <w:pStyle w:val="XML9"/>
            </w:pPr>
            <w:r w:rsidRPr="009F1B7D">
              <w:t>type="OFConfigID"/&gt;</w:t>
            </w:r>
          </w:p>
          <w:p w14:paraId="58C46E43" w14:textId="77777777" w:rsidR="00F07D3E" w:rsidRPr="009F1B7D" w:rsidRDefault="00F07D3E" w:rsidP="00011096">
            <w:pPr>
              <w:pStyle w:val="XML5"/>
            </w:pPr>
            <w:r w:rsidRPr="009F1B7D">
              <w:t xml:space="preserve">&lt;xs:element name="properties" </w:t>
            </w:r>
          </w:p>
          <w:p w14:paraId="02C6DFA8" w14:textId="77777777" w:rsidR="00F07D3E" w:rsidRPr="009F1B7D" w:rsidRDefault="00F07D3E" w:rsidP="00011096">
            <w:pPr>
              <w:pStyle w:val="XML9"/>
            </w:pPr>
            <w:r w:rsidRPr="009F1B7D">
              <w:t>type="OFQueuePropertiesType"/&gt;</w:t>
            </w:r>
          </w:p>
          <w:p w14:paraId="227ED5F2" w14:textId="77777777" w:rsidR="00F07D3E" w:rsidRPr="009F1B7D" w:rsidRDefault="00F07D3E" w:rsidP="00011096">
            <w:pPr>
              <w:pStyle w:val="XML4"/>
            </w:pPr>
            <w:r w:rsidRPr="009F1B7D">
              <w:t>&lt;/xs:sequence&gt;</w:t>
            </w:r>
          </w:p>
          <w:p w14:paraId="76E27B4E" w14:textId="77777777" w:rsidR="00F07D3E" w:rsidRPr="009F1B7D" w:rsidRDefault="00F07D3E" w:rsidP="00011096">
            <w:pPr>
              <w:pStyle w:val="XML3"/>
            </w:pPr>
            <w:r w:rsidRPr="009F1B7D">
              <w:t>&lt;/xs:extension&gt;</w:t>
            </w:r>
          </w:p>
          <w:p w14:paraId="69A160BC" w14:textId="77777777" w:rsidR="00F07D3E" w:rsidRPr="009F1B7D" w:rsidRDefault="00F07D3E" w:rsidP="00011096">
            <w:pPr>
              <w:pStyle w:val="XML2"/>
            </w:pPr>
            <w:r w:rsidRPr="009F1B7D">
              <w:t>&lt;/xs:complexContent&gt;</w:t>
            </w:r>
          </w:p>
          <w:p w14:paraId="6F0900CF" w14:textId="77777777" w:rsidR="00F07D3E" w:rsidRPr="009F1B7D" w:rsidRDefault="00F07D3E" w:rsidP="00011096">
            <w:pPr>
              <w:pStyle w:val="XML1"/>
            </w:pPr>
            <w:r w:rsidRPr="009F1B7D">
              <w:t>&lt;/xs:complexType&gt;</w:t>
            </w:r>
          </w:p>
          <w:p w14:paraId="4770F059" w14:textId="77777777" w:rsidR="00F07D3E" w:rsidRPr="009F1B7D" w:rsidRDefault="00F07D3E" w:rsidP="00011096">
            <w:pPr>
              <w:pStyle w:val="XML1"/>
            </w:pPr>
          </w:p>
          <w:p w14:paraId="52C15694" w14:textId="77777777" w:rsidR="00F07D3E" w:rsidRPr="009F1B7D" w:rsidRDefault="00F07D3E" w:rsidP="00011096">
            <w:pPr>
              <w:pStyle w:val="XML1"/>
            </w:pPr>
            <w:r w:rsidRPr="009F1B7D">
              <w:t>&lt;xs:complexType name="OFQueuePropertiesType"&gt;</w:t>
            </w:r>
          </w:p>
          <w:p w14:paraId="5E235A35" w14:textId="77777777" w:rsidR="00F07D3E" w:rsidRPr="009F1B7D" w:rsidRDefault="00F07D3E" w:rsidP="00011096">
            <w:pPr>
              <w:pStyle w:val="XML2"/>
            </w:pPr>
            <w:r w:rsidRPr="009F1B7D">
              <w:t>&lt;xs:sequence&gt;</w:t>
            </w:r>
          </w:p>
          <w:p w14:paraId="0D48996B" w14:textId="77777777" w:rsidR="00F07D3E" w:rsidRPr="009F1B7D" w:rsidRDefault="00F07D3E" w:rsidP="00011096">
            <w:pPr>
              <w:pStyle w:val="XML3"/>
            </w:pPr>
            <w:r w:rsidRPr="009F1B7D">
              <w:lastRenderedPageBreak/>
              <w:t xml:space="preserve">&lt;xs:element name="min-rate" </w:t>
            </w:r>
          </w:p>
          <w:p w14:paraId="35326282" w14:textId="77777777" w:rsidR="00F07D3E" w:rsidRPr="009F1B7D" w:rsidRDefault="00F07D3E" w:rsidP="00011096">
            <w:pPr>
              <w:pStyle w:val="XML9"/>
            </w:pPr>
            <w:r w:rsidRPr="009F1B7D">
              <w:t>type="OFQueueMinRateType"/&gt;</w:t>
            </w:r>
          </w:p>
          <w:p w14:paraId="68F9D763" w14:textId="77777777" w:rsidR="00F07D3E" w:rsidRPr="009F1B7D" w:rsidRDefault="00F07D3E" w:rsidP="00011096">
            <w:pPr>
              <w:pStyle w:val="XML3"/>
            </w:pPr>
            <w:r w:rsidRPr="009F1B7D">
              <w:t xml:space="preserve">&lt;xs:element name="max-rate" </w:t>
            </w:r>
          </w:p>
          <w:p w14:paraId="53C8D9B7" w14:textId="77777777" w:rsidR="00F07D3E" w:rsidRPr="009F1B7D" w:rsidRDefault="00F07D3E" w:rsidP="00011096">
            <w:pPr>
              <w:pStyle w:val="XML9"/>
            </w:pPr>
            <w:r w:rsidRPr="009F1B7D">
              <w:t>type="OFQueueMaxRateType"/&gt;</w:t>
            </w:r>
          </w:p>
          <w:p w14:paraId="5B5518C5" w14:textId="77777777" w:rsidR="00F07D3E" w:rsidRPr="009F1B7D" w:rsidRDefault="00F07D3E" w:rsidP="00011096">
            <w:pPr>
              <w:pStyle w:val="XML3"/>
            </w:pPr>
            <w:r w:rsidRPr="009F1B7D">
              <w:t xml:space="preserve">&lt;xs:element name="experimenter" </w:t>
            </w:r>
          </w:p>
          <w:p w14:paraId="6AA42EDB" w14:textId="77777777" w:rsidR="00F07D3E" w:rsidRPr="009F1B7D" w:rsidRDefault="00F07D3E" w:rsidP="00011096">
            <w:pPr>
              <w:pStyle w:val="XML9"/>
            </w:pPr>
            <w:r w:rsidRPr="009F1B7D">
              <w:t>type="xs:string"/&gt;</w:t>
            </w:r>
          </w:p>
          <w:p w14:paraId="37A679FA" w14:textId="77777777" w:rsidR="00F07D3E" w:rsidRPr="009F1B7D" w:rsidRDefault="00F07D3E" w:rsidP="00011096">
            <w:pPr>
              <w:pStyle w:val="XML2"/>
            </w:pPr>
            <w:r w:rsidRPr="009F1B7D">
              <w:t>&lt;/xs:sequence&gt;</w:t>
            </w:r>
          </w:p>
          <w:p w14:paraId="08A22D50" w14:textId="77777777" w:rsidR="00F07D3E" w:rsidRPr="009F1B7D" w:rsidRDefault="00F07D3E" w:rsidP="00011096">
            <w:pPr>
              <w:pStyle w:val="XML1"/>
            </w:pPr>
            <w:r w:rsidRPr="009F1B7D">
              <w:t>&lt;/xs:complexType&gt;</w:t>
            </w:r>
          </w:p>
          <w:p w14:paraId="50B10019" w14:textId="77777777" w:rsidR="00F07D3E" w:rsidRPr="009F1B7D" w:rsidRDefault="00F07D3E" w:rsidP="00011096">
            <w:pPr>
              <w:pStyle w:val="XML1"/>
            </w:pPr>
          </w:p>
          <w:p w14:paraId="315D951A" w14:textId="77777777" w:rsidR="00F07D3E" w:rsidRPr="009F1B7D" w:rsidRDefault="00F07D3E" w:rsidP="00011096">
            <w:pPr>
              <w:pStyle w:val="XML1"/>
            </w:pPr>
            <w:r w:rsidRPr="009F1B7D">
              <w:t>&lt;xs:simpleType name="OFQueueMinRateType"&gt;</w:t>
            </w:r>
          </w:p>
          <w:p w14:paraId="6E2DCE00" w14:textId="77777777" w:rsidR="00F07D3E" w:rsidRPr="009F1B7D" w:rsidRDefault="00F07D3E" w:rsidP="00011096">
            <w:pPr>
              <w:pStyle w:val="XML2"/>
            </w:pPr>
            <w:r w:rsidRPr="009F1B7D">
              <w:t>&lt;xs:restriction base="xs:integer"/&gt;</w:t>
            </w:r>
          </w:p>
          <w:p w14:paraId="6E44C1BF" w14:textId="77777777" w:rsidR="00F07D3E" w:rsidRPr="009F1B7D" w:rsidRDefault="00F07D3E" w:rsidP="00011096">
            <w:pPr>
              <w:pStyle w:val="XML1"/>
            </w:pPr>
            <w:r w:rsidRPr="009F1B7D">
              <w:t>&lt;/xs:simpleType&gt;</w:t>
            </w:r>
          </w:p>
          <w:p w14:paraId="5EC99E04" w14:textId="77777777" w:rsidR="00F07D3E" w:rsidRPr="009F1B7D" w:rsidRDefault="00F07D3E" w:rsidP="00011096">
            <w:pPr>
              <w:pStyle w:val="XML1"/>
            </w:pPr>
          </w:p>
          <w:p w14:paraId="77BFF35D" w14:textId="77777777" w:rsidR="00F07D3E" w:rsidRPr="009F1B7D" w:rsidRDefault="00F07D3E" w:rsidP="00011096">
            <w:pPr>
              <w:pStyle w:val="XML1"/>
            </w:pPr>
            <w:r w:rsidRPr="009F1B7D">
              <w:t>&lt;xs:simpleType name="OFQueueMaxRateType"&gt;</w:t>
            </w:r>
          </w:p>
          <w:p w14:paraId="19E836EA" w14:textId="77777777" w:rsidR="00F07D3E" w:rsidRPr="009F1B7D" w:rsidRDefault="00F07D3E" w:rsidP="00011096">
            <w:pPr>
              <w:pStyle w:val="XML2"/>
            </w:pPr>
            <w:r w:rsidRPr="009F1B7D">
              <w:t>&lt;xs:restriction base="xs:unsignedLong"/&gt;</w:t>
            </w:r>
          </w:p>
          <w:p w14:paraId="7C8F79DC" w14:textId="77777777" w:rsidR="00F07D3E" w:rsidRPr="009F1B7D" w:rsidRDefault="00F07D3E" w:rsidP="00011096">
            <w:pPr>
              <w:pStyle w:val="XML1"/>
            </w:pPr>
            <w:r w:rsidRPr="009F1B7D">
              <w:t>&lt;/xs:simpleType&gt;</w:t>
            </w:r>
          </w:p>
        </w:tc>
      </w:tr>
    </w:tbl>
    <w:p w14:paraId="4A737A45" w14:textId="77777777" w:rsidR="00F07D3E" w:rsidRPr="009F1B7D" w:rsidRDefault="00F07D3E" w:rsidP="00F07D3E"/>
    <w:p w14:paraId="4B268707" w14:textId="77777777" w:rsidR="00F07D3E" w:rsidRPr="009F1B7D" w:rsidRDefault="00F07D3E" w:rsidP="00D14D27">
      <w:pPr>
        <w:pStyle w:val="Heading3"/>
      </w:pPr>
      <w:bookmarkStart w:id="1428" w:name="_Toc315954027"/>
      <w:bookmarkStart w:id="1429" w:name="_Toc316542537"/>
      <w:bookmarkStart w:id="1430" w:name="_Toc320556729"/>
      <w:r w:rsidRPr="00DB42FD">
        <w:t>XML Example</w:t>
      </w:r>
      <w:bookmarkEnd w:id="1428"/>
      <w:bookmarkEnd w:id="1429"/>
      <w:bookmarkEnd w:id="1430"/>
    </w:p>
    <w:tbl>
      <w:tblPr>
        <w:tblStyle w:val="TableGrid"/>
        <w:tblW w:w="0" w:type="auto"/>
        <w:tblInd w:w="378" w:type="dxa"/>
        <w:shd w:val="clear" w:color="auto" w:fill="C8FCCD"/>
        <w:tblLook w:val="04A0" w:firstRow="1" w:lastRow="0" w:firstColumn="1" w:lastColumn="0" w:noHBand="0" w:noVBand="1"/>
      </w:tblPr>
      <w:tblGrid>
        <w:gridCol w:w="8820"/>
      </w:tblGrid>
      <w:tr w:rsidR="00F07D3E" w:rsidRPr="009F1B7D" w14:paraId="46BD9A27" w14:textId="77777777" w:rsidTr="006F4495">
        <w:tc>
          <w:tcPr>
            <w:tcW w:w="8820" w:type="dxa"/>
            <w:shd w:val="clear" w:color="auto" w:fill="C8FCCD"/>
          </w:tcPr>
          <w:p w14:paraId="2016E8D8" w14:textId="77777777" w:rsidR="00F07D3E" w:rsidRPr="009F1B7D" w:rsidRDefault="00F07D3E" w:rsidP="00011096">
            <w:pPr>
              <w:pStyle w:val="XML1"/>
            </w:pPr>
            <w:r w:rsidRPr="009F1B7D">
              <w:t>&lt;queue&gt;</w:t>
            </w:r>
          </w:p>
          <w:p w14:paraId="29EF5D05" w14:textId="77777777" w:rsidR="00F07D3E" w:rsidRPr="009F1B7D" w:rsidRDefault="00F07D3E" w:rsidP="00011096">
            <w:pPr>
              <w:pStyle w:val="XML2"/>
            </w:pPr>
            <w:r w:rsidRPr="009F1B7D">
              <w:t>&lt;resource-id&gt;Queue2&lt;/resource-id&gt;</w:t>
            </w:r>
          </w:p>
          <w:p w14:paraId="5ED04548" w14:textId="77777777" w:rsidR="00F07D3E" w:rsidRPr="009F1B7D" w:rsidRDefault="00F07D3E" w:rsidP="00011096">
            <w:pPr>
              <w:pStyle w:val="XML2"/>
            </w:pPr>
            <w:r w:rsidRPr="009F1B7D">
              <w:t>&lt;id&gt;2&lt;/id&gt;</w:t>
            </w:r>
          </w:p>
          <w:p w14:paraId="76FECB65" w14:textId="77777777" w:rsidR="00F07D3E" w:rsidRPr="009F1B7D" w:rsidRDefault="00F07D3E" w:rsidP="00011096">
            <w:pPr>
              <w:pStyle w:val="XML2"/>
            </w:pPr>
            <w:r w:rsidRPr="009F1B7D">
              <w:t>&lt;port&gt;4&lt;/port&gt;</w:t>
            </w:r>
          </w:p>
          <w:p w14:paraId="27CDE5A4" w14:textId="77777777" w:rsidR="00F07D3E" w:rsidRPr="009F1B7D" w:rsidRDefault="00F07D3E" w:rsidP="00011096">
            <w:pPr>
              <w:pStyle w:val="XML2"/>
            </w:pPr>
            <w:r w:rsidRPr="009F1B7D">
              <w:t>&lt;properties&gt;</w:t>
            </w:r>
          </w:p>
          <w:p w14:paraId="20EF9979" w14:textId="77777777" w:rsidR="00F07D3E" w:rsidRPr="009F1B7D" w:rsidRDefault="00F07D3E" w:rsidP="00011096">
            <w:pPr>
              <w:pStyle w:val="XML3"/>
            </w:pPr>
            <w:r w:rsidRPr="009F1B7D">
              <w:t>&lt;min-rate&gt;10&lt;/min-rate&gt;</w:t>
            </w:r>
          </w:p>
          <w:p w14:paraId="22DF8915" w14:textId="77777777" w:rsidR="00F07D3E" w:rsidRPr="009F1B7D" w:rsidRDefault="00F07D3E" w:rsidP="00011096">
            <w:pPr>
              <w:pStyle w:val="XML3"/>
            </w:pPr>
            <w:r w:rsidRPr="009F1B7D">
              <w:t>&lt;max-rate&gt;500&lt;/max-rate&gt;</w:t>
            </w:r>
          </w:p>
          <w:p w14:paraId="749AA119" w14:textId="77777777" w:rsidR="00F07D3E" w:rsidRPr="009F1B7D" w:rsidRDefault="00F07D3E" w:rsidP="00011096">
            <w:pPr>
              <w:pStyle w:val="XML3"/>
            </w:pPr>
            <w:r w:rsidRPr="009F1B7D">
              <w:t>&lt;experimenter&gt;123498&lt;/experimenter&gt;</w:t>
            </w:r>
          </w:p>
          <w:p w14:paraId="6B233E4E" w14:textId="77777777" w:rsidR="00F07D3E" w:rsidRPr="009F1B7D" w:rsidRDefault="00F07D3E" w:rsidP="00011096">
            <w:pPr>
              <w:pStyle w:val="XML3"/>
            </w:pPr>
            <w:r w:rsidRPr="009F1B7D">
              <w:t>&lt;experimenter&gt;708&lt;/experimenter&gt;</w:t>
            </w:r>
          </w:p>
          <w:p w14:paraId="421A2ADA" w14:textId="77777777" w:rsidR="00F07D3E" w:rsidRPr="009F1B7D" w:rsidRDefault="00F07D3E" w:rsidP="00011096">
            <w:pPr>
              <w:pStyle w:val="XML2"/>
            </w:pPr>
            <w:r w:rsidRPr="009F1B7D">
              <w:t>&lt;/properties&gt;</w:t>
            </w:r>
          </w:p>
          <w:p w14:paraId="00EAB20F" w14:textId="77777777" w:rsidR="00F07D3E" w:rsidRPr="009F1B7D" w:rsidRDefault="00F07D3E" w:rsidP="00011096">
            <w:pPr>
              <w:pStyle w:val="XML1"/>
            </w:pPr>
            <w:r w:rsidRPr="009F1B7D">
              <w:t>&lt;/queue&gt;</w:t>
            </w:r>
          </w:p>
        </w:tc>
      </w:tr>
    </w:tbl>
    <w:p w14:paraId="72CFA68E" w14:textId="77777777" w:rsidR="00F07D3E" w:rsidRDefault="00F07D3E" w:rsidP="00D14D27">
      <w:pPr>
        <w:pStyle w:val="Heading3"/>
      </w:pPr>
      <w:bookmarkStart w:id="1431" w:name="_Toc320556730"/>
      <w:r>
        <w:t>Normative Constraints</w:t>
      </w:r>
      <w:bookmarkEnd w:id="1431"/>
    </w:p>
    <w:p w14:paraId="23357978" w14:textId="77777777" w:rsidR="00F07D3E" w:rsidRDefault="00F07D3E" w:rsidP="00F07D3E">
      <w:r>
        <w:t xml:space="preserve">An OpenFlow Queue is identified by identifier </w:t>
      </w:r>
      <w:r w:rsidRPr="008D1905">
        <w:rPr>
          <w:rStyle w:val="codeChar"/>
        </w:rPr>
        <w:t>&lt;resource-id&gt;</w:t>
      </w:r>
      <w:r>
        <w:t xml:space="preserve"> within the context of the OpenFlow Capable Switch and OpenFlow Logical Switches. Element </w:t>
      </w:r>
      <w:r w:rsidRPr="008D1905">
        <w:rPr>
          <w:rStyle w:val="codeChar"/>
        </w:rPr>
        <w:t>&lt;resource-id&gt;</w:t>
      </w:r>
      <w:r>
        <w:t xml:space="preserve"> is inherited from superclass OpenFlow Resource.</w:t>
      </w:r>
    </w:p>
    <w:p w14:paraId="5581A904" w14:textId="77777777" w:rsidR="00F07D3E" w:rsidRDefault="00F07D3E" w:rsidP="00F07D3E">
      <w:r>
        <w:t xml:space="preserve">Element </w:t>
      </w:r>
      <w:r w:rsidRPr="008D1905">
        <w:rPr>
          <w:rStyle w:val="codeChar"/>
        </w:rPr>
        <w:t>&lt;id&gt;</w:t>
      </w:r>
      <w:r>
        <w:t xml:space="preserve">identifies the OpenFlow Queue to OpenFlow Controllers. If the OpenFlow Queue is associated with </w:t>
      </w:r>
      <w:proofErr w:type="gramStart"/>
      <w:r>
        <w:t>a</w:t>
      </w:r>
      <w:proofErr w:type="gramEnd"/>
      <w:r>
        <w:t xml:space="preserve"> OpenFlow Logical Switch, </w:t>
      </w:r>
      <w:r w:rsidRPr="008D1905">
        <w:rPr>
          <w:rStyle w:val="codeChar"/>
        </w:rPr>
        <w:t>&lt;id&gt;</w:t>
      </w:r>
      <w:r>
        <w:t>MUST be unique within the context of the OpenFlow Logical Switch.</w:t>
      </w:r>
    </w:p>
    <w:p w14:paraId="6A3DCFAC" w14:textId="77777777" w:rsidR="00F07D3E" w:rsidRDefault="00F07D3E" w:rsidP="00F07D3E">
      <w:r>
        <w:t xml:space="preserve">Element </w:t>
      </w:r>
      <w:r w:rsidRPr="008D1905">
        <w:rPr>
          <w:rStyle w:val="codeChar"/>
        </w:rPr>
        <w:t>&lt;port&gt;</w:t>
      </w:r>
      <w:r>
        <w:t xml:space="preserve"> associates an OpenFlow Queue with an OpenFlow Port. If the OpenFlow Queue is associated with an OpenFlow Logical SwitchS and </w:t>
      </w:r>
      <w:r w:rsidRPr="008D1905">
        <w:rPr>
          <w:rStyle w:val="codeChar"/>
        </w:rPr>
        <w:t>&lt;port&gt;</w:t>
      </w:r>
      <w:r>
        <w:t xml:space="preserve"> is non-empty, </w:t>
      </w:r>
      <w:r w:rsidRPr="008D1905">
        <w:rPr>
          <w:rStyle w:val="codeChar"/>
        </w:rPr>
        <w:t>&lt;port&gt;</w:t>
      </w:r>
      <w:r>
        <w:t xml:space="preserve"> MUST be set to the value of the </w:t>
      </w:r>
      <w:r w:rsidRPr="008D1905">
        <w:rPr>
          <w:rStyle w:val="codeChar"/>
        </w:rPr>
        <w:t>&lt;resource-id&gt;</w:t>
      </w:r>
      <w:r>
        <w:t xml:space="preserve"> of an OpenFlow Port which is associated with the OpenFlow Logical Switch S.</w:t>
      </w:r>
    </w:p>
    <w:p w14:paraId="6054F5CA" w14:textId="77777777" w:rsidR="00F07D3E" w:rsidRDefault="00F07D3E" w:rsidP="00F07D3E">
      <w:r>
        <w:t xml:space="preserve">Element </w:t>
      </w:r>
      <w:r w:rsidRPr="008D1905">
        <w:rPr>
          <w:rStyle w:val="codeChar"/>
        </w:rPr>
        <w:t>&lt;properties&gt;</w:t>
      </w:r>
      <w:r>
        <w:t xml:space="preserve"> indicates the properties associated with the OpenFlow Queue as defined in the OpenFlow protocol specification. If the OpenFlow Queue is associated with an OpenFlow Logical Switch, </w:t>
      </w:r>
      <w:r w:rsidRPr="008D1905">
        <w:rPr>
          <w:rStyle w:val="codeChar"/>
        </w:rPr>
        <w:t>&lt;properties&gt;</w:t>
      </w:r>
      <w:r>
        <w:t xml:space="preserve">MUST include the properties associated to the OpenFlow Queue. Element </w:t>
      </w:r>
      <w:r w:rsidRPr="008D1905">
        <w:rPr>
          <w:rStyle w:val="codeChar"/>
        </w:rPr>
        <w:t>&lt;properties&gt;</w:t>
      </w:r>
      <w:r>
        <w:t xml:space="preserve"> contains three possible elements: </w:t>
      </w:r>
      <w:r w:rsidRPr="008D1905">
        <w:rPr>
          <w:rStyle w:val="codeChar"/>
        </w:rPr>
        <w:t>&lt;min-rate&gt;,</w:t>
      </w:r>
      <w:r w:rsidRPr="00EF2B27">
        <w:t xml:space="preserve"> </w:t>
      </w:r>
      <w:r w:rsidRPr="008D1905">
        <w:rPr>
          <w:rStyle w:val="codeChar"/>
        </w:rPr>
        <w:t>&lt;max-rate&gt;,</w:t>
      </w:r>
      <w:r w:rsidRPr="00EF2B27">
        <w:t xml:space="preserve"> </w:t>
      </w:r>
      <w:r w:rsidRPr="008D1905">
        <w:rPr>
          <w:rStyle w:val="codeChar"/>
        </w:rPr>
        <w:t>&lt;experimenter&gt;.</w:t>
      </w:r>
    </w:p>
    <w:p w14:paraId="36662D56" w14:textId="77777777" w:rsidR="00F07D3E" w:rsidRDefault="00F07D3E" w:rsidP="00F07D3E">
      <w:r>
        <w:lastRenderedPageBreak/>
        <w:t xml:space="preserve">Element </w:t>
      </w:r>
      <w:r w:rsidRPr="007B77F0">
        <w:rPr>
          <w:rStyle w:val="codeChar"/>
        </w:rPr>
        <w:t>&lt;min-rate&gt;</w:t>
      </w:r>
      <w:r>
        <w:t>MUST indicate the minimum rate of the queue by percentage as an integer representing one tenth of one percent.</w:t>
      </w:r>
    </w:p>
    <w:p w14:paraId="08E605C0" w14:textId="77777777" w:rsidR="00F07D3E" w:rsidRDefault="00F07D3E" w:rsidP="00F07D3E">
      <w:r>
        <w:t xml:space="preserve">Element </w:t>
      </w:r>
      <w:r w:rsidRPr="007B77F0">
        <w:rPr>
          <w:rStyle w:val="codeChar"/>
        </w:rPr>
        <w:t>&lt;max-rate&gt;</w:t>
      </w:r>
      <w:r>
        <w:t>MUST indicate the minimum rate of the queue by percentage as an integer representing one tenth of one percent.</w:t>
      </w:r>
    </w:p>
    <w:p w14:paraId="7B77517E" w14:textId="77777777" w:rsidR="00F07D3E" w:rsidRDefault="00F07D3E" w:rsidP="00F07D3E">
      <w:r>
        <w:t xml:space="preserve">Element </w:t>
      </w:r>
      <w:r w:rsidRPr="007B77F0">
        <w:rPr>
          <w:rStyle w:val="codeChar"/>
        </w:rPr>
        <w:t>&lt;experimenter&gt;</w:t>
      </w:r>
      <w:r>
        <w:t>MAY indicate values as defined in the OpenFlow protocol specification.</w:t>
      </w:r>
    </w:p>
    <w:p w14:paraId="2B7E3833" w14:textId="77777777" w:rsidR="00F07D3E" w:rsidRDefault="00F07D3E" w:rsidP="00F07D3E">
      <w:pPr>
        <w:rPr>
          <w:rFonts w:cstheme="minorHAnsi"/>
        </w:rPr>
      </w:pPr>
      <w:r>
        <w:t xml:space="preserve">The following elements of the OpenFlow Port can be modified by a NETCONF </w:t>
      </w:r>
      <w:r w:rsidRPr="007B77F0">
        <w:rPr>
          <w:rStyle w:val="codeChar"/>
        </w:rPr>
        <w:t>edit-config</w:t>
      </w:r>
      <w:r>
        <w:t xml:space="preserve"> request or retrieved by a NETCONF </w:t>
      </w:r>
      <w:r w:rsidRPr="007B77F0">
        <w:rPr>
          <w:rStyle w:val="codeChar"/>
        </w:rPr>
        <w:t>get-config</w:t>
      </w:r>
      <w:r>
        <w:t xml:space="preserve"> request: </w:t>
      </w:r>
      <w:r w:rsidRPr="007B77F0">
        <w:rPr>
          <w:rStyle w:val="codeChar"/>
        </w:rPr>
        <w:t>&lt;resource-id&gt;</w:t>
      </w:r>
      <w:r w:rsidRPr="00EF2B27">
        <w:t xml:space="preserve">, </w:t>
      </w:r>
      <w:r w:rsidRPr="007B77F0">
        <w:rPr>
          <w:rStyle w:val="codeChar"/>
        </w:rPr>
        <w:t>&lt;id&gt;</w:t>
      </w:r>
      <w:r w:rsidRPr="00EF2B27">
        <w:t xml:space="preserve">, </w:t>
      </w:r>
      <w:r w:rsidRPr="007B77F0">
        <w:rPr>
          <w:rStyle w:val="codeChar"/>
        </w:rPr>
        <w:t>&lt;port&gt;</w:t>
      </w:r>
      <w:r w:rsidRPr="00EF2B27">
        <w:t xml:space="preserve">, </w:t>
      </w:r>
      <w:r w:rsidRPr="007B77F0">
        <w:rPr>
          <w:rStyle w:val="codeChar"/>
        </w:rPr>
        <w:t>&lt;min-rate&gt;</w:t>
      </w:r>
      <w:r w:rsidRPr="00EF2B27">
        <w:t xml:space="preserve">, </w:t>
      </w:r>
      <w:r w:rsidRPr="007B77F0">
        <w:rPr>
          <w:rStyle w:val="codeChar"/>
        </w:rPr>
        <w:t>&lt;max-rate&gt;</w:t>
      </w:r>
      <w:r w:rsidRPr="00EF2B27">
        <w:t xml:space="preserve">, </w:t>
      </w:r>
      <w:r w:rsidRPr="007B77F0">
        <w:rPr>
          <w:rStyle w:val="codeChar"/>
        </w:rPr>
        <w:t>&lt;experimenter&gt;</w:t>
      </w:r>
      <w:r w:rsidRPr="00EF2B27">
        <w:t>.</w:t>
      </w:r>
    </w:p>
    <w:p w14:paraId="243EC5E2" w14:textId="77777777" w:rsidR="006F4495" w:rsidRPr="009F1B7D" w:rsidRDefault="006F4495" w:rsidP="00D14D27">
      <w:pPr>
        <w:pStyle w:val="Heading3"/>
      </w:pPr>
      <w:bookmarkStart w:id="1432" w:name="_Toc315954029"/>
      <w:bookmarkStart w:id="1433" w:name="_Toc316542539"/>
      <w:bookmarkStart w:id="1434" w:name="_Toc320556731"/>
      <w:r w:rsidRPr="00DB42FD">
        <w:t>YANG Specification</w:t>
      </w:r>
      <w:bookmarkEnd w:id="1432"/>
      <w:bookmarkEnd w:id="1433"/>
      <w:bookmarkEnd w:id="1434"/>
    </w:p>
    <w:tbl>
      <w:tblPr>
        <w:tblStyle w:val="TableGrid"/>
        <w:tblW w:w="0" w:type="auto"/>
        <w:tblInd w:w="378" w:type="dxa"/>
        <w:shd w:val="clear" w:color="auto" w:fill="C8FCCD"/>
        <w:tblLook w:val="04A0" w:firstRow="1" w:lastRow="0" w:firstColumn="1" w:lastColumn="0" w:noHBand="0" w:noVBand="1"/>
      </w:tblPr>
      <w:tblGrid>
        <w:gridCol w:w="8820"/>
      </w:tblGrid>
      <w:tr w:rsidR="006F4495" w:rsidRPr="009F1B7D" w14:paraId="7E93A37A" w14:textId="77777777" w:rsidTr="006F4495">
        <w:tc>
          <w:tcPr>
            <w:tcW w:w="8820" w:type="dxa"/>
            <w:shd w:val="clear" w:color="auto" w:fill="C8FCCD"/>
          </w:tcPr>
          <w:p w14:paraId="173A4246" w14:textId="77777777" w:rsidR="006F4495" w:rsidRPr="009F1B7D" w:rsidRDefault="006F4495" w:rsidP="00011096">
            <w:pPr>
              <w:pStyle w:val="XML1"/>
            </w:pPr>
            <w:r w:rsidRPr="009F1B7D">
              <w:t>typedef tenth-of-a-percent {</w:t>
            </w:r>
          </w:p>
          <w:p w14:paraId="310D42BC" w14:textId="77777777" w:rsidR="006F4495" w:rsidRPr="009F1B7D" w:rsidRDefault="006F4495" w:rsidP="00011096">
            <w:pPr>
              <w:pStyle w:val="XML3"/>
            </w:pPr>
            <w:r w:rsidRPr="009F1B7D">
              <w:t>type uint16 {</w:t>
            </w:r>
          </w:p>
          <w:p w14:paraId="64C5EED3" w14:textId="77777777" w:rsidR="006F4495" w:rsidRPr="009F1B7D" w:rsidRDefault="006F4495" w:rsidP="00011096">
            <w:pPr>
              <w:pStyle w:val="XML4"/>
            </w:pPr>
            <w:r w:rsidRPr="009F1B7D">
              <w:t>range "0..1000";</w:t>
            </w:r>
          </w:p>
          <w:p w14:paraId="18680E44" w14:textId="77777777" w:rsidR="006F4495" w:rsidRPr="009F1B7D" w:rsidRDefault="006F4495" w:rsidP="00011096">
            <w:pPr>
              <w:pStyle w:val="XML3"/>
            </w:pPr>
            <w:r w:rsidRPr="009F1B7D">
              <w:t>}</w:t>
            </w:r>
          </w:p>
          <w:p w14:paraId="6AF7F29C" w14:textId="77777777" w:rsidR="006F4495" w:rsidRPr="009F1B7D" w:rsidRDefault="006F4495" w:rsidP="00011096">
            <w:pPr>
              <w:pStyle w:val="XML3"/>
            </w:pPr>
            <w:r w:rsidRPr="009F1B7D">
              <w:t>units "1/10 of a percent";</w:t>
            </w:r>
          </w:p>
          <w:p w14:paraId="45233572" w14:textId="77777777" w:rsidR="006F4495" w:rsidRPr="009F1B7D" w:rsidRDefault="006F4495" w:rsidP="00011096">
            <w:pPr>
              <w:pStyle w:val="XML3"/>
            </w:pPr>
            <w:proofErr w:type="gramStart"/>
            <w:r w:rsidRPr="009F1B7D">
              <w:t>description</w:t>
            </w:r>
            <w:proofErr w:type="gramEnd"/>
            <w:r w:rsidRPr="009F1B7D">
              <w:t xml:space="preserve"> "This type defines a value in tenth of a percent.";</w:t>
            </w:r>
          </w:p>
          <w:p w14:paraId="72C62A1B" w14:textId="77777777" w:rsidR="006F4495" w:rsidRPr="009F1B7D" w:rsidRDefault="006F4495" w:rsidP="00011096">
            <w:pPr>
              <w:pStyle w:val="XML1"/>
            </w:pPr>
            <w:r w:rsidRPr="009F1B7D">
              <w:t>}</w:t>
            </w:r>
          </w:p>
          <w:p w14:paraId="374A49E4" w14:textId="77777777" w:rsidR="006F4495" w:rsidRPr="009F1B7D" w:rsidRDefault="006F4495" w:rsidP="00011096">
            <w:pPr>
              <w:pStyle w:val="XML1"/>
            </w:pPr>
          </w:p>
          <w:p w14:paraId="380181E0" w14:textId="77777777" w:rsidR="006F4495" w:rsidRPr="009F1B7D" w:rsidRDefault="006F4495" w:rsidP="00011096">
            <w:pPr>
              <w:pStyle w:val="XML1"/>
            </w:pPr>
            <w:r w:rsidRPr="009F1B7D">
              <w:t>grouping openflow-queue-resource-grouping {</w:t>
            </w:r>
          </w:p>
          <w:p w14:paraId="2CE0443F" w14:textId="77777777" w:rsidR="006F4495" w:rsidRPr="009F1B7D" w:rsidRDefault="006F4495" w:rsidP="00011096">
            <w:pPr>
              <w:pStyle w:val="XML2"/>
            </w:pPr>
            <w:proofErr w:type="gramStart"/>
            <w:r w:rsidRPr="009F1B7D">
              <w:t>description</w:t>
            </w:r>
            <w:proofErr w:type="gramEnd"/>
            <w:r w:rsidRPr="009F1B7D">
              <w:t xml:space="preserve"> "This grouping specifies all properties of a queue resource.";</w:t>
            </w:r>
          </w:p>
          <w:p w14:paraId="32A6DE82" w14:textId="77777777" w:rsidR="006F4495" w:rsidRPr="009F1B7D" w:rsidRDefault="006F4495" w:rsidP="00011096">
            <w:pPr>
              <w:pStyle w:val="XML2"/>
            </w:pPr>
            <w:r w:rsidRPr="009F1B7D">
              <w:t>leaf resource-id {</w:t>
            </w:r>
          </w:p>
          <w:p w14:paraId="46B2EEDA" w14:textId="77777777" w:rsidR="006F4495" w:rsidRPr="009F1B7D" w:rsidRDefault="006F4495" w:rsidP="00011096">
            <w:pPr>
              <w:pStyle w:val="XML3"/>
            </w:pPr>
            <w:r w:rsidRPr="009F1B7D">
              <w:t>type inet:uri;</w:t>
            </w:r>
          </w:p>
          <w:p w14:paraId="598201ED" w14:textId="77777777" w:rsidR="006F4495" w:rsidRPr="009F1B7D" w:rsidRDefault="006F4495" w:rsidP="00011096">
            <w:pPr>
              <w:pStyle w:val="XML3"/>
            </w:pPr>
            <w:proofErr w:type="gramStart"/>
            <w:r w:rsidRPr="009F1B7D">
              <w:t>description</w:t>
            </w:r>
            <w:proofErr w:type="gramEnd"/>
            <w:r w:rsidRPr="009F1B7D">
              <w:t xml:space="preserve"> "An unique but locally arbitrary identifier that identifies a queue and is persistent across reboots of the system.";</w:t>
            </w:r>
          </w:p>
          <w:p w14:paraId="6B90CE0B" w14:textId="77777777" w:rsidR="006F4495" w:rsidRPr="009F1B7D" w:rsidRDefault="006F4495" w:rsidP="00011096">
            <w:pPr>
              <w:pStyle w:val="XML2"/>
            </w:pPr>
            <w:r w:rsidRPr="009F1B7D">
              <w:t>}</w:t>
            </w:r>
          </w:p>
          <w:p w14:paraId="2D3D59E2" w14:textId="77777777" w:rsidR="006F4495" w:rsidRPr="009F1B7D" w:rsidRDefault="006F4495" w:rsidP="00011096">
            <w:pPr>
              <w:pStyle w:val="XML2"/>
            </w:pPr>
            <w:r w:rsidRPr="009F1B7D">
              <w:t>leaf id {</w:t>
            </w:r>
          </w:p>
          <w:p w14:paraId="25ADFD82" w14:textId="77777777" w:rsidR="006F4495" w:rsidRPr="009F1B7D" w:rsidRDefault="006F4495" w:rsidP="00011096">
            <w:pPr>
              <w:pStyle w:val="XML3"/>
            </w:pPr>
            <w:r w:rsidRPr="009F1B7D">
              <w:t>type uint64;</w:t>
            </w:r>
          </w:p>
          <w:p w14:paraId="1EE325DE" w14:textId="77777777" w:rsidR="006F4495" w:rsidRPr="009F1B7D" w:rsidRDefault="006F4495" w:rsidP="00011096">
            <w:pPr>
              <w:pStyle w:val="XML3"/>
            </w:pPr>
            <w:r w:rsidRPr="009F1B7D">
              <w:t>mandatory true;</w:t>
            </w:r>
          </w:p>
          <w:p w14:paraId="0B306DA0" w14:textId="77777777" w:rsidR="006F4495" w:rsidRPr="009F1B7D" w:rsidRDefault="006F4495" w:rsidP="00011096">
            <w:pPr>
              <w:pStyle w:val="XML3"/>
            </w:pPr>
            <w:proofErr w:type="gramStart"/>
            <w:r w:rsidRPr="009F1B7D">
              <w:t>description</w:t>
            </w:r>
            <w:proofErr w:type="gramEnd"/>
            <w:r w:rsidRPr="009F1B7D">
              <w:t xml:space="preserve"> "An unique but locally arbitrary number that identifies a queue and is persistent across reboots of the system.";</w:t>
            </w:r>
          </w:p>
          <w:p w14:paraId="5BEA3A89" w14:textId="77777777" w:rsidR="006F4495" w:rsidRPr="009F1B7D" w:rsidRDefault="006F4495" w:rsidP="00011096">
            <w:pPr>
              <w:pStyle w:val="XML2"/>
            </w:pPr>
            <w:r w:rsidRPr="009F1B7D">
              <w:t>}</w:t>
            </w:r>
          </w:p>
          <w:p w14:paraId="43D48870" w14:textId="77777777" w:rsidR="006F4495" w:rsidRPr="009F1B7D" w:rsidRDefault="006F4495" w:rsidP="00011096">
            <w:pPr>
              <w:pStyle w:val="XML2"/>
            </w:pPr>
            <w:r w:rsidRPr="009F1B7D">
              <w:t>leaf port {</w:t>
            </w:r>
          </w:p>
          <w:p w14:paraId="4B831564" w14:textId="77777777" w:rsidR="006F4495" w:rsidRPr="009F1B7D" w:rsidRDefault="006F4495" w:rsidP="00011096">
            <w:pPr>
              <w:pStyle w:val="XML3"/>
            </w:pPr>
            <w:r w:rsidRPr="009F1B7D">
              <w:t>type leafref {</w:t>
            </w:r>
          </w:p>
          <w:p w14:paraId="7ED87BF6" w14:textId="77777777" w:rsidR="006F4495" w:rsidRPr="009F1B7D" w:rsidRDefault="006F4495" w:rsidP="00011096">
            <w:pPr>
              <w:pStyle w:val="XML4"/>
            </w:pPr>
            <w:r w:rsidRPr="009F1B7D">
              <w:t>path "/capable-switch/resources/port/resource-id";</w:t>
            </w:r>
          </w:p>
          <w:p w14:paraId="52187604" w14:textId="77777777" w:rsidR="006F4495" w:rsidRPr="009F1B7D" w:rsidRDefault="006F4495" w:rsidP="00011096">
            <w:pPr>
              <w:pStyle w:val="XML3"/>
            </w:pPr>
            <w:r w:rsidRPr="009F1B7D">
              <w:t>}</w:t>
            </w:r>
          </w:p>
          <w:p w14:paraId="0F7455CB" w14:textId="77777777" w:rsidR="006F4495" w:rsidRPr="009F1B7D" w:rsidRDefault="006F4495" w:rsidP="00011096">
            <w:pPr>
              <w:pStyle w:val="XML3"/>
            </w:pPr>
            <w:proofErr w:type="gramStart"/>
            <w:r w:rsidRPr="009F1B7D">
              <w:t>description</w:t>
            </w:r>
            <w:proofErr w:type="gramEnd"/>
            <w:r w:rsidRPr="009F1B7D">
              <w:t xml:space="preserve"> "Reference to port resources in the Capable Switch.";</w:t>
            </w:r>
          </w:p>
          <w:p w14:paraId="7D0BF428" w14:textId="77777777" w:rsidR="006F4495" w:rsidRPr="009F1B7D" w:rsidRDefault="006F4495" w:rsidP="00011096">
            <w:pPr>
              <w:pStyle w:val="XML2"/>
            </w:pPr>
            <w:r w:rsidRPr="009F1B7D">
              <w:t>}</w:t>
            </w:r>
          </w:p>
          <w:p w14:paraId="4EA29133" w14:textId="77777777" w:rsidR="006F4495" w:rsidRPr="009F1B7D" w:rsidRDefault="006F4495" w:rsidP="00011096">
            <w:pPr>
              <w:pStyle w:val="XML2"/>
            </w:pPr>
            <w:r w:rsidRPr="009F1B7D">
              <w:t>container properties {</w:t>
            </w:r>
          </w:p>
          <w:p w14:paraId="4DA9364E" w14:textId="77777777" w:rsidR="006F4495" w:rsidRPr="009F1B7D" w:rsidRDefault="006F4495" w:rsidP="00011096">
            <w:pPr>
              <w:pStyle w:val="XML3"/>
            </w:pPr>
            <w:proofErr w:type="gramStart"/>
            <w:r w:rsidRPr="009F1B7D">
              <w:t>description</w:t>
            </w:r>
            <w:proofErr w:type="gramEnd"/>
            <w:r w:rsidRPr="009F1B7D">
              <w:t xml:space="preserve"> "The queue properties currently configured.";</w:t>
            </w:r>
          </w:p>
          <w:p w14:paraId="6F9533F0" w14:textId="77777777" w:rsidR="006F4495" w:rsidRPr="009F1B7D" w:rsidRDefault="006F4495" w:rsidP="00011096">
            <w:pPr>
              <w:pStyle w:val="XML3"/>
            </w:pPr>
            <w:r w:rsidRPr="009F1B7D">
              <w:t>leaf min-rate {</w:t>
            </w:r>
          </w:p>
          <w:p w14:paraId="49F663B7" w14:textId="77777777" w:rsidR="006F4495" w:rsidRPr="009F1B7D" w:rsidRDefault="006F4495" w:rsidP="00011096">
            <w:pPr>
              <w:pStyle w:val="XML4"/>
            </w:pPr>
            <w:r w:rsidRPr="009F1B7D">
              <w:t>type tenth-of-a-percent;</w:t>
            </w:r>
          </w:p>
          <w:p w14:paraId="0C5C421E" w14:textId="77777777" w:rsidR="006F4495" w:rsidRPr="009F1B7D" w:rsidRDefault="006F4495" w:rsidP="00011096">
            <w:pPr>
              <w:pStyle w:val="XML4"/>
            </w:pPr>
            <w:proofErr w:type="gramStart"/>
            <w:r w:rsidRPr="009F1B7D">
              <w:t>description</w:t>
            </w:r>
            <w:proofErr w:type="gramEnd"/>
            <w:r w:rsidRPr="009F1B7D">
              <w:t xml:space="preserve"> "The minimal rate that is reserved for this queue in 1/10 of a percent of the actual rate. If not present a min-rate is not set.</w:t>
            </w:r>
            <w:proofErr w:type="gramStart"/>
            <w:r w:rsidRPr="009F1B7D">
              <w:t>";</w:t>
            </w:r>
            <w:proofErr w:type="gramEnd"/>
          </w:p>
          <w:p w14:paraId="4A613C2F" w14:textId="77777777" w:rsidR="006F4495" w:rsidRPr="009F1B7D" w:rsidRDefault="006F4495" w:rsidP="00011096">
            <w:pPr>
              <w:pStyle w:val="XML3"/>
            </w:pPr>
            <w:r w:rsidRPr="009F1B7D">
              <w:t>}</w:t>
            </w:r>
          </w:p>
          <w:p w14:paraId="0F4EB543" w14:textId="77777777" w:rsidR="006F4495" w:rsidRPr="009F1B7D" w:rsidRDefault="006F4495" w:rsidP="00011096">
            <w:pPr>
              <w:pStyle w:val="XML3"/>
            </w:pPr>
            <w:r w:rsidRPr="009F1B7D">
              <w:t>leaf max-rate {</w:t>
            </w:r>
          </w:p>
          <w:p w14:paraId="598C8B2D" w14:textId="77777777" w:rsidR="006F4495" w:rsidRPr="009F1B7D" w:rsidRDefault="006F4495" w:rsidP="00011096">
            <w:pPr>
              <w:pStyle w:val="XML4"/>
            </w:pPr>
            <w:r w:rsidRPr="009F1B7D">
              <w:t>type tenth-of-a-percent;</w:t>
            </w:r>
          </w:p>
          <w:p w14:paraId="7FC43441" w14:textId="77777777" w:rsidR="006F4495" w:rsidRPr="009F1B7D" w:rsidRDefault="006F4495" w:rsidP="00011096">
            <w:pPr>
              <w:pStyle w:val="XML4"/>
            </w:pPr>
            <w:proofErr w:type="gramStart"/>
            <w:r w:rsidRPr="009F1B7D">
              <w:t>description</w:t>
            </w:r>
            <w:proofErr w:type="gramEnd"/>
            <w:r w:rsidRPr="009F1B7D">
              <w:t xml:space="preserve"> "The maximum rate that is reserved for this queue </w:t>
            </w:r>
            <w:r w:rsidRPr="009F1B7D">
              <w:lastRenderedPageBreak/>
              <w:t>in 1/10 of a percent of the actual rate. If not present the max-rate is not set.</w:t>
            </w:r>
            <w:proofErr w:type="gramStart"/>
            <w:r w:rsidRPr="009F1B7D">
              <w:t>";</w:t>
            </w:r>
            <w:proofErr w:type="gramEnd"/>
          </w:p>
          <w:p w14:paraId="2515ABEF" w14:textId="77777777" w:rsidR="006F4495" w:rsidRPr="009F1B7D" w:rsidRDefault="006F4495" w:rsidP="00011096">
            <w:pPr>
              <w:pStyle w:val="XML3"/>
            </w:pPr>
            <w:r w:rsidRPr="009F1B7D">
              <w:t>}</w:t>
            </w:r>
          </w:p>
          <w:p w14:paraId="4B71AF4A" w14:textId="77777777" w:rsidR="006F4495" w:rsidRPr="009F1B7D" w:rsidRDefault="006F4495" w:rsidP="00011096">
            <w:pPr>
              <w:pStyle w:val="XML3"/>
            </w:pPr>
            <w:r w:rsidRPr="009F1B7D">
              <w:t>leaf-list experimenter {</w:t>
            </w:r>
          </w:p>
          <w:p w14:paraId="635E7DF3" w14:textId="77777777" w:rsidR="006F4495" w:rsidRPr="009F1B7D" w:rsidRDefault="006F4495" w:rsidP="00011096">
            <w:pPr>
              <w:pStyle w:val="XML4"/>
            </w:pPr>
            <w:r w:rsidRPr="009F1B7D">
              <w:t>type uint32;</w:t>
            </w:r>
          </w:p>
          <w:p w14:paraId="3B12CBD6" w14:textId="77777777" w:rsidR="006F4495" w:rsidRPr="009F1B7D" w:rsidRDefault="006F4495" w:rsidP="00011096">
            <w:pPr>
              <w:pStyle w:val="XML4"/>
            </w:pPr>
            <w:proofErr w:type="gramStart"/>
            <w:r w:rsidRPr="009F1B7D">
              <w:t>description</w:t>
            </w:r>
            <w:proofErr w:type="gramEnd"/>
            <w:r w:rsidRPr="009F1B7D">
              <w:t xml:space="preserve"> "A list of experimenter identifiers of queue properties used.";</w:t>
            </w:r>
          </w:p>
          <w:p w14:paraId="5B22B48C" w14:textId="77777777" w:rsidR="006F4495" w:rsidRPr="009F1B7D" w:rsidRDefault="006F4495" w:rsidP="00011096">
            <w:pPr>
              <w:pStyle w:val="XML3"/>
            </w:pPr>
            <w:r w:rsidRPr="009F1B7D">
              <w:t>}</w:t>
            </w:r>
          </w:p>
          <w:p w14:paraId="5D753699" w14:textId="77777777" w:rsidR="006F4495" w:rsidRPr="009F1B7D" w:rsidRDefault="006F4495" w:rsidP="00011096">
            <w:pPr>
              <w:pStyle w:val="XML2"/>
            </w:pPr>
            <w:r w:rsidRPr="009F1B7D">
              <w:t>}</w:t>
            </w:r>
          </w:p>
          <w:p w14:paraId="74BC8051" w14:textId="77777777" w:rsidR="006F4495" w:rsidRPr="009F1B7D" w:rsidRDefault="006F4495" w:rsidP="00011096">
            <w:pPr>
              <w:pStyle w:val="XML1"/>
            </w:pPr>
            <w:r w:rsidRPr="009F1B7D">
              <w:t>}</w:t>
            </w:r>
          </w:p>
        </w:tc>
      </w:tr>
    </w:tbl>
    <w:p w14:paraId="72124059" w14:textId="42FFB4B3" w:rsidR="002A5300" w:rsidRPr="009F1B7D" w:rsidRDefault="002A5300" w:rsidP="002A5300">
      <w:pPr>
        <w:pStyle w:val="Heading2"/>
        <w:keepLines w:val="0"/>
        <w:ind w:left="576" w:hanging="576"/>
        <w:contextualSpacing/>
      </w:pPr>
      <w:bookmarkStart w:id="1435" w:name="_Toc320556732"/>
      <w:r>
        <w:lastRenderedPageBreak/>
        <w:t>External Certificate</w:t>
      </w:r>
      <w:bookmarkEnd w:id="1435"/>
    </w:p>
    <w:p w14:paraId="413B7B09" w14:textId="33831961" w:rsidR="002A5300" w:rsidRPr="009F1B7D" w:rsidRDefault="002A5300" w:rsidP="002A5300">
      <w:r>
        <w:t>Instances of a</w:t>
      </w:r>
      <w:r w:rsidR="00325239">
        <w:t>n External</w:t>
      </w:r>
      <w:r w:rsidRPr="00DB42FD">
        <w:t xml:space="preserve"> </w:t>
      </w:r>
      <w:r>
        <w:t>Certificate</w:t>
      </w:r>
      <w:r w:rsidRPr="00DB42FD">
        <w:t xml:space="preserve"> </w:t>
      </w:r>
      <w:r>
        <w:t xml:space="preserve">contain a certificate that can be used </w:t>
      </w:r>
      <w:r w:rsidR="00325239">
        <w:t xml:space="preserve">by an OpenFlow Logical Switch </w:t>
      </w:r>
      <w:r>
        <w:t>for authenticating a controller when a TLS connection is established</w:t>
      </w:r>
      <w:r w:rsidRPr="00DB42FD">
        <w:t>.</w:t>
      </w:r>
    </w:p>
    <w:p w14:paraId="21EBE6E8" w14:textId="77777777" w:rsidR="002A5300" w:rsidRPr="009F1B7D" w:rsidRDefault="002A5300" w:rsidP="002A5300">
      <w:pPr>
        <w:pStyle w:val="Heading3"/>
        <w:keepLines w:val="0"/>
        <w:ind w:left="720" w:hanging="720"/>
      </w:pPr>
      <w:bookmarkStart w:id="1436" w:name="_Toc320556733"/>
      <w:r w:rsidRPr="00DB42FD">
        <w:t>UML Diagram</w:t>
      </w:r>
      <w:bookmarkEnd w:id="1436"/>
    </w:p>
    <w:p w14:paraId="72061590" w14:textId="65BA7BFF" w:rsidR="002A5300" w:rsidRPr="009F1B7D" w:rsidRDefault="00BB307B" w:rsidP="002A5300">
      <w:pPr>
        <w:keepNext/>
        <w:jc w:val="center"/>
      </w:pPr>
      <w:r>
        <w:object w:dxaOrig="3114" w:dyaOrig="2210" w14:anchorId="55CAF233">
          <v:shape id="_x0000_i1036" type="#_x0000_t75" style="width:154.7pt;height:111.2pt" o:ole="">
            <v:imagedata r:id="rId36" o:title=""/>
          </v:shape>
          <o:OLEObject Type="Embed" ProgID="Visio.Drawing.11" ShapeID="_x0000_i1036" DrawAspect="Content" ObjectID="_1406116125" r:id="rId37"/>
        </w:object>
      </w:r>
    </w:p>
    <w:p w14:paraId="6E7639DC" w14:textId="25191B9E" w:rsidR="002A5300" w:rsidRPr="00A3202A" w:rsidRDefault="002A5300" w:rsidP="00A3202A">
      <w:pPr>
        <w:pStyle w:val="Caption"/>
      </w:pPr>
      <w:r w:rsidRPr="00A3202A">
        <w:t xml:space="preserve">Figure </w:t>
      </w:r>
      <w:r w:rsidR="00DC2CE4">
        <w:fldChar w:fldCharType="begin"/>
      </w:r>
      <w:r w:rsidR="00DC2CE4">
        <w:instrText xml:space="preserve"> SEQ Figure \* ARABIC </w:instrText>
      </w:r>
      <w:r w:rsidR="00DC2CE4">
        <w:fldChar w:fldCharType="separate"/>
      </w:r>
      <w:r w:rsidRPr="00A3202A">
        <w:t>1</w:t>
      </w:r>
      <w:r w:rsidR="00DC2CE4">
        <w:fldChar w:fldCharType="end"/>
      </w:r>
      <w:r w:rsidR="00F23DEE" w:rsidRPr="00A3202A">
        <w:t>3</w:t>
      </w:r>
      <w:r w:rsidRPr="00A3202A">
        <w:t>: Data Model Diagram for a Certificate</w:t>
      </w:r>
    </w:p>
    <w:p w14:paraId="48969333" w14:textId="77777777" w:rsidR="002A5300" w:rsidRPr="009F1B7D" w:rsidRDefault="002A5300" w:rsidP="002A5300">
      <w:pPr>
        <w:pStyle w:val="Heading3"/>
        <w:keepLines w:val="0"/>
        <w:ind w:left="720" w:hanging="720"/>
      </w:pPr>
      <w:bookmarkStart w:id="1437" w:name="_Toc320556734"/>
      <w:r w:rsidRPr="00DB42FD">
        <w:t>XML Schema</w:t>
      </w:r>
      <w:bookmarkEnd w:id="1437"/>
    </w:p>
    <w:tbl>
      <w:tblPr>
        <w:tblStyle w:val="TableGrid"/>
        <w:tblW w:w="0" w:type="auto"/>
        <w:tblInd w:w="378" w:type="dxa"/>
        <w:shd w:val="clear" w:color="auto" w:fill="C8FCCD"/>
        <w:tblLook w:val="04A0" w:firstRow="1" w:lastRow="0" w:firstColumn="1" w:lastColumn="0" w:noHBand="0" w:noVBand="1"/>
      </w:tblPr>
      <w:tblGrid>
        <w:gridCol w:w="8820"/>
      </w:tblGrid>
      <w:tr w:rsidR="002A5300" w:rsidRPr="009F1B7D" w14:paraId="08FC3DBF" w14:textId="77777777" w:rsidTr="009D0278">
        <w:tc>
          <w:tcPr>
            <w:tcW w:w="8820" w:type="dxa"/>
            <w:shd w:val="clear" w:color="auto" w:fill="C8FCCD"/>
          </w:tcPr>
          <w:p w14:paraId="5399E31E" w14:textId="36EAE1B6" w:rsidR="002A5300" w:rsidRPr="009F1B7D" w:rsidRDefault="002A5300" w:rsidP="009D0278">
            <w:pPr>
              <w:pStyle w:val="XML1"/>
            </w:pPr>
            <w:r w:rsidRPr="009F1B7D">
              <w:t>&lt;xs:complexType name="</w:t>
            </w:r>
            <w:r>
              <w:t>OFExternalCertificate</w:t>
            </w:r>
            <w:r w:rsidR="00DC7465">
              <w:t>Type</w:t>
            </w:r>
            <w:r w:rsidRPr="009F1B7D">
              <w:t>"&gt;</w:t>
            </w:r>
          </w:p>
          <w:p w14:paraId="51AADCB3" w14:textId="77777777" w:rsidR="002A5300" w:rsidRPr="009F1B7D" w:rsidRDefault="002A5300" w:rsidP="009D0278">
            <w:pPr>
              <w:pStyle w:val="XML2"/>
            </w:pPr>
            <w:r w:rsidRPr="009F1B7D">
              <w:t>&lt;xs:complexContent&gt;</w:t>
            </w:r>
          </w:p>
          <w:p w14:paraId="22E1A0F6" w14:textId="77777777" w:rsidR="002A5300" w:rsidRPr="009F1B7D" w:rsidRDefault="002A5300" w:rsidP="009D0278">
            <w:pPr>
              <w:pStyle w:val="XML3"/>
            </w:pPr>
            <w:r w:rsidRPr="009F1B7D">
              <w:t>&lt;xs:extension base="OFResourceType"&gt;</w:t>
            </w:r>
          </w:p>
          <w:p w14:paraId="44E8C05A" w14:textId="77777777" w:rsidR="002A5300" w:rsidRPr="009F1B7D" w:rsidRDefault="002A5300" w:rsidP="009D0278">
            <w:pPr>
              <w:pStyle w:val="XML4"/>
            </w:pPr>
            <w:r w:rsidRPr="009F1B7D">
              <w:t>&lt;xs:sequence maxOccurs="1" minOccurs="1"&gt;</w:t>
            </w:r>
          </w:p>
          <w:p w14:paraId="0F2E7DD7" w14:textId="0FB065DE" w:rsidR="002A5300" w:rsidRPr="009F1B7D" w:rsidRDefault="002A5300" w:rsidP="009D0278">
            <w:pPr>
              <w:pStyle w:val="XML5"/>
            </w:pPr>
            <w:r w:rsidRPr="009F1B7D">
              <w:t>&lt;xs:element name="</w:t>
            </w:r>
            <w:r>
              <w:t>certificate</w:t>
            </w:r>
            <w:r w:rsidRPr="009F1B7D">
              <w:t xml:space="preserve">" </w:t>
            </w:r>
          </w:p>
          <w:p w14:paraId="059E49CC" w14:textId="161E48F0" w:rsidR="002A5300" w:rsidRPr="009F1B7D" w:rsidRDefault="002A5300" w:rsidP="009D0278">
            <w:pPr>
              <w:pStyle w:val="XML9"/>
            </w:pPr>
            <w:r w:rsidRPr="009F1B7D">
              <w:t>type="</w:t>
            </w:r>
            <w:r w:rsidR="00DC3719">
              <w:t>OF</w:t>
            </w:r>
            <w:r w:rsidRPr="002A5300">
              <w:t>X509Certificate</w:t>
            </w:r>
            <w:r w:rsidR="00DC3719">
              <w:t>Type</w:t>
            </w:r>
            <w:r w:rsidRPr="009F1B7D">
              <w:t>"/&gt;</w:t>
            </w:r>
          </w:p>
          <w:p w14:paraId="7C3B2D4F" w14:textId="77777777" w:rsidR="002A5300" w:rsidRPr="009F1B7D" w:rsidRDefault="002A5300" w:rsidP="009D0278">
            <w:pPr>
              <w:pStyle w:val="XML4"/>
            </w:pPr>
            <w:r w:rsidRPr="009F1B7D">
              <w:t>&lt;/xs:sequence&gt;</w:t>
            </w:r>
          </w:p>
          <w:p w14:paraId="05462A36" w14:textId="77777777" w:rsidR="002A5300" w:rsidRPr="009F1B7D" w:rsidRDefault="002A5300" w:rsidP="009D0278">
            <w:pPr>
              <w:pStyle w:val="XML3"/>
            </w:pPr>
            <w:r w:rsidRPr="009F1B7D">
              <w:t>&lt;/xs:extension&gt;</w:t>
            </w:r>
          </w:p>
          <w:p w14:paraId="6FCE0C7E" w14:textId="77777777" w:rsidR="002A5300" w:rsidRPr="009F1B7D" w:rsidRDefault="002A5300" w:rsidP="009D0278">
            <w:pPr>
              <w:pStyle w:val="XML2"/>
            </w:pPr>
            <w:r w:rsidRPr="009F1B7D">
              <w:t>&lt;/xs:complexContent&gt;</w:t>
            </w:r>
          </w:p>
          <w:p w14:paraId="7AC9BEAC" w14:textId="77777777" w:rsidR="002A5300" w:rsidRDefault="002A5300" w:rsidP="009D0278">
            <w:pPr>
              <w:pStyle w:val="XML1"/>
            </w:pPr>
            <w:r w:rsidRPr="009F1B7D">
              <w:t>&lt;/xs:complexType&gt;</w:t>
            </w:r>
          </w:p>
          <w:p w14:paraId="08702AD9" w14:textId="77777777" w:rsidR="00DC3719" w:rsidRDefault="00DC3719" w:rsidP="009D0278">
            <w:pPr>
              <w:pStyle w:val="XML1"/>
            </w:pPr>
          </w:p>
          <w:p w14:paraId="71752A76" w14:textId="2BEEAE90" w:rsidR="00DC3719" w:rsidRDefault="00DC3719" w:rsidP="009D0278">
            <w:pPr>
              <w:pStyle w:val="XML1"/>
            </w:pPr>
            <w:r>
              <w:t>&lt;xs:simpleType name=</w:t>
            </w:r>
            <w:r w:rsidRPr="009F1B7D">
              <w:t>"</w:t>
            </w:r>
            <w:r>
              <w:t>OFX509CertificateType</w:t>
            </w:r>
            <w:r w:rsidRPr="009F1B7D">
              <w:t>"</w:t>
            </w:r>
            <w:r>
              <w:t>&gt;</w:t>
            </w:r>
          </w:p>
          <w:p w14:paraId="0FD2B347" w14:textId="4977FABD" w:rsidR="00DC3719" w:rsidRDefault="00DC3719" w:rsidP="009767AE">
            <w:pPr>
              <w:pStyle w:val="XML2"/>
            </w:pPr>
            <w:r>
              <w:t>&lt;xs:restriction base=</w:t>
            </w:r>
            <w:r w:rsidRPr="009F1B7D">
              <w:t>"</w:t>
            </w:r>
            <w:r>
              <w:t>base64Binary</w:t>
            </w:r>
            <w:r w:rsidRPr="009F1B7D">
              <w:t>"</w:t>
            </w:r>
            <w:r>
              <w:t>&gt;&lt;/xs:restriction&gt;</w:t>
            </w:r>
          </w:p>
          <w:p w14:paraId="4EC2246D" w14:textId="21426F06" w:rsidR="00DC3719" w:rsidRPr="009F1B7D" w:rsidRDefault="00DC3719" w:rsidP="00DC3719">
            <w:pPr>
              <w:pStyle w:val="XML1"/>
            </w:pPr>
            <w:r>
              <w:t>&lt;/xs:simpleType&gt;</w:t>
            </w:r>
          </w:p>
        </w:tc>
      </w:tr>
    </w:tbl>
    <w:p w14:paraId="4FD97B30" w14:textId="77777777" w:rsidR="002A5300" w:rsidRPr="009F1B7D" w:rsidRDefault="002A5300" w:rsidP="002A5300"/>
    <w:p w14:paraId="6557C01E" w14:textId="77777777" w:rsidR="002A5300" w:rsidRPr="009F1B7D" w:rsidRDefault="002A5300" w:rsidP="002A5300">
      <w:pPr>
        <w:pStyle w:val="Heading3"/>
        <w:keepLines w:val="0"/>
        <w:ind w:left="720" w:hanging="720"/>
      </w:pPr>
      <w:bookmarkStart w:id="1438" w:name="_Toc320556735"/>
      <w:r w:rsidRPr="00DB42FD">
        <w:t>XML Example</w:t>
      </w:r>
      <w:bookmarkEnd w:id="1438"/>
    </w:p>
    <w:tbl>
      <w:tblPr>
        <w:tblStyle w:val="TableGrid"/>
        <w:tblW w:w="0" w:type="auto"/>
        <w:tblInd w:w="378" w:type="dxa"/>
        <w:shd w:val="clear" w:color="auto" w:fill="C8FCCD"/>
        <w:tblLook w:val="04A0" w:firstRow="1" w:lastRow="0" w:firstColumn="1" w:lastColumn="0" w:noHBand="0" w:noVBand="1"/>
      </w:tblPr>
      <w:tblGrid>
        <w:gridCol w:w="8820"/>
      </w:tblGrid>
      <w:tr w:rsidR="002A5300" w:rsidRPr="009F1B7D" w14:paraId="2DE87E95" w14:textId="77777777" w:rsidTr="009D0278">
        <w:tc>
          <w:tcPr>
            <w:tcW w:w="8820" w:type="dxa"/>
            <w:shd w:val="clear" w:color="auto" w:fill="C8FCCD"/>
          </w:tcPr>
          <w:p w14:paraId="72723D60" w14:textId="256EB95D" w:rsidR="002A5300" w:rsidRPr="009F1B7D" w:rsidRDefault="002A5300" w:rsidP="009D0278">
            <w:pPr>
              <w:pStyle w:val="XML1"/>
            </w:pPr>
            <w:r w:rsidRPr="009F1B7D">
              <w:t>&lt;</w:t>
            </w:r>
            <w:r>
              <w:t>external-certificate</w:t>
            </w:r>
            <w:r w:rsidRPr="009F1B7D">
              <w:t>&gt;</w:t>
            </w:r>
          </w:p>
          <w:p w14:paraId="23A97D18" w14:textId="06C24831" w:rsidR="002A5300" w:rsidRPr="009F1B7D" w:rsidRDefault="002A5300" w:rsidP="009D0278">
            <w:pPr>
              <w:pStyle w:val="XML2"/>
            </w:pPr>
            <w:r>
              <w:t>&lt;resource-id&gt;ownedCertificate3</w:t>
            </w:r>
            <w:r w:rsidRPr="009F1B7D">
              <w:t>&lt;/resource-id&gt;</w:t>
            </w:r>
          </w:p>
          <w:p w14:paraId="3830C6E1" w14:textId="77777777" w:rsidR="002A5300" w:rsidRDefault="002A5300" w:rsidP="009D0278">
            <w:pPr>
              <w:pStyle w:val="XML2"/>
            </w:pPr>
            <w:r w:rsidRPr="009F1B7D">
              <w:t>&lt;</w:t>
            </w:r>
            <w:r>
              <w:t>certificate&gt;AEF134F56EDB667DFA4320AEF134F56EDB667DFA4320AEF134F</w:t>
            </w:r>
          </w:p>
          <w:p w14:paraId="424A7251" w14:textId="77777777" w:rsidR="002A5300" w:rsidRDefault="002A5300" w:rsidP="009D0278">
            <w:pPr>
              <w:pStyle w:val="XML2"/>
            </w:pPr>
            <w:r>
              <w:t>56EDB667DFA4320AEF134F56EDB667DFA4320AEF134F56EDB667DFA4320</w:t>
            </w:r>
          </w:p>
          <w:p w14:paraId="3D105954" w14:textId="77777777" w:rsidR="002A5300" w:rsidRDefault="002A5300" w:rsidP="009D0278">
            <w:pPr>
              <w:pStyle w:val="XML2"/>
            </w:pPr>
            <w:r>
              <w:t>...</w:t>
            </w:r>
          </w:p>
          <w:p w14:paraId="373FC56E" w14:textId="77777777" w:rsidR="002A5300" w:rsidRDefault="002A5300" w:rsidP="009D0278">
            <w:pPr>
              <w:pStyle w:val="XML2"/>
            </w:pPr>
            <w:r>
              <w:lastRenderedPageBreak/>
              <w:t>AEF134F56EDB667DFA4320AEF134F56EDB667DFA4320AEF134F56EDB667</w:t>
            </w:r>
          </w:p>
          <w:p w14:paraId="2485E59A" w14:textId="77777777" w:rsidR="002A5300" w:rsidRPr="009F1B7D" w:rsidRDefault="002A5300" w:rsidP="009D0278">
            <w:pPr>
              <w:pStyle w:val="XML2"/>
            </w:pPr>
            <w:r>
              <w:t>DFA4320</w:t>
            </w:r>
            <w:r w:rsidRPr="009F1B7D">
              <w:t>&lt;/</w:t>
            </w:r>
            <w:r>
              <w:t>certificate</w:t>
            </w:r>
            <w:r w:rsidRPr="009F1B7D">
              <w:t>&gt;</w:t>
            </w:r>
          </w:p>
          <w:p w14:paraId="3FC61A37" w14:textId="5C28E850" w:rsidR="002A5300" w:rsidRPr="009F1B7D" w:rsidRDefault="002A5300" w:rsidP="009D0278">
            <w:pPr>
              <w:pStyle w:val="XML1"/>
            </w:pPr>
            <w:r w:rsidRPr="009F1B7D">
              <w:t>&lt;/</w:t>
            </w:r>
            <w:r w:rsidR="00325239">
              <w:t>external-</w:t>
            </w:r>
            <w:r>
              <w:t>certificate</w:t>
            </w:r>
            <w:r w:rsidRPr="009F1B7D">
              <w:t>&gt;</w:t>
            </w:r>
          </w:p>
        </w:tc>
      </w:tr>
    </w:tbl>
    <w:p w14:paraId="4B4CE25C" w14:textId="77777777" w:rsidR="002A5300" w:rsidRPr="009F1B7D" w:rsidRDefault="002A5300" w:rsidP="002A5300"/>
    <w:p w14:paraId="5F94C128" w14:textId="77777777" w:rsidR="002A5300" w:rsidRPr="009F1B7D" w:rsidRDefault="002A5300" w:rsidP="002A5300">
      <w:pPr>
        <w:pStyle w:val="Heading3"/>
        <w:keepLines w:val="0"/>
        <w:ind w:left="720" w:hanging="720"/>
      </w:pPr>
      <w:bookmarkStart w:id="1439" w:name="_Toc320556736"/>
      <w:r w:rsidRPr="00DB42FD">
        <w:t>Normative Constraints</w:t>
      </w:r>
      <w:bookmarkEnd w:id="1439"/>
    </w:p>
    <w:p w14:paraId="68C2FE49" w14:textId="70CF0E0A" w:rsidR="002A5300" w:rsidRPr="009F1B7D" w:rsidRDefault="002A5300" w:rsidP="002A5300">
      <w:r w:rsidRPr="00DB42FD">
        <w:t>A</w:t>
      </w:r>
      <w:r>
        <w:t>n External Certificate</w:t>
      </w:r>
      <w:r w:rsidRPr="00DB42FD">
        <w:t xml:space="preserve"> is identified by identifier </w:t>
      </w:r>
      <w:r w:rsidRPr="008F1CD2">
        <w:rPr>
          <w:rStyle w:val="codeChar"/>
        </w:rPr>
        <w:t>&lt;resource-id&gt;</w:t>
      </w:r>
      <w:r w:rsidRPr="005A0689">
        <w:t xml:space="preserve"> </w:t>
      </w:r>
      <w:r w:rsidRPr="00DB42FD">
        <w:t xml:space="preserve">within the context of the OpenFlow Capable Switch and OpenFlow Logical Switches. Element </w:t>
      </w:r>
      <w:r w:rsidRPr="008F1CD2">
        <w:rPr>
          <w:rStyle w:val="codeChar"/>
        </w:rPr>
        <w:t>&lt;resource-id&gt;</w:t>
      </w:r>
      <w:r w:rsidRPr="005A0689">
        <w:t xml:space="preserve"> is </w:t>
      </w:r>
      <w:r w:rsidRPr="00DB42FD">
        <w:t>inherited from superclass OpenFlow Resource.</w:t>
      </w:r>
    </w:p>
    <w:p w14:paraId="1BA21FCC" w14:textId="7EF247B9" w:rsidR="002A5300" w:rsidRPr="009F1B7D" w:rsidRDefault="002A5300" w:rsidP="002A5300">
      <w:r w:rsidRPr="00DB42FD">
        <w:t xml:space="preserve">Element </w:t>
      </w:r>
      <w:r w:rsidRPr="008F1CD2">
        <w:rPr>
          <w:rStyle w:val="codeChar"/>
        </w:rPr>
        <w:t>&lt;certificate&gt;</w:t>
      </w:r>
      <w:r w:rsidRPr="00DB42FD">
        <w:t xml:space="preserve"> </w:t>
      </w:r>
      <w:r>
        <w:t>contains an X.509 certificate</w:t>
      </w:r>
      <w:r w:rsidR="00DC3719">
        <w:t xml:space="preserve"> in DER format base64 encoded</w:t>
      </w:r>
      <w:r w:rsidRPr="00DB42FD">
        <w:t>.</w:t>
      </w:r>
    </w:p>
    <w:p w14:paraId="7A324238" w14:textId="77777777" w:rsidR="00C82429" w:rsidRPr="009F1B7D" w:rsidRDefault="00C82429" w:rsidP="00C82429">
      <w:pPr>
        <w:pStyle w:val="Heading3"/>
      </w:pPr>
      <w:bookmarkStart w:id="1440" w:name="_Toc320556737"/>
      <w:r w:rsidRPr="00DB42FD">
        <w:t>YANG Specification</w:t>
      </w:r>
    </w:p>
    <w:tbl>
      <w:tblPr>
        <w:tblStyle w:val="TableGrid"/>
        <w:tblW w:w="0" w:type="auto"/>
        <w:tblInd w:w="378" w:type="dxa"/>
        <w:shd w:val="clear" w:color="auto" w:fill="C8FCCD"/>
        <w:tblLook w:val="04A0" w:firstRow="1" w:lastRow="0" w:firstColumn="1" w:lastColumn="0" w:noHBand="0" w:noVBand="1"/>
      </w:tblPr>
      <w:tblGrid>
        <w:gridCol w:w="8820"/>
      </w:tblGrid>
      <w:tr w:rsidR="00C82429" w:rsidRPr="009F1B7D" w14:paraId="7B38F886" w14:textId="77777777" w:rsidTr="00C82429">
        <w:tc>
          <w:tcPr>
            <w:tcW w:w="8820" w:type="dxa"/>
            <w:shd w:val="clear" w:color="auto" w:fill="C8FCCD"/>
          </w:tcPr>
          <w:p w14:paraId="1175DB9D" w14:textId="619D6841" w:rsidR="00C82429" w:rsidRPr="009F1B7D" w:rsidRDefault="00C82429" w:rsidP="00C82429">
            <w:pPr>
              <w:pStyle w:val="XML1"/>
            </w:pPr>
            <w:r w:rsidRPr="009F1B7D">
              <w:t>grouping openflow-</w:t>
            </w:r>
            <w:r>
              <w:t>external-certificate</w:t>
            </w:r>
            <w:r w:rsidRPr="009F1B7D">
              <w:t>-grouping {</w:t>
            </w:r>
          </w:p>
          <w:p w14:paraId="57B5F41E" w14:textId="77777777" w:rsidR="00C82429" w:rsidRDefault="00C82429" w:rsidP="00C82429">
            <w:pPr>
              <w:pStyle w:val="XML2"/>
            </w:pPr>
            <w:r w:rsidRPr="009F1B7D">
              <w:t xml:space="preserve">description "This grouping specifies </w:t>
            </w:r>
            <w:r>
              <w:t xml:space="preserve">a certificate that can be used </w:t>
            </w:r>
          </w:p>
          <w:p w14:paraId="4538914B" w14:textId="77777777" w:rsidR="00C82429" w:rsidRDefault="00C82429" w:rsidP="00C82429">
            <w:pPr>
              <w:pStyle w:val="XML9"/>
            </w:pPr>
            <w:r>
              <w:t xml:space="preserve">by an OpenFlow Logical Switch for authenticating a </w:t>
            </w:r>
          </w:p>
          <w:p w14:paraId="7176C889" w14:textId="262ACC2E" w:rsidR="00C82429" w:rsidRPr="009F1B7D" w:rsidRDefault="00C82429" w:rsidP="00C82429">
            <w:pPr>
              <w:pStyle w:val="XML9"/>
            </w:pPr>
            <w:proofErr w:type="gramStart"/>
            <w:r>
              <w:t>controller</w:t>
            </w:r>
            <w:proofErr w:type="gramEnd"/>
            <w:r>
              <w:t xml:space="preserve"> when a TLS connection is established</w:t>
            </w:r>
            <w:r w:rsidRPr="009F1B7D">
              <w:t>.";</w:t>
            </w:r>
          </w:p>
          <w:p w14:paraId="74F819F1" w14:textId="77777777" w:rsidR="00C82429" w:rsidRPr="009F1B7D" w:rsidRDefault="00C82429" w:rsidP="00C82429">
            <w:pPr>
              <w:pStyle w:val="XML2"/>
            </w:pPr>
            <w:r w:rsidRPr="009F1B7D">
              <w:t>leaf resource-id {</w:t>
            </w:r>
          </w:p>
          <w:p w14:paraId="6D081B39" w14:textId="77777777" w:rsidR="00C82429" w:rsidRPr="009F1B7D" w:rsidRDefault="00C82429" w:rsidP="00C82429">
            <w:pPr>
              <w:pStyle w:val="XML3"/>
            </w:pPr>
            <w:r w:rsidRPr="009F1B7D">
              <w:t>type inet:uri;</w:t>
            </w:r>
          </w:p>
          <w:p w14:paraId="088815EF" w14:textId="77777777" w:rsidR="00C82429" w:rsidRDefault="00C82429" w:rsidP="00C82429">
            <w:pPr>
              <w:pStyle w:val="XML3"/>
            </w:pPr>
            <w:r>
              <w:t>description "A</w:t>
            </w:r>
            <w:r w:rsidRPr="009F1B7D">
              <w:t xml:space="preserve"> unique but locally arbitrary identifier that </w:t>
            </w:r>
          </w:p>
          <w:p w14:paraId="65E9401B" w14:textId="77777777" w:rsidR="00C82429" w:rsidRDefault="00C82429" w:rsidP="00C82429">
            <w:pPr>
              <w:pStyle w:val="XML9"/>
            </w:pPr>
            <w:r>
              <w:t xml:space="preserve">identifies an external certificate </w:t>
            </w:r>
            <w:r w:rsidRPr="009F1B7D">
              <w:t>a</w:t>
            </w:r>
            <w:r>
              <w:t xml:space="preserve">nd is persistent </w:t>
            </w:r>
          </w:p>
          <w:p w14:paraId="6B095077" w14:textId="404D3BFA" w:rsidR="00C82429" w:rsidRPr="009F1B7D" w:rsidRDefault="00C82429" w:rsidP="00C82429">
            <w:pPr>
              <w:pStyle w:val="XML9"/>
            </w:pPr>
            <w:proofErr w:type="gramStart"/>
            <w:r>
              <w:t>across</w:t>
            </w:r>
            <w:proofErr w:type="gramEnd"/>
            <w:r>
              <w:t xml:space="preserve"> reboots </w:t>
            </w:r>
            <w:r w:rsidRPr="009F1B7D">
              <w:t>of the system.";</w:t>
            </w:r>
          </w:p>
          <w:p w14:paraId="5F60E1AF" w14:textId="77777777" w:rsidR="00C82429" w:rsidRPr="009F1B7D" w:rsidRDefault="00C82429" w:rsidP="00C82429">
            <w:pPr>
              <w:pStyle w:val="XML2"/>
            </w:pPr>
            <w:r w:rsidRPr="009F1B7D">
              <w:t>}</w:t>
            </w:r>
          </w:p>
          <w:p w14:paraId="22BEEB8A" w14:textId="7A03EDA0" w:rsidR="00C82429" w:rsidRPr="009F1B7D" w:rsidRDefault="00C82429" w:rsidP="00C82429">
            <w:pPr>
              <w:pStyle w:val="XML2"/>
            </w:pPr>
            <w:r w:rsidRPr="009F1B7D">
              <w:t xml:space="preserve">leaf </w:t>
            </w:r>
            <w:r>
              <w:t>certificate</w:t>
            </w:r>
            <w:r w:rsidRPr="009F1B7D">
              <w:t xml:space="preserve"> {</w:t>
            </w:r>
          </w:p>
          <w:p w14:paraId="115ED55E" w14:textId="38EDFAB1" w:rsidR="00C82429" w:rsidRPr="009F1B7D" w:rsidRDefault="00C82429" w:rsidP="00C82429">
            <w:pPr>
              <w:pStyle w:val="XML3"/>
            </w:pPr>
            <w:r w:rsidRPr="009F1B7D">
              <w:t xml:space="preserve">type </w:t>
            </w:r>
            <w:r>
              <w:t>string</w:t>
            </w:r>
            <w:r w:rsidRPr="009F1B7D">
              <w:t>;</w:t>
            </w:r>
          </w:p>
          <w:p w14:paraId="7E2C2E84" w14:textId="77777777" w:rsidR="00C82429" w:rsidRPr="009F1B7D" w:rsidRDefault="00C82429" w:rsidP="00C82429">
            <w:pPr>
              <w:pStyle w:val="XML3"/>
            </w:pPr>
            <w:r w:rsidRPr="009F1B7D">
              <w:t>mandatory true;</w:t>
            </w:r>
          </w:p>
          <w:p w14:paraId="53993168" w14:textId="1CB7330B" w:rsidR="00C82429" w:rsidRDefault="00C82429" w:rsidP="00C82429">
            <w:pPr>
              <w:pStyle w:val="XML3"/>
            </w:pPr>
            <w:r w:rsidRPr="009F1B7D">
              <w:t>description "</w:t>
            </w:r>
            <w:r>
              <w:t xml:space="preserve">An X.509 certificate in DER format base64 </w:t>
            </w:r>
          </w:p>
          <w:p w14:paraId="00018713" w14:textId="37094E74" w:rsidR="00C82429" w:rsidRPr="009F1B7D" w:rsidRDefault="00C82429" w:rsidP="00C82429">
            <w:pPr>
              <w:pStyle w:val="XML9"/>
            </w:pPr>
            <w:proofErr w:type="gramStart"/>
            <w:r>
              <w:t>encoded</w:t>
            </w:r>
            <w:proofErr w:type="gramEnd"/>
            <w:r w:rsidRPr="009F1B7D">
              <w:t>.";</w:t>
            </w:r>
          </w:p>
          <w:p w14:paraId="55A7A6F6" w14:textId="77777777" w:rsidR="00C82429" w:rsidRPr="009F1B7D" w:rsidRDefault="00C82429" w:rsidP="00C82429">
            <w:pPr>
              <w:pStyle w:val="XML2"/>
            </w:pPr>
            <w:r w:rsidRPr="009F1B7D">
              <w:t>}</w:t>
            </w:r>
          </w:p>
          <w:p w14:paraId="70FED4DC" w14:textId="77777777" w:rsidR="00C82429" w:rsidRPr="009F1B7D" w:rsidRDefault="00C82429" w:rsidP="00C82429">
            <w:pPr>
              <w:pStyle w:val="XML1"/>
            </w:pPr>
            <w:r w:rsidRPr="009F1B7D">
              <w:t>}</w:t>
            </w:r>
          </w:p>
        </w:tc>
      </w:tr>
    </w:tbl>
    <w:p w14:paraId="0794F2A8" w14:textId="378E0CDC" w:rsidR="00325239" w:rsidRPr="009F1B7D" w:rsidRDefault="00325239" w:rsidP="00325239">
      <w:pPr>
        <w:pStyle w:val="Heading2"/>
        <w:keepLines w:val="0"/>
        <w:ind w:left="576" w:hanging="576"/>
        <w:contextualSpacing/>
      </w:pPr>
      <w:bookmarkStart w:id="1441" w:name="_Toc320556738"/>
      <w:bookmarkEnd w:id="1440"/>
      <w:r>
        <w:t>Owned Certificate</w:t>
      </w:r>
      <w:bookmarkEnd w:id="1441"/>
    </w:p>
    <w:p w14:paraId="782DC9AE" w14:textId="0A7BB2D2" w:rsidR="00325239" w:rsidRPr="009F1B7D" w:rsidRDefault="00325239" w:rsidP="00325239">
      <w:r>
        <w:t>Instances of an Owned</w:t>
      </w:r>
      <w:r w:rsidRPr="00DB42FD">
        <w:t xml:space="preserve"> </w:t>
      </w:r>
      <w:r>
        <w:t>Certificate</w:t>
      </w:r>
      <w:r w:rsidRPr="00DB42FD">
        <w:t xml:space="preserve"> </w:t>
      </w:r>
      <w:r>
        <w:t>contain a certificate and a private key. It can be used by an OpenFlow Logical Switch for authenticatin</w:t>
      </w:r>
      <w:r w:rsidR="00430AD4">
        <w:t>g</w:t>
      </w:r>
      <w:r>
        <w:t xml:space="preserve"> itself to a controller when a TLS connection is established</w:t>
      </w:r>
      <w:r w:rsidRPr="00DB42FD">
        <w:t>.</w:t>
      </w:r>
    </w:p>
    <w:p w14:paraId="0F9F1053" w14:textId="77777777" w:rsidR="00325239" w:rsidRPr="009F1B7D" w:rsidRDefault="00325239" w:rsidP="00325239">
      <w:pPr>
        <w:pStyle w:val="Heading3"/>
        <w:keepLines w:val="0"/>
        <w:ind w:left="720" w:hanging="720"/>
      </w:pPr>
      <w:bookmarkStart w:id="1442" w:name="_Toc320556739"/>
      <w:r w:rsidRPr="00DB42FD">
        <w:t>UML Diagram</w:t>
      </w:r>
      <w:bookmarkEnd w:id="1442"/>
    </w:p>
    <w:p w14:paraId="6441FA38" w14:textId="546C1898" w:rsidR="00325239" w:rsidRPr="009F1B7D" w:rsidRDefault="000C7092" w:rsidP="00325239">
      <w:pPr>
        <w:keepNext/>
        <w:jc w:val="center"/>
      </w:pPr>
      <w:r>
        <w:object w:dxaOrig="3114" w:dyaOrig="2210" w14:anchorId="5EAAAAEC">
          <v:shape id="_x0000_i1037" type="#_x0000_t75" style="width:154.7pt;height:111.2pt" o:ole="">
            <v:imagedata r:id="rId38" o:title=""/>
          </v:shape>
          <o:OLEObject Type="Embed" ProgID="Visio.Drawing.11" ShapeID="_x0000_i1037" DrawAspect="Content" ObjectID="_1406116126" r:id="rId39"/>
        </w:object>
      </w:r>
    </w:p>
    <w:p w14:paraId="52292DC7" w14:textId="0523DAD5" w:rsidR="00325239" w:rsidRPr="00A3202A" w:rsidRDefault="00325239" w:rsidP="00A3202A">
      <w:pPr>
        <w:pStyle w:val="Caption"/>
      </w:pPr>
      <w:r w:rsidRPr="00A3202A">
        <w:t xml:space="preserve">Figure </w:t>
      </w:r>
      <w:r w:rsidR="00F23DEE" w:rsidRPr="00A3202A">
        <w:t>14</w:t>
      </w:r>
      <w:r w:rsidRPr="00A3202A">
        <w:t xml:space="preserve">: </w:t>
      </w:r>
      <w:r w:rsidR="00F23DEE" w:rsidRPr="00A3202A">
        <w:t xml:space="preserve">Data Model Diagram for Owned </w:t>
      </w:r>
      <w:r w:rsidRPr="00A3202A">
        <w:t>Certificate</w:t>
      </w:r>
    </w:p>
    <w:p w14:paraId="10CE19AA" w14:textId="77777777" w:rsidR="00325239" w:rsidRPr="009F1B7D" w:rsidRDefault="00325239" w:rsidP="00325239">
      <w:pPr>
        <w:pStyle w:val="Heading3"/>
        <w:keepLines w:val="0"/>
        <w:ind w:left="720" w:hanging="720"/>
      </w:pPr>
      <w:bookmarkStart w:id="1443" w:name="_Toc320556740"/>
      <w:r w:rsidRPr="00DB42FD">
        <w:lastRenderedPageBreak/>
        <w:t>XML Schema</w:t>
      </w:r>
      <w:bookmarkEnd w:id="1443"/>
    </w:p>
    <w:tbl>
      <w:tblPr>
        <w:tblStyle w:val="TableGrid"/>
        <w:tblW w:w="0" w:type="auto"/>
        <w:tblInd w:w="378" w:type="dxa"/>
        <w:shd w:val="clear" w:color="auto" w:fill="C8FCCD"/>
        <w:tblLook w:val="04A0" w:firstRow="1" w:lastRow="0" w:firstColumn="1" w:lastColumn="0" w:noHBand="0" w:noVBand="1"/>
      </w:tblPr>
      <w:tblGrid>
        <w:gridCol w:w="8820"/>
      </w:tblGrid>
      <w:tr w:rsidR="00325239" w:rsidRPr="009F1B7D" w14:paraId="2C8DCD5C" w14:textId="77777777" w:rsidTr="009D0278">
        <w:tc>
          <w:tcPr>
            <w:tcW w:w="8820" w:type="dxa"/>
            <w:shd w:val="clear" w:color="auto" w:fill="C8FCCD"/>
          </w:tcPr>
          <w:p w14:paraId="4DBB5796" w14:textId="281AFD1E" w:rsidR="00325239" w:rsidRPr="009F1B7D" w:rsidRDefault="00325239" w:rsidP="009D0278">
            <w:pPr>
              <w:pStyle w:val="XML1"/>
            </w:pPr>
            <w:r w:rsidRPr="009F1B7D">
              <w:t>&lt;xs:complexType name="</w:t>
            </w:r>
            <w:r w:rsidR="00DC3719">
              <w:t>OFOwnedCertificateType</w:t>
            </w:r>
            <w:r w:rsidRPr="009F1B7D">
              <w:t>"&gt;</w:t>
            </w:r>
          </w:p>
          <w:p w14:paraId="271C049D" w14:textId="77777777" w:rsidR="00325239" w:rsidRPr="009F1B7D" w:rsidRDefault="00325239" w:rsidP="009D0278">
            <w:pPr>
              <w:pStyle w:val="XML2"/>
            </w:pPr>
            <w:r w:rsidRPr="009F1B7D">
              <w:t>&lt;xs:complexContent&gt;</w:t>
            </w:r>
          </w:p>
          <w:p w14:paraId="78E9BCD2" w14:textId="77777777" w:rsidR="00325239" w:rsidRPr="009F1B7D" w:rsidRDefault="00325239" w:rsidP="009D0278">
            <w:pPr>
              <w:pStyle w:val="XML3"/>
            </w:pPr>
            <w:r w:rsidRPr="009F1B7D">
              <w:t>&lt;xs:extension base="OFResourceType"&gt;</w:t>
            </w:r>
          </w:p>
          <w:p w14:paraId="39FDB090" w14:textId="77777777" w:rsidR="00325239" w:rsidRPr="009F1B7D" w:rsidRDefault="00325239" w:rsidP="009D0278">
            <w:pPr>
              <w:pStyle w:val="XML4"/>
            </w:pPr>
            <w:r w:rsidRPr="009F1B7D">
              <w:t>&lt;xs:sequence maxOccurs="1" minOccurs="1"&gt;</w:t>
            </w:r>
          </w:p>
          <w:p w14:paraId="32FFB2C2" w14:textId="77777777" w:rsidR="00325239" w:rsidRPr="009F1B7D" w:rsidRDefault="00325239" w:rsidP="009D0278">
            <w:pPr>
              <w:pStyle w:val="XML5"/>
            </w:pPr>
            <w:r w:rsidRPr="009F1B7D">
              <w:t>&lt;xs:element name="</w:t>
            </w:r>
            <w:r>
              <w:t>certificate</w:t>
            </w:r>
            <w:r w:rsidRPr="009F1B7D">
              <w:t xml:space="preserve">" </w:t>
            </w:r>
          </w:p>
          <w:p w14:paraId="16799605" w14:textId="2E6D39CC" w:rsidR="00325239" w:rsidRPr="009F1B7D" w:rsidRDefault="00325239" w:rsidP="009D0278">
            <w:pPr>
              <w:pStyle w:val="XML9"/>
            </w:pPr>
            <w:r w:rsidRPr="009F1B7D">
              <w:t>type="</w:t>
            </w:r>
            <w:r w:rsidR="00DC3719">
              <w:t>OF</w:t>
            </w:r>
            <w:r w:rsidRPr="002A5300">
              <w:t>X509Certificate</w:t>
            </w:r>
            <w:r w:rsidR="00DC3719">
              <w:t>Type</w:t>
            </w:r>
            <w:r w:rsidRPr="009F1B7D">
              <w:t>"/&gt;</w:t>
            </w:r>
          </w:p>
          <w:p w14:paraId="517CF39D" w14:textId="77777777" w:rsidR="00325239" w:rsidRPr="009F1B7D" w:rsidRDefault="00325239" w:rsidP="009D0278">
            <w:pPr>
              <w:pStyle w:val="XML5"/>
            </w:pPr>
            <w:r w:rsidRPr="009F1B7D">
              <w:t>&lt;xs:element name="</w:t>
            </w:r>
            <w:r>
              <w:t>private-key</w:t>
            </w:r>
            <w:r w:rsidRPr="009F1B7D">
              <w:t xml:space="preserve">" </w:t>
            </w:r>
          </w:p>
          <w:p w14:paraId="419AB7E9" w14:textId="2F4F0F0B" w:rsidR="00325239" w:rsidRPr="009F1B7D" w:rsidRDefault="00325239" w:rsidP="009D0278">
            <w:pPr>
              <w:pStyle w:val="XML9"/>
            </w:pPr>
            <w:r w:rsidRPr="009F1B7D">
              <w:t>type="</w:t>
            </w:r>
            <w:r w:rsidR="00DC3719">
              <w:t>ds</w:t>
            </w:r>
            <w:r>
              <w:t>:</w:t>
            </w:r>
            <w:r w:rsidRPr="00325239">
              <w:t>KeyValue</w:t>
            </w:r>
            <w:r w:rsidRPr="009F1B7D">
              <w:t>"/&gt;</w:t>
            </w:r>
          </w:p>
          <w:p w14:paraId="678E325E" w14:textId="77777777" w:rsidR="00325239" w:rsidRPr="009F1B7D" w:rsidRDefault="00325239" w:rsidP="009D0278">
            <w:pPr>
              <w:pStyle w:val="XML4"/>
            </w:pPr>
            <w:r w:rsidRPr="009F1B7D">
              <w:t>&lt;/xs:sequence&gt;</w:t>
            </w:r>
          </w:p>
          <w:p w14:paraId="552F405A" w14:textId="77777777" w:rsidR="00325239" w:rsidRPr="009F1B7D" w:rsidRDefault="00325239" w:rsidP="009D0278">
            <w:pPr>
              <w:pStyle w:val="XML3"/>
            </w:pPr>
            <w:r w:rsidRPr="009F1B7D">
              <w:t>&lt;/xs:extension&gt;</w:t>
            </w:r>
          </w:p>
          <w:p w14:paraId="10C48E5F" w14:textId="77777777" w:rsidR="00325239" w:rsidRPr="009F1B7D" w:rsidRDefault="00325239" w:rsidP="009D0278">
            <w:pPr>
              <w:pStyle w:val="XML2"/>
            </w:pPr>
            <w:r w:rsidRPr="009F1B7D">
              <w:t>&lt;/xs:complexContent&gt;</w:t>
            </w:r>
          </w:p>
          <w:p w14:paraId="5F968589" w14:textId="77777777" w:rsidR="00325239" w:rsidRPr="009F1B7D" w:rsidRDefault="00325239" w:rsidP="009D0278">
            <w:pPr>
              <w:pStyle w:val="XML1"/>
            </w:pPr>
            <w:r w:rsidRPr="009F1B7D">
              <w:t>&lt;/xs:complexType&gt;</w:t>
            </w:r>
          </w:p>
        </w:tc>
      </w:tr>
    </w:tbl>
    <w:p w14:paraId="570C0E2C" w14:textId="77777777" w:rsidR="00325239" w:rsidRPr="009F1B7D" w:rsidRDefault="00325239" w:rsidP="00325239"/>
    <w:p w14:paraId="0488A054" w14:textId="77777777" w:rsidR="00325239" w:rsidRPr="009F1B7D" w:rsidRDefault="00325239" w:rsidP="00325239">
      <w:pPr>
        <w:pStyle w:val="Heading3"/>
        <w:keepLines w:val="0"/>
        <w:ind w:left="720" w:hanging="720"/>
      </w:pPr>
      <w:bookmarkStart w:id="1444" w:name="_Toc320556741"/>
      <w:r w:rsidRPr="00DB42FD">
        <w:t>XML Example</w:t>
      </w:r>
      <w:bookmarkEnd w:id="1444"/>
    </w:p>
    <w:tbl>
      <w:tblPr>
        <w:tblStyle w:val="TableGrid"/>
        <w:tblW w:w="0" w:type="auto"/>
        <w:tblInd w:w="378" w:type="dxa"/>
        <w:shd w:val="clear" w:color="auto" w:fill="C8FCCD"/>
        <w:tblLook w:val="04A0" w:firstRow="1" w:lastRow="0" w:firstColumn="1" w:lastColumn="0" w:noHBand="0" w:noVBand="1"/>
      </w:tblPr>
      <w:tblGrid>
        <w:gridCol w:w="9198"/>
      </w:tblGrid>
      <w:tr w:rsidR="00325239" w:rsidRPr="009F1B7D" w14:paraId="6569242F" w14:textId="77777777" w:rsidTr="009D0278">
        <w:tc>
          <w:tcPr>
            <w:tcW w:w="8820" w:type="dxa"/>
            <w:shd w:val="clear" w:color="auto" w:fill="C8FCCD"/>
          </w:tcPr>
          <w:p w14:paraId="087B710A" w14:textId="09AB93F6" w:rsidR="00325239" w:rsidRPr="009F1B7D" w:rsidRDefault="00325239" w:rsidP="009D0278">
            <w:pPr>
              <w:pStyle w:val="XML1"/>
            </w:pPr>
            <w:r w:rsidRPr="009F1B7D">
              <w:t>&lt;</w:t>
            </w:r>
            <w:r>
              <w:t>owned-certificate</w:t>
            </w:r>
            <w:r w:rsidRPr="009F1B7D">
              <w:t>&gt;</w:t>
            </w:r>
          </w:p>
          <w:p w14:paraId="02AC3ACB" w14:textId="77777777" w:rsidR="00325239" w:rsidRPr="009F1B7D" w:rsidRDefault="00325239" w:rsidP="009D0278">
            <w:pPr>
              <w:pStyle w:val="XML2"/>
            </w:pPr>
            <w:r>
              <w:t>&lt;resource-id&gt;ownedCertificate3</w:t>
            </w:r>
            <w:r w:rsidRPr="009F1B7D">
              <w:t>&lt;/resource-id&gt;</w:t>
            </w:r>
          </w:p>
          <w:p w14:paraId="24582D07" w14:textId="77777777" w:rsidR="00325239" w:rsidRDefault="00325239" w:rsidP="009D0278">
            <w:pPr>
              <w:pStyle w:val="XML2"/>
            </w:pPr>
            <w:r w:rsidRPr="009F1B7D">
              <w:t>&lt;</w:t>
            </w:r>
            <w:r>
              <w:t>certificate&gt;AEF134F56EDB667DFA4320AEF134F56EDB667DFA4320AEF134F</w:t>
            </w:r>
          </w:p>
          <w:p w14:paraId="65C4309F" w14:textId="77777777" w:rsidR="00325239" w:rsidRDefault="00325239" w:rsidP="009D0278">
            <w:pPr>
              <w:pStyle w:val="XML2"/>
            </w:pPr>
            <w:r>
              <w:t>56EDB667DFA4320AEF134F56EDB667DFA4320AEF134F56EDB667DFA4320</w:t>
            </w:r>
          </w:p>
          <w:p w14:paraId="328A34C1" w14:textId="77777777" w:rsidR="00325239" w:rsidRDefault="00325239" w:rsidP="009D0278">
            <w:pPr>
              <w:pStyle w:val="XML2"/>
            </w:pPr>
            <w:r>
              <w:t>...</w:t>
            </w:r>
          </w:p>
          <w:p w14:paraId="7B16A6A7" w14:textId="77777777" w:rsidR="00325239" w:rsidRDefault="00325239" w:rsidP="009D0278">
            <w:pPr>
              <w:pStyle w:val="XML2"/>
            </w:pPr>
            <w:r>
              <w:t>AEF134F56EDB667DFA4320AEF134F56EDB667DFA4320AEF134F56EDB667</w:t>
            </w:r>
          </w:p>
          <w:p w14:paraId="2F044D01" w14:textId="77777777" w:rsidR="00325239" w:rsidRDefault="00325239" w:rsidP="009D0278">
            <w:pPr>
              <w:pStyle w:val="XML2"/>
            </w:pPr>
            <w:r>
              <w:t>DFA4320</w:t>
            </w:r>
            <w:r w:rsidRPr="009F1B7D">
              <w:t>&lt;/</w:t>
            </w:r>
            <w:r>
              <w:t>certificate</w:t>
            </w:r>
            <w:r w:rsidRPr="009F1B7D">
              <w:t>&gt;</w:t>
            </w:r>
          </w:p>
          <w:p w14:paraId="2ED0A6CF" w14:textId="77777777" w:rsidR="00AE02DF" w:rsidRDefault="00325239" w:rsidP="00325239">
            <w:pPr>
              <w:pStyle w:val="XML2"/>
            </w:pPr>
            <w:r w:rsidRPr="009F1B7D">
              <w:t>&lt;</w:t>
            </w:r>
            <w:r>
              <w:t>private-key&gt;</w:t>
            </w:r>
          </w:p>
          <w:p w14:paraId="6C2D18DA" w14:textId="01994B1A" w:rsidR="00AE02DF" w:rsidRDefault="00AE02DF" w:rsidP="009767AE">
            <w:pPr>
              <w:pStyle w:val="XML3"/>
            </w:pPr>
            <w:r>
              <w:t>&lt;ds:RSAKeyValue&gt;</w:t>
            </w:r>
          </w:p>
          <w:p w14:paraId="04C3583F" w14:textId="526E9BDE" w:rsidR="00325239" w:rsidRDefault="00AE02DF" w:rsidP="009767AE">
            <w:pPr>
              <w:pStyle w:val="XML4"/>
            </w:pPr>
            <w:r>
              <w:t>&lt;</w:t>
            </w:r>
            <w:r w:rsidR="00487636">
              <w:t>ds:</w:t>
            </w:r>
            <w:r>
              <w:t>Modulus&gt;</w:t>
            </w:r>
            <w:r w:rsidR="00325239">
              <w:t>CE45BAF6730F28</w:t>
            </w:r>
            <w:r w:rsidR="000C63D9">
              <w:t>CDB53534bC4323A333AAF555444DEED233232</w:t>
            </w:r>
          </w:p>
          <w:p w14:paraId="53D35015" w14:textId="77777777" w:rsidR="000C63D9" w:rsidRDefault="000C63D9" w:rsidP="009767AE">
            <w:pPr>
              <w:pStyle w:val="XML4"/>
            </w:pPr>
            <w:r>
              <w:t>...</w:t>
            </w:r>
          </w:p>
          <w:p w14:paraId="2481D907" w14:textId="11AF5515" w:rsidR="00487636" w:rsidRDefault="00487636" w:rsidP="009767AE">
            <w:pPr>
              <w:pStyle w:val="XML4"/>
            </w:pPr>
            <w:r>
              <w:t>&lt;/ds:Modulus&gt;</w:t>
            </w:r>
          </w:p>
          <w:p w14:paraId="1E9571F6" w14:textId="0700DADD" w:rsidR="00487636" w:rsidRDefault="00487636" w:rsidP="00487636">
            <w:pPr>
              <w:pStyle w:val="XML4"/>
            </w:pPr>
            <w:r>
              <w:t>&lt;ds</w:t>
            </w:r>
            <w:proofErr w:type="gramStart"/>
            <w:r>
              <w:t>:Exponent</w:t>
            </w:r>
            <w:proofErr w:type="gramEnd"/>
            <w:r>
              <w:t>&gt;DFA4320AEF134F56EDB66786230900DFA3C6F4443234901234...</w:t>
            </w:r>
          </w:p>
          <w:p w14:paraId="4D9C8BCA" w14:textId="5952DA7F" w:rsidR="00487636" w:rsidRDefault="00487636" w:rsidP="009767AE">
            <w:pPr>
              <w:pStyle w:val="XML4"/>
            </w:pPr>
            <w:r>
              <w:t>&lt;/ds:Exponent&gt;</w:t>
            </w:r>
          </w:p>
          <w:p w14:paraId="14029E7E" w14:textId="46D8F6CC" w:rsidR="00325239" w:rsidRPr="009F1B7D" w:rsidRDefault="00325239" w:rsidP="00487636">
            <w:pPr>
              <w:pStyle w:val="XML2"/>
            </w:pPr>
            <w:r w:rsidRPr="009F1B7D">
              <w:t>&lt;</w:t>
            </w:r>
            <w:r>
              <w:t>/private-key&gt;</w:t>
            </w:r>
          </w:p>
          <w:p w14:paraId="530AEE69" w14:textId="49F87838" w:rsidR="00325239" w:rsidRPr="009F1B7D" w:rsidRDefault="00325239" w:rsidP="009D0278">
            <w:pPr>
              <w:pStyle w:val="XML1"/>
            </w:pPr>
            <w:r w:rsidRPr="009F1B7D">
              <w:t>&lt;/</w:t>
            </w:r>
            <w:r>
              <w:t>owned-certificate</w:t>
            </w:r>
            <w:r w:rsidRPr="009F1B7D">
              <w:t>&gt;</w:t>
            </w:r>
          </w:p>
        </w:tc>
      </w:tr>
    </w:tbl>
    <w:p w14:paraId="0D9E0A73" w14:textId="77777777" w:rsidR="00325239" w:rsidRPr="009F1B7D" w:rsidRDefault="00325239" w:rsidP="00325239"/>
    <w:p w14:paraId="03039C6C" w14:textId="77777777" w:rsidR="00325239" w:rsidRPr="009F1B7D" w:rsidRDefault="00325239" w:rsidP="00325239">
      <w:pPr>
        <w:pStyle w:val="Heading3"/>
        <w:keepLines w:val="0"/>
        <w:ind w:left="720" w:hanging="720"/>
      </w:pPr>
      <w:bookmarkStart w:id="1445" w:name="_Toc320556742"/>
      <w:r w:rsidRPr="00DB42FD">
        <w:t>Normative Constraints</w:t>
      </w:r>
      <w:bookmarkEnd w:id="1445"/>
    </w:p>
    <w:p w14:paraId="3C948904" w14:textId="64FC0140" w:rsidR="00325239" w:rsidRPr="009F1B7D" w:rsidRDefault="00325239" w:rsidP="00325239">
      <w:r w:rsidRPr="00DB42FD">
        <w:t>A</w:t>
      </w:r>
      <w:r>
        <w:t>n Owned Certificate</w:t>
      </w:r>
      <w:r w:rsidRPr="00DB42FD">
        <w:t xml:space="preserve"> is identified by identifier</w:t>
      </w:r>
      <w:r w:rsidRPr="002C1BD4">
        <w:rPr>
          <w:rStyle w:val="codeChar"/>
        </w:rPr>
        <w:t xml:space="preserve"> &lt;resource-id&gt;</w:t>
      </w:r>
      <w:r w:rsidRPr="005A0689">
        <w:t xml:space="preserve"> </w:t>
      </w:r>
      <w:r w:rsidRPr="00DB42FD">
        <w:t xml:space="preserve">within the context of the OpenFlow Capable Switch and OpenFlow Logical Switches. Element </w:t>
      </w:r>
      <w:r w:rsidRPr="002C1BD4">
        <w:rPr>
          <w:rStyle w:val="codeChar"/>
        </w:rPr>
        <w:t>&lt;resource-id&gt;</w:t>
      </w:r>
      <w:r w:rsidRPr="005A0689">
        <w:t xml:space="preserve"> is </w:t>
      </w:r>
      <w:r w:rsidRPr="00DB42FD">
        <w:t>inherited from superclass OpenFlow Resource.</w:t>
      </w:r>
    </w:p>
    <w:p w14:paraId="2959379F" w14:textId="06E0FB05" w:rsidR="00325239" w:rsidRPr="009F1B7D" w:rsidRDefault="00325239" w:rsidP="00325239">
      <w:r w:rsidRPr="00DB42FD">
        <w:t xml:space="preserve">Element </w:t>
      </w:r>
      <w:r w:rsidRPr="002C1BD4">
        <w:rPr>
          <w:rStyle w:val="codeChar"/>
        </w:rPr>
        <w:t>&lt;certificate&gt;</w:t>
      </w:r>
      <w:r w:rsidRPr="00DB42FD">
        <w:t xml:space="preserve"> </w:t>
      </w:r>
      <w:r>
        <w:t>contains an X.509 certificate</w:t>
      </w:r>
      <w:r w:rsidR="00DF1C52">
        <w:t xml:space="preserve"> in DER format base64 encoded</w:t>
      </w:r>
      <w:r w:rsidRPr="00DB42FD">
        <w:t>.</w:t>
      </w:r>
      <w:r>
        <w:t xml:space="preserve"> Element </w:t>
      </w:r>
      <w:r w:rsidRPr="002C1BD4">
        <w:rPr>
          <w:rStyle w:val="codeChar"/>
        </w:rPr>
        <w:t>&lt;private-key&gt;</w:t>
      </w:r>
      <w:r>
        <w:t xml:space="preserve"> contains the private key corresponding to the certificate.</w:t>
      </w:r>
      <w:r w:rsidR="00FF0D35">
        <w:t xml:space="preserve"> The private key is encoded as specified in </w:t>
      </w:r>
      <w:r w:rsidR="00FF0D35" w:rsidRPr="00FF0D35">
        <w:t>XML-Signature Syntax and Processing</w:t>
      </w:r>
      <w:r w:rsidR="00FF0D35">
        <w:t xml:space="preserve"> (</w:t>
      </w:r>
      <w:hyperlink r:id="rId40" w:history="1">
        <w:r w:rsidR="00F845EC" w:rsidRPr="005D096D">
          <w:rPr>
            <w:rStyle w:val="Hyperlink"/>
          </w:rPr>
          <w:t>http://www.w3.org/TR/2001/PR-xmldsig-core-20010820/</w:t>
        </w:r>
      </w:hyperlink>
      <w:r w:rsidR="00FF0D35">
        <w:t>).</w:t>
      </w:r>
      <w:r w:rsidR="00F845EC">
        <w:t xml:space="preserve"> Currently the </w:t>
      </w:r>
      <w:proofErr w:type="gramStart"/>
      <w:r w:rsidR="00F845EC">
        <w:t>specification only support</w:t>
      </w:r>
      <w:proofErr w:type="gramEnd"/>
      <w:r w:rsidR="00F845EC">
        <w:t xml:space="preserve"> DSA and RSA keys.</w:t>
      </w:r>
    </w:p>
    <w:p w14:paraId="3E63F4B9" w14:textId="77777777" w:rsidR="00C82429" w:rsidRPr="009F1B7D" w:rsidRDefault="00C82429" w:rsidP="00C82429">
      <w:pPr>
        <w:pStyle w:val="Heading3"/>
      </w:pPr>
      <w:bookmarkStart w:id="1446" w:name="_Toc320556743"/>
      <w:r w:rsidRPr="00DB42FD">
        <w:t>YANG Specification</w:t>
      </w:r>
    </w:p>
    <w:tbl>
      <w:tblPr>
        <w:tblStyle w:val="TableGrid"/>
        <w:tblW w:w="0" w:type="auto"/>
        <w:tblInd w:w="378" w:type="dxa"/>
        <w:shd w:val="clear" w:color="auto" w:fill="C8FCCD"/>
        <w:tblLook w:val="04A0" w:firstRow="1" w:lastRow="0" w:firstColumn="1" w:lastColumn="0" w:noHBand="0" w:noVBand="1"/>
      </w:tblPr>
      <w:tblGrid>
        <w:gridCol w:w="8820"/>
      </w:tblGrid>
      <w:tr w:rsidR="00C82429" w:rsidRPr="009F1B7D" w14:paraId="43414551" w14:textId="77777777" w:rsidTr="00C82429">
        <w:tc>
          <w:tcPr>
            <w:tcW w:w="8820" w:type="dxa"/>
            <w:shd w:val="clear" w:color="auto" w:fill="C8FCCD"/>
          </w:tcPr>
          <w:p w14:paraId="1BB03074" w14:textId="284293BE" w:rsidR="00C82429" w:rsidRPr="009F1B7D" w:rsidRDefault="00C82429" w:rsidP="00C82429">
            <w:pPr>
              <w:pStyle w:val="XML1"/>
            </w:pPr>
            <w:r w:rsidRPr="009F1B7D">
              <w:t>grouping openflow-</w:t>
            </w:r>
            <w:r>
              <w:t>owned-certificate</w:t>
            </w:r>
            <w:r w:rsidRPr="009F1B7D">
              <w:t>-grouping {</w:t>
            </w:r>
          </w:p>
          <w:p w14:paraId="513FA469" w14:textId="2B00D5E3" w:rsidR="00C82429" w:rsidRDefault="00C82429" w:rsidP="00C82429">
            <w:pPr>
              <w:pStyle w:val="XML2"/>
            </w:pPr>
            <w:proofErr w:type="gramStart"/>
            <w:r w:rsidRPr="009F1B7D">
              <w:t>description</w:t>
            </w:r>
            <w:proofErr w:type="gramEnd"/>
            <w:r w:rsidRPr="009F1B7D">
              <w:t xml:space="preserve"> "This grouping specifies </w:t>
            </w:r>
            <w:r>
              <w:t xml:space="preserve">a certificate and a private key. </w:t>
            </w:r>
          </w:p>
          <w:p w14:paraId="6FAD8F3F" w14:textId="77777777" w:rsidR="0078617E" w:rsidRDefault="00C82429" w:rsidP="00C82429">
            <w:pPr>
              <w:pStyle w:val="XML9"/>
            </w:pPr>
            <w:r>
              <w:t xml:space="preserve">It can be used by an OpenFlow Logical Switch for </w:t>
            </w:r>
          </w:p>
          <w:p w14:paraId="490C6128" w14:textId="77777777" w:rsidR="0078617E" w:rsidRDefault="00430AD4" w:rsidP="00C82429">
            <w:pPr>
              <w:pStyle w:val="XML9"/>
            </w:pPr>
            <w:r>
              <w:t>authenticati</w:t>
            </w:r>
            <w:r w:rsidR="00C82429" w:rsidRPr="00C82429">
              <w:t>n</w:t>
            </w:r>
            <w:r>
              <w:t>g</w:t>
            </w:r>
            <w:r w:rsidR="00C82429" w:rsidRPr="00C82429">
              <w:t xml:space="preserve"> itself to a controller when a TLS </w:t>
            </w:r>
          </w:p>
          <w:p w14:paraId="58481CFD" w14:textId="7AF80987" w:rsidR="00C82429" w:rsidRPr="009F1B7D" w:rsidRDefault="00C82429" w:rsidP="00C82429">
            <w:pPr>
              <w:pStyle w:val="XML9"/>
            </w:pPr>
            <w:proofErr w:type="gramStart"/>
            <w:r w:rsidRPr="00C82429">
              <w:t>connection</w:t>
            </w:r>
            <w:proofErr w:type="gramEnd"/>
            <w:r w:rsidRPr="00C82429">
              <w:t xml:space="preserve"> is established</w:t>
            </w:r>
            <w:r w:rsidRPr="009F1B7D">
              <w:t>.";</w:t>
            </w:r>
          </w:p>
          <w:p w14:paraId="618D0B05" w14:textId="77777777" w:rsidR="00C82429" w:rsidRPr="009F1B7D" w:rsidRDefault="00C82429" w:rsidP="00C82429">
            <w:pPr>
              <w:pStyle w:val="XML2"/>
            </w:pPr>
            <w:r w:rsidRPr="009F1B7D">
              <w:lastRenderedPageBreak/>
              <w:t>leaf resource-id {</w:t>
            </w:r>
          </w:p>
          <w:p w14:paraId="7AECBB58" w14:textId="77777777" w:rsidR="00C82429" w:rsidRPr="009F1B7D" w:rsidRDefault="00C82429" w:rsidP="00C82429">
            <w:pPr>
              <w:pStyle w:val="XML3"/>
            </w:pPr>
            <w:r w:rsidRPr="009F1B7D">
              <w:t>type inet:uri;</w:t>
            </w:r>
          </w:p>
          <w:p w14:paraId="66DC1AD3" w14:textId="77777777" w:rsidR="00C82429" w:rsidRDefault="00C82429" w:rsidP="00C82429">
            <w:pPr>
              <w:pStyle w:val="XML3"/>
            </w:pPr>
            <w:r>
              <w:t>description "A</w:t>
            </w:r>
            <w:r w:rsidRPr="009F1B7D">
              <w:t xml:space="preserve"> unique but locally arbitrary identifier that </w:t>
            </w:r>
          </w:p>
          <w:p w14:paraId="24FDF43C" w14:textId="77777777" w:rsidR="00C82429" w:rsidRDefault="00C82429" w:rsidP="00C82429">
            <w:pPr>
              <w:pStyle w:val="XML9"/>
            </w:pPr>
            <w:r>
              <w:t xml:space="preserve">identifies an external certificate </w:t>
            </w:r>
            <w:r w:rsidRPr="009F1B7D">
              <w:t>a</w:t>
            </w:r>
            <w:r>
              <w:t xml:space="preserve">nd is persistent </w:t>
            </w:r>
          </w:p>
          <w:p w14:paraId="3D8F64A2" w14:textId="77777777" w:rsidR="00C82429" w:rsidRPr="009F1B7D" w:rsidRDefault="00C82429" w:rsidP="00C82429">
            <w:pPr>
              <w:pStyle w:val="XML9"/>
            </w:pPr>
            <w:proofErr w:type="gramStart"/>
            <w:r>
              <w:t>across</w:t>
            </w:r>
            <w:proofErr w:type="gramEnd"/>
            <w:r>
              <w:t xml:space="preserve"> reboots </w:t>
            </w:r>
            <w:r w:rsidRPr="009F1B7D">
              <w:t>of the system.";</w:t>
            </w:r>
          </w:p>
          <w:p w14:paraId="41147597" w14:textId="77777777" w:rsidR="00C82429" w:rsidRPr="009F1B7D" w:rsidRDefault="00C82429" w:rsidP="00C82429">
            <w:pPr>
              <w:pStyle w:val="XML2"/>
            </w:pPr>
            <w:r w:rsidRPr="009F1B7D">
              <w:t>}</w:t>
            </w:r>
          </w:p>
          <w:p w14:paraId="48EFFA6C" w14:textId="77777777" w:rsidR="00C82429" w:rsidRPr="009F1B7D" w:rsidRDefault="00C82429" w:rsidP="00C82429">
            <w:pPr>
              <w:pStyle w:val="XML2"/>
            </w:pPr>
            <w:r w:rsidRPr="009F1B7D">
              <w:t xml:space="preserve">leaf </w:t>
            </w:r>
            <w:r>
              <w:t>certificate</w:t>
            </w:r>
            <w:r w:rsidRPr="009F1B7D">
              <w:t xml:space="preserve"> {</w:t>
            </w:r>
          </w:p>
          <w:p w14:paraId="3966CF89" w14:textId="77777777" w:rsidR="00C82429" w:rsidRPr="009F1B7D" w:rsidRDefault="00C82429" w:rsidP="00C82429">
            <w:pPr>
              <w:pStyle w:val="XML3"/>
            </w:pPr>
            <w:r w:rsidRPr="009F1B7D">
              <w:t xml:space="preserve">type </w:t>
            </w:r>
            <w:r>
              <w:t>string</w:t>
            </w:r>
            <w:r w:rsidRPr="009F1B7D">
              <w:t>;</w:t>
            </w:r>
          </w:p>
          <w:p w14:paraId="38348D7E" w14:textId="77777777" w:rsidR="00C82429" w:rsidRPr="009F1B7D" w:rsidRDefault="00C82429" w:rsidP="00C82429">
            <w:pPr>
              <w:pStyle w:val="XML3"/>
            </w:pPr>
            <w:r w:rsidRPr="009F1B7D">
              <w:t>mandatory true;</w:t>
            </w:r>
          </w:p>
          <w:p w14:paraId="49171BBF" w14:textId="16F6B61F" w:rsidR="00C82429" w:rsidRPr="009F1B7D" w:rsidRDefault="00C82429" w:rsidP="00A5498C">
            <w:pPr>
              <w:pStyle w:val="XML3"/>
            </w:pPr>
            <w:proofErr w:type="gramStart"/>
            <w:r w:rsidRPr="009F1B7D">
              <w:t>description</w:t>
            </w:r>
            <w:proofErr w:type="gramEnd"/>
            <w:r w:rsidRPr="009F1B7D">
              <w:t xml:space="preserve"> "</w:t>
            </w:r>
            <w:r>
              <w:t>An X.509 certificate in DER format base64 encoded</w:t>
            </w:r>
            <w:r w:rsidRPr="009F1B7D">
              <w:t>.";</w:t>
            </w:r>
          </w:p>
          <w:p w14:paraId="16903F63" w14:textId="77777777" w:rsidR="00C82429" w:rsidRPr="009F1B7D" w:rsidRDefault="00C82429" w:rsidP="00C82429">
            <w:pPr>
              <w:pStyle w:val="XML2"/>
            </w:pPr>
            <w:r w:rsidRPr="009F1B7D">
              <w:t>}</w:t>
            </w:r>
          </w:p>
          <w:p w14:paraId="21B94699" w14:textId="5EE5F39C" w:rsidR="00430AD4" w:rsidRPr="009F1B7D" w:rsidRDefault="00140302" w:rsidP="00430AD4">
            <w:pPr>
              <w:pStyle w:val="XML2"/>
            </w:pPr>
            <w:r>
              <w:t>container</w:t>
            </w:r>
            <w:r w:rsidRPr="009F1B7D">
              <w:t xml:space="preserve"> </w:t>
            </w:r>
            <w:r w:rsidR="00430AD4">
              <w:t>private-key</w:t>
            </w:r>
            <w:r w:rsidR="00430AD4" w:rsidRPr="009F1B7D">
              <w:t xml:space="preserve"> {</w:t>
            </w:r>
          </w:p>
          <w:p w14:paraId="655C90A4" w14:textId="20683878" w:rsidR="00F542D1" w:rsidRDefault="00F542D1" w:rsidP="00A5498C">
            <w:pPr>
              <w:pStyle w:val="XML3"/>
            </w:pPr>
            <w:r>
              <w:t>uses KeyValueType;</w:t>
            </w:r>
          </w:p>
          <w:p w14:paraId="66872503" w14:textId="5010CAB7" w:rsidR="00430AD4" w:rsidRPr="009F1B7D" w:rsidRDefault="00430AD4" w:rsidP="00430AD4">
            <w:pPr>
              <w:pStyle w:val="XML3"/>
            </w:pPr>
            <w:proofErr w:type="gramStart"/>
            <w:r w:rsidRPr="009F1B7D">
              <w:t>description</w:t>
            </w:r>
            <w:proofErr w:type="gramEnd"/>
            <w:r w:rsidRPr="009F1B7D">
              <w:t xml:space="preserve"> "</w:t>
            </w:r>
            <w:r>
              <w:t>tbd</w:t>
            </w:r>
            <w:r w:rsidRPr="009F1B7D">
              <w:t>.";</w:t>
            </w:r>
          </w:p>
          <w:p w14:paraId="69A3CC50" w14:textId="77777777" w:rsidR="00430AD4" w:rsidRPr="009F1B7D" w:rsidRDefault="00430AD4" w:rsidP="00430AD4">
            <w:pPr>
              <w:pStyle w:val="XML2"/>
            </w:pPr>
            <w:r w:rsidRPr="009F1B7D">
              <w:t>}</w:t>
            </w:r>
          </w:p>
          <w:p w14:paraId="212F6F6B" w14:textId="77777777" w:rsidR="00C82429" w:rsidRDefault="00C82429" w:rsidP="00C82429">
            <w:pPr>
              <w:pStyle w:val="XML1"/>
            </w:pPr>
            <w:r w:rsidRPr="009F1B7D">
              <w:t>}</w:t>
            </w:r>
          </w:p>
          <w:p w14:paraId="10C134C6" w14:textId="77777777" w:rsidR="00F542D1" w:rsidRDefault="00F542D1" w:rsidP="00F542D1">
            <w:pPr>
              <w:pStyle w:val="XML1"/>
            </w:pPr>
          </w:p>
          <w:p w14:paraId="5F1246A0" w14:textId="77777777" w:rsidR="00F542D1" w:rsidRDefault="00F542D1" w:rsidP="00F542D1">
            <w:pPr>
              <w:pStyle w:val="XML1"/>
            </w:pPr>
            <w:r>
              <w:t>grouping KeyValueType {</w:t>
            </w:r>
          </w:p>
          <w:p w14:paraId="5B2C58E4" w14:textId="4B35B6A1" w:rsidR="00F542D1" w:rsidRDefault="00F542D1" w:rsidP="00A5498C">
            <w:pPr>
              <w:pStyle w:val="XML2"/>
            </w:pPr>
            <w:r>
              <w:t>choice key-type {</w:t>
            </w:r>
          </w:p>
          <w:p w14:paraId="4F5B0AD4" w14:textId="77DAC4F9" w:rsidR="00F542D1" w:rsidRDefault="00F542D1" w:rsidP="00A5498C">
            <w:pPr>
              <w:pStyle w:val="XML3"/>
            </w:pPr>
            <w:r>
              <w:t>mandatory true;</w:t>
            </w:r>
          </w:p>
          <w:p w14:paraId="72BB4559" w14:textId="3C685345" w:rsidR="00F542D1" w:rsidRDefault="00F542D1" w:rsidP="00A5498C">
            <w:pPr>
              <w:pStyle w:val="XML3"/>
            </w:pPr>
            <w:r>
              <w:t>case dsa {</w:t>
            </w:r>
          </w:p>
          <w:p w14:paraId="15605B79" w14:textId="0A0756BD" w:rsidR="00F542D1" w:rsidRDefault="00F542D1" w:rsidP="00A5498C">
            <w:pPr>
              <w:pStyle w:val="XML4"/>
            </w:pPr>
            <w:r>
              <w:t>container DSAKeyValue {</w:t>
            </w:r>
          </w:p>
          <w:p w14:paraId="2CA1F944" w14:textId="7F2B4F36" w:rsidR="00F542D1" w:rsidRDefault="00F542D1" w:rsidP="00A5498C">
            <w:pPr>
              <w:pStyle w:val="XML5"/>
            </w:pPr>
            <w:r>
              <w:t>uses DSAKeyValueType;</w:t>
            </w:r>
          </w:p>
          <w:p w14:paraId="5CE4640B" w14:textId="3468923C" w:rsidR="00F542D1" w:rsidRDefault="00F542D1" w:rsidP="00A5498C">
            <w:pPr>
              <w:pStyle w:val="XML4"/>
            </w:pPr>
            <w:r>
              <w:t>}</w:t>
            </w:r>
          </w:p>
          <w:p w14:paraId="40DED8A1" w14:textId="7AD8C078" w:rsidR="00F542D1" w:rsidRDefault="00F542D1" w:rsidP="00A5498C">
            <w:pPr>
              <w:pStyle w:val="XML3"/>
            </w:pPr>
            <w:r>
              <w:t>}</w:t>
            </w:r>
          </w:p>
          <w:p w14:paraId="40298223" w14:textId="399340E8" w:rsidR="00F542D1" w:rsidRDefault="00F542D1" w:rsidP="00A5498C">
            <w:pPr>
              <w:pStyle w:val="XML3"/>
            </w:pPr>
            <w:r>
              <w:t>case rsa {</w:t>
            </w:r>
          </w:p>
          <w:p w14:paraId="137256E7" w14:textId="5C13845E" w:rsidR="00F542D1" w:rsidRDefault="00F542D1" w:rsidP="00A5498C">
            <w:pPr>
              <w:pStyle w:val="XML4"/>
            </w:pPr>
            <w:r>
              <w:t>container RSAKeyValue {</w:t>
            </w:r>
          </w:p>
          <w:p w14:paraId="247C9BC2" w14:textId="4F489088" w:rsidR="00F542D1" w:rsidRDefault="00F542D1" w:rsidP="00A5498C">
            <w:pPr>
              <w:pStyle w:val="XML5"/>
            </w:pPr>
            <w:r>
              <w:t>uses RSAKeyValueType;</w:t>
            </w:r>
          </w:p>
          <w:p w14:paraId="5B703206" w14:textId="34BD47F1" w:rsidR="00F542D1" w:rsidRDefault="00F542D1" w:rsidP="00A5498C">
            <w:pPr>
              <w:pStyle w:val="XML4"/>
            </w:pPr>
            <w:r>
              <w:t>}</w:t>
            </w:r>
          </w:p>
          <w:p w14:paraId="7A3BF421" w14:textId="66AE163C" w:rsidR="00F542D1" w:rsidRDefault="00F542D1" w:rsidP="00A5498C">
            <w:pPr>
              <w:pStyle w:val="XML3"/>
            </w:pPr>
            <w:r>
              <w:t>}</w:t>
            </w:r>
          </w:p>
          <w:p w14:paraId="6911A207" w14:textId="3E857F1D" w:rsidR="00F542D1" w:rsidRDefault="00F542D1" w:rsidP="00A5498C">
            <w:pPr>
              <w:pStyle w:val="XML2"/>
            </w:pPr>
            <w:r>
              <w:t>}</w:t>
            </w:r>
          </w:p>
          <w:p w14:paraId="6481D31D" w14:textId="77777777" w:rsidR="00F542D1" w:rsidRDefault="00F542D1" w:rsidP="00F542D1">
            <w:pPr>
              <w:pStyle w:val="XML1"/>
            </w:pPr>
            <w:r>
              <w:t>}</w:t>
            </w:r>
          </w:p>
          <w:p w14:paraId="638CE0F1" w14:textId="77777777" w:rsidR="00F542D1" w:rsidRDefault="00F542D1" w:rsidP="00F542D1">
            <w:pPr>
              <w:pStyle w:val="XML1"/>
            </w:pPr>
          </w:p>
          <w:p w14:paraId="2E9E5C7C" w14:textId="77777777" w:rsidR="00F542D1" w:rsidRDefault="00F542D1" w:rsidP="00F542D1">
            <w:pPr>
              <w:pStyle w:val="XML1"/>
            </w:pPr>
            <w:r>
              <w:t>grouping DSAKeyValueType {</w:t>
            </w:r>
          </w:p>
          <w:p w14:paraId="0C4EE036" w14:textId="3E9684FC" w:rsidR="00F542D1" w:rsidRDefault="00F542D1" w:rsidP="00A5498C">
            <w:pPr>
              <w:pStyle w:val="XML2"/>
            </w:pPr>
            <w:r>
              <w:t>leaf P {</w:t>
            </w:r>
          </w:p>
          <w:p w14:paraId="48FC1EF4" w14:textId="34E88A1B" w:rsidR="00F542D1" w:rsidRDefault="00F542D1" w:rsidP="00A5498C">
            <w:pPr>
              <w:pStyle w:val="XML3"/>
            </w:pPr>
            <w:proofErr w:type="gramStart"/>
            <w:r>
              <w:t>when</w:t>
            </w:r>
            <w:proofErr w:type="gramEnd"/>
            <w:r>
              <w:t xml:space="preserve"> "count(../Q) != 0";</w:t>
            </w:r>
          </w:p>
          <w:p w14:paraId="0B3C5E58" w14:textId="3A7D3127" w:rsidR="00F542D1" w:rsidRDefault="00F542D1" w:rsidP="00A5498C">
            <w:pPr>
              <w:pStyle w:val="XML3"/>
            </w:pPr>
            <w:r>
              <w:t>type binary;</w:t>
            </w:r>
          </w:p>
          <w:p w14:paraId="25FC186F" w14:textId="23C4D3D0" w:rsidR="00F542D1" w:rsidRDefault="00F542D1" w:rsidP="00A5498C">
            <w:pPr>
              <w:pStyle w:val="XML3"/>
            </w:pPr>
            <w:r>
              <w:t>mandatory true;</w:t>
            </w:r>
          </w:p>
          <w:p w14:paraId="53421238" w14:textId="0BE34DFE" w:rsidR="00F542D1" w:rsidRDefault="00F542D1" w:rsidP="00A5498C">
            <w:pPr>
              <w:pStyle w:val="XML2"/>
            </w:pPr>
            <w:r>
              <w:t>}</w:t>
            </w:r>
          </w:p>
          <w:p w14:paraId="28C1DB84" w14:textId="7F63E83A" w:rsidR="00F542D1" w:rsidRDefault="00F542D1" w:rsidP="00A5498C">
            <w:pPr>
              <w:pStyle w:val="XML2"/>
            </w:pPr>
            <w:r>
              <w:t>leaf Q {</w:t>
            </w:r>
          </w:p>
          <w:p w14:paraId="300F2362" w14:textId="26C49E6B" w:rsidR="00F542D1" w:rsidRDefault="00F542D1" w:rsidP="00A5498C">
            <w:pPr>
              <w:pStyle w:val="XML3"/>
            </w:pPr>
            <w:proofErr w:type="gramStart"/>
            <w:r>
              <w:t>when</w:t>
            </w:r>
            <w:proofErr w:type="gramEnd"/>
            <w:r>
              <w:t xml:space="preserve"> "count(../P) != 0";</w:t>
            </w:r>
          </w:p>
          <w:p w14:paraId="4FCD2491" w14:textId="43439BAE" w:rsidR="00F542D1" w:rsidRDefault="00F542D1" w:rsidP="00A5498C">
            <w:pPr>
              <w:pStyle w:val="XML3"/>
            </w:pPr>
            <w:r>
              <w:t>type binary;</w:t>
            </w:r>
          </w:p>
          <w:p w14:paraId="0C00B0D6" w14:textId="13805CA8" w:rsidR="00F542D1" w:rsidRDefault="00F542D1" w:rsidP="00A5498C">
            <w:pPr>
              <w:pStyle w:val="XML3"/>
            </w:pPr>
            <w:r>
              <w:t>mandatory true;</w:t>
            </w:r>
          </w:p>
          <w:p w14:paraId="118CB346" w14:textId="126F4210" w:rsidR="00F542D1" w:rsidRDefault="00F542D1" w:rsidP="00A5498C">
            <w:pPr>
              <w:pStyle w:val="XML2"/>
            </w:pPr>
            <w:r>
              <w:t>}</w:t>
            </w:r>
          </w:p>
          <w:p w14:paraId="5DC63A60" w14:textId="415E4630" w:rsidR="00F542D1" w:rsidRDefault="00F542D1" w:rsidP="00A5498C">
            <w:pPr>
              <w:pStyle w:val="XML2"/>
            </w:pPr>
            <w:r>
              <w:t>leaf J {</w:t>
            </w:r>
          </w:p>
          <w:p w14:paraId="18BA6CB0" w14:textId="6A3B625C" w:rsidR="00F542D1" w:rsidRDefault="00F542D1" w:rsidP="00A5498C">
            <w:pPr>
              <w:pStyle w:val="XML3"/>
            </w:pPr>
            <w:r>
              <w:t>type binary;</w:t>
            </w:r>
          </w:p>
          <w:p w14:paraId="42E8606C" w14:textId="15F6FC2A" w:rsidR="00F542D1" w:rsidRDefault="00F542D1" w:rsidP="00A5498C">
            <w:pPr>
              <w:pStyle w:val="XML3"/>
            </w:pPr>
            <w:r>
              <w:t>mandatory true;</w:t>
            </w:r>
          </w:p>
          <w:p w14:paraId="67C7E9D2" w14:textId="7167D0D3" w:rsidR="00F542D1" w:rsidRDefault="00F542D1" w:rsidP="00A5498C">
            <w:pPr>
              <w:pStyle w:val="XML2"/>
            </w:pPr>
            <w:r>
              <w:t>}</w:t>
            </w:r>
          </w:p>
          <w:p w14:paraId="7B620E47" w14:textId="3D9703C9" w:rsidR="00F542D1" w:rsidRDefault="00F542D1" w:rsidP="00A5498C">
            <w:pPr>
              <w:pStyle w:val="XML2"/>
            </w:pPr>
            <w:r>
              <w:t>leaf G {</w:t>
            </w:r>
          </w:p>
          <w:p w14:paraId="7BCAB6B2" w14:textId="436E2061" w:rsidR="00F542D1" w:rsidRDefault="00F542D1" w:rsidP="00A5498C">
            <w:pPr>
              <w:pStyle w:val="XML3"/>
            </w:pPr>
            <w:r>
              <w:t>type binary;</w:t>
            </w:r>
          </w:p>
          <w:p w14:paraId="2ACFC313" w14:textId="15AE373B" w:rsidR="00F542D1" w:rsidRDefault="00F542D1" w:rsidP="00A5498C">
            <w:pPr>
              <w:pStyle w:val="XML3"/>
            </w:pPr>
            <w:r>
              <w:t>mandatory true;</w:t>
            </w:r>
          </w:p>
          <w:p w14:paraId="7F7B85D7" w14:textId="5788EB18" w:rsidR="00F542D1" w:rsidRDefault="00F542D1" w:rsidP="00A5498C">
            <w:pPr>
              <w:pStyle w:val="XML2"/>
            </w:pPr>
            <w:r>
              <w:t>}</w:t>
            </w:r>
          </w:p>
          <w:p w14:paraId="40CA966C" w14:textId="148379CC" w:rsidR="00F542D1" w:rsidRDefault="00F542D1" w:rsidP="00A5498C">
            <w:pPr>
              <w:pStyle w:val="XML2"/>
            </w:pPr>
            <w:r>
              <w:t>leaf Y {</w:t>
            </w:r>
          </w:p>
          <w:p w14:paraId="36F976BD" w14:textId="7FCFAE20" w:rsidR="00F542D1" w:rsidRDefault="00F542D1" w:rsidP="00A5498C">
            <w:pPr>
              <w:pStyle w:val="XML3"/>
            </w:pPr>
            <w:r>
              <w:t>type binary;</w:t>
            </w:r>
          </w:p>
          <w:p w14:paraId="1B4D11C5" w14:textId="1801E962" w:rsidR="00F542D1" w:rsidRDefault="00F542D1" w:rsidP="00A5498C">
            <w:pPr>
              <w:pStyle w:val="XML3"/>
            </w:pPr>
            <w:r>
              <w:t>mandatory true;</w:t>
            </w:r>
          </w:p>
          <w:p w14:paraId="76AF75A0" w14:textId="5C97B69A" w:rsidR="00F542D1" w:rsidRDefault="00F542D1" w:rsidP="00A5498C">
            <w:pPr>
              <w:pStyle w:val="XML2"/>
            </w:pPr>
            <w:r>
              <w:t>}</w:t>
            </w:r>
          </w:p>
          <w:p w14:paraId="44406AC5" w14:textId="0749B6FA" w:rsidR="00F542D1" w:rsidRDefault="00F542D1" w:rsidP="00A5498C">
            <w:pPr>
              <w:pStyle w:val="XML2"/>
            </w:pPr>
            <w:r>
              <w:lastRenderedPageBreak/>
              <w:t>leaf Seed {</w:t>
            </w:r>
          </w:p>
          <w:p w14:paraId="764CD3C4" w14:textId="39845D6B" w:rsidR="00F542D1" w:rsidRDefault="00F542D1" w:rsidP="00A5498C">
            <w:pPr>
              <w:pStyle w:val="XML3"/>
            </w:pPr>
            <w:proofErr w:type="gramStart"/>
            <w:r>
              <w:t>when</w:t>
            </w:r>
            <w:proofErr w:type="gramEnd"/>
            <w:r>
              <w:t xml:space="preserve"> "count(../PgenCounter) != 0";</w:t>
            </w:r>
          </w:p>
          <w:p w14:paraId="7C64FBFD" w14:textId="0A3ABFAA" w:rsidR="00F542D1" w:rsidRDefault="00F542D1" w:rsidP="00A5498C">
            <w:pPr>
              <w:pStyle w:val="XML3"/>
            </w:pPr>
            <w:r>
              <w:t>type binary;</w:t>
            </w:r>
          </w:p>
          <w:p w14:paraId="4924076E" w14:textId="7A40C204" w:rsidR="00F542D1" w:rsidRDefault="00F542D1" w:rsidP="00A5498C">
            <w:pPr>
              <w:pStyle w:val="XML3"/>
            </w:pPr>
            <w:r>
              <w:t>mandatory true;</w:t>
            </w:r>
          </w:p>
          <w:p w14:paraId="063DDDCF" w14:textId="277E7531" w:rsidR="00F542D1" w:rsidRDefault="00F542D1" w:rsidP="00A5498C">
            <w:pPr>
              <w:pStyle w:val="XML2"/>
            </w:pPr>
            <w:r>
              <w:t>}</w:t>
            </w:r>
          </w:p>
          <w:p w14:paraId="0E72EF52" w14:textId="48899F32" w:rsidR="00F542D1" w:rsidRDefault="00F542D1" w:rsidP="00A5498C">
            <w:pPr>
              <w:pStyle w:val="XML2"/>
            </w:pPr>
            <w:r>
              <w:t>leaf PgenCounter {</w:t>
            </w:r>
          </w:p>
          <w:p w14:paraId="6A53DB34" w14:textId="1923E025" w:rsidR="00F542D1" w:rsidRDefault="00F542D1" w:rsidP="00A5498C">
            <w:pPr>
              <w:pStyle w:val="XML3"/>
            </w:pPr>
            <w:proofErr w:type="gramStart"/>
            <w:r>
              <w:t>when</w:t>
            </w:r>
            <w:proofErr w:type="gramEnd"/>
            <w:r>
              <w:t xml:space="preserve"> "count(../Seed) != 0";</w:t>
            </w:r>
          </w:p>
          <w:p w14:paraId="2E0D3F7F" w14:textId="34DA017D" w:rsidR="00F542D1" w:rsidRDefault="00F542D1" w:rsidP="00A5498C">
            <w:pPr>
              <w:pStyle w:val="XML3"/>
            </w:pPr>
            <w:r>
              <w:t>type binary;</w:t>
            </w:r>
          </w:p>
          <w:p w14:paraId="4D49AA4D" w14:textId="21AB9A15" w:rsidR="00F542D1" w:rsidRDefault="00F542D1" w:rsidP="00A5498C">
            <w:pPr>
              <w:pStyle w:val="XML3"/>
            </w:pPr>
            <w:r>
              <w:t>mandatory true;</w:t>
            </w:r>
          </w:p>
          <w:p w14:paraId="1E172A89" w14:textId="1EBF90EE" w:rsidR="00F542D1" w:rsidRDefault="00F542D1" w:rsidP="00A5498C">
            <w:pPr>
              <w:pStyle w:val="XML2"/>
            </w:pPr>
            <w:r>
              <w:t>}</w:t>
            </w:r>
          </w:p>
          <w:p w14:paraId="79C78615" w14:textId="77777777" w:rsidR="00F542D1" w:rsidRDefault="00F542D1">
            <w:pPr>
              <w:pStyle w:val="XML1"/>
            </w:pPr>
            <w:r>
              <w:t>}</w:t>
            </w:r>
          </w:p>
          <w:p w14:paraId="77DAFC9A" w14:textId="77777777" w:rsidR="00F542D1" w:rsidRDefault="00F542D1" w:rsidP="00F542D1">
            <w:pPr>
              <w:pStyle w:val="XML1"/>
            </w:pPr>
          </w:p>
          <w:p w14:paraId="3C633570" w14:textId="77777777" w:rsidR="00F542D1" w:rsidRDefault="00F542D1" w:rsidP="00F542D1">
            <w:pPr>
              <w:pStyle w:val="XML1"/>
            </w:pPr>
            <w:r>
              <w:t>grouping RSAKeyValueType {</w:t>
            </w:r>
          </w:p>
          <w:p w14:paraId="4505DDD5" w14:textId="7CD7A4D2" w:rsidR="00F542D1" w:rsidRDefault="00F542D1" w:rsidP="00A5498C">
            <w:pPr>
              <w:pStyle w:val="XML2"/>
            </w:pPr>
            <w:r>
              <w:t>leaf Modulus {</w:t>
            </w:r>
          </w:p>
          <w:p w14:paraId="0D1C0D8C" w14:textId="17AA4912" w:rsidR="00F542D1" w:rsidRDefault="00F542D1" w:rsidP="00A5498C">
            <w:pPr>
              <w:pStyle w:val="XML3"/>
            </w:pPr>
            <w:r>
              <w:t>type binary;</w:t>
            </w:r>
          </w:p>
          <w:p w14:paraId="08406D2F" w14:textId="223920D5" w:rsidR="00F542D1" w:rsidRDefault="00F542D1" w:rsidP="00A5498C">
            <w:pPr>
              <w:pStyle w:val="XML3"/>
            </w:pPr>
            <w:r>
              <w:t>mandatory true;</w:t>
            </w:r>
          </w:p>
          <w:p w14:paraId="2AA955D4" w14:textId="0A753D6F" w:rsidR="00F542D1" w:rsidRDefault="00F542D1" w:rsidP="00A5498C">
            <w:pPr>
              <w:pStyle w:val="XML2"/>
            </w:pPr>
            <w:r>
              <w:t>}</w:t>
            </w:r>
          </w:p>
          <w:p w14:paraId="3D4E70DF" w14:textId="16E9319C" w:rsidR="00F542D1" w:rsidRDefault="00F542D1" w:rsidP="00A5498C">
            <w:pPr>
              <w:pStyle w:val="XML2"/>
            </w:pPr>
            <w:r>
              <w:t>leaf Exponent {</w:t>
            </w:r>
          </w:p>
          <w:p w14:paraId="054CE019" w14:textId="5B12B8BA" w:rsidR="00F542D1" w:rsidRDefault="00F542D1" w:rsidP="00A5498C">
            <w:pPr>
              <w:pStyle w:val="XML3"/>
            </w:pPr>
            <w:r>
              <w:t>type binary;</w:t>
            </w:r>
          </w:p>
          <w:p w14:paraId="713DE4B0" w14:textId="1584162A" w:rsidR="00F542D1" w:rsidRDefault="00F542D1" w:rsidP="00A5498C">
            <w:pPr>
              <w:pStyle w:val="XML3"/>
            </w:pPr>
            <w:r>
              <w:t>mandatory true;</w:t>
            </w:r>
          </w:p>
          <w:p w14:paraId="6E7B2A52" w14:textId="024398AC" w:rsidR="00F542D1" w:rsidRDefault="00F542D1" w:rsidP="00A5498C">
            <w:pPr>
              <w:pStyle w:val="XML2"/>
            </w:pPr>
            <w:r>
              <w:t>}</w:t>
            </w:r>
          </w:p>
          <w:p w14:paraId="36DC7A01" w14:textId="06138BB2" w:rsidR="00F542D1" w:rsidRPr="009F1B7D" w:rsidRDefault="00F542D1" w:rsidP="00F542D1">
            <w:pPr>
              <w:pStyle w:val="XML1"/>
            </w:pPr>
            <w:r>
              <w:t>}</w:t>
            </w:r>
          </w:p>
        </w:tc>
      </w:tr>
    </w:tbl>
    <w:p w14:paraId="2A8AA651" w14:textId="14C36BD8" w:rsidR="0002263D" w:rsidRDefault="0002263D" w:rsidP="0002263D">
      <w:pPr>
        <w:pStyle w:val="Heading2"/>
      </w:pPr>
      <w:bookmarkStart w:id="1447" w:name="_Toc320556744"/>
      <w:bookmarkEnd w:id="1446"/>
      <w:r>
        <w:lastRenderedPageBreak/>
        <w:t>OpenFlow Flow Table</w:t>
      </w:r>
      <w:bookmarkEnd w:id="1447"/>
    </w:p>
    <w:p w14:paraId="241B4CD7" w14:textId="157E9122" w:rsidR="0002263D" w:rsidRDefault="0002263D" w:rsidP="0002263D">
      <w:r>
        <w:t xml:space="preserve">The OpenFlow </w:t>
      </w:r>
      <w:r w:rsidR="00971A60">
        <w:t>Flow Table</w:t>
      </w:r>
      <w:r>
        <w:t xml:space="preserve"> is an instance of an OpenFlow res</w:t>
      </w:r>
      <w:r w:rsidR="00971A60">
        <w:t>ource. It contains list of flow table properties. The OpenFlow flow table</w:t>
      </w:r>
      <w:r>
        <w:t xml:space="preserve"> is a logical </w:t>
      </w:r>
      <w:r w:rsidR="00971A60">
        <w:t>context which represents a flow table</w:t>
      </w:r>
      <w:r>
        <w:t xml:space="preserve"> as described in the OpenFlow protocol specification.</w:t>
      </w:r>
    </w:p>
    <w:p w14:paraId="0525C19B" w14:textId="77777777" w:rsidR="00971A60" w:rsidRDefault="00971A60" w:rsidP="00971A60">
      <w:pPr>
        <w:pStyle w:val="Heading3"/>
        <w:keepLines w:val="0"/>
        <w:ind w:left="720" w:hanging="720"/>
      </w:pPr>
      <w:bookmarkStart w:id="1448" w:name="_Toc320556745"/>
      <w:r w:rsidRPr="00DB42FD">
        <w:lastRenderedPageBreak/>
        <w:t>UML Diagram</w:t>
      </w:r>
      <w:bookmarkEnd w:id="1448"/>
    </w:p>
    <w:p w14:paraId="736333AE" w14:textId="6F730472" w:rsidR="00E26F0F" w:rsidRDefault="00A5340E" w:rsidP="00E26F0F">
      <w:pPr>
        <w:pStyle w:val="Caption"/>
        <w:jc w:val="center"/>
        <w:rPr>
          <w:color w:val="auto"/>
        </w:rPr>
      </w:pPr>
      <w:r>
        <w:object w:dxaOrig="6900" w:dyaOrig="5815" w14:anchorId="52307FF0">
          <v:shape id="_x0000_i1038" type="#_x0000_t75" style="width:345.05pt;height:290.15pt" o:ole="">
            <v:imagedata r:id="rId41" o:title=""/>
          </v:shape>
          <o:OLEObject Type="Embed" ProgID="Visio.Drawing.11" ShapeID="_x0000_i1038" DrawAspect="Content" ObjectID="_1406116127" r:id="rId42"/>
        </w:object>
      </w:r>
    </w:p>
    <w:p w14:paraId="72664952" w14:textId="05B19E0C" w:rsidR="00D74709" w:rsidRPr="00A3202A" w:rsidRDefault="00E26F0F" w:rsidP="00A3202A">
      <w:pPr>
        <w:pStyle w:val="Caption"/>
      </w:pPr>
      <w:r w:rsidRPr="00A3202A">
        <w:t xml:space="preserve">Figure </w:t>
      </w:r>
      <w:r w:rsidR="00384805" w:rsidRPr="00A3202A">
        <w:t>15</w:t>
      </w:r>
      <w:r w:rsidRPr="00A3202A">
        <w:t xml:space="preserve">: Data Model Diagram for </w:t>
      </w:r>
      <w:r w:rsidR="00C012A0">
        <w:t>Flow Table</w:t>
      </w:r>
    </w:p>
    <w:p w14:paraId="54545E09" w14:textId="5A49503B" w:rsidR="00971A60" w:rsidRDefault="00971A60" w:rsidP="00971A60">
      <w:pPr>
        <w:pStyle w:val="Heading3"/>
        <w:keepLines w:val="0"/>
        <w:ind w:left="720" w:hanging="720"/>
      </w:pPr>
      <w:bookmarkStart w:id="1449" w:name="_Toc320556746"/>
      <w:r>
        <w:t>XML Schema</w:t>
      </w:r>
      <w:bookmarkEnd w:id="1449"/>
    </w:p>
    <w:tbl>
      <w:tblPr>
        <w:tblStyle w:val="TableGrid"/>
        <w:tblW w:w="0" w:type="auto"/>
        <w:tblInd w:w="378" w:type="dxa"/>
        <w:shd w:val="clear" w:color="auto" w:fill="C8FCCD"/>
        <w:tblLook w:val="04A0" w:firstRow="1" w:lastRow="0" w:firstColumn="1" w:lastColumn="0" w:noHBand="0" w:noVBand="1"/>
      </w:tblPr>
      <w:tblGrid>
        <w:gridCol w:w="8820"/>
      </w:tblGrid>
      <w:tr w:rsidR="00182140" w:rsidRPr="009F1B7D" w14:paraId="61758408" w14:textId="77777777" w:rsidTr="00576FDE">
        <w:tc>
          <w:tcPr>
            <w:tcW w:w="8820" w:type="dxa"/>
            <w:shd w:val="clear" w:color="auto" w:fill="C8FCCD"/>
          </w:tcPr>
          <w:p w14:paraId="1D7AAA9B" w14:textId="6D186424" w:rsidR="00182140" w:rsidRPr="009F1B7D" w:rsidRDefault="00182140" w:rsidP="00576FDE">
            <w:pPr>
              <w:pStyle w:val="XML1"/>
            </w:pPr>
            <w:r w:rsidRPr="009F1B7D">
              <w:t>&lt;xs:complexType name="</w:t>
            </w:r>
            <w:r>
              <w:t>OFFlowTableType</w:t>
            </w:r>
            <w:r w:rsidRPr="009F1B7D">
              <w:t>"&gt;</w:t>
            </w:r>
          </w:p>
          <w:p w14:paraId="05EFC704" w14:textId="77777777" w:rsidR="00182140" w:rsidRPr="009F1B7D" w:rsidRDefault="00182140" w:rsidP="00576FDE">
            <w:pPr>
              <w:pStyle w:val="XML2"/>
            </w:pPr>
            <w:r w:rsidRPr="009F1B7D">
              <w:t>&lt;xs:complexContent&gt;</w:t>
            </w:r>
          </w:p>
          <w:p w14:paraId="5AB29B99" w14:textId="77777777" w:rsidR="00182140" w:rsidRPr="009F1B7D" w:rsidRDefault="00182140" w:rsidP="00576FDE">
            <w:pPr>
              <w:pStyle w:val="XML3"/>
            </w:pPr>
            <w:r w:rsidRPr="009F1B7D">
              <w:t>&lt;xs:extension base="OFResourceType"&gt;</w:t>
            </w:r>
          </w:p>
          <w:p w14:paraId="2DB6CCD6" w14:textId="5CB1B070" w:rsidR="007F456E" w:rsidRDefault="00182140" w:rsidP="007F456E">
            <w:pPr>
              <w:pStyle w:val="XML4"/>
            </w:pPr>
            <w:r w:rsidRPr="009F1B7D">
              <w:t>&lt;xs:sequence maxOccurs="1" minOccurs="1"&gt;</w:t>
            </w:r>
          </w:p>
          <w:p w14:paraId="1CA3D7CB" w14:textId="0BAB73EA" w:rsidR="00D26BE7" w:rsidRDefault="00D26BE7" w:rsidP="00025A73">
            <w:pPr>
              <w:pStyle w:val="XML5"/>
            </w:pPr>
            <w:r>
              <w:t>&lt;xs:element name=”max-entries” type=”xs:integer”/&gt;</w:t>
            </w:r>
          </w:p>
          <w:p w14:paraId="509E73AC" w14:textId="6D82AEE4" w:rsidR="00880595" w:rsidRDefault="00880595" w:rsidP="00025A73">
            <w:pPr>
              <w:pStyle w:val="XML5"/>
            </w:pPr>
            <w:r>
              <w:t>&lt;xs:element name="next-tables" type="OFNextFlowTables"/&gt;</w:t>
            </w:r>
          </w:p>
          <w:p w14:paraId="58DD039C" w14:textId="77777777" w:rsidR="007F456E" w:rsidRDefault="007F456E" w:rsidP="00025A73">
            <w:pPr>
              <w:pStyle w:val="XML5"/>
            </w:pPr>
            <w:r>
              <w:t>&lt;xs:element name="instructions" type="OFFlowTableInstructions"/&gt;</w:t>
            </w:r>
          </w:p>
          <w:p w14:paraId="45389BA4" w14:textId="3C7418C1" w:rsidR="00880595" w:rsidRDefault="007F456E" w:rsidP="006D25FF">
            <w:pPr>
              <w:pStyle w:val="XML5"/>
            </w:pPr>
            <w:r>
              <w:t>&lt;xs:element name="matches" type="OFFlowTableMatch</w:t>
            </w:r>
            <w:r w:rsidR="0027566C">
              <w:t>Fields</w:t>
            </w:r>
            <w:r>
              <w:t>"/&gt;</w:t>
            </w:r>
          </w:p>
          <w:p w14:paraId="068F95A9" w14:textId="77777777" w:rsidR="007F456E" w:rsidRDefault="007F456E" w:rsidP="00025A73">
            <w:pPr>
              <w:pStyle w:val="XML5"/>
            </w:pPr>
            <w:r>
              <w:t>&lt;xs:element name="write-actions" type="OFFlowTableWriteActions"/&gt;</w:t>
            </w:r>
          </w:p>
          <w:p w14:paraId="4D6D2EC3" w14:textId="77777777" w:rsidR="007F456E" w:rsidRDefault="007F456E" w:rsidP="00025A73">
            <w:pPr>
              <w:pStyle w:val="XML5"/>
            </w:pPr>
            <w:r>
              <w:t>&lt;xs:element name="apply-actions" type="OFFlowTableApplyActions"/&gt;</w:t>
            </w:r>
          </w:p>
          <w:p w14:paraId="5EBE7EA3" w14:textId="25230B80" w:rsidR="006D25FF" w:rsidRDefault="006D25FF" w:rsidP="006D25FF">
            <w:pPr>
              <w:pStyle w:val="XML5"/>
            </w:pPr>
            <w:r>
              <w:t>&lt;xs:element name="write-setfields" type="OFFlowTableMatchFields"/&gt;</w:t>
            </w:r>
          </w:p>
          <w:p w14:paraId="4D0D1B11" w14:textId="77777777" w:rsidR="006D25FF" w:rsidRDefault="006D25FF" w:rsidP="006D25FF">
            <w:pPr>
              <w:pStyle w:val="XML5"/>
            </w:pPr>
            <w:r>
              <w:t>&lt;xs:element name="apply-setfields" type="OFFlowTableMatchFields"/&gt;</w:t>
            </w:r>
          </w:p>
          <w:p w14:paraId="4811678E" w14:textId="08987C6C" w:rsidR="006D25FF" w:rsidRDefault="006D25FF" w:rsidP="006D25FF">
            <w:pPr>
              <w:pStyle w:val="XML5"/>
            </w:pPr>
            <w:r>
              <w:t>&lt;xs:element name="wildcards" type="OFFlowTableMatchFields"/&gt;</w:t>
            </w:r>
          </w:p>
          <w:p w14:paraId="70A7DBC8" w14:textId="77777777" w:rsidR="007F456E" w:rsidRDefault="007F456E" w:rsidP="00025A73">
            <w:pPr>
              <w:pStyle w:val="XML5"/>
            </w:pPr>
            <w:r>
              <w:t>&lt;xs:element name="metadata-match" type="xs:hexBinary"/&gt;</w:t>
            </w:r>
          </w:p>
          <w:p w14:paraId="1C8796D7" w14:textId="51329303" w:rsidR="007F456E" w:rsidRPr="009F1B7D" w:rsidRDefault="007F456E" w:rsidP="00025A73">
            <w:pPr>
              <w:pStyle w:val="XML5"/>
            </w:pPr>
            <w:r>
              <w:t>&lt;xs:element name="metadata-write" type="xs:hexBinary"/&gt;</w:t>
            </w:r>
          </w:p>
          <w:p w14:paraId="10CC5317" w14:textId="77777777" w:rsidR="00182140" w:rsidRPr="009F1B7D" w:rsidRDefault="00182140" w:rsidP="00576FDE">
            <w:pPr>
              <w:pStyle w:val="XML4"/>
            </w:pPr>
            <w:r w:rsidRPr="009F1B7D">
              <w:t>&lt;/xs:sequence&gt;</w:t>
            </w:r>
          </w:p>
          <w:p w14:paraId="099C49C3" w14:textId="77777777" w:rsidR="00182140" w:rsidRPr="009F1B7D" w:rsidRDefault="00182140" w:rsidP="00576FDE">
            <w:pPr>
              <w:pStyle w:val="XML3"/>
            </w:pPr>
            <w:r w:rsidRPr="009F1B7D">
              <w:t>&lt;/xs:extension&gt;</w:t>
            </w:r>
          </w:p>
          <w:p w14:paraId="4BC67E5A" w14:textId="77777777" w:rsidR="00182140" w:rsidRPr="009F1B7D" w:rsidRDefault="00182140" w:rsidP="00576FDE">
            <w:pPr>
              <w:pStyle w:val="XML2"/>
            </w:pPr>
            <w:r w:rsidRPr="009F1B7D">
              <w:t>&lt;/xs:complexContent&gt;</w:t>
            </w:r>
          </w:p>
          <w:p w14:paraId="18EA2B99" w14:textId="77777777" w:rsidR="00182140" w:rsidRDefault="00182140" w:rsidP="00576FDE">
            <w:pPr>
              <w:pStyle w:val="XML1"/>
            </w:pPr>
            <w:r w:rsidRPr="009F1B7D">
              <w:t>&lt;/xs:complexType&gt;</w:t>
            </w:r>
          </w:p>
          <w:p w14:paraId="6A974B72" w14:textId="77777777" w:rsidR="00182140" w:rsidRDefault="00182140" w:rsidP="00576FDE">
            <w:pPr>
              <w:pStyle w:val="XML1"/>
            </w:pPr>
          </w:p>
          <w:p w14:paraId="26C0E826" w14:textId="77777777" w:rsidR="007F456E" w:rsidRDefault="007F456E" w:rsidP="007F456E">
            <w:pPr>
              <w:pStyle w:val="XML1"/>
            </w:pPr>
            <w:r>
              <w:t>&lt;xs:complexType name="OFFlowTableInstructions"&gt;</w:t>
            </w:r>
          </w:p>
          <w:p w14:paraId="5196BE10" w14:textId="77777777" w:rsidR="007F456E" w:rsidRDefault="007F456E" w:rsidP="00025A73">
            <w:pPr>
              <w:pStyle w:val="XML2"/>
            </w:pPr>
            <w:r>
              <w:t>&lt;xs:sequence minOccurs="1" maxOccurs="unbounded"&gt;</w:t>
            </w:r>
          </w:p>
          <w:p w14:paraId="1F0657DD" w14:textId="77777777" w:rsidR="007F456E" w:rsidRDefault="007F456E" w:rsidP="00025A73">
            <w:pPr>
              <w:pStyle w:val="XML3"/>
            </w:pPr>
            <w:r>
              <w:t>&lt;xs:element name="type" type="OFInstructionType"/&gt;</w:t>
            </w:r>
          </w:p>
          <w:p w14:paraId="516569EA" w14:textId="77777777" w:rsidR="007F456E" w:rsidRDefault="007F456E" w:rsidP="00025A73">
            <w:pPr>
              <w:pStyle w:val="XML2"/>
            </w:pPr>
            <w:r>
              <w:t>&lt;/xs:sequence&gt;</w:t>
            </w:r>
          </w:p>
          <w:p w14:paraId="3A9D0B6D" w14:textId="77777777" w:rsidR="007F456E" w:rsidRDefault="007F456E" w:rsidP="007F456E">
            <w:pPr>
              <w:pStyle w:val="XML1"/>
            </w:pPr>
            <w:r>
              <w:t>&lt;/xs:complexType&gt;</w:t>
            </w:r>
          </w:p>
          <w:p w14:paraId="35CC3123" w14:textId="77777777" w:rsidR="007F456E" w:rsidRDefault="007F456E" w:rsidP="007F456E">
            <w:pPr>
              <w:pStyle w:val="XML1"/>
            </w:pPr>
          </w:p>
          <w:p w14:paraId="5720AD38" w14:textId="54458C0A" w:rsidR="003F031E" w:rsidRDefault="003F031E" w:rsidP="003F031E">
            <w:pPr>
              <w:pStyle w:val="XML1"/>
            </w:pPr>
            <w:r>
              <w:t>&lt;xs:complexType name="OFNextFlowTables"&gt;</w:t>
            </w:r>
          </w:p>
          <w:p w14:paraId="1BA21DB4" w14:textId="77777777" w:rsidR="003F031E" w:rsidRDefault="003F031E" w:rsidP="003F031E">
            <w:pPr>
              <w:pStyle w:val="XML2"/>
            </w:pPr>
            <w:r>
              <w:t>&lt;xs:sequence minOccurs="1" maxOccurs="unbounded"&gt;</w:t>
            </w:r>
          </w:p>
          <w:p w14:paraId="355A4C7F" w14:textId="58B80EA4" w:rsidR="003F031E" w:rsidRDefault="003F031E" w:rsidP="003F031E">
            <w:pPr>
              <w:pStyle w:val="XML3"/>
            </w:pPr>
            <w:r>
              <w:t>&lt;xs:element name="table-id" type="OFConfigID"/&gt;</w:t>
            </w:r>
          </w:p>
          <w:p w14:paraId="64357043" w14:textId="77777777" w:rsidR="003F031E" w:rsidRDefault="003F031E" w:rsidP="003F031E">
            <w:pPr>
              <w:pStyle w:val="XML2"/>
            </w:pPr>
            <w:r>
              <w:t>&lt;/xs:sequence&gt;</w:t>
            </w:r>
          </w:p>
          <w:p w14:paraId="7120A928" w14:textId="77777777" w:rsidR="003F031E" w:rsidRDefault="003F031E" w:rsidP="003F031E">
            <w:pPr>
              <w:pStyle w:val="XML1"/>
            </w:pPr>
            <w:r>
              <w:t>&lt;/xs:complexType&gt;</w:t>
            </w:r>
          </w:p>
          <w:p w14:paraId="43D17FCD" w14:textId="77777777" w:rsidR="003F031E" w:rsidRDefault="003F031E" w:rsidP="007F456E">
            <w:pPr>
              <w:pStyle w:val="XML1"/>
            </w:pPr>
          </w:p>
          <w:p w14:paraId="7585CBB3" w14:textId="79C88382" w:rsidR="007F456E" w:rsidRDefault="007F456E" w:rsidP="007F456E">
            <w:pPr>
              <w:pStyle w:val="XML1"/>
            </w:pPr>
            <w:r>
              <w:t>&lt;xs:complexType name="OFFlowTableMatche</w:t>
            </w:r>
            <w:r w:rsidR="00E00803">
              <w:t>Fields</w:t>
            </w:r>
            <w:r>
              <w:t>"&gt;</w:t>
            </w:r>
          </w:p>
          <w:p w14:paraId="28E496E0" w14:textId="77777777" w:rsidR="007F456E" w:rsidRDefault="007F456E" w:rsidP="00025A73">
            <w:pPr>
              <w:pStyle w:val="XML2"/>
            </w:pPr>
            <w:r>
              <w:t>&lt;xs:sequence minOccurs="1" maxOccurs="unbounded"&gt;</w:t>
            </w:r>
          </w:p>
          <w:p w14:paraId="647CEB29" w14:textId="7769367C" w:rsidR="007F456E" w:rsidRDefault="007F456E" w:rsidP="00025A73">
            <w:pPr>
              <w:pStyle w:val="XML3"/>
            </w:pPr>
            <w:r>
              <w:t>&lt;xs:element name="type" type="OFMatch</w:t>
            </w:r>
            <w:r w:rsidR="00E00803">
              <w:t>Field</w:t>
            </w:r>
            <w:r>
              <w:t>Type"/&gt;</w:t>
            </w:r>
          </w:p>
          <w:p w14:paraId="2756714B" w14:textId="77777777" w:rsidR="007F456E" w:rsidRDefault="007F456E" w:rsidP="00025A73">
            <w:pPr>
              <w:pStyle w:val="XML2"/>
            </w:pPr>
            <w:r>
              <w:t>&lt;/xs:sequence&gt;</w:t>
            </w:r>
          </w:p>
          <w:p w14:paraId="3A450537" w14:textId="77777777" w:rsidR="007F456E" w:rsidRDefault="007F456E" w:rsidP="007F456E">
            <w:pPr>
              <w:pStyle w:val="XML1"/>
            </w:pPr>
            <w:r>
              <w:t>&lt;/xs:complexType&gt;</w:t>
            </w:r>
          </w:p>
          <w:p w14:paraId="04E5E6F3" w14:textId="77777777" w:rsidR="007F456E" w:rsidRDefault="007F456E" w:rsidP="007F456E">
            <w:pPr>
              <w:pStyle w:val="XML1"/>
            </w:pPr>
          </w:p>
          <w:p w14:paraId="02D9B533" w14:textId="77777777" w:rsidR="007F456E" w:rsidRDefault="007F456E" w:rsidP="007F456E">
            <w:pPr>
              <w:pStyle w:val="XML1"/>
            </w:pPr>
            <w:r>
              <w:t>&lt;xs:complexType name="OFFlowTableWriteActions"&gt;</w:t>
            </w:r>
          </w:p>
          <w:p w14:paraId="75090C7D" w14:textId="77777777" w:rsidR="007F456E" w:rsidRDefault="007F456E" w:rsidP="00025A73">
            <w:pPr>
              <w:pStyle w:val="XML2"/>
            </w:pPr>
            <w:r>
              <w:t>&lt;xs:sequence minOccurs="1" maxOccurs="unbounded"&gt;</w:t>
            </w:r>
          </w:p>
          <w:p w14:paraId="773102A2" w14:textId="77777777" w:rsidR="007F456E" w:rsidRDefault="007F456E" w:rsidP="00025A73">
            <w:pPr>
              <w:pStyle w:val="XML3"/>
            </w:pPr>
            <w:r>
              <w:t>&lt;xs:element name="type" type="OFActionType"/&gt;</w:t>
            </w:r>
          </w:p>
          <w:p w14:paraId="2E3EEEEC" w14:textId="77777777" w:rsidR="007F456E" w:rsidRDefault="007F456E" w:rsidP="00025A73">
            <w:pPr>
              <w:pStyle w:val="XML2"/>
            </w:pPr>
            <w:r>
              <w:t>&lt;/xs:sequence&gt;</w:t>
            </w:r>
          </w:p>
          <w:p w14:paraId="3F60A721" w14:textId="77777777" w:rsidR="007F456E" w:rsidRDefault="007F456E" w:rsidP="007F456E">
            <w:pPr>
              <w:pStyle w:val="XML1"/>
            </w:pPr>
            <w:r>
              <w:t>&lt;/xs:complexType&gt;</w:t>
            </w:r>
          </w:p>
          <w:p w14:paraId="79F87D31" w14:textId="77777777" w:rsidR="007F456E" w:rsidRDefault="007F456E" w:rsidP="007F456E">
            <w:pPr>
              <w:pStyle w:val="XML1"/>
            </w:pPr>
          </w:p>
          <w:p w14:paraId="4CE7C9B2" w14:textId="77777777" w:rsidR="007F456E" w:rsidRDefault="007F456E" w:rsidP="007F456E">
            <w:pPr>
              <w:pStyle w:val="XML1"/>
            </w:pPr>
            <w:r>
              <w:t>&lt;xs:complexType name="OFFlowTableApplyActions"&gt;</w:t>
            </w:r>
          </w:p>
          <w:p w14:paraId="7331861B" w14:textId="77777777" w:rsidR="007F456E" w:rsidRDefault="007F456E" w:rsidP="00025A73">
            <w:pPr>
              <w:pStyle w:val="XML2"/>
            </w:pPr>
            <w:r>
              <w:t>&lt;xs:sequence minOccurs="1" maxOccurs="unbounded"&gt;</w:t>
            </w:r>
          </w:p>
          <w:p w14:paraId="4DF2AED9" w14:textId="77777777" w:rsidR="007F456E" w:rsidRDefault="007F456E" w:rsidP="00025A73">
            <w:pPr>
              <w:pStyle w:val="XML3"/>
            </w:pPr>
            <w:r>
              <w:t>&lt;xs:element name="type" type="OFActionType"/&gt;</w:t>
            </w:r>
          </w:p>
          <w:p w14:paraId="722A8A07" w14:textId="77777777" w:rsidR="007F456E" w:rsidRDefault="007F456E" w:rsidP="00025A73">
            <w:pPr>
              <w:pStyle w:val="XML2"/>
            </w:pPr>
            <w:r>
              <w:t>&lt;/xs:sequence&gt;</w:t>
            </w:r>
          </w:p>
          <w:p w14:paraId="64FE2E85" w14:textId="77777777" w:rsidR="007F456E" w:rsidRDefault="007F456E" w:rsidP="007F456E">
            <w:pPr>
              <w:pStyle w:val="XML1"/>
            </w:pPr>
            <w:r>
              <w:t>&lt;/xs:complexType&gt;</w:t>
            </w:r>
          </w:p>
          <w:p w14:paraId="064B8773" w14:textId="77777777" w:rsidR="007F456E" w:rsidRDefault="007F456E" w:rsidP="007F456E">
            <w:pPr>
              <w:pStyle w:val="XML1"/>
            </w:pPr>
          </w:p>
          <w:p w14:paraId="1A98062B" w14:textId="1A5C3B92" w:rsidR="007F456E" w:rsidRDefault="007F456E" w:rsidP="007F456E">
            <w:pPr>
              <w:pStyle w:val="XML1"/>
            </w:pPr>
            <w:r>
              <w:t>&lt;xs:simpleType name="OFMatch</w:t>
            </w:r>
            <w:r w:rsidR="00E00803">
              <w:t>Field</w:t>
            </w:r>
            <w:r>
              <w:t>Type"&gt;</w:t>
            </w:r>
          </w:p>
          <w:p w14:paraId="55316CB9" w14:textId="77777777" w:rsidR="007F456E" w:rsidRDefault="007F456E" w:rsidP="00025A73">
            <w:pPr>
              <w:pStyle w:val="XML2"/>
            </w:pPr>
            <w:r>
              <w:t>&lt;xs:annotation&gt;</w:t>
            </w:r>
          </w:p>
          <w:p w14:paraId="6424CB86" w14:textId="5F6601B7" w:rsidR="007F456E" w:rsidRDefault="007F456E" w:rsidP="00025A73">
            <w:pPr>
              <w:pStyle w:val="XML3"/>
            </w:pPr>
            <w:r>
              <w:t>&lt;xs</w:t>
            </w:r>
            <w:proofErr w:type="gramStart"/>
            <w:r>
              <w:t>:documentation</w:t>
            </w:r>
            <w:proofErr w:type="gramEnd"/>
            <w:r>
              <w:t xml:space="preserve">&gt; The open flow match </w:t>
            </w:r>
            <w:r w:rsidR="00E00803">
              <w:t xml:space="preserve">field </w:t>
            </w:r>
            <w:r>
              <w:t>types. See OpenFlow protocol 1.2 section A.2.3.7</w:t>
            </w:r>
            <w:r>
              <w:tab/>
            </w:r>
            <w:r>
              <w:tab/>
            </w:r>
          </w:p>
          <w:p w14:paraId="72A0B71B" w14:textId="77777777" w:rsidR="007F456E" w:rsidRDefault="007F456E" w:rsidP="00025A73">
            <w:pPr>
              <w:pStyle w:val="XML3"/>
            </w:pPr>
            <w:r>
              <w:t>&lt;/xs:documentation&gt;</w:t>
            </w:r>
          </w:p>
          <w:p w14:paraId="1A9D8870" w14:textId="77777777" w:rsidR="007F456E" w:rsidRDefault="007F456E" w:rsidP="00025A73">
            <w:pPr>
              <w:pStyle w:val="XML2"/>
            </w:pPr>
            <w:r>
              <w:t>&lt;/xs:annotation&gt;</w:t>
            </w:r>
          </w:p>
          <w:p w14:paraId="2887ED4E" w14:textId="77777777" w:rsidR="007F456E" w:rsidRDefault="007F456E" w:rsidP="00025A73">
            <w:pPr>
              <w:pStyle w:val="XML2"/>
            </w:pPr>
            <w:r>
              <w:t>&lt;xs:restriction base="xs:string"&gt;</w:t>
            </w:r>
          </w:p>
          <w:p w14:paraId="01A7A128" w14:textId="77777777" w:rsidR="007F456E" w:rsidRDefault="007F456E" w:rsidP="00025A73">
            <w:pPr>
              <w:pStyle w:val="XML3"/>
            </w:pPr>
            <w:r>
              <w:t>&lt;xs:enumeration value="input-port"/&gt;</w:t>
            </w:r>
          </w:p>
          <w:p w14:paraId="16DE2A84" w14:textId="77777777" w:rsidR="007F456E" w:rsidRDefault="007F456E" w:rsidP="00025A73">
            <w:pPr>
              <w:pStyle w:val="XML3"/>
            </w:pPr>
            <w:r>
              <w:t>&lt;xs:enumeration value="physical-input-port"/&gt;</w:t>
            </w:r>
          </w:p>
          <w:p w14:paraId="6411B928" w14:textId="77777777" w:rsidR="007F456E" w:rsidRDefault="007F456E" w:rsidP="00025A73">
            <w:pPr>
              <w:pStyle w:val="XML3"/>
            </w:pPr>
            <w:r>
              <w:t>&lt;xs:enumeration value="metadata"/&gt;</w:t>
            </w:r>
          </w:p>
          <w:p w14:paraId="16F92982" w14:textId="77777777" w:rsidR="007F456E" w:rsidRDefault="007F456E" w:rsidP="00025A73">
            <w:pPr>
              <w:pStyle w:val="XML3"/>
            </w:pPr>
            <w:r>
              <w:t>&lt;xs:enumeration value="ethernet-dest"/&gt;</w:t>
            </w:r>
          </w:p>
          <w:p w14:paraId="6FBA26A8" w14:textId="77777777" w:rsidR="007F456E" w:rsidRDefault="007F456E" w:rsidP="00025A73">
            <w:pPr>
              <w:pStyle w:val="XML3"/>
            </w:pPr>
            <w:r>
              <w:t>&lt;xs:enumeration value="ethernet-src"/&gt;</w:t>
            </w:r>
          </w:p>
          <w:p w14:paraId="5369F158" w14:textId="77777777" w:rsidR="007F456E" w:rsidRDefault="007F456E" w:rsidP="00025A73">
            <w:pPr>
              <w:pStyle w:val="XML3"/>
            </w:pPr>
            <w:r>
              <w:t>&lt;xs:enumeration value="ethernet-frame-type"/&gt;</w:t>
            </w:r>
          </w:p>
          <w:p w14:paraId="225C8F9E" w14:textId="77777777" w:rsidR="007F456E" w:rsidRDefault="007F456E" w:rsidP="00025A73">
            <w:pPr>
              <w:pStyle w:val="XML3"/>
            </w:pPr>
            <w:r>
              <w:t>&lt;xs:enumeration value="vlan-id"/&gt;</w:t>
            </w:r>
          </w:p>
          <w:p w14:paraId="53FE6149" w14:textId="77777777" w:rsidR="007F456E" w:rsidRDefault="007F456E" w:rsidP="00025A73">
            <w:pPr>
              <w:pStyle w:val="XML3"/>
            </w:pPr>
            <w:r>
              <w:t>&lt;xs:enumeration value="vlan-priority"/&gt;</w:t>
            </w:r>
          </w:p>
          <w:p w14:paraId="60E712E5" w14:textId="77777777" w:rsidR="007F456E" w:rsidRDefault="007F456E" w:rsidP="00025A73">
            <w:pPr>
              <w:pStyle w:val="XML3"/>
            </w:pPr>
            <w:r>
              <w:t>&lt;xs:enumeration value="ip-dscp"/&gt;</w:t>
            </w:r>
          </w:p>
          <w:p w14:paraId="1BCCD22E" w14:textId="77777777" w:rsidR="007F456E" w:rsidRDefault="007F456E" w:rsidP="00025A73">
            <w:pPr>
              <w:pStyle w:val="XML3"/>
            </w:pPr>
            <w:r>
              <w:t>&lt;xs:enumeration value="ip-ecn"/&gt;</w:t>
            </w:r>
          </w:p>
          <w:p w14:paraId="1BA7F346" w14:textId="77777777" w:rsidR="007F456E" w:rsidRDefault="007F456E" w:rsidP="00025A73">
            <w:pPr>
              <w:pStyle w:val="XML3"/>
            </w:pPr>
            <w:r>
              <w:t>&lt;xs:enumeration value="ip-protocol"/&gt;</w:t>
            </w:r>
          </w:p>
          <w:p w14:paraId="152C7FA0" w14:textId="77777777" w:rsidR="007F456E" w:rsidRDefault="007F456E" w:rsidP="00025A73">
            <w:pPr>
              <w:pStyle w:val="XML3"/>
            </w:pPr>
            <w:r>
              <w:t>&lt;xs:enumeration value="ipv4-src"/&gt;</w:t>
            </w:r>
          </w:p>
          <w:p w14:paraId="6728E3A1" w14:textId="77777777" w:rsidR="007F456E" w:rsidRDefault="007F456E" w:rsidP="00025A73">
            <w:pPr>
              <w:pStyle w:val="XML3"/>
            </w:pPr>
            <w:r>
              <w:t>&lt;xs:enumeration value="ipv4-dest"/&gt;</w:t>
            </w:r>
          </w:p>
          <w:p w14:paraId="26B194C5" w14:textId="77777777" w:rsidR="007F456E" w:rsidRDefault="007F456E" w:rsidP="00025A73">
            <w:pPr>
              <w:pStyle w:val="XML3"/>
            </w:pPr>
            <w:r>
              <w:t>&lt;xs:enumeration value="tcp-src"/&gt;</w:t>
            </w:r>
          </w:p>
          <w:p w14:paraId="05A51805" w14:textId="77777777" w:rsidR="007F456E" w:rsidRDefault="007F456E" w:rsidP="00025A73">
            <w:pPr>
              <w:pStyle w:val="XML3"/>
            </w:pPr>
            <w:r>
              <w:t>&lt;xs:enumeration value="tcp-dest"/&gt;</w:t>
            </w:r>
          </w:p>
          <w:p w14:paraId="2997321D" w14:textId="77777777" w:rsidR="007F456E" w:rsidRDefault="007F456E" w:rsidP="00025A73">
            <w:pPr>
              <w:pStyle w:val="XML3"/>
            </w:pPr>
            <w:r>
              <w:t>&lt;xs:enumeration value="udp-src"/&gt;</w:t>
            </w:r>
          </w:p>
          <w:p w14:paraId="286A4227" w14:textId="77777777" w:rsidR="007F456E" w:rsidRDefault="007F456E" w:rsidP="00025A73">
            <w:pPr>
              <w:pStyle w:val="XML3"/>
            </w:pPr>
            <w:r>
              <w:t>&lt;xs:enumeration value="udp-dest"/&gt;</w:t>
            </w:r>
          </w:p>
          <w:p w14:paraId="0F788DD0" w14:textId="77777777" w:rsidR="007F456E" w:rsidRDefault="007F456E" w:rsidP="00025A73">
            <w:pPr>
              <w:pStyle w:val="XML3"/>
            </w:pPr>
            <w:r>
              <w:t>&lt;xs:enumeration value="sctp-src"/&gt;</w:t>
            </w:r>
          </w:p>
          <w:p w14:paraId="1EE52E85" w14:textId="77777777" w:rsidR="007F456E" w:rsidRDefault="007F456E" w:rsidP="00025A73">
            <w:pPr>
              <w:pStyle w:val="XML3"/>
            </w:pPr>
            <w:r>
              <w:lastRenderedPageBreak/>
              <w:t>&lt;xs:enumeration value="sctp-dest"/&gt;</w:t>
            </w:r>
          </w:p>
          <w:p w14:paraId="59366281" w14:textId="77777777" w:rsidR="007F456E" w:rsidRDefault="007F456E" w:rsidP="00025A73">
            <w:pPr>
              <w:pStyle w:val="XML3"/>
            </w:pPr>
            <w:r>
              <w:t>&lt;xs:enumeration value="icmpv4-type"/&gt;</w:t>
            </w:r>
          </w:p>
          <w:p w14:paraId="166DE5ED" w14:textId="77777777" w:rsidR="007F456E" w:rsidRDefault="007F456E" w:rsidP="00025A73">
            <w:pPr>
              <w:pStyle w:val="XML3"/>
            </w:pPr>
            <w:r>
              <w:t>&lt;xs:enumeration value="icmpv4-code"/&gt;</w:t>
            </w:r>
          </w:p>
          <w:p w14:paraId="111A80A1" w14:textId="77777777" w:rsidR="007F456E" w:rsidRDefault="007F456E" w:rsidP="00025A73">
            <w:pPr>
              <w:pStyle w:val="XML3"/>
            </w:pPr>
            <w:r>
              <w:t>&lt;xs:enumeration value="arp-op"/&gt;</w:t>
            </w:r>
          </w:p>
          <w:p w14:paraId="40C55790" w14:textId="77777777" w:rsidR="007F456E" w:rsidRDefault="007F456E" w:rsidP="00025A73">
            <w:pPr>
              <w:pStyle w:val="XML3"/>
            </w:pPr>
            <w:r>
              <w:t>&lt;xs:enumeration value="arp-src-ip-address"/&gt;</w:t>
            </w:r>
          </w:p>
          <w:p w14:paraId="6DBCF631" w14:textId="77777777" w:rsidR="007F456E" w:rsidRDefault="007F456E" w:rsidP="00025A73">
            <w:pPr>
              <w:pStyle w:val="XML3"/>
            </w:pPr>
            <w:r>
              <w:t>&lt;xs:enumeration value="arp-target-ip-address"/&gt;</w:t>
            </w:r>
          </w:p>
          <w:p w14:paraId="053DAF90" w14:textId="77777777" w:rsidR="007F456E" w:rsidRDefault="007F456E" w:rsidP="00025A73">
            <w:pPr>
              <w:pStyle w:val="XML3"/>
            </w:pPr>
            <w:r>
              <w:t>&lt;xs:enumeration value="arp-src-hardware-address"/&gt;</w:t>
            </w:r>
          </w:p>
          <w:p w14:paraId="2A84E13C" w14:textId="77777777" w:rsidR="007F456E" w:rsidRDefault="007F456E" w:rsidP="00025A73">
            <w:pPr>
              <w:pStyle w:val="XML3"/>
            </w:pPr>
            <w:r>
              <w:t>&lt;xs:enumeration value="arp-target-hardware-address"/&gt;</w:t>
            </w:r>
          </w:p>
          <w:p w14:paraId="46C17DEF" w14:textId="77777777" w:rsidR="007F456E" w:rsidRDefault="007F456E" w:rsidP="00025A73">
            <w:pPr>
              <w:pStyle w:val="XML3"/>
            </w:pPr>
            <w:r>
              <w:t>&lt;xs:enumeration value="ipv6-src"/&gt;</w:t>
            </w:r>
          </w:p>
          <w:p w14:paraId="08090A13" w14:textId="77777777" w:rsidR="007F456E" w:rsidRDefault="007F456E" w:rsidP="00025A73">
            <w:pPr>
              <w:pStyle w:val="XML3"/>
            </w:pPr>
            <w:r>
              <w:t>&lt;xs:enumeration value="ipv6-dest"/&gt;</w:t>
            </w:r>
          </w:p>
          <w:p w14:paraId="5DD442FB" w14:textId="77777777" w:rsidR="007F456E" w:rsidRDefault="007F456E" w:rsidP="00025A73">
            <w:pPr>
              <w:pStyle w:val="XML3"/>
            </w:pPr>
            <w:r>
              <w:t>&lt;xs:enumeration value="ipv6-flow-label"/&gt;</w:t>
            </w:r>
          </w:p>
          <w:p w14:paraId="331A8D59" w14:textId="77777777" w:rsidR="007F456E" w:rsidRDefault="007F456E" w:rsidP="00025A73">
            <w:pPr>
              <w:pStyle w:val="XML3"/>
            </w:pPr>
            <w:r>
              <w:t>&lt;xs:enumeration value="icmpv6-type"/&gt;</w:t>
            </w:r>
          </w:p>
          <w:p w14:paraId="1CAD53F8" w14:textId="77777777" w:rsidR="007F456E" w:rsidRDefault="007F456E" w:rsidP="00025A73">
            <w:pPr>
              <w:pStyle w:val="XML3"/>
            </w:pPr>
            <w:r>
              <w:t>&lt;xs:enumeration value="icmpv6-code"/&gt;</w:t>
            </w:r>
          </w:p>
          <w:p w14:paraId="407B1341" w14:textId="77777777" w:rsidR="007F456E" w:rsidRDefault="007F456E" w:rsidP="00025A73">
            <w:pPr>
              <w:pStyle w:val="XML3"/>
            </w:pPr>
            <w:r>
              <w:t>&lt;xs:enumeration value="ipv6-nd-target"/&gt;</w:t>
            </w:r>
          </w:p>
          <w:p w14:paraId="4C9E8D5D" w14:textId="77777777" w:rsidR="007F456E" w:rsidRDefault="007F456E" w:rsidP="00025A73">
            <w:pPr>
              <w:pStyle w:val="XML3"/>
            </w:pPr>
            <w:r>
              <w:t>&lt;xs:enumeration value="ipv6-nd-source-link-layer"/&gt;</w:t>
            </w:r>
          </w:p>
          <w:p w14:paraId="79A20013" w14:textId="77777777" w:rsidR="007F456E" w:rsidRDefault="007F456E" w:rsidP="00025A73">
            <w:pPr>
              <w:pStyle w:val="XML3"/>
            </w:pPr>
            <w:r>
              <w:t>&lt;xs:enumeration value="ipv6-nd-target-link-layer"/&gt;</w:t>
            </w:r>
          </w:p>
          <w:p w14:paraId="56E9CA31" w14:textId="77777777" w:rsidR="007F456E" w:rsidRDefault="007F456E" w:rsidP="00025A73">
            <w:pPr>
              <w:pStyle w:val="XML3"/>
            </w:pPr>
            <w:r>
              <w:t>&lt;xs:enumeration value="mpls-label"/&gt;</w:t>
            </w:r>
          </w:p>
          <w:p w14:paraId="61FEAC37" w14:textId="77777777" w:rsidR="007F456E" w:rsidRDefault="007F456E" w:rsidP="00025A73">
            <w:pPr>
              <w:pStyle w:val="XML3"/>
            </w:pPr>
            <w:r>
              <w:t>&lt;xs:enumeration value="mpls-tc"/&gt;</w:t>
            </w:r>
          </w:p>
          <w:p w14:paraId="0221A1D6" w14:textId="77777777" w:rsidR="007F456E" w:rsidRDefault="007F456E" w:rsidP="00025A73">
            <w:pPr>
              <w:pStyle w:val="XML2"/>
            </w:pPr>
            <w:r>
              <w:t>&lt;/xs:restriction&gt;</w:t>
            </w:r>
          </w:p>
          <w:p w14:paraId="0AD9D2B8" w14:textId="5F4A38C6" w:rsidR="00182140" w:rsidRPr="009F1B7D" w:rsidRDefault="007F456E" w:rsidP="007F456E">
            <w:pPr>
              <w:pStyle w:val="XML1"/>
            </w:pPr>
            <w:r>
              <w:t>&lt;/xs:simpleType&gt;</w:t>
            </w:r>
          </w:p>
        </w:tc>
      </w:tr>
    </w:tbl>
    <w:p w14:paraId="3509B65A" w14:textId="77777777" w:rsidR="00182140" w:rsidRPr="00182140" w:rsidRDefault="00182140" w:rsidP="00025A73"/>
    <w:p w14:paraId="43A867B8" w14:textId="67150F59" w:rsidR="00971A60" w:rsidRDefault="00971A60" w:rsidP="00971A60">
      <w:pPr>
        <w:pStyle w:val="Heading3"/>
        <w:keepLines w:val="0"/>
        <w:ind w:left="720" w:hanging="720"/>
      </w:pPr>
      <w:bookmarkStart w:id="1450" w:name="_Toc320556747"/>
      <w:r>
        <w:t>XML Example</w:t>
      </w:r>
      <w:bookmarkEnd w:id="1450"/>
    </w:p>
    <w:tbl>
      <w:tblPr>
        <w:tblStyle w:val="TableGrid"/>
        <w:tblW w:w="0" w:type="auto"/>
        <w:tblInd w:w="378" w:type="dxa"/>
        <w:shd w:val="clear" w:color="auto" w:fill="C8FCCD"/>
        <w:tblLook w:val="04A0" w:firstRow="1" w:lastRow="0" w:firstColumn="1" w:lastColumn="0" w:noHBand="0" w:noVBand="1"/>
      </w:tblPr>
      <w:tblGrid>
        <w:gridCol w:w="8820"/>
      </w:tblGrid>
      <w:tr w:rsidR="007F456E" w:rsidRPr="009F1B7D" w14:paraId="1E7C384D" w14:textId="77777777" w:rsidTr="00576FDE">
        <w:tc>
          <w:tcPr>
            <w:tcW w:w="8820" w:type="dxa"/>
            <w:shd w:val="clear" w:color="auto" w:fill="C8FCCD"/>
          </w:tcPr>
          <w:p w14:paraId="61972B34" w14:textId="313F8A76" w:rsidR="000A2C19" w:rsidRDefault="000A2C19" w:rsidP="000A2C19">
            <w:pPr>
              <w:pStyle w:val="XML1"/>
            </w:pPr>
            <w:r>
              <w:t>&lt;flow-table&gt;</w:t>
            </w:r>
          </w:p>
          <w:p w14:paraId="14C002A0" w14:textId="019EE70D" w:rsidR="00695A32" w:rsidRDefault="00DB5417" w:rsidP="00025A73">
            <w:pPr>
              <w:pStyle w:val="XML2"/>
            </w:pPr>
            <w:r>
              <w:t>&lt;resource-id&gt;</w:t>
            </w:r>
            <w:r w:rsidR="0066460C">
              <w:t>flowtable</w:t>
            </w:r>
            <w:r>
              <w:t>1</w:t>
            </w:r>
            <w:r w:rsidR="00695A32">
              <w:t>&lt;/resource-id&gt;</w:t>
            </w:r>
          </w:p>
          <w:p w14:paraId="6DB3FCFF" w14:textId="2CFDC577" w:rsidR="00F15CEE" w:rsidRDefault="00F15CEE" w:rsidP="00025A73">
            <w:pPr>
              <w:pStyle w:val="XML2"/>
            </w:pPr>
            <w:r>
              <w:t>&lt;max-entries&gt;255&lt;/max-entries&gt;</w:t>
            </w:r>
          </w:p>
          <w:p w14:paraId="1E8D1F67" w14:textId="728ACCAD" w:rsidR="00F15CEE" w:rsidRDefault="00F15CEE" w:rsidP="00025A73">
            <w:pPr>
              <w:pStyle w:val="XML2"/>
            </w:pPr>
            <w:r>
              <w:t>&lt;next-tables&gt;</w:t>
            </w:r>
          </w:p>
          <w:p w14:paraId="51DAF38B" w14:textId="77777777" w:rsidR="00F15CEE" w:rsidRDefault="00F15CEE" w:rsidP="00025A73">
            <w:pPr>
              <w:pStyle w:val="XML2"/>
            </w:pPr>
            <w:r>
              <w:t xml:space="preserve">  &lt;table-id&gt;100&lt;/table-id&gt;</w:t>
            </w:r>
          </w:p>
          <w:p w14:paraId="48F9DFE4" w14:textId="11388F69" w:rsidR="00F15CEE" w:rsidRDefault="00F15CEE" w:rsidP="00025A73">
            <w:pPr>
              <w:pStyle w:val="XML2"/>
            </w:pPr>
            <w:r>
              <w:t xml:space="preserve">  &lt;table-id&gt;101&lt;/table-id&gt;</w:t>
            </w:r>
          </w:p>
          <w:p w14:paraId="57BE0E83" w14:textId="6DAFA6A8" w:rsidR="00F15CEE" w:rsidRDefault="00F15CEE" w:rsidP="00025A73">
            <w:pPr>
              <w:pStyle w:val="XML2"/>
            </w:pPr>
            <w:r>
              <w:t>&lt;/next-tables&gt;</w:t>
            </w:r>
          </w:p>
          <w:p w14:paraId="7F614214" w14:textId="77777777" w:rsidR="000A2C19" w:rsidRDefault="000A2C19" w:rsidP="00025A73">
            <w:pPr>
              <w:pStyle w:val="XML2"/>
            </w:pPr>
            <w:r>
              <w:t>&lt;instructions&gt;</w:t>
            </w:r>
          </w:p>
          <w:p w14:paraId="5130F173" w14:textId="77777777" w:rsidR="000A2C19" w:rsidRDefault="000A2C19" w:rsidP="00025A73">
            <w:pPr>
              <w:pStyle w:val="XML3"/>
            </w:pPr>
            <w:r>
              <w:t>&lt;type&gt;apply-actions&lt;/type&gt;</w:t>
            </w:r>
          </w:p>
          <w:p w14:paraId="5DABB01A" w14:textId="77777777" w:rsidR="000A2C19" w:rsidRDefault="000A2C19" w:rsidP="00025A73">
            <w:pPr>
              <w:pStyle w:val="XML3"/>
            </w:pPr>
            <w:r>
              <w:t>&lt;type&gt;clear-actions&lt;/type&gt;</w:t>
            </w:r>
          </w:p>
          <w:p w14:paraId="1E8FC1CB" w14:textId="77777777" w:rsidR="000A2C19" w:rsidRDefault="000A2C19" w:rsidP="00025A73">
            <w:pPr>
              <w:pStyle w:val="XML2"/>
            </w:pPr>
            <w:r>
              <w:t>&lt;/instructions&gt;</w:t>
            </w:r>
          </w:p>
          <w:p w14:paraId="0C0A5540" w14:textId="77777777" w:rsidR="000A2C19" w:rsidRDefault="000A2C19" w:rsidP="00025A73">
            <w:pPr>
              <w:pStyle w:val="XML2"/>
            </w:pPr>
            <w:r>
              <w:t>&lt;matches&gt;</w:t>
            </w:r>
          </w:p>
          <w:p w14:paraId="03753D30" w14:textId="77777777" w:rsidR="000A2C19" w:rsidRDefault="000A2C19" w:rsidP="00025A73">
            <w:pPr>
              <w:pStyle w:val="XML3"/>
            </w:pPr>
            <w:r>
              <w:t>&lt;type&gt;input-port&lt;/type&gt;</w:t>
            </w:r>
          </w:p>
          <w:p w14:paraId="43B9121C" w14:textId="77777777" w:rsidR="000A2C19" w:rsidRDefault="000A2C19" w:rsidP="00025A73">
            <w:pPr>
              <w:pStyle w:val="XML3"/>
            </w:pPr>
            <w:r>
              <w:t>&lt;type&gt;ethernet-dest&lt;/type&gt;</w:t>
            </w:r>
          </w:p>
          <w:p w14:paraId="2DF89470" w14:textId="77777777" w:rsidR="000A2C19" w:rsidRDefault="000A2C19" w:rsidP="00025A73">
            <w:pPr>
              <w:pStyle w:val="XML2"/>
            </w:pPr>
            <w:r>
              <w:t>&lt;/matches&gt;</w:t>
            </w:r>
          </w:p>
          <w:p w14:paraId="3463657B" w14:textId="77777777" w:rsidR="000A2C19" w:rsidRDefault="000A2C19" w:rsidP="00025A73">
            <w:pPr>
              <w:pStyle w:val="XML2"/>
            </w:pPr>
            <w:r>
              <w:t>&lt;write-actions&gt;</w:t>
            </w:r>
          </w:p>
          <w:p w14:paraId="6438DC86" w14:textId="77777777" w:rsidR="000A2C19" w:rsidRDefault="000A2C19" w:rsidP="00025A73">
            <w:pPr>
              <w:pStyle w:val="XML3"/>
            </w:pPr>
            <w:r>
              <w:t>&lt;type&gt;output&lt;/type&gt;</w:t>
            </w:r>
          </w:p>
          <w:p w14:paraId="7470ED66" w14:textId="77777777" w:rsidR="000A2C19" w:rsidRDefault="000A2C19" w:rsidP="00025A73">
            <w:pPr>
              <w:pStyle w:val="XML3"/>
            </w:pPr>
            <w:r>
              <w:t>&lt;type&gt;pop-mpls&lt;/type&gt;</w:t>
            </w:r>
          </w:p>
          <w:p w14:paraId="2B505166" w14:textId="77777777" w:rsidR="000A2C19" w:rsidRDefault="000A2C19" w:rsidP="00025A73">
            <w:pPr>
              <w:pStyle w:val="XML2"/>
            </w:pPr>
            <w:r>
              <w:t>&lt;/write-actions&gt;</w:t>
            </w:r>
          </w:p>
          <w:p w14:paraId="434F8CBF" w14:textId="77777777" w:rsidR="000A2C19" w:rsidRDefault="000A2C19" w:rsidP="00025A73">
            <w:pPr>
              <w:pStyle w:val="XML2"/>
            </w:pPr>
            <w:r>
              <w:t>&lt;apply-actions&gt;</w:t>
            </w:r>
          </w:p>
          <w:p w14:paraId="5DD75B4B" w14:textId="77777777" w:rsidR="000A2C19" w:rsidRDefault="000A2C19" w:rsidP="00025A73">
            <w:pPr>
              <w:pStyle w:val="XML3"/>
            </w:pPr>
            <w:r>
              <w:t>&lt;type&gt;output&lt;/type&gt;</w:t>
            </w:r>
          </w:p>
          <w:p w14:paraId="29D63945" w14:textId="77777777" w:rsidR="000A2C19" w:rsidRDefault="000A2C19" w:rsidP="00025A73">
            <w:pPr>
              <w:pStyle w:val="XML3"/>
            </w:pPr>
            <w:r>
              <w:t>&lt;type&gt;set-queue&lt;/type&gt;</w:t>
            </w:r>
          </w:p>
          <w:p w14:paraId="1A5FCA8F" w14:textId="77777777" w:rsidR="000A2C19" w:rsidRDefault="000A2C19" w:rsidP="00025A73">
            <w:pPr>
              <w:pStyle w:val="XML2"/>
            </w:pPr>
            <w:r>
              <w:t>&lt;/apply-actions&gt;</w:t>
            </w:r>
          </w:p>
          <w:p w14:paraId="5F073F6D" w14:textId="4C9177E4" w:rsidR="00443BB2" w:rsidRDefault="00443BB2" w:rsidP="00443BB2">
            <w:pPr>
              <w:pStyle w:val="XML2"/>
            </w:pPr>
            <w:r>
              <w:t>&lt;write-setfields&gt;</w:t>
            </w:r>
          </w:p>
          <w:p w14:paraId="453D924F" w14:textId="1FABB1AF" w:rsidR="00443BB2" w:rsidRDefault="00E82D5D" w:rsidP="00443BB2">
            <w:pPr>
              <w:pStyle w:val="XML3"/>
            </w:pPr>
            <w:r>
              <w:t>&lt;type&gt;ethernet-dest</w:t>
            </w:r>
            <w:r w:rsidR="00443BB2">
              <w:t>&lt;/type&gt;</w:t>
            </w:r>
          </w:p>
          <w:p w14:paraId="6622CA7F" w14:textId="435C77C8" w:rsidR="00443BB2" w:rsidRDefault="00443BB2" w:rsidP="00443BB2">
            <w:pPr>
              <w:pStyle w:val="XML2"/>
            </w:pPr>
            <w:r>
              <w:t>&lt;/write-setfields&gt;</w:t>
            </w:r>
          </w:p>
          <w:p w14:paraId="3A31CFEE" w14:textId="033EA09A" w:rsidR="00443BB2" w:rsidRDefault="00443BB2" w:rsidP="00443BB2">
            <w:pPr>
              <w:pStyle w:val="XML2"/>
            </w:pPr>
            <w:r>
              <w:t>&lt;apply-setfields&gt;</w:t>
            </w:r>
          </w:p>
          <w:p w14:paraId="16111B3B" w14:textId="77777777" w:rsidR="00443BB2" w:rsidRDefault="00443BB2" w:rsidP="00443BB2">
            <w:pPr>
              <w:pStyle w:val="XML3"/>
            </w:pPr>
            <w:r>
              <w:t>&lt;type&gt;ethernet-dest&lt;/type&gt;</w:t>
            </w:r>
          </w:p>
          <w:p w14:paraId="294E5B1C" w14:textId="218D4352" w:rsidR="00443BB2" w:rsidRDefault="00443BB2" w:rsidP="00443BB2">
            <w:pPr>
              <w:pStyle w:val="XML2"/>
            </w:pPr>
            <w:r>
              <w:t>&lt;/apply-setfields&gt;</w:t>
            </w:r>
          </w:p>
          <w:p w14:paraId="38A07ED0" w14:textId="553C7B1B" w:rsidR="006643B7" w:rsidRDefault="006643B7" w:rsidP="006643B7">
            <w:pPr>
              <w:pStyle w:val="XML2"/>
            </w:pPr>
            <w:r>
              <w:t>&lt;wildcards&gt;</w:t>
            </w:r>
          </w:p>
          <w:p w14:paraId="78231D1D" w14:textId="499597C8" w:rsidR="006643B7" w:rsidRDefault="00E82D5D" w:rsidP="00E82D5D">
            <w:pPr>
              <w:pStyle w:val="XML3"/>
            </w:pPr>
            <w:r>
              <w:t>&lt;type&gt; udp-dest</w:t>
            </w:r>
            <w:r w:rsidR="006643B7">
              <w:t>&lt;/type&gt;</w:t>
            </w:r>
          </w:p>
          <w:p w14:paraId="022CF021" w14:textId="28C35977" w:rsidR="00443BB2" w:rsidRDefault="006643B7" w:rsidP="006643B7">
            <w:pPr>
              <w:pStyle w:val="XML2"/>
            </w:pPr>
            <w:r>
              <w:t>&lt;/wildcards&gt;</w:t>
            </w:r>
          </w:p>
          <w:p w14:paraId="67EA9628" w14:textId="77777777" w:rsidR="000A2C19" w:rsidRDefault="000A2C19" w:rsidP="00025A73">
            <w:pPr>
              <w:pStyle w:val="XML2"/>
            </w:pPr>
            <w:r>
              <w:lastRenderedPageBreak/>
              <w:t>&lt;metadata-match&gt;30&lt;/metadata-match&gt;</w:t>
            </w:r>
          </w:p>
          <w:p w14:paraId="1C87BD77" w14:textId="79B20810" w:rsidR="007F456E" w:rsidRPr="009F1B7D" w:rsidRDefault="000A2C19" w:rsidP="000A2C19">
            <w:pPr>
              <w:pStyle w:val="XML1"/>
            </w:pPr>
            <w:r>
              <w:t>&lt;/flow-table&gt;</w:t>
            </w:r>
          </w:p>
        </w:tc>
      </w:tr>
    </w:tbl>
    <w:p w14:paraId="045A4C5D" w14:textId="77777777" w:rsidR="007F456E" w:rsidRPr="007F456E" w:rsidRDefault="007F456E" w:rsidP="00025A73"/>
    <w:p w14:paraId="2E9FDFA0" w14:textId="3A1B9E6B" w:rsidR="00971A60" w:rsidRDefault="00971A60" w:rsidP="00971A60">
      <w:pPr>
        <w:pStyle w:val="Heading3"/>
        <w:keepLines w:val="0"/>
        <w:ind w:left="720" w:hanging="720"/>
      </w:pPr>
      <w:bookmarkStart w:id="1451" w:name="_Toc320556748"/>
      <w:r>
        <w:t>Normative Constraints</w:t>
      </w:r>
      <w:bookmarkEnd w:id="1451"/>
    </w:p>
    <w:p w14:paraId="317E1954" w14:textId="0ADA6224" w:rsidR="00AC03DC" w:rsidRDefault="00876AEC" w:rsidP="00025A73">
      <w:r>
        <w:t>An OpenFlow Flow Table is identified by identifier</w:t>
      </w:r>
      <w:r w:rsidRPr="00421113">
        <w:rPr>
          <w:rStyle w:val="codeChar"/>
        </w:rPr>
        <w:t>&lt;resource-id&gt;</w:t>
      </w:r>
      <w:r>
        <w:t xml:space="preserve"> within the context of the OpenFlow CapableSwitch and OpenFlow Logical Switches. Element </w:t>
      </w:r>
      <w:r w:rsidRPr="00421113">
        <w:rPr>
          <w:rStyle w:val="codeChar"/>
        </w:rPr>
        <w:t>&lt;resource-id&gt;</w:t>
      </w:r>
      <w:r>
        <w:t xml:space="preserve"> is inherited from superclass OpenFlow Resource.</w:t>
      </w:r>
    </w:p>
    <w:p w14:paraId="162CE03E" w14:textId="11BB654E" w:rsidR="00876AEC" w:rsidRDefault="00876AEC" w:rsidP="00025A73">
      <w:r>
        <w:t xml:space="preserve">Element </w:t>
      </w:r>
      <w:r w:rsidRPr="00421113">
        <w:rPr>
          <w:rStyle w:val="codeChar"/>
        </w:rPr>
        <w:t>&lt;max-entries&gt;</w:t>
      </w:r>
      <w:r>
        <w:t xml:space="preserve"> denotes the maximum of flow entries the flow table can support. Due to limitations imposed by modern hardware, the max-entries value should be considered advisory and best effort approximation of the capacity of the table. </w:t>
      </w:r>
    </w:p>
    <w:p w14:paraId="2764DEDF" w14:textId="763FF2BD" w:rsidR="00DE6735" w:rsidRDefault="00DE6735" w:rsidP="00025A73">
      <w:r>
        <w:t>Element &lt;next-tables&gt; indicates the array of tables that can be directly reached fr</w:t>
      </w:r>
      <w:r w:rsidR="004824EE">
        <w:t>om the present table using "goto-</w:t>
      </w:r>
      <w:r>
        <w:t>table</w:t>
      </w:r>
      <w:r w:rsidR="004824EE">
        <w:t>"</w:t>
      </w:r>
      <w:r>
        <w:t xml:space="preserve"> instruction.</w:t>
      </w:r>
    </w:p>
    <w:p w14:paraId="5D2A25E5" w14:textId="421A4CA6" w:rsidR="00876AEC" w:rsidRDefault="00876AEC" w:rsidP="00025A73">
      <w:r>
        <w:t xml:space="preserve">Element </w:t>
      </w:r>
      <w:r w:rsidRPr="00421113">
        <w:rPr>
          <w:rStyle w:val="codeChar"/>
        </w:rPr>
        <w:t>&lt;instructions&gt;</w:t>
      </w:r>
      <w:r>
        <w:t xml:space="preserve"> denotes the type</w:t>
      </w:r>
      <w:r w:rsidR="006B6B83">
        <w:t>s</w:t>
      </w:r>
      <w:r>
        <w:t xml:space="preserve"> of</w:t>
      </w:r>
      <w:r w:rsidR="006B6B83">
        <w:t xml:space="preserve"> flow instruction</w:t>
      </w:r>
      <w:r w:rsidR="00BD707C">
        <w:t>s</w:t>
      </w:r>
      <w:r>
        <w:t xml:space="preserve"> supported by the flow table. </w:t>
      </w:r>
      <w:r w:rsidR="006B6B83">
        <w:t xml:space="preserve">Flow instructions associated with a flow table entry are executed when a flow matches the </w:t>
      </w:r>
      <w:r w:rsidR="00BD707C">
        <w:t xml:space="preserve">flow </w:t>
      </w:r>
      <w:r w:rsidR="006B6B83">
        <w:t>entry</w:t>
      </w:r>
      <w:r w:rsidR="00BD707C">
        <w:t xml:space="preserve"> in the flow table</w:t>
      </w:r>
      <w:r w:rsidR="006B6B83">
        <w:t>.</w:t>
      </w:r>
    </w:p>
    <w:p w14:paraId="550141AB" w14:textId="4DD5B914" w:rsidR="006B6B83" w:rsidRDefault="006B6B83" w:rsidP="00025A73">
      <w:r>
        <w:t xml:space="preserve">Element </w:t>
      </w:r>
      <w:r w:rsidRPr="00421113">
        <w:rPr>
          <w:rStyle w:val="codeChar"/>
        </w:rPr>
        <w:t>&lt;matches&gt;</w:t>
      </w:r>
      <w:r>
        <w:t xml:space="preserve"> denotes the </w:t>
      </w:r>
      <w:r w:rsidR="00282295">
        <w:t xml:space="preserve">types of match fields supported by the flow table. </w:t>
      </w:r>
      <w:r w:rsidR="009B47B6">
        <w:t>These match fields are defined in OpenFlow Specification version 1.2[1]. An OpenFlow Logical Switch is not required to support all match field types and supported match field types don’t need to be implemented in the same table lookup.</w:t>
      </w:r>
    </w:p>
    <w:p w14:paraId="2FE9026C" w14:textId="34F836E3" w:rsidR="00282295" w:rsidRDefault="00B62C2E" w:rsidP="00025A73">
      <w:r>
        <w:t xml:space="preserve">Element </w:t>
      </w:r>
      <w:r w:rsidRPr="00421113">
        <w:rPr>
          <w:rStyle w:val="codeChar"/>
        </w:rPr>
        <w:t>&lt;write-actions&gt;</w:t>
      </w:r>
      <w:r>
        <w:t xml:space="preserve"> specifies</w:t>
      </w:r>
      <w:r w:rsidR="00282295">
        <w:t xml:space="preserve"> the </w:t>
      </w:r>
      <w:r>
        <w:t>action types which could be merged into the current action set of flow entries of the flow table. The merging operation is performed by “write-action” flow instruction.</w:t>
      </w:r>
    </w:p>
    <w:p w14:paraId="190EBD4E" w14:textId="609CD821" w:rsidR="00282295" w:rsidRDefault="00282295" w:rsidP="00025A73">
      <w:r>
        <w:t xml:space="preserve">Element </w:t>
      </w:r>
      <w:r w:rsidRPr="00421113">
        <w:rPr>
          <w:rStyle w:val="codeChar"/>
        </w:rPr>
        <w:t>&lt;apply-actions&gt;</w:t>
      </w:r>
      <w:r w:rsidR="00B62C2E">
        <w:t xml:space="preserve"> </w:t>
      </w:r>
      <w:r w:rsidR="009F487C">
        <w:t>specifies the action types which could be immediatedly applied without any change to the action set of flow entries of the flow table. The applying operation is performed by “apply-action” flow instruction.</w:t>
      </w:r>
    </w:p>
    <w:p w14:paraId="3CA4DBC7" w14:textId="7FABB794" w:rsidR="00BC3590" w:rsidRDefault="00BC3590" w:rsidP="00A5498C">
      <w:r>
        <w:t xml:space="preserve">Element </w:t>
      </w:r>
      <w:r w:rsidRPr="00A5498C">
        <w:rPr>
          <w:rStyle w:val="codeChar"/>
        </w:rPr>
        <w:t>&lt;write-setfields&gt;</w:t>
      </w:r>
      <w:r>
        <w:t xml:space="preserve"> specifies "set-field" action types supported by the table using "write-actions" instruction.</w:t>
      </w:r>
    </w:p>
    <w:p w14:paraId="4D8C6A53" w14:textId="69DA18DA" w:rsidR="00BC3590" w:rsidRDefault="00BC3590" w:rsidP="00A5498C">
      <w:r>
        <w:t xml:space="preserve">Element </w:t>
      </w:r>
      <w:r w:rsidRPr="00A5498C">
        <w:rPr>
          <w:rStyle w:val="codeChar"/>
        </w:rPr>
        <w:t>&lt;apply-setfields&gt;</w:t>
      </w:r>
      <w:r>
        <w:t xml:space="preserve"> specifies "set-field" action types supported by the table using "apply-actions" instruction.</w:t>
      </w:r>
    </w:p>
    <w:p w14:paraId="5FA7DC17" w14:textId="77777777" w:rsidR="00A5498C" w:rsidRDefault="00BC3590" w:rsidP="00025A73">
      <w:r>
        <w:t xml:space="preserve">Element </w:t>
      </w:r>
      <w:r w:rsidRPr="00A5498C">
        <w:rPr>
          <w:rStyle w:val="codeChar"/>
        </w:rPr>
        <w:t>&lt;wildcards&gt;</w:t>
      </w:r>
      <w:r>
        <w:t xml:space="preserve"> specifies </w:t>
      </w:r>
      <w:r w:rsidR="001A43E7">
        <w:t xml:space="preserve">the fields for which the table supports </w:t>
      </w:r>
      <w:proofErr w:type="gramStart"/>
      <w:r w:rsidR="001A43E7">
        <w:t>wildcarding(</w:t>
      </w:r>
      <w:proofErr w:type="gramEnd"/>
      <w:r w:rsidR="001A43E7">
        <w:t>omitting).</w:t>
      </w:r>
    </w:p>
    <w:p w14:paraId="276FE436" w14:textId="45B354AB" w:rsidR="00282295" w:rsidRDefault="00282295" w:rsidP="00025A73">
      <w:r>
        <w:t xml:space="preserve">Element </w:t>
      </w:r>
      <w:r w:rsidRPr="00421113">
        <w:rPr>
          <w:rStyle w:val="codeChar"/>
        </w:rPr>
        <w:t>&lt;metadata-match&gt;</w:t>
      </w:r>
      <w:r w:rsidR="00105783">
        <w:t xml:space="preserve"> indicates the bits of the metadata field that the table can match on. It is represented as 64-bit integer in </w:t>
      </w:r>
      <w:bookmarkStart w:id="1452" w:name="hexBinary-lexical-representation"/>
      <w:r w:rsidR="00105783" w:rsidRPr="008B10D5">
        <w:t xml:space="preserve">hexadecimal </w:t>
      </w:r>
      <w:proofErr w:type="gramStart"/>
      <w:r w:rsidR="00105783" w:rsidRPr="008B10D5">
        <w:t>digits</w:t>
      </w:r>
      <w:bookmarkEnd w:id="1452"/>
      <w:r w:rsidR="00105783">
        <w:t>(</w:t>
      </w:r>
      <w:proofErr w:type="gramEnd"/>
      <w:r w:rsidR="00105783">
        <w:t>[0-9a-fA-F]) format.</w:t>
      </w:r>
    </w:p>
    <w:p w14:paraId="6160B0D9" w14:textId="77777777" w:rsidR="000E1340" w:rsidRDefault="00282295" w:rsidP="000E1340">
      <w:r>
        <w:t xml:space="preserve">Element </w:t>
      </w:r>
      <w:r w:rsidRPr="00421113">
        <w:rPr>
          <w:rStyle w:val="codeChar"/>
        </w:rPr>
        <w:t>&lt;metadata-write&gt;</w:t>
      </w:r>
      <w:r w:rsidR="00105783">
        <w:t xml:space="preserve"> </w:t>
      </w:r>
      <w:r w:rsidR="000E1340">
        <w:t xml:space="preserve">indicates the bits of the metadata field that the table can write using the “write-metadata” instruction. It is represented as 64-bit integer in </w:t>
      </w:r>
      <w:r w:rsidR="000E1340" w:rsidRPr="00452EBE">
        <w:t xml:space="preserve">hexadecimal </w:t>
      </w:r>
      <w:proofErr w:type="gramStart"/>
      <w:r w:rsidR="000E1340" w:rsidRPr="00452EBE">
        <w:t>digits</w:t>
      </w:r>
      <w:r w:rsidR="000E1340">
        <w:t>(</w:t>
      </w:r>
      <w:proofErr w:type="gramEnd"/>
      <w:r w:rsidR="000E1340">
        <w:t>[0-9a-fA-F]) format.</w:t>
      </w:r>
    </w:p>
    <w:p w14:paraId="3B5D6ECC" w14:textId="25BD11CD" w:rsidR="00282295" w:rsidRPr="00AC03DC" w:rsidRDefault="00282295" w:rsidP="00025A73"/>
    <w:p w14:paraId="1EE6A001" w14:textId="480E7574" w:rsidR="00971A60" w:rsidRDefault="00971A60" w:rsidP="00971A60">
      <w:pPr>
        <w:pStyle w:val="Heading3"/>
        <w:keepLines w:val="0"/>
        <w:ind w:left="720" w:hanging="720"/>
      </w:pPr>
      <w:bookmarkStart w:id="1453" w:name="_Toc320556749"/>
      <w:r>
        <w:lastRenderedPageBreak/>
        <w:t>YANG Specification</w:t>
      </w:r>
      <w:bookmarkEnd w:id="1453"/>
    </w:p>
    <w:tbl>
      <w:tblPr>
        <w:tblStyle w:val="TableGrid"/>
        <w:tblW w:w="0" w:type="auto"/>
        <w:tblInd w:w="378" w:type="dxa"/>
        <w:shd w:val="clear" w:color="auto" w:fill="C8FCCD"/>
        <w:tblLook w:val="04A0" w:firstRow="1" w:lastRow="0" w:firstColumn="1" w:lastColumn="0" w:noHBand="0" w:noVBand="1"/>
      </w:tblPr>
      <w:tblGrid>
        <w:gridCol w:w="8820"/>
      </w:tblGrid>
      <w:tr w:rsidR="005C38FA" w:rsidRPr="009F1B7D" w14:paraId="52700D3C" w14:textId="77777777" w:rsidTr="00576FDE">
        <w:tc>
          <w:tcPr>
            <w:tcW w:w="8820" w:type="dxa"/>
            <w:shd w:val="clear" w:color="auto" w:fill="C8FCCD"/>
          </w:tcPr>
          <w:p w14:paraId="1A60CDE9" w14:textId="4848190B" w:rsidR="00C969A8" w:rsidRDefault="00C969A8" w:rsidP="00C3649A">
            <w:pPr>
              <w:pStyle w:val="XML1"/>
            </w:pPr>
            <w:r w:rsidRPr="00C3649A">
              <w:t>typedef</w:t>
            </w:r>
            <w:r>
              <w:t xml:space="preserve"> match</w:t>
            </w:r>
            <w:r w:rsidR="00664DAC">
              <w:t>-field</w:t>
            </w:r>
            <w:r>
              <w:t>-type {</w:t>
            </w:r>
          </w:p>
          <w:p w14:paraId="30031137" w14:textId="1D9BB897" w:rsidR="00C969A8" w:rsidRDefault="00C969A8" w:rsidP="00C3649A">
            <w:pPr>
              <w:pStyle w:val="XML2"/>
            </w:pPr>
            <w:proofErr w:type="gramStart"/>
            <w:r>
              <w:t>description</w:t>
            </w:r>
            <w:proofErr w:type="gramEnd"/>
            <w:r>
              <w:t xml:space="preserve"> "The types of match</w:t>
            </w:r>
            <w:r w:rsidR="00664DAC">
              <w:t xml:space="preserve"> fields </w:t>
            </w:r>
            <w:r>
              <w:t>defined in OpenFlow Switch Specification version 1.2.";</w:t>
            </w:r>
          </w:p>
          <w:p w14:paraId="00B83D8E" w14:textId="5BEA045E" w:rsidR="00C969A8" w:rsidRDefault="00C969A8" w:rsidP="00F2421F">
            <w:pPr>
              <w:pStyle w:val="XML2"/>
            </w:pPr>
            <w:r>
              <w:t>type enumeration {</w:t>
            </w:r>
          </w:p>
          <w:p w14:paraId="371E2A82" w14:textId="06C86D87" w:rsidR="00C969A8" w:rsidRPr="00F2421F" w:rsidRDefault="00C969A8" w:rsidP="00F2421F">
            <w:pPr>
              <w:pStyle w:val="XML3"/>
            </w:pPr>
            <w:r w:rsidRPr="00F2421F">
              <w:t>enum input-port;</w:t>
            </w:r>
          </w:p>
          <w:p w14:paraId="1B51805E" w14:textId="5D5C1E9A" w:rsidR="00C969A8" w:rsidRPr="00F2421F" w:rsidRDefault="00C969A8" w:rsidP="00F2421F">
            <w:pPr>
              <w:pStyle w:val="XML3"/>
            </w:pPr>
            <w:r w:rsidRPr="00F2421F">
              <w:t>enum physical-input-port;</w:t>
            </w:r>
          </w:p>
          <w:p w14:paraId="20B64B80" w14:textId="19AF883A" w:rsidR="00C969A8" w:rsidRPr="00F2421F" w:rsidRDefault="00C969A8" w:rsidP="00F2421F">
            <w:pPr>
              <w:pStyle w:val="XML3"/>
            </w:pPr>
            <w:r w:rsidRPr="00F2421F">
              <w:t>enum metadata;</w:t>
            </w:r>
          </w:p>
          <w:p w14:paraId="0C7B2D91" w14:textId="1AAE29A4" w:rsidR="00C969A8" w:rsidRPr="00F2421F" w:rsidRDefault="00C969A8" w:rsidP="00F2421F">
            <w:pPr>
              <w:pStyle w:val="XML3"/>
            </w:pPr>
            <w:r w:rsidRPr="00F2421F">
              <w:t>enum ethernet-dest;</w:t>
            </w:r>
          </w:p>
          <w:p w14:paraId="6C8FD2C3" w14:textId="58CC7FF5" w:rsidR="00C969A8" w:rsidRPr="00F2421F" w:rsidRDefault="00C969A8" w:rsidP="00F2421F">
            <w:pPr>
              <w:pStyle w:val="XML3"/>
            </w:pPr>
            <w:r w:rsidRPr="00F2421F">
              <w:t>enum ethernet-src;</w:t>
            </w:r>
          </w:p>
          <w:p w14:paraId="649580CB" w14:textId="24771EEC" w:rsidR="00C969A8" w:rsidRPr="00F2421F" w:rsidRDefault="00C969A8" w:rsidP="00F2421F">
            <w:pPr>
              <w:pStyle w:val="XML3"/>
            </w:pPr>
            <w:r w:rsidRPr="00F2421F">
              <w:t>enum ethernet-frame-type;</w:t>
            </w:r>
          </w:p>
          <w:p w14:paraId="567AD29F" w14:textId="076EC245" w:rsidR="00C969A8" w:rsidRPr="00F2421F" w:rsidRDefault="00C969A8" w:rsidP="00F2421F">
            <w:pPr>
              <w:pStyle w:val="XML3"/>
            </w:pPr>
            <w:r w:rsidRPr="00F2421F">
              <w:t>enum vlan-id;</w:t>
            </w:r>
          </w:p>
          <w:p w14:paraId="40EF06A9" w14:textId="39143C6D" w:rsidR="00C969A8" w:rsidRPr="00F2421F" w:rsidRDefault="00C969A8" w:rsidP="00F2421F">
            <w:pPr>
              <w:pStyle w:val="XML3"/>
            </w:pPr>
            <w:r w:rsidRPr="00F2421F">
              <w:t>enum vlan-priority;</w:t>
            </w:r>
          </w:p>
          <w:p w14:paraId="2CDF66A0" w14:textId="3D5FC164" w:rsidR="00C969A8" w:rsidRPr="00F2421F" w:rsidRDefault="00C969A8" w:rsidP="00F2421F">
            <w:pPr>
              <w:pStyle w:val="XML3"/>
            </w:pPr>
            <w:r w:rsidRPr="00F2421F">
              <w:t>enum ip-dscp;</w:t>
            </w:r>
          </w:p>
          <w:p w14:paraId="1170CAD0" w14:textId="1CF0DBA0" w:rsidR="00C969A8" w:rsidRPr="00F2421F" w:rsidRDefault="00C969A8" w:rsidP="00F2421F">
            <w:pPr>
              <w:pStyle w:val="XML3"/>
            </w:pPr>
            <w:r w:rsidRPr="00F2421F">
              <w:t>enum ip-ecn;</w:t>
            </w:r>
          </w:p>
          <w:p w14:paraId="2F215A5E" w14:textId="5A4C75BB" w:rsidR="00C969A8" w:rsidRPr="00F2421F" w:rsidRDefault="00C969A8" w:rsidP="00F2421F">
            <w:pPr>
              <w:pStyle w:val="XML3"/>
            </w:pPr>
            <w:r w:rsidRPr="00F2421F">
              <w:t>enum ip-protocol;</w:t>
            </w:r>
          </w:p>
          <w:p w14:paraId="2D948298" w14:textId="4D6CD4E0" w:rsidR="00C969A8" w:rsidRPr="00F2421F" w:rsidRDefault="00C969A8" w:rsidP="00F2421F">
            <w:pPr>
              <w:pStyle w:val="XML3"/>
            </w:pPr>
            <w:r w:rsidRPr="00F2421F">
              <w:t>enum ipv4-src;</w:t>
            </w:r>
          </w:p>
          <w:p w14:paraId="3562CEC5" w14:textId="07B54807" w:rsidR="00C969A8" w:rsidRPr="00F2421F" w:rsidRDefault="00C969A8" w:rsidP="00F2421F">
            <w:pPr>
              <w:pStyle w:val="XML3"/>
            </w:pPr>
            <w:r w:rsidRPr="00F2421F">
              <w:t>enum ipv4-dest;</w:t>
            </w:r>
          </w:p>
          <w:p w14:paraId="2AA33555" w14:textId="6675B477" w:rsidR="00C969A8" w:rsidRPr="00F2421F" w:rsidRDefault="00C969A8" w:rsidP="00F2421F">
            <w:pPr>
              <w:pStyle w:val="XML3"/>
            </w:pPr>
            <w:r w:rsidRPr="00F2421F">
              <w:t>enum tcp-src;</w:t>
            </w:r>
          </w:p>
          <w:p w14:paraId="5241C895" w14:textId="71590597" w:rsidR="00C969A8" w:rsidRPr="00F2421F" w:rsidRDefault="00C969A8" w:rsidP="00F2421F">
            <w:pPr>
              <w:pStyle w:val="XML3"/>
            </w:pPr>
            <w:r w:rsidRPr="00F2421F">
              <w:t>enum tcp-dest;</w:t>
            </w:r>
          </w:p>
          <w:p w14:paraId="40B8D9A4" w14:textId="1899130E" w:rsidR="00C969A8" w:rsidRPr="00F2421F" w:rsidRDefault="00C969A8" w:rsidP="00F2421F">
            <w:pPr>
              <w:pStyle w:val="XML3"/>
            </w:pPr>
            <w:r w:rsidRPr="00F2421F">
              <w:t>enum udp-src;</w:t>
            </w:r>
          </w:p>
          <w:p w14:paraId="0E82366F" w14:textId="0C2FDDC3" w:rsidR="00C969A8" w:rsidRPr="00F2421F" w:rsidRDefault="00C969A8" w:rsidP="00F2421F">
            <w:pPr>
              <w:pStyle w:val="XML3"/>
            </w:pPr>
            <w:r w:rsidRPr="00F2421F">
              <w:t>enum udp-dest;</w:t>
            </w:r>
          </w:p>
          <w:p w14:paraId="346EE93C" w14:textId="16305F20" w:rsidR="00C969A8" w:rsidRPr="004238F6" w:rsidRDefault="00C969A8" w:rsidP="00F2421F">
            <w:pPr>
              <w:pStyle w:val="XML3"/>
              <w:rPr>
                <w:lang w:val="de-DE"/>
                <w:rPrChange w:id="1454" w:author="Thomas Dietz" w:date="2012-08-08T14:24:00Z">
                  <w:rPr/>
                </w:rPrChange>
              </w:rPr>
            </w:pPr>
            <w:r w:rsidRPr="004238F6">
              <w:rPr>
                <w:rFonts w:eastAsiaTheme="minorEastAsia"/>
                <w:lang w:val="de-DE"/>
                <w:rPrChange w:id="1455" w:author="Thomas Dietz" w:date="2012-08-08T14:24:00Z">
                  <w:rPr>
                    <w:rFonts w:eastAsiaTheme="minorEastAsia"/>
                  </w:rPr>
                </w:rPrChange>
              </w:rPr>
              <w:t>enum sctp-src;</w:t>
            </w:r>
          </w:p>
          <w:p w14:paraId="1DF68362" w14:textId="5FA500C5" w:rsidR="00C969A8" w:rsidRPr="004238F6" w:rsidRDefault="00C969A8" w:rsidP="00F2421F">
            <w:pPr>
              <w:pStyle w:val="XML3"/>
              <w:rPr>
                <w:lang w:val="de-DE"/>
                <w:rPrChange w:id="1456" w:author="Thomas Dietz" w:date="2012-08-08T14:24:00Z">
                  <w:rPr/>
                </w:rPrChange>
              </w:rPr>
            </w:pPr>
            <w:r w:rsidRPr="004238F6">
              <w:rPr>
                <w:rFonts w:eastAsiaTheme="minorEastAsia"/>
                <w:lang w:val="de-DE"/>
                <w:rPrChange w:id="1457" w:author="Thomas Dietz" w:date="2012-08-08T14:24:00Z">
                  <w:rPr>
                    <w:rFonts w:eastAsiaTheme="minorEastAsia"/>
                  </w:rPr>
                </w:rPrChange>
              </w:rPr>
              <w:t>enum sctp-dest;</w:t>
            </w:r>
          </w:p>
          <w:p w14:paraId="151AFF40" w14:textId="71AEC6AE" w:rsidR="00C969A8" w:rsidRPr="004238F6" w:rsidRDefault="00C969A8" w:rsidP="00F2421F">
            <w:pPr>
              <w:pStyle w:val="XML3"/>
              <w:rPr>
                <w:lang w:val="de-DE"/>
                <w:rPrChange w:id="1458" w:author="Thomas Dietz" w:date="2012-08-08T14:24:00Z">
                  <w:rPr/>
                </w:rPrChange>
              </w:rPr>
            </w:pPr>
            <w:r w:rsidRPr="004238F6">
              <w:rPr>
                <w:rFonts w:eastAsiaTheme="minorEastAsia"/>
                <w:lang w:val="de-DE"/>
                <w:rPrChange w:id="1459" w:author="Thomas Dietz" w:date="2012-08-08T14:24:00Z">
                  <w:rPr>
                    <w:rFonts w:eastAsiaTheme="minorEastAsia"/>
                  </w:rPr>
                </w:rPrChange>
              </w:rPr>
              <w:t>enum icmpv4-type;</w:t>
            </w:r>
          </w:p>
          <w:p w14:paraId="47BEFA04" w14:textId="6B768F65" w:rsidR="00C969A8" w:rsidRPr="004238F6" w:rsidRDefault="00C969A8" w:rsidP="00F2421F">
            <w:pPr>
              <w:pStyle w:val="XML3"/>
              <w:rPr>
                <w:lang w:val="de-DE"/>
                <w:rPrChange w:id="1460" w:author="Thomas Dietz" w:date="2012-08-08T14:24:00Z">
                  <w:rPr/>
                </w:rPrChange>
              </w:rPr>
            </w:pPr>
            <w:r w:rsidRPr="004238F6">
              <w:rPr>
                <w:rFonts w:eastAsiaTheme="minorEastAsia"/>
                <w:lang w:val="de-DE"/>
                <w:rPrChange w:id="1461" w:author="Thomas Dietz" w:date="2012-08-08T14:24:00Z">
                  <w:rPr>
                    <w:rFonts w:eastAsiaTheme="minorEastAsia"/>
                  </w:rPr>
                </w:rPrChange>
              </w:rPr>
              <w:t>enum icmpv4-code;</w:t>
            </w:r>
          </w:p>
          <w:p w14:paraId="048A3509" w14:textId="4EF286E3" w:rsidR="00C969A8" w:rsidRPr="004238F6" w:rsidRDefault="00C969A8" w:rsidP="00F2421F">
            <w:pPr>
              <w:pStyle w:val="XML3"/>
              <w:rPr>
                <w:lang w:val="de-DE"/>
                <w:rPrChange w:id="1462" w:author="Thomas Dietz" w:date="2012-08-08T14:24:00Z">
                  <w:rPr/>
                </w:rPrChange>
              </w:rPr>
            </w:pPr>
            <w:r w:rsidRPr="004238F6">
              <w:rPr>
                <w:rFonts w:eastAsiaTheme="minorEastAsia"/>
                <w:lang w:val="de-DE"/>
                <w:rPrChange w:id="1463" w:author="Thomas Dietz" w:date="2012-08-08T14:24:00Z">
                  <w:rPr>
                    <w:rFonts w:eastAsiaTheme="minorEastAsia"/>
                  </w:rPr>
                </w:rPrChange>
              </w:rPr>
              <w:t>enum arp-op;</w:t>
            </w:r>
          </w:p>
          <w:p w14:paraId="45215BFB" w14:textId="08BB4EBF" w:rsidR="00C969A8" w:rsidRPr="00F2421F" w:rsidRDefault="00C969A8" w:rsidP="00F2421F">
            <w:pPr>
              <w:pStyle w:val="XML3"/>
            </w:pPr>
            <w:r w:rsidRPr="00F2421F">
              <w:t>num arp-src-ip-address;</w:t>
            </w:r>
          </w:p>
          <w:p w14:paraId="2BD2917D" w14:textId="3359EA05" w:rsidR="00C969A8" w:rsidRPr="00F2421F" w:rsidRDefault="00C969A8" w:rsidP="00F2421F">
            <w:pPr>
              <w:pStyle w:val="XML3"/>
            </w:pPr>
            <w:r w:rsidRPr="00F2421F">
              <w:t>enum arp-target-ip-address;</w:t>
            </w:r>
          </w:p>
          <w:p w14:paraId="48243211" w14:textId="6449B3A8" w:rsidR="00C969A8" w:rsidRPr="00F2421F" w:rsidRDefault="00C969A8" w:rsidP="00F2421F">
            <w:pPr>
              <w:pStyle w:val="XML3"/>
            </w:pPr>
            <w:r w:rsidRPr="00F2421F">
              <w:t>enum arp-src-hardware-address;</w:t>
            </w:r>
          </w:p>
          <w:p w14:paraId="2FA17EDC" w14:textId="2FA1A5A6" w:rsidR="00C969A8" w:rsidRPr="00F2421F" w:rsidRDefault="00C969A8" w:rsidP="00F2421F">
            <w:pPr>
              <w:pStyle w:val="XML3"/>
            </w:pPr>
            <w:r w:rsidRPr="00F2421F">
              <w:t>enum arp-target-hardware-address;</w:t>
            </w:r>
          </w:p>
          <w:p w14:paraId="618C78BD" w14:textId="2E91C7E1" w:rsidR="00C969A8" w:rsidRPr="004238F6" w:rsidRDefault="00C969A8" w:rsidP="00F2421F">
            <w:pPr>
              <w:pStyle w:val="XML3"/>
              <w:rPr>
                <w:lang w:val="de-DE"/>
                <w:rPrChange w:id="1464" w:author="Thomas Dietz" w:date="2012-08-08T14:24:00Z">
                  <w:rPr/>
                </w:rPrChange>
              </w:rPr>
            </w:pPr>
            <w:r w:rsidRPr="004238F6">
              <w:rPr>
                <w:rFonts w:eastAsiaTheme="minorEastAsia"/>
                <w:lang w:val="de-DE"/>
                <w:rPrChange w:id="1465" w:author="Thomas Dietz" w:date="2012-08-08T14:24:00Z">
                  <w:rPr>
                    <w:rFonts w:eastAsiaTheme="minorEastAsia"/>
                  </w:rPr>
                </w:rPrChange>
              </w:rPr>
              <w:t>enum ipv6-src;</w:t>
            </w:r>
          </w:p>
          <w:p w14:paraId="6500DB0D" w14:textId="7C0EA18A" w:rsidR="00C969A8" w:rsidRPr="004238F6" w:rsidRDefault="00C969A8" w:rsidP="00F2421F">
            <w:pPr>
              <w:pStyle w:val="XML3"/>
              <w:rPr>
                <w:lang w:val="de-DE"/>
                <w:rPrChange w:id="1466" w:author="Thomas Dietz" w:date="2012-08-08T14:24:00Z">
                  <w:rPr/>
                </w:rPrChange>
              </w:rPr>
            </w:pPr>
            <w:r w:rsidRPr="004238F6">
              <w:rPr>
                <w:rFonts w:eastAsiaTheme="minorEastAsia"/>
                <w:lang w:val="de-DE"/>
                <w:rPrChange w:id="1467" w:author="Thomas Dietz" w:date="2012-08-08T14:24:00Z">
                  <w:rPr>
                    <w:rFonts w:eastAsiaTheme="minorEastAsia"/>
                  </w:rPr>
                </w:rPrChange>
              </w:rPr>
              <w:t>enum ipv6-dest;</w:t>
            </w:r>
          </w:p>
          <w:p w14:paraId="6CE06D3E" w14:textId="12B42A9E" w:rsidR="00C969A8" w:rsidRPr="00F2421F" w:rsidRDefault="00C969A8" w:rsidP="00F2421F">
            <w:pPr>
              <w:pStyle w:val="XML3"/>
            </w:pPr>
            <w:r w:rsidRPr="00F2421F">
              <w:t>enum ipv6-flow-label;</w:t>
            </w:r>
          </w:p>
          <w:p w14:paraId="78CBD676" w14:textId="7E7E6A16" w:rsidR="00C969A8" w:rsidRPr="00F2421F" w:rsidRDefault="00C969A8" w:rsidP="00F2421F">
            <w:pPr>
              <w:pStyle w:val="XML3"/>
            </w:pPr>
            <w:r w:rsidRPr="00F2421F">
              <w:t>enum icmpv6-type;</w:t>
            </w:r>
          </w:p>
          <w:p w14:paraId="3EEF5F22" w14:textId="1C20D69E" w:rsidR="00C969A8" w:rsidRPr="004238F6" w:rsidRDefault="00C969A8" w:rsidP="00F2421F">
            <w:pPr>
              <w:pStyle w:val="XML3"/>
              <w:rPr>
                <w:lang w:val="de-DE"/>
                <w:rPrChange w:id="1468" w:author="Thomas Dietz" w:date="2012-08-08T14:24:00Z">
                  <w:rPr/>
                </w:rPrChange>
              </w:rPr>
            </w:pPr>
            <w:r w:rsidRPr="004238F6">
              <w:rPr>
                <w:rFonts w:eastAsiaTheme="minorEastAsia"/>
                <w:lang w:val="de-DE"/>
                <w:rPrChange w:id="1469" w:author="Thomas Dietz" w:date="2012-08-08T14:24:00Z">
                  <w:rPr>
                    <w:rFonts w:eastAsiaTheme="minorEastAsia"/>
                  </w:rPr>
                </w:rPrChange>
              </w:rPr>
              <w:t>enum icmpv6-code;</w:t>
            </w:r>
          </w:p>
          <w:p w14:paraId="00217558" w14:textId="54F45DE0" w:rsidR="00C969A8" w:rsidRPr="004238F6" w:rsidRDefault="00C969A8" w:rsidP="00F2421F">
            <w:pPr>
              <w:pStyle w:val="XML3"/>
              <w:rPr>
                <w:lang w:val="de-DE"/>
                <w:rPrChange w:id="1470" w:author="Thomas Dietz" w:date="2012-08-08T14:24:00Z">
                  <w:rPr/>
                </w:rPrChange>
              </w:rPr>
            </w:pPr>
            <w:r w:rsidRPr="004238F6">
              <w:rPr>
                <w:rFonts w:eastAsiaTheme="minorEastAsia"/>
                <w:lang w:val="de-DE"/>
                <w:rPrChange w:id="1471" w:author="Thomas Dietz" w:date="2012-08-08T14:24:00Z">
                  <w:rPr>
                    <w:rFonts w:eastAsiaTheme="minorEastAsia"/>
                  </w:rPr>
                </w:rPrChange>
              </w:rPr>
              <w:t>enum ipv6-nd-target;</w:t>
            </w:r>
          </w:p>
          <w:p w14:paraId="1E9F6A37" w14:textId="0C3744F2" w:rsidR="00C969A8" w:rsidRPr="00F2421F" w:rsidRDefault="00C969A8" w:rsidP="00F2421F">
            <w:pPr>
              <w:pStyle w:val="XML3"/>
            </w:pPr>
            <w:r w:rsidRPr="00F2421F">
              <w:t>enum ipv6-nd-source-link-layer;</w:t>
            </w:r>
          </w:p>
          <w:p w14:paraId="64BA9121" w14:textId="2E402791" w:rsidR="00C969A8" w:rsidRPr="00F2421F" w:rsidRDefault="00C969A8" w:rsidP="00F2421F">
            <w:pPr>
              <w:pStyle w:val="XML3"/>
            </w:pPr>
            <w:r w:rsidRPr="00F2421F">
              <w:t>enum ipv6-nd-target-link-layer;</w:t>
            </w:r>
          </w:p>
          <w:p w14:paraId="645E7C59" w14:textId="64F8AA07" w:rsidR="00C969A8" w:rsidRPr="004238F6" w:rsidRDefault="00C969A8" w:rsidP="00F2421F">
            <w:pPr>
              <w:pStyle w:val="XML3"/>
              <w:rPr>
                <w:lang w:val="de-DE"/>
                <w:rPrChange w:id="1472" w:author="Thomas Dietz" w:date="2012-08-08T14:24:00Z">
                  <w:rPr/>
                </w:rPrChange>
              </w:rPr>
            </w:pPr>
            <w:r w:rsidRPr="004238F6">
              <w:rPr>
                <w:rFonts w:eastAsiaTheme="minorEastAsia"/>
                <w:lang w:val="de-DE"/>
                <w:rPrChange w:id="1473" w:author="Thomas Dietz" w:date="2012-08-08T14:24:00Z">
                  <w:rPr>
                    <w:rFonts w:eastAsiaTheme="minorEastAsia"/>
                  </w:rPr>
                </w:rPrChange>
              </w:rPr>
              <w:t>enum mpls-label;</w:t>
            </w:r>
          </w:p>
          <w:p w14:paraId="17D5489D" w14:textId="088E6229" w:rsidR="00C969A8" w:rsidRPr="004238F6" w:rsidRDefault="00C969A8" w:rsidP="00F2421F">
            <w:pPr>
              <w:pStyle w:val="XML3"/>
              <w:rPr>
                <w:lang w:val="de-DE"/>
                <w:rPrChange w:id="1474" w:author="Thomas Dietz" w:date="2012-08-08T14:24:00Z">
                  <w:rPr/>
                </w:rPrChange>
              </w:rPr>
            </w:pPr>
            <w:r w:rsidRPr="004238F6">
              <w:rPr>
                <w:rFonts w:eastAsiaTheme="minorEastAsia"/>
                <w:lang w:val="de-DE"/>
                <w:rPrChange w:id="1475" w:author="Thomas Dietz" w:date="2012-08-08T14:24:00Z">
                  <w:rPr>
                    <w:rFonts w:eastAsiaTheme="minorEastAsia"/>
                  </w:rPr>
                </w:rPrChange>
              </w:rPr>
              <w:t>enum mpls-tc;</w:t>
            </w:r>
          </w:p>
          <w:p w14:paraId="6C4F6030" w14:textId="60269FD2" w:rsidR="00C969A8" w:rsidRDefault="00C969A8" w:rsidP="00F2421F">
            <w:pPr>
              <w:pStyle w:val="XML2"/>
            </w:pPr>
            <w:r>
              <w:t>}</w:t>
            </w:r>
          </w:p>
          <w:p w14:paraId="3C29F145" w14:textId="77777777" w:rsidR="00C969A8" w:rsidRDefault="00C969A8" w:rsidP="00C969A8">
            <w:pPr>
              <w:pStyle w:val="XML1"/>
            </w:pPr>
            <w:r>
              <w:t>}</w:t>
            </w:r>
          </w:p>
          <w:p w14:paraId="686EA9BE" w14:textId="77777777" w:rsidR="00C969A8" w:rsidRDefault="00C969A8" w:rsidP="00C969A8">
            <w:pPr>
              <w:pStyle w:val="XML1"/>
            </w:pPr>
            <w:r>
              <w:t>typedef hex-binary {</w:t>
            </w:r>
          </w:p>
          <w:p w14:paraId="7872C619" w14:textId="16E1CE06" w:rsidR="00C969A8" w:rsidRDefault="00C969A8" w:rsidP="00F2421F">
            <w:pPr>
              <w:pStyle w:val="XML2"/>
            </w:pPr>
            <w:r>
              <w:t>type binary;</w:t>
            </w:r>
          </w:p>
          <w:p w14:paraId="70CAA99E" w14:textId="697EEA22" w:rsidR="00C969A8" w:rsidRDefault="00C969A8" w:rsidP="00F2421F">
            <w:pPr>
              <w:pStyle w:val="XML2"/>
            </w:pPr>
            <w:r>
              <w:t>description "hex binary encoded string";</w:t>
            </w:r>
          </w:p>
          <w:p w14:paraId="2B762D3C" w14:textId="066EBBF1" w:rsidR="00C969A8" w:rsidRDefault="00C969A8" w:rsidP="00F2421F">
            <w:pPr>
              <w:pStyle w:val="XML2"/>
            </w:pPr>
            <w:r>
              <w:t>reference</w:t>
            </w:r>
            <w:r w:rsidR="00F2421F">
              <w:t xml:space="preserve"> </w:t>
            </w:r>
            <w:r>
              <w:t>"http://www.w3.org/TR/2004/REC-xmlschema-2-20041028/datatypes.html#hexBinary";</w:t>
            </w:r>
          </w:p>
          <w:p w14:paraId="1B789468" w14:textId="6FB220D3" w:rsidR="00C969A8" w:rsidRDefault="00C969A8" w:rsidP="00C969A8">
            <w:pPr>
              <w:pStyle w:val="XML1"/>
            </w:pPr>
            <w:r>
              <w:t>}</w:t>
            </w:r>
          </w:p>
          <w:p w14:paraId="0DC8F5F5" w14:textId="77777777" w:rsidR="00F63DE0" w:rsidRDefault="00F63DE0" w:rsidP="00C969A8">
            <w:pPr>
              <w:pStyle w:val="XML1"/>
            </w:pPr>
          </w:p>
          <w:p w14:paraId="2881CBF5" w14:textId="4636DBA4" w:rsidR="005C38FA" w:rsidRPr="009F1B7D" w:rsidRDefault="005C38FA" w:rsidP="00576FDE">
            <w:pPr>
              <w:pStyle w:val="XML1"/>
            </w:pPr>
            <w:r w:rsidRPr="009F1B7D">
              <w:t>group</w:t>
            </w:r>
            <w:r>
              <w:t>ing openflow-flow-table-resource</w:t>
            </w:r>
            <w:r w:rsidRPr="009F1B7D">
              <w:t>-grouping {</w:t>
            </w:r>
          </w:p>
          <w:p w14:paraId="30D9A7BB" w14:textId="277E09F2" w:rsidR="00E11EA7" w:rsidRDefault="005C38FA" w:rsidP="00F2421F">
            <w:pPr>
              <w:pStyle w:val="XML2"/>
            </w:pPr>
            <w:proofErr w:type="gramStart"/>
            <w:r w:rsidRPr="009F1B7D">
              <w:t>description</w:t>
            </w:r>
            <w:proofErr w:type="gramEnd"/>
            <w:r w:rsidRPr="009F1B7D">
              <w:t xml:space="preserve"> "Representation of an OpenFlow </w:t>
            </w:r>
            <w:r>
              <w:t>Flow Table Resource</w:t>
            </w:r>
            <w:r w:rsidRPr="009F1B7D">
              <w:t>.";</w:t>
            </w:r>
          </w:p>
          <w:p w14:paraId="29048E12" w14:textId="5359AE9A" w:rsidR="00E11EA7" w:rsidRDefault="009E6C6C" w:rsidP="00F2421F">
            <w:pPr>
              <w:pStyle w:val="XML2"/>
            </w:pPr>
            <w:r>
              <w:t>leaf resource</w:t>
            </w:r>
            <w:r w:rsidR="00E11EA7">
              <w:t>-id {</w:t>
            </w:r>
          </w:p>
          <w:p w14:paraId="2ECB19EA" w14:textId="56AC25F1" w:rsidR="00E11EA7" w:rsidRDefault="009E6C6C" w:rsidP="00F2421F">
            <w:pPr>
              <w:pStyle w:val="XML3"/>
            </w:pPr>
            <w:r>
              <w:t>type inet:uri</w:t>
            </w:r>
            <w:r w:rsidR="00E11EA7">
              <w:t>;</w:t>
            </w:r>
          </w:p>
          <w:p w14:paraId="40ADE386" w14:textId="7C11E6D8" w:rsidR="00E11EA7" w:rsidRDefault="00E11EA7" w:rsidP="00F2421F">
            <w:pPr>
              <w:pStyle w:val="XML3"/>
            </w:pPr>
            <w:proofErr w:type="gramStart"/>
            <w:r>
              <w:t>description</w:t>
            </w:r>
            <w:proofErr w:type="gramEnd"/>
            <w:r>
              <w:t xml:space="preserve"> "An uni</w:t>
            </w:r>
            <w:r w:rsidR="009E6C6C">
              <w:t>que but locally arbitrary identifier</w:t>
            </w:r>
            <w:r>
              <w:t xml:space="preserve"> that </w:t>
            </w:r>
            <w:r>
              <w:lastRenderedPageBreak/>
              <w:t>identifies a flow table and is persistent across reboots of the system."</w:t>
            </w:r>
            <w:r w:rsidR="00A9398B">
              <w:t>;</w:t>
            </w:r>
          </w:p>
          <w:p w14:paraId="69FE6A63" w14:textId="002A75C5" w:rsidR="00E11EA7" w:rsidRPr="00F2421F" w:rsidRDefault="00E11EA7" w:rsidP="00F2421F">
            <w:pPr>
              <w:pStyle w:val="XML2"/>
            </w:pPr>
            <w:r w:rsidRPr="00936ABB">
              <w:t>}</w:t>
            </w:r>
          </w:p>
          <w:p w14:paraId="7AC3B792" w14:textId="7B151A17" w:rsidR="00236C92" w:rsidRPr="00F2421F" w:rsidRDefault="00A9398B" w:rsidP="00936ABB">
            <w:pPr>
              <w:pStyle w:val="XML2"/>
            </w:pPr>
            <w:r w:rsidRPr="00F2421F">
              <w:t>l</w:t>
            </w:r>
            <w:r w:rsidR="00236C92" w:rsidRPr="00F2421F">
              <w:t>eaf max-entries {</w:t>
            </w:r>
          </w:p>
          <w:p w14:paraId="026CC7AB" w14:textId="1A5C9C15" w:rsidR="00236C92" w:rsidRPr="00F2421F" w:rsidRDefault="00A9398B" w:rsidP="00936ABB">
            <w:pPr>
              <w:pStyle w:val="XML3"/>
            </w:pPr>
            <w:r w:rsidRPr="00936ABB">
              <w:t>t</w:t>
            </w:r>
            <w:r w:rsidR="00236C92" w:rsidRPr="00936ABB">
              <w:t>ype uint8;</w:t>
            </w:r>
          </w:p>
          <w:p w14:paraId="2E1DBF0B" w14:textId="74F1843B" w:rsidR="00236C92" w:rsidRDefault="00697A8C" w:rsidP="00936ABB">
            <w:pPr>
              <w:pStyle w:val="XML3"/>
            </w:pPr>
            <w:proofErr w:type="gramStart"/>
            <w:r>
              <w:t>description</w:t>
            </w:r>
            <w:proofErr w:type="gramEnd"/>
            <w:r w:rsidR="00236C92">
              <w:t xml:space="preserve"> </w:t>
            </w:r>
            <w:r w:rsidR="00236C92" w:rsidRPr="009F1B7D">
              <w:t>"</w:t>
            </w:r>
            <w:r w:rsidR="00236C92">
              <w:t>The maximum number of flow entries supported</w:t>
            </w:r>
            <w:r w:rsidR="00A05260">
              <w:t xml:space="preserve"> by the flow table.</w:t>
            </w:r>
            <w:r w:rsidR="00236C92" w:rsidRPr="009F1B7D">
              <w:t>"</w:t>
            </w:r>
            <w:r w:rsidR="00A9398B">
              <w:t>;</w:t>
            </w:r>
          </w:p>
          <w:p w14:paraId="560E2128" w14:textId="27112CDF" w:rsidR="00236C92" w:rsidRDefault="00236C92" w:rsidP="00936ABB">
            <w:pPr>
              <w:pStyle w:val="XML2"/>
            </w:pPr>
            <w:r>
              <w:t>}</w:t>
            </w:r>
          </w:p>
          <w:p w14:paraId="3EBECB8D" w14:textId="7521666F" w:rsidR="00733DFC" w:rsidRDefault="00733DFC" w:rsidP="00936ABB">
            <w:pPr>
              <w:pStyle w:val="XML2"/>
            </w:pPr>
            <w:r>
              <w:t>container next-tables {</w:t>
            </w:r>
          </w:p>
          <w:p w14:paraId="4B4E3A9B" w14:textId="3D55F4F1" w:rsidR="00733DFC" w:rsidRDefault="00733DFC" w:rsidP="00936ABB">
            <w:pPr>
              <w:pStyle w:val="XML3"/>
            </w:pPr>
            <w:r>
              <w:t>leaf-list table-id {</w:t>
            </w:r>
          </w:p>
          <w:p w14:paraId="7E2A3E1E" w14:textId="3632DB8F" w:rsidR="00C1050D" w:rsidRDefault="00C1050D" w:rsidP="00936ABB">
            <w:pPr>
              <w:pStyle w:val="XML4"/>
            </w:pPr>
            <w:r>
              <w:t>type inet:uri;</w:t>
            </w:r>
          </w:p>
          <w:p w14:paraId="6D07334E" w14:textId="4345BFB7" w:rsidR="00733DFC" w:rsidRDefault="00733DFC" w:rsidP="00936ABB">
            <w:pPr>
              <w:pStyle w:val="XML3"/>
            </w:pPr>
            <w:r>
              <w:t>}</w:t>
            </w:r>
          </w:p>
          <w:p w14:paraId="4C4B1124" w14:textId="12B9D16F" w:rsidR="00C1050D" w:rsidRDefault="00C1050D" w:rsidP="00936ABB">
            <w:pPr>
              <w:pStyle w:val="XML3"/>
            </w:pPr>
            <w:proofErr w:type="gramStart"/>
            <w:r>
              <w:t>description</w:t>
            </w:r>
            <w:proofErr w:type="gramEnd"/>
            <w:r>
              <w:t xml:space="preserve"> "The array of flow table ids that can be directly reached from the present table using "goto-table" instruction.";</w:t>
            </w:r>
          </w:p>
          <w:p w14:paraId="06BA26D7" w14:textId="10C18A90" w:rsidR="00733DFC" w:rsidRDefault="00733DFC" w:rsidP="00936ABB">
            <w:pPr>
              <w:pStyle w:val="XML2"/>
            </w:pPr>
            <w:r>
              <w:t>}</w:t>
            </w:r>
          </w:p>
          <w:p w14:paraId="60444895" w14:textId="2E4D6011" w:rsidR="00E11EA7" w:rsidRDefault="00E11EA7" w:rsidP="00936ABB">
            <w:pPr>
              <w:pStyle w:val="XML2"/>
            </w:pPr>
            <w:r>
              <w:t>container instructions {</w:t>
            </w:r>
          </w:p>
          <w:p w14:paraId="36A15632" w14:textId="31535ADD" w:rsidR="00E11EA7" w:rsidRDefault="00E11EA7" w:rsidP="00936ABB">
            <w:pPr>
              <w:pStyle w:val="XML3"/>
            </w:pPr>
            <w:r>
              <w:t>leaf-list type {</w:t>
            </w:r>
          </w:p>
          <w:p w14:paraId="66747C60" w14:textId="6EBCF14C" w:rsidR="00E11EA7" w:rsidRDefault="00E11EA7" w:rsidP="00936ABB">
            <w:pPr>
              <w:pStyle w:val="XML4"/>
            </w:pPr>
            <w:r>
              <w:t>type instruction-type;</w:t>
            </w:r>
          </w:p>
          <w:p w14:paraId="1DD46244" w14:textId="237EE6B7" w:rsidR="00E11EA7" w:rsidRDefault="00E11EA7" w:rsidP="00936ABB">
            <w:pPr>
              <w:pStyle w:val="XML3"/>
            </w:pPr>
            <w:r>
              <w:t>}</w:t>
            </w:r>
          </w:p>
          <w:p w14:paraId="51D81C77" w14:textId="313A75E9" w:rsidR="00A05260" w:rsidRDefault="00A05260" w:rsidP="00936ABB">
            <w:pPr>
              <w:pStyle w:val="XML3"/>
            </w:pPr>
            <w:proofErr w:type="gramStart"/>
            <w:r>
              <w:t>description</w:t>
            </w:r>
            <w:proofErr w:type="gramEnd"/>
            <w:r>
              <w:t xml:space="preserve"> </w:t>
            </w:r>
            <w:r w:rsidRPr="009F1B7D">
              <w:t>"</w:t>
            </w:r>
            <w:r>
              <w:t>The instruction types supported by the flow table.</w:t>
            </w:r>
            <w:r w:rsidRPr="009F1B7D">
              <w:t>"</w:t>
            </w:r>
          </w:p>
          <w:p w14:paraId="77CA9A0D" w14:textId="01936131" w:rsidR="00E11EA7" w:rsidRDefault="00E11EA7" w:rsidP="00936ABB">
            <w:pPr>
              <w:pStyle w:val="XML2"/>
            </w:pPr>
            <w:r>
              <w:t>}</w:t>
            </w:r>
          </w:p>
          <w:p w14:paraId="3284CC46" w14:textId="2B0578CC" w:rsidR="00E11EA7" w:rsidRDefault="00E11EA7" w:rsidP="00936ABB">
            <w:pPr>
              <w:pStyle w:val="XML2"/>
            </w:pPr>
            <w:r>
              <w:t>container matches {</w:t>
            </w:r>
          </w:p>
          <w:p w14:paraId="2B9D7452" w14:textId="23870F40" w:rsidR="00E11EA7" w:rsidRDefault="00E11EA7" w:rsidP="00936ABB">
            <w:pPr>
              <w:pStyle w:val="XML3"/>
            </w:pPr>
            <w:r>
              <w:t>leaf-list type {</w:t>
            </w:r>
          </w:p>
          <w:p w14:paraId="52842DED" w14:textId="4B1701C7" w:rsidR="00E11EA7" w:rsidRDefault="00E11EA7" w:rsidP="00936ABB">
            <w:pPr>
              <w:pStyle w:val="XML4"/>
            </w:pPr>
            <w:r>
              <w:t>type match</w:t>
            </w:r>
            <w:r w:rsidR="00252166">
              <w:t>-field</w:t>
            </w:r>
            <w:r>
              <w:t>-type;</w:t>
            </w:r>
          </w:p>
          <w:p w14:paraId="33E2C985" w14:textId="67EA30E2" w:rsidR="00E11EA7" w:rsidRDefault="00E11EA7" w:rsidP="00936ABB">
            <w:pPr>
              <w:pStyle w:val="XML3"/>
            </w:pPr>
            <w:r>
              <w:t>}</w:t>
            </w:r>
          </w:p>
          <w:p w14:paraId="67BF1D83" w14:textId="09C7FEE4" w:rsidR="00697A8C" w:rsidRDefault="00697A8C" w:rsidP="00936ABB">
            <w:pPr>
              <w:pStyle w:val="XML3"/>
            </w:pPr>
            <w:proofErr w:type="gramStart"/>
            <w:r>
              <w:t>description</w:t>
            </w:r>
            <w:proofErr w:type="gramEnd"/>
            <w:r>
              <w:t xml:space="preserve"> </w:t>
            </w:r>
            <w:r w:rsidRPr="009F1B7D">
              <w:t>"</w:t>
            </w:r>
            <w:r>
              <w:t>The match types supported by the flow table.</w:t>
            </w:r>
            <w:r w:rsidRPr="009F1B7D">
              <w:t>"</w:t>
            </w:r>
          </w:p>
          <w:p w14:paraId="1E59C6CA" w14:textId="6EFFA104" w:rsidR="00E11EA7" w:rsidRDefault="00E11EA7" w:rsidP="00936ABB">
            <w:pPr>
              <w:pStyle w:val="XML2"/>
            </w:pPr>
            <w:r>
              <w:t>}</w:t>
            </w:r>
          </w:p>
          <w:p w14:paraId="752BF431" w14:textId="0D476A4B" w:rsidR="00E11EA7" w:rsidRDefault="00E11EA7" w:rsidP="00936ABB">
            <w:pPr>
              <w:pStyle w:val="XML2"/>
            </w:pPr>
            <w:r>
              <w:t>container write-actions {</w:t>
            </w:r>
          </w:p>
          <w:p w14:paraId="32440093" w14:textId="0AEFEB6A" w:rsidR="00E11EA7" w:rsidRDefault="00E11EA7" w:rsidP="00936ABB">
            <w:pPr>
              <w:pStyle w:val="XML3"/>
            </w:pPr>
            <w:r>
              <w:t>leaf-list type {</w:t>
            </w:r>
          </w:p>
          <w:p w14:paraId="75D6DC25" w14:textId="40668202" w:rsidR="00E11EA7" w:rsidRDefault="00E11EA7" w:rsidP="00936ABB">
            <w:pPr>
              <w:pStyle w:val="XML4"/>
            </w:pPr>
            <w:r>
              <w:t>type action-type;</w:t>
            </w:r>
          </w:p>
          <w:p w14:paraId="4EC861FD" w14:textId="18DF3FCD" w:rsidR="00E11EA7" w:rsidRDefault="00E11EA7" w:rsidP="00936ABB">
            <w:pPr>
              <w:pStyle w:val="XML3"/>
            </w:pPr>
            <w:r>
              <w:t>}</w:t>
            </w:r>
          </w:p>
          <w:p w14:paraId="2A852A11" w14:textId="34DB9A9D" w:rsidR="00697A8C" w:rsidRDefault="00697A8C" w:rsidP="00936ABB">
            <w:pPr>
              <w:pStyle w:val="XML3"/>
            </w:pPr>
            <w:proofErr w:type="gramStart"/>
            <w:r>
              <w:t>description</w:t>
            </w:r>
            <w:proofErr w:type="gramEnd"/>
            <w:r>
              <w:t xml:space="preserve"> </w:t>
            </w:r>
            <w:r w:rsidRPr="009F1B7D">
              <w:t>"</w:t>
            </w:r>
            <w:r>
              <w:t>The write action types supported by the flow table.</w:t>
            </w:r>
            <w:r w:rsidRPr="009F1B7D">
              <w:t>"</w:t>
            </w:r>
          </w:p>
          <w:p w14:paraId="78640BFC" w14:textId="0C29FEB8" w:rsidR="00E11EA7" w:rsidRDefault="00E11EA7" w:rsidP="00936ABB">
            <w:pPr>
              <w:pStyle w:val="XML2"/>
            </w:pPr>
            <w:r>
              <w:t>}</w:t>
            </w:r>
          </w:p>
          <w:p w14:paraId="312CC406" w14:textId="314ABD84" w:rsidR="00E11EA7" w:rsidRDefault="00E11EA7" w:rsidP="00936ABB">
            <w:pPr>
              <w:pStyle w:val="XML2"/>
            </w:pPr>
            <w:r>
              <w:t>container apply-actions {</w:t>
            </w:r>
          </w:p>
          <w:p w14:paraId="1D68EF3A" w14:textId="74EF2D90" w:rsidR="00E11EA7" w:rsidRDefault="00E11EA7" w:rsidP="00936ABB">
            <w:pPr>
              <w:pStyle w:val="XML3"/>
            </w:pPr>
            <w:r>
              <w:t>leaf-list type {</w:t>
            </w:r>
          </w:p>
          <w:p w14:paraId="5DAE3DC3" w14:textId="49E4B4C0" w:rsidR="00E11EA7" w:rsidRDefault="00E11EA7" w:rsidP="00936ABB">
            <w:pPr>
              <w:pStyle w:val="XML4"/>
            </w:pPr>
            <w:r>
              <w:t>type action-type;</w:t>
            </w:r>
          </w:p>
          <w:p w14:paraId="00845CCD" w14:textId="58A946A8" w:rsidR="00E11EA7" w:rsidRDefault="00E11EA7" w:rsidP="00936ABB">
            <w:pPr>
              <w:pStyle w:val="XML3"/>
            </w:pPr>
            <w:r>
              <w:t>}</w:t>
            </w:r>
          </w:p>
          <w:p w14:paraId="7EA5DB9E" w14:textId="17DF3C21" w:rsidR="00697A8C" w:rsidRDefault="00697A8C" w:rsidP="00936ABB">
            <w:pPr>
              <w:pStyle w:val="XML3"/>
            </w:pPr>
            <w:proofErr w:type="gramStart"/>
            <w:r>
              <w:t>description</w:t>
            </w:r>
            <w:proofErr w:type="gramEnd"/>
            <w:r>
              <w:t xml:space="preserve"> </w:t>
            </w:r>
            <w:r w:rsidRPr="009F1B7D">
              <w:t>"</w:t>
            </w:r>
            <w:r>
              <w:t>The apply action types supported by the flow table.</w:t>
            </w:r>
            <w:r w:rsidRPr="009F1B7D">
              <w:t>"</w:t>
            </w:r>
          </w:p>
          <w:p w14:paraId="70E8DAB8" w14:textId="0CB11BBD" w:rsidR="00E11EA7" w:rsidRDefault="00E11EA7" w:rsidP="00936ABB">
            <w:pPr>
              <w:pStyle w:val="XML2"/>
            </w:pPr>
            <w:r>
              <w:t>}</w:t>
            </w:r>
          </w:p>
          <w:p w14:paraId="54F1B817" w14:textId="52C07F1B" w:rsidR="00252166" w:rsidRDefault="00252166" w:rsidP="00936ABB">
            <w:pPr>
              <w:pStyle w:val="XML2"/>
            </w:pPr>
            <w:r>
              <w:t>container write-setfields {</w:t>
            </w:r>
          </w:p>
          <w:p w14:paraId="58303E1E" w14:textId="577E8057" w:rsidR="00252166" w:rsidRDefault="00252166" w:rsidP="00936ABB">
            <w:pPr>
              <w:pStyle w:val="XML3"/>
            </w:pPr>
            <w:r>
              <w:t>leaf-list type {</w:t>
            </w:r>
          </w:p>
          <w:p w14:paraId="4DCBF717" w14:textId="326E0B95" w:rsidR="00252166" w:rsidRDefault="00252166" w:rsidP="00936ABB">
            <w:pPr>
              <w:pStyle w:val="XML4"/>
            </w:pPr>
            <w:r>
              <w:t>type match-field-type;</w:t>
            </w:r>
          </w:p>
          <w:p w14:paraId="24D3004E" w14:textId="07520A9A" w:rsidR="00252166" w:rsidRDefault="00252166" w:rsidP="00936ABB">
            <w:pPr>
              <w:pStyle w:val="XML3"/>
            </w:pPr>
            <w:r>
              <w:t>}</w:t>
            </w:r>
          </w:p>
          <w:p w14:paraId="4DBF66BC" w14:textId="4C1CDECA" w:rsidR="00252166" w:rsidRDefault="00252166" w:rsidP="00936ABB">
            <w:pPr>
              <w:pStyle w:val="XML3"/>
            </w:pPr>
            <w:proofErr w:type="gramStart"/>
            <w:r>
              <w:t>description</w:t>
            </w:r>
            <w:proofErr w:type="gramEnd"/>
            <w:r>
              <w:t xml:space="preserve"> </w:t>
            </w:r>
            <w:r w:rsidRPr="009F1B7D">
              <w:t>"</w:t>
            </w:r>
            <w:r w:rsidR="006E0636">
              <w:t xml:space="preserve">'set-field' </w:t>
            </w:r>
            <w:r w:rsidR="00913896">
              <w:t xml:space="preserve">action types supported by the </w:t>
            </w:r>
            <w:r w:rsidR="006E0636">
              <w:t xml:space="preserve">table using </w:t>
            </w:r>
            <w:r w:rsidR="00936ABB">
              <w:t>'</w:t>
            </w:r>
            <w:r w:rsidR="006E0636">
              <w:t>write-actions</w:t>
            </w:r>
            <w:r w:rsidR="00936ABB">
              <w:t>'</w:t>
            </w:r>
            <w:r w:rsidR="006E0636">
              <w:t xml:space="preserve"> instruction.</w:t>
            </w:r>
            <w:r w:rsidRPr="009F1B7D">
              <w:t>"</w:t>
            </w:r>
            <w:r>
              <w:t>;</w:t>
            </w:r>
          </w:p>
          <w:p w14:paraId="42D50F31" w14:textId="20F3B806" w:rsidR="00252166" w:rsidRDefault="00252166" w:rsidP="00936ABB">
            <w:pPr>
              <w:pStyle w:val="XML2"/>
            </w:pPr>
            <w:r>
              <w:t>}</w:t>
            </w:r>
          </w:p>
          <w:p w14:paraId="7CBC81A1" w14:textId="281198A1" w:rsidR="00252166" w:rsidRDefault="00252166" w:rsidP="00936ABB">
            <w:pPr>
              <w:pStyle w:val="XML2"/>
            </w:pPr>
            <w:r>
              <w:t>container apply-setfields {</w:t>
            </w:r>
          </w:p>
          <w:p w14:paraId="66C5FC31" w14:textId="687CC56B" w:rsidR="00252166" w:rsidRDefault="00252166" w:rsidP="00936ABB">
            <w:pPr>
              <w:pStyle w:val="XML3"/>
            </w:pPr>
            <w:r>
              <w:t>leaf-list type {</w:t>
            </w:r>
          </w:p>
          <w:p w14:paraId="5468C3A2" w14:textId="2F63182B" w:rsidR="00252166" w:rsidRDefault="00252166" w:rsidP="00936ABB">
            <w:pPr>
              <w:pStyle w:val="XML4"/>
            </w:pPr>
            <w:r>
              <w:t>type match-field-type;</w:t>
            </w:r>
          </w:p>
          <w:p w14:paraId="522603E7" w14:textId="3A277AAB" w:rsidR="00252166" w:rsidRDefault="00252166" w:rsidP="00936ABB">
            <w:pPr>
              <w:pStyle w:val="XML3"/>
            </w:pPr>
            <w:r>
              <w:t>}</w:t>
            </w:r>
          </w:p>
          <w:p w14:paraId="3190538B" w14:textId="7866B622" w:rsidR="003B1A69" w:rsidRDefault="00252166" w:rsidP="00936ABB">
            <w:pPr>
              <w:pStyle w:val="XML3"/>
            </w:pPr>
            <w:proofErr w:type="gramStart"/>
            <w:r>
              <w:t>description</w:t>
            </w:r>
            <w:proofErr w:type="gramEnd"/>
            <w:r>
              <w:t xml:space="preserve"> </w:t>
            </w:r>
            <w:r w:rsidRPr="009F1B7D">
              <w:t>"</w:t>
            </w:r>
            <w:r w:rsidR="003B1A69">
              <w:t xml:space="preserve">'set-field' action types supported by the table using </w:t>
            </w:r>
            <w:r w:rsidR="00936ABB">
              <w:t>'</w:t>
            </w:r>
            <w:r w:rsidR="003B1A69">
              <w:t>apply-actions</w:t>
            </w:r>
            <w:r w:rsidR="00936ABB">
              <w:t>'</w:t>
            </w:r>
            <w:r w:rsidR="003B1A69">
              <w:t xml:space="preserve"> instruction.</w:t>
            </w:r>
            <w:r w:rsidR="00936ABB" w:rsidRPr="009F1B7D">
              <w:t>"</w:t>
            </w:r>
            <w:r w:rsidR="00913896">
              <w:t>;</w:t>
            </w:r>
          </w:p>
          <w:p w14:paraId="56662006" w14:textId="7B74412B" w:rsidR="00252166" w:rsidRDefault="00252166" w:rsidP="00936ABB">
            <w:pPr>
              <w:pStyle w:val="XML2"/>
            </w:pPr>
            <w:r>
              <w:t>}</w:t>
            </w:r>
          </w:p>
          <w:p w14:paraId="26E76B1C" w14:textId="48ABED54" w:rsidR="00252166" w:rsidRDefault="00252166" w:rsidP="00936ABB">
            <w:pPr>
              <w:pStyle w:val="XML2"/>
            </w:pPr>
            <w:r>
              <w:t>container wildcards {</w:t>
            </w:r>
          </w:p>
          <w:p w14:paraId="1704DE5A" w14:textId="18B77CC3" w:rsidR="00252166" w:rsidRDefault="00252166" w:rsidP="00936ABB">
            <w:pPr>
              <w:pStyle w:val="XML3"/>
            </w:pPr>
            <w:r>
              <w:t>leaf-list type {</w:t>
            </w:r>
          </w:p>
          <w:p w14:paraId="30D2D99E" w14:textId="7453CA41" w:rsidR="00252166" w:rsidRDefault="00252166" w:rsidP="00936ABB">
            <w:pPr>
              <w:pStyle w:val="XML4"/>
            </w:pPr>
            <w:r>
              <w:lastRenderedPageBreak/>
              <w:t>type match-field-type;</w:t>
            </w:r>
          </w:p>
          <w:p w14:paraId="23F361B6" w14:textId="593BE1CD" w:rsidR="00252166" w:rsidRDefault="00252166" w:rsidP="00936ABB">
            <w:pPr>
              <w:pStyle w:val="XML3"/>
            </w:pPr>
            <w:r>
              <w:t>}</w:t>
            </w:r>
          </w:p>
          <w:p w14:paraId="4AF83864" w14:textId="42D80BDD" w:rsidR="00252166" w:rsidRDefault="00252166" w:rsidP="00936ABB">
            <w:pPr>
              <w:pStyle w:val="XML3"/>
            </w:pPr>
            <w:proofErr w:type="gramStart"/>
            <w:r>
              <w:t>description</w:t>
            </w:r>
            <w:proofErr w:type="gramEnd"/>
            <w:r>
              <w:t xml:space="preserve"> </w:t>
            </w:r>
            <w:r w:rsidRPr="009F1B7D">
              <w:t>"</w:t>
            </w:r>
            <w:r w:rsidR="00936ABB">
              <w:t>T</w:t>
            </w:r>
            <w:r w:rsidR="003B1A69">
              <w:t>he fields for which the table supports wildcarding(omitting).</w:t>
            </w:r>
            <w:r w:rsidRPr="009F1B7D">
              <w:t>"</w:t>
            </w:r>
            <w:r>
              <w:t>;</w:t>
            </w:r>
          </w:p>
          <w:p w14:paraId="11B12C00" w14:textId="582C9FFF" w:rsidR="00252166" w:rsidRDefault="00252166" w:rsidP="00936ABB">
            <w:pPr>
              <w:pStyle w:val="XML2"/>
            </w:pPr>
            <w:r>
              <w:t>}</w:t>
            </w:r>
          </w:p>
          <w:p w14:paraId="301BB22B" w14:textId="47D15856" w:rsidR="00E11EA7" w:rsidRDefault="00E11EA7" w:rsidP="00936ABB">
            <w:pPr>
              <w:pStyle w:val="XML2"/>
            </w:pPr>
            <w:r>
              <w:t>leaf metadata-match {</w:t>
            </w:r>
          </w:p>
          <w:p w14:paraId="318EDB16" w14:textId="69B9F909" w:rsidR="00E11EA7" w:rsidRDefault="00E11EA7" w:rsidP="00936ABB">
            <w:pPr>
              <w:pStyle w:val="XML3"/>
            </w:pPr>
            <w:r>
              <w:t>type hex-binary</w:t>
            </w:r>
            <w:r w:rsidR="00F42F50">
              <w:t>;</w:t>
            </w:r>
          </w:p>
          <w:p w14:paraId="49921290" w14:textId="1B7AB042" w:rsidR="00F42F50" w:rsidRDefault="00F42F50" w:rsidP="00936ABB">
            <w:pPr>
              <w:pStyle w:val="XML3"/>
            </w:pPr>
            <w:proofErr w:type="gramStart"/>
            <w:r>
              <w:t>description</w:t>
            </w:r>
            <w:proofErr w:type="gramEnd"/>
            <w:r>
              <w:t xml:space="preserve"> </w:t>
            </w:r>
            <w:r w:rsidRPr="009F1B7D">
              <w:t>"</w:t>
            </w:r>
            <w:r>
              <w:t>The bits of metadata the flow table can match.</w:t>
            </w:r>
            <w:r w:rsidRPr="009F1B7D">
              <w:t>"</w:t>
            </w:r>
          </w:p>
          <w:p w14:paraId="5077AF10" w14:textId="0CA045B1" w:rsidR="00E11EA7" w:rsidRDefault="00E11EA7" w:rsidP="00936ABB">
            <w:pPr>
              <w:pStyle w:val="XML2"/>
            </w:pPr>
            <w:r>
              <w:t>}</w:t>
            </w:r>
          </w:p>
          <w:p w14:paraId="1A83CB03" w14:textId="01184F7A" w:rsidR="00E11EA7" w:rsidRDefault="00E11EA7" w:rsidP="00936ABB">
            <w:pPr>
              <w:pStyle w:val="XML2"/>
            </w:pPr>
            <w:r>
              <w:t>leaf metadata-write {</w:t>
            </w:r>
          </w:p>
          <w:p w14:paraId="4D0FEF88" w14:textId="01AC86A2" w:rsidR="00E11EA7" w:rsidRDefault="00E11EA7" w:rsidP="00936ABB">
            <w:pPr>
              <w:pStyle w:val="XML3"/>
            </w:pPr>
            <w:r>
              <w:t>type hex-binary</w:t>
            </w:r>
            <w:r w:rsidR="00F42F50">
              <w:t>;</w:t>
            </w:r>
          </w:p>
          <w:p w14:paraId="6A2EBD9E" w14:textId="1667E96A" w:rsidR="00F42F50" w:rsidRDefault="00F42F50" w:rsidP="00936ABB">
            <w:pPr>
              <w:pStyle w:val="XML3"/>
            </w:pPr>
            <w:proofErr w:type="gramStart"/>
            <w:r>
              <w:t>description</w:t>
            </w:r>
            <w:proofErr w:type="gramEnd"/>
            <w:r>
              <w:t xml:space="preserve"> </w:t>
            </w:r>
            <w:r w:rsidRPr="009F1B7D">
              <w:t>"</w:t>
            </w:r>
            <w:r>
              <w:t>The bits of metadata the flow table can write.</w:t>
            </w:r>
            <w:r w:rsidRPr="009F1B7D">
              <w:t>"</w:t>
            </w:r>
          </w:p>
          <w:p w14:paraId="6958EFAA" w14:textId="1F72E667" w:rsidR="00E11EA7" w:rsidRPr="009F1B7D" w:rsidRDefault="000A3884" w:rsidP="00936ABB">
            <w:pPr>
              <w:pStyle w:val="XML2"/>
            </w:pPr>
            <w:r>
              <w:t>}</w:t>
            </w:r>
          </w:p>
          <w:p w14:paraId="2ECEE691" w14:textId="77777777" w:rsidR="005C38FA" w:rsidRPr="009F1B7D" w:rsidRDefault="005C38FA" w:rsidP="00576FDE">
            <w:pPr>
              <w:pStyle w:val="XML1"/>
            </w:pPr>
            <w:r w:rsidRPr="009F1B7D">
              <w:t>}</w:t>
            </w:r>
          </w:p>
        </w:tc>
      </w:tr>
    </w:tbl>
    <w:p w14:paraId="00F3697F" w14:textId="7BEFE342" w:rsidR="006F4495" w:rsidRPr="006F4495" w:rsidRDefault="006F4495" w:rsidP="006F4495">
      <w:pPr>
        <w:pStyle w:val="Heading1"/>
      </w:pPr>
      <w:bookmarkStart w:id="1476" w:name="_Toc320556750"/>
      <w:r w:rsidRPr="006F4495">
        <w:lastRenderedPageBreak/>
        <w:t>Binding to NETCONF</w:t>
      </w:r>
      <w:bookmarkEnd w:id="1476"/>
    </w:p>
    <w:p w14:paraId="1522EF74" w14:textId="124D265E" w:rsidR="006F4495" w:rsidRPr="006F4495" w:rsidRDefault="006F4495" w:rsidP="006F4495">
      <w:pPr>
        <w:rPr>
          <w:rFonts w:cstheme="minorHAnsi"/>
        </w:rPr>
      </w:pPr>
      <w:r w:rsidRPr="006F4495">
        <w:rPr>
          <w:rFonts w:cstheme="minorHAnsi"/>
        </w:rPr>
        <w:t>The OF-CONFIG1.</w:t>
      </w:r>
      <w:r w:rsidR="003D4BD0">
        <w:rPr>
          <w:rFonts w:cstheme="minorHAnsi"/>
        </w:rPr>
        <w:t>1</w:t>
      </w:r>
      <w:r w:rsidRPr="006F4495">
        <w:rPr>
          <w:rFonts w:cstheme="minorHAnsi"/>
        </w:rPr>
        <w:t xml:space="preserve"> protocol provides a standard way to modify basic OpenFlow configuration for the operation of an OpenFlow logical switch within the context of an OpenFlow Capable Switch. At the same time, it provides vendors the ability to extend and innovate by providing new and </w:t>
      </w:r>
      <w:r w:rsidR="00920140" w:rsidRPr="006F4495">
        <w:rPr>
          <w:rFonts w:cstheme="minorHAnsi"/>
        </w:rPr>
        <w:t>improved</w:t>
      </w:r>
      <w:r w:rsidRPr="006F4495">
        <w:rPr>
          <w:rFonts w:cstheme="minorHAnsi"/>
        </w:rPr>
        <w:t xml:space="preserve"> configuration capabilities. To achieve these goals, OF-CONFIG1.</w:t>
      </w:r>
      <w:r w:rsidR="003D4BD0">
        <w:rPr>
          <w:rFonts w:cstheme="minorHAnsi"/>
        </w:rPr>
        <w:t>1</w:t>
      </w:r>
      <w:r w:rsidRPr="006F4495">
        <w:rPr>
          <w:rFonts w:cstheme="minorHAnsi"/>
        </w:rPr>
        <w:t xml:space="preserve"> requires that devices supporting OF-CONFIG1.</w:t>
      </w:r>
      <w:r w:rsidR="003D4BD0">
        <w:rPr>
          <w:rFonts w:cstheme="minorHAnsi"/>
        </w:rPr>
        <w:t>1</w:t>
      </w:r>
      <w:r w:rsidRPr="006F4495">
        <w:rPr>
          <w:rFonts w:cstheme="minorHAnsi"/>
        </w:rPr>
        <w:t xml:space="preserve"> MUST implement NETCONF protocol (4) as the transport. This in turn implies as specified by NETCONF specification that OpenFlow Capable Switches supporting OF-CONFIG1.</w:t>
      </w:r>
      <w:r w:rsidR="003D4BD0">
        <w:rPr>
          <w:rFonts w:cstheme="minorHAnsi"/>
        </w:rPr>
        <w:t>1</w:t>
      </w:r>
      <w:r w:rsidRPr="006F4495">
        <w:rPr>
          <w:rFonts w:cstheme="minorHAnsi"/>
        </w:rPr>
        <w:t xml:space="preserve"> must implement SSH as a transport protocol. In addition, the OpenFlow Capable Switches implementing OF-CONFIG1.</w:t>
      </w:r>
      <w:r w:rsidR="003D4BD0">
        <w:rPr>
          <w:rFonts w:cstheme="minorHAnsi"/>
        </w:rPr>
        <w:t>1</w:t>
      </w:r>
      <w:r w:rsidRPr="006F4495">
        <w:rPr>
          <w:rFonts w:cstheme="minorHAnsi"/>
        </w:rPr>
        <w:t xml:space="preserve"> protocol may implement additional transports such as Web Services-Management or something else. Future versions of OF-CONFIG may specify binding to these additional transports.</w:t>
      </w:r>
    </w:p>
    <w:p w14:paraId="7848DF19" w14:textId="34C5A736" w:rsidR="00F07D3E" w:rsidRDefault="006F4495" w:rsidP="006F4495">
      <w:pPr>
        <w:rPr>
          <w:rFonts w:cstheme="minorHAnsi"/>
        </w:rPr>
      </w:pPr>
      <w:r w:rsidRPr="006F4495">
        <w:rPr>
          <w:rFonts w:cstheme="minorHAnsi"/>
        </w:rPr>
        <w:t>NETCONF is a stable protocol that has been standardized for several years now. It is widely available on various platforms and achieves the needs for OF-CONFIG1.</w:t>
      </w:r>
      <w:r w:rsidR="003D4BD0">
        <w:rPr>
          <w:rFonts w:cstheme="minorHAnsi"/>
        </w:rPr>
        <w:t>1</w:t>
      </w:r>
      <w:r w:rsidRPr="006F4495">
        <w:rPr>
          <w:rFonts w:cstheme="minorHAnsi"/>
        </w:rPr>
        <w:t>. NETCONF defines a set of operations on top of a messaging layer (RPC). Below diagram shows the various layers of NETCONF protocol.</w:t>
      </w:r>
    </w:p>
    <w:p w14:paraId="1EA3C300" w14:textId="77777777" w:rsidR="006F4495" w:rsidRPr="009F1B7D" w:rsidRDefault="006F4495" w:rsidP="006F4495"/>
    <w:p w14:paraId="0B7C8B14" w14:textId="77777777" w:rsidR="006F4495" w:rsidRPr="009F1B7D" w:rsidRDefault="006F4495" w:rsidP="006F4495">
      <w:pPr>
        <w:keepNext/>
        <w:jc w:val="center"/>
      </w:pPr>
      <w:r w:rsidRPr="00DB42FD">
        <w:rPr>
          <w:noProof/>
        </w:rPr>
        <w:lastRenderedPageBreak/>
        <w:drawing>
          <wp:inline distT="0" distB="0" distL="0" distR="0" wp14:anchorId="4F2CC5AC" wp14:editId="03A83D8A">
            <wp:extent cx="4914900" cy="28670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14900" cy="2867025"/>
                    </a:xfrm>
                    <a:prstGeom prst="rect">
                      <a:avLst/>
                    </a:prstGeom>
                    <a:noFill/>
                    <a:ln>
                      <a:noFill/>
                    </a:ln>
                  </pic:spPr>
                </pic:pic>
              </a:graphicData>
            </a:graphic>
          </wp:inline>
        </w:drawing>
      </w:r>
    </w:p>
    <w:p w14:paraId="7212A7C9" w14:textId="6B2586BA" w:rsidR="00C31DBC" w:rsidRPr="00A3202A" w:rsidRDefault="006F4495" w:rsidP="00A3202A">
      <w:pPr>
        <w:pStyle w:val="Caption"/>
      </w:pPr>
      <w:r w:rsidRPr="00CE3A81">
        <w:t xml:space="preserve">Figure </w:t>
      </w:r>
      <w:r w:rsidR="00DC2CE4">
        <w:fldChar w:fldCharType="begin"/>
      </w:r>
      <w:r w:rsidR="00DC2CE4">
        <w:instrText xml:space="preserve"> SEQ Figure \* ARABIC </w:instrText>
      </w:r>
      <w:r w:rsidR="00DC2CE4">
        <w:fldChar w:fldCharType="separate"/>
      </w:r>
      <w:r w:rsidRPr="00CE3A81">
        <w:t>1</w:t>
      </w:r>
      <w:r w:rsidR="00DC2CE4">
        <w:fldChar w:fldCharType="end"/>
      </w:r>
      <w:r w:rsidR="00B71F5D">
        <w:t>6</w:t>
      </w:r>
      <w:r w:rsidR="00A3202A">
        <w:t xml:space="preserve"> NETCONF Layers and Examples</w:t>
      </w:r>
    </w:p>
    <w:p w14:paraId="50BBC19B" w14:textId="77777777" w:rsidR="00C31DBC" w:rsidRPr="00C31DBC" w:rsidRDefault="00C31DBC" w:rsidP="00C31DBC">
      <w:pPr>
        <w:rPr>
          <w:rFonts w:cstheme="minorHAnsi"/>
        </w:rPr>
      </w:pPr>
      <w:r w:rsidRPr="00C31DBC">
        <w:rPr>
          <w:rFonts w:cstheme="minorHAnsi"/>
        </w:rPr>
        <w:t xml:space="preserve">The OpenFlow capable switches MUST support the schema as defined in this specification as the content layer in the above diagram. The schema currently covers basic configuration elements and will be extended in next versions. </w:t>
      </w:r>
    </w:p>
    <w:p w14:paraId="4DFF2D40" w14:textId="1DAC8BE6" w:rsidR="00C31DBC" w:rsidRPr="00C31DBC" w:rsidRDefault="00C31DBC" w:rsidP="00C31DBC">
      <w:pPr>
        <w:rPr>
          <w:rFonts w:cstheme="minorHAnsi"/>
        </w:rPr>
      </w:pPr>
      <w:r w:rsidRPr="00C31DBC">
        <w:rPr>
          <w:rFonts w:cstheme="minorHAnsi"/>
        </w:rPr>
        <w:t>The NETCONF protocol meets the OF-CONFIG 1.</w:t>
      </w:r>
      <w:r w:rsidR="00220684">
        <w:rPr>
          <w:rFonts w:cstheme="minorHAnsi"/>
        </w:rPr>
        <w:t>1</w:t>
      </w:r>
      <w:r w:rsidRPr="00C31DBC">
        <w:rPr>
          <w:rFonts w:cstheme="minorHAnsi"/>
        </w:rPr>
        <w:t xml:space="preserve"> requirements for communication between an OpenFlow Configuration Point and an OpenFlow switch as listed in Section 6.3. In addition, if future needs of OF-CONFIG are not met by NETCONF protocol, NETCONF is extensible which will allow OF-CONFIG to extend NETCONF for its purpose.</w:t>
      </w:r>
    </w:p>
    <w:p w14:paraId="5177D733" w14:textId="77777777" w:rsidR="00C31DBC" w:rsidRPr="00C31DBC" w:rsidRDefault="00C31DBC" w:rsidP="002C0E22">
      <w:pPr>
        <w:numPr>
          <w:ilvl w:val="0"/>
          <w:numId w:val="12"/>
        </w:numPr>
        <w:rPr>
          <w:rFonts w:cstheme="minorHAnsi"/>
        </w:rPr>
      </w:pPr>
      <w:r w:rsidRPr="00C31DBC">
        <w:rPr>
          <w:rFonts w:cstheme="minorHAnsi"/>
        </w:rPr>
        <w:t>It supports TLS as communication transport protocol (directly or with SOAP or BEEP in between) that can be used for providing integrity, privacy, and mutual authentication.</w:t>
      </w:r>
    </w:p>
    <w:p w14:paraId="7D87AF64" w14:textId="77777777" w:rsidR="00C31DBC" w:rsidRPr="00C31DBC" w:rsidRDefault="00C31DBC" w:rsidP="002C0E22">
      <w:pPr>
        <w:numPr>
          <w:ilvl w:val="0"/>
          <w:numId w:val="12"/>
        </w:numPr>
        <w:rPr>
          <w:rFonts w:cstheme="minorHAnsi"/>
        </w:rPr>
      </w:pPr>
      <w:r w:rsidRPr="00C31DBC">
        <w:rPr>
          <w:rFonts w:cstheme="minorHAnsi"/>
        </w:rPr>
        <w:t>All specified transport mappings for NETCONF use TLS or TCP as underlying transport protocol and thus provides reliable transport.</w:t>
      </w:r>
    </w:p>
    <w:p w14:paraId="596096CC" w14:textId="77777777" w:rsidR="00C31DBC" w:rsidRPr="00C31DBC" w:rsidRDefault="00C31DBC" w:rsidP="002C0E22">
      <w:pPr>
        <w:numPr>
          <w:ilvl w:val="0"/>
          <w:numId w:val="12"/>
        </w:numPr>
        <w:rPr>
          <w:rFonts w:cstheme="minorHAnsi"/>
        </w:rPr>
      </w:pPr>
      <w:r w:rsidRPr="00C31DBC">
        <w:rPr>
          <w:rFonts w:cstheme="minorHAnsi"/>
        </w:rPr>
        <w:t>The common way to establish a connection with NETCONF is from the Configuration Point (configuration point) to the managed device (switch).</w:t>
      </w:r>
    </w:p>
    <w:p w14:paraId="6985F988" w14:textId="77777777" w:rsidR="00C31DBC" w:rsidRPr="00C31DBC" w:rsidRDefault="00C31DBC" w:rsidP="002C0E22">
      <w:pPr>
        <w:numPr>
          <w:ilvl w:val="0"/>
          <w:numId w:val="12"/>
        </w:numPr>
        <w:rPr>
          <w:rFonts w:cstheme="minorHAnsi"/>
        </w:rPr>
      </w:pPr>
      <w:r w:rsidRPr="00C31DBC">
        <w:rPr>
          <w:rFonts w:cstheme="minorHAnsi"/>
        </w:rPr>
        <w:t>The NETCONF standard support reversed configuration setup only if BEEP is used as transport protocol.</w:t>
      </w:r>
    </w:p>
    <w:p w14:paraId="53C2C60C" w14:textId="77777777" w:rsidR="00C31DBC" w:rsidRPr="00C31DBC" w:rsidRDefault="00C31DBC" w:rsidP="002C0E22">
      <w:pPr>
        <w:numPr>
          <w:ilvl w:val="0"/>
          <w:numId w:val="12"/>
        </w:numPr>
        <w:rPr>
          <w:rFonts w:cstheme="minorHAnsi"/>
        </w:rPr>
      </w:pPr>
      <w:r w:rsidRPr="00C31DBC">
        <w:rPr>
          <w:rFonts w:cstheme="minorHAnsi"/>
        </w:rPr>
        <w:t>It supports partial switch configuration to the most fine-grain level.</w:t>
      </w:r>
    </w:p>
    <w:p w14:paraId="7234ACEC" w14:textId="77777777" w:rsidR="00C31DBC" w:rsidRPr="00C31DBC" w:rsidRDefault="00C31DBC" w:rsidP="002C0E22">
      <w:pPr>
        <w:numPr>
          <w:ilvl w:val="0"/>
          <w:numId w:val="12"/>
        </w:numPr>
        <w:rPr>
          <w:rFonts w:cstheme="minorHAnsi"/>
        </w:rPr>
      </w:pPr>
      <w:r w:rsidRPr="00C31DBC">
        <w:rPr>
          <w:rFonts w:cstheme="minorHAnsi"/>
        </w:rPr>
        <w:t>It supports full switch configuration with a single operation.</w:t>
      </w:r>
    </w:p>
    <w:p w14:paraId="69DACF85" w14:textId="77777777" w:rsidR="00C31DBC" w:rsidRPr="00C31DBC" w:rsidRDefault="00C31DBC" w:rsidP="002C0E22">
      <w:pPr>
        <w:numPr>
          <w:ilvl w:val="0"/>
          <w:numId w:val="12"/>
        </w:numPr>
        <w:rPr>
          <w:rFonts w:cstheme="minorHAnsi"/>
        </w:rPr>
      </w:pPr>
      <w:r w:rsidRPr="00C31DBC">
        <w:rPr>
          <w:rFonts w:cstheme="minorHAnsi"/>
        </w:rPr>
        <w:t>It supports setting of configuration data.</w:t>
      </w:r>
    </w:p>
    <w:p w14:paraId="0A580FD7" w14:textId="77777777" w:rsidR="00C31DBC" w:rsidRPr="00C31DBC" w:rsidRDefault="00C31DBC" w:rsidP="002C0E22">
      <w:pPr>
        <w:numPr>
          <w:ilvl w:val="0"/>
          <w:numId w:val="12"/>
        </w:numPr>
        <w:rPr>
          <w:rFonts w:cstheme="minorHAnsi"/>
        </w:rPr>
      </w:pPr>
      <w:r w:rsidRPr="00C31DBC">
        <w:rPr>
          <w:rFonts w:cstheme="minorHAnsi"/>
        </w:rPr>
        <w:t>It supports the retrieval of configuration data.</w:t>
      </w:r>
    </w:p>
    <w:p w14:paraId="6F645B82" w14:textId="77777777" w:rsidR="00C31DBC" w:rsidRPr="00C31DBC" w:rsidRDefault="00C31DBC" w:rsidP="002C0E22">
      <w:pPr>
        <w:numPr>
          <w:ilvl w:val="0"/>
          <w:numId w:val="12"/>
        </w:numPr>
        <w:rPr>
          <w:rFonts w:cstheme="minorHAnsi"/>
        </w:rPr>
      </w:pPr>
      <w:r w:rsidRPr="00C31DBC">
        <w:rPr>
          <w:rFonts w:cstheme="minorHAnsi"/>
        </w:rPr>
        <w:t xml:space="preserve">It </w:t>
      </w:r>
      <w:r w:rsidR="00920140" w:rsidRPr="00C31DBC">
        <w:rPr>
          <w:rFonts w:cstheme="minorHAnsi"/>
        </w:rPr>
        <w:t>supports</w:t>
      </w:r>
      <w:r w:rsidRPr="00C31DBC">
        <w:rPr>
          <w:rFonts w:cstheme="minorHAnsi"/>
        </w:rPr>
        <w:t xml:space="preserve"> the retrieval of (non-configuration) status data.</w:t>
      </w:r>
    </w:p>
    <w:p w14:paraId="7817711A" w14:textId="77777777" w:rsidR="00C31DBC" w:rsidRPr="00C31DBC" w:rsidRDefault="00C31DBC" w:rsidP="002C0E22">
      <w:pPr>
        <w:numPr>
          <w:ilvl w:val="0"/>
          <w:numId w:val="12"/>
        </w:numPr>
        <w:rPr>
          <w:rFonts w:cstheme="minorHAnsi"/>
        </w:rPr>
      </w:pPr>
      <w:r w:rsidRPr="00C31DBC">
        <w:rPr>
          <w:rFonts w:cstheme="minorHAnsi"/>
        </w:rPr>
        <w:lastRenderedPageBreak/>
        <w:t>It supports creation, modification and deletion of configuration information.</w:t>
      </w:r>
    </w:p>
    <w:p w14:paraId="365ADB6C" w14:textId="77777777" w:rsidR="00C31DBC" w:rsidRPr="00C31DBC" w:rsidRDefault="00C31DBC" w:rsidP="002C0E22">
      <w:pPr>
        <w:numPr>
          <w:ilvl w:val="0"/>
          <w:numId w:val="12"/>
        </w:numPr>
        <w:rPr>
          <w:rFonts w:cstheme="minorHAnsi"/>
        </w:rPr>
      </w:pPr>
      <w:r w:rsidRPr="00C31DBC">
        <w:rPr>
          <w:rFonts w:cstheme="minorHAnsi"/>
        </w:rPr>
        <w:t>It supports returning success codes after completing a configuration operation.</w:t>
      </w:r>
    </w:p>
    <w:p w14:paraId="56A08424" w14:textId="77777777" w:rsidR="00C31DBC" w:rsidRPr="00C31DBC" w:rsidRDefault="00C31DBC" w:rsidP="002C0E22">
      <w:pPr>
        <w:numPr>
          <w:ilvl w:val="0"/>
          <w:numId w:val="12"/>
        </w:numPr>
        <w:rPr>
          <w:rFonts w:cstheme="minorHAnsi"/>
        </w:rPr>
      </w:pPr>
      <w:r w:rsidRPr="00C31DBC">
        <w:rPr>
          <w:rFonts w:cstheme="minorHAnsi"/>
        </w:rPr>
        <w:t>It supports support reporting error codes for partially or completely failed configuration requests.</w:t>
      </w:r>
    </w:p>
    <w:p w14:paraId="66FA44F9" w14:textId="77777777" w:rsidR="00C31DBC" w:rsidRPr="00C31DBC" w:rsidRDefault="00C31DBC" w:rsidP="002C0E22">
      <w:pPr>
        <w:numPr>
          <w:ilvl w:val="0"/>
          <w:numId w:val="12"/>
        </w:numPr>
        <w:rPr>
          <w:rFonts w:cstheme="minorHAnsi"/>
        </w:rPr>
      </w:pPr>
      <w:r w:rsidRPr="00C31DBC">
        <w:rPr>
          <w:rFonts w:cstheme="minorHAnsi"/>
        </w:rPr>
        <w:t>It supports sending configuration requests independent of the completion of previous requests. Requests may be queued or processed concurrently at a switch. Each request has a request ID. Success or failure indications can be sen</w:t>
      </w:r>
      <w:r w:rsidR="00920140">
        <w:rPr>
          <w:rFonts w:cstheme="minorHAnsi"/>
        </w:rPr>
        <w:t>t</w:t>
      </w:r>
      <w:r w:rsidRPr="00C31DBC">
        <w:rPr>
          <w:rFonts w:cstheme="minorHAnsi"/>
        </w:rPr>
        <w:t xml:space="preserve"> independently of other requests individually for each request ID.</w:t>
      </w:r>
    </w:p>
    <w:p w14:paraId="2A34F3E1" w14:textId="77777777" w:rsidR="00C31DBC" w:rsidRPr="00C31DBC" w:rsidRDefault="00C31DBC" w:rsidP="002C0E22">
      <w:pPr>
        <w:numPr>
          <w:ilvl w:val="0"/>
          <w:numId w:val="12"/>
        </w:numPr>
        <w:rPr>
          <w:rFonts w:cstheme="minorHAnsi"/>
        </w:rPr>
      </w:pPr>
      <w:r w:rsidRPr="00C31DBC">
        <w:rPr>
          <w:rFonts w:cstheme="minorHAnsi"/>
        </w:rPr>
        <w:t xml:space="preserve">It supports transaction capabilities including rollback per operation. </w:t>
      </w:r>
    </w:p>
    <w:p w14:paraId="4C7CB609" w14:textId="77777777" w:rsidR="00C31DBC" w:rsidRPr="00C31DBC" w:rsidRDefault="00C31DBC" w:rsidP="002C0E22">
      <w:pPr>
        <w:numPr>
          <w:ilvl w:val="0"/>
          <w:numId w:val="12"/>
        </w:numPr>
        <w:rPr>
          <w:rFonts w:cstheme="minorHAnsi"/>
        </w:rPr>
      </w:pPr>
      <w:r w:rsidRPr="00C31DBC">
        <w:rPr>
          <w:rFonts w:cstheme="minorHAnsi"/>
        </w:rPr>
        <w:t>With its extension defined in RFC 5277 it supports asynchronous notifications from the managed device (switch) to the Configuration Point (configuration point).</w:t>
      </w:r>
    </w:p>
    <w:p w14:paraId="6760530E" w14:textId="77777777" w:rsidR="00C31DBC" w:rsidRPr="00C31DBC" w:rsidRDefault="00C31DBC" w:rsidP="002C0E22">
      <w:pPr>
        <w:numPr>
          <w:ilvl w:val="0"/>
          <w:numId w:val="12"/>
        </w:numPr>
        <w:rPr>
          <w:rFonts w:cstheme="minorHAnsi"/>
        </w:rPr>
      </w:pPr>
      <w:r w:rsidRPr="00C31DBC">
        <w:rPr>
          <w:rFonts w:cstheme="minorHAnsi"/>
        </w:rPr>
        <w:t xml:space="preserve">It is extensible. New operations can </w:t>
      </w:r>
      <w:r w:rsidR="00920140" w:rsidRPr="00C31DBC">
        <w:rPr>
          <w:rFonts w:cstheme="minorHAnsi"/>
        </w:rPr>
        <w:t>be</w:t>
      </w:r>
      <w:r w:rsidRPr="00C31DBC">
        <w:rPr>
          <w:rFonts w:cstheme="minorHAnsi"/>
        </w:rPr>
        <w:t xml:space="preserve"> added and its support can be checked by capability retrieval.</w:t>
      </w:r>
    </w:p>
    <w:p w14:paraId="755F2D7A" w14:textId="77777777" w:rsidR="006F4495" w:rsidRDefault="00C31DBC" w:rsidP="002C0E22">
      <w:pPr>
        <w:numPr>
          <w:ilvl w:val="0"/>
          <w:numId w:val="12"/>
        </w:numPr>
        <w:rPr>
          <w:rFonts w:cstheme="minorHAnsi"/>
        </w:rPr>
      </w:pPr>
      <w:r w:rsidRPr="00C31DBC">
        <w:rPr>
          <w:rFonts w:cstheme="minorHAnsi"/>
        </w:rPr>
        <w:t>It supports reporting its capabilities.</w:t>
      </w:r>
    </w:p>
    <w:p w14:paraId="5F60A904" w14:textId="77777777" w:rsidR="001D24FC" w:rsidRDefault="001D24FC" w:rsidP="00D14D27">
      <w:pPr>
        <w:pStyle w:val="Heading2"/>
      </w:pPr>
      <w:bookmarkStart w:id="1477" w:name="_Toc320556751"/>
      <w:r>
        <w:t xml:space="preserve">How Data Model is </w:t>
      </w:r>
      <w:proofErr w:type="gramStart"/>
      <w:r>
        <w:t>Bound</w:t>
      </w:r>
      <w:proofErr w:type="gramEnd"/>
      <w:r>
        <w:t xml:space="preserve"> to Netconf</w:t>
      </w:r>
      <w:bookmarkEnd w:id="1477"/>
    </w:p>
    <w:p w14:paraId="1A40D67F" w14:textId="77777777" w:rsidR="001D24FC" w:rsidRDefault="001D24FC" w:rsidP="001D24FC">
      <w:pPr>
        <w:rPr>
          <w:lang w:bidi="en-US"/>
        </w:rPr>
      </w:pPr>
      <w:r>
        <w:rPr>
          <w:lang w:bidi="en-US"/>
        </w:rPr>
        <w:t xml:space="preserve">NetConf uses the XML encoding format for requests and responses. More specifically, it uses RPC-based communication model.  It uses the </w:t>
      </w:r>
      <w:r w:rsidRPr="00E53A91">
        <w:rPr>
          <w:rStyle w:val="codeChar"/>
        </w:rPr>
        <w:t>&lt;rpc&gt;</w:t>
      </w:r>
      <w:r>
        <w:rPr>
          <w:lang w:bidi="en-US"/>
        </w:rPr>
        <w:t xml:space="preserve"> and </w:t>
      </w:r>
      <w:r w:rsidRPr="00E53A91">
        <w:rPr>
          <w:rStyle w:val="codeChar"/>
        </w:rPr>
        <w:t>&lt;rpc-reply&gt;</w:t>
      </w:r>
      <w:r>
        <w:rPr>
          <w:lang w:bidi="en-US"/>
        </w:rPr>
        <w:t xml:space="preserve"> elements as frames of NetConf requests and responses.  The content elements inside of </w:t>
      </w:r>
      <w:r w:rsidRPr="00E53A91">
        <w:rPr>
          <w:rStyle w:val="codeChar"/>
        </w:rPr>
        <w:t>&lt;rpc&gt;</w:t>
      </w:r>
      <w:r>
        <w:rPr>
          <w:lang w:bidi="en-US"/>
        </w:rPr>
        <w:t xml:space="preserve"> element must conform to the OpenFlow Configuraton XML schemas defined in this specification. </w:t>
      </w:r>
    </w:p>
    <w:p w14:paraId="44718A06" w14:textId="77777777" w:rsidR="001D24FC" w:rsidRDefault="001D24FC" w:rsidP="001D24FC">
      <w:pPr>
        <w:rPr>
          <w:lang w:bidi="en-US"/>
        </w:rPr>
      </w:pPr>
      <w:r>
        <w:rPr>
          <w:lang w:bidi="en-US"/>
        </w:rPr>
        <w:t>All NetConf base protocol operations can be used to retrieve, configure, copy and delete OpenFlow Configuration data stores. These operations are defined in RFC6241. The commonly used operations are:</w:t>
      </w:r>
    </w:p>
    <w:p w14:paraId="52C8D162" w14:textId="77777777" w:rsidR="001D24FC" w:rsidRDefault="001D24FC" w:rsidP="002C0E22">
      <w:pPr>
        <w:numPr>
          <w:ilvl w:val="0"/>
          <w:numId w:val="14"/>
        </w:numPr>
        <w:rPr>
          <w:lang w:bidi="en-US"/>
        </w:rPr>
      </w:pPr>
      <w:r>
        <w:rPr>
          <w:lang w:bidi="en-US"/>
        </w:rPr>
        <w:t>edit-config</w:t>
      </w:r>
    </w:p>
    <w:p w14:paraId="7D158832" w14:textId="77777777" w:rsidR="001D24FC" w:rsidRDefault="001D24FC" w:rsidP="002C0E22">
      <w:pPr>
        <w:numPr>
          <w:ilvl w:val="0"/>
          <w:numId w:val="14"/>
        </w:numPr>
      </w:pPr>
      <w:r>
        <w:rPr>
          <w:lang w:bidi="en-US"/>
        </w:rPr>
        <w:t>get-config</w:t>
      </w:r>
    </w:p>
    <w:p w14:paraId="3E16E013" w14:textId="77777777" w:rsidR="001D24FC" w:rsidRDefault="001D24FC" w:rsidP="002C0E22">
      <w:pPr>
        <w:numPr>
          <w:ilvl w:val="0"/>
          <w:numId w:val="14"/>
        </w:numPr>
      </w:pPr>
      <w:r>
        <w:t>copy-config</w:t>
      </w:r>
    </w:p>
    <w:p w14:paraId="0E9F00C3" w14:textId="77777777" w:rsidR="001D24FC" w:rsidRDefault="00E53A91" w:rsidP="002C0E22">
      <w:pPr>
        <w:numPr>
          <w:ilvl w:val="0"/>
          <w:numId w:val="14"/>
        </w:numPr>
      </w:pPr>
      <w:r>
        <w:t>delete-config</w:t>
      </w:r>
    </w:p>
    <w:p w14:paraId="04ECF3BD" w14:textId="77777777" w:rsidR="001D24FC" w:rsidRDefault="001D24FC" w:rsidP="00D14D27">
      <w:pPr>
        <w:pStyle w:val="Heading3"/>
      </w:pPr>
      <w:bookmarkStart w:id="1478" w:name="_Toc320556752"/>
      <w:proofErr w:type="gramStart"/>
      <w:r>
        <w:t>edit-config</w:t>
      </w:r>
      <w:bookmarkEnd w:id="1478"/>
      <w:proofErr w:type="gramEnd"/>
    </w:p>
    <w:p w14:paraId="114F444C" w14:textId="77777777" w:rsidR="001D24FC" w:rsidRDefault="001D24FC" w:rsidP="001D24FC">
      <w:pPr>
        <w:jc w:val="both"/>
      </w:pPr>
      <w:r w:rsidRPr="00AC7DB0">
        <w:t xml:space="preserve">The </w:t>
      </w:r>
      <w:r w:rsidRPr="00E53A91">
        <w:rPr>
          <w:rStyle w:val="codeChar"/>
        </w:rPr>
        <w:t>&lt;edit-config&gt;</w:t>
      </w:r>
      <w:r w:rsidRPr="00AC7DB0">
        <w:t xml:space="preserve"> operation loads all or part of a specifiedconfiguration to the specified target configuration. If the target configuration does not exist, it will be created.</w:t>
      </w:r>
      <w:r>
        <w:t xml:space="preserve">  The “operation” attribute of elements in the </w:t>
      </w:r>
      <w:r w:rsidRPr="00E53A91">
        <w:rPr>
          <w:rStyle w:val="codeChar"/>
        </w:rPr>
        <w:t>&lt;config&gt;</w:t>
      </w:r>
      <w:r>
        <w:t xml:space="preserve"> subtree specifies the type of operations to be performed on the element. NetConf supports “create”, “replace”, “merge” and “delete”.  The definition of these operations can be found RFC6241.</w:t>
      </w:r>
    </w:p>
    <w:p w14:paraId="28FBD8A6" w14:textId="77777777" w:rsidR="00E53A91" w:rsidRPr="00253DCB" w:rsidRDefault="00011096" w:rsidP="00D14D27">
      <w:pPr>
        <w:pStyle w:val="Heading4"/>
      </w:pPr>
      <w:r>
        <w:lastRenderedPageBreak/>
        <w:t xml:space="preserve">XML </w:t>
      </w:r>
      <w:r w:rsidR="00E53A91">
        <w:t>Example</w:t>
      </w:r>
      <w:r w:rsidR="0099136A">
        <w:t>: Create a Capable-Switch Configuration</w:t>
      </w:r>
    </w:p>
    <w:p w14:paraId="60B32541" w14:textId="77777777" w:rsidR="001D24FC" w:rsidRDefault="00011096" w:rsidP="001D24FC">
      <w:r>
        <w:t xml:space="preserve">This XML example </w:t>
      </w:r>
      <w:r w:rsidR="0099136A">
        <w:t>shows an</w:t>
      </w:r>
      <w:r w:rsidR="001D24FC">
        <w:t xml:space="preserve"> edit-config operation to create a capable-switch configuration</w:t>
      </w:r>
      <w:r>
        <w:t>.</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2DB29619" w14:textId="77777777" w:rsidTr="001D24FC">
        <w:tc>
          <w:tcPr>
            <w:tcW w:w="8820" w:type="dxa"/>
            <w:shd w:val="clear" w:color="auto" w:fill="C8FCCD"/>
          </w:tcPr>
          <w:p w14:paraId="53A91D5B" w14:textId="77777777" w:rsidR="001D24FC" w:rsidRDefault="001D24FC" w:rsidP="00011096">
            <w:pPr>
              <w:pStyle w:val="XML1"/>
            </w:pPr>
            <w:proofErr w:type="gramStart"/>
            <w:r>
              <w:t>&lt;?xml</w:t>
            </w:r>
            <w:r w:rsidRPr="00011096">
              <w:t>version</w:t>
            </w:r>
            <w:proofErr w:type="gramEnd"/>
            <w:r>
              <w:t>="1.0" encoding="UTF-8"?&gt;</w:t>
            </w:r>
          </w:p>
          <w:p w14:paraId="19D817BC" w14:textId="77777777" w:rsidR="001D24FC" w:rsidRDefault="001D24FC" w:rsidP="00011096">
            <w:pPr>
              <w:pStyle w:val="XML1"/>
            </w:pPr>
            <w:r>
              <w:t>&lt;rpc message-id="1"</w:t>
            </w:r>
          </w:p>
          <w:p w14:paraId="12133B73" w14:textId="77777777" w:rsidR="001D24FC" w:rsidRDefault="001D24FC" w:rsidP="00011096">
            <w:pPr>
              <w:pStyle w:val="XML1"/>
            </w:pPr>
            <w:r>
              <w:t xml:space="preserve"> xmlns="urn:ietf:params:xml:ns:netconf:base:1.0"&gt;</w:t>
            </w:r>
          </w:p>
          <w:p w14:paraId="06DC6E71" w14:textId="77777777" w:rsidR="001D24FC" w:rsidRDefault="001D24FC" w:rsidP="00011096">
            <w:pPr>
              <w:pStyle w:val="XML2"/>
            </w:pPr>
            <w:r>
              <w:t>&lt;edit-config xmlns="urn:ietf:params:xml:ns:netconf:base:1.0"&gt;</w:t>
            </w:r>
          </w:p>
          <w:p w14:paraId="5185995A" w14:textId="77777777" w:rsidR="001D24FC" w:rsidRDefault="001D24FC" w:rsidP="00011096">
            <w:pPr>
              <w:pStyle w:val="XML3"/>
            </w:pPr>
            <w:r>
              <w:t>&lt;</w:t>
            </w:r>
            <w:r w:rsidRPr="00E53A91">
              <w:t>target</w:t>
            </w:r>
            <w:r>
              <w:t>&gt;</w:t>
            </w:r>
          </w:p>
          <w:p w14:paraId="0D58E34C" w14:textId="77777777" w:rsidR="001D24FC" w:rsidRDefault="001D24FC" w:rsidP="00011096">
            <w:pPr>
              <w:pStyle w:val="XML4"/>
            </w:pPr>
            <w:r>
              <w:t>&lt;candidate/&gt;</w:t>
            </w:r>
          </w:p>
          <w:p w14:paraId="261486AB" w14:textId="77777777" w:rsidR="001D24FC" w:rsidRDefault="001D24FC" w:rsidP="00011096">
            <w:pPr>
              <w:pStyle w:val="XML3"/>
            </w:pPr>
            <w:r>
              <w:t>&lt;/target&gt;</w:t>
            </w:r>
          </w:p>
          <w:p w14:paraId="7C7F2077" w14:textId="77777777" w:rsidR="001D24FC" w:rsidRDefault="001D24FC" w:rsidP="00011096">
            <w:pPr>
              <w:pStyle w:val="XML3"/>
            </w:pPr>
            <w:r>
              <w:t>&lt;default-operation&gt;merge&lt;/default-operation&gt;</w:t>
            </w:r>
          </w:p>
          <w:p w14:paraId="340D66F9" w14:textId="77777777" w:rsidR="001D24FC" w:rsidRDefault="001D24FC" w:rsidP="00011096">
            <w:pPr>
              <w:pStyle w:val="XML3"/>
            </w:pPr>
            <w:r>
              <w:t>&lt;test-option&gt;set&lt;/test-option&gt;</w:t>
            </w:r>
          </w:p>
          <w:p w14:paraId="01342E1C" w14:textId="77777777" w:rsidR="001D24FC" w:rsidRDefault="001D24FC" w:rsidP="00011096">
            <w:pPr>
              <w:pStyle w:val="XML3"/>
            </w:pPr>
            <w:r>
              <w:t>&lt;config&gt;</w:t>
            </w:r>
          </w:p>
          <w:p w14:paraId="49D99EDF" w14:textId="77777777" w:rsidR="001D24FC" w:rsidRDefault="001D24FC" w:rsidP="00011096">
            <w:pPr>
              <w:pStyle w:val="XML4"/>
            </w:pPr>
            <w:r>
              <w:t xml:space="preserve">&lt;capable-switch </w:t>
            </w:r>
          </w:p>
          <w:p w14:paraId="3CB09B6B" w14:textId="77777777" w:rsidR="001D24FC" w:rsidRDefault="001D24FC" w:rsidP="00011096">
            <w:pPr>
              <w:pStyle w:val="XML5"/>
            </w:pPr>
            <w:r>
              <w:t>xmlns:nc="urn:ietf:params:xml:ns:netconf:base:1.0"</w:t>
            </w:r>
          </w:p>
          <w:p w14:paraId="5E4724F9" w14:textId="77777777" w:rsidR="001D24FC" w:rsidRDefault="001D24FC" w:rsidP="00011096">
            <w:pPr>
              <w:pStyle w:val="XML5"/>
            </w:pPr>
            <w:r>
              <w:t>nc:operation="create"</w:t>
            </w:r>
          </w:p>
          <w:p w14:paraId="6A623AC6" w14:textId="77777777" w:rsidR="001D24FC" w:rsidRDefault="001D24FC" w:rsidP="00011096">
            <w:pPr>
              <w:pStyle w:val="XML5"/>
            </w:pPr>
            <w:r>
              <w:t>xmlns="urn:onf:of12:config:yang"&gt;</w:t>
            </w:r>
          </w:p>
          <w:p w14:paraId="5575A15C" w14:textId="77777777" w:rsidR="001D24FC" w:rsidRDefault="001D24FC" w:rsidP="00011096">
            <w:pPr>
              <w:pStyle w:val="XML5"/>
            </w:pPr>
            <w:r>
              <w:t>&lt;id&gt;capable-switch-0&lt;/id&gt;</w:t>
            </w:r>
          </w:p>
          <w:p w14:paraId="1CBC21B0" w14:textId="77777777" w:rsidR="001D24FC" w:rsidRDefault="001D24FC" w:rsidP="00011096">
            <w:pPr>
              <w:pStyle w:val="XML5"/>
            </w:pPr>
            <w:r>
              <w:t>&lt;logical-switches&gt;</w:t>
            </w:r>
          </w:p>
          <w:p w14:paraId="7865198D" w14:textId="77777777" w:rsidR="001D24FC" w:rsidRDefault="001D24FC" w:rsidP="00011096">
            <w:pPr>
              <w:pStyle w:val="XML6"/>
            </w:pPr>
            <w:r>
              <w:t>&lt;switch&gt;</w:t>
            </w:r>
          </w:p>
          <w:p w14:paraId="59923467" w14:textId="77777777" w:rsidR="001D24FC" w:rsidRDefault="001D24FC" w:rsidP="00011096">
            <w:pPr>
              <w:pStyle w:val="XML7"/>
            </w:pPr>
            <w:r>
              <w:t>&lt;id&gt;logic-switch-1&lt;/id&gt;</w:t>
            </w:r>
          </w:p>
          <w:p w14:paraId="58F128C3" w14:textId="77777777" w:rsidR="001D24FC" w:rsidRDefault="001D24FC" w:rsidP="00011096">
            <w:pPr>
              <w:pStyle w:val="XML7"/>
            </w:pPr>
            <w:r>
              <w:t>&lt;datapath-id&gt;11:11:11:11:11:11:11:11&lt;/datapath-id&gt;</w:t>
            </w:r>
          </w:p>
          <w:p w14:paraId="36B59669" w14:textId="77777777" w:rsidR="001D24FC" w:rsidRDefault="001D24FC" w:rsidP="00011096">
            <w:pPr>
              <w:pStyle w:val="XML7"/>
            </w:pPr>
            <w:r>
              <w:t>&lt;enabled&gt;true&lt;/enabled&gt;</w:t>
            </w:r>
          </w:p>
          <w:p w14:paraId="6F57FE40" w14:textId="77777777" w:rsidR="001D24FC" w:rsidRDefault="001D24FC" w:rsidP="00011096">
            <w:pPr>
              <w:pStyle w:val="XML7"/>
            </w:pPr>
            <w:r>
              <w:t>&lt;controllers&gt;</w:t>
            </w:r>
          </w:p>
          <w:p w14:paraId="1DC1E1BA" w14:textId="77777777" w:rsidR="001D24FC" w:rsidRDefault="001D24FC" w:rsidP="00011096">
            <w:pPr>
              <w:pStyle w:val="XML8"/>
            </w:pPr>
            <w:r>
              <w:t>&lt;controller&gt;</w:t>
            </w:r>
          </w:p>
          <w:p w14:paraId="31FD5571" w14:textId="77777777" w:rsidR="001D24FC" w:rsidRDefault="001D24FC" w:rsidP="00011096">
            <w:pPr>
              <w:pStyle w:val="XML9"/>
            </w:pPr>
            <w:r>
              <w:t>&lt;id&gt;controller-0&lt;/id&gt;</w:t>
            </w:r>
          </w:p>
          <w:p w14:paraId="5EC3A4B8" w14:textId="77777777" w:rsidR="001D24FC" w:rsidRDefault="001D24FC" w:rsidP="00011096">
            <w:pPr>
              <w:pStyle w:val="XML9"/>
            </w:pPr>
            <w:r>
              <w:t>&lt;role&gt;master&lt;/role&gt;</w:t>
            </w:r>
          </w:p>
          <w:p w14:paraId="12930A6D" w14:textId="77777777" w:rsidR="001D24FC" w:rsidRDefault="001D24FC" w:rsidP="00011096">
            <w:pPr>
              <w:pStyle w:val="XML9"/>
            </w:pPr>
            <w:r>
              <w:t>&lt;ip-address&gt;192.168.2.1&lt;/ip-address&gt;</w:t>
            </w:r>
          </w:p>
          <w:p w14:paraId="2E03BA6F" w14:textId="77777777" w:rsidR="001D24FC" w:rsidRDefault="001D24FC" w:rsidP="00011096">
            <w:pPr>
              <w:pStyle w:val="XML9"/>
            </w:pPr>
            <w:r>
              <w:t>&lt;port&gt;6633&lt;/port&gt;</w:t>
            </w:r>
          </w:p>
          <w:p w14:paraId="60140F10" w14:textId="77777777" w:rsidR="001D24FC" w:rsidRDefault="001D24FC" w:rsidP="00011096">
            <w:pPr>
              <w:pStyle w:val="XML9"/>
            </w:pPr>
            <w:r>
              <w:t>&lt;protocol&gt;tcp&lt;/protocol&gt;</w:t>
            </w:r>
          </w:p>
          <w:p w14:paraId="7C92B160" w14:textId="77777777" w:rsidR="001D24FC" w:rsidRDefault="001D24FC" w:rsidP="00011096">
            <w:pPr>
              <w:pStyle w:val="XML8"/>
            </w:pPr>
            <w:r>
              <w:t>&lt;/controller&gt;</w:t>
            </w:r>
          </w:p>
          <w:p w14:paraId="22ABA48A" w14:textId="77777777" w:rsidR="001D24FC" w:rsidRDefault="001D24FC" w:rsidP="00011096">
            <w:pPr>
              <w:pStyle w:val="XML7"/>
            </w:pPr>
            <w:r>
              <w:t>&lt;/controllers&gt;</w:t>
            </w:r>
          </w:p>
          <w:p w14:paraId="2DD414EE" w14:textId="77777777" w:rsidR="001D24FC" w:rsidRDefault="001D24FC" w:rsidP="00011096">
            <w:pPr>
              <w:pStyle w:val="XML6"/>
            </w:pPr>
            <w:r>
              <w:t>&lt;/switch&gt;</w:t>
            </w:r>
          </w:p>
          <w:p w14:paraId="3C33BD49" w14:textId="77777777" w:rsidR="001D24FC" w:rsidRDefault="001D24FC" w:rsidP="00011096">
            <w:pPr>
              <w:pStyle w:val="XML5"/>
            </w:pPr>
            <w:r>
              <w:t>&lt;/logical-switches&gt;</w:t>
            </w:r>
          </w:p>
          <w:p w14:paraId="27F176A8" w14:textId="77777777" w:rsidR="001D24FC" w:rsidRDefault="001D24FC" w:rsidP="00011096">
            <w:pPr>
              <w:pStyle w:val="XML4"/>
            </w:pPr>
            <w:r>
              <w:t>&lt;/capable-switch&gt;</w:t>
            </w:r>
          </w:p>
          <w:p w14:paraId="7561DC67" w14:textId="77777777" w:rsidR="001D24FC" w:rsidRDefault="001D24FC" w:rsidP="00011096">
            <w:pPr>
              <w:pStyle w:val="XML3"/>
            </w:pPr>
            <w:r>
              <w:t>&lt;/config&gt;</w:t>
            </w:r>
          </w:p>
          <w:p w14:paraId="46513F4C" w14:textId="77777777" w:rsidR="001D24FC" w:rsidRDefault="001D24FC" w:rsidP="00011096">
            <w:pPr>
              <w:pStyle w:val="XML2"/>
            </w:pPr>
            <w:r>
              <w:t>&lt;/edit-config&gt;</w:t>
            </w:r>
          </w:p>
          <w:p w14:paraId="35F62565" w14:textId="77777777" w:rsidR="001D24FC" w:rsidRDefault="001D24FC" w:rsidP="00011096">
            <w:pPr>
              <w:pStyle w:val="XML1"/>
            </w:pPr>
            <w:r>
              <w:t>&lt;/rpc&gt;</w:t>
            </w:r>
          </w:p>
          <w:p w14:paraId="3F0564EA" w14:textId="77777777" w:rsidR="001D24FC" w:rsidRDefault="001D24FC" w:rsidP="00011096">
            <w:pPr>
              <w:pStyle w:val="XML3"/>
            </w:pPr>
          </w:p>
          <w:p w14:paraId="4CFD3AF3" w14:textId="77777777" w:rsidR="001D24FC" w:rsidRDefault="001D24FC" w:rsidP="00011096">
            <w:pPr>
              <w:pStyle w:val="XML1"/>
            </w:pPr>
            <w:r>
              <w:t>&lt;rpc-reply message-id="1"</w:t>
            </w:r>
          </w:p>
          <w:p w14:paraId="29CB633B" w14:textId="77777777" w:rsidR="001D24FC" w:rsidRDefault="001D24FC" w:rsidP="00011096">
            <w:pPr>
              <w:pStyle w:val="XML2"/>
            </w:pPr>
            <w:r>
              <w:t>xmlns="urn:ietf:params:xml:ns:netconf:base:1.0"&gt;</w:t>
            </w:r>
          </w:p>
          <w:p w14:paraId="7AAA97EF" w14:textId="77777777" w:rsidR="001D24FC" w:rsidRDefault="001D24FC" w:rsidP="00011096">
            <w:pPr>
              <w:pStyle w:val="XML2"/>
            </w:pPr>
            <w:r>
              <w:t>&lt;ok/&gt;</w:t>
            </w:r>
          </w:p>
          <w:p w14:paraId="7D93B34B" w14:textId="77777777" w:rsidR="001D24FC" w:rsidRDefault="001D24FC" w:rsidP="0099136A">
            <w:pPr>
              <w:pStyle w:val="XML1"/>
            </w:pPr>
            <w:r>
              <w:t>&lt;/rpc-reply&gt;</w:t>
            </w:r>
          </w:p>
          <w:p w14:paraId="06275348" w14:textId="77777777" w:rsidR="001D24FC" w:rsidRPr="009F1B7D" w:rsidRDefault="001D24FC" w:rsidP="00936ABB">
            <w:pPr>
              <w:pStyle w:val="XML1"/>
            </w:pPr>
          </w:p>
        </w:tc>
      </w:tr>
    </w:tbl>
    <w:p w14:paraId="3735059D" w14:textId="77777777" w:rsidR="001D24FC" w:rsidRDefault="001D24FC" w:rsidP="001D24FC"/>
    <w:p w14:paraId="08252B49" w14:textId="77777777" w:rsidR="0099136A" w:rsidRPr="00253DCB" w:rsidRDefault="0099136A" w:rsidP="00D14D27">
      <w:pPr>
        <w:pStyle w:val="Heading4"/>
      </w:pPr>
      <w:r>
        <w:t xml:space="preserve">XML Example: Replace the </w:t>
      </w:r>
      <w:r w:rsidRPr="00014DA1">
        <w:t>ip-address</w:t>
      </w:r>
      <w:r>
        <w:t xml:space="preserve"> Element of Controller</w:t>
      </w:r>
    </w:p>
    <w:p w14:paraId="14FA3B6E" w14:textId="77777777" w:rsidR="001D24FC" w:rsidRDefault="0099136A" w:rsidP="001D24FC">
      <w:r>
        <w:t xml:space="preserve">This XML example shows </w:t>
      </w:r>
      <w:r w:rsidR="001D24FC">
        <w:t xml:space="preserve">an edit-config operation to replace the </w:t>
      </w:r>
      <w:r w:rsidR="001D24FC" w:rsidRPr="00014DA1">
        <w:rPr>
          <w:rStyle w:val="codeChar"/>
        </w:rPr>
        <w:t>ip-address</w:t>
      </w:r>
      <w:r w:rsidR="001D24FC">
        <w:t xml:space="preserve"> element of controller.</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41308A6" w14:textId="77777777" w:rsidTr="001D24FC">
        <w:tc>
          <w:tcPr>
            <w:tcW w:w="8820" w:type="dxa"/>
            <w:shd w:val="clear" w:color="auto" w:fill="C8FCCD"/>
          </w:tcPr>
          <w:p w14:paraId="5EC6AF5E" w14:textId="77777777" w:rsidR="001D24FC" w:rsidRDefault="001D24FC" w:rsidP="00BB2B70">
            <w:pPr>
              <w:pStyle w:val="XML1"/>
            </w:pPr>
            <w:proofErr w:type="gramStart"/>
            <w:r>
              <w:t>&lt;?xml</w:t>
            </w:r>
            <w:proofErr w:type="gramEnd"/>
            <w:r>
              <w:t xml:space="preserve"> version="1.0" encoding="UTF-8"?&gt;</w:t>
            </w:r>
          </w:p>
          <w:p w14:paraId="0742A323" w14:textId="77777777" w:rsidR="001D24FC" w:rsidRDefault="001D24FC" w:rsidP="00BB2B70">
            <w:pPr>
              <w:pStyle w:val="XML2"/>
            </w:pPr>
            <w:r>
              <w:t>&lt;rpc message-id="1"</w:t>
            </w:r>
          </w:p>
          <w:p w14:paraId="22791E1A" w14:textId="77777777" w:rsidR="001D24FC" w:rsidRDefault="001D24FC" w:rsidP="00BB2B70">
            <w:pPr>
              <w:pStyle w:val="XML3"/>
            </w:pPr>
            <w:r>
              <w:t>xmlns="urn:ietf:params:xml:ns:netconf:base:1.0"&gt;</w:t>
            </w:r>
          </w:p>
          <w:p w14:paraId="1B84A19E" w14:textId="77777777" w:rsidR="001D24FC" w:rsidRDefault="001D24FC" w:rsidP="00BB2B70">
            <w:pPr>
              <w:pStyle w:val="XML3"/>
            </w:pPr>
            <w:r>
              <w:t>&lt;edit-config xmlns="urn:ietf:params:xml:ns:netconf:base:1.0"&gt;</w:t>
            </w:r>
          </w:p>
          <w:p w14:paraId="4A38D987" w14:textId="77777777" w:rsidR="001D24FC" w:rsidRDefault="001D24FC" w:rsidP="00011096">
            <w:pPr>
              <w:pStyle w:val="XML3"/>
            </w:pPr>
            <w:r>
              <w:lastRenderedPageBreak/>
              <w:t>&lt;target&gt;</w:t>
            </w:r>
          </w:p>
          <w:p w14:paraId="01FDF38D" w14:textId="77777777" w:rsidR="001D24FC" w:rsidRDefault="001D24FC" w:rsidP="00BB2B70">
            <w:pPr>
              <w:pStyle w:val="XML4"/>
            </w:pPr>
            <w:r>
              <w:t>&lt;candidate/&gt;</w:t>
            </w:r>
          </w:p>
          <w:p w14:paraId="06752418" w14:textId="77777777" w:rsidR="001D24FC" w:rsidRDefault="001D24FC" w:rsidP="00011096">
            <w:pPr>
              <w:pStyle w:val="XML3"/>
            </w:pPr>
            <w:r>
              <w:t>&lt;/target&gt;</w:t>
            </w:r>
          </w:p>
          <w:p w14:paraId="56F66537" w14:textId="77777777" w:rsidR="001D24FC" w:rsidRDefault="001D24FC" w:rsidP="00011096">
            <w:pPr>
              <w:pStyle w:val="XML3"/>
            </w:pPr>
            <w:r>
              <w:t>&lt;default-operation&gt;merge&lt;/default-operation&gt;</w:t>
            </w:r>
          </w:p>
          <w:p w14:paraId="4595DE2A" w14:textId="77777777" w:rsidR="001D24FC" w:rsidRDefault="001D24FC" w:rsidP="00011096">
            <w:pPr>
              <w:pStyle w:val="XML3"/>
            </w:pPr>
            <w:r>
              <w:t>&lt;config&gt;</w:t>
            </w:r>
          </w:p>
          <w:p w14:paraId="2178D118" w14:textId="77777777" w:rsidR="001D24FC" w:rsidRDefault="001D24FC" w:rsidP="00BB2B70">
            <w:pPr>
              <w:pStyle w:val="XML4"/>
            </w:pPr>
            <w:r>
              <w:t>&lt;capable-switch xmlns="urn:onf:of12:config:yang"&gt;</w:t>
            </w:r>
          </w:p>
          <w:p w14:paraId="32FA4569" w14:textId="77777777" w:rsidR="001D24FC" w:rsidRDefault="001D24FC" w:rsidP="00BB2B70">
            <w:pPr>
              <w:pStyle w:val="XML5"/>
            </w:pPr>
            <w:r>
              <w:t>&lt;logical-switches&gt;</w:t>
            </w:r>
          </w:p>
          <w:p w14:paraId="46458FC1" w14:textId="77777777" w:rsidR="001D24FC" w:rsidRDefault="001D24FC" w:rsidP="00BB2B70">
            <w:pPr>
              <w:pStyle w:val="XML6"/>
            </w:pPr>
            <w:r>
              <w:t>&lt;switch&gt;</w:t>
            </w:r>
          </w:p>
          <w:p w14:paraId="75A8CB4F" w14:textId="77777777" w:rsidR="001D24FC" w:rsidRDefault="001D24FC" w:rsidP="00BB2B70">
            <w:pPr>
              <w:pStyle w:val="XML7"/>
            </w:pPr>
            <w:r>
              <w:t>&lt;id&gt;logic-switch-1&lt;/id&gt;</w:t>
            </w:r>
          </w:p>
          <w:p w14:paraId="678C7AA0" w14:textId="77777777" w:rsidR="001D24FC" w:rsidRDefault="001D24FC" w:rsidP="00BB2B70">
            <w:pPr>
              <w:pStyle w:val="XML7"/>
            </w:pPr>
            <w:r>
              <w:t>&lt;controllers&gt;</w:t>
            </w:r>
          </w:p>
          <w:p w14:paraId="13493FBE" w14:textId="77777777" w:rsidR="001D24FC" w:rsidRDefault="001D24FC" w:rsidP="00BB2B70">
            <w:pPr>
              <w:pStyle w:val="XML8"/>
            </w:pPr>
            <w:r>
              <w:t>&lt;controller&gt;</w:t>
            </w:r>
          </w:p>
          <w:p w14:paraId="7C1F19E9" w14:textId="77777777" w:rsidR="001D24FC" w:rsidRDefault="001D24FC" w:rsidP="00BB2B70">
            <w:pPr>
              <w:pStyle w:val="XML9"/>
            </w:pPr>
            <w:r>
              <w:t>&lt;id&gt;controller-0&lt;/id&gt;</w:t>
            </w:r>
          </w:p>
          <w:p w14:paraId="50320132" w14:textId="77777777" w:rsidR="001D24FC" w:rsidRDefault="001D24FC" w:rsidP="00BB2B70">
            <w:pPr>
              <w:pStyle w:val="XML9"/>
            </w:pPr>
            <w:r>
              <w:t>&lt;ip-address operation="replace"&gt;10.0.0.10&lt;/ip-address&gt;</w:t>
            </w:r>
          </w:p>
          <w:p w14:paraId="2964B741" w14:textId="77777777" w:rsidR="001D24FC" w:rsidRDefault="001D24FC" w:rsidP="00BB2B70">
            <w:pPr>
              <w:pStyle w:val="XML8"/>
            </w:pPr>
            <w:r>
              <w:t>&lt;/controller&gt;</w:t>
            </w:r>
          </w:p>
          <w:p w14:paraId="17D6F528" w14:textId="77777777" w:rsidR="001D24FC" w:rsidRDefault="001D24FC" w:rsidP="00BB2B70">
            <w:pPr>
              <w:pStyle w:val="XML7"/>
            </w:pPr>
            <w:r>
              <w:t>&lt;/controllers&gt;</w:t>
            </w:r>
          </w:p>
          <w:p w14:paraId="2C87D061" w14:textId="77777777" w:rsidR="001D24FC" w:rsidRDefault="001D24FC" w:rsidP="00BB2B70">
            <w:pPr>
              <w:pStyle w:val="XML6"/>
            </w:pPr>
            <w:r>
              <w:t>&lt;/switch&gt;</w:t>
            </w:r>
          </w:p>
          <w:p w14:paraId="7151F2B3" w14:textId="77777777" w:rsidR="001D24FC" w:rsidRDefault="001D24FC" w:rsidP="00BB2B70">
            <w:pPr>
              <w:pStyle w:val="XML5"/>
            </w:pPr>
            <w:r>
              <w:t>&lt;/logical-switches&gt;</w:t>
            </w:r>
          </w:p>
          <w:p w14:paraId="6FD8B895" w14:textId="77777777" w:rsidR="001D24FC" w:rsidRDefault="001D24FC" w:rsidP="00BB2B70">
            <w:pPr>
              <w:pStyle w:val="XML4"/>
            </w:pPr>
            <w:r>
              <w:t>&lt;/capable-switch&gt;</w:t>
            </w:r>
          </w:p>
          <w:p w14:paraId="682E1A32" w14:textId="77777777" w:rsidR="001D24FC" w:rsidRDefault="001D24FC" w:rsidP="00011096">
            <w:pPr>
              <w:pStyle w:val="XML3"/>
            </w:pPr>
            <w:r>
              <w:t>&lt;/config&gt;</w:t>
            </w:r>
          </w:p>
          <w:p w14:paraId="4BAFE9EC" w14:textId="77777777" w:rsidR="001D24FC" w:rsidRDefault="001D24FC" w:rsidP="00FA445C">
            <w:pPr>
              <w:pStyle w:val="XML2"/>
            </w:pPr>
            <w:r>
              <w:t>&lt;/edit-config&gt;</w:t>
            </w:r>
          </w:p>
          <w:p w14:paraId="36ADE2F1" w14:textId="77777777" w:rsidR="001D24FC" w:rsidRDefault="001D24FC" w:rsidP="00FA445C">
            <w:pPr>
              <w:pStyle w:val="XML1"/>
            </w:pPr>
            <w:r>
              <w:t>&lt;/rpc&gt;</w:t>
            </w:r>
          </w:p>
          <w:p w14:paraId="47E81A15" w14:textId="77777777" w:rsidR="001D24FC" w:rsidRDefault="001D24FC" w:rsidP="00011096">
            <w:pPr>
              <w:pStyle w:val="XML3"/>
            </w:pPr>
          </w:p>
          <w:p w14:paraId="2E3D6C00" w14:textId="77777777" w:rsidR="001D24FC" w:rsidRDefault="001D24FC" w:rsidP="001D24FC">
            <w:pPr>
              <w:pStyle w:val="HTMLPreformatted"/>
              <w:rPr>
                <w:color w:val="000000"/>
              </w:rPr>
            </w:pPr>
            <w:r>
              <w:rPr>
                <w:color w:val="000000"/>
              </w:rPr>
              <w:t>&lt;rpc-reply message-id="1"</w:t>
            </w:r>
          </w:p>
          <w:p w14:paraId="056503B6" w14:textId="77777777" w:rsidR="001D24FC" w:rsidRDefault="001D24FC" w:rsidP="001D24FC">
            <w:pPr>
              <w:pStyle w:val="HTMLPreformatted"/>
              <w:rPr>
                <w:color w:val="000000"/>
              </w:rPr>
            </w:pPr>
            <w:r>
              <w:rPr>
                <w:color w:val="000000"/>
              </w:rPr>
              <w:t xml:space="preserve">  xmlns="urn:ietf:params:xml:ns:netconf:base:1.0"&gt;</w:t>
            </w:r>
          </w:p>
          <w:p w14:paraId="0F4C0A14" w14:textId="77777777" w:rsidR="001D24FC" w:rsidRDefault="001D24FC" w:rsidP="001D24FC">
            <w:pPr>
              <w:pStyle w:val="HTMLPreformatted"/>
              <w:rPr>
                <w:color w:val="000000"/>
              </w:rPr>
            </w:pPr>
            <w:r>
              <w:rPr>
                <w:color w:val="000000"/>
              </w:rPr>
              <w:t>&lt;ok/&gt;</w:t>
            </w:r>
          </w:p>
          <w:p w14:paraId="732B5424" w14:textId="77777777" w:rsidR="001D24FC" w:rsidRDefault="001D24FC" w:rsidP="001D24FC">
            <w:pPr>
              <w:pStyle w:val="HTMLPreformatted"/>
              <w:rPr>
                <w:color w:val="000000"/>
              </w:rPr>
            </w:pPr>
            <w:r>
              <w:rPr>
                <w:color w:val="000000"/>
              </w:rPr>
              <w:t>&lt;/rpc-reply&gt;</w:t>
            </w:r>
          </w:p>
          <w:p w14:paraId="1677916F" w14:textId="77777777" w:rsidR="001D24FC" w:rsidRPr="009F1B7D" w:rsidRDefault="001D24FC" w:rsidP="00936ABB">
            <w:pPr>
              <w:pStyle w:val="XML1"/>
            </w:pPr>
          </w:p>
        </w:tc>
      </w:tr>
    </w:tbl>
    <w:p w14:paraId="693F7A0E" w14:textId="77777777" w:rsidR="001D24FC" w:rsidRDefault="001D24FC" w:rsidP="001D24FC">
      <w:r>
        <w:lastRenderedPageBreak/>
        <w:t>RPC request must contain the key leave(s</w:t>
      </w:r>
      <w:proofErr w:type="gramStart"/>
      <w:r>
        <w:t>)(</w:t>
      </w:r>
      <w:proofErr w:type="gramEnd"/>
      <w:r>
        <w:t xml:space="preserve"> id element in this case) to uniquely identify the element being operated in the NetConf datastore scope.</w:t>
      </w:r>
    </w:p>
    <w:p w14:paraId="433A5C4D" w14:textId="77777777" w:rsidR="001D24FC" w:rsidRDefault="001D24FC" w:rsidP="00D14D27">
      <w:pPr>
        <w:pStyle w:val="Heading3"/>
      </w:pPr>
      <w:bookmarkStart w:id="1479" w:name="_Toc320556753"/>
      <w:proofErr w:type="gramStart"/>
      <w:r>
        <w:t>get-config</w:t>
      </w:r>
      <w:bookmarkEnd w:id="1479"/>
      <w:proofErr w:type="gramEnd"/>
    </w:p>
    <w:p w14:paraId="30F3E16C" w14:textId="77777777" w:rsidR="001D24FC" w:rsidRPr="001714F4" w:rsidRDefault="001D24FC" w:rsidP="001D24FC">
      <w:pPr>
        <w:pStyle w:val="HTMLPreformatted"/>
        <w:jc w:val="both"/>
        <w:rPr>
          <w:rFonts w:asciiTheme="minorHAnsi" w:hAnsiTheme="minorHAnsi" w:cstheme="minorBidi"/>
          <w:sz w:val="22"/>
          <w:szCs w:val="22"/>
          <w:lang w:bidi="en-US"/>
        </w:rPr>
      </w:pPr>
      <w:r w:rsidRPr="001714F4">
        <w:rPr>
          <w:rFonts w:asciiTheme="minorHAnsi" w:hAnsiTheme="minorHAnsi" w:cstheme="minorBidi"/>
          <w:sz w:val="22"/>
          <w:szCs w:val="22"/>
          <w:lang w:bidi="en-US"/>
        </w:rPr>
        <w:t>This operation is to retrieve all or part of a specified configuration. The filter element identifies the port</w:t>
      </w:r>
      <w:r>
        <w:rPr>
          <w:rFonts w:asciiTheme="minorHAnsi" w:hAnsiTheme="minorHAnsi" w:cstheme="minorBidi"/>
          <w:sz w:val="22"/>
          <w:szCs w:val="22"/>
          <w:lang w:bidi="en-US"/>
        </w:rPr>
        <w:t xml:space="preserve">ions of the OpenFlow </w:t>
      </w:r>
      <w:r w:rsidRPr="001714F4">
        <w:rPr>
          <w:rFonts w:asciiTheme="minorHAnsi" w:hAnsiTheme="minorHAnsi" w:cstheme="minorBidi"/>
          <w:sz w:val="22"/>
          <w:szCs w:val="22"/>
          <w:lang w:bidi="en-US"/>
        </w:rPr>
        <w:t>configuration to retrieve.  If this element is unspecified, the entire configuration is returned.</w:t>
      </w:r>
    </w:p>
    <w:p w14:paraId="171BB1D8" w14:textId="77777777" w:rsidR="001D24FC" w:rsidRDefault="00275BB7" w:rsidP="00D14D27">
      <w:pPr>
        <w:pStyle w:val="Heading4"/>
      </w:pPr>
      <w:r>
        <w:t>XML Example: get-config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61B54F5" w14:textId="77777777" w:rsidTr="001D24FC">
        <w:tc>
          <w:tcPr>
            <w:tcW w:w="8820" w:type="dxa"/>
            <w:shd w:val="clear" w:color="auto" w:fill="C8FCCD"/>
          </w:tcPr>
          <w:p w14:paraId="1C827B7F" w14:textId="77777777" w:rsidR="001D24FC" w:rsidRDefault="001D24FC" w:rsidP="00275BB7">
            <w:pPr>
              <w:pStyle w:val="XML1"/>
            </w:pPr>
            <w:proofErr w:type="gramStart"/>
            <w:r>
              <w:t>&lt;?xml</w:t>
            </w:r>
            <w:proofErr w:type="gramEnd"/>
            <w:r>
              <w:t xml:space="preserve"> version="1.0" encoding="UTF-8"?&gt;</w:t>
            </w:r>
          </w:p>
          <w:p w14:paraId="54C86A50" w14:textId="77777777" w:rsidR="001D24FC" w:rsidRDefault="001D24FC" w:rsidP="00275BB7">
            <w:pPr>
              <w:pStyle w:val="XML1"/>
            </w:pPr>
            <w:r>
              <w:t>&lt;rpc message-id="1"</w:t>
            </w:r>
          </w:p>
          <w:p w14:paraId="27A35B3A" w14:textId="77777777" w:rsidR="001D24FC" w:rsidRDefault="001D24FC" w:rsidP="00275BB7">
            <w:pPr>
              <w:pStyle w:val="XML2"/>
            </w:pPr>
            <w:r>
              <w:t>xmlns="urn:ietf:params:xml:ns:netconf:base:1.0"&gt;</w:t>
            </w:r>
          </w:p>
          <w:p w14:paraId="40EF8395" w14:textId="77777777" w:rsidR="001D24FC" w:rsidRDefault="001D24FC" w:rsidP="00275BB7">
            <w:pPr>
              <w:pStyle w:val="XML2"/>
            </w:pPr>
            <w:r>
              <w:t>&lt;get-config xmlns="urn:ietf:params:xml:ns:netconf:base:1.0"&gt;</w:t>
            </w:r>
          </w:p>
          <w:p w14:paraId="3F97B7DB" w14:textId="77777777" w:rsidR="001D24FC" w:rsidRDefault="001D24FC" w:rsidP="00275BB7">
            <w:pPr>
              <w:pStyle w:val="XML3"/>
            </w:pPr>
            <w:r>
              <w:t>&lt;source&gt;</w:t>
            </w:r>
          </w:p>
          <w:p w14:paraId="3A752666" w14:textId="77777777" w:rsidR="001D24FC" w:rsidRDefault="001D24FC" w:rsidP="00275BB7">
            <w:pPr>
              <w:pStyle w:val="XML4"/>
            </w:pPr>
            <w:r>
              <w:t>&lt;running/&gt;</w:t>
            </w:r>
          </w:p>
          <w:p w14:paraId="3B4EE8BA" w14:textId="77777777" w:rsidR="001D24FC" w:rsidRDefault="001D24FC" w:rsidP="00275BB7">
            <w:pPr>
              <w:pStyle w:val="XML3"/>
            </w:pPr>
            <w:r>
              <w:t>&lt;/source&gt;</w:t>
            </w:r>
          </w:p>
          <w:p w14:paraId="5D4300F5" w14:textId="77777777" w:rsidR="001D24FC" w:rsidRDefault="001D24FC" w:rsidP="00275BB7">
            <w:pPr>
              <w:pStyle w:val="XML3"/>
            </w:pPr>
            <w:r>
              <w:t>&lt;filter type="xpath" select="/capable-switch"/&gt;</w:t>
            </w:r>
          </w:p>
          <w:p w14:paraId="6E88AB97" w14:textId="77777777" w:rsidR="001D24FC" w:rsidRDefault="001D24FC" w:rsidP="00275BB7">
            <w:pPr>
              <w:pStyle w:val="XML2"/>
            </w:pPr>
            <w:r>
              <w:t>&lt;/get-config&gt;</w:t>
            </w:r>
          </w:p>
          <w:p w14:paraId="0C2BB1FA" w14:textId="77777777" w:rsidR="001D24FC" w:rsidRDefault="001D24FC" w:rsidP="00275BB7">
            <w:pPr>
              <w:pStyle w:val="XML1"/>
            </w:pPr>
            <w:r>
              <w:t>&lt;/rpc&gt;</w:t>
            </w:r>
          </w:p>
          <w:p w14:paraId="03576983" w14:textId="77777777" w:rsidR="001D24FC" w:rsidRDefault="001D24FC" w:rsidP="00011096">
            <w:pPr>
              <w:pStyle w:val="XML1"/>
            </w:pPr>
          </w:p>
          <w:p w14:paraId="4B778814" w14:textId="77777777" w:rsidR="001D24FC" w:rsidRPr="008B5D32"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&lt;rpc-reply message-id="1</w:t>
            </w:r>
            <w:r w:rsidRPr="008B5D32">
              <w:rPr>
                <w:rFonts w:ascii="Courier New" w:eastAsia="Times New Roman" w:hAnsi="Courier New" w:cs="Courier New"/>
                <w:color w:val="000000"/>
                <w:sz w:val="20"/>
                <w:szCs w:val="20"/>
              </w:rPr>
              <w:t>"</w:t>
            </w:r>
          </w:p>
          <w:p w14:paraId="43AC37AA" w14:textId="77777777" w:rsidR="001D24FC" w:rsidRPr="008B5D32" w:rsidRDefault="001D24FC" w:rsidP="00275BB7">
            <w:pPr>
              <w:pStyle w:val="XML2"/>
            </w:pPr>
            <w:r w:rsidRPr="008B5D32">
              <w:t>xmlns="urn:ietf:params:xml:ns:netconf:base:1.0"&gt;</w:t>
            </w:r>
          </w:p>
          <w:p w14:paraId="40E04AC7" w14:textId="77777777" w:rsidR="001D24FC" w:rsidRDefault="001D24FC" w:rsidP="00275BB7">
            <w:pPr>
              <w:pStyle w:val="XML2"/>
            </w:pPr>
            <w:r w:rsidRPr="008B5D32">
              <w:t>&lt;data&gt;</w:t>
            </w:r>
          </w:p>
          <w:p w14:paraId="77A17BD9" w14:textId="77777777" w:rsidR="001D24FC" w:rsidRPr="008B5D32" w:rsidRDefault="001D24FC" w:rsidP="00275BB7">
            <w:pPr>
              <w:pStyle w:val="XML3"/>
            </w:pPr>
            <w:r w:rsidRPr="008B5D32">
              <w:t>&lt;capable-switch xmlns="urn:onf:of12:config:yang"&gt;</w:t>
            </w:r>
          </w:p>
          <w:p w14:paraId="09191F95" w14:textId="77777777" w:rsidR="001D24FC" w:rsidRPr="008B5D32" w:rsidRDefault="001D24FC" w:rsidP="00275BB7">
            <w:pPr>
              <w:pStyle w:val="XML4"/>
            </w:pPr>
            <w:r w:rsidRPr="008B5D32">
              <w:t>&lt;id&gt;capable-switch-0&lt;/id&gt;</w:t>
            </w:r>
          </w:p>
          <w:p w14:paraId="23DD5266" w14:textId="77777777" w:rsidR="001D24FC" w:rsidRPr="008B5D32" w:rsidRDefault="001D24FC" w:rsidP="00275BB7">
            <w:pPr>
              <w:pStyle w:val="XML4"/>
            </w:pPr>
            <w:r w:rsidRPr="008B5D32">
              <w:t>&lt;logical-switches&gt;</w:t>
            </w:r>
          </w:p>
          <w:p w14:paraId="7CAEE087" w14:textId="77777777" w:rsidR="001D24FC" w:rsidRPr="008B5D32" w:rsidRDefault="001D24FC" w:rsidP="00275BB7">
            <w:pPr>
              <w:pStyle w:val="XML5"/>
            </w:pPr>
            <w:r w:rsidRPr="008B5D32">
              <w:lastRenderedPageBreak/>
              <w:t>&lt;switch&gt;</w:t>
            </w:r>
          </w:p>
          <w:p w14:paraId="5BE89433" w14:textId="77777777" w:rsidR="001D24FC" w:rsidRPr="00275BB7" w:rsidRDefault="001D24FC" w:rsidP="00275BB7">
            <w:pPr>
              <w:pStyle w:val="XML6"/>
            </w:pPr>
            <w:r w:rsidRPr="008B5D32">
              <w:rPr>
                <w:color w:val="000000"/>
              </w:rPr>
              <w:t>&lt;id&gt;</w:t>
            </w:r>
            <w:r w:rsidRPr="00275BB7">
              <w:t>logic-switch-1&lt;/id&gt;</w:t>
            </w:r>
          </w:p>
          <w:p w14:paraId="048A5DCB" w14:textId="77777777" w:rsidR="001D24FC" w:rsidRPr="00275BB7" w:rsidRDefault="001D24FC" w:rsidP="00275BB7">
            <w:pPr>
              <w:pStyle w:val="XML6"/>
            </w:pPr>
            <w:r w:rsidRPr="00275BB7">
              <w:t>&lt;datapath-id&gt;11:11:11:11:11:11:11:11&lt;/datapath-id&gt;</w:t>
            </w:r>
          </w:p>
          <w:p w14:paraId="4B3CF27D" w14:textId="77777777" w:rsidR="001D24FC" w:rsidRPr="00275BB7" w:rsidRDefault="001D24FC" w:rsidP="00275BB7">
            <w:pPr>
              <w:pStyle w:val="XML6"/>
            </w:pPr>
            <w:r w:rsidRPr="00275BB7">
              <w:t>&lt;enabled&gt;true&lt;/enabled&gt;</w:t>
            </w:r>
          </w:p>
          <w:p w14:paraId="7C2F72A8" w14:textId="77777777" w:rsidR="001D24FC" w:rsidRPr="008B5D32" w:rsidRDefault="001D24FC" w:rsidP="00275BB7">
            <w:pPr>
              <w:pStyle w:val="XML6"/>
              <w:rPr>
                <w:color w:val="000000"/>
              </w:rPr>
            </w:pPr>
            <w:r w:rsidRPr="00275BB7">
              <w:t>&lt;controllers</w:t>
            </w:r>
            <w:r w:rsidRPr="008B5D32">
              <w:rPr>
                <w:color w:val="000000"/>
              </w:rPr>
              <w:t>&gt;</w:t>
            </w:r>
          </w:p>
          <w:p w14:paraId="434EA1A6" w14:textId="77777777" w:rsidR="001D24FC" w:rsidRPr="008B5D32" w:rsidRDefault="001D24FC" w:rsidP="00275BB7">
            <w:pPr>
              <w:pStyle w:val="XML7"/>
            </w:pPr>
            <w:r w:rsidRPr="008B5D32">
              <w:t>&lt;controller&gt;</w:t>
            </w:r>
          </w:p>
          <w:p w14:paraId="3A9C38A5" w14:textId="77777777" w:rsidR="001D24FC" w:rsidRPr="008B5D32" w:rsidRDefault="001D24FC" w:rsidP="00275BB7">
            <w:pPr>
              <w:pStyle w:val="XML8"/>
              <w:rPr>
                <w:rFonts w:eastAsia="Times New Roman"/>
              </w:rPr>
            </w:pPr>
            <w:r w:rsidRPr="008B5D32">
              <w:rPr>
                <w:rFonts w:eastAsia="Times New Roman"/>
              </w:rPr>
              <w:t>&lt;id&gt;controller-0&lt;/id&gt;</w:t>
            </w:r>
          </w:p>
          <w:p w14:paraId="1635D588" w14:textId="77777777" w:rsidR="001D24FC" w:rsidRPr="008B5D32" w:rsidRDefault="001D24FC" w:rsidP="00275BB7">
            <w:pPr>
              <w:pStyle w:val="XML8"/>
              <w:rPr>
                <w:rFonts w:eastAsia="Times New Roman"/>
              </w:rPr>
            </w:pPr>
            <w:r w:rsidRPr="008B5D32">
              <w:rPr>
                <w:rFonts w:eastAsia="Times New Roman"/>
              </w:rPr>
              <w:t>&lt;role&gt;master&lt;/role&gt;</w:t>
            </w:r>
          </w:p>
          <w:p w14:paraId="2A4D6FBD" w14:textId="77777777" w:rsidR="001D24FC" w:rsidRPr="008B5D32" w:rsidRDefault="001D24FC" w:rsidP="00275BB7">
            <w:pPr>
              <w:pStyle w:val="XML8"/>
              <w:rPr>
                <w:rFonts w:eastAsia="Times New Roman"/>
              </w:rPr>
            </w:pPr>
            <w:r w:rsidRPr="008B5D32">
              <w:rPr>
                <w:rFonts w:eastAsia="Times New Roman"/>
              </w:rPr>
              <w:t>&lt;ip-address&gt;192.168.2.1&lt;/ip-address&gt;</w:t>
            </w:r>
          </w:p>
          <w:p w14:paraId="77C47B60" w14:textId="77777777" w:rsidR="001D24FC" w:rsidRPr="008B5D32" w:rsidRDefault="001D24FC" w:rsidP="00275BB7">
            <w:pPr>
              <w:pStyle w:val="XML8"/>
              <w:rPr>
                <w:rFonts w:eastAsia="Times New Roman"/>
              </w:rPr>
            </w:pPr>
            <w:r w:rsidRPr="008B5D32">
              <w:rPr>
                <w:rFonts w:eastAsia="Times New Roman"/>
              </w:rPr>
              <w:t>&lt;port&gt;6633&lt;/port&gt;</w:t>
            </w:r>
          </w:p>
          <w:p w14:paraId="47BE0A49" w14:textId="77777777" w:rsidR="001D24FC" w:rsidRPr="008B5D32" w:rsidRDefault="001D24FC" w:rsidP="00275BB7">
            <w:pPr>
              <w:pStyle w:val="XML8"/>
              <w:rPr>
                <w:rFonts w:eastAsia="Times New Roman"/>
              </w:rPr>
            </w:pPr>
            <w:r w:rsidRPr="008B5D32">
              <w:rPr>
                <w:rFonts w:eastAsia="Times New Roman"/>
              </w:rPr>
              <w:t>&lt;protocol&gt;tcp&lt;/protocol&gt;</w:t>
            </w:r>
          </w:p>
          <w:p w14:paraId="609D6876" w14:textId="77777777" w:rsidR="001D24FC" w:rsidRPr="008B5D32" w:rsidRDefault="001D24FC" w:rsidP="00275BB7">
            <w:pPr>
              <w:pStyle w:val="XML7"/>
            </w:pPr>
            <w:r w:rsidRPr="008B5D32">
              <w:t>&lt;/controller&gt;</w:t>
            </w:r>
          </w:p>
          <w:p w14:paraId="11BD5DD2" w14:textId="77777777" w:rsidR="001D24FC" w:rsidRPr="008B5D32" w:rsidRDefault="001D24FC" w:rsidP="00275BB7">
            <w:pPr>
              <w:pStyle w:val="XML6"/>
            </w:pPr>
            <w:r w:rsidRPr="008B5D32">
              <w:t>&lt;/controllers&gt;</w:t>
            </w:r>
          </w:p>
          <w:p w14:paraId="28C50ACC" w14:textId="77777777" w:rsidR="001D24FC" w:rsidRPr="008B5D32" w:rsidRDefault="001D24FC" w:rsidP="00275BB7">
            <w:pPr>
              <w:pStyle w:val="XML5"/>
            </w:pPr>
            <w:r w:rsidRPr="008B5D32">
              <w:t>&lt;/switch&gt;</w:t>
            </w:r>
          </w:p>
          <w:p w14:paraId="2A3BEEDB" w14:textId="77777777" w:rsidR="001D24FC" w:rsidRPr="008B5D32" w:rsidRDefault="001D24FC" w:rsidP="00275BB7">
            <w:pPr>
              <w:pStyle w:val="XML4"/>
            </w:pPr>
            <w:r w:rsidRPr="008B5D32">
              <w:t>&lt;/logical-switches&gt;</w:t>
            </w:r>
          </w:p>
          <w:p w14:paraId="58470A9E" w14:textId="77777777" w:rsidR="001D24FC" w:rsidRPr="008B5D32" w:rsidRDefault="001D24FC" w:rsidP="00275BB7">
            <w:pPr>
              <w:pStyle w:val="XML3"/>
            </w:pPr>
            <w:r w:rsidRPr="008B5D32">
              <w:t>&lt;/capable-switch&gt;</w:t>
            </w:r>
          </w:p>
          <w:p w14:paraId="386F3F0B" w14:textId="77777777" w:rsidR="001D24FC" w:rsidRPr="008B5D32" w:rsidRDefault="001D24FC" w:rsidP="00275BB7">
            <w:pPr>
              <w:pStyle w:val="XML2"/>
            </w:pPr>
            <w:r w:rsidRPr="008B5D32">
              <w:t>&lt;/data&gt;</w:t>
            </w:r>
          </w:p>
          <w:p w14:paraId="1ED25533" w14:textId="77777777" w:rsidR="001D24FC" w:rsidRPr="009F1B7D" w:rsidRDefault="001D24FC" w:rsidP="00C93121">
            <w:pPr>
              <w:pStyle w:val="XML1"/>
            </w:pPr>
            <w:r w:rsidRPr="008B5D32">
              <w:t>&lt;/rpc-reply&gt;</w:t>
            </w:r>
          </w:p>
        </w:tc>
      </w:tr>
    </w:tbl>
    <w:p w14:paraId="6196DCCB" w14:textId="77777777" w:rsidR="001D24FC" w:rsidRDefault="001D24FC" w:rsidP="00D14D27">
      <w:pPr>
        <w:pStyle w:val="Heading3"/>
      </w:pPr>
      <w:bookmarkStart w:id="1480" w:name="_Toc320556754"/>
      <w:proofErr w:type="gramStart"/>
      <w:r>
        <w:lastRenderedPageBreak/>
        <w:t>copy-config</w:t>
      </w:r>
      <w:bookmarkEnd w:id="1480"/>
      <w:proofErr w:type="gramEnd"/>
    </w:p>
    <w:p w14:paraId="73A154E0" w14:textId="2AA716E5" w:rsidR="001D24FC" w:rsidRDefault="001D24FC" w:rsidP="001D24FC">
      <w:pPr>
        <w:jc w:val="both"/>
      </w:pPr>
      <w:r>
        <w:t>This operation c</w:t>
      </w:r>
      <w:r w:rsidRPr="007C0C7A">
        <w:t>reate</w:t>
      </w:r>
      <w:r>
        <w:t>s</w:t>
      </w:r>
      <w:r w:rsidRPr="007C0C7A">
        <w:t xml:space="preserve"> or replace</w:t>
      </w:r>
      <w:r>
        <w:t>s</w:t>
      </w:r>
      <w:r w:rsidRPr="007C0C7A">
        <w:t xml:space="preserve"> an entire configuration datastore with the contents of another complete configuration datastore.  If </w:t>
      </w:r>
      <w:r w:rsidR="00E06E48" w:rsidRPr="007C0C7A">
        <w:t>the target</w:t>
      </w:r>
      <w:r w:rsidRPr="007C0C7A">
        <w:t xml:space="preserve"> datastore exists, it is overwritten.  Otherwise, a new </w:t>
      </w:r>
      <w:r w:rsidR="00E06E48" w:rsidRPr="007C0C7A">
        <w:t>one is</w:t>
      </w:r>
      <w:r w:rsidRPr="007C0C7A">
        <w:t xml:space="preserve"> created, if allowed.</w:t>
      </w:r>
    </w:p>
    <w:p w14:paraId="0F41FC41" w14:textId="77777777" w:rsidR="001D24FC" w:rsidRDefault="00FD79F1" w:rsidP="00D14D27">
      <w:pPr>
        <w:pStyle w:val="Heading4"/>
      </w:pPr>
      <w:r>
        <w:t>XML Example: copy-config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55BF839" w14:textId="77777777" w:rsidTr="001D24FC">
        <w:tc>
          <w:tcPr>
            <w:tcW w:w="8820" w:type="dxa"/>
            <w:shd w:val="clear" w:color="auto" w:fill="C8FCCD"/>
          </w:tcPr>
          <w:p w14:paraId="71770C39" w14:textId="77777777" w:rsidR="001D24FC" w:rsidRDefault="001D24FC" w:rsidP="00FD79F1">
            <w:pPr>
              <w:pStyle w:val="XML1"/>
            </w:pPr>
            <w:proofErr w:type="gramStart"/>
            <w:r>
              <w:t>&lt;?xml</w:t>
            </w:r>
            <w:proofErr w:type="gramEnd"/>
            <w:r>
              <w:t xml:space="preserve"> version="1.0" encoding="UTF-8"?&gt;</w:t>
            </w:r>
          </w:p>
          <w:p w14:paraId="7F1CD2E6" w14:textId="77777777" w:rsidR="001D24FC" w:rsidRDefault="001D24FC" w:rsidP="00FD79F1">
            <w:pPr>
              <w:pStyle w:val="XML1"/>
            </w:pPr>
            <w:r>
              <w:t>&lt;rpc message-id="1"</w:t>
            </w:r>
          </w:p>
          <w:p w14:paraId="0FD3CCDA" w14:textId="77777777" w:rsidR="001D24FC" w:rsidRDefault="001D24FC" w:rsidP="00052E98">
            <w:pPr>
              <w:pStyle w:val="XML2"/>
            </w:pPr>
            <w:r>
              <w:t>xmlns="urn:ietf:params:xml:ns:netconf:base:1.0"&gt;</w:t>
            </w:r>
          </w:p>
          <w:p w14:paraId="4B666E15" w14:textId="77777777" w:rsidR="001D24FC" w:rsidRDefault="001D24FC" w:rsidP="00052E98">
            <w:pPr>
              <w:pStyle w:val="XML2"/>
              <w:rPr>
                <w:color w:val="000000"/>
              </w:rPr>
            </w:pPr>
            <w:r>
              <w:rPr>
                <w:color w:val="000000"/>
              </w:rPr>
              <w:t>&lt;copy-config&gt;</w:t>
            </w:r>
          </w:p>
          <w:p w14:paraId="3399FFE2" w14:textId="77777777" w:rsidR="001D24FC" w:rsidRDefault="001D24FC" w:rsidP="00052E98">
            <w:pPr>
              <w:pStyle w:val="XML3"/>
            </w:pPr>
            <w:r>
              <w:t>&lt;target&gt;</w:t>
            </w:r>
          </w:p>
          <w:p w14:paraId="35FA5C4A" w14:textId="77777777" w:rsidR="001D24FC" w:rsidRDefault="001D24FC" w:rsidP="00052E98">
            <w:pPr>
              <w:pStyle w:val="XML4"/>
            </w:pPr>
            <w:r>
              <w:t>&lt;running/&gt;</w:t>
            </w:r>
          </w:p>
          <w:p w14:paraId="60B35EE5" w14:textId="77777777" w:rsidR="001D24FC" w:rsidRDefault="001D24FC" w:rsidP="00052E98">
            <w:pPr>
              <w:pStyle w:val="XML3"/>
            </w:pPr>
            <w:r>
              <w:t>&lt;/target&gt;</w:t>
            </w:r>
          </w:p>
          <w:p w14:paraId="5C4C5321" w14:textId="77777777" w:rsidR="001D24FC" w:rsidRDefault="001D24FC" w:rsidP="00052E98">
            <w:pPr>
              <w:pStyle w:val="XML3"/>
            </w:pPr>
            <w:r>
              <w:t>&lt;source&gt;</w:t>
            </w:r>
          </w:p>
          <w:p w14:paraId="771DEDF4" w14:textId="77777777" w:rsidR="001D24FC" w:rsidRDefault="001D24FC" w:rsidP="00052E98">
            <w:pPr>
              <w:pStyle w:val="XML4"/>
            </w:pPr>
            <w:r>
              <w:t>&lt;url&gt;https://mydomain.com/of-config/new-config.xml&lt;/url&gt;</w:t>
            </w:r>
          </w:p>
          <w:p w14:paraId="523EA918" w14:textId="77777777" w:rsidR="001D24FC" w:rsidRDefault="001D24FC" w:rsidP="00052E98">
            <w:pPr>
              <w:pStyle w:val="XML3"/>
            </w:pPr>
            <w:r>
              <w:t>&lt;/source&gt;</w:t>
            </w:r>
          </w:p>
          <w:p w14:paraId="48E9D682" w14:textId="77777777" w:rsidR="001D24FC" w:rsidRDefault="001D24FC" w:rsidP="00052E98">
            <w:pPr>
              <w:pStyle w:val="XML2"/>
            </w:pPr>
            <w:r>
              <w:t>&lt;/copy-config&gt;</w:t>
            </w:r>
          </w:p>
          <w:p w14:paraId="4DD71C6E" w14:textId="77777777" w:rsidR="001D24FC" w:rsidRDefault="001D24FC" w:rsidP="00052E98">
            <w:pPr>
              <w:pStyle w:val="XML1"/>
            </w:pPr>
            <w:r>
              <w:t>&lt;/rpc&gt;</w:t>
            </w:r>
          </w:p>
          <w:p w14:paraId="506A94AE"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D6C68E" w14:textId="77777777" w:rsidR="001D24FC" w:rsidRDefault="001D24FC" w:rsidP="00052E98">
            <w:pPr>
              <w:pStyle w:val="XML1"/>
            </w:pPr>
            <w:r>
              <w:t>&lt;rpc-reply message-id="1"</w:t>
            </w:r>
          </w:p>
          <w:p w14:paraId="018C0C48" w14:textId="77777777" w:rsidR="001D24FC" w:rsidRDefault="001D24FC" w:rsidP="00052E98">
            <w:pPr>
              <w:pStyle w:val="XML2"/>
            </w:pPr>
            <w:r>
              <w:t>xmlns="urn:ietf:params:xml:ns:netconf:base:1.0"&gt;</w:t>
            </w:r>
          </w:p>
          <w:p w14:paraId="74BFDFB3" w14:textId="77777777" w:rsidR="001D24FC" w:rsidRDefault="001D24FC" w:rsidP="00052E98">
            <w:pPr>
              <w:pStyle w:val="XML2"/>
            </w:pPr>
            <w:r>
              <w:t>&lt;ok/&gt;</w:t>
            </w:r>
          </w:p>
          <w:p w14:paraId="7FF5C30C" w14:textId="77777777" w:rsidR="001D24FC" w:rsidRDefault="001D24FC" w:rsidP="00052E98">
            <w:pPr>
              <w:pStyle w:val="XML1"/>
            </w:pPr>
            <w:r>
              <w:t>&lt;/rpc-reply&gt;</w:t>
            </w:r>
          </w:p>
          <w:p w14:paraId="124893D4" w14:textId="77777777" w:rsidR="001D24FC" w:rsidRPr="009F1B7D"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344E4BC5" w14:textId="77777777" w:rsidR="001D24FC" w:rsidRPr="007C0C7A" w:rsidRDefault="001D24FC" w:rsidP="001D24FC">
      <w:pPr>
        <w:jc w:val="both"/>
      </w:pPr>
    </w:p>
    <w:p w14:paraId="3ABD8CB9" w14:textId="77777777" w:rsidR="001D24FC" w:rsidRDefault="001D24FC" w:rsidP="00D14D27">
      <w:pPr>
        <w:pStyle w:val="Heading3"/>
      </w:pPr>
      <w:bookmarkStart w:id="1481" w:name="_Toc320556755"/>
      <w:proofErr w:type="gramStart"/>
      <w:r>
        <w:t>delete-config</w:t>
      </w:r>
      <w:bookmarkEnd w:id="1481"/>
      <w:proofErr w:type="gramEnd"/>
    </w:p>
    <w:p w14:paraId="14CC6BFA" w14:textId="77777777" w:rsidR="001D24FC" w:rsidRDefault="00E53A91" w:rsidP="00E53A91">
      <w:r>
        <w:t>This operation d</w:t>
      </w:r>
      <w:r w:rsidRPr="00D978A0">
        <w:t>eletes</w:t>
      </w:r>
      <w:r w:rsidR="001D24FC" w:rsidRPr="00D978A0">
        <w:t xml:space="preserve"> a configuration datastore.  The </w:t>
      </w:r>
      <w:r w:rsidR="001D24FC" w:rsidRPr="00C93121">
        <w:rPr>
          <w:rStyle w:val="codeChar"/>
        </w:rPr>
        <w:t>&lt;running&gt;</w:t>
      </w:r>
      <w:r w:rsidR="001D24FC" w:rsidRPr="00D978A0">
        <w:t>configuration datastore cannot be deleted.</w:t>
      </w:r>
    </w:p>
    <w:p w14:paraId="01571656" w14:textId="77777777" w:rsidR="00052E98" w:rsidRDefault="00052E98" w:rsidP="00D14D27">
      <w:pPr>
        <w:pStyle w:val="Heading4"/>
      </w:pPr>
      <w:r>
        <w:lastRenderedPageBreak/>
        <w:t>XML Example: delete-config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1BBEF70F" w14:textId="77777777" w:rsidTr="001D24FC">
        <w:tc>
          <w:tcPr>
            <w:tcW w:w="8820" w:type="dxa"/>
            <w:shd w:val="clear" w:color="auto" w:fill="C8FCCD"/>
          </w:tcPr>
          <w:p w14:paraId="0500A3C8" w14:textId="77777777" w:rsidR="001D24FC" w:rsidRDefault="001D24FC" w:rsidP="00052E98">
            <w:pPr>
              <w:pStyle w:val="XML1"/>
            </w:pPr>
            <w:proofErr w:type="gramStart"/>
            <w:r>
              <w:t>&lt;?xml</w:t>
            </w:r>
            <w:proofErr w:type="gramEnd"/>
            <w:r>
              <w:t xml:space="preserve"> version="1.0" encoding="UTF-8"?&gt;</w:t>
            </w:r>
          </w:p>
          <w:p w14:paraId="0497EE87" w14:textId="77777777" w:rsidR="001D24FC" w:rsidRDefault="001D24FC" w:rsidP="00052E98">
            <w:pPr>
              <w:pStyle w:val="XML1"/>
              <w:rPr>
                <w:color w:val="000000"/>
              </w:rPr>
            </w:pPr>
            <w:r>
              <w:rPr>
                <w:color w:val="000000"/>
              </w:rPr>
              <w:t>&lt;rpc message-id="101"</w:t>
            </w:r>
          </w:p>
          <w:p w14:paraId="53A658DD" w14:textId="77777777" w:rsidR="001D24FC" w:rsidRDefault="001D24FC" w:rsidP="00052E98">
            <w:pPr>
              <w:pStyle w:val="XML2"/>
            </w:pPr>
            <w:r>
              <w:t>xmlns="urn:ietf:params:xml:ns:netconf:base:1.0"&gt;</w:t>
            </w:r>
          </w:p>
          <w:p w14:paraId="2FABEA1C" w14:textId="77777777" w:rsidR="001D24FC" w:rsidRDefault="001D24FC" w:rsidP="00052E98">
            <w:pPr>
              <w:pStyle w:val="XML2"/>
            </w:pPr>
            <w:r>
              <w:t>&lt;delete-config&gt;</w:t>
            </w:r>
          </w:p>
          <w:p w14:paraId="7140F1AF" w14:textId="77777777" w:rsidR="001D24FC" w:rsidRDefault="001D24FC" w:rsidP="00052E98">
            <w:pPr>
              <w:pStyle w:val="XML3"/>
            </w:pPr>
            <w:r>
              <w:t>&lt;target&gt;</w:t>
            </w:r>
          </w:p>
          <w:p w14:paraId="6384CBA5" w14:textId="77777777" w:rsidR="001D24FC" w:rsidRDefault="001D24FC" w:rsidP="00052E98">
            <w:pPr>
              <w:pStyle w:val="XML4"/>
            </w:pPr>
            <w:r>
              <w:t>&lt;startup/&gt;</w:t>
            </w:r>
          </w:p>
          <w:p w14:paraId="7885698E" w14:textId="77777777" w:rsidR="001D24FC" w:rsidRDefault="001D24FC" w:rsidP="00052E98">
            <w:pPr>
              <w:pStyle w:val="XML3"/>
            </w:pPr>
            <w:r>
              <w:t>&lt;/target&gt;</w:t>
            </w:r>
          </w:p>
          <w:p w14:paraId="312F6D04" w14:textId="77777777" w:rsidR="001D24FC" w:rsidRDefault="001D24FC" w:rsidP="00052E98">
            <w:pPr>
              <w:pStyle w:val="XML2"/>
            </w:pPr>
            <w:r>
              <w:t>&lt;/delete-config&gt;</w:t>
            </w:r>
          </w:p>
          <w:p w14:paraId="0375F2D2" w14:textId="77777777" w:rsidR="001D24FC" w:rsidRDefault="001D24FC" w:rsidP="00052E98">
            <w:pPr>
              <w:pStyle w:val="XML1"/>
            </w:pPr>
            <w:r>
              <w:t>&lt;/rpc&gt;</w:t>
            </w:r>
          </w:p>
          <w:p w14:paraId="5EF116E3"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07EFEF" w14:textId="77777777" w:rsidR="001D24FC" w:rsidRDefault="001D24FC" w:rsidP="00052E98">
            <w:pPr>
              <w:pStyle w:val="XML1"/>
            </w:pPr>
            <w:r>
              <w:t>&lt;rpc-reply message-id="1"</w:t>
            </w:r>
          </w:p>
          <w:p w14:paraId="658C8C1F" w14:textId="77777777" w:rsidR="001D24FC" w:rsidRDefault="001D24FC" w:rsidP="00052E98">
            <w:pPr>
              <w:pStyle w:val="XML2"/>
            </w:pPr>
            <w:r>
              <w:t>xmlns="urn:ietf:params:xml:ns:netconf:base:1.0"&gt;</w:t>
            </w:r>
          </w:p>
          <w:p w14:paraId="5BE87B78" w14:textId="77777777" w:rsidR="001D24FC" w:rsidRDefault="001D24FC" w:rsidP="00052E98">
            <w:pPr>
              <w:pStyle w:val="XML2"/>
            </w:pPr>
            <w:r>
              <w:t>&lt;ok/&gt;</w:t>
            </w:r>
          </w:p>
          <w:p w14:paraId="00D58E41" w14:textId="77777777" w:rsidR="001D24FC" w:rsidRPr="009F1B7D" w:rsidRDefault="001D24FC" w:rsidP="00277849">
            <w:pPr>
              <w:pStyle w:val="XML1"/>
            </w:pPr>
            <w:r>
              <w:t>&lt;/rpc-reply&gt;</w:t>
            </w:r>
          </w:p>
        </w:tc>
      </w:tr>
    </w:tbl>
    <w:p w14:paraId="0818AAB5" w14:textId="77777777" w:rsidR="00D14D27" w:rsidRDefault="00D14D27" w:rsidP="00D14D27">
      <w:pPr>
        <w:pStyle w:val="Heading2"/>
      </w:pPr>
      <w:bookmarkStart w:id="1482" w:name="_Toc320556756"/>
      <w:bookmarkStart w:id="1483" w:name="_Toc316542541"/>
      <w:r>
        <w:t>RPC error</w:t>
      </w:r>
      <w:bookmarkEnd w:id="1482"/>
    </w:p>
    <w:p w14:paraId="35599FD5" w14:textId="77777777" w:rsidR="00D14D27" w:rsidRDefault="00D14D27" w:rsidP="00D14D27">
      <w:r>
        <w:t xml:space="preserve">OpenFlow Configuration uses NetConf </w:t>
      </w:r>
      <w:r w:rsidRPr="00D14D27">
        <w:rPr>
          <w:rStyle w:val="codeChar"/>
        </w:rPr>
        <w:t>&lt;rpc-error&gt;</w:t>
      </w:r>
      <w:r>
        <w:t xml:space="preserve"> element(s) defined in RFC6241 to report operation failures. The </w:t>
      </w:r>
      <w:r w:rsidRPr="00D14D27">
        <w:rPr>
          <w:rStyle w:val="codeChar"/>
        </w:rPr>
        <w:t>&lt;rpc-error&gt;</w:t>
      </w:r>
      <w:r>
        <w:t xml:space="preserve"> element(s) are sent in </w:t>
      </w:r>
      <w:r w:rsidRPr="00E06E48">
        <w:rPr>
          <w:rStyle w:val="codeChar"/>
        </w:rPr>
        <w:t>&lt;rpc-reply&gt;</w:t>
      </w:r>
      <w:r w:rsidRPr="00E06E48">
        <w:t xml:space="preserve"> </w:t>
      </w:r>
      <w:r>
        <w:t xml:space="preserve">messages if an error occurs during the processing of an </w:t>
      </w:r>
      <w:r w:rsidRPr="00D14D27">
        <w:rPr>
          <w:rStyle w:val="codeChar"/>
        </w:rPr>
        <w:t>&lt;rpc&gt;</w:t>
      </w:r>
      <w:r>
        <w:t xml:space="preserve"> request. The </w:t>
      </w:r>
      <w:r w:rsidRPr="00D14D27">
        <w:rPr>
          <w:rStyle w:val="codeChar"/>
        </w:rPr>
        <w:t>&lt;rpc-reply&gt;</w:t>
      </w:r>
      <w:r>
        <w:t xml:space="preserve"> MAY contain multiple </w:t>
      </w:r>
      <w:r w:rsidRPr="00D14D27">
        <w:rPr>
          <w:rStyle w:val="codeChar"/>
        </w:rPr>
        <w:t>&lt;rpc-error&gt;</w:t>
      </w:r>
      <w:r>
        <w:t xml:space="preserve"> elements. The </w:t>
      </w:r>
      <w:r w:rsidRPr="00D14D27">
        <w:rPr>
          <w:rStyle w:val="codeChar"/>
        </w:rPr>
        <w:t>&lt;rpc-error&gt;</w:t>
      </w:r>
      <w:r>
        <w:t>element includes the following information:</w:t>
      </w:r>
    </w:p>
    <w:p w14:paraId="4A5587CE" w14:textId="77777777" w:rsidR="00D14D27" w:rsidRDefault="00D14D27" w:rsidP="002C0E22">
      <w:pPr>
        <w:numPr>
          <w:ilvl w:val="0"/>
          <w:numId w:val="18"/>
        </w:numPr>
      </w:pPr>
      <w:proofErr w:type="gramStart"/>
      <w:r>
        <w:t>error-type</w:t>
      </w:r>
      <w:proofErr w:type="gramEnd"/>
      <w:r>
        <w:t>:  Defines the conceptual layer of the error occurred.</w:t>
      </w:r>
    </w:p>
    <w:p w14:paraId="4E47CEBA" w14:textId="77777777" w:rsidR="00D14D27" w:rsidRDefault="00D14D27" w:rsidP="002C0E22">
      <w:pPr>
        <w:numPr>
          <w:ilvl w:val="0"/>
          <w:numId w:val="18"/>
        </w:numPr>
      </w:pPr>
      <w:proofErr w:type="gramStart"/>
      <w:r>
        <w:t>error-tag</w:t>
      </w:r>
      <w:proofErr w:type="gramEnd"/>
      <w:r>
        <w:t>:  contains a string to identifying the error condition.</w:t>
      </w:r>
    </w:p>
    <w:p w14:paraId="33D2927C" w14:textId="77777777" w:rsidR="00D14D27" w:rsidRDefault="00D14D27" w:rsidP="002C0E22">
      <w:pPr>
        <w:numPr>
          <w:ilvl w:val="0"/>
          <w:numId w:val="18"/>
        </w:numPr>
      </w:pPr>
      <w:proofErr w:type="gramStart"/>
      <w:r>
        <w:t>error-severity</w:t>
      </w:r>
      <w:proofErr w:type="gramEnd"/>
      <w:r>
        <w:t>: contains a string to identifying the error severity.</w:t>
      </w:r>
    </w:p>
    <w:p w14:paraId="304A5B84" w14:textId="77777777" w:rsidR="00D14D27" w:rsidRDefault="00D14D27" w:rsidP="002C0E22">
      <w:pPr>
        <w:numPr>
          <w:ilvl w:val="0"/>
          <w:numId w:val="18"/>
        </w:numPr>
      </w:pPr>
      <w:proofErr w:type="gramStart"/>
      <w:r>
        <w:t>error-app-tag</w:t>
      </w:r>
      <w:proofErr w:type="gramEnd"/>
      <w:r>
        <w:t>: contains a string to identifying the data-model-specific or implementation-specific error condition.</w:t>
      </w:r>
    </w:p>
    <w:p w14:paraId="2FA5A0D5" w14:textId="77777777" w:rsidR="00D14D27" w:rsidRDefault="00D14D27" w:rsidP="002C0E22">
      <w:pPr>
        <w:numPr>
          <w:ilvl w:val="0"/>
          <w:numId w:val="18"/>
        </w:numPr>
      </w:pPr>
      <w:proofErr w:type="gramStart"/>
      <w:r>
        <w:t>error-path</w:t>
      </w:r>
      <w:proofErr w:type="gramEnd"/>
      <w:r>
        <w:t>: contains the absolute XPath expression identifying the element path associated to the specific error being reported.</w:t>
      </w:r>
    </w:p>
    <w:p w14:paraId="0017E8F8" w14:textId="77777777" w:rsidR="00D14D27" w:rsidRDefault="00D14D27" w:rsidP="002C0E22">
      <w:pPr>
        <w:numPr>
          <w:ilvl w:val="0"/>
          <w:numId w:val="18"/>
        </w:numPr>
      </w:pPr>
      <w:r>
        <w:t xml:space="preserve">error-message: contains error description suitable for human display </w:t>
      </w:r>
    </w:p>
    <w:p w14:paraId="3051208D" w14:textId="77777777" w:rsidR="00D14D27" w:rsidRDefault="00D14D27" w:rsidP="002C0E22">
      <w:pPr>
        <w:numPr>
          <w:ilvl w:val="0"/>
          <w:numId w:val="18"/>
        </w:numPr>
      </w:pPr>
      <w:r>
        <w:t>error-info: contains data-model-specific error content</w:t>
      </w:r>
    </w:p>
    <w:p w14:paraId="335A8C61" w14:textId="77777777" w:rsidR="00D14D27" w:rsidRDefault="00D14D27" w:rsidP="00D14D27">
      <w:r>
        <w:t xml:space="preserve">Detailed </w:t>
      </w:r>
      <w:r w:rsidRPr="00D14D27">
        <w:rPr>
          <w:rStyle w:val="codeChar"/>
        </w:rPr>
        <w:t>&lt;rpc-error&gt;</w:t>
      </w:r>
      <w:r>
        <w:t xml:space="preserve"> definitions can be found in RFC 6241. Specific implementation may define implementation-specific error information and messages inside of error-info as sub-elements.</w:t>
      </w:r>
    </w:p>
    <w:p w14:paraId="33C82D78" w14:textId="15DA1136" w:rsidR="00D14D27" w:rsidRDefault="00D14D27" w:rsidP="00D14D27">
      <w:r>
        <w:t xml:space="preserve">An example of </w:t>
      </w:r>
      <w:r w:rsidRPr="00D14D27">
        <w:rPr>
          <w:rStyle w:val="codeChar"/>
        </w:rPr>
        <w:t>&lt;rpc-error</w:t>
      </w:r>
      <w:r w:rsidR="00E06E48" w:rsidRPr="00D14D27">
        <w:rPr>
          <w:rStyle w:val="codeChar"/>
        </w:rPr>
        <w:t>&gt;</w:t>
      </w:r>
      <w:r w:rsidR="00E06E48">
        <w:t xml:space="preserve"> element</w:t>
      </w:r>
      <w:r>
        <w:t xml:space="preserve"> in </w:t>
      </w:r>
      <w:r w:rsidRPr="00D14D27">
        <w:rPr>
          <w:rStyle w:val="codeChar"/>
        </w:rPr>
        <w:t>&lt;rpc-reply&gt;</w:t>
      </w:r>
      <w:r>
        <w:t xml:space="preserve"> message:</w:t>
      </w:r>
    </w:p>
    <w:tbl>
      <w:tblPr>
        <w:tblStyle w:val="TableGrid"/>
        <w:tblW w:w="0" w:type="auto"/>
        <w:tblInd w:w="378" w:type="dxa"/>
        <w:shd w:val="clear" w:color="auto" w:fill="C8FCCD"/>
        <w:tblLook w:val="04A0" w:firstRow="1" w:lastRow="0" w:firstColumn="1" w:lastColumn="0" w:noHBand="0" w:noVBand="1"/>
      </w:tblPr>
      <w:tblGrid>
        <w:gridCol w:w="8820"/>
      </w:tblGrid>
      <w:tr w:rsidR="00D14D27" w:rsidRPr="009F1B7D" w14:paraId="0114CFBA" w14:textId="77777777" w:rsidTr="0082695D">
        <w:tc>
          <w:tcPr>
            <w:tcW w:w="8820" w:type="dxa"/>
            <w:shd w:val="clear" w:color="auto" w:fill="C8FCCD"/>
          </w:tcPr>
          <w:p w14:paraId="21853255" w14:textId="77777777" w:rsidR="00D14D27" w:rsidRDefault="00D14D27" w:rsidP="00D14D27">
            <w:pPr>
              <w:pStyle w:val="XML1"/>
            </w:pPr>
            <w:proofErr w:type="gramStart"/>
            <w:r>
              <w:t>&lt;?xml</w:t>
            </w:r>
            <w:proofErr w:type="gramEnd"/>
            <w:r>
              <w:t xml:space="preserve"> version="1.0" encoding="UTF-8"?&gt;</w:t>
            </w:r>
          </w:p>
          <w:p w14:paraId="0DE8A346" w14:textId="77777777" w:rsidR="00D14D27" w:rsidRDefault="00D14D27" w:rsidP="00D14D27">
            <w:pPr>
              <w:pStyle w:val="XML1"/>
            </w:pPr>
            <w:r>
              <w:t>&lt;rpc-reply message-id="101"</w:t>
            </w:r>
          </w:p>
          <w:p w14:paraId="30CC7758" w14:textId="77777777" w:rsidR="00D14D27" w:rsidRDefault="00D14D27" w:rsidP="00D14D27">
            <w:pPr>
              <w:pStyle w:val="XML2"/>
            </w:pPr>
            <w:r>
              <w:t>xmlns="urn:ietf:params:xml:ns:netconf:base:1.0"</w:t>
            </w:r>
          </w:p>
          <w:p w14:paraId="2F0B2650" w14:textId="77777777" w:rsidR="00D14D27" w:rsidRPr="00B14F55" w:rsidRDefault="00D14D27" w:rsidP="00D14D27">
            <w:pPr>
              <w:pStyle w:val="XML2"/>
            </w:pPr>
            <w:r>
              <w:t>&lt;rpc-error&gt;</w:t>
            </w:r>
          </w:p>
          <w:p w14:paraId="59C99F81" w14:textId="77777777" w:rsidR="00D14D27" w:rsidRDefault="00D14D27" w:rsidP="00D14D27">
            <w:pPr>
              <w:pStyle w:val="XML3"/>
            </w:pPr>
            <w:r>
              <w:t>&lt;error-type&gt;application&lt;/error-type&gt;</w:t>
            </w:r>
          </w:p>
          <w:p w14:paraId="26F90CE7" w14:textId="77777777" w:rsidR="00D14D27" w:rsidRDefault="00D14D27" w:rsidP="00D14D27">
            <w:pPr>
              <w:pStyle w:val="XML3"/>
            </w:pPr>
            <w:r>
              <w:t>&lt;error-tag&gt;</w:t>
            </w:r>
            <w:r w:rsidRPr="00B14F55">
              <w:t xml:space="preserve"> missing-element</w:t>
            </w:r>
            <w:r>
              <w:t>&lt;/error-tag&gt;</w:t>
            </w:r>
          </w:p>
          <w:p w14:paraId="3B70C91E" w14:textId="77777777" w:rsidR="00D14D27" w:rsidRDefault="00D14D27" w:rsidP="00D14D27">
            <w:pPr>
              <w:pStyle w:val="XML3"/>
            </w:pPr>
            <w:r>
              <w:t>&lt;error-severity&gt;error&lt;/error-severity&gt;</w:t>
            </w:r>
          </w:p>
          <w:p w14:paraId="70E05D83" w14:textId="77777777" w:rsidR="00D14D27" w:rsidRPr="004238F6" w:rsidRDefault="00D14D27" w:rsidP="00D14D27">
            <w:pPr>
              <w:pStyle w:val="XML3"/>
              <w:rPr>
                <w:lang w:val="de-DE"/>
                <w:rPrChange w:id="1484" w:author="Thomas Dietz" w:date="2012-08-08T14:24:00Z">
                  <w:rPr/>
                </w:rPrChange>
              </w:rPr>
            </w:pPr>
            <w:r w:rsidRPr="004238F6">
              <w:rPr>
                <w:rFonts w:eastAsiaTheme="minorEastAsia"/>
                <w:lang w:val="de-DE"/>
                <w:rPrChange w:id="1485" w:author="Thomas Dietz" w:date="2012-08-08T14:24:00Z">
                  <w:rPr>
                    <w:rFonts w:eastAsiaTheme="minorEastAsia"/>
                  </w:rPr>
                </w:rPrChange>
              </w:rPr>
              <w:t>&lt;error-message xml:lang="en"&gt;</w:t>
            </w:r>
          </w:p>
          <w:p w14:paraId="6A704DB8" w14:textId="77777777" w:rsidR="00D14D27" w:rsidRDefault="00D14D27" w:rsidP="00D14D27">
            <w:pPr>
              <w:pStyle w:val="XML4"/>
            </w:pPr>
            <w:r>
              <w:lastRenderedPageBreak/>
              <w:t>expected key leaf in list</w:t>
            </w:r>
          </w:p>
          <w:p w14:paraId="716271AB" w14:textId="77777777" w:rsidR="00D14D27" w:rsidRDefault="00D14D27" w:rsidP="0071211E">
            <w:pPr>
              <w:pStyle w:val="XML3"/>
            </w:pPr>
            <w:r>
              <w:t>&lt;/error-message&gt;</w:t>
            </w:r>
          </w:p>
          <w:p w14:paraId="68AFA78D" w14:textId="77777777" w:rsidR="00D14D27" w:rsidRDefault="00D14D27" w:rsidP="0071211E">
            <w:pPr>
              <w:pStyle w:val="XML3"/>
            </w:pPr>
            <w:r>
              <w:t>&lt;error-info&gt;</w:t>
            </w:r>
          </w:p>
          <w:p w14:paraId="35BBC4EF" w14:textId="77777777" w:rsidR="00D14D27" w:rsidRPr="00B14F55" w:rsidRDefault="00D14D27" w:rsidP="0071211E">
            <w:pPr>
              <w:pStyle w:val="XML4"/>
            </w:pPr>
            <w:r>
              <w:t>&lt;</w:t>
            </w:r>
            <w:r w:rsidRPr="00B14F55">
              <w:t>bad-element</w:t>
            </w:r>
            <w:r>
              <w:t>&gt;</w:t>
            </w:r>
            <w:r w:rsidRPr="00B14F55">
              <w:t>id</w:t>
            </w:r>
            <w:r>
              <w:t>&lt;/bad-element&gt;</w:t>
            </w:r>
          </w:p>
          <w:p w14:paraId="7F7ED033" w14:textId="77777777" w:rsidR="00D14D27" w:rsidRDefault="00D14D27" w:rsidP="0071211E">
            <w:pPr>
              <w:pStyle w:val="XML4"/>
            </w:pPr>
            <w:r>
              <w:t>&lt;</w:t>
            </w:r>
            <w:r w:rsidRPr="00B14F55">
              <w:t>error-number</w:t>
            </w:r>
            <w:r>
              <w:t>&gt;</w:t>
            </w:r>
            <w:r w:rsidRPr="00B14F55">
              <w:t>383</w:t>
            </w:r>
            <w:r>
              <w:t>&lt;/error-number&gt;</w:t>
            </w:r>
          </w:p>
          <w:p w14:paraId="3F062A64" w14:textId="77777777" w:rsidR="00D14D27" w:rsidRDefault="00D14D27" w:rsidP="0071211E">
            <w:pPr>
              <w:pStyle w:val="XML3"/>
            </w:pPr>
            <w:r>
              <w:t>&lt;/error-info&gt;</w:t>
            </w:r>
          </w:p>
          <w:p w14:paraId="6A950D86" w14:textId="77777777" w:rsidR="00D14D27" w:rsidRDefault="00D14D27" w:rsidP="0071211E">
            <w:pPr>
              <w:pStyle w:val="XML2"/>
            </w:pPr>
            <w:r>
              <w:t>&lt;/rpc-error&gt;</w:t>
            </w:r>
          </w:p>
          <w:p w14:paraId="7334CDA8" w14:textId="77777777" w:rsidR="00D14D27" w:rsidRDefault="00D14D27" w:rsidP="0071211E">
            <w:pPr>
              <w:pStyle w:val="XML1"/>
            </w:pPr>
            <w:r>
              <w:t>&lt;/rpc-reply&gt;</w:t>
            </w:r>
          </w:p>
          <w:p w14:paraId="4BC28929" w14:textId="77777777" w:rsidR="00D14D27" w:rsidRPr="009F1B7D" w:rsidRDefault="00D14D27" w:rsidP="0082695D">
            <w:pPr>
              <w:pStyle w:val="HTMLPreformatted"/>
            </w:pPr>
          </w:p>
        </w:tc>
      </w:tr>
    </w:tbl>
    <w:p w14:paraId="1671C048" w14:textId="77777777" w:rsidR="00D14D27" w:rsidRDefault="00D14D27" w:rsidP="00D14D27"/>
    <w:p w14:paraId="24EA35FE" w14:textId="77777777" w:rsidR="00C31DBC" w:rsidRPr="009F1B7D" w:rsidRDefault="00D14D27" w:rsidP="007D61A9">
      <w:pPr>
        <w:pStyle w:val="Appx"/>
      </w:pPr>
      <w:r>
        <w:br w:type="page"/>
      </w:r>
      <w:bookmarkStart w:id="1486" w:name="_Toc320556757"/>
      <w:r w:rsidR="00C31DBC" w:rsidRPr="00C31DBC">
        <w:lastRenderedPageBreak/>
        <w:t>XMLSchema</w:t>
      </w:r>
      <w:bookmarkEnd w:id="1483"/>
      <w:bookmarkEnd w:id="1486"/>
    </w:p>
    <w:tbl>
      <w:tblPr>
        <w:tblStyle w:val="XMLtable"/>
        <w:tblW w:w="5000" w:type="pct"/>
        <w:tblLook w:val="04A0" w:firstRow="1" w:lastRow="0" w:firstColumn="1" w:lastColumn="0" w:noHBand="0" w:noVBand="1"/>
        <w:tblPrChange w:id="1487" w:author="Thomas Dietz" w:date="2012-08-08T16:59:00Z">
          <w:tblPr>
            <w:tblStyle w:val="TableGrid"/>
            <w:tblW w:w="9450" w:type="dxa"/>
            <w:tblInd w:w="378" w:type="dxa"/>
            <w:shd w:val="clear" w:color="auto" w:fill="C8FCCD"/>
            <w:tblLook w:val="04A0" w:firstRow="1" w:lastRow="0" w:firstColumn="1" w:lastColumn="0" w:noHBand="0" w:noVBand="1"/>
          </w:tblPr>
        </w:tblPrChange>
      </w:tblPr>
      <w:tblGrid>
        <w:gridCol w:w="9474"/>
        <w:tblGridChange w:id="1488">
          <w:tblGrid>
            <w:gridCol w:w="9450"/>
          </w:tblGrid>
        </w:tblGridChange>
      </w:tblGrid>
      <w:tr w:rsidR="00C31DBC" w:rsidRPr="009F1B7D" w14:paraId="3B20E583" w14:textId="77777777" w:rsidTr="00ED0AEA">
        <w:tc>
          <w:tcPr>
            <w:tcW w:w="5000" w:type="pct"/>
            <w:tcPrChange w:id="1489" w:author="Thomas Dietz" w:date="2012-08-08T16:59:00Z">
              <w:tcPr>
                <w:tcW w:w="9450" w:type="dxa"/>
                <w:shd w:val="clear" w:color="auto" w:fill="C8FCCD"/>
              </w:tcPr>
            </w:tcPrChange>
          </w:tcPr>
          <w:p w14:paraId="48261A37" w14:textId="31CD1BFA" w:rsidR="00C31DBC" w:rsidRPr="009F1B7D" w:rsidDel="004238F6" w:rsidRDefault="00C31DBC" w:rsidP="00011096">
            <w:pPr>
              <w:pStyle w:val="XML1"/>
              <w:rPr>
                <w:del w:id="1490" w:author="Thomas Dietz" w:date="2012-08-08T14:26:00Z"/>
              </w:rPr>
            </w:pPr>
            <w:del w:id="1491" w:author="Thomas Dietz" w:date="2012-08-08T14:26:00Z">
              <w:r w:rsidRPr="009F1B7D" w:rsidDel="004238F6">
                <w:delText>&lt;?xml version="1.0" encoding="UTF-8"?&gt;</w:delText>
              </w:r>
            </w:del>
          </w:p>
          <w:p w14:paraId="78C8965E" w14:textId="1EEB5528" w:rsidR="00C31DBC" w:rsidRPr="004238F6" w:rsidDel="004238F6" w:rsidRDefault="00C31DBC" w:rsidP="00011096">
            <w:pPr>
              <w:pStyle w:val="XML1"/>
              <w:rPr>
                <w:del w:id="1492" w:author="Thomas Dietz" w:date="2012-08-08T14:26:00Z"/>
                <w:lang w:val="de-DE"/>
                <w:rPrChange w:id="1493" w:author="Thomas Dietz" w:date="2012-08-08T14:24:00Z">
                  <w:rPr>
                    <w:del w:id="1494" w:author="Thomas Dietz" w:date="2012-08-08T14:26:00Z"/>
                  </w:rPr>
                </w:rPrChange>
              </w:rPr>
            </w:pPr>
            <w:del w:id="1495" w:author="Thomas Dietz" w:date="2012-08-08T14:26:00Z">
              <w:r w:rsidRPr="004238F6" w:rsidDel="004238F6">
                <w:rPr>
                  <w:rFonts w:eastAsiaTheme="minorEastAsia"/>
                  <w:lang w:val="de-DE"/>
                  <w:rPrChange w:id="1496" w:author="Thomas Dietz" w:date="2012-08-08T14:24:00Z">
                    <w:rPr>
                      <w:rFonts w:eastAsiaTheme="minorEastAsia"/>
                    </w:rPr>
                  </w:rPrChange>
                </w:rPr>
                <w:delText xml:space="preserve">&lt;xs:schema xmlns:xs="http://www.w3.org/2001/XMLSchema" </w:delText>
              </w:r>
            </w:del>
          </w:p>
          <w:p w14:paraId="423D8956" w14:textId="33A3DF61" w:rsidR="00222FE1" w:rsidRPr="004238F6" w:rsidDel="004238F6" w:rsidRDefault="00222FE1" w:rsidP="00011096">
            <w:pPr>
              <w:pStyle w:val="XML7"/>
              <w:rPr>
                <w:del w:id="1497" w:author="Thomas Dietz" w:date="2012-08-08T14:26:00Z"/>
                <w:rStyle w:val="XML1Char"/>
                <w:lang w:val="de-DE"/>
                <w:rPrChange w:id="1498" w:author="Thomas Dietz" w:date="2012-08-08T14:24:00Z">
                  <w:rPr>
                    <w:del w:id="1499" w:author="Thomas Dietz" w:date="2012-08-08T14:26:00Z"/>
                    <w:rStyle w:val="XML1Char"/>
                  </w:rPr>
                </w:rPrChange>
              </w:rPr>
            </w:pPr>
            <w:del w:id="1500" w:author="Thomas Dietz" w:date="2012-08-08T14:26:00Z">
              <w:r w:rsidRPr="004238F6" w:rsidDel="004238F6">
                <w:rPr>
                  <w:lang w:val="de-DE"/>
                  <w:rPrChange w:id="1501" w:author="Thomas Dietz" w:date="2012-08-08T14:24:00Z">
                    <w:rPr/>
                  </w:rPrChange>
                </w:rPr>
                <w:delText>xmlns:</w:delText>
              </w:r>
              <w:r w:rsidR="00487636" w:rsidRPr="004238F6" w:rsidDel="004238F6">
                <w:rPr>
                  <w:rFonts w:eastAsiaTheme="minorEastAsia"/>
                  <w:lang w:val="de-DE"/>
                  <w:rPrChange w:id="1502" w:author="Thomas Dietz" w:date="2012-08-08T14:24:00Z">
                    <w:rPr>
                      <w:rFonts w:eastAsiaTheme="minorEastAsia"/>
                    </w:rPr>
                  </w:rPrChange>
                </w:rPr>
                <w:delText>ds</w:delText>
              </w:r>
              <w:r w:rsidRPr="004238F6" w:rsidDel="004238F6">
                <w:rPr>
                  <w:rFonts w:eastAsiaTheme="minorEastAsia"/>
                  <w:lang w:val="de-DE"/>
                  <w:rPrChange w:id="1503" w:author="Thomas Dietz" w:date="2012-08-08T14:24:00Z">
                    <w:rPr>
                      <w:rFonts w:eastAsiaTheme="minorEastAsia"/>
                    </w:rPr>
                  </w:rPrChange>
                </w:rPr>
                <w:delText>="http://www.w3.org/2000/09/xmldsig#"</w:delText>
              </w:r>
            </w:del>
          </w:p>
          <w:p w14:paraId="4DCA8561" w14:textId="395577CD" w:rsidR="00C31DBC" w:rsidRPr="009F1B7D" w:rsidDel="004238F6" w:rsidRDefault="00C31DBC" w:rsidP="00011096">
            <w:pPr>
              <w:pStyle w:val="XML7"/>
              <w:rPr>
                <w:del w:id="1504" w:author="Thomas Dietz" w:date="2012-08-08T14:26:00Z"/>
              </w:rPr>
            </w:pPr>
            <w:del w:id="1505" w:author="Thomas Dietz" w:date="2012-08-08T14:26:00Z">
              <w:r w:rsidRPr="009F1B7D" w:rsidDel="004238F6">
                <w:rPr>
                  <w:rStyle w:val="XML1Char"/>
                </w:rPr>
                <w:delText>elementFormDefault</w:delText>
              </w:r>
              <w:r w:rsidRPr="009F1B7D" w:rsidDel="004238F6">
                <w:delText>="qualified"</w:delText>
              </w:r>
            </w:del>
          </w:p>
          <w:p w14:paraId="6D6BAB9C" w14:textId="59153625" w:rsidR="00C31DBC" w:rsidRPr="009F1B7D" w:rsidDel="004238F6" w:rsidRDefault="00C31DBC" w:rsidP="00011096">
            <w:pPr>
              <w:pStyle w:val="XML7"/>
              <w:rPr>
                <w:del w:id="1506" w:author="Thomas Dietz" w:date="2012-08-08T14:26:00Z"/>
              </w:rPr>
            </w:pPr>
            <w:del w:id="1507" w:author="Thomas Dietz" w:date="2012-08-08T14:26:00Z">
              <w:r w:rsidRPr="009F1B7D" w:rsidDel="004238F6">
                <w:delText>targetNamespace="urn:onf:params:xml:ns:onf:of12:config"</w:delText>
              </w:r>
            </w:del>
          </w:p>
          <w:p w14:paraId="56A3638D" w14:textId="127759BE" w:rsidR="00C31DBC" w:rsidRPr="009F1B7D" w:rsidDel="004238F6" w:rsidRDefault="00C31DBC" w:rsidP="00011096">
            <w:pPr>
              <w:pStyle w:val="XML7"/>
              <w:rPr>
                <w:del w:id="1508" w:author="Thomas Dietz" w:date="2012-08-08T14:26:00Z"/>
              </w:rPr>
            </w:pPr>
            <w:del w:id="1509" w:author="Thomas Dietz" w:date="2012-08-08T14:26:00Z">
              <w:r w:rsidRPr="009F1B7D" w:rsidDel="004238F6">
                <w:delText>xmlns="urn:onf:params:xml:ns:onf:of12:config"</w:delText>
              </w:r>
            </w:del>
          </w:p>
          <w:p w14:paraId="552EF702" w14:textId="19E15359" w:rsidR="00C31DBC" w:rsidRPr="009F1B7D" w:rsidDel="004238F6" w:rsidRDefault="00C31DBC" w:rsidP="00011096">
            <w:pPr>
              <w:pStyle w:val="XML7"/>
              <w:rPr>
                <w:del w:id="1510" w:author="Thomas Dietz" w:date="2012-08-08T14:26:00Z"/>
              </w:rPr>
            </w:pPr>
            <w:del w:id="1511" w:author="Thomas Dietz" w:date="2012-08-08T14:26:00Z">
              <w:r w:rsidRPr="009F1B7D" w:rsidDel="004238F6">
                <w:delText>xmlns:of12-config="urn:onf:params:xml:ns:onf:of12:config"</w:delText>
              </w:r>
            </w:del>
          </w:p>
          <w:p w14:paraId="05C6D8F4" w14:textId="69259282" w:rsidR="00C31DBC" w:rsidRPr="009F1B7D" w:rsidDel="004238F6" w:rsidRDefault="00C31DBC" w:rsidP="00011096">
            <w:pPr>
              <w:pStyle w:val="XML7"/>
              <w:rPr>
                <w:del w:id="1512" w:author="Thomas Dietz" w:date="2012-08-08T14:26:00Z"/>
              </w:rPr>
            </w:pPr>
            <w:del w:id="1513" w:author="Thomas Dietz" w:date="2012-08-08T14:26:00Z">
              <w:r w:rsidRPr="009F1B7D" w:rsidDel="004238F6">
                <w:delText>xmlns:inet="urn:ietf:params:xml:ns:yang:ietf-inet-types"&gt;</w:delText>
              </w:r>
            </w:del>
          </w:p>
          <w:p w14:paraId="387DB839" w14:textId="6172783D" w:rsidR="00C31DBC" w:rsidRPr="009F1B7D" w:rsidDel="004238F6" w:rsidRDefault="00C31DBC" w:rsidP="00011096">
            <w:pPr>
              <w:pStyle w:val="XML1"/>
              <w:rPr>
                <w:del w:id="1514" w:author="Thomas Dietz" w:date="2012-08-08T14:26:00Z"/>
              </w:rPr>
            </w:pPr>
          </w:p>
          <w:p w14:paraId="4A11234C" w14:textId="47EAB97C" w:rsidR="00C31DBC" w:rsidRPr="009F1B7D" w:rsidDel="004238F6" w:rsidRDefault="00C31DBC" w:rsidP="00011096">
            <w:pPr>
              <w:pStyle w:val="XML2"/>
              <w:rPr>
                <w:del w:id="1515" w:author="Thomas Dietz" w:date="2012-08-08T14:26:00Z"/>
              </w:rPr>
            </w:pPr>
            <w:del w:id="1516" w:author="Thomas Dietz" w:date="2012-08-08T14:26:00Z">
              <w:r w:rsidRPr="009F1B7D" w:rsidDel="004238F6">
                <w:delText>&lt;xs:import namespace="urn:ietf:params:xml:ns:yang:ietf-inet-types"</w:delText>
              </w:r>
            </w:del>
          </w:p>
          <w:p w14:paraId="0E83E41E" w14:textId="68B14E6E" w:rsidR="00C31DBC" w:rsidRPr="009F1B7D" w:rsidDel="004238F6" w:rsidRDefault="00C31DBC" w:rsidP="00011096">
            <w:pPr>
              <w:pStyle w:val="XML9"/>
              <w:rPr>
                <w:del w:id="1517" w:author="Thomas Dietz" w:date="2012-08-08T14:26:00Z"/>
              </w:rPr>
            </w:pPr>
            <w:del w:id="1518" w:author="Thomas Dietz" w:date="2012-08-08T14:26:00Z">
              <w:r w:rsidRPr="009F1B7D" w:rsidDel="004238F6">
                <w:delText>schemaLocation="ietf-inet-types.xsd"/&gt;</w:delText>
              </w:r>
            </w:del>
          </w:p>
          <w:p w14:paraId="74D30DA4" w14:textId="751AAE32" w:rsidR="00C31DBC" w:rsidRPr="009F1B7D" w:rsidDel="004238F6" w:rsidRDefault="00C31DBC" w:rsidP="00011096">
            <w:pPr>
              <w:pStyle w:val="XML1"/>
              <w:rPr>
                <w:del w:id="1519" w:author="Thomas Dietz" w:date="2012-08-08T14:26:00Z"/>
              </w:rPr>
            </w:pPr>
          </w:p>
          <w:p w14:paraId="5FBF3600" w14:textId="156BC518" w:rsidR="00C31DBC" w:rsidRPr="009F1B7D" w:rsidDel="004238F6" w:rsidRDefault="00C31DBC" w:rsidP="00011096">
            <w:pPr>
              <w:pStyle w:val="XML2"/>
              <w:rPr>
                <w:del w:id="1520" w:author="Thomas Dietz" w:date="2012-08-08T14:26:00Z"/>
              </w:rPr>
            </w:pPr>
            <w:del w:id="1521" w:author="Thomas Dietz" w:date="2012-08-08T14:26:00Z">
              <w:r w:rsidRPr="009F1B7D" w:rsidDel="004238F6">
                <w:delText>&lt;xs:element name="capable-switch" type="OFCapableSwitchType"&gt;</w:delText>
              </w:r>
            </w:del>
          </w:p>
          <w:p w14:paraId="45878DB8" w14:textId="3C55EACC" w:rsidR="00C31DBC" w:rsidRPr="009F1B7D" w:rsidDel="004238F6" w:rsidRDefault="00C31DBC" w:rsidP="00A21E86">
            <w:pPr>
              <w:pStyle w:val="XML3"/>
              <w:rPr>
                <w:del w:id="1522" w:author="Thomas Dietz" w:date="2012-08-08T14:26:00Z"/>
              </w:rPr>
            </w:pPr>
            <w:del w:id="1523" w:author="Thomas Dietz" w:date="2012-08-08T14:26:00Z">
              <w:r w:rsidRPr="009F1B7D" w:rsidDel="004238F6">
                <w:delText>&lt;xs:annotation&gt;</w:delText>
              </w:r>
            </w:del>
          </w:p>
          <w:p w14:paraId="7C549F03" w14:textId="0E2E7EFD" w:rsidR="00C31DBC" w:rsidRPr="009F1B7D" w:rsidDel="004238F6" w:rsidRDefault="00C31DBC" w:rsidP="00A21E86">
            <w:pPr>
              <w:pStyle w:val="XML4"/>
              <w:rPr>
                <w:del w:id="1524" w:author="Thomas Dietz" w:date="2012-08-08T14:26:00Z"/>
              </w:rPr>
            </w:pPr>
            <w:del w:id="1525" w:author="Thomas Dietz" w:date="2012-08-08T14:26:00Z">
              <w:r w:rsidRPr="009F1B7D" w:rsidDel="004238F6">
                <w:delText xml:space="preserve">&lt;xs:documentation&gt;The OpenFlow Capable Switch and its </w:delText>
              </w:r>
              <w:r w:rsidDel="004238F6">
                <w:delText xml:space="preserve">configurationpoints, </w:delText>
              </w:r>
              <w:r w:rsidRPr="009F1B7D" w:rsidDel="004238F6">
                <w:delText>logical switches and resources available to logicalswitches.</w:delText>
              </w:r>
            </w:del>
          </w:p>
          <w:p w14:paraId="556527C1" w14:textId="7A953921" w:rsidR="00C31DBC" w:rsidRPr="009F1B7D" w:rsidDel="004238F6" w:rsidRDefault="00C31DBC" w:rsidP="00A21E86">
            <w:pPr>
              <w:pStyle w:val="XML4"/>
              <w:rPr>
                <w:del w:id="1526" w:author="Thomas Dietz" w:date="2012-08-08T14:26:00Z"/>
              </w:rPr>
            </w:pPr>
            <w:del w:id="1527" w:author="Thomas Dietz" w:date="2012-08-08T14:26:00Z">
              <w:r w:rsidRPr="009F1B7D" w:rsidDel="004238F6">
                <w:delText>&lt;/xs:documentation&gt;</w:delText>
              </w:r>
            </w:del>
          </w:p>
          <w:p w14:paraId="24B30616" w14:textId="0AD25F6A" w:rsidR="00C31DBC" w:rsidRPr="009F1B7D" w:rsidDel="004238F6" w:rsidRDefault="00C31DBC" w:rsidP="00011096">
            <w:pPr>
              <w:pStyle w:val="XML3"/>
              <w:rPr>
                <w:del w:id="1528" w:author="Thomas Dietz" w:date="2012-08-08T14:26:00Z"/>
              </w:rPr>
            </w:pPr>
            <w:del w:id="1529" w:author="Thomas Dietz" w:date="2012-08-08T14:26:00Z">
              <w:r w:rsidRPr="009F1B7D" w:rsidDel="004238F6">
                <w:delText>&lt;/xs:annotation&gt;</w:delText>
              </w:r>
            </w:del>
          </w:p>
          <w:p w14:paraId="02FD2DD9" w14:textId="641EE06A" w:rsidR="00C31DBC" w:rsidRPr="009F1B7D" w:rsidDel="004238F6" w:rsidRDefault="00C31DBC" w:rsidP="00011096">
            <w:pPr>
              <w:pStyle w:val="XML2"/>
              <w:rPr>
                <w:del w:id="1530" w:author="Thomas Dietz" w:date="2012-08-08T14:26:00Z"/>
              </w:rPr>
            </w:pPr>
            <w:del w:id="1531" w:author="Thomas Dietz" w:date="2012-08-08T14:26:00Z">
              <w:r w:rsidRPr="009F1B7D" w:rsidDel="004238F6">
                <w:delText>&lt;/xs:element&gt;</w:delText>
              </w:r>
            </w:del>
          </w:p>
          <w:p w14:paraId="45D4859E" w14:textId="0F9429EA" w:rsidR="00C31DBC" w:rsidRPr="009F1B7D" w:rsidDel="004238F6" w:rsidRDefault="00C31DBC" w:rsidP="00011096">
            <w:pPr>
              <w:pStyle w:val="XML3"/>
              <w:rPr>
                <w:del w:id="1532" w:author="Thomas Dietz" w:date="2012-08-08T14:26:00Z"/>
              </w:rPr>
            </w:pPr>
          </w:p>
          <w:p w14:paraId="0516E98D" w14:textId="3887060A" w:rsidR="00C31DBC" w:rsidRPr="009F1B7D" w:rsidDel="004238F6" w:rsidRDefault="00C31DBC" w:rsidP="00011096">
            <w:pPr>
              <w:pStyle w:val="XML2"/>
              <w:rPr>
                <w:del w:id="1533" w:author="Thomas Dietz" w:date="2012-08-08T14:26:00Z"/>
              </w:rPr>
            </w:pPr>
            <w:del w:id="1534" w:author="Thomas Dietz" w:date="2012-08-08T14:26:00Z">
              <w:r w:rsidRPr="009F1B7D" w:rsidDel="004238F6">
                <w:delText>&lt;xs:simpleType name="OFConfigID"&gt;</w:delText>
              </w:r>
            </w:del>
          </w:p>
          <w:p w14:paraId="5B0A86F6" w14:textId="1C16DD78" w:rsidR="00C31DBC" w:rsidRPr="009F1B7D" w:rsidDel="004238F6" w:rsidRDefault="00C31DBC" w:rsidP="00011096">
            <w:pPr>
              <w:pStyle w:val="XML3"/>
              <w:rPr>
                <w:del w:id="1535" w:author="Thomas Dietz" w:date="2012-08-08T14:26:00Z"/>
              </w:rPr>
            </w:pPr>
            <w:del w:id="1536" w:author="Thomas Dietz" w:date="2012-08-08T14:26:00Z">
              <w:r w:rsidRPr="009F1B7D" w:rsidDel="004238F6">
                <w:delText>&lt;xs:restriction base="xs:string"/&gt;</w:delText>
              </w:r>
            </w:del>
          </w:p>
          <w:p w14:paraId="3DE862CF" w14:textId="556B3ACA" w:rsidR="00C31DBC" w:rsidRPr="009F1B7D" w:rsidDel="004238F6" w:rsidRDefault="00C31DBC" w:rsidP="00011096">
            <w:pPr>
              <w:pStyle w:val="XML2"/>
              <w:rPr>
                <w:del w:id="1537" w:author="Thomas Dietz" w:date="2012-08-08T14:26:00Z"/>
              </w:rPr>
            </w:pPr>
            <w:del w:id="1538" w:author="Thomas Dietz" w:date="2012-08-08T14:26:00Z">
              <w:r w:rsidRPr="009F1B7D" w:rsidDel="004238F6">
                <w:delText>&lt;/xs:simpleType&gt;</w:delText>
              </w:r>
            </w:del>
          </w:p>
          <w:p w14:paraId="17237811" w14:textId="603F962E" w:rsidR="00C31DBC" w:rsidRPr="009F1B7D" w:rsidDel="004238F6" w:rsidRDefault="00C31DBC" w:rsidP="00011096">
            <w:pPr>
              <w:pStyle w:val="XML2"/>
              <w:rPr>
                <w:del w:id="1539" w:author="Thomas Dietz" w:date="2012-08-08T14:26:00Z"/>
              </w:rPr>
            </w:pPr>
            <w:del w:id="1540" w:author="Thomas Dietz" w:date="2012-08-08T14:26:00Z">
              <w:r w:rsidRPr="009F1B7D" w:rsidDel="004238F6">
                <w:delText>&lt;xs:complexType name="OFCapableSwitchType"&gt;</w:delText>
              </w:r>
            </w:del>
          </w:p>
          <w:p w14:paraId="46C1E7FC" w14:textId="50C1B5A4" w:rsidR="00C31DBC" w:rsidRPr="009F1B7D" w:rsidDel="004238F6" w:rsidRDefault="00C31DBC" w:rsidP="00011096">
            <w:pPr>
              <w:pStyle w:val="XML3"/>
              <w:rPr>
                <w:del w:id="1541" w:author="Thomas Dietz" w:date="2012-08-08T14:26:00Z"/>
              </w:rPr>
            </w:pPr>
            <w:del w:id="1542" w:author="Thomas Dietz" w:date="2012-08-08T14:26:00Z">
              <w:r w:rsidRPr="009F1B7D" w:rsidDel="004238F6">
                <w:delText>&lt;xs:annotation&gt;</w:delText>
              </w:r>
            </w:del>
          </w:p>
          <w:p w14:paraId="17ED9726" w14:textId="7A009A09" w:rsidR="00C31DBC" w:rsidRPr="009F1B7D" w:rsidDel="004238F6" w:rsidRDefault="00C31DBC" w:rsidP="00011096">
            <w:pPr>
              <w:pStyle w:val="XML4"/>
              <w:rPr>
                <w:del w:id="1543" w:author="Thomas Dietz" w:date="2012-08-08T14:26:00Z"/>
              </w:rPr>
            </w:pPr>
            <w:del w:id="1544" w:author="Thomas Dietz" w:date="2012-08-08T14:26:00Z">
              <w:r w:rsidRPr="009F1B7D" w:rsidDel="004238F6">
                <w:delText>&lt;xs:documentation&gt;Representation of an OpenFlow Capable Switch.&lt;/xs:documentation&gt;</w:delText>
              </w:r>
            </w:del>
          </w:p>
          <w:p w14:paraId="10CC562A" w14:textId="335CEB34" w:rsidR="00C31DBC" w:rsidRPr="009F1B7D" w:rsidDel="004238F6" w:rsidRDefault="00C31DBC" w:rsidP="00011096">
            <w:pPr>
              <w:pStyle w:val="XML3"/>
              <w:rPr>
                <w:del w:id="1545" w:author="Thomas Dietz" w:date="2012-08-08T14:26:00Z"/>
              </w:rPr>
            </w:pPr>
            <w:del w:id="1546" w:author="Thomas Dietz" w:date="2012-08-08T14:26:00Z">
              <w:r w:rsidRPr="009F1B7D" w:rsidDel="004238F6">
                <w:delText>&lt;/xs:annotation&gt;</w:delText>
              </w:r>
            </w:del>
          </w:p>
          <w:p w14:paraId="0A123612" w14:textId="540EB716" w:rsidR="00C31DBC" w:rsidRPr="009F1B7D" w:rsidDel="004238F6" w:rsidRDefault="00C31DBC" w:rsidP="00011096">
            <w:pPr>
              <w:pStyle w:val="XML3"/>
              <w:rPr>
                <w:del w:id="1547" w:author="Thomas Dietz" w:date="2012-08-08T14:26:00Z"/>
              </w:rPr>
            </w:pPr>
            <w:del w:id="1548" w:author="Thomas Dietz" w:date="2012-08-08T14:26:00Z">
              <w:r w:rsidRPr="009F1B7D" w:rsidDel="004238F6">
                <w:delText>&lt;xs:sequence&gt;</w:delText>
              </w:r>
            </w:del>
          </w:p>
          <w:p w14:paraId="77B0F57A" w14:textId="3D7582ED" w:rsidR="00C31DBC" w:rsidRPr="009F1B7D" w:rsidDel="004238F6" w:rsidRDefault="00C31DBC" w:rsidP="00011096">
            <w:pPr>
              <w:pStyle w:val="XML4"/>
              <w:rPr>
                <w:del w:id="1549" w:author="Thomas Dietz" w:date="2012-08-08T14:26:00Z"/>
              </w:rPr>
            </w:pPr>
            <w:del w:id="1550" w:author="Thomas Dietz" w:date="2012-08-08T14:26:00Z">
              <w:r w:rsidRPr="009F1B7D" w:rsidDel="004238F6">
                <w:delText>&lt;xs:element name="id" type="OFConfigID"&gt;</w:delText>
              </w:r>
            </w:del>
          </w:p>
          <w:p w14:paraId="5AC63836" w14:textId="2B7710B8" w:rsidR="00C31DBC" w:rsidRPr="009F1B7D" w:rsidDel="004238F6" w:rsidRDefault="00C31DBC" w:rsidP="00011096">
            <w:pPr>
              <w:pStyle w:val="XML5"/>
              <w:rPr>
                <w:del w:id="1551" w:author="Thomas Dietz" w:date="2012-08-08T14:26:00Z"/>
              </w:rPr>
            </w:pPr>
            <w:del w:id="1552" w:author="Thomas Dietz" w:date="2012-08-08T14:26:00Z">
              <w:r w:rsidRPr="009F1B7D" w:rsidDel="004238F6">
                <w:delText>&lt;xs:annotation&gt;</w:delText>
              </w:r>
            </w:del>
          </w:p>
          <w:p w14:paraId="0167693B" w14:textId="70AE114B" w:rsidR="00C31DBC" w:rsidRPr="009F1B7D" w:rsidDel="004238F6" w:rsidRDefault="00C31DBC" w:rsidP="00011096">
            <w:pPr>
              <w:pStyle w:val="XML6"/>
              <w:rPr>
                <w:del w:id="1553" w:author="Thomas Dietz" w:date="2012-08-08T14:26:00Z"/>
              </w:rPr>
            </w:pPr>
            <w:del w:id="1554" w:author="Thomas Dietz" w:date="2012-08-08T14:26:00Z">
              <w:r w:rsidRPr="009F1B7D" w:rsidDel="004238F6">
                <w:delText>&lt;xs:documentation&gt;An unique but locally arbitrary identifier that identifies a Capable Switch towards management systems and that is persistent across reboots of the system.</w:delText>
              </w:r>
            </w:del>
          </w:p>
          <w:p w14:paraId="773CA857" w14:textId="36778C6C" w:rsidR="00C31DBC" w:rsidRPr="009F1B7D" w:rsidDel="004238F6" w:rsidRDefault="00C31DBC" w:rsidP="00011096">
            <w:pPr>
              <w:pStyle w:val="XML6"/>
              <w:rPr>
                <w:del w:id="1555" w:author="Thomas Dietz" w:date="2012-08-08T14:26:00Z"/>
              </w:rPr>
            </w:pPr>
            <w:del w:id="1556" w:author="Thomas Dietz" w:date="2012-08-08T14:26:00Z">
              <w:r w:rsidRPr="009F1B7D" w:rsidDel="004238F6">
                <w:delText>&lt;/xs:documentation&gt;</w:delText>
              </w:r>
            </w:del>
          </w:p>
          <w:p w14:paraId="6D12FC61" w14:textId="05B9FCA6" w:rsidR="00C31DBC" w:rsidRPr="009F1B7D" w:rsidDel="004238F6" w:rsidRDefault="00C31DBC" w:rsidP="00011096">
            <w:pPr>
              <w:pStyle w:val="XML5"/>
              <w:rPr>
                <w:del w:id="1557" w:author="Thomas Dietz" w:date="2012-08-08T14:26:00Z"/>
              </w:rPr>
            </w:pPr>
            <w:del w:id="1558" w:author="Thomas Dietz" w:date="2012-08-08T14:26:00Z">
              <w:r w:rsidRPr="009F1B7D" w:rsidDel="004238F6">
                <w:delText>&lt;/xs:annotation&gt;</w:delText>
              </w:r>
            </w:del>
          </w:p>
          <w:p w14:paraId="0C68F47A" w14:textId="5BBC2417" w:rsidR="00C31DBC" w:rsidRPr="009F1B7D" w:rsidDel="004238F6" w:rsidRDefault="00C31DBC" w:rsidP="00011096">
            <w:pPr>
              <w:pStyle w:val="XML4"/>
              <w:rPr>
                <w:del w:id="1559" w:author="Thomas Dietz" w:date="2012-08-08T14:26:00Z"/>
              </w:rPr>
            </w:pPr>
            <w:del w:id="1560" w:author="Thomas Dietz" w:date="2012-08-08T14:26:00Z">
              <w:r w:rsidRPr="009F1B7D" w:rsidDel="004238F6">
                <w:delText>&lt;/xs:element&gt;</w:delText>
              </w:r>
            </w:del>
          </w:p>
          <w:p w14:paraId="31779AB4" w14:textId="23F8F6D2" w:rsidR="00C31DBC" w:rsidRPr="009F1B7D" w:rsidDel="004238F6" w:rsidRDefault="00C31DBC" w:rsidP="00011096">
            <w:pPr>
              <w:pStyle w:val="XML4"/>
              <w:rPr>
                <w:del w:id="1561" w:author="Thomas Dietz" w:date="2012-08-08T14:26:00Z"/>
              </w:rPr>
            </w:pPr>
            <w:del w:id="1562" w:author="Thomas Dietz" w:date="2012-08-08T14:26:00Z">
              <w:r w:rsidRPr="009F1B7D" w:rsidDel="004238F6">
                <w:delText xml:space="preserve">&lt;xs:element name="configuration-points" </w:delText>
              </w:r>
            </w:del>
          </w:p>
          <w:p w14:paraId="5476AF93" w14:textId="233841A1" w:rsidR="00C31DBC" w:rsidRPr="009F1B7D" w:rsidDel="004238F6" w:rsidRDefault="00C31DBC" w:rsidP="00011096">
            <w:pPr>
              <w:pStyle w:val="XML9"/>
              <w:rPr>
                <w:del w:id="1563" w:author="Thomas Dietz" w:date="2012-08-08T14:26:00Z"/>
              </w:rPr>
            </w:pPr>
            <w:del w:id="1564" w:author="Thomas Dietz" w:date="2012-08-08T14:26:00Z">
              <w:r w:rsidRPr="009F1B7D" w:rsidDel="004238F6">
                <w:delText>type="OFConfigurationPointListType"&gt;</w:delText>
              </w:r>
            </w:del>
          </w:p>
          <w:p w14:paraId="683A7F7A" w14:textId="20709E59" w:rsidR="00C31DBC" w:rsidRPr="009F1B7D" w:rsidDel="004238F6" w:rsidRDefault="00C31DBC" w:rsidP="00011096">
            <w:pPr>
              <w:pStyle w:val="XML5"/>
              <w:rPr>
                <w:del w:id="1565" w:author="Thomas Dietz" w:date="2012-08-08T14:26:00Z"/>
              </w:rPr>
            </w:pPr>
            <w:del w:id="1566" w:author="Thomas Dietz" w:date="2012-08-08T14:26:00Z">
              <w:r w:rsidRPr="009F1B7D" w:rsidDel="004238F6">
                <w:delText>&lt;xs:annotation&gt;</w:delText>
              </w:r>
            </w:del>
          </w:p>
          <w:p w14:paraId="27396CCC" w14:textId="25F0DB6B" w:rsidR="00C31DBC" w:rsidRPr="009F1B7D" w:rsidDel="004238F6" w:rsidRDefault="00C31DBC" w:rsidP="00011096">
            <w:pPr>
              <w:pStyle w:val="XML6"/>
              <w:rPr>
                <w:del w:id="1567" w:author="Thomas Dietz" w:date="2012-08-08T14:26:00Z"/>
              </w:rPr>
            </w:pPr>
            <w:del w:id="1568" w:author="Thomas Dietz" w:date="2012-08-08T14:26:00Z">
              <w:r w:rsidRPr="009F1B7D" w:rsidDel="004238F6">
                <w:delText xml:space="preserve">&lt;xs:documentation&gt;The list of all </w:delText>
              </w:r>
              <w:r w:rsidDel="004238F6">
                <w:delText>configuration point</w:delText>
              </w:r>
              <w:r w:rsidRPr="009F1B7D" w:rsidDel="004238F6">
                <w:delText>s known to the OpenFlow Capable Switch that may manage it using OF-CONFIG.</w:delText>
              </w:r>
            </w:del>
          </w:p>
          <w:p w14:paraId="610FA327" w14:textId="0E924EB6" w:rsidR="00C31DBC" w:rsidRPr="009F1B7D" w:rsidDel="004238F6" w:rsidRDefault="00C31DBC" w:rsidP="00011096">
            <w:pPr>
              <w:pStyle w:val="XML6"/>
              <w:rPr>
                <w:del w:id="1569" w:author="Thomas Dietz" w:date="2012-08-08T14:26:00Z"/>
              </w:rPr>
            </w:pPr>
            <w:del w:id="1570" w:author="Thomas Dietz" w:date="2012-08-08T14:26:00Z">
              <w:r w:rsidRPr="009F1B7D" w:rsidDel="004238F6">
                <w:delText>&lt;/xs:documentation&gt;</w:delText>
              </w:r>
            </w:del>
          </w:p>
          <w:p w14:paraId="2FF2EF3A" w14:textId="10111501" w:rsidR="00C31DBC" w:rsidRPr="009F1B7D" w:rsidDel="004238F6" w:rsidRDefault="00C31DBC" w:rsidP="00011096">
            <w:pPr>
              <w:pStyle w:val="XML5"/>
              <w:rPr>
                <w:del w:id="1571" w:author="Thomas Dietz" w:date="2012-08-08T14:26:00Z"/>
              </w:rPr>
            </w:pPr>
            <w:del w:id="1572" w:author="Thomas Dietz" w:date="2012-08-08T14:26:00Z">
              <w:r w:rsidRPr="009F1B7D" w:rsidDel="004238F6">
                <w:delText>&lt;/xs:annotation&gt;</w:delText>
              </w:r>
            </w:del>
          </w:p>
          <w:p w14:paraId="15D058AB" w14:textId="3BD2FD76" w:rsidR="00C31DBC" w:rsidRPr="009F1B7D" w:rsidDel="004238F6" w:rsidRDefault="00C31DBC" w:rsidP="00011096">
            <w:pPr>
              <w:pStyle w:val="XML4"/>
              <w:rPr>
                <w:del w:id="1573" w:author="Thomas Dietz" w:date="2012-08-08T14:26:00Z"/>
              </w:rPr>
            </w:pPr>
            <w:del w:id="1574" w:author="Thomas Dietz" w:date="2012-08-08T14:26:00Z">
              <w:r w:rsidRPr="009F1B7D" w:rsidDel="004238F6">
                <w:delText>&lt;/xs:element&gt;</w:delText>
              </w:r>
            </w:del>
          </w:p>
          <w:p w14:paraId="74E64E5E" w14:textId="7A5A6708" w:rsidR="00C31DBC" w:rsidRPr="009F1B7D" w:rsidDel="004238F6" w:rsidRDefault="00C31DBC" w:rsidP="00011096">
            <w:pPr>
              <w:pStyle w:val="XML4"/>
              <w:rPr>
                <w:del w:id="1575" w:author="Thomas Dietz" w:date="2012-08-08T14:26:00Z"/>
              </w:rPr>
            </w:pPr>
            <w:del w:id="1576" w:author="Thomas Dietz" w:date="2012-08-08T14:26:00Z">
              <w:r w:rsidRPr="009F1B7D" w:rsidDel="004238F6">
                <w:delText xml:space="preserve">&lt;xs:element name="resources" </w:delText>
              </w:r>
            </w:del>
          </w:p>
          <w:p w14:paraId="42595978" w14:textId="31337C8B" w:rsidR="00C31DBC" w:rsidRPr="009F1B7D" w:rsidDel="004238F6" w:rsidRDefault="00C31DBC" w:rsidP="00011096">
            <w:pPr>
              <w:pStyle w:val="XML9"/>
              <w:rPr>
                <w:del w:id="1577" w:author="Thomas Dietz" w:date="2012-08-08T14:26:00Z"/>
              </w:rPr>
            </w:pPr>
            <w:del w:id="1578" w:author="Thomas Dietz" w:date="2012-08-08T14:26:00Z">
              <w:r w:rsidRPr="009F1B7D" w:rsidDel="004238F6">
                <w:delText>type="OFCapableSwitchResourceListType"&gt;</w:delText>
              </w:r>
            </w:del>
          </w:p>
          <w:p w14:paraId="78CA2B07" w14:textId="1C115EB6" w:rsidR="00C31DBC" w:rsidRPr="009F1B7D" w:rsidDel="004238F6" w:rsidRDefault="00C31DBC" w:rsidP="00011096">
            <w:pPr>
              <w:pStyle w:val="XML5"/>
              <w:rPr>
                <w:del w:id="1579" w:author="Thomas Dietz" w:date="2012-08-08T14:26:00Z"/>
              </w:rPr>
            </w:pPr>
            <w:del w:id="1580" w:author="Thomas Dietz" w:date="2012-08-08T14:26:00Z">
              <w:r w:rsidRPr="009F1B7D" w:rsidDel="004238F6">
                <w:delText>&lt;xs:annotation&gt;</w:delText>
              </w:r>
            </w:del>
          </w:p>
          <w:p w14:paraId="7EE1B4F5" w14:textId="39D73D04" w:rsidR="00C31DBC" w:rsidRPr="009F1B7D" w:rsidDel="004238F6" w:rsidRDefault="00C31DBC" w:rsidP="00011096">
            <w:pPr>
              <w:pStyle w:val="XML6"/>
              <w:rPr>
                <w:del w:id="1581" w:author="Thomas Dietz" w:date="2012-08-08T14:26:00Z"/>
              </w:rPr>
            </w:pPr>
            <w:del w:id="1582" w:author="Thomas Dietz" w:date="2012-08-08T14:26:00Z">
              <w:r w:rsidRPr="009F1B7D" w:rsidDel="004238F6">
                <w:delText>&lt;xs:documentation&gt;This element contains lists of all resources of the OpenFlow Capable Switch that can be used by OpenFlow Logical Switches.</w:delText>
              </w:r>
            </w:del>
          </w:p>
          <w:p w14:paraId="33E8204D" w14:textId="4003FE39" w:rsidR="00C31DBC" w:rsidRPr="009F1B7D" w:rsidDel="004238F6" w:rsidRDefault="00C31DBC" w:rsidP="00011096">
            <w:pPr>
              <w:pStyle w:val="XML6"/>
              <w:rPr>
                <w:del w:id="1583" w:author="Thomas Dietz" w:date="2012-08-08T14:26:00Z"/>
              </w:rPr>
            </w:pPr>
            <w:del w:id="1584" w:author="Thomas Dietz" w:date="2012-08-08T14:26:00Z">
              <w:r w:rsidRPr="009F1B7D" w:rsidDel="004238F6">
                <w:lastRenderedPageBreak/>
                <w:delText>&lt;/xs:documentation&gt;</w:delText>
              </w:r>
            </w:del>
          </w:p>
          <w:p w14:paraId="6B2C0934" w14:textId="583659B5" w:rsidR="00C31DBC" w:rsidRPr="009F1B7D" w:rsidDel="004238F6" w:rsidRDefault="00C31DBC" w:rsidP="00011096">
            <w:pPr>
              <w:pStyle w:val="XML5"/>
              <w:rPr>
                <w:del w:id="1585" w:author="Thomas Dietz" w:date="2012-08-08T14:26:00Z"/>
              </w:rPr>
            </w:pPr>
            <w:del w:id="1586" w:author="Thomas Dietz" w:date="2012-08-08T14:26:00Z">
              <w:r w:rsidRPr="009F1B7D" w:rsidDel="004238F6">
                <w:delText>&lt;/xs:annotation&gt;</w:delText>
              </w:r>
            </w:del>
          </w:p>
          <w:p w14:paraId="136A0AED" w14:textId="34FF40DA" w:rsidR="00C31DBC" w:rsidRPr="009F1B7D" w:rsidDel="004238F6" w:rsidRDefault="00C31DBC" w:rsidP="00011096">
            <w:pPr>
              <w:pStyle w:val="XML4"/>
              <w:rPr>
                <w:del w:id="1587" w:author="Thomas Dietz" w:date="2012-08-08T14:26:00Z"/>
              </w:rPr>
            </w:pPr>
            <w:del w:id="1588" w:author="Thomas Dietz" w:date="2012-08-08T14:26:00Z">
              <w:r w:rsidRPr="009F1B7D" w:rsidDel="004238F6">
                <w:delText>&lt;/xs:element&gt;</w:delText>
              </w:r>
            </w:del>
          </w:p>
          <w:p w14:paraId="6631E376" w14:textId="09890CC2" w:rsidR="00C31DBC" w:rsidRPr="009F1B7D" w:rsidDel="004238F6" w:rsidRDefault="00C31DBC" w:rsidP="00011096">
            <w:pPr>
              <w:pStyle w:val="XML4"/>
              <w:rPr>
                <w:del w:id="1589" w:author="Thomas Dietz" w:date="2012-08-08T14:26:00Z"/>
              </w:rPr>
            </w:pPr>
            <w:del w:id="1590" w:author="Thomas Dietz" w:date="2012-08-08T14:26:00Z">
              <w:r w:rsidRPr="009F1B7D" w:rsidDel="004238F6">
                <w:delText xml:space="preserve">&lt;xs:element name="logical-switches" </w:delText>
              </w:r>
            </w:del>
          </w:p>
          <w:p w14:paraId="22F01D01" w14:textId="4ACD626A" w:rsidR="00C31DBC" w:rsidRPr="009F1B7D" w:rsidDel="004238F6" w:rsidRDefault="00C31DBC" w:rsidP="00011096">
            <w:pPr>
              <w:pStyle w:val="XML9"/>
              <w:rPr>
                <w:del w:id="1591" w:author="Thomas Dietz" w:date="2012-08-08T14:26:00Z"/>
              </w:rPr>
            </w:pPr>
            <w:del w:id="1592" w:author="Thomas Dietz" w:date="2012-08-08T14:26:00Z">
              <w:r w:rsidRPr="009F1B7D" w:rsidDel="004238F6">
                <w:delText>type="OFLogicalSwitchListType"&gt;</w:delText>
              </w:r>
            </w:del>
          </w:p>
          <w:p w14:paraId="709581DB" w14:textId="36500080" w:rsidR="00C31DBC" w:rsidRPr="009F1B7D" w:rsidDel="004238F6" w:rsidRDefault="00C31DBC" w:rsidP="00011096">
            <w:pPr>
              <w:pStyle w:val="XML5"/>
              <w:rPr>
                <w:del w:id="1593" w:author="Thomas Dietz" w:date="2012-08-08T14:26:00Z"/>
              </w:rPr>
            </w:pPr>
            <w:del w:id="1594" w:author="Thomas Dietz" w:date="2012-08-08T14:26:00Z">
              <w:r w:rsidRPr="009F1B7D" w:rsidDel="004238F6">
                <w:delText>&lt;xs:annotation&gt;</w:delText>
              </w:r>
            </w:del>
          </w:p>
          <w:p w14:paraId="32A3AE3D" w14:textId="6ACB4E23" w:rsidR="00C31DBC" w:rsidRPr="009F1B7D" w:rsidDel="004238F6" w:rsidRDefault="00C31DBC" w:rsidP="00011096">
            <w:pPr>
              <w:pStyle w:val="XML6"/>
              <w:rPr>
                <w:del w:id="1595" w:author="Thomas Dietz" w:date="2012-08-08T14:26:00Z"/>
              </w:rPr>
            </w:pPr>
            <w:del w:id="1596" w:author="Thomas Dietz" w:date="2012-08-08T14:26:00Z">
              <w:r w:rsidRPr="009F1B7D" w:rsidDel="004238F6">
                <w:delText>&lt;xs:documentation&gt;List of all OpenFlow Logical Switches available on the OpenFlow Capable Switch.</w:delText>
              </w:r>
            </w:del>
          </w:p>
          <w:p w14:paraId="4C60216B" w14:textId="62825399" w:rsidR="00C31DBC" w:rsidRPr="009F1B7D" w:rsidDel="004238F6" w:rsidRDefault="00C31DBC" w:rsidP="00011096">
            <w:pPr>
              <w:pStyle w:val="XML6"/>
              <w:rPr>
                <w:del w:id="1597" w:author="Thomas Dietz" w:date="2012-08-08T14:26:00Z"/>
              </w:rPr>
            </w:pPr>
            <w:del w:id="1598" w:author="Thomas Dietz" w:date="2012-08-08T14:26:00Z">
              <w:r w:rsidRPr="009F1B7D" w:rsidDel="004238F6">
                <w:delText>&lt;/xs:documentation&gt;</w:delText>
              </w:r>
            </w:del>
          </w:p>
          <w:p w14:paraId="1EEED5BF" w14:textId="46FACBF8" w:rsidR="00C31DBC" w:rsidRPr="009F1B7D" w:rsidDel="004238F6" w:rsidRDefault="00C31DBC" w:rsidP="00011096">
            <w:pPr>
              <w:pStyle w:val="XML5"/>
              <w:rPr>
                <w:del w:id="1599" w:author="Thomas Dietz" w:date="2012-08-08T14:26:00Z"/>
              </w:rPr>
            </w:pPr>
            <w:del w:id="1600" w:author="Thomas Dietz" w:date="2012-08-08T14:26:00Z">
              <w:r w:rsidRPr="009F1B7D" w:rsidDel="004238F6">
                <w:delText>&lt;/xs:annotation&gt;</w:delText>
              </w:r>
            </w:del>
          </w:p>
          <w:p w14:paraId="4B8ACBFD" w14:textId="42734707" w:rsidR="00C31DBC" w:rsidRPr="009F1B7D" w:rsidDel="004238F6" w:rsidRDefault="00C31DBC" w:rsidP="00011096">
            <w:pPr>
              <w:pStyle w:val="XML4"/>
              <w:rPr>
                <w:del w:id="1601" w:author="Thomas Dietz" w:date="2012-08-08T14:26:00Z"/>
              </w:rPr>
            </w:pPr>
            <w:del w:id="1602" w:author="Thomas Dietz" w:date="2012-08-08T14:26:00Z">
              <w:r w:rsidRPr="009F1B7D" w:rsidDel="004238F6">
                <w:delText>&lt;/xs:element&gt;</w:delText>
              </w:r>
            </w:del>
          </w:p>
          <w:p w14:paraId="26C08D51" w14:textId="411FC3ED" w:rsidR="00C31DBC" w:rsidRPr="009F1B7D" w:rsidDel="004238F6" w:rsidRDefault="00C31DBC" w:rsidP="00011096">
            <w:pPr>
              <w:pStyle w:val="XML3"/>
              <w:rPr>
                <w:del w:id="1603" w:author="Thomas Dietz" w:date="2012-08-08T14:26:00Z"/>
              </w:rPr>
            </w:pPr>
            <w:del w:id="1604" w:author="Thomas Dietz" w:date="2012-08-08T14:26:00Z">
              <w:r w:rsidRPr="009F1B7D" w:rsidDel="004238F6">
                <w:delText>&lt;/xs:sequence&gt;</w:delText>
              </w:r>
            </w:del>
          </w:p>
          <w:p w14:paraId="43FA1F30" w14:textId="3DBC52BC" w:rsidR="00C31DBC" w:rsidRPr="009F1B7D" w:rsidDel="004238F6" w:rsidRDefault="00C31DBC" w:rsidP="00011096">
            <w:pPr>
              <w:pStyle w:val="XML2"/>
              <w:rPr>
                <w:del w:id="1605" w:author="Thomas Dietz" w:date="2012-08-08T14:26:00Z"/>
              </w:rPr>
            </w:pPr>
            <w:del w:id="1606" w:author="Thomas Dietz" w:date="2012-08-08T14:26:00Z">
              <w:r w:rsidRPr="009F1B7D" w:rsidDel="004238F6">
                <w:delText>&lt;/xs:complexType&gt;</w:delText>
              </w:r>
            </w:del>
          </w:p>
          <w:p w14:paraId="6D8B4834" w14:textId="7CBEDB39" w:rsidR="00C31DBC" w:rsidRPr="009F1B7D" w:rsidDel="004238F6" w:rsidRDefault="00C31DBC" w:rsidP="00011096">
            <w:pPr>
              <w:pStyle w:val="XML3"/>
              <w:rPr>
                <w:del w:id="1607" w:author="Thomas Dietz" w:date="2012-08-08T14:26:00Z"/>
              </w:rPr>
            </w:pPr>
          </w:p>
          <w:p w14:paraId="135DF5F1" w14:textId="6122072C" w:rsidR="00C31DBC" w:rsidRPr="009F1B7D" w:rsidDel="004238F6" w:rsidRDefault="00C31DBC" w:rsidP="00011096">
            <w:pPr>
              <w:pStyle w:val="XML2"/>
              <w:rPr>
                <w:del w:id="1608" w:author="Thomas Dietz" w:date="2012-08-08T14:26:00Z"/>
              </w:rPr>
            </w:pPr>
            <w:del w:id="1609" w:author="Thomas Dietz" w:date="2012-08-08T14:26:00Z">
              <w:r w:rsidRPr="009F1B7D" w:rsidDel="004238F6">
                <w:delText>&lt;xs:complexType name="OFConfigurationPointListType"&gt;</w:delText>
              </w:r>
            </w:del>
          </w:p>
          <w:p w14:paraId="16B0EC8E" w14:textId="70B6D2E1" w:rsidR="00C31DBC" w:rsidRPr="009F1B7D" w:rsidDel="004238F6" w:rsidRDefault="00C31DBC" w:rsidP="00011096">
            <w:pPr>
              <w:pStyle w:val="XML3"/>
              <w:rPr>
                <w:del w:id="1610" w:author="Thomas Dietz" w:date="2012-08-08T14:26:00Z"/>
              </w:rPr>
            </w:pPr>
            <w:del w:id="1611" w:author="Thomas Dietz" w:date="2012-08-08T14:26:00Z">
              <w:r w:rsidRPr="009F1B7D" w:rsidDel="004238F6">
                <w:delText>&lt;xs:annotation&gt;</w:delText>
              </w:r>
            </w:del>
          </w:p>
          <w:p w14:paraId="1C6FBA70" w14:textId="11C2C279" w:rsidR="00C31DBC" w:rsidRPr="009F1B7D" w:rsidDel="004238F6" w:rsidRDefault="00C31DBC" w:rsidP="00A21E86">
            <w:pPr>
              <w:pStyle w:val="XML4"/>
              <w:rPr>
                <w:del w:id="1612" w:author="Thomas Dietz" w:date="2012-08-08T14:26:00Z"/>
              </w:rPr>
            </w:pPr>
            <w:del w:id="1613" w:author="Thomas Dietz" w:date="2012-08-08T14:26:00Z">
              <w:r w:rsidRPr="009F1B7D" w:rsidDel="004238F6">
                <w:delText>&lt;xs:documentation/&gt;</w:delText>
              </w:r>
            </w:del>
          </w:p>
          <w:p w14:paraId="05500CAB" w14:textId="021BC69D" w:rsidR="00C31DBC" w:rsidRPr="009F1B7D" w:rsidDel="004238F6" w:rsidRDefault="00C31DBC" w:rsidP="00011096">
            <w:pPr>
              <w:pStyle w:val="XML3"/>
              <w:rPr>
                <w:del w:id="1614" w:author="Thomas Dietz" w:date="2012-08-08T14:26:00Z"/>
              </w:rPr>
            </w:pPr>
            <w:del w:id="1615" w:author="Thomas Dietz" w:date="2012-08-08T14:26:00Z">
              <w:r w:rsidRPr="009F1B7D" w:rsidDel="004238F6">
                <w:delText>&lt;/xs:annotation&gt;</w:delText>
              </w:r>
            </w:del>
          </w:p>
          <w:p w14:paraId="6B02B584" w14:textId="38F95140" w:rsidR="00C31DBC" w:rsidRPr="009F1B7D" w:rsidDel="004238F6" w:rsidRDefault="00C31DBC" w:rsidP="00011096">
            <w:pPr>
              <w:pStyle w:val="XML3"/>
              <w:rPr>
                <w:del w:id="1616" w:author="Thomas Dietz" w:date="2012-08-08T14:26:00Z"/>
              </w:rPr>
            </w:pPr>
            <w:del w:id="1617" w:author="Thomas Dietz" w:date="2012-08-08T14:26:00Z">
              <w:r w:rsidRPr="009F1B7D" w:rsidDel="004238F6">
                <w:delText>&lt;xs:sequence&gt;</w:delText>
              </w:r>
            </w:del>
          </w:p>
          <w:p w14:paraId="61FA6809" w14:textId="01AAB41E" w:rsidR="00C31DBC" w:rsidRPr="009F1B7D" w:rsidDel="004238F6" w:rsidRDefault="00C31DBC" w:rsidP="00011096">
            <w:pPr>
              <w:pStyle w:val="XML4"/>
              <w:rPr>
                <w:del w:id="1618" w:author="Thomas Dietz" w:date="2012-08-08T14:26:00Z"/>
              </w:rPr>
            </w:pPr>
            <w:del w:id="1619" w:author="Thomas Dietz" w:date="2012-08-08T14:26:00Z">
              <w:r w:rsidRPr="009F1B7D" w:rsidDel="004238F6">
                <w:delText xml:space="preserve">&lt;xs:element name="configuration-point" </w:delText>
              </w:r>
            </w:del>
          </w:p>
          <w:p w14:paraId="5E760E70" w14:textId="7AD158AF" w:rsidR="00C31DBC" w:rsidRPr="009F1B7D" w:rsidDel="004238F6" w:rsidRDefault="00C31DBC" w:rsidP="00011096">
            <w:pPr>
              <w:pStyle w:val="XML9"/>
              <w:rPr>
                <w:del w:id="1620" w:author="Thomas Dietz" w:date="2012-08-08T14:26:00Z"/>
              </w:rPr>
            </w:pPr>
            <w:del w:id="1621" w:author="Thomas Dietz" w:date="2012-08-08T14:26:00Z">
              <w:r w:rsidRPr="009F1B7D" w:rsidDel="004238F6">
                <w:delText>type="OFConfigurationPointType"</w:delText>
              </w:r>
            </w:del>
          </w:p>
          <w:p w14:paraId="7214D17A" w14:textId="6EA267A9" w:rsidR="00C31DBC" w:rsidRPr="009F1B7D" w:rsidDel="004238F6" w:rsidRDefault="00C31DBC" w:rsidP="00011096">
            <w:pPr>
              <w:pStyle w:val="XML9"/>
              <w:rPr>
                <w:del w:id="1622" w:author="Thomas Dietz" w:date="2012-08-08T14:26:00Z"/>
              </w:rPr>
            </w:pPr>
            <w:del w:id="1623" w:author="Thomas Dietz" w:date="2012-08-08T14:26:00Z">
              <w:r w:rsidRPr="009F1B7D" w:rsidDel="004238F6">
                <w:delText>maxOccurs="unbounded"/&gt;</w:delText>
              </w:r>
            </w:del>
          </w:p>
          <w:p w14:paraId="23B519A7" w14:textId="42B3BEFD" w:rsidR="00C31DBC" w:rsidRPr="009F1B7D" w:rsidDel="004238F6" w:rsidRDefault="00C31DBC" w:rsidP="00011096">
            <w:pPr>
              <w:pStyle w:val="XML3"/>
              <w:rPr>
                <w:del w:id="1624" w:author="Thomas Dietz" w:date="2012-08-08T14:26:00Z"/>
              </w:rPr>
            </w:pPr>
            <w:del w:id="1625" w:author="Thomas Dietz" w:date="2012-08-08T14:26:00Z">
              <w:r w:rsidRPr="009F1B7D" w:rsidDel="004238F6">
                <w:delText>&lt;/xs:sequence&gt;</w:delText>
              </w:r>
            </w:del>
          </w:p>
          <w:p w14:paraId="75A5D788" w14:textId="5C0C243D" w:rsidR="00C31DBC" w:rsidRPr="009F1B7D" w:rsidDel="004238F6" w:rsidRDefault="00C31DBC" w:rsidP="00011096">
            <w:pPr>
              <w:pStyle w:val="XML2"/>
              <w:rPr>
                <w:del w:id="1626" w:author="Thomas Dietz" w:date="2012-08-08T14:26:00Z"/>
              </w:rPr>
            </w:pPr>
            <w:del w:id="1627" w:author="Thomas Dietz" w:date="2012-08-08T14:26:00Z">
              <w:r w:rsidRPr="009F1B7D" w:rsidDel="004238F6">
                <w:delText>&lt;/xs:complexType&gt;</w:delText>
              </w:r>
            </w:del>
          </w:p>
          <w:p w14:paraId="764A81A0" w14:textId="4D47C244" w:rsidR="00C31DBC" w:rsidRPr="009F1B7D" w:rsidDel="004238F6" w:rsidRDefault="00C31DBC" w:rsidP="00011096">
            <w:pPr>
              <w:pStyle w:val="XML2"/>
              <w:rPr>
                <w:del w:id="1628" w:author="Thomas Dietz" w:date="2012-08-08T14:26:00Z"/>
              </w:rPr>
            </w:pPr>
            <w:del w:id="1629" w:author="Thomas Dietz" w:date="2012-08-08T14:26:00Z">
              <w:r w:rsidRPr="009F1B7D" w:rsidDel="004238F6">
                <w:delText>&lt;xs:complexType name="OFCapableSwitchResourceListType"&gt;</w:delText>
              </w:r>
            </w:del>
          </w:p>
          <w:p w14:paraId="235BD5D5" w14:textId="463C9B42" w:rsidR="00C31DBC" w:rsidRPr="009F1B7D" w:rsidDel="004238F6" w:rsidRDefault="00C31DBC" w:rsidP="00011096">
            <w:pPr>
              <w:pStyle w:val="XML3"/>
              <w:rPr>
                <w:del w:id="1630" w:author="Thomas Dietz" w:date="2012-08-08T14:26:00Z"/>
              </w:rPr>
            </w:pPr>
            <w:del w:id="1631" w:author="Thomas Dietz" w:date="2012-08-08T14:26:00Z">
              <w:r w:rsidRPr="009F1B7D" w:rsidDel="004238F6">
                <w:delText>&lt;xs:sequence&gt;</w:delText>
              </w:r>
            </w:del>
          </w:p>
          <w:p w14:paraId="152705DA" w14:textId="5D504AC6" w:rsidR="00C31DBC" w:rsidRPr="009F1B7D" w:rsidDel="004238F6" w:rsidRDefault="00C31DBC" w:rsidP="00011096">
            <w:pPr>
              <w:pStyle w:val="XML4"/>
              <w:rPr>
                <w:del w:id="1632" w:author="Thomas Dietz" w:date="2012-08-08T14:26:00Z"/>
              </w:rPr>
            </w:pPr>
            <w:del w:id="1633" w:author="Thomas Dietz" w:date="2012-08-08T14:26:00Z">
              <w:r w:rsidRPr="009F1B7D" w:rsidDel="004238F6">
                <w:delText xml:space="preserve">&lt;xs:element name="port" type="OFPortType" </w:delText>
              </w:r>
            </w:del>
          </w:p>
          <w:p w14:paraId="15183BE3" w14:textId="0E033455" w:rsidR="00C31DBC" w:rsidRPr="009F1B7D" w:rsidDel="004238F6" w:rsidRDefault="00C31DBC" w:rsidP="00011096">
            <w:pPr>
              <w:pStyle w:val="XML9"/>
              <w:rPr>
                <w:del w:id="1634" w:author="Thomas Dietz" w:date="2012-08-08T14:26:00Z"/>
              </w:rPr>
            </w:pPr>
            <w:del w:id="1635" w:author="Thomas Dietz" w:date="2012-08-08T14:26:00Z">
              <w:r w:rsidRPr="009F1B7D" w:rsidDel="004238F6">
                <w:delText>maxOccurs="unbounded"/&gt;</w:delText>
              </w:r>
            </w:del>
          </w:p>
          <w:p w14:paraId="5DBE3613" w14:textId="41FB5B6A" w:rsidR="00C31DBC" w:rsidRPr="009F1B7D" w:rsidDel="004238F6" w:rsidRDefault="00C31DBC" w:rsidP="00011096">
            <w:pPr>
              <w:pStyle w:val="XML4"/>
              <w:rPr>
                <w:del w:id="1636" w:author="Thomas Dietz" w:date="2012-08-08T14:26:00Z"/>
              </w:rPr>
            </w:pPr>
            <w:del w:id="1637" w:author="Thomas Dietz" w:date="2012-08-08T14:26:00Z">
              <w:r w:rsidRPr="009F1B7D" w:rsidDel="004238F6">
                <w:delText xml:space="preserve">&lt;xs:element name="queue" type="OFQueueType" </w:delText>
              </w:r>
            </w:del>
          </w:p>
          <w:p w14:paraId="652D6319" w14:textId="7DD688AF" w:rsidR="00C31DBC" w:rsidRPr="009F1B7D" w:rsidDel="004238F6" w:rsidRDefault="00C31DBC" w:rsidP="00011096">
            <w:pPr>
              <w:pStyle w:val="XML9"/>
              <w:rPr>
                <w:del w:id="1638" w:author="Thomas Dietz" w:date="2012-08-08T14:26:00Z"/>
              </w:rPr>
            </w:pPr>
            <w:del w:id="1639" w:author="Thomas Dietz" w:date="2012-08-08T14:26:00Z">
              <w:r w:rsidRPr="009F1B7D" w:rsidDel="004238F6">
                <w:delText>maxOccurs="unbounded"/&gt;</w:delText>
              </w:r>
            </w:del>
          </w:p>
          <w:p w14:paraId="38ABECCF" w14:textId="74102C9D" w:rsidR="009D0278" w:rsidRPr="009F1B7D" w:rsidDel="004238F6" w:rsidRDefault="009D0278" w:rsidP="009D0278">
            <w:pPr>
              <w:pStyle w:val="XML4"/>
              <w:rPr>
                <w:del w:id="1640" w:author="Thomas Dietz" w:date="2012-08-08T14:26:00Z"/>
              </w:rPr>
            </w:pPr>
            <w:del w:id="1641" w:author="Thomas Dietz" w:date="2012-08-08T14:26:00Z">
              <w:r w:rsidRPr="009F1B7D" w:rsidDel="004238F6">
                <w:delText>&lt;xs:element name="</w:delText>
              </w:r>
              <w:r w:rsidDel="004238F6">
                <w:delText>owned-certificate</w:delText>
              </w:r>
              <w:r w:rsidRPr="009F1B7D" w:rsidDel="004238F6">
                <w:delText>"</w:delText>
              </w:r>
            </w:del>
          </w:p>
          <w:p w14:paraId="36A8865C" w14:textId="03DE14F5" w:rsidR="009D0278" w:rsidRPr="009F1B7D" w:rsidDel="004238F6" w:rsidRDefault="009D0278" w:rsidP="009D0278">
            <w:pPr>
              <w:pStyle w:val="XML9"/>
              <w:rPr>
                <w:del w:id="1642" w:author="Thomas Dietz" w:date="2012-08-08T14:26:00Z"/>
              </w:rPr>
            </w:pPr>
            <w:del w:id="1643" w:author="Thomas Dietz" w:date="2012-08-08T14:26:00Z">
              <w:r w:rsidRPr="009F1B7D" w:rsidDel="004238F6">
                <w:delText>type="OF</w:delText>
              </w:r>
              <w:r w:rsidDel="004238F6">
                <w:delText>OwnedCertificate</w:delText>
              </w:r>
              <w:r w:rsidRPr="009F1B7D" w:rsidDel="004238F6">
                <w:delText>Type" maxOccurs="unbounded"/&gt;</w:delText>
              </w:r>
            </w:del>
          </w:p>
          <w:p w14:paraId="7A3743FF" w14:textId="71549B0A" w:rsidR="009D0278" w:rsidRPr="009F1B7D" w:rsidDel="004238F6" w:rsidRDefault="009D0278" w:rsidP="009D0278">
            <w:pPr>
              <w:pStyle w:val="XML4"/>
              <w:rPr>
                <w:del w:id="1644" w:author="Thomas Dietz" w:date="2012-08-08T14:26:00Z"/>
              </w:rPr>
            </w:pPr>
            <w:del w:id="1645" w:author="Thomas Dietz" w:date="2012-08-08T14:26:00Z">
              <w:r w:rsidRPr="009F1B7D" w:rsidDel="004238F6">
                <w:delText>&lt;xs:element name="</w:delText>
              </w:r>
              <w:r w:rsidDel="004238F6">
                <w:delText>external-certificate</w:delText>
              </w:r>
              <w:r w:rsidRPr="009F1B7D" w:rsidDel="004238F6">
                <w:delText>"</w:delText>
              </w:r>
            </w:del>
          </w:p>
          <w:p w14:paraId="35387FE7" w14:textId="697C0EAC" w:rsidR="009D0278" w:rsidDel="004238F6" w:rsidRDefault="009D0278" w:rsidP="009D0278">
            <w:pPr>
              <w:pStyle w:val="XML9"/>
              <w:rPr>
                <w:del w:id="1646" w:author="Thomas Dietz" w:date="2012-08-08T14:26:00Z"/>
              </w:rPr>
            </w:pPr>
            <w:del w:id="1647" w:author="Thomas Dietz" w:date="2012-08-08T14:26:00Z">
              <w:r w:rsidRPr="009F1B7D" w:rsidDel="004238F6">
                <w:delText>type="OF</w:delText>
              </w:r>
              <w:r w:rsidDel="004238F6">
                <w:delText>ExternalCertificate</w:delText>
              </w:r>
              <w:r w:rsidRPr="009F1B7D" w:rsidDel="004238F6">
                <w:delText xml:space="preserve">Type" </w:delText>
              </w:r>
            </w:del>
          </w:p>
          <w:p w14:paraId="538F9AE8" w14:textId="1380C792" w:rsidR="009D0278" w:rsidDel="004238F6" w:rsidRDefault="009D0278" w:rsidP="009D0278">
            <w:pPr>
              <w:pStyle w:val="XML9"/>
              <w:rPr>
                <w:del w:id="1648" w:author="Thomas Dietz" w:date="2012-08-08T14:26:00Z"/>
              </w:rPr>
            </w:pPr>
            <w:del w:id="1649" w:author="Thomas Dietz" w:date="2012-08-08T14:26:00Z">
              <w:r w:rsidRPr="009F1B7D" w:rsidDel="004238F6">
                <w:delText>maxOccurs="unbounded"/&gt;</w:delText>
              </w:r>
            </w:del>
          </w:p>
          <w:p w14:paraId="66C6C9A7" w14:textId="5AAD82F9" w:rsidR="00B26D1C" w:rsidRPr="009F1B7D" w:rsidDel="004238F6" w:rsidRDefault="00B26D1C" w:rsidP="00BB61C6">
            <w:pPr>
              <w:pStyle w:val="XML4"/>
              <w:rPr>
                <w:del w:id="1650" w:author="Thomas Dietz" w:date="2012-08-08T14:26:00Z"/>
              </w:rPr>
            </w:pPr>
            <w:del w:id="1651" w:author="Thomas Dietz" w:date="2012-08-08T14:26:00Z">
              <w:r w:rsidDel="004238F6">
                <w:delText>&lt;xs:element name="flow-table</w:delText>
              </w:r>
              <w:r w:rsidRPr="009F1B7D" w:rsidDel="004238F6">
                <w:delText>"</w:delText>
              </w:r>
            </w:del>
          </w:p>
          <w:p w14:paraId="3D7258D5" w14:textId="608C94C3" w:rsidR="00B26D1C" w:rsidRPr="009F1B7D" w:rsidDel="004238F6" w:rsidRDefault="00B26D1C" w:rsidP="00B26D1C">
            <w:pPr>
              <w:pStyle w:val="XML9"/>
              <w:rPr>
                <w:del w:id="1652" w:author="Thomas Dietz" w:date="2012-08-08T14:26:00Z"/>
              </w:rPr>
            </w:pPr>
            <w:del w:id="1653" w:author="Thomas Dietz" w:date="2012-08-08T14:26:00Z">
              <w:r w:rsidDel="004238F6">
                <w:delText>type="OFFlowTable</w:delText>
              </w:r>
              <w:r w:rsidRPr="009F1B7D" w:rsidDel="004238F6">
                <w:delText>Type" maxOccurs="unbounded"/&gt;</w:delText>
              </w:r>
            </w:del>
          </w:p>
          <w:p w14:paraId="193F9B03" w14:textId="3FA51602" w:rsidR="00C31DBC" w:rsidRPr="009F1B7D" w:rsidDel="004238F6" w:rsidRDefault="00C31DBC" w:rsidP="00011096">
            <w:pPr>
              <w:pStyle w:val="XML3"/>
              <w:rPr>
                <w:del w:id="1654" w:author="Thomas Dietz" w:date="2012-08-08T14:26:00Z"/>
              </w:rPr>
            </w:pPr>
            <w:del w:id="1655" w:author="Thomas Dietz" w:date="2012-08-08T14:26:00Z">
              <w:r w:rsidRPr="009F1B7D" w:rsidDel="004238F6">
                <w:delText>&lt;/xs:sequence&gt;</w:delText>
              </w:r>
            </w:del>
          </w:p>
          <w:p w14:paraId="382A8F44" w14:textId="24C3135C" w:rsidR="00C31DBC" w:rsidRPr="009F1B7D" w:rsidDel="004238F6" w:rsidRDefault="00C31DBC" w:rsidP="00011096">
            <w:pPr>
              <w:pStyle w:val="XML2"/>
              <w:rPr>
                <w:del w:id="1656" w:author="Thomas Dietz" w:date="2012-08-08T14:26:00Z"/>
              </w:rPr>
            </w:pPr>
            <w:del w:id="1657" w:author="Thomas Dietz" w:date="2012-08-08T14:26:00Z">
              <w:r w:rsidRPr="009F1B7D" w:rsidDel="004238F6">
                <w:delText>&lt;/xs:complexType&gt;</w:delText>
              </w:r>
            </w:del>
          </w:p>
          <w:p w14:paraId="53C700FD" w14:textId="75E22C9F" w:rsidR="00C31DBC" w:rsidRPr="009F1B7D" w:rsidDel="004238F6" w:rsidRDefault="00C31DBC" w:rsidP="00011096">
            <w:pPr>
              <w:pStyle w:val="XML2"/>
              <w:rPr>
                <w:del w:id="1658" w:author="Thomas Dietz" w:date="2012-08-08T14:26:00Z"/>
              </w:rPr>
            </w:pPr>
            <w:del w:id="1659" w:author="Thomas Dietz" w:date="2012-08-08T14:26:00Z">
              <w:r w:rsidRPr="009F1B7D" w:rsidDel="004238F6">
                <w:delText>&lt;xs:complexType name="OFLogicalSwitchListType"&gt;</w:delText>
              </w:r>
            </w:del>
          </w:p>
          <w:p w14:paraId="147DC939" w14:textId="4CB2BFF1" w:rsidR="00C31DBC" w:rsidRPr="009F1B7D" w:rsidDel="004238F6" w:rsidRDefault="00C31DBC" w:rsidP="00011096">
            <w:pPr>
              <w:pStyle w:val="XML3"/>
              <w:rPr>
                <w:del w:id="1660" w:author="Thomas Dietz" w:date="2012-08-08T14:26:00Z"/>
              </w:rPr>
            </w:pPr>
            <w:del w:id="1661" w:author="Thomas Dietz" w:date="2012-08-08T14:26:00Z">
              <w:r w:rsidRPr="009F1B7D" w:rsidDel="004238F6">
                <w:delText>&lt;xs:sequence&gt;</w:delText>
              </w:r>
            </w:del>
          </w:p>
          <w:p w14:paraId="389D44FB" w14:textId="71606629" w:rsidR="00C31DBC" w:rsidRPr="009F1B7D" w:rsidDel="004238F6" w:rsidRDefault="00C31DBC" w:rsidP="00011096">
            <w:pPr>
              <w:pStyle w:val="XML4"/>
              <w:rPr>
                <w:del w:id="1662" w:author="Thomas Dietz" w:date="2012-08-08T14:26:00Z"/>
              </w:rPr>
            </w:pPr>
            <w:del w:id="1663" w:author="Thomas Dietz" w:date="2012-08-08T14:26:00Z">
              <w:r w:rsidRPr="009F1B7D" w:rsidDel="004238F6">
                <w:delText xml:space="preserve">&lt;xs:element name="logical-switch" </w:delText>
              </w:r>
            </w:del>
          </w:p>
          <w:p w14:paraId="046C30A5" w14:textId="0EE94C9B" w:rsidR="00C31DBC" w:rsidRPr="009F1B7D" w:rsidDel="004238F6" w:rsidRDefault="00C31DBC" w:rsidP="00011096">
            <w:pPr>
              <w:pStyle w:val="XML9"/>
              <w:rPr>
                <w:del w:id="1664" w:author="Thomas Dietz" w:date="2012-08-08T14:26:00Z"/>
              </w:rPr>
            </w:pPr>
            <w:del w:id="1665" w:author="Thomas Dietz" w:date="2012-08-08T14:26:00Z">
              <w:r w:rsidRPr="009F1B7D" w:rsidDel="004238F6">
                <w:delText xml:space="preserve">type="OFLogicalSwitchType" </w:delText>
              </w:r>
            </w:del>
          </w:p>
          <w:p w14:paraId="4592ED27" w14:textId="7391CB79" w:rsidR="00C31DBC" w:rsidRPr="009F1B7D" w:rsidDel="004238F6" w:rsidRDefault="00C31DBC" w:rsidP="00011096">
            <w:pPr>
              <w:pStyle w:val="XML9"/>
              <w:rPr>
                <w:del w:id="1666" w:author="Thomas Dietz" w:date="2012-08-08T14:26:00Z"/>
              </w:rPr>
            </w:pPr>
            <w:del w:id="1667" w:author="Thomas Dietz" w:date="2012-08-08T14:26:00Z">
              <w:r w:rsidRPr="009F1B7D" w:rsidDel="004238F6">
                <w:delText>maxOccurs="unbounded"/&gt;</w:delText>
              </w:r>
            </w:del>
          </w:p>
          <w:p w14:paraId="30A0C863" w14:textId="66E8B48B" w:rsidR="00C31DBC" w:rsidRPr="009F1B7D" w:rsidDel="004238F6" w:rsidRDefault="00C31DBC" w:rsidP="00011096">
            <w:pPr>
              <w:pStyle w:val="XML3"/>
              <w:rPr>
                <w:del w:id="1668" w:author="Thomas Dietz" w:date="2012-08-08T14:26:00Z"/>
              </w:rPr>
            </w:pPr>
            <w:del w:id="1669" w:author="Thomas Dietz" w:date="2012-08-08T14:26:00Z">
              <w:r w:rsidRPr="009F1B7D" w:rsidDel="004238F6">
                <w:delText>&lt;/xs:sequence&gt;</w:delText>
              </w:r>
            </w:del>
          </w:p>
          <w:p w14:paraId="233441ED" w14:textId="5DF3C5B2" w:rsidR="00C31DBC" w:rsidRPr="009F1B7D" w:rsidDel="004238F6" w:rsidRDefault="00C31DBC" w:rsidP="00011096">
            <w:pPr>
              <w:pStyle w:val="XML2"/>
              <w:rPr>
                <w:del w:id="1670" w:author="Thomas Dietz" w:date="2012-08-08T14:26:00Z"/>
              </w:rPr>
            </w:pPr>
            <w:del w:id="1671" w:author="Thomas Dietz" w:date="2012-08-08T14:26:00Z">
              <w:r w:rsidRPr="009F1B7D" w:rsidDel="004238F6">
                <w:delText>&lt;/xs:complexType&gt;</w:delText>
              </w:r>
            </w:del>
          </w:p>
          <w:p w14:paraId="26D1F146" w14:textId="6BF41913" w:rsidR="00C31DBC" w:rsidRPr="009F1B7D" w:rsidDel="004238F6" w:rsidRDefault="00C31DBC" w:rsidP="00011096">
            <w:pPr>
              <w:pStyle w:val="XML2"/>
              <w:rPr>
                <w:del w:id="1672" w:author="Thomas Dietz" w:date="2012-08-08T14:26:00Z"/>
              </w:rPr>
            </w:pPr>
          </w:p>
          <w:p w14:paraId="5F21CB8A" w14:textId="67DAEDF0" w:rsidR="00C31DBC" w:rsidRPr="009F1B7D" w:rsidDel="004238F6" w:rsidRDefault="00C31DBC" w:rsidP="00011096">
            <w:pPr>
              <w:pStyle w:val="XML2"/>
              <w:rPr>
                <w:del w:id="1673" w:author="Thomas Dietz" w:date="2012-08-08T14:26:00Z"/>
              </w:rPr>
            </w:pPr>
            <w:del w:id="1674" w:author="Thomas Dietz" w:date="2012-08-08T14:26:00Z">
              <w:r w:rsidRPr="009F1B7D" w:rsidDel="004238F6">
                <w:delText>&lt;xs:complexType name="OFConfigurationPointType"&gt;</w:delText>
              </w:r>
            </w:del>
          </w:p>
          <w:p w14:paraId="2E8A676B" w14:textId="3A287AA8" w:rsidR="00C31DBC" w:rsidRPr="009F1B7D" w:rsidDel="004238F6" w:rsidRDefault="00C31DBC" w:rsidP="00011096">
            <w:pPr>
              <w:pStyle w:val="XML3"/>
              <w:rPr>
                <w:del w:id="1675" w:author="Thomas Dietz" w:date="2012-08-08T14:26:00Z"/>
              </w:rPr>
            </w:pPr>
            <w:del w:id="1676" w:author="Thomas Dietz" w:date="2012-08-08T14:26:00Z">
              <w:r w:rsidRPr="009F1B7D" w:rsidDel="004238F6">
                <w:delText>&lt;xs:annotation&gt;</w:delText>
              </w:r>
            </w:del>
          </w:p>
          <w:p w14:paraId="0EAE3822" w14:textId="0BEEFE77" w:rsidR="00C31DBC" w:rsidRPr="009F1B7D" w:rsidDel="004238F6" w:rsidRDefault="00C31DBC" w:rsidP="00011096">
            <w:pPr>
              <w:pStyle w:val="XML4"/>
              <w:rPr>
                <w:del w:id="1677" w:author="Thomas Dietz" w:date="2012-08-08T14:26:00Z"/>
              </w:rPr>
            </w:pPr>
            <w:del w:id="1678" w:author="Thomas Dietz" w:date="2012-08-08T14:26:00Z">
              <w:r w:rsidRPr="009F1B7D" w:rsidDel="004238F6">
                <w:delText xml:space="preserve">&lt;xs:documentation&gt;Representation of an OpenFlow </w:delText>
              </w:r>
              <w:r w:rsidDel="004238F6">
                <w:delText>Configuration Point</w:delText>
              </w:r>
              <w:r w:rsidRPr="009F1B7D" w:rsidDel="004238F6">
                <w:delText>.</w:delText>
              </w:r>
            </w:del>
          </w:p>
          <w:p w14:paraId="4CAC3609" w14:textId="513B94AC" w:rsidR="00C31DBC" w:rsidRPr="009F1B7D" w:rsidDel="004238F6" w:rsidRDefault="00C31DBC" w:rsidP="00011096">
            <w:pPr>
              <w:pStyle w:val="XML4"/>
              <w:rPr>
                <w:del w:id="1679" w:author="Thomas Dietz" w:date="2012-08-08T14:26:00Z"/>
              </w:rPr>
            </w:pPr>
            <w:del w:id="1680" w:author="Thomas Dietz" w:date="2012-08-08T14:26:00Z">
              <w:r w:rsidRPr="009F1B7D" w:rsidDel="004238F6">
                <w:delText>&lt;/xs:documentation&gt;</w:delText>
              </w:r>
            </w:del>
          </w:p>
          <w:p w14:paraId="05A1CE44" w14:textId="664B1A89" w:rsidR="00C31DBC" w:rsidRPr="009F1B7D" w:rsidDel="004238F6" w:rsidRDefault="00C31DBC" w:rsidP="00011096">
            <w:pPr>
              <w:pStyle w:val="XML3"/>
              <w:rPr>
                <w:del w:id="1681" w:author="Thomas Dietz" w:date="2012-08-08T14:26:00Z"/>
              </w:rPr>
            </w:pPr>
            <w:del w:id="1682" w:author="Thomas Dietz" w:date="2012-08-08T14:26:00Z">
              <w:r w:rsidRPr="009F1B7D" w:rsidDel="004238F6">
                <w:delText>&lt;/xs:annotation&gt;</w:delText>
              </w:r>
            </w:del>
          </w:p>
          <w:p w14:paraId="2B72B5C2" w14:textId="15B103E1" w:rsidR="00C31DBC" w:rsidRPr="009F1B7D" w:rsidDel="004238F6" w:rsidRDefault="00C31DBC" w:rsidP="00011096">
            <w:pPr>
              <w:pStyle w:val="XML3"/>
              <w:rPr>
                <w:del w:id="1683" w:author="Thomas Dietz" w:date="2012-08-08T14:26:00Z"/>
              </w:rPr>
            </w:pPr>
            <w:del w:id="1684" w:author="Thomas Dietz" w:date="2012-08-08T14:26:00Z">
              <w:r w:rsidRPr="009F1B7D" w:rsidDel="004238F6">
                <w:delText>&lt;xs:sequence&gt;</w:delText>
              </w:r>
            </w:del>
          </w:p>
          <w:p w14:paraId="6AB3B003" w14:textId="29457C50" w:rsidR="00C31DBC" w:rsidRPr="009F1B7D" w:rsidDel="004238F6" w:rsidRDefault="00C31DBC" w:rsidP="00011096">
            <w:pPr>
              <w:pStyle w:val="XML4"/>
              <w:rPr>
                <w:del w:id="1685" w:author="Thomas Dietz" w:date="2012-08-08T14:26:00Z"/>
              </w:rPr>
            </w:pPr>
            <w:del w:id="1686" w:author="Thomas Dietz" w:date="2012-08-08T14:26:00Z">
              <w:r w:rsidRPr="009F1B7D" w:rsidDel="004238F6">
                <w:delText>&lt;xs:element name="id" type="OFConfigID"&gt;</w:delText>
              </w:r>
            </w:del>
          </w:p>
          <w:p w14:paraId="0A744972" w14:textId="58140C1E" w:rsidR="00C31DBC" w:rsidRPr="009F1B7D" w:rsidDel="004238F6" w:rsidRDefault="00C31DBC" w:rsidP="00011096">
            <w:pPr>
              <w:pStyle w:val="XML5"/>
              <w:rPr>
                <w:del w:id="1687" w:author="Thomas Dietz" w:date="2012-08-08T14:26:00Z"/>
              </w:rPr>
            </w:pPr>
            <w:del w:id="1688" w:author="Thomas Dietz" w:date="2012-08-08T14:26:00Z">
              <w:r w:rsidRPr="009F1B7D" w:rsidDel="004238F6">
                <w:delText>&lt;xs:annotation&gt;</w:delText>
              </w:r>
            </w:del>
          </w:p>
          <w:p w14:paraId="2A325289" w14:textId="4F0FE0D7" w:rsidR="00C31DBC" w:rsidRPr="009F1B7D" w:rsidDel="004238F6" w:rsidRDefault="00C31DBC" w:rsidP="00011096">
            <w:pPr>
              <w:pStyle w:val="XML6"/>
              <w:rPr>
                <w:del w:id="1689" w:author="Thomas Dietz" w:date="2012-08-08T14:26:00Z"/>
              </w:rPr>
            </w:pPr>
            <w:del w:id="1690" w:author="Thomas Dietz" w:date="2012-08-08T14:26:00Z">
              <w:r w:rsidRPr="009F1B7D" w:rsidDel="004238F6">
                <w:delText xml:space="preserve">&lt;xs:documentation&gt;An identifier that identifies a </w:delText>
              </w:r>
              <w:r w:rsidDel="004238F6">
                <w:delText xml:space="preserve">Configuration </w:delText>
              </w:r>
              <w:r w:rsidDel="004238F6">
                <w:lastRenderedPageBreak/>
                <w:delText>Point</w:delText>
              </w:r>
              <w:r w:rsidRPr="009F1B7D" w:rsidDel="004238F6">
                <w:delText xml:space="preserve"> of the OpenFlow Capable Switch.</w:delText>
              </w:r>
            </w:del>
          </w:p>
          <w:p w14:paraId="67952D7B" w14:textId="17C4B8E4" w:rsidR="00C31DBC" w:rsidRPr="009F1B7D" w:rsidDel="004238F6" w:rsidRDefault="00C31DBC" w:rsidP="00011096">
            <w:pPr>
              <w:pStyle w:val="XML6"/>
              <w:rPr>
                <w:del w:id="1691" w:author="Thomas Dietz" w:date="2012-08-08T14:26:00Z"/>
              </w:rPr>
            </w:pPr>
            <w:del w:id="1692" w:author="Thomas Dietz" w:date="2012-08-08T14:26:00Z">
              <w:r w:rsidRPr="009F1B7D" w:rsidDel="004238F6">
                <w:delText>&lt;/xs:documentation&gt;</w:delText>
              </w:r>
            </w:del>
          </w:p>
          <w:p w14:paraId="60FEAE1C" w14:textId="1CFB0489" w:rsidR="00C31DBC" w:rsidRPr="009F1B7D" w:rsidDel="004238F6" w:rsidRDefault="00C31DBC" w:rsidP="00011096">
            <w:pPr>
              <w:pStyle w:val="XML5"/>
              <w:rPr>
                <w:del w:id="1693" w:author="Thomas Dietz" w:date="2012-08-08T14:26:00Z"/>
              </w:rPr>
            </w:pPr>
            <w:del w:id="1694" w:author="Thomas Dietz" w:date="2012-08-08T14:26:00Z">
              <w:r w:rsidRPr="009F1B7D" w:rsidDel="004238F6">
                <w:delText>&lt;/xs:annotation&gt;</w:delText>
              </w:r>
            </w:del>
          </w:p>
          <w:p w14:paraId="256A4DA0" w14:textId="7844A3E5" w:rsidR="00C31DBC" w:rsidRPr="009F1B7D" w:rsidDel="004238F6" w:rsidRDefault="00C31DBC" w:rsidP="00011096">
            <w:pPr>
              <w:pStyle w:val="XML4"/>
              <w:rPr>
                <w:del w:id="1695" w:author="Thomas Dietz" w:date="2012-08-08T14:26:00Z"/>
              </w:rPr>
            </w:pPr>
            <w:del w:id="1696" w:author="Thomas Dietz" w:date="2012-08-08T14:26:00Z">
              <w:r w:rsidRPr="009F1B7D" w:rsidDel="004238F6">
                <w:delText>&lt;/xs:element&gt;</w:delText>
              </w:r>
            </w:del>
          </w:p>
          <w:p w14:paraId="7A30CAB7" w14:textId="370C2DC5" w:rsidR="00C31DBC" w:rsidRPr="009F1B7D" w:rsidDel="004238F6" w:rsidRDefault="00C31DBC" w:rsidP="00011096">
            <w:pPr>
              <w:pStyle w:val="XML4"/>
              <w:rPr>
                <w:del w:id="1697" w:author="Thomas Dietz" w:date="2012-08-08T14:26:00Z"/>
              </w:rPr>
            </w:pPr>
            <w:del w:id="1698" w:author="Thomas Dietz" w:date="2012-08-08T14:26:00Z">
              <w:r w:rsidRPr="009F1B7D" w:rsidDel="004238F6">
                <w:delText>&lt;xs:element name="uri" type="inet:uri"&gt;</w:delText>
              </w:r>
            </w:del>
          </w:p>
          <w:p w14:paraId="3CDDB548" w14:textId="09E51C2B" w:rsidR="00C31DBC" w:rsidRPr="009F1B7D" w:rsidDel="004238F6" w:rsidRDefault="00C31DBC" w:rsidP="00011096">
            <w:pPr>
              <w:pStyle w:val="XML5"/>
              <w:rPr>
                <w:del w:id="1699" w:author="Thomas Dietz" w:date="2012-08-08T14:26:00Z"/>
              </w:rPr>
            </w:pPr>
            <w:del w:id="1700" w:author="Thomas Dietz" w:date="2012-08-08T14:26:00Z">
              <w:r w:rsidRPr="009F1B7D" w:rsidDel="004238F6">
                <w:delText>&lt;xs:annotation&gt;</w:delText>
              </w:r>
            </w:del>
          </w:p>
          <w:p w14:paraId="20806D17" w14:textId="317336B7" w:rsidR="00C31DBC" w:rsidRPr="009F1B7D" w:rsidDel="004238F6" w:rsidRDefault="00C31DBC" w:rsidP="00011096">
            <w:pPr>
              <w:pStyle w:val="XML6"/>
              <w:rPr>
                <w:del w:id="1701" w:author="Thomas Dietz" w:date="2012-08-08T14:26:00Z"/>
              </w:rPr>
            </w:pPr>
            <w:del w:id="1702" w:author="Thomas Dietz" w:date="2012-08-08T14:26:00Z">
              <w:r w:rsidRPr="009F1B7D" w:rsidDel="004238F6">
                <w:delText xml:space="preserve">&lt;xs:documentation&gt;A locator of the </w:delText>
              </w:r>
              <w:r w:rsidDel="004238F6">
                <w:delText>Configuration Point</w:delText>
              </w:r>
              <w:r w:rsidRPr="009F1B7D" w:rsidDel="004238F6">
                <w:delText xml:space="preserve">. This element MAY contain a locator of the </w:delText>
              </w:r>
              <w:r w:rsidDel="004238F6">
                <w:delText>configuration point</w:delText>
              </w:r>
              <w:r w:rsidRPr="009F1B7D" w:rsidDel="004238F6">
                <w:delText xml:space="preserve"> including, for example, an IP address and a port number.</w:delText>
              </w:r>
            </w:del>
          </w:p>
          <w:p w14:paraId="79E5CE57" w14:textId="1C195601" w:rsidR="00C31DBC" w:rsidRPr="009F1B7D" w:rsidDel="004238F6" w:rsidRDefault="00C31DBC" w:rsidP="00011096">
            <w:pPr>
              <w:pStyle w:val="XML6"/>
              <w:rPr>
                <w:del w:id="1703" w:author="Thomas Dietz" w:date="2012-08-08T14:26:00Z"/>
              </w:rPr>
            </w:pPr>
            <w:del w:id="1704" w:author="Thomas Dietz" w:date="2012-08-08T14:26:00Z">
              <w:r w:rsidRPr="009F1B7D" w:rsidDel="004238F6">
                <w:delText>&lt;/xs:documentation&gt;</w:delText>
              </w:r>
            </w:del>
          </w:p>
          <w:p w14:paraId="0029C849" w14:textId="457064C7" w:rsidR="00C31DBC" w:rsidRPr="009F1B7D" w:rsidDel="004238F6" w:rsidRDefault="00C31DBC" w:rsidP="00011096">
            <w:pPr>
              <w:pStyle w:val="XML5"/>
              <w:rPr>
                <w:del w:id="1705" w:author="Thomas Dietz" w:date="2012-08-08T14:26:00Z"/>
              </w:rPr>
            </w:pPr>
            <w:del w:id="1706" w:author="Thomas Dietz" w:date="2012-08-08T14:26:00Z">
              <w:r w:rsidRPr="009F1B7D" w:rsidDel="004238F6">
                <w:delText>&lt;/xs:annotation&gt;</w:delText>
              </w:r>
            </w:del>
          </w:p>
          <w:p w14:paraId="5DF5428E" w14:textId="6A1BAACC" w:rsidR="00C31DBC" w:rsidRPr="009F1B7D" w:rsidDel="004238F6" w:rsidRDefault="00C31DBC" w:rsidP="00011096">
            <w:pPr>
              <w:pStyle w:val="XML4"/>
              <w:rPr>
                <w:del w:id="1707" w:author="Thomas Dietz" w:date="2012-08-08T14:26:00Z"/>
              </w:rPr>
            </w:pPr>
            <w:del w:id="1708" w:author="Thomas Dietz" w:date="2012-08-08T14:26:00Z">
              <w:r w:rsidRPr="009F1B7D" w:rsidDel="004238F6">
                <w:delText>&lt;/xs:element&gt;</w:delText>
              </w:r>
            </w:del>
          </w:p>
          <w:p w14:paraId="2507179B" w14:textId="01B6EB0D" w:rsidR="00C31DBC" w:rsidRPr="009F1B7D" w:rsidDel="004238F6" w:rsidRDefault="00C31DBC" w:rsidP="00011096">
            <w:pPr>
              <w:pStyle w:val="XML4"/>
              <w:rPr>
                <w:del w:id="1709" w:author="Thomas Dietz" w:date="2012-08-08T14:26:00Z"/>
              </w:rPr>
            </w:pPr>
            <w:del w:id="1710" w:author="Thomas Dietz" w:date="2012-08-08T14:26:00Z">
              <w:r w:rsidRPr="009F1B7D" w:rsidDel="004238F6">
                <w:delText xml:space="preserve">&lt;xs:element name="protocol" </w:delText>
              </w:r>
            </w:del>
          </w:p>
          <w:p w14:paraId="1C216B41" w14:textId="031B41A5" w:rsidR="00C31DBC" w:rsidRPr="009F1B7D" w:rsidDel="004238F6" w:rsidRDefault="00C31DBC" w:rsidP="00011096">
            <w:pPr>
              <w:pStyle w:val="XML9"/>
              <w:rPr>
                <w:del w:id="1711" w:author="Thomas Dietz" w:date="2012-08-08T14:26:00Z"/>
              </w:rPr>
            </w:pPr>
            <w:del w:id="1712" w:author="Thomas Dietz" w:date="2012-08-08T14:26:00Z">
              <w:r w:rsidRPr="009F1B7D" w:rsidDel="004238F6">
                <w:delText>type="OFConfigurationPointProtocolType"&gt;</w:delText>
              </w:r>
            </w:del>
          </w:p>
          <w:p w14:paraId="491C5D34" w14:textId="16742375" w:rsidR="00C31DBC" w:rsidRPr="009F1B7D" w:rsidDel="004238F6" w:rsidRDefault="00C31DBC" w:rsidP="00011096">
            <w:pPr>
              <w:pStyle w:val="XML5"/>
              <w:rPr>
                <w:del w:id="1713" w:author="Thomas Dietz" w:date="2012-08-08T14:26:00Z"/>
              </w:rPr>
            </w:pPr>
            <w:del w:id="1714" w:author="Thomas Dietz" w:date="2012-08-08T14:26:00Z">
              <w:r w:rsidRPr="009F1B7D" w:rsidDel="004238F6">
                <w:delText>&lt;xs:annotation&gt;</w:delText>
              </w:r>
            </w:del>
          </w:p>
          <w:p w14:paraId="60305D65" w14:textId="0E931BB4" w:rsidR="00C31DBC" w:rsidRPr="009F1B7D" w:rsidDel="004238F6" w:rsidRDefault="00C31DBC" w:rsidP="00011096">
            <w:pPr>
              <w:pStyle w:val="XML6"/>
              <w:rPr>
                <w:del w:id="1715" w:author="Thomas Dietz" w:date="2012-08-08T14:26:00Z"/>
              </w:rPr>
            </w:pPr>
            <w:del w:id="1716" w:author="Thomas Dietz" w:date="2012-08-08T14:26:00Z">
              <w:r w:rsidRPr="009F1B7D" w:rsidDel="004238F6">
                <w:delText xml:space="preserve">&lt;xs:documentation&gt;The transport protocol that the </w:delText>
              </w:r>
              <w:r w:rsidDel="004238F6">
                <w:delText>Configuration Point</w:delText>
              </w:r>
              <w:r w:rsidRPr="009F1B7D" w:rsidDel="004238F6">
                <w:delText xml:space="preserve"> uses when communicating via NETCONF with the OpenFlow Capable Switch.</w:delText>
              </w:r>
            </w:del>
          </w:p>
          <w:p w14:paraId="3A7BCCCD" w14:textId="102107B5" w:rsidR="00C31DBC" w:rsidRPr="009F1B7D" w:rsidDel="004238F6" w:rsidRDefault="00C31DBC" w:rsidP="00011096">
            <w:pPr>
              <w:pStyle w:val="XML6"/>
              <w:rPr>
                <w:del w:id="1717" w:author="Thomas Dietz" w:date="2012-08-08T14:26:00Z"/>
              </w:rPr>
            </w:pPr>
            <w:del w:id="1718" w:author="Thomas Dietz" w:date="2012-08-08T14:26:00Z">
              <w:r w:rsidRPr="009F1B7D" w:rsidDel="004238F6">
                <w:delText>&lt;/xs:documentation&gt;</w:delText>
              </w:r>
            </w:del>
          </w:p>
          <w:p w14:paraId="3A6C9789" w14:textId="2934D55F" w:rsidR="00C31DBC" w:rsidRPr="009F1B7D" w:rsidDel="004238F6" w:rsidRDefault="00C31DBC" w:rsidP="00011096">
            <w:pPr>
              <w:pStyle w:val="XML5"/>
              <w:rPr>
                <w:del w:id="1719" w:author="Thomas Dietz" w:date="2012-08-08T14:26:00Z"/>
              </w:rPr>
            </w:pPr>
            <w:del w:id="1720" w:author="Thomas Dietz" w:date="2012-08-08T14:26:00Z">
              <w:r w:rsidRPr="009F1B7D" w:rsidDel="004238F6">
                <w:delText>&lt;/xs:annotation&gt;</w:delText>
              </w:r>
            </w:del>
          </w:p>
          <w:p w14:paraId="72FE2C0C" w14:textId="3DB5831A" w:rsidR="00C31DBC" w:rsidRPr="009F1B7D" w:rsidDel="004238F6" w:rsidRDefault="00C31DBC" w:rsidP="00011096">
            <w:pPr>
              <w:pStyle w:val="XML4"/>
              <w:rPr>
                <w:del w:id="1721" w:author="Thomas Dietz" w:date="2012-08-08T14:26:00Z"/>
              </w:rPr>
            </w:pPr>
            <w:del w:id="1722" w:author="Thomas Dietz" w:date="2012-08-08T14:26:00Z">
              <w:r w:rsidRPr="009F1B7D" w:rsidDel="004238F6">
                <w:delText>&lt;/xs:element&gt;</w:delText>
              </w:r>
            </w:del>
          </w:p>
          <w:p w14:paraId="1BECBAED" w14:textId="0F43F4A3" w:rsidR="00C31DBC" w:rsidRPr="009F1B7D" w:rsidDel="004238F6" w:rsidRDefault="00C31DBC" w:rsidP="00011096">
            <w:pPr>
              <w:pStyle w:val="XML3"/>
              <w:rPr>
                <w:del w:id="1723" w:author="Thomas Dietz" w:date="2012-08-08T14:26:00Z"/>
              </w:rPr>
            </w:pPr>
            <w:del w:id="1724" w:author="Thomas Dietz" w:date="2012-08-08T14:26:00Z">
              <w:r w:rsidRPr="009F1B7D" w:rsidDel="004238F6">
                <w:delText>&lt;/xs:sequence&gt;</w:delText>
              </w:r>
            </w:del>
          </w:p>
          <w:p w14:paraId="63CBE598" w14:textId="30F348AB" w:rsidR="00C31DBC" w:rsidRPr="009F1B7D" w:rsidDel="004238F6" w:rsidRDefault="00C31DBC" w:rsidP="00011096">
            <w:pPr>
              <w:pStyle w:val="XML2"/>
              <w:rPr>
                <w:del w:id="1725" w:author="Thomas Dietz" w:date="2012-08-08T14:26:00Z"/>
              </w:rPr>
            </w:pPr>
            <w:del w:id="1726" w:author="Thomas Dietz" w:date="2012-08-08T14:26:00Z">
              <w:r w:rsidRPr="009F1B7D" w:rsidDel="004238F6">
                <w:delText>&lt;/xs:complexType&gt;</w:delText>
              </w:r>
            </w:del>
          </w:p>
          <w:p w14:paraId="2033EDB5" w14:textId="00379500" w:rsidR="00C31DBC" w:rsidRPr="009F1B7D" w:rsidDel="004238F6" w:rsidRDefault="00C31DBC" w:rsidP="00011096">
            <w:pPr>
              <w:pStyle w:val="XML2"/>
              <w:rPr>
                <w:del w:id="1727" w:author="Thomas Dietz" w:date="2012-08-08T14:26:00Z"/>
              </w:rPr>
            </w:pPr>
          </w:p>
          <w:p w14:paraId="03330B67" w14:textId="3309C5F1" w:rsidR="00C31DBC" w:rsidRPr="009F1B7D" w:rsidDel="004238F6" w:rsidRDefault="00C31DBC" w:rsidP="00011096">
            <w:pPr>
              <w:pStyle w:val="XML2"/>
              <w:rPr>
                <w:del w:id="1728" w:author="Thomas Dietz" w:date="2012-08-08T14:26:00Z"/>
              </w:rPr>
            </w:pPr>
            <w:del w:id="1729" w:author="Thomas Dietz" w:date="2012-08-08T14:26:00Z">
              <w:r w:rsidRPr="009F1B7D" w:rsidDel="004238F6">
                <w:delText>&lt;xs:simpleType name="OFConfigurationPointProtocolType"&gt;</w:delText>
              </w:r>
            </w:del>
          </w:p>
          <w:p w14:paraId="58492F4E" w14:textId="011FDEDF" w:rsidR="00C31DBC" w:rsidRPr="009F1B7D" w:rsidDel="004238F6" w:rsidRDefault="00C31DBC" w:rsidP="00011096">
            <w:pPr>
              <w:pStyle w:val="XML3"/>
              <w:rPr>
                <w:del w:id="1730" w:author="Thomas Dietz" w:date="2012-08-08T14:26:00Z"/>
              </w:rPr>
            </w:pPr>
            <w:del w:id="1731" w:author="Thomas Dietz" w:date="2012-08-08T14:26:00Z">
              <w:r w:rsidRPr="009F1B7D" w:rsidDel="004238F6">
                <w:delText>&lt;xs:annotation&gt;</w:delText>
              </w:r>
            </w:del>
          </w:p>
          <w:p w14:paraId="0AA8A8B8" w14:textId="29851734" w:rsidR="00C31DBC" w:rsidRPr="009F1B7D" w:rsidDel="004238F6" w:rsidRDefault="00C31DBC" w:rsidP="00011096">
            <w:pPr>
              <w:pStyle w:val="XML4"/>
              <w:rPr>
                <w:del w:id="1732" w:author="Thomas Dietz" w:date="2012-08-08T14:26:00Z"/>
              </w:rPr>
            </w:pPr>
            <w:del w:id="1733" w:author="Thomas Dietz" w:date="2012-08-08T14:26:00Z">
              <w:r w:rsidRPr="009F1B7D" w:rsidDel="004238F6">
                <w:delText>&lt;xs:documentation&gt;The mappings of NETCONF to different transport protocols are defined in RFC 6242 for SSH, RFC 4743 for SOAP, RFC 4744 for BEEP, and RFC 5539 for TLS.</w:delText>
              </w:r>
            </w:del>
          </w:p>
          <w:p w14:paraId="035D5C1C" w14:textId="01A0B27A" w:rsidR="00C31DBC" w:rsidRPr="009F1B7D" w:rsidDel="004238F6" w:rsidRDefault="00C31DBC" w:rsidP="00011096">
            <w:pPr>
              <w:pStyle w:val="XML4"/>
              <w:rPr>
                <w:del w:id="1734" w:author="Thomas Dietz" w:date="2012-08-08T14:26:00Z"/>
              </w:rPr>
            </w:pPr>
            <w:del w:id="1735" w:author="Thomas Dietz" w:date="2012-08-08T14:26:00Z">
              <w:r w:rsidRPr="009F1B7D" w:rsidDel="004238F6">
                <w:delText>&lt;/xs:documentation&gt;</w:delText>
              </w:r>
            </w:del>
          </w:p>
          <w:p w14:paraId="2FA359AB" w14:textId="4988FAA9" w:rsidR="00C31DBC" w:rsidRPr="009F1B7D" w:rsidDel="004238F6" w:rsidRDefault="00C31DBC" w:rsidP="00011096">
            <w:pPr>
              <w:pStyle w:val="XML3"/>
              <w:rPr>
                <w:del w:id="1736" w:author="Thomas Dietz" w:date="2012-08-08T14:26:00Z"/>
              </w:rPr>
            </w:pPr>
            <w:del w:id="1737" w:author="Thomas Dietz" w:date="2012-08-08T14:26:00Z">
              <w:r w:rsidRPr="009F1B7D" w:rsidDel="004238F6">
                <w:delText>&lt;/xs:annotation&gt;</w:delText>
              </w:r>
            </w:del>
          </w:p>
          <w:p w14:paraId="28B3B124" w14:textId="03635DBC" w:rsidR="00C31DBC" w:rsidRPr="009F1B7D" w:rsidDel="004238F6" w:rsidRDefault="00C31DBC" w:rsidP="00011096">
            <w:pPr>
              <w:pStyle w:val="XML3"/>
              <w:rPr>
                <w:del w:id="1738" w:author="Thomas Dietz" w:date="2012-08-08T14:26:00Z"/>
              </w:rPr>
            </w:pPr>
            <w:del w:id="1739" w:author="Thomas Dietz" w:date="2012-08-08T14:26:00Z">
              <w:r w:rsidRPr="009F1B7D" w:rsidDel="004238F6">
                <w:delText>&lt;xs:restriction base="xs:string"&gt;</w:delText>
              </w:r>
            </w:del>
          </w:p>
          <w:p w14:paraId="109F7884" w14:textId="70045A08" w:rsidR="00C31DBC" w:rsidRPr="009F1B7D" w:rsidDel="004238F6" w:rsidRDefault="00C31DBC" w:rsidP="00011096">
            <w:pPr>
              <w:pStyle w:val="XML4"/>
              <w:rPr>
                <w:del w:id="1740" w:author="Thomas Dietz" w:date="2012-08-08T14:26:00Z"/>
              </w:rPr>
            </w:pPr>
            <w:del w:id="1741" w:author="Thomas Dietz" w:date="2012-08-08T14:26:00Z">
              <w:r w:rsidRPr="009F1B7D" w:rsidDel="004238F6">
                <w:delText>&lt;xs:enumeration value="ssh"/&gt;</w:delText>
              </w:r>
            </w:del>
          </w:p>
          <w:p w14:paraId="50DF098A" w14:textId="5A6EB781" w:rsidR="00C31DBC" w:rsidRPr="009F1B7D" w:rsidDel="004238F6" w:rsidRDefault="00C31DBC" w:rsidP="00011096">
            <w:pPr>
              <w:pStyle w:val="XML4"/>
              <w:rPr>
                <w:del w:id="1742" w:author="Thomas Dietz" w:date="2012-08-08T14:26:00Z"/>
              </w:rPr>
            </w:pPr>
            <w:del w:id="1743" w:author="Thomas Dietz" w:date="2012-08-08T14:26:00Z">
              <w:r w:rsidRPr="009F1B7D" w:rsidDel="004238F6">
                <w:delText>&lt;xs:enumeration value="soap"/&gt;</w:delText>
              </w:r>
            </w:del>
          </w:p>
          <w:p w14:paraId="177DC5B5" w14:textId="058C9ADB" w:rsidR="00C31DBC" w:rsidRPr="009F1B7D" w:rsidDel="004238F6" w:rsidRDefault="00C31DBC" w:rsidP="00011096">
            <w:pPr>
              <w:pStyle w:val="XML4"/>
              <w:rPr>
                <w:del w:id="1744" w:author="Thomas Dietz" w:date="2012-08-08T14:26:00Z"/>
              </w:rPr>
            </w:pPr>
            <w:del w:id="1745" w:author="Thomas Dietz" w:date="2012-08-08T14:26:00Z">
              <w:r w:rsidRPr="009F1B7D" w:rsidDel="004238F6">
                <w:delText>&lt;xs:enumeration value="tls"/&gt;</w:delText>
              </w:r>
            </w:del>
          </w:p>
          <w:p w14:paraId="4F166AAC" w14:textId="4D8E8D5E" w:rsidR="00C31DBC" w:rsidRPr="009F1B7D" w:rsidDel="004238F6" w:rsidRDefault="00C31DBC" w:rsidP="00011096">
            <w:pPr>
              <w:pStyle w:val="XML4"/>
              <w:rPr>
                <w:del w:id="1746" w:author="Thomas Dietz" w:date="2012-08-08T14:26:00Z"/>
              </w:rPr>
            </w:pPr>
            <w:del w:id="1747" w:author="Thomas Dietz" w:date="2012-08-08T14:26:00Z">
              <w:r w:rsidRPr="009F1B7D" w:rsidDel="004238F6">
                <w:delText>&lt;xs:enumeration value="beep"/&gt;</w:delText>
              </w:r>
            </w:del>
          </w:p>
          <w:p w14:paraId="2A0731FC" w14:textId="4CCE1D4D" w:rsidR="00C31DBC" w:rsidRPr="009F1B7D" w:rsidDel="004238F6" w:rsidRDefault="00C31DBC" w:rsidP="00011096">
            <w:pPr>
              <w:pStyle w:val="XML3"/>
              <w:rPr>
                <w:del w:id="1748" w:author="Thomas Dietz" w:date="2012-08-08T14:26:00Z"/>
              </w:rPr>
            </w:pPr>
            <w:del w:id="1749" w:author="Thomas Dietz" w:date="2012-08-08T14:26:00Z">
              <w:r w:rsidRPr="009F1B7D" w:rsidDel="004238F6">
                <w:delText>&lt;/xs:restriction&gt;</w:delText>
              </w:r>
            </w:del>
          </w:p>
          <w:p w14:paraId="711560CB" w14:textId="2F116C90" w:rsidR="00C31DBC" w:rsidRPr="009F1B7D" w:rsidDel="004238F6" w:rsidRDefault="00C31DBC" w:rsidP="00011096">
            <w:pPr>
              <w:pStyle w:val="XML2"/>
              <w:rPr>
                <w:del w:id="1750" w:author="Thomas Dietz" w:date="2012-08-08T14:26:00Z"/>
              </w:rPr>
            </w:pPr>
            <w:del w:id="1751" w:author="Thomas Dietz" w:date="2012-08-08T14:26:00Z">
              <w:r w:rsidRPr="009F1B7D" w:rsidDel="004238F6">
                <w:delText>&lt;/xs:simpleType&gt;</w:delText>
              </w:r>
            </w:del>
          </w:p>
          <w:p w14:paraId="5C2F3A30" w14:textId="4A7E9579" w:rsidR="00C31DBC" w:rsidRPr="009F1B7D" w:rsidDel="004238F6" w:rsidRDefault="00C31DBC" w:rsidP="00011096">
            <w:pPr>
              <w:pStyle w:val="XML2"/>
              <w:rPr>
                <w:del w:id="1752" w:author="Thomas Dietz" w:date="2012-08-08T14:26:00Z"/>
              </w:rPr>
            </w:pPr>
          </w:p>
          <w:p w14:paraId="1AD839C0" w14:textId="43738E79" w:rsidR="00C31DBC" w:rsidRPr="009F1B7D" w:rsidDel="004238F6" w:rsidRDefault="00C31DBC" w:rsidP="00011096">
            <w:pPr>
              <w:pStyle w:val="XML2"/>
              <w:rPr>
                <w:del w:id="1753" w:author="Thomas Dietz" w:date="2012-08-08T14:26:00Z"/>
              </w:rPr>
            </w:pPr>
            <w:del w:id="1754" w:author="Thomas Dietz" w:date="2012-08-08T14:26:00Z">
              <w:r w:rsidRPr="009F1B7D" w:rsidDel="004238F6">
                <w:delText>&lt;xs:complexType name="OFLogicalSwitchType"&gt;</w:delText>
              </w:r>
            </w:del>
          </w:p>
          <w:p w14:paraId="742C4D51" w14:textId="471C66D3" w:rsidR="00C31DBC" w:rsidRPr="009F1B7D" w:rsidDel="004238F6" w:rsidRDefault="00C31DBC" w:rsidP="00011096">
            <w:pPr>
              <w:pStyle w:val="XML3"/>
              <w:rPr>
                <w:del w:id="1755" w:author="Thomas Dietz" w:date="2012-08-08T14:26:00Z"/>
              </w:rPr>
            </w:pPr>
            <w:del w:id="1756" w:author="Thomas Dietz" w:date="2012-08-08T14:26:00Z">
              <w:r w:rsidRPr="009F1B7D" w:rsidDel="004238F6">
                <w:delText>&lt;xs:annotation&gt;</w:delText>
              </w:r>
            </w:del>
          </w:p>
          <w:p w14:paraId="629F2312" w14:textId="79109432" w:rsidR="00C31DBC" w:rsidRPr="009F1B7D" w:rsidDel="004238F6" w:rsidRDefault="00C31DBC" w:rsidP="00011096">
            <w:pPr>
              <w:pStyle w:val="XML4"/>
              <w:rPr>
                <w:del w:id="1757" w:author="Thomas Dietz" w:date="2012-08-08T14:26:00Z"/>
              </w:rPr>
            </w:pPr>
            <w:del w:id="1758" w:author="Thomas Dietz" w:date="2012-08-08T14:26:00Z">
              <w:r w:rsidRPr="009F1B7D" w:rsidDel="004238F6">
                <w:delText>&lt;xs:documentation&gt;The representation of an OpenFlow Logical Switch</w:delText>
              </w:r>
            </w:del>
          </w:p>
          <w:p w14:paraId="0E11531E" w14:textId="3107DEA9" w:rsidR="00C31DBC" w:rsidRPr="009F1B7D" w:rsidDel="004238F6" w:rsidRDefault="00C31DBC" w:rsidP="00011096">
            <w:pPr>
              <w:pStyle w:val="XML4"/>
              <w:rPr>
                <w:del w:id="1759" w:author="Thomas Dietz" w:date="2012-08-08T14:26:00Z"/>
              </w:rPr>
            </w:pPr>
            <w:del w:id="1760" w:author="Thomas Dietz" w:date="2012-08-08T14:26:00Z">
              <w:r w:rsidRPr="009F1B7D" w:rsidDel="004238F6">
                <w:delText>&lt;/xs:documentation&gt;</w:delText>
              </w:r>
            </w:del>
          </w:p>
          <w:p w14:paraId="49AE56C0" w14:textId="12621A39" w:rsidR="00C31DBC" w:rsidRPr="009F1B7D" w:rsidDel="004238F6" w:rsidRDefault="00C31DBC" w:rsidP="00011096">
            <w:pPr>
              <w:pStyle w:val="XML3"/>
              <w:rPr>
                <w:del w:id="1761" w:author="Thomas Dietz" w:date="2012-08-08T14:26:00Z"/>
              </w:rPr>
            </w:pPr>
            <w:del w:id="1762" w:author="Thomas Dietz" w:date="2012-08-08T14:26:00Z">
              <w:r w:rsidRPr="009F1B7D" w:rsidDel="004238F6">
                <w:delText>&lt;/xs:annotation&gt;</w:delText>
              </w:r>
            </w:del>
          </w:p>
          <w:p w14:paraId="4042EE13" w14:textId="5BD025E4" w:rsidR="00C31DBC" w:rsidRPr="009F1B7D" w:rsidDel="004238F6" w:rsidRDefault="00C31DBC" w:rsidP="00011096">
            <w:pPr>
              <w:pStyle w:val="XML3"/>
              <w:rPr>
                <w:del w:id="1763" w:author="Thomas Dietz" w:date="2012-08-08T14:26:00Z"/>
              </w:rPr>
            </w:pPr>
            <w:del w:id="1764" w:author="Thomas Dietz" w:date="2012-08-08T14:26:00Z">
              <w:r w:rsidRPr="009F1B7D" w:rsidDel="004238F6">
                <w:delText>&lt;xs:sequence&gt;</w:delText>
              </w:r>
            </w:del>
          </w:p>
          <w:p w14:paraId="62B41F13" w14:textId="5442FF44" w:rsidR="00C31DBC" w:rsidRPr="009F1B7D" w:rsidDel="004238F6" w:rsidRDefault="00C31DBC" w:rsidP="00011096">
            <w:pPr>
              <w:pStyle w:val="XML4"/>
              <w:rPr>
                <w:del w:id="1765" w:author="Thomas Dietz" w:date="2012-08-08T14:26:00Z"/>
              </w:rPr>
            </w:pPr>
            <w:del w:id="1766" w:author="Thomas Dietz" w:date="2012-08-08T14:26:00Z">
              <w:r w:rsidRPr="009F1B7D" w:rsidDel="004238F6">
                <w:delText>&lt;xs:element name="id" type="OFConfigID"&gt;</w:delText>
              </w:r>
            </w:del>
          </w:p>
          <w:p w14:paraId="33190361" w14:textId="3C836E8F" w:rsidR="00C31DBC" w:rsidRPr="009F1B7D" w:rsidDel="004238F6" w:rsidRDefault="00C31DBC" w:rsidP="00011096">
            <w:pPr>
              <w:pStyle w:val="XML5"/>
              <w:rPr>
                <w:del w:id="1767" w:author="Thomas Dietz" w:date="2012-08-08T14:26:00Z"/>
              </w:rPr>
            </w:pPr>
            <w:del w:id="1768" w:author="Thomas Dietz" w:date="2012-08-08T14:26:00Z">
              <w:r w:rsidRPr="009F1B7D" w:rsidDel="004238F6">
                <w:delText>&lt;xs:annotation&gt;</w:delText>
              </w:r>
            </w:del>
          </w:p>
          <w:p w14:paraId="61A37428" w14:textId="14C7CD45" w:rsidR="00C31DBC" w:rsidRPr="009F1B7D" w:rsidDel="004238F6" w:rsidRDefault="00C31DBC" w:rsidP="00011096">
            <w:pPr>
              <w:pStyle w:val="XML6"/>
              <w:rPr>
                <w:del w:id="1769" w:author="Thomas Dietz" w:date="2012-08-08T14:26:00Z"/>
              </w:rPr>
            </w:pPr>
            <w:del w:id="1770" w:author="Thomas Dietz" w:date="2012-08-08T14:26:00Z">
              <w:r w:rsidRPr="009F1B7D" w:rsidDel="004238F6">
                <w:delText>&lt;xs:documentation&gt;An unique but locally arbitrary identifier that identifies an OpenFlow Logical Switch within an OpenFlow Capable Switch. It is persistent across reboots of the system.</w:delText>
              </w:r>
            </w:del>
          </w:p>
          <w:p w14:paraId="56AC0D27" w14:textId="27659871" w:rsidR="00C31DBC" w:rsidRPr="009F1B7D" w:rsidDel="004238F6" w:rsidRDefault="00C31DBC" w:rsidP="00011096">
            <w:pPr>
              <w:pStyle w:val="XML6"/>
              <w:rPr>
                <w:del w:id="1771" w:author="Thomas Dietz" w:date="2012-08-08T14:26:00Z"/>
              </w:rPr>
            </w:pPr>
            <w:del w:id="1772" w:author="Thomas Dietz" w:date="2012-08-08T14:26:00Z">
              <w:r w:rsidRPr="009F1B7D" w:rsidDel="004238F6">
                <w:delText>&lt;/xs:documentation&gt;</w:delText>
              </w:r>
            </w:del>
          </w:p>
          <w:p w14:paraId="21817D37" w14:textId="35B05EE7" w:rsidR="00C31DBC" w:rsidRPr="009F1B7D" w:rsidDel="004238F6" w:rsidRDefault="00C31DBC" w:rsidP="00011096">
            <w:pPr>
              <w:pStyle w:val="XML5"/>
              <w:rPr>
                <w:del w:id="1773" w:author="Thomas Dietz" w:date="2012-08-08T14:26:00Z"/>
              </w:rPr>
            </w:pPr>
            <w:del w:id="1774" w:author="Thomas Dietz" w:date="2012-08-08T14:26:00Z">
              <w:r w:rsidRPr="009F1B7D" w:rsidDel="004238F6">
                <w:delText>&lt;/xs:annotation&gt;</w:delText>
              </w:r>
            </w:del>
          </w:p>
          <w:p w14:paraId="7FAD7DF8" w14:textId="036E0A1F" w:rsidR="00C31DBC" w:rsidDel="004238F6" w:rsidRDefault="00C31DBC" w:rsidP="00011096">
            <w:pPr>
              <w:pStyle w:val="XML4"/>
              <w:rPr>
                <w:del w:id="1775" w:author="Thomas Dietz" w:date="2012-08-08T14:26:00Z"/>
              </w:rPr>
            </w:pPr>
            <w:del w:id="1776" w:author="Thomas Dietz" w:date="2012-08-08T14:26:00Z">
              <w:r w:rsidRPr="009F1B7D" w:rsidDel="004238F6">
                <w:delText>&lt;/xs:element&gt;</w:delText>
              </w:r>
            </w:del>
          </w:p>
          <w:p w14:paraId="4E68F023" w14:textId="56DEED97" w:rsidR="00D30DB3" w:rsidDel="004238F6" w:rsidRDefault="00D30DB3" w:rsidP="00025A73">
            <w:pPr>
              <w:pStyle w:val="XML5"/>
              <w:rPr>
                <w:del w:id="1777" w:author="Thomas Dietz" w:date="2012-08-08T14:26:00Z"/>
                <w:color w:val="F5844C"/>
              </w:rPr>
            </w:pPr>
            <w:del w:id="1778" w:author="Thomas Dietz" w:date="2012-08-08T14:26:00Z">
              <w:r w:rsidRPr="00825EF4" w:rsidDel="004238F6">
                <w:delText>&lt;xs:element</w:delText>
              </w:r>
              <w:r w:rsidR="00F27C8A" w:rsidDel="004238F6">
                <w:delText xml:space="preserve"> </w:delText>
              </w:r>
              <w:r w:rsidRPr="00825EF4" w:rsidDel="004238F6">
                <w:delText>name=</w:delText>
              </w:r>
              <w:r w:rsidDel="004238F6">
                <w:delText>"capabilities"</w:delText>
              </w:r>
            </w:del>
          </w:p>
          <w:p w14:paraId="2AD14FAC" w14:textId="3DA24408" w:rsidR="00D30DB3" w:rsidDel="004238F6" w:rsidRDefault="00D30DB3" w:rsidP="00D30DB3">
            <w:pPr>
              <w:pStyle w:val="XML9"/>
              <w:rPr>
                <w:del w:id="1779" w:author="Thomas Dietz" w:date="2012-08-08T14:26:00Z"/>
                <w:color w:val="000096"/>
              </w:rPr>
            </w:pPr>
            <w:del w:id="1780" w:author="Thomas Dietz" w:date="2012-08-08T14:26:00Z">
              <w:r w:rsidRPr="00825EF4" w:rsidDel="004238F6">
                <w:delText>type=</w:delText>
              </w:r>
              <w:r w:rsidDel="004238F6">
                <w:delText>"OFLogicalSwitchCapabilitiesType"</w:delText>
              </w:r>
              <w:r w:rsidDel="004238F6">
                <w:rPr>
                  <w:color w:val="000096"/>
                </w:rPr>
                <w:delText>&gt;</w:delText>
              </w:r>
            </w:del>
          </w:p>
          <w:p w14:paraId="24FD488E" w14:textId="71709383" w:rsidR="00D30DB3" w:rsidRPr="009F1B7D" w:rsidDel="004238F6" w:rsidRDefault="00D30DB3" w:rsidP="00D30DB3">
            <w:pPr>
              <w:pStyle w:val="XML5"/>
              <w:rPr>
                <w:del w:id="1781" w:author="Thomas Dietz" w:date="2012-08-08T14:26:00Z"/>
              </w:rPr>
            </w:pPr>
            <w:del w:id="1782" w:author="Thomas Dietz" w:date="2012-08-08T14:26:00Z">
              <w:r w:rsidRPr="009F1B7D" w:rsidDel="004238F6">
                <w:delText>&lt;xs:annotation&gt;</w:delText>
              </w:r>
            </w:del>
          </w:p>
          <w:p w14:paraId="23D53738" w14:textId="3086879F" w:rsidR="00D30DB3" w:rsidRPr="009F1B7D" w:rsidDel="004238F6" w:rsidRDefault="00D30DB3" w:rsidP="00D30DB3">
            <w:pPr>
              <w:pStyle w:val="XML6"/>
              <w:rPr>
                <w:del w:id="1783" w:author="Thomas Dietz" w:date="2012-08-08T14:26:00Z"/>
              </w:rPr>
            </w:pPr>
            <w:del w:id="1784" w:author="Thomas Dietz" w:date="2012-08-08T14:26:00Z">
              <w:r w:rsidRPr="009F1B7D" w:rsidDel="004238F6">
                <w:lastRenderedPageBreak/>
                <w:delText>&lt;xs:documentation&gt;</w:delText>
              </w:r>
              <w:r w:rsidR="009A74E6" w:rsidDel="004238F6">
                <w:delText>Capability items of logical switch.</w:delText>
              </w:r>
            </w:del>
          </w:p>
          <w:p w14:paraId="45B42BB2" w14:textId="0C89C7F7" w:rsidR="00D30DB3" w:rsidRPr="009F1B7D" w:rsidDel="004238F6" w:rsidRDefault="00D30DB3" w:rsidP="00D30DB3">
            <w:pPr>
              <w:pStyle w:val="XML6"/>
              <w:rPr>
                <w:del w:id="1785" w:author="Thomas Dietz" w:date="2012-08-08T14:26:00Z"/>
              </w:rPr>
            </w:pPr>
            <w:del w:id="1786" w:author="Thomas Dietz" w:date="2012-08-08T14:26:00Z">
              <w:r w:rsidRPr="009F1B7D" w:rsidDel="004238F6">
                <w:delText>&lt;/xs:documentation&gt;</w:delText>
              </w:r>
            </w:del>
          </w:p>
          <w:p w14:paraId="2BFD2907" w14:textId="69BF1662" w:rsidR="00D30DB3" w:rsidRPr="009F1B7D" w:rsidDel="004238F6" w:rsidRDefault="00D30DB3" w:rsidP="00D30DB3">
            <w:pPr>
              <w:pStyle w:val="XML5"/>
              <w:rPr>
                <w:del w:id="1787" w:author="Thomas Dietz" w:date="2012-08-08T14:26:00Z"/>
              </w:rPr>
            </w:pPr>
            <w:del w:id="1788" w:author="Thomas Dietz" w:date="2012-08-08T14:26:00Z">
              <w:r w:rsidRPr="009F1B7D" w:rsidDel="004238F6">
                <w:delText>&lt;/xs:annotation&gt;</w:delText>
              </w:r>
            </w:del>
          </w:p>
          <w:p w14:paraId="6898F12B" w14:textId="14580B10" w:rsidR="00D30DB3" w:rsidRPr="009F1B7D" w:rsidDel="004238F6" w:rsidRDefault="00D30DB3" w:rsidP="00BB61C6">
            <w:pPr>
              <w:pStyle w:val="XML4"/>
              <w:rPr>
                <w:del w:id="1789" w:author="Thomas Dietz" w:date="2012-08-08T14:26:00Z"/>
              </w:rPr>
            </w:pPr>
            <w:del w:id="1790" w:author="Thomas Dietz" w:date="2012-08-08T14:26:00Z">
              <w:r w:rsidDel="004238F6">
                <w:rPr>
                  <w:color w:val="000096"/>
                </w:rPr>
                <w:delText>&lt;/xs:element&gt;</w:delText>
              </w:r>
            </w:del>
          </w:p>
          <w:p w14:paraId="3DC68EE0" w14:textId="5D21CE30" w:rsidR="00C31DBC" w:rsidRPr="009F1B7D" w:rsidDel="004238F6" w:rsidRDefault="00C31DBC" w:rsidP="00011096">
            <w:pPr>
              <w:pStyle w:val="XML4"/>
              <w:rPr>
                <w:del w:id="1791" w:author="Thomas Dietz" w:date="2012-08-08T14:26:00Z"/>
              </w:rPr>
            </w:pPr>
            <w:del w:id="1792" w:author="Thomas Dietz" w:date="2012-08-08T14:26:00Z">
              <w:r w:rsidRPr="009F1B7D" w:rsidDel="004238F6">
                <w:delText>&lt;xs:element name="datapath-id" type="OFConfigID"&gt;</w:delText>
              </w:r>
            </w:del>
          </w:p>
          <w:p w14:paraId="056403EA" w14:textId="35DB01D7" w:rsidR="00C31DBC" w:rsidRPr="009F1B7D" w:rsidDel="004238F6" w:rsidRDefault="00C31DBC" w:rsidP="00011096">
            <w:pPr>
              <w:pStyle w:val="XML5"/>
              <w:rPr>
                <w:del w:id="1793" w:author="Thomas Dietz" w:date="2012-08-08T14:26:00Z"/>
              </w:rPr>
            </w:pPr>
            <w:del w:id="1794" w:author="Thomas Dietz" w:date="2012-08-08T14:26:00Z">
              <w:r w:rsidRPr="009F1B7D" w:rsidDel="004238F6">
                <w:delText>&lt;xs:annotation&gt;</w:delText>
              </w:r>
            </w:del>
          </w:p>
          <w:p w14:paraId="68F6E7FF" w14:textId="4C6B1D68" w:rsidR="00C31DBC" w:rsidRPr="009F1B7D" w:rsidDel="004238F6" w:rsidRDefault="00C31DBC" w:rsidP="00011096">
            <w:pPr>
              <w:pStyle w:val="XML6"/>
              <w:rPr>
                <w:del w:id="1795" w:author="Thomas Dietz" w:date="2012-08-08T14:26:00Z"/>
              </w:rPr>
            </w:pPr>
            <w:del w:id="1796" w:author="Thomas Dietz" w:date="2012-08-08T14:26:00Z">
              <w:r w:rsidRPr="009F1B7D" w:rsidDel="004238F6">
                <w:delText>&lt;xs:documentation&gt;A unique identifier that identifiers an OpenFlow Logical Switch within the context of an OpenFlow Controller.</w:delText>
              </w:r>
            </w:del>
          </w:p>
          <w:p w14:paraId="632F001F" w14:textId="62A6F241" w:rsidR="00C31DBC" w:rsidRPr="009F1B7D" w:rsidDel="004238F6" w:rsidRDefault="00C31DBC" w:rsidP="00011096">
            <w:pPr>
              <w:pStyle w:val="XML6"/>
              <w:rPr>
                <w:del w:id="1797" w:author="Thomas Dietz" w:date="2012-08-08T14:26:00Z"/>
              </w:rPr>
            </w:pPr>
            <w:del w:id="1798" w:author="Thomas Dietz" w:date="2012-08-08T14:26:00Z">
              <w:r w:rsidRPr="009F1B7D" w:rsidDel="004238F6">
                <w:delText>&lt;/xs:documentation&gt;</w:delText>
              </w:r>
            </w:del>
          </w:p>
          <w:p w14:paraId="1D2480FA" w14:textId="121BDE10" w:rsidR="00C31DBC" w:rsidRPr="009F1B7D" w:rsidDel="004238F6" w:rsidRDefault="00C31DBC" w:rsidP="00011096">
            <w:pPr>
              <w:pStyle w:val="XML5"/>
              <w:rPr>
                <w:del w:id="1799" w:author="Thomas Dietz" w:date="2012-08-08T14:26:00Z"/>
              </w:rPr>
            </w:pPr>
            <w:del w:id="1800" w:author="Thomas Dietz" w:date="2012-08-08T14:26:00Z">
              <w:r w:rsidRPr="009F1B7D" w:rsidDel="004238F6">
                <w:delText>&lt;/xs:annotation&gt;</w:delText>
              </w:r>
            </w:del>
          </w:p>
          <w:p w14:paraId="1C74B6E3" w14:textId="1C6FD045" w:rsidR="00C31DBC" w:rsidRPr="009F1B7D" w:rsidDel="004238F6" w:rsidRDefault="00C31DBC" w:rsidP="00011096">
            <w:pPr>
              <w:pStyle w:val="XML4"/>
              <w:rPr>
                <w:del w:id="1801" w:author="Thomas Dietz" w:date="2012-08-08T14:26:00Z"/>
              </w:rPr>
            </w:pPr>
            <w:del w:id="1802" w:author="Thomas Dietz" w:date="2012-08-08T14:26:00Z">
              <w:r w:rsidRPr="009F1B7D" w:rsidDel="004238F6">
                <w:delText>&lt;/xs:element&gt;</w:delText>
              </w:r>
            </w:del>
          </w:p>
          <w:p w14:paraId="4498E18E" w14:textId="7030E2D4" w:rsidR="00C31DBC" w:rsidDel="004238F6" w:rsidRDefault="00C31DBC" w:rsidP="00011096">
            <w:pPr>
              <w:pStyle w:val="XML4"/>
              <w:rPr>
                <w:del w:id="1803" w:author="Thomas Dietz" w:date="2012-08-08T14:26:00Z"/>
              </w:rPr>
            </w:pPr>
            <w:del w:id="1804" w:author="Thomas Dietz" w:date="2012-08-08T14:26:00Z">
              <w:r w:rsidRPr="009F1B7D" w:rsidDel="004238F6">
                <w:delText>&lt;xs:element name="enabled" type="xs:boolean"/&gt;</w:delText>
              </w:r>
            </w:del>
          </w:p>
          <w:p w14:paraId="165763D2" w14:textId="2CBD3B41" w:rsidR="009D0278" w:rsidRPr="009F1B7D" w:rsidDel="004238F6" w:rsidRDefault="009D0278" w:rsidP="009D0278">
            <w:pPr>
              <w:pStyle w:val="XML4"/>
              <w:rPr>
                <w:del w:id="1805" w:author="Thomas Dietz" w:date="2012-08-08T14:26:00Z"/>
              </w:rPr>
            </w:pPr>
            <w:del w:id="1806" w:author="Thomas Dietz" w:date="2012-08-08T14:26:00Z">
              <w:r w:rsidRPr="009F1B7D" w:rsidDel="004238F6">
                <w:delText>&lt;xs:element name="</w:delText>
              </w:r>
              <w:r w:rsidDel="004238F6">
                <w:delText>check-controller-certificate</w:delText>
              </w:r>
              <w:r w:rsidRPr="009F1B7D" w:rsidDel="004238F6">
                <w:delText>"</w:delText>
              </w:r>
            </w:del>
          </w:p>
          <w:p w14:paraId="556171CB" w14:textId="2281341F" w:rsidR="009D0278" w:rsidDel="004238F6" w:rsidRDefault="009D0278" w:rsidP="009D0278">
            <w:pPr>
              <w:pStyle w:val="XML9"/>
              <w:rPr>
                <w:del w:id="1807" w:author="Thomas Dietz" w:date="2012-08-08T14:26:00Z"/>
              </w:rPr>
            </w:pPr>
            <w:del w:id="1808" w:author="Thomas Dietz" w:date="2012-08-08T14:26:00Z">
              <w:r w:rsidRPr="009F1B7D" w:rsidDel="004238F6">
                <w:delText>type="xs:boolean"/&gt;</w:delText>
              </w:r>
            </w:del>
          </w:p>
          <w:p w14:paraId="3811DC2E" w14:textId="32AAC3FE" w:rsidR="00C31DBC" w:rsidRPr="009F1B7D" w:rsidDel="004238F6" w:rsidRDefault="00C31DBC" w:rsidP="00011096">
            <w:pPr>
              <w:pStyle w:val="XML4"/>
              <w:rPr>
                <w:del w:id="1809" w:author="Thomas Dietz" w:date="2012-08-08T14:26:00Z"/>
              </w:rPr>
            </w:pPr>
            <w:del w:id="1810" w:author="Thomas Dietz" w:date="2012-08-08T14:26:00Z">
              <w:r w:rsidRPr="009F1B7D" w:rsidDel="004238F6">
                <w:delText>&lt;xs:element name="</w:delText>
              </w:r>
              <w:r w:rsidDel="004238F6">
                <w:delText>lost-connection-behavior</w:delText>
              </w:r>
              <w:r w:rsidRPr="009F1B7D" w:rsidDel="004238F6">
                <w:delText xml:space="preserve">" </w:delText>
              </w:r>
            </w:del>
          </w:p>
          <w:p w14:paraId="20389127" w14:textId="0DBF534F" w:rsidR="00C31DBC" w:rsidRPr="009F1B7D" w:rsidDel="004238F6" w:rsidRDefault="00C31DBC" w:rsidP="00011096">
            <w:pPr>
              <w:pStyle w:val="XML6"/>
              <w:rPr>
                <w:del w:id="1811" w:author="Thomas Dietz" w:date="2012-08-08T14:26:00Z"/>
              </w:rPr>
            </w:pPr>
            <w:del w:id="1812" w:author="Thomas Dietz" w:date="2012-08-08T14:26:00Z">
              <w:r w:rsidRPr="009F1B7D" w:rsidDel="004238F6">
                <w:delText>type="OF</w:delText>
              </w:r>
              <w:r w:rsidDel="004238F6">
                <w:delText>LogicalSwitchLostConnnectionBehavior</w:delText>
              </w:r>
              <w:r w:rsidRPr="009F1B7D" w:rsidDel="004238F6">
                <w:delText>"/&gt;</w:delText>
              </w:r>
            </w:del>
          </w:p>
          <w:p w14:paraId="352540BD" w14:textId="10381A2D" w:rsidR="00C31DBC" w:rsidRPr="009F1B7D" w:rsidDel="004238F6" w:rsidRDefault="00C31DBC" w:rsidP="00011096">
            <w:pPr>
              <w:pStyle w:val="XML4"/>
              <w:rPr>
                <w:del w:id="1813" w:author="Thomas Dietz" w:date="2012-08-08T14:26:00Z"/>
              </w:rPr>
            </w:pPr>
            <w:del w:id="1814" w:author="Thomas Dietz" w:date="2012-08-08T14:26:00Z">
              <w:r w:rsidRPr="009F1B7D" w:rsidDel="004238F6">
                <w:delText>&lt;xs:element name="controllers" type="OFControllerListType"&gt;</w:delText>
              </w:r>
            </w:del>
          </w:p>
          <w:p w14:paraId="713155A5" w14:textId="64D8BDF0" w:rsidR="00C31DBC" w:rsidRPr="009F1B7D" w:rsidDel="004238F6" w:rsidRDefault="00C31DBC" w:rsidP="00011096">
            <w:pPr>
              <w:pStyle w:val="XML5"/>
              <w:rPr>
                <w:del w:id="1815" w:author="Thomas Dietz" w:date="2012-08-08T14:26:00Z"/>
              </w:rPr>
            </w:pPr>
            <w:del w:id="1816" w:author="Thomas Dietz" w:date="2012-08-08T14:26:00Z">
              <w:r w:rsidRPr="009F1B7D" w:rsidDel="004238F6">
                <w:delText>&lt;xs:annotation&gt;</w:delText>
              </w:r>
            </w:del>
          </w:p>
          <w:p w14:paraId="0CAF839F" w14:textId="25F5690A" w:rsidR="00C31DBC" w:rsidRPr="009F1B7D" w:rsidDel="004238F6" w:rsidRDefault="00C31DBC" w:rsidP="00011096">
            <w:pPr>
              <w:pStyle w:val="XML6"/>
              <w:rPr>
                <w:del w:id="1817" w:author="Thomas Dietz" w:date="2012-08-08T14:26:00Z"/>
              </w:rPr>
            </w:pPr>
            <w:del w:id="1818" w:author="Thomas Dietz" w:date="2012-08-08T14:26:00Z">
              <w:r w:rsidRPr="009F1B7D" w:rsidDel="004238F6">
                <w:delText>&lt;xs:documentation&gt;The list of controllers that are assigned to the OpenFlow Logical Switch.</w:delText>
              </w:r>
            </w:del>
          </w:p>
          <w:p w14:paraId="445914CC" w14:textId="6266C925" w:rsidR="00C31DBC" w:rsidRPr="009F1B7D" w:rsidDel="004238F6" w:rsidRDefault="00C31DBC" w:rsidP="00011096">
            <w:pPr>
              <w:pStyle w:val="XML6"/>
              <w:rPr>
                <w:del w:id="1819" w:author="Thomas Dietz" w:date="2012-08-08T14:26:00Z"/>
              </w:rPr>
            </w:pPr>
            <w:del w:id="1820" w:author="Thomas Dietz" w:date="2012-08-08T14:26:00Z">
              <w:r w:rsidRPr="009F1B7D" w:rsidDel="004238F6">
                <w:delText>&lt;/xs:documentation&gt;</w:delText>
              </w:r>
            </w:del>
          </w:p>
          <w:p w14:paraId="287FAC21" w14:textId="4CEAA3A2" w:rsidR="00C31DBC" w:rsidRPr="009F1B7D" w:rsidDel="004238F6" w:rsidRDefault="00C31DBC" w:rsidP="00011096">
            <w:pPr>
              <w:pStyle w:val="XML5"/>
              <w:rPr>
                <w:del w:id="1821" w:author="Thomas Dietz" w:date="2012-08-08T14:26:00Z"/>
              </w:rPr>
            </w:pPr>
            <w:del w:id="1822" w:author="Thomas Dietz" w:date="2012-08-08T14:26:00Z">
              <w:r w:rsidRPr="009F1B7D" w:rsidDel="004238F6">
                <w:delText>&lt;/xs:annotation&gt;</w:delText>
              </w:r>
            </w:del>
          </w:p>
          <w:p w14:paraId="44FB358B" w14:textId="33EF8A41" w:rsidR="00C31DBC" w:rsidRPr="009F1B7D" w:rsidDel="004238F6" w:rsidRDefault="00C31DBC" w:rsidP="00011096">
            <w:pPr>
              <w:pStyle w:val="XML4"/>
              <w:rPr>
                <w:del w:id="1823" w:author="Thomas Dietz" w:date="2012-08-08T14:26:00Z"/>
              </w:rPr>
            </w:pPr>
            <w:del w:id="1824" w:author="Thomas Dietz" w:date="2012-08-08T14:26:00Z">
              <w:r w:rsidRPr="009F1B7D" w:rsidDel="004238F6">
                <w:delText>&lt;/xs:element&gt;</w:delText>
              </w:r>
            </w:del>
          </w:p>
          <w:p w14:paraId="7442013D" w14:textId="5ECFD58F" w:rsidR="00C31DBC" w:rsidRPr="009F1B7D" w:rsidDel="004238F6" w:rsidRDefault="00C31DBC" w:rsidP="00011096">
            <w:pPr>
              <w:pStyle w:val="XML4"/>
              <w:rPr>
                <w:del w:id="1825" w:author="Thomas Dietz" w:date="2012-08-08T14:26:00Z"/>
              </w:rPr>
            </w:pPr>
            <w:del w:id="1826" w:author="Thomas Dietz" w:date="2012-08-08T14:26:00Z">
              <w:r w:rsidRPr="009F1B7D" w:rsidDel="004238F6">
                <w:delText xml:space="preserve">&lt;xs:element name="resources" </w:delText>
              </w:r>
            </w:del>
          </w:p>
          <w:p w14:paraId="23368902" w14:textId="5A7E14B5" w:rsidR="00C31DBC" w:rsidRPr="009F1B7D" w:rsidDel="004238F6" w:rsidRDefault="00C31DBC" w:rsidP="00011096">
            <w:pPr>
              <w:pStyle w:val="XML9"/>
              <w:rPr>
                <w:del w:id="1827" w:author="Thomas Dietz" w:date="2012-08-08T14:26:00Z"/>
              </w:rPr>
            </w:pPr>
            <w:del w:id="1828" w:author="Thomas Dietz" w:date="2012-08-08T14:26:00Z">
              <w:r w:rsidRPr="009F1B7D" w:rsidDel="004238F6">
                <w:delText>type="OFLogicalSwitchResourceListType"&gt;</w:delText>
              </w:r>
            </w:del>
          </w:p>
          <w:p w14:paraId="7E32D156" w14:textId="77A567C4" w:rsidR="00C31DBC" w:rsidRPr="009F1B7D" w:rsidDel="004238F6" w:rsidRDefault="00C31DBC" w:rsidP="00011096">
            <w:pPr>
              <w:pStyle w:val="XML5"/>
              <w:rPr>
                <w:del w:id="1829" w:author="Thomas Dietz" w:date="2012-08-08T14:26:00Z"/>
              </w:rPr>
            </w:pPr>
            <w:del w:id="1830" w:author="Thomas Dietz" w:date="2012-08-08T14:26:00Z">
              <w:r w:rsidRPr="009F1B7D" w:rsidDel="004238F6">
                <w:delText>&lt;xs:annotation&gt;</w:delText>
              </w:r>
            </w:del>
          </w:p>
          <w:p w14:paraId="7E95D89C" w14:textId="50B89033" w:rsidR="00C31DBC" w:rsidRPr="009F1B7D" w:rsidDel="004238F6" w:rsidRDefault="00C31DBC" w:rsidP="00011096">
            <w:pPr>
              <w:pStyle w:val="XML6"/>
              <w:rPr>
                <w:del w:id="1831" w:author="Thomas Dietz" w:date="2012-08-08T14:26:00Z"/>
              </w:rPr>
            </w:pPr>
            <w:del w:id="1832" w:author="Thomas Dietz" w:date="2012-08-08T14:26:00Z">
              <w:r w:rsidRPr="009F1B7D" w:rsidDel="004238F6">
                <w:delText>&lt;xs:documentation&gt;The list of references to all resources of the OpenFlow Capable Switch that the OpenFlow Logical Switch has exclusive access to.</w:delText>
              </w:r>
            </w:del>
          </w:p>
          <w:p w14:paraId="55A3C8FD" w14:textId="0FAD7B7F" w:rsidR="00C31DBC" w:rsidRPr="009F1B7D" w:rsidDel="004238F6" w:rsidRDefault="00C31DBC" w:rsidP="00011096">
            <w:pPr>
              <w:pStyle w:val="XML6"/>
              <w:rPr>
                <w:del w:id="1833" w:author="Thomas Dietz" w:date="2012-08-08T14:26:00Z"/>
              </w:rPr>
            </w:pPr>
            <w:del w:id="1834" w:author="Thomas Dietz" w:date="2012-08-08T14:26:00Z">
              <w:r w:rsidRPr="009F1B7D" w:rsidDel="004238F6">
                <w:delText>&lt;/xs:documentation&gt;</w:delText>
              </w:r>
            </w:del>
          </w:p>
          <w:p w14:paraId="0762768B" w14:textId="53C25716" w:rsidR="00C31DBC" w:rsidRPr="009F1B7D" w:rsidDel="004238F6" w:rsidRDefault="00C31DBC" w:rsidP="00011096">
            <w:pPr>
              <w:pStyle w:val="XML5"/>
              <w:rPr>
                <w:del w:id="1835" w:author="Thomas Dietz" w:date="2012-08-08T14:26:00Z"/>
              </w:rPr>
            </w:pPr>
            <w:del w:id="1836" w:author="Thomas Dietz" w:date="2012-08-08T14:26:00Z">
              <w:r w:rsidRPr="009F1B7D" w:rsidDel="004238F6">
                <w:delText>&lt;/xs:annotation&gt;</w:delText>
              </w:r>
            </w:del>
          </w:p>
          <w:p w14:paraId="676A63CC" w14:textId="7C3CBE57" w:rsidR="00C31DBC" w:rsidRPr="009F1B7D" w:rsidDel="004238F6" w:rsidRDefault="00C31DBC" w:rsidP="00011096">
            <w:pPr>
              <w:pStyle w:val="XML4"/>
              <w:rPr>
                <w:del w:id="1837" w:author="Thomas Dietz" w:date="2012-08-08T14:26:00Z"/>
              </w:rPr>
            </w:pPr>
            <w:del w:id="1838" w:author="Thomas Dietz" w:date="2012-08-08T14:26:00Z">
              <w:r w:rsidRPr="009F1B7D" w:rsidDel="004238F6">
                <w:delText>&lt;/xs:element&gt;</w:delText>
              </w:r>
            </w:del>
          </w:p>
          <w:p w14:paraId="778376E0" w14:textId="774A45CE" w:rsidR="00C31DBC" w:rsidRPr="009F1B7D" w:rsidDel="004238F6" w:rsidRDefault="00C31DBC" w:rsidP="00011096">
            <w:pPr>
              <w:pStyle w:val="XML3"/>
              <w:rPr>
                <w:del w:id="1839" w:author="Thomas Dietz" w:date="2012-08-08T14:26:00Z"/>
              </w:rPr>
            </w:pPr>
            <w:del w:id="1840" w:author="Thomas Dietz" w:date="2012-08-08T14:26:00Z">
              <w:r w:rsidRPr="009F1B7D" w:rsidDel="004238F6">
                <w:delText>&lt;/xs:sequence&gt;</w:delText>
              </w:r>
            </w:del>
          </w:p>
          <w:p w14:paraId="0974738D" w14:textId="74CFB305" w:rsidR="00C31DBC" w:rsidRPr="009F1B7D" w:rsidDel="004238F6" w:rsidRDefault="00C31DBC" w:rsidP="00011096">
            <w:pPr>
              <w:pStyle w:val="XML2"/>
              <w:rPr>
                <w:del w:id="1841" w:author="Thomas Dietz" w:date="2012-08-08T14:26:00Z"/>
              </w:rPr>
            </w:pPr>
            <w:del w:id="1842" w:author="Thomas Dietz" w:date="2012-08-08T14:26:00Z">
              <w:r w:rsidRPr="009F1B7D" w:rsidDel="004238F6">
                <w:delText>&lt;/xs:complexType&gt;</w:delText>
              </w:r>
            </w:del>
          </w:p>
          <w:p w14:paraId="5381AB95" w14:textId="5F13BBC7" w:rsidR="00C31DBC" w:rsidRPr="009F1B7D" w:rsidDel="004238F6" w:rsidRDefault="00C31DBC" w:rsidP="00011096">
            <w:pPr>
              <w:pStyle w:val="XML3"/>
              <w:rPr>
                <w:del w:id="1843" w:author="Thomas Dietz" w:date="2012-08-08T14:26:00Z"/>
              </w:rPr>
            </w:pPr>
          </w:p>
          <w:p w14:paraId="30A05849" w14:textId="30BAEBA2" w:rsidR="00C31DBC" w:rsidRPr="009F1B7D" w:rsidDel="004238F6" w:rsidRDefault="00C31DBC" w:rsidP="00011096">
            <w:pPr>
              <w:pStyle w:val="XML2"/>
              <w:rPr>
                <w:del w:id="1844" w:author="Thomas Dietz" w:date="2012-08-08T14:26:00Z"/>
              </w:rPr>
            </w:pPr>
            <w:del w:id="1845" w:author="Thomas Dietz" w:date="2012-08-08T14:26:00Z">
              <w:r w:rsidRPr="009F1B7D" w:rsidDel="004238F6">
                <w:delText>&lt;xs:simpleType name="OF</w:delText>
              </w:r>
              <w:r w:rsidDel="004238F6">
                <w:delText>LogicalSwitchLostConnnectionBehavior</w:delText>
              </w:r>
              <w:r w:rsidRPr="009F1B7D" w:rsidDel="004238F6">
                <w:delText>"&gt;</w:delText>
              </w:r>
            </w:del>
          </w:p>
          <w:p w14:paraId="1267A43E" w14:textId="124C337A" w:rsidR="00C31DBC" w:rsidRPr="009F1B7D" w:rsidDel="004238F6" w:rsidRDefault="00C31DBC" w:rsidP="00011096">
            <w:pPr>
              <w:pStyle w:val="XML3"/>
              <w:rPr>
                <w:del w:id="1846" w:author="Thomas Dietz" w:date="2012-08-08T14:26:00Z"/>
              </w:rPr>
            </w:pPr>
            <w:del w:id="1847" w:author="Thomas Dietz" w:date="2012-08-08T14:26:00Z">
              <w:r w:rsidRPr="009F1B7D" w:rsidDel="004238F6">
                <w:delText>&lt;xs:restriction base="xs:string"&gt;</w:delText>
              </w:r>
            </w:del>
          </w:p>
          <w:p w14:paraId="2D148916" w14:textId="1585D97E" w:rsidR="00C31DBC" w:rsidRPr="009F1B7D" w:rsidDel="004238F6" w:rsidRDefault="00C31DBC" w:rsidP="00011096">
            <w:pPr>
              <w:pStyle w:val="XML4"/>
              <w:rPr>
                <w:del w:id="1848" w:author="Thomas Dietz" w:date="2012-08-08T14:26:00Z"/>
              </w:rPr>
            </w:pPr>
            <w:del w:id="1849" w:author="Thomas Dietz" w:date="2012-08-08T14:26:00Z">
              <w:r w:rsidRPr="009F1B7D" w:rsidDel="004238F6">
                <w:delText>&lt;xs:enumeration value="</w:delText>
              </w:r>
              <w:r w:rsidDel="004238F6">
                <w:delText>failSecureMode</w:delText>
              </w:r>
              <w:r w:rsidRPr="009F1B7D" w:rsidDel="004238F6">
                <w:delText>"/&gt;</w:delText>
              </w:r>
            </w:del>
          </w:p>
          <w:p w14:paraId="07DBCB11" w14:textId="3064D7CB" w:rsidR="00C31DBC" w:rsidRPr="009F1B7D" w:rsidDel="004238F6" w:rsidRDefault="00C31DBC" w:rsidP="00011096">
            <w:pPr>
              <w:pStyle w:val="XML4"/>
              <w:rPr>
                <w:del w:id="1850" w:author="Thomas Dietz" w:date="2012-08-08T14:26:00Z"/>
              </w:rPr>
            </w:pPr>
            <w:del w:id="1851" w:author="Thomas Dietz" w:date="2012-08-08T14:26:00Z">
              <w:r w:rsidRPr="009F1B7D" w:rsidDel="004238F6">
                <w:delText>&lt;xs:enumeration value="</w:delText>
              </w:r>
              <w:r w:rsidDel="004238F6">
                <w:delText>failStandaloneMode</w:delText>
              </w:r>
              <w:r w:rsidRPr="009F1B7D" w:rsidDel="004238F6">
                <w:delText>"/&gt;</w:delText>
              </w:r>
            </w:del>
          </w:p>
          <w:p w14:paraId="1609F5E3" w14:textId="3D3877BF" w:rsidR="00C31DBC" w:rsidRPr="009F1B7D" w:rsidDel="004238F6" w:rsidRDefault="00C31DBC" w:rsidP="00011096">
            <w:pPr>
              <w:pStyle w:val="XML3"/>
              <w:rPr>
                <w:del w:id="1852" w:author="Thomas Dietz" w:date="2012-08-08T14:26:00Z"/>
              </w:rPr>
            </w:pPr>
            <w:del w:id="1853" w:author="Thomas Dietz" w:date="2012-08-08T14:26:00Z">
              <w:r w:rsidRPr="009F1B7D" w:rsidDel="004238F6">
                <w:delText>&lt;/xs:restriction&gt;</w:delText>
              </w:r>
            </w:del>
          </w:p>
          <w:p w14:paraId="172ACD79" w14:textId="2C63BA33" w:rsidR="00C31DBC" w:rsidDel="004238F6" w:rsidRDefault="00C31DBC" w:rsidP="00011096">
            <w:pPr>
              <w:pStyle w:val="XML2"/>
              <w:rPr>
                <w:del w:id="1854" w:author="Thomas Dietz" w:date="2012-08-08T14:26:00Z"/>
              </w:rPr>
            </w:pPr>
            <w:del w:id="1855" w:author="Thomas Dietz" w:date="2012-08-08T14:26:00Z">
              <w:r w:rsidDel="004238F6">
                <w:delText>&lt;/xs:simpleType&gt;</w:delText>
              </w:r>
            </w:del>
          </w:p>
          <w:p w14:paraId="601963C9" w14:textId="08EAFFD0" w:rsidR="00C31DBC" w:rsidDel="004238F6" w:rsidRDefault="00C31DBC" w:rsidP="00011096">
            <w:pPr>
              <w:pStyle w:val="XML2"/>
              <w:rPr>
                <w:del w:id="1856" w:author="Thomas Dietz" w:date="2012-08-08T14:26:00Z"/>
              </w:rPr>
            </w:pPr>
          </w:p>
          <w:p w14:paraId="49160523" w14:textId="3AD262D8" w:rsidR="00C31DBC" w:rsidRPr="009F1B7D" w:rsidDel="004238F6" w:rsidRDefault="00C31DBC" w:rsidP="00011096">
            <w:pPr>
              <w:pStyle w:val="XML2"/>
              <w:rPr>
                <w:del w:id="1857" w:author="Thomas Dietz" w:date="2012-08-08T14:26:00Z"/>
              </w:rPr>
            </w:pPr>
            <w:del w:id="1858" w:author="Thomas Dietz" w:date="2012-08-08T14:26:00Z">
              <w:r w:rsidRPr="009F1B7D" w:rsidDel="004238F6">
                <w:delText>&lt;xs:complexType name="OFControllerListType"&gt;</w:delText>
              </w:r>
            </w:del>
          </w:p>
          <w:p w14:paraId="6CCFF7DD" w14:textId="4DB890E4" w:rsidR="00C31DBC" w:rsidRPr="009F1B7D" w:rsidDel="004238F6" w:rsidRDefault="00C31DBC" w:rsidP="00011096">
            <w:pPr>
              <w:pStyle w:val="XML3"/>
              <w:rPr>
                <w:del w:id="1859" w:author="Thomas Dietz" w:date="2012-08-08T14:26:00Z"/>
              </w:rPr>
            </w:pPr>
            <w:del w:id="1860" w:author="Thomas Dietz" w:date="2012-08-08T14:26:00Z">
              <w:r w:rsidRPr="009F1B7D" w:rsidDel="004238F6">
                <w:delText>&lt;xs:sequence&gt;</w:delText>
              </w:r>
            </w:del>
          </w:p>
          <w:p w14:paraId="0164C590" w14:textId="30001F4B" w:rsidR="00C31DBC" w:rsidRPr="009F1B7D" w:rsidDel="004238F6" w:rsidRDefault="00C31DBC" w:rsidP="00011096">
            <w:pPr>
              <w:pStyle w:val="XML4"/>
              <w:rPr>
                <w:del w:id="1861" w:author="Thomas Dietz" w:date="2012-08-08T14:26:00Z"/>
              </w:rPr>
            </w:pPr>
            <w:del w:id="1862" w:author="Thomas Dietz" w:date="2012-08-08T14:26:00Z">
              <w:r w:rsidRPr="009F1B7D" w:rsidDel="004238F6">
                <w:delText xml:space="preserve">&lt;xs:element name="controller" </w:delText>
              </w:r>
            </w:del>
          </w:p>
          <w:p w14:paraId="11FBC490" w14:textId="6A2AFE38" w:rsidR="00C31DBC" w:rsidRPr="009F1B7D" w:rsidDel="004238F6" w:rsidRDefault="00C31DBC" w:rsidP="00011096">
            <w:pPr>
              <w:pStyle w:val="XML9"/>
              <w:rPr>
                <w:del w:id="1863" w:author="Thomas Dietz" w:date="2012-08-08T14:26:00Z"/>
              </w:rPr>
            </w:pPr>
            <w:del w:id="1864" w:author="Thomas Dietz" w:date="2012-08-08T14:26:00Z">
              <w:r w:rsidRPr="009F1B7D" w:rsidDel="004238F6">
                <w:delText xml:space="preserve">type="OFControllerType" </w:delText>
              </w:r>
            </w:del>
          </w:p>
          <w:p w14:paraId="02B071FA" w14:textId="38126509" w:rsidR="00C31DBC" w:rsidRPr="009F1B7D" w:rsidDel="004238F6" w:rsidRDefault="00C31DBC" w:rsidP="00011096">
            <w:pPr>
              <w:pStyle w:val="XML9"/>
              <w:rPr>
                <w:del w:id="1865" w:author="Thomas Dietz" w:date="2012-08-08T14:26:00Z"/>
              </w:rPr>
            </w:pPr>
            <w:del w:id="1866" w:author="Thomas Dietz" w:date="2012-08-08T14:26:00Z">
              <w:r w:rsidRPr="009F1B7D" w:rsidDel="004238F6">
                <w:delText>maxOccurs="unbounded"/&gt;</w:delText>
              </w:r>
            </w:del>
          </w:p>
          <w:p w14:paraId="4611427F" w14:textId="4EC27CCA" w:rsidR="00C31DBC" w:rsidRPr="009F1B7D" w:rsidDel="004238F6" w:rsidRDefault="00C31DBC" w:rsidP="00011096">
            <w:pPr>
              <w:pStyle w:val="XML3"/>
              <w:rPr>
                <w:del w:id="1867" w:author="Thomas Dietz" w:date="2012-08-08T14:26:00Z"/>
              </w:rPr>
            </w:pPr>
            <w:del w:id="1868" w:author="Thomas Dietz" w:date="2012-08-08T14:26:00Z">
              <w:r w:rsidRPr="009F1B7D" w:rsidDel="004238F6">
                <w:delText>&lt;/xs:sequence&gt;</w:delText>
              </w:r>
            </w:del>
          </w:p>
          <w:p w14:paraId="1F30ECF4" w14:textId="5128B4E9" w:rsidR="00C31DBC" w:rsidRPr="009F1B7D" w:rsidDel="004238F6" w:rsidRDefault="00C31DBC" w:rsidP="00011096">
            <w:pPr>
              <w:pStyle w:val="XML2"/>
              <w:rPr>
                <w:del w:id="1869" w:author="Thomas Dietz" w:date="2012-08-08T14:26:00Z"/>
              </w:rPr>
            </w:pPr>
            <w:del w:id="1870" w:author="Thomas Dietz" w:date="2012-08-08T14:26:00Z">
              <w:r w:rsidRPr="009F1B7D" w:rsidDel="004238F6">
                <w:delText>&lt;/xs:complexType&gt;</w:delText>
              </w:r>
            </w:del>
          </w:p>
          <w:p w14:paraId="32FF012B" w14:textId="21B1402A" w:rsidR="00C31DBC" w:rsidRPr="009F1B7D" w:rsidDel="004238F6" w:rsidRDefault="00C31DBC" w:rsidP="00011096">
            <w:pPr>
              <w:pStyle w:val="XML3"/>
              <w:rPr>
                <w:del w:id="1871" w:author="Thomas Dietz" w:date="2012-08-08T14:26:00Z"/>
              </w:rPr>
            </w:pPr>
          </w:p>
          <w:p w14:paraId="7BDC8EC2" w14:textId="543F97AF" w:rsidR="00C31DBC" w:rsidRPr="009F1B7D" w:rsidDel="004238F6" w:rsidRDefault="00C31DBC" w:rsidP="00011096">
            <w:pPr>
              <w:pStyle w:val="XML2"/>
              <w:rPr>
                <w:del w:id="1872" w:author="Thomas Dietz" w:date="2012-08-08T14:26:00Z"/>
              </w:rPr>
            </w:pPr>
            <w:del w:id="1873" w:author="Thomas Dietz" w:date="2012-08-08T14:26:00Z">
              <w:r w:rsidRPr="009F1B7D" w:rsidDel="004238F6">
                <w:delText>&lt;xs:complexType name="OFLogicalSwitchResourceListType"&gt;</w:delText>
              </w:r>
            </w:del>
          </w:p>
          <w:p w14:paraId="575D94E6" w14:textId="054A188A" w:rsidR="00C31DBC" w:rsidRPr="009F1B7D" w:rsidDel="004238F6" w:rsidRDefault="00C31DBC" w:rsidP="00011096">
            <w:pPr>
              <w:pStyle w:val="XML3"/>
              <w:rPr>
                <w:del w:id="1874" w:author="Thomas Dietz" w:date="2012-08-08T14:26:00Z"/>
              </w:rPr>
            </w:pPr>
            <w:del w:id="1875" w:author="Thomas Dietz" w:date="2012-08-08T14:26:00Z">
              <w:r w:rsidRPr="009F1B7D" w:rsidDel="004238F6">
                <w:delText>&lt;xs:sequence&gt;</w:delText>
              </w:r>
            </w:del>
          </w:p>
          <w:p w14:paraId="3C260F1A" w14:textId="2D0DED2A" w:rsidR="00C31DBC" w:rsidRPr="009F1B7D" w:rsidDel="004238F6" w:rsidRDefault="00C31DBC" w:rsidP="00011096">
            <w:pPr>
              <w:pStyle w:val="XML4"/>
              <w:rPr>
                <w:del w:id="1876" w:author="Thomas Dietz" w:date="2012-08-08T14:26:00Z"/>
              </w:rPr>
            </w:pPr>
            <w:del w:id="1877" w:author="Thomas Dietz" w:date="2012-08-08T14:26:00Z">
              <w:r w:rsidRPr="009F1B7D" w:rsidDel="004238F6">
                <w:delText>&lt;xs:element name="port" type="OFConfigID" maxOccurs="unbounded"/&gt;</w:delText>
              </w:r>
            </w:del>
          </w:p>
          <w:p w14:paraId="1B1E203B" w14:textId="42658286" w:rsidR="00C31DBC" w:rsidRPr="009F1B7D" w:rsidDel="004238F6" w:rsidRDefault="00C31DBC" w:rsidP="00011096">
            <w:pPr>
              <w:pStyle w:val="XML4"/>
              <w:rPr>
                <w:del w:id="1878" w:author="Thomas Dietz" w:date="2012-08-08T14:26:00Z"/>
              </w:rPr>
            </w:pPr>
            <w:del w:id="1879" w:author="Thomas Dietz" w:date="2012-08-08T14:26:00Z">
              <w:r w:rsidRPr="009F1B7D" w:rsidDel="004238F6">
                <w:delText>&lt;xs:element name="queue" type="OFConfigID" maxOccurs="unbounded"/&gt;</w:delText>
              </w:r>
            </w:del>
          </w:p>
          <w:p w14:paraId="7C312516" w14:textId="28E405AA" w:rsidR="009D0278" w:rsidRPr="009F1B7D" w:rsidDel="004238F6" w:rsidRDefault="009D0278" w:rsidP="009D0278">
            <w:pPr>
              <w:pStyle w:val="XML4"/>
              <w:rPr>
                <w:del w:id="1880" w:author="Thomas Dietz" w:date="2012-08-08T14:26:00Z"/>
              </w:rPr>
            </w:pPr>
            <w:del w:id="1881" w:author="Thomas Dietz" w:date="2012-08-08T14:26:00Z">
              <w:r w:rsidRPr="009F1B7D" w:rsidDel="004238F6">
                <w:delText>&lt;xs:element name="</w:delText>
              </w:r>
              <w:r w:rsidDel="004238F6">
                <w:delText>certificate</w:delText>
              </w:r>
              <w:r w:rsidRPr="009F1B7D" w:rsidDel="004238F6">
                <w:delText xml:space="preserve">" </w:delText>
              </w:r>
            </w:del>
          </w:p>
          <w:p w14:paraId="0468AAC4" w14:textId="28743FA7" w:rsidR="009D0278" w:rsidDel="004238F6" w:rsidRDefault="009D0278" w:rsidP="009D0278">
            <w:pPr>
              <w:pStyle w:val="XML9"/>
              <w:rPr>
                <w:del w:id="1882" w:author="Thomas Dietz" w:date="2012-08-08T14:26:00Z"/>
              </w:rPr>
            </w:pPr>
            <w:del w:id="1883" w:author="Thomas Dietz" w:date="2012-08-08T14:26:00Z">
              <w:r w:rsidRPr="009F1B7D" w:rsidDel="004238F6">
                <w:delText>type="</w:delText>
              </w:r>
              <w:r w:rsidR="007C612D" w:rsidRPr="009F1B7D" w:rsidDel="004238F6">
                <w:delText>OF</w:delText>
              </w:r>
              <w:r w:rsidR="007C612D" w:rsidDel="004238F6">
                <w:delText>ConfigID</w:delText>
              </w:r>
              <w:r w:rsidRPr="009F1B7D" w:rsidDel="004238F6">
                <w:delText xml:space="preserve">" </w:delText>
              </w:r>
              <w:r w:rsidDel="004238F6">
                <w:delText>minOccurs=</w:delText>
              </w:r>
              <w:r w:rsidR="005349F5" w:rsidRPr="009F1B7D" w:rsidDel="004238F6">
                <w:delText>"</w:delText>
              </w:r>
              <w:r w:rsidDel="004238F6">
                <w:delText>0</w:delText>
              </w:r>
              <w:r w:rsidR="005349F5" w:rsidRPr="009F1B7D" w:rsidDel="004238F6">
                <w:delText>"</w:delText>
              </w:r>
              <w:r w:rsidDel="004238F6">
                <w:delText xml:space="preserve"> </w:delText>
              </w:r>
              <w:r w:rsidRPr="009F1B7D" w:rsidDel="004238F6">
                <w:delText>maxOccurs="</w:delText>
              </w:r>
              <w:r w:rsidDel="004238F6">
                <w:delText>1</w:delText>
              </w:r>
              <w:r w:rsidRPr="009F1B7D" w:rsidDel="004238F6">
                <w:delText>"/&gt;</w:delText>
              </w:r>
            </w:del>
          </w:p>
          <w:p w14:paraId="087BD8C7" w14:textId="5E3F1CE9" w:rsidR="00BB61C6" w:rsidDel="004238F6" w:rsidRDefault="00517B8D" w:rsidP="00BB61C6">
            <w:pPr>
              <w:pStyle w:val="XML4"/>
              <w:rPr>
                <w:del w:id="1884" w:author="Thomas Dietz" w:date="2012-08-08T14:26:00Z"/>
              </w:rPr>
            </w:pPr>
            <w:del w:id="1885" w:author="Thomas Dietz" w:date="2012-08-08T14:26:00Z">
              <w:r w:rsidDel="004238F6">
                <w:lastRenderedPageBreak/>
                <w:delText>&lt;xs:element name="flow-table</w:delText>
              </w:r>
              <w:r w:rsidRPr="009F1B7D" w:rsidDel="004238F6">
                <w:delText>"</w:delText>
              </w:r>
            </w:del>
          </w:p>
          <w:p w14:paraId="6EB7366C" w14:textId="18CE3347" w:rsidR="00517B8D" w:rsidRPr="009F1B7D" w:rsidDel="004238F6" w:rsidRDefault="00517B8D" w:rsidP="00BB61C6">
            <w:pPr>
              <w:pStyle w:val="XML9"/>
              <w:rPr>
                <w:del w:id="1886" w:author="Thomas Dietz" w:date="2012-08-08T14:26:00Z"/>
              </w:rPr>
            </w:pPr>
            <w:del w:id="1887" w:author="Thomas Dietz" w:date="2012-08-08T14:26:00Z">
              <w:r w:rsidDel="004238F6">
                <w:delText>type="OFConfigID"</w:delText>
              </w:r>
              <w:r w:rsidR="008E0244" w:rsidDel="004238F6">
                <w:delText xml:space="preserve"> </w:delText>
              </w:r>
              <w:r w:rsidRPr="009F1B7D" w:rsidDel="004238F6">
                <w:delText>maxOccurs="unbounded"/&gt;</w:delText>
              </w:r>
            </w:del>
          </w:p>
          <w:p w14:paraId="6DC72B5B" w14:textId="2EE5CDC3" w:rsidR="00C31DBC" w:rsidRPr="009F1B7D" w:rsidDel="004238F6" w:rsidRDefault="00C31DBC" w:rsidP="00011096">
            <w:pPr>
              <w:pStyle w:val="XML3"/>
              <w:rPr>
                <w:del w:id="1888" w:author="Thomas Dietz" w:date="2012-08-08T14:26:00Z"/>
              </w:rPr>
            </w:pPr>
            <w:del w:id="1889" w:author="Thomas Dietz" w:date="2012-08-08T14:26:00Z">
              <w:r w:rsidRPr="009F1B7D" w:rsidDel="004238F6">
                <w:delText>&lt;/xs:sequence&gt;</w:delText>
              </w:r>
            </w:del>
          </w:p>
          <w:p w14:paraId="0CD73D8B" w14:textId="238F5EA8" w:rsidR="00C31DBC" w:rsidRPr="009F1B7D" w:rsidDel="004238F6" w:rsidRDefault="00C31DBC" w:rsidP="00011096">
            <w:pPr>
              <w:pStyle w:val="XML2"/>
              <w:rPr>
                <w:del w:id="1890" w:author="Thomas Dietz" w:date="2012-08-08T14:26:00Z"/>
              </w:rPr>
            </w:pPr>
            <w:del w:id="1891" w:author="Thomas Dietz" w:date="2012-08-08T14:26:00Z">
              <w:r w:rsidRPr="009F1B7D" w:rsidDel="004238F6">
                <w:delText>&lt;/xs:complexType&gt;</w:delText>
              </w:r>
            </w:del>
          </w:p>
          <w:p w14:paraId="3860BE29" w14:textId="4E2F0F20" w:rsidR="00C31DBC" w:rsidDel="004238F6" w:rsidRDefault="00C31DBC" w:rsidP="00011096">
            <w:pPr>
              <w:pStyle w:val="XML2"/>
              <w:rPr>
                <w:del w:id="1892" w:author="Thomas Dietz" w:date="2012-08-08T14:26:00Z"/>
              </w:rPr>
            </w:pPr>
          </w:p>
          <w:p w14:paraId="53E73741" w14:textId="0A9BF376" w:rsidR="0035256A" w:rsidRPr="00D8113B" w:rsidDel="004238F6" w:rsidRDefault="0035256A" w:rsidP="0035256A">
            <w:pPr>
              <w:pStyle w:val="XML1"/>
              <w:rPr>
                <w:del w:id="1893" w:author="Thomas Dietz" w:date="2012-08-08T14:26:00Z"/>
              </w:rPr>
            </w:pPr>
            <w:del w:id="1894" w:author="Thomas Dietz" w:date="2012-08-08T14:26:00Z">
              <w:r w:rsidDel="004238F6">
                <w:delText>&lt;xs:</w:delText>
              </w:r>
              <w:r w:rsidRPr="00D8113B" w:rsidDel="004238F6">
                <w:delText>complexType name="OFLogicalSwitchCapabilitiesType"&gt;</w:delText>
              </w:r>
            </w:del>
          </w:p>
          <w:p w14:paraId="683FACAD" w14:textId="47909CB4" w:rsidR="0035256A" w:rsidDel="004238F6" w:rsidRDefault="0035256A" w:rsidP="0035256A">
            <w:pPr>
              <w:pStyle w:val="XML2"/>
              <w:rPr>
                <w:del w:id="1895" w:author="Thomas Dietz" w:date="2012-08-08T14:26:00Z"/>
              </w:rPr>
            </w:pPr>
            <w:del w:id="1896" w:author="Thomas Dietz" w:date="2012-08-08T14:26:00Z">
              <w:r w:rsidRPr="00D8113B" w:rsidDel="004238F6">
                <w:delText>&lt;xs</w:delText>
              </w:r>
              <w:r w:rsidDel="004238F6">
                <w:delText>:sequence&gt;</w:delText>
              </w:r>
            </w:del>
          </w:p>
          <w:p w14:paraId="6DD0508C" w14:textId="7DC48CD2" w:rsidR="0035256A" w:rsidDel="004238F6" w:rsidRDefault="0035256A" w:rsidP="0035256A">
            <w:pPr>
              <w:pStyle w:val="XML3"/>
              <w:rPr>
                <w:del w:id="1897" w:author="Thomas Dietz" w:date="2012-08-08T14:26:00Z"/>
              </w:rPr>
            </w:pPr>
            <w:del w:id="1898" w:author="Thomas Dietz" w:date="2012-08-08T14:26:00Z">
              <w:r w:rsidDel="004238F6">
                <w:delText>&lt;xs:element name="max-buffered-packets" type="xs:integer"&gt;</w:delText>
              </w:r>
            </w:del>
          </w:p>
          <w:p w14:paraId="6BAEF3AF" w14:textId="634691A0" w:rsidR="0035256A" w:rsidDel="004238F6" w:rsidRDefault="0035256A" w:rsidP="0035256A">
            <w:pPr>
              <w:pStyle w:val="XML4"/>
              <w:rPr>
                <w:del w:id="1899" w:author="Thomas Dietz" w:date="2012-08-08T14:26:00Z"/>
              </w:rPr>
            </w:pPr>
            <w:del w:id="1900" w:author="Thomas Dietz" w:date="2012-08-08T14:26:00Z">
              <w:r w:rsidDel="004238F6">
                <w:delText>&lt;xs:annotation&gt;</w:delText>
              </w:r>
            </w:del>
          </w:p>
          <w:p w14:paraId="31C75EE9" w14:textId="2A3F4B0F" w:rsidR="0035256A" w:rsidDel="004238F6" w:rsidRDefault="0035256A" w:rsidP="0035256A">
            <w:pPr>
              <w:pStyle w:val="XML5"/>
              <w:rPr>
                <w:del w:id="1901" w:author="Thomas Dietz" w:date="2012-08-08T14:26:00Z"/>
              </w:rPr>
            </w:pPr>
            <w:del w:id="1902" w:author="Thomas Dietz" w:date="2012-08-08T14:26:00Z">
              <w:r w:rsidDel="004238F6">
                <w:delText>&lt;xs:documentation&gt;The maximum number of packets the switch can buffer when sending packets to the controller using packet-in messages. See OpenFlow protocol 1.2 section A.3.1</w:delText>
              </w:r>
            </w:del>
          </w:p>
          <w:p w14:paraId="4890DE7F" w14:textId="04DFC8A6" w:rsidR="0035256A" w:rsidDel="004238F6" w:rsidRDefault="0035256A" w:rsidP="0035256A">
            <w:pPr>
              <w:pStyle w:val="XML5"/>
              <w:rPr>
                <w:del w:id="1903" w:author="Thomas Dietz" w:date="2012-08-08T14:26:00Z"/>
              </w:rPr>
            </w:pPr>
            <w:del w:id="1904" w:author="Thomas Dietz" w:date="2012-08-08T14:26:00Z">
              <w:r w:rsidDel="004238F6">
                <w:delText>&lt;/xs:documentation&gt;</w:delText>
              </w:r>
            </w:del>
          </w:p>
          <w:p w14:paraId="78B47D68" w14:textId="13FC5CBA" w:rsidR="0035256A" w:rsidDel="004238F6" w:rsidRDefault="0035256A" w:rsidP="0035256A">
            <w:pPr>
              <w:pStyle w:val="XML4"/>
              <w:rPr>
                <w:del w:id="1905" w:author="Thomas Dietz" w:date="2012-08-08T14:26:00Z"/>
              </w:rPr>
            </w:pPr>
            <w:del w:id="1906" w:author="Thomas Dietz" w:date="2012-08-08T14:26:00Z">
              <w:r w:rsidDel="004238F6">
                <w:delText>&lt;/xs:annotation&gt;</w:delText>
              </w:r>
            </w:del>
          </w:p>
          <w:p w14:paraId="3F3C05BA" w14:textId="24801798" w:rsidR="0035256A" w:rsidDel="004238F6" w:rsidRDefault="0035256A" w:rsidP="0035256A">
            <w:pPr>
              <w:pStyle w:val="XML3"/>
              <w:rPr>
                <w:del w:id="1907" w:author="Thomas Dietz" w:date="2012-08-08T14:26:00Z"/>
              </w:rPr>
            </w:pPr>
            <w:del w:id="1908" w:author="Thomas Dietz" w:date="2012-08-08T14:26:00Z">
              <w:r w:rsidDel="004238F6">
                <w:delText>&lt;/xs:element&gt;</w:delText>
              </w:r>
            </w:del>
          </w:p>
          <w:p w14:paraId="7CB48FA7" w14:textId="1E8B75A4" w:rsidR="0035256A" w:rsidDel="004238F6" w:rsidRDefault="0035256A" w:rsidP="0035256A">
            <w:pPr>
              <w:pStyle w:val="XML3"/>
              <w:rPr>
                <w:del w:id="1909" w:author="Thomas Dietz" w:date="2012-08-08T14:26:00Z"/>
              </w:rPr>
            </w:pPr>
            <w:del w:id="1910" w:author="Thomas Dietz" w:date="2012-08-08T14:26:00Z">
              <w:r w:rsidDel="004238F6">
                <w:delText>&lt;xs:element name="max-tables" type="xs:integer"&gt;</w:delText>
              </w:r>
            </w:del>
          </w:p>
          <w:p w14:paraId="35F7E6C4" w14:textId="3B9EF749" w:rsidR="0035256A" w:rsidDel="004238F6" w:rsidRDefault="0035256A" w:rsidP="0035256A">
            <w:pPr>
              <w:pStyle w:val="XML4"/>
              <w:rPr>
                <w:del w:id="1911" w:author="Thomas Dietz" w:date="2012-08-08T14:26:00Z"/>
              </w:rPr>
            </w:pPr>
            <w:del w:id="1912" w:author="Thomas Dietz" w:date="2012-08-08T14:26:00Z">
              <w:r w:rsidDel="004238F6">
                <w:delText>&lt;xs:annotation&gt;</w:delText>
              </w:r>
            </w:del>
          </w:p>
          <w:p w14:paraId="025CB2AA" w14:textId="6E731CC6" w:rsidR="0035256A" w:rsidDel="004238F6" w:rsidRDefault="0035256A" w:rsidP="0035256A">
            <w:pPr>
              <w:pStyle w:val="XML5"/>
              <w:rPr>
                <w:del w:id="1913" w:author="Thomas Dietz" w:date="2012-08-08T14:26:00Z"/>
              </w:rPr>
            </w:pPr>
            <w:del w:id="1914" w:author="Thomas Dietz" w:date="2012-08-08T14:26:00Z">
              <w:r w:rsidDel="004238F6">
                <w:delText>&lt;xs:documentation&gt; The number of flow tables supported by the switch. See OpenFlow protocol 1.2 section A.3.1</w:delText>
              </w:r>
              <w:r w:rsidDel="004238F6">
                <w:tab/>
              </w:r>
              <w:r w:rsidDel="004238F6">
                <w:tab/>
              </w:r>
            </w:del>
          </w:p>
          <w:p w14:paraId="393EE5D8" w14:textId="66444C3D" w:rsidR="0035256A" w:rsidDel="004238F6" w:rsidRDefault="0035256A" w:rsidP="0035256A">
            <w:pPr>
              <w:pStyle w:val="XML5"/>
              <w:rPr>
                <w:del w:id="1915" w:author="Thomas Dietz" w:date="2012-08-08T14:26:00Z"/>
              </w:rPr>
            </w:pPr>
            <w:del w:id="1916" w:author="Thomas Dietz" w:date="2012-08-08T14:26:00Z">
              <w:r w:rsidDel="004238F6">
                <w:delText>&lt;/xs:documentation&gt;</w:delText>
              </w:r>
            </w:del>
          </w:p>
          <w:p w14:paraId="3D047141" w14:textId="2434443F" w:rsidR="0035256A" w:rsidDel="004238F6" w:rsidRDefault="0035256A" w:rsidP="0035256A">
            <w:pPr>
              <w:pStyle w:val="XML4"/>
              <w:rPr>
                <w:del w:id="1917" w:author="Thomas Dietz" w:date="2012-08-08T14:26:00Z"/>
              </w:rPr>
            </w:pPr>
            <w:del w:id="1918" w:author="Thomas Dietz" w:date="2012-08-08T14:26:00Z">
              <w:r w:rsidDel="004238F6">
                <w:delText>&lt;/xs:annotation&gt;</w:delText>
              </w:r>
            </w:del>
          </w:p>
          <w:p w14:paraId="6E7996AA" w14:textId="1E31775E" w:rsidR="0035256A" w:rsidDel="004238F6" w:rsidRDefault="0035256A" w:rsidP="0035256A">
            <w:pPr>
              <w:pStyle w:val="XML3"/>
              <w:rPr>
                <w:del w:id="1919" w:author="Thomas Dietz" w:date="2012-08-08T14:26:00Z"/>
              </w:rPr>
            </w:pPr>
            <w:del w:id="1920" w:author="Thomas Dietz" w:date="2012-08-08T14:26:00Z">
              <w:r w:rsidDel="004238F6">
                <w:delText>&lt;/xs:element&gt;</w:delText>
              </w:r>
            </w:del>
          </w:p>
          <w:p w14:paraId="4995DF9C" w14:textId="711977C7" w:rsidR="0035256A" w:rsidDel="004238F6" w:rsidRDefault="0035256A" w:rsidP="0035256A">
            <w:pPr>
              <w:pStyle w:val="XML3"/>
              <w:rPr>
                <w:del w:id="1921" w:author="Thomas Dietz" w:date="2012-08-08T14:26:00Z"/>
              </w:rPr>
            </w:pPr>
            <w:del w:id="1922" w:author="Thomas Dietz" w:date="2012-08-08T14:26:00Z">
              <w:r w:rsidDel="004238F6">
                <w:delText>&lt;xs:element name="max-ports" type="xs:integer"&gt;</w:delText>
              </w:r>
            </w:del>
          </w:p>
          <w:p w14:paraId="15B03413" w14:textId="33D6BF5F" w:rsidR="0035256A" w:rsidDel="004238F6" w:rsidRDefault="0035256A" w:rsidP="0035256A">
            <w:pPr>
              <w:pStyle w:val="XML4"/>
              <w:rPr>
                <w:del w:id="1923" w:author="Thomas Dietz" w:date="2012-08-08T14:26:00Z"/>
              </w:rPr>
            </w:pPr>
            <w:del w:id="1924" w:author="Thomas Dietz" w:date="2012-08-08T14:26:00Z">
              <w:r w:rsidDel="004238F6">
                <w:delText>&lt;xs:annotation&gt;</w:delText>
              </w:r>
            </w:del>
          </w:p>
          <w:p w14:paraId="23CA6C8F" w14:textId="398C3B17" w:rsidR="0035256A" w:rsidDel="004238F6" w:rsidRDefault="0035256A" w:rsidP="0035256A">
            <w:pPr>
              <w:pStyle w:val="XML5"/>
              <w:rPr>
                <w:del w:id="1925" w:author="Thomas Dietz" w:date="2012-08-08T14:26:00Z"/>
              </w:rPr>
            </w:pPr>
            <w:del w:id="1926" w:author="Thomas Dietz" w:date="2012-08-08T14:26:00Z">
              <w:r w:rsidDel="004238F6">
                <w:delText>&lt;xs:documentation&gt; The number of ports supported by the switch. See OpenFlow protocol 1.2 section A.3.1</w:delText>
              </w:r>
              <w:r w:rsidDel="004238F6">
                <w:tab/>
              </w:r>
              <w:r w:rsidDel="004238F6">
                <w:tab/>
              </w:r>
            </w:del>
          </w:p>
          <w:p w14:paraId="27B37182" w14:textId="1797F756" w:rsidR="0035256A" w:rsidDel="004238F6" w:rsidRDefault="0035256A" w:rsidP="0035256A">
            <w:pPr>
              <w:pStyle w:val="XML5"/>
              <w:rPr>
                <w:del w:id="1927" w:author="Thomas Dietz" w:date="2012-08-08T14:26:00Z"/>
              </w:rPr>
            </w:pPr>
            <w:del w:id="1928" w:author="Thomas Dietz" w:date="2012-08-08T14:26:00Z">
              <w:r w:rsidDel="004238F6">
                <w:delText>&lt;/xs:documentation&gt;</w:delText>
              </w:r>
            </w:del>
          </w:p>
          <w:p w14:paraId="2A164D9D" w14:textId="44BF1F56" w:rsidR="0035256A" w:rsidDel="004238F6" w:rsidRDefault="0035256A" w:rsidP="0035256A">
            <w:pPr>
              <w:pStyle w:val="XML4"/>
              <w:rPr>
                <w:del w:id="1929" w:author="Thomas Dietz" w:date="2012-08-08T14:26:00Z"/>
              </w:rPr>
            </w:pPr>
            <w:del w:id="1930" w:author="Thomas Dietz" w:date="2012-08-08T14:26:00Z">
              <w:r w:rsidDel="004238F6">
                <w:delText>&lt;/xs:annotation&gt;</w:delText>
              </w:r>
            </w:del>
          </w:p>
          <w:p w14:paraId="34AC3B28" w14:textId="7C3022DD" w:rsidR="0035256A" w:rsidDel="004238F6" w:rsidRDefault="0035256A" w:rsidP="0035256A">
            <w:pPr>
              <w:pStyle w:val="XML3"/>
              <w:rPr>
                <w:del w:id="1931" w:author="Thomas Dietz" w:date="2012-08-08T14:26:00Z"/>
              </w:rPr>
            </w:pPr>
            <w:del w:id="1932" w:author="Thomas Dietz" w:date="2012-08-08T14:26:00Z">
              <w:r w:rsidDel="004238F6">
                <w:delText>&lt;/xs:element&gt;</w:delText>
              </w:r>
            </w:del>
          </w:p>
          <w:p w14:paraId="4E662D12" w14:textId="69869F03" w:rsidR="0035256A" w:rsidDel="004238F6" w:rsidRDefault="0035256A" w:rsidP="0035256A">
            <w:pPr>
              <w:pStyle w:val="XML3"/>
              <w:rPr>
                <w:del w:id="1933" w:author="Thomas Dietz" w:date="2012-08-08T14:26:00Z"/>
              </w:rPr>
            </w:pPr>
            <w:del w:id="1934" w:author="Thomas Dietz" w:date="2012-08-08T14:26:00Z">
              <w:r w:rsidDel="004238F6">
                <w:delText>&lt;xs:element name="flow-statistics" type="xs:boolean"&gt;</w:delText>
              </w:r>
            </w:del>
          </w:p>
          <w:p w14:paraId="40DBE694" w14:textId="4B3A02E7" w:rsidR="0035256A" w:rsidDel="004238F6" w:rsidRDefault="0035256A" w:rsidP="0035256A">
            <w:pPr>
              <w:pStyle w:val="XML4"/>
              <w:rPr>
                <w:del w:id="1935" w:author="Thomas Dietz" w:date="2012-08-08T14:26:00Z"/>
              </w:rPr>
            </w:pPr>
            <w:del w:id="1936" w:author="Thomas Dietz" w:date="2012-08-08T14:26:00Z">
              <w:r w:rsidDel="004238F6">
                <w:delText>&lt;xs:annotation&gt;</w:delText>
              </w:r>
            </w:del>
          </w:p>
          <w:p w14:paraId="4F2989D7" w14:textId="6A87A098" w:rsidR="0035256A" w:rsidDel="004238F6" w:rsidRDefault="0035256A" w:rsidP="0035256A">
            <w:pPr>
              <w:pStyle w:val="XML5"/>
              <w:rPr>
                <w:del w:id="1937" w:author="Thomas Dietz" w:date="2012-08-08T14:26:00Z"/>
              </w:rPr>
            </w:pPr>
            <w:del w:id="1938" w:author="Thomas Dietz" w:date="2012-08-08T14:26:00Z">
              <w:r w:rsidDel="004238F6">
                <w:delText>&lt;xs:documentation&gt; Whether the switch supports flow statistics. See OpenFlow protocol 1.2 section A.3.1</w:delText>
              </w:r>
              <w:r w:rsidDel="004238F6">
                <w:tab/>
              </w:r>
              <w:r w:rsidDel="004238F6">
                <w:tab/>
              </w:r>
            </w:del>
          </w:p>
          <w:p w14:paraId="0799E14A" w14:textId="67E1DE57" w:rsidR="0035256A" w:rsidDel="004238F6" w:rsidRDefault="0035256A" w:rsidP="0035256A">
            <w:pPr>
              <w:pStyle w:val="XML5"/>
              <w:rPr>
                <w:del w:id="1939" w:author="Thomas Dietz" w:date="2012-08-08T14:26:00Z"/>
              </w:rPr>
            </w:pPr>
            <w:del w:id="1940" w:author="Thomas Dietz" w:date="2012-08-08T14:26:00Z">
              <w:r w:rsidDel="004238F6">
                <w:delText>&lt;/xs:documentation&gt;</w:delText>
              </w:r>
            </w:del>
          </w:p>
          <w:p w14:paraId="356481BD" w14:textId="4387F1A1" w:rsidR="0035256A" w:rsidDel="004238F6" w:rsidRDefault="0035256A" w:rsidP="0035256A">
            <w:pPr>
              <w:pStyle w:val="XML4"/>
              <w:rPr>
                <w:del w:id="1941" w:author="Thomas Dietz" w:date="2012-08-08T14:26:00Z"/>
              </w:rPr>
            </w:pPr>
            <w:del w:id="1942" w:author="Thomas Dietz" w:date="2012-08-08T14:26:00Z">
              <w:r w:rsidDel="004238F6">
                <w:delText>&lt;/xs:annotation&gt;</w:delText>
              </w:r>
            </w:del>
          </w:p>
          <w:p w14:paraId="6BD20FCA" w14:textId="28CB967B" w:rsidR="0035256A" w:rsidDel="004238F6" w:rsidRDefault="0035256A" w:rsidP="0035256A">
            <w:pPr>
              <w:pStyle w:val="XML3"/>
              <w:rPr>
                <w:del w:id="1943" w:author="Thomas Dietz" w:date="2012-08-08T14:26:00Z"/>
              </w:rPr>
            </w:pPr>
            <w:del w:id="1944" w:author="Thomas Dietz" w:date="2012-08-08T14:26:00Z">
              <w:r w:rsidDel="004238F6">
                <w:delText>&lt;/xs:element&gt;</w:delText>
              </w:r>
            </w:del>
          </w:p>
          <w:p w14:paraId="74B4BA4E" w14:textId="54D40D41" w:rsidR="0035256A" w:rsidDel="004238F6" w:rsidRDefault="0035256A" w:rsidP="0035256A">
            <w:pPr>
              <w:pStyle w:val="XML3"/>
              <w:rPr>
                <w:del w:id="1945" w:author="Thomas Dietz" w:date="2012-08-08T14:26:00Z"/>
              </w:rPr>
            </w:pPr>
            <w:del w:id="1946" w:author="Thomas Dietz" w:date="2012-08-08T14:26:00Z">
              <w:r w:rsidDel="004238F6">
                <w:delText>&lt;xs:element name="table-statistics" type="xs:boolean"&gt;</w:delText>
              </w:r>
            </w:del>
          </w:p>
          <w:p w14:paraId="545C4130" w14:textId="14FC21BE" w:rsidR="0035256A" w:rsidDel="004238F6" w:rsidRDefault="0035256A" w:rsidP="0035256A">
            <w:pPr>
              <w:pStyle w:val="XML4"/>
              <w:rPr>
                <w:del w:id="1947" w:author="Thomas Dietz" w:date="2012-08-08T14:26:00Z"/>
              </w:rPr>
            </w:pPr>
            <w:del w:id="1948" w:author="Thomas Dietz" w:date="2012-08-08T14:26:00Z">
              <w:r w:rsidDel="004238F6">
                <w:delText>&lt;xs:annotation&gt;</w:delText>
              </w:r>
            </w:del>
          </w:p>
          <w:p w14:paraId="723DBC34" w14:textId="52BF075F" w:rsidR="0035256A" w:rsidDel="004238F6" w:rsidRDefault="0035256A" w:rsidP="0035256A">
            <w:pPr>
              <w:pStyle w:val="XML5"/>
              <w:rPr>
                <w:del w:id="1949" w:author="Thomas Dietz" w:date="2012-08-08T14:26:00Z"/>
              </w:rPr>
            </w:pPr>
            <w:del w:id="1950" w:author="Thomas Dietz" w:date="2012-08-08T14:26:00Z">
              <w:r w:rsidDel="004238F6">
                <w:delText>&lt;xs:documentation&gt; Whether the switch supports table statistics. See OpenFlow protocol 1.2 section A.3.1</w:delText>
              </w:r>
              <w:r w:rsidDel="004238F6">
                <w:tab/>
              </w:r>
              <w:r w:rsidDel="004238F6">
                <w:tab/>
              </w:r>
            </w:del>
          </w:p>
          <w:p w14:paraId="456A1B10" w14:textId="314BB7A8" w:rsidR="0035256A" w:rsidDel="004238F6" w:rsidRDefault="0035256A" w:rsidP="0035256A">
            <w:pPr>
              <w:pStyle w:val="XML5"/>
              <w:rPr>
                <w:del w:id="1951" w:author="Thomas Dietz" w:date="2012-08-08T14:26:00Z"/>
              </w:rPr>
            </w:pPr>
            <w:del w:id="1952" w:author="Thomas Dietz" w:date="2012-08-08T14:26:00Z">
              <w:r w:rsidDel="004238F6">
                <w:delText>&lt;/xs:documentation&gt;</w:delText>
              </w:r>
            </w:del>
          </w:p>
          <w:p w14:paraId="129D1E8A" w14:textId="3BCCEF19" w:rsidR="0035256A" w:rsidDel="004238F6" w:rsidRDefault="0035256A" w:rsidP="0035256A">
            <w:pPr>
              <w:pStyle w:val="XML4"/>
              <w:rPr>
                <w:del w:id="1953" w:author="Thomas Dietz" w:date="2012-08-08T14:26:00Z"/>
              </w:rPr>
            </w:pPr>
            <w:del w:id="1954" w:author="Thomas Dietz" w:date="2012-08-08T14:26:00Z">
              <w:r w:rsidDel="004238F6">
                <w:delText>&lt;/xs:annotation&gt;</w:delText>
              </w:r>
            </w:del>
          </w:p>
          <w:p w14:paraId="30A952ED" w14:textId="746A9936" w:rsidR="0035256A" w:rsidDel="004238F6" w:rsidRDefault="0035256A" w:rsidP="0035256A">
            <w:pPr>
              <w:pStyle w:val="XML3"/>
              <w:rPr>
                <w:del w:id="1955" w:author="Thomas Dietz" w:date="2012-08-08T14:26:00Z"/>
              </w:rPr>
            </w:pPr>
            <w:del w:id="1956" w:author="Thomas Dietz" w:date="2012-08-08T14:26:00Z">
              <w:r w:rsidDel="004238F6">
                <w:delText>&lt;/xs:element&gt;</w:delText>
              </w:r>
            </w:del>
          </w:p>
          <w:p w14:paraId="6ADF09D0" w14:textId="52490418" w:rsidR="0035256A" w:rsidDel="004238F6" w:rsidRDefault="0035256A" w:rsidP="0035256A">
            <w:pPr>
              <w:pStyle w:val="XML3"/>
              <w:rPr>
                <w:del w:id="1957" w:author="Thomas Dietz" w:date="2012-08-08T14:26:00Z"/>
              </w:rPr>
            </w:pPr>
            <w:del w:id="1958" w:author="Thomas Dietz" w:date="2012-08-08T14:26:00Z">
              <w:r w:rsidDel="004238F6">
                <w:delText>&lt;xs:element name="port-statistics" type="xs:boolean"&gt;</w:delText>
              </w:r>
            </w:del>
          </w:p>
          <w:p w14:paraId="098867DA" w14:textId="6069AC75" w:rsidR="0035256A" w:rsidDel="004238F6" w:rsidRDefault="0035256A" w:rsidP="0035256A">
            <w:pPr>
              <w:pStyle w:val="XML4"/>
              <w:rPr>
                <w:del w:id="1959" w:author="Thomas Dietz" w:date="2012-08-08T14:26:00Z"/>
              </w:rPr>
            </w:pPr>
            <w:del w:id="1960" w:author="Thomas Dietz" w:date="2012-08-08T14:26:00Z">
              <w:r w:rsidDel="004238F6">
                <w:delText>&lt;xs:annotation&gt;</w:delText>
              </w:r>
            </w:del>
          </w:p>
          <w:p w14:paraId="5104D044" w14:textId="1869A4C5" w:rsidR="0035256A" w:rsidDel="004238F6" w:rsidRDefault="0035256A" w:rsidP="0035256A">
            <w:pPr>
              <w:pStyle w:val="XML5"/>
              <w:rPr>
                <w:del w:id="1961" w:author="Thomas Dietz" w:date="2012-08-08T14:26:00Z"/>
              </w:rPr>
            </w:pPr>
            <w:del w:id="1962" w:author="Thomas Dietz" w:date="2012-08-08T14:26:00Z">
              <w:r w:rsidDel="004238F6">
                <w:delText>&lt;xs:documentation&gt;Whether the switch supports port statistics. See OpenFlow protocol 1.2 section A.3.1</w:delText>
              </w:r>
              <w:r w:rsidDel="004238F6">
                <w:tab/>
              </w:r>
              <w:r w:rsidDel="004238F6">
                <w:tab/>
              </w:r>
            </w:del>
          </w:p>
          <w:p w14:paraId="40B691C7" w14:textId="41C1949B" w:rsidR="0035256A" w:rsidDel="004238F6" w:rsidRDefault="0035256A" w:rsidP="0035256A">
            <w:pPr>
              <w:pStyle w:val="XML5"/>
              <w:rPr>
                <w:del w:id="1963" w:author="Thomas Dietz" w:date="2012-08-08T14:26:00Z"/>
              </w:rPr>
            </w:pPr>
            <w:del w:id="1964" w:author="Thomas Dietz" w:date="2012-08-08T14:26:00Z">
              <w:r w:rsidDel="004238F6">
                <w:delText>&lt;/xs:documentation&gt;</w:delText>
              </w:r>
            </w:del>
          </w:p>
          <w:p w14:paraId="3703474D" w14:textId="467E7CF9" w:rsidR="0035256A" w:rsidDel="004238F6" w:rsidRDefault="0035256A" w:rsidP="0035256A">
            <w:pPr>
              <w:pStyle w:val="XML4"/>
              <w:rPr>
                <w:del w:id="1965" w:author="Thomas Dietz" w:date="2012-08-08T14:26:00Z"/>
              </w:rPr>
            </w:pPr>
            <w:del w:id="1966" w:author="Thomas Dietz" w:date="2012-08-08T14:26:00Z">
              <w:r w:rsidDel="004238F6">
                <w:delText>&lt;/xs:annotation&gt;</w:delText>
              </w:r>
            </w:del>
          </w:p>
          <w:p w14:paraId="13D31DCE" w14:textId="2C51FFD4" w:rsidR="0035256A" w:rsidDel="004238F6" w:rsidRDefault="0035256A" w:rsidP="0035256A">
            <w:pPr>
              <w:pStyle w:val="XML3"/>
              <w:rPr>
                <w:del w:id="1967" w:author="Thomas Dietz" w:date="2012-08-08T14:26:00Z"/>
              </w:rPr>
            </w:pPr>
            <w:del w:id="1968" w:author="Thomas Dietz" w:date="2012-08-08T14:26:00Z">
              <w:r w:rsidDel="004238F6">
                <w:delText>&lt;/xs:element&gt;</w:delText>
              </w:r>
            </w:del>
          </w:p>
          <w:p w14:paraId="252B3098" w14:textId="2D17274A" w:rsidR="0035256A" w:rsidDel="004238F6" w:rsidRDefault="0035256A" w:rsidP="0035256A">
            <w:pPr>
              <w:pStyle w:val="XML3"/>
              <w:rPr>
                <w:del w:id="1969" w:author="Thomas Dietz" w:date="2012-08-08T14:26:00Z"/>
              </w:rPr>
            </w:pPr>
            <w:del w:id="1970" w:author="Thomas Dietz" w:date="2012-08-08T14:26:00Z">
              <w:r w:rsidDel="004238F6">
                <w:delText>&lt;xs:element name="group-statistics" type="xs:boolean"&gt;</w:delText>
              </w:r>
            </w:del>
          </w:p>
          <w:p w14:paraId="04F3F902" w14:textId="152BFFA5" w:rsidR="0035256A" w:rsidDel="004238F6" w:rsidRDefault="0035256A" w:rsidP="0035256A">
            <w:pPr>
              <w:pStyle w:val="XML4"/>
              <w:rPr>
                <w:del w:id="1971" w:author="Thomas Dietz" w:date="2012-08-08T14:26:00Z"/>
              </w:rPr>
            </w:pPr>
            <w:del w:id="1972" w:author="Thomas Dietz" w:date="2012-08-08T14:26:00Z">
              <w:r w:rsidDel="004238F6">
                <w:delText>&lt;xs:annotation&gt;</w:delText>
              </w:r>
            </w:del>
          </w:p>
          <w:p w14:paraId="1EA487A3" w14:textId="5DF7B7FC" w:rsidR="0035256A" w:rsidDel="004238F6" w:rsidRDefault="0035256A" w:rsidP="0035256A">
            <w:pPr>
              <w:pStyle w:val="XML5"/>
              <w:rPr>
                <w:del w:id="1973" w:author="Thomas Dietz" w:date="2012-08-08T14:26:00Z"/>
              </w:rPr>
            </w:pPr>
            <w:del w:id="1974" w:author="Thomas Dietz" w:date="2012-08-08T14:26:00Z">
              <w:r w:rsidDel="004238F6">
                <w:delText>&lt;xs:documentation&gt; Whether the switch supports group statistics. See OpenFlow protocol 1.2 section A.3.1</w:delText>
              </w:r>
            </w:del>
          </w:p>
          <w:p w14:paraId="28F43DC0" w14:textId="3520E036" w:rsidR="0035256A" w:rsidDel="004238F6" w:rsidRDefault="0035256A" w:rsidP="0035256A">
            <w:pPr>
              <w:pStyle w:val="XML5"/>
              <w:rPr>
                <w:del w:id="1975" w:author="Thomas Dietz" w:date="2012-08-08T14:26:00Z"/>
              </w:rPr>
            </w:pPr>
            <w:del w:id="1976" w:author="Thomas Dietz" w:date="2012-08-08T14:26:00Z">
              <w:r w:rsidDel="004238F6">
                <w:delText>&lt;/xs:documentation&gt;</w:delText>
              </w:r>
            </w:del>
          </w:p>
          <w:p w14:paraId="3CF1B7CE" w14:textId="29062ECF" w:rsidR="0035256A" w:rsidDel="004238F6" w:rsidRDefault="0035256A" w:rsidP="0035256A">
            <w:pPr>
              <w:pStyle w:val="XML4"/>
              <w:rPr>
                <w:del w:id="1977" w:author="Thomas Dietz" w:date="2012-08-08T14:26:00Z"/>
              </w:rPr>
            </w:pPr>
            <w:del w:id="1978" w:author="Thomas Dietz" w:date="2012-08-08T14:26:00Z">
              <w:r w:rsidDel="004238F6">
                <w:delText>&lt;/xs:annotation&gt;</w:delText>
              </w:r>
            </w:del>
          </w:p>
          <w:p w14:paraId="20253780" w14:textId="1108BEED" w:rsidR="0035256A" w:rsidDel="004238F6" w:rsidRDefault="0035256A" w:rsidP="0035256A">
            <w:pPr>
              <w:pStyle w:val="XML3"/>
              <w:rPr>
                <w:del w:id="1979" w:author="Thomas Dietz" w:date="2012-08-08T14:26:00Z"/>
              </w:rPr>
            </w:pPr>
            <w:del w:id="1980" w:author="Thomas Dietz" w:date="2012-08-08T14:26:00Z">
              <w:r w:rsidDel="004238F6">
                <w:lastRenderedPageBreak/>
                <w:delText>&lt;/xs:element&gt;</w:delText>
              </w:r>
            </w:del>
          </w:p>
          <w:p w14:paraId="4ECEDEEC" w14:textId="3A3EBEB6" w:rsidR="0035256A" w:rsidDel="004238F6" w:rsidRDefault="0035256A" w:rsidP="0035256A">
            <w:pPr>
              <w:pStyle w:val="XML3"/>
              <w:rPr>
                <w:del w:id="1981" w:author="Thomas Dietz" w:date="2012-08-08T14:26:00Z"/>
              </w:rPr>
            </w:pPr>
            <w:del w:id="1982" w:author="Thomas Dietz" w:date="2012-08-08T14:26:00Z">
              <w:r w:rsidDel="004238F6">
                <w:delText>&lt;xs:element name="queue-statistics" type="xs:boolean"&gt;</w:delText>
              </w:r>
            </w:del>
          </w:p>
          <w:p w14:paraId="714AF121" w14:textId="3E076CBE" w:rsidR="0035256A" w:rsidDel="004238F6" w:rsidRDefault="0035256A" w:rsidP="0035256A">
            <w:pPr>
              <w:pStyle w:val="XML4"/>
              <w:rPr>
                <w:del w:id="1983" w:author="Thomas Dietz" w:date="2012-08-08T14:26:00Z"/>
              </w:rPr>
            </w:pPr>
            <w:del w:id="1984" w:author="Thomas Dietz" w:date="2012-08-08T14:26:00Z">
              <w:r w:rsidDel="004238F6">
                <w:delText>&lt;xs:annotation&gt;</w:delText>
              </w:r>
            </w:del>
          </w:p>
          <w:p w14:paraId="63116051" w14:textId="1C83FF9F" w:rsidR="0035256A" w:rsidDel="004238F6" w:rsidRDefault="0035256A" w:rsidP="0035256A">
            <w:pPr>
              <w:pStyle w:val="XML5"/>
              <w:rPr>
                <w:del w:id="1985" w:author="Thomas Dietz" w:date="2012-08-08T14:26:00Z"/>
              </w:rPr>
            </w:pPr>
            <w:del w:id="1986" w:author="Thomas Dietz" w:date="2012-08-08T14:26:00Z">
              <w:r w:rsidDel="004238F6">
                <w:delText>&lt;xs:documentation&gt;Whether the switch supports queue statistics. See OpenFlow protocol 1.2 section A.3.1</w:delText>
              </w:r>
              <w:r w:rsidDel="004238F6">
                <w:tab/>
              </w:r>
              <w:r w:rsidDel="004238F6">
                <w:tab/>
              </w:r>
            </w:del>
          </w:p>
          <w:p w14:paraId="2CA901D5" w14:textId="7AE0DC9D" w:rsidR="0035256A" w:rsidDel="004238F6" w:rsidRDefault="0035256A" w:rsidP="0035256A">
            <w:pPr>
              <w:pStyle w:val="XML5"/>
              <w:rPr>
                <w:del w:id="1987" w:author="Thomas Dietz" w:date="2012-08-08T14:26:00Z"/>
              </w:rPr>
            </w:pPr>
            <w:del w:id="1988" w:author="Thomas Dietz" w:date="2012-08-08T14:26:00Z">
              <w:r w:rsidDel="004238F6">
                <w:delText>&lt;/xs:documentation&gt;</w:delText>
              </w:r>
            </w:del>
          </w:p>
          <w:p w14:paraId="6AB80C43" w14:textId="04271F4B" w:rsidR="0035256A" w:rsidDel="004238F6" w:rsidRDefault="0035256A" w:rsidP="0035256A">
            <w:pPr>
              <w:pStyle w:val="XML4"/>
              <w:rPr>
                <w:del w:id="1989" w:author="Thomas Dietz" w:date="2012-08-08T14:26:00Z"/>
              </w:rPr>
            </w:pPr>
            <w:del w:id="1990" w:author="Thomas Dietz" w:date="2012-08-08T14:26:00Z">
              <w:r w:rsidDel="004238F6">
                <w:delText>&lt;/xs:annotation&gt;</w:delText>
              </w:r>
            </w:del>
          </w:p>
          <w:p w14:paraId="31BB55E9" w14:textId="46402FF0" w:rsidR="0035256A" w:rsidDel="004238F6" w:rsidRDefault="0035256A" w:rsidP="0035256A">
            <w:pPr>
              <w:pStyle w:val="XML3"/>
              <w:rPr>
                <w:del w:id="1991" w:author="Thomas Dietz" w:date="2012-08-08T14:26:00Z"/>
              </w:rPr>
            </w:pPr>
            <w:del w:id="1992" w:author="Thomas Dietz" w:date="2012-08-08T14:26:00Z">
              <w:r w:rsidDel="004238F6">
                <w:delText>&lt;/xs:element&gt;</w:delText>
              </w:r>
            </w:del>
          </w:p>
          <w:p w14:paraId="7ADB90E0" w14:textId="59155920" w:rsidR="0035256A" w:rsidDel="004238F6" w:rsidRDefault="0035256A" w:rsidP="0035256A">
            <w:pPr>
              <w:pStyle w:val="XML3"/>
              <w:rPr>
                <w:del w:id="1993" w:author="Thomas Dietz" w:date="2012-08-08T14:26:00Z"/>
              </w:rPr>
            </w:pPr>
            <w:del w:id="1994" w:author="Thomas Dietz" w:date="2012-08-08T14:26:00Z">
              <w:r w:rsidDel="004238F6">
                <w:delText>&lt;xs:element name="reassemble-ip-fragments" type="xs:boolean"&gt;</w:delText>
              </w:r>
            </w:del>
          </w:p>
          <w:p w14:paraId="5451DB48" w14:textId="2B57EF13" w:rsidR="0035256A" w:rsidDel="004238F6" w:rsidRDefault="0035256A" w:rsidP="0035256A">
            <w:pPr>
              <w:pStyle w:val="XML4"/>
              <w:rPr>
                <w:del w:id="1995" w:author="Thomas Dietz" w:date="2012-08-08T14:26:00Z"/>
              </w:rPr>
            </w:pPr>
            <w:del w:id="1996" w:author="Thomas Dietz" w:date="2012-08-08T14:26:00Z">
              <w:r w:rsidDel="004238F6">
                <w:delText>&lt;xs:annotation&gt;</w:delText>
              </w:r>
            </w:del>
          </w:p>
          <w:p w14:paraId="63564760" w14:textId="018E9AE6" w:rsidR="0035256A" w:rsidDel="004238F6" w:rsidRDefault="0035256A" w:rsidP="0035256A">
            <w:pPr>
              <w:pStyle w:val="XML5"/>
              <w:rPr>
                <w:del w:id="1997" w:author="Thomas Dietz" w:date="2012-08-08T14:26:00Z"/>
              </w:rPr>
            </w:pPr>
            <w:del w:id="1998" w:author="Thomas Dietz" w:date="2012-08-08T14:26:00Z">
              <w:r w:rsidDel="004238F6">
                <w:delText>&lt;xs:documentation&gt;Whether the switch supports reassemble IP fragments. See OpenFlow protocol 1.2 section A.3.1</w:delText>
              </w:r>
              <w:r w:rsidDel="004238F6">
                <w:tab/>
              </w:r>
              <w:r w:rsidDel="004238F6">
                <w:tab/>
              </w:r>
            </w:del>
          </w:p>
          <w:p w14:paraId="7FFD0F21" w14:textId="6130399B" w:rsidR="0035256A" w:rsidDel="004238F6" w:rsidRDefault="0035256A" w:rsidP="0035256A">
            <w:pPr>
              <w:pStyle w:val="XML5"/>
              <w:rPr>
                <w:del w:id="1999" w:author="Thomas Dietz" w:date="2012-08-08T14:26:00Z"/>
              </w:rPr>
            </w:pPr>
            <w:del w:id="2000" w:author="Thomas Dietz" w:date="2012-08-08T14:26:00Z">
              <w:r w:rsidDel="004238F6">
                <w:delText>&lt;/xs:documentation&gt;</w:delText>
              </w:r>
            </w:del>
          </w:p>
          <w:p w14:paraId="2A3A5C5A" w14:textId="43AFB61D" w:rsidR="0035256A" w:rsidDel="004238F6" w:rsidRDefault="0035256A" w:rsidP="0035256A">
            <w:pPr>
              <w:pStyle w:val="XML4"/>
              <w:rPr>
                <w:del w:id="2001" w:author="Thomas Dietz" w:date="2012-08-08T14:26:00Z"/>
              </w:rPr>
            </w:pPr>
            <w:del w:id="2002" w:author="Thomas Dietz" w:date="2012-08-08T14:26:00Z">
              <w:r w:rsidDel="004238F6">
                <w:delText>&lt;/xs:annotation&gt;</w:delText>
              </w:r>
            </w:del>
          </w:p>
          <w:p w14:paraId="1BF5A9CF" w14:textId="24935623" w:rsidR="0035256A" w:rsidDel="004238F6" w:rsidRDefault="0035256A" w:rsidP="0035256A">
            <w:pPr>
              <w:pStyle w:val="XML3"/>
              <w:rPr>
                <w:del w:id="2003" w:author="Thomas Dietz" w:date="2012-08-08T14:26:00Z"/>
              </w:rPr>
            </w:pPr>
            <w:del w:id="2004" w:author="Thomas Dietz" w:date="2012-08-08T14:26:00Z">
              <w:r w:rsidDel="004238F6">
                <w:delText>&lt;/xs:element&gt;</w:delText>
              </w:r>
            </w:del>
          </w:p>
          <w:p w14:paraId="3A803E1F" w14:textId="462131E6" w:rsidR="0035256A" w:rsidDel="004238F6" w:rsidRDefault="0035256A" w:rsidP="0035256A">
            <w:pPr>
              <w:pStyle w:val="XML3"/>
              <w:rPr>
                <w:del w:id="2005" w:author="Thomas Dietz" w:date="2012-08-08T14:26:00Z"/>
              </w:rPr>
            </w:pPr>
            <w:del w:id="2006" w:author="Thomas Dietz" w:date="2012-08-08T14:26:00Z">
              <w:r w:rsidDel="004238F6">
                <w:delText>&lt;xs:element name="block-looping-ports" type="xs:boolean"&gt;</w:delText>
              </w:r>
            </w:del>
          </w:p>
          <w:p w14:paraId="64DBEF85" w14:textId="223B529B" w:rsidR="0035256A" w:rsidDel="004238F6" w:rsidRDefault="0035256A" w:rsidP="0035256A">
            <w:pPr>
              <w:pStyle w:val="XML4"/>
              <w:rPr>
                <w:del w:id="2007" w:author="Thomas Dietz" w:date="2012-08-08T14:26:00Z"/>
              </w:rPr>
            </w:pPr>
            <w:del w:id="2008" w:author="Thomas Dietz" w:date="2012-08-08T14:26:00Z">
              <w:r w:rsidDel="004238F6">
                <w:delText>&lt;xs:annotation&gt;</w:delText>
              </w:r>
            </w:del>
          </w:p>
          <w:p w14:paraId="6480AD5C" w14:textId="5EB0B497" w:rsidR="0035256A" w:rsidDel="004238F6" w:rsidRDefault="0035256A" w:rsidP="0035256A">
            <w:pPr>
              <w:pStyle w:val="XML5"/>
              <w:rPr>
                <w:del w:id="2009" w:author="Thomas Dietz" w:date="2012-08-08T14:26:00Z"/>
              </w:rPr>
            </w:pPr>
            <w:del w:id="2010" w:author="Thomas Dietz" w:date="2012-08-08T14:26:00Z">
              <w:r w:rsidDel="004238F6">
                <w:delText>&lt;xs:documentation&gt;"true" indicates that a switch protocol outside of OpenFlow, such as 802.1D Spanning Tree, will detect topology loops and block ports to prevent packet loops. See OpenFlow protocol 1.2 section A.3.1</w:delText>
              </w:r>
              <w:r w:rsidDel="004238F6">
                <w:tab/>
              </w:r>
              <w:r w:rsidDel="004238F6">
                <w:tab/>
              </w:r>
            </w:del>
          </w:p>
          <w:p w14:paraId="37879FC7" w14:textId="574647A0" w:rsidR="0035256A" w:rsidDel="004238F6" w:rsidRDefault="0035256A" w:rsidP="0035256A">
            <w:pPr>
              <w:pStyle w:val="XML5"/>
              <w:rPr>
                <w:del w:id="2011" w:author="Thomas Dietz" w:date="2012-08-08T14:26:00Z"/>
              </w:rPr>
            </w:pPr>
            <w:del w:id="2012" w:author="Thomas Dietz" w:date="2012-08-08T14:26:00Z">
              <w:r w:rsidDel="004238F6">
                <w:delText>&lt;/xs:documentation&gt;</w:delText>
              </w:r>
            </w:del>
          </w:p>
          <w:p w14:paraId="69096AB6" w14:textId="514C3217" w:rsidR="0035256A" w:rsidDel="004238F6" w:rsidRDefault="0035256A" w:rsidP="0035256A">
            <w:pPr>
              <w:pStyle w:val="XML4"/>
              <w:rPr>
                <w:del w:id="2013" w:author="Thomas Dietz" w:date="2012-08-08T14:26:00Z"/>
              </w:rPr>
            </w:pPr>
            <w:del w:id="2014" w:author="Thomas Dietz" w:date="2012-08-08T14:26:00Z">
              <w:r w:rsidDel="004238F6">
                <w:delText>&lt;/xs:annotation&gt;</w:delText>
              </w:r>
            </w:del>
          </w:p>
          <w:p w14:paraId="294FA4A8" w14:textId="407ADD06" w:rsidR="0035256A" w:rsidDel="004238F6" w:rsidRDefault="0035256A" w:rsidP="0035256A">
            <w:pPr>
              <w:pStyle w:val="XML3"/>
              <w:rPr>
                <w:del w:id="2015" w:author="Thomas Dietz" w:date="2012-08-08T14:26:00Z"/>
              </w:rPr>
            </w:pPr>
            <w:del w:id="2016" w:author="Thomas Dietz" w:date="2012-08-08T14:26:00Z">
              <w:r w:rsidDel="004238F6">
                <w:delText>&lt;/xs:element&gt;</w:delText>
              </w:r>
            </w:del>
          </w:p>
          <w:p w14:paraId="6F6C8104" w14:textId="324F54F0" w:rsidR="0035256A" w:rsidDel="004238F6" w:rsidRDefault="0035256A" w:rsidP="0035256A">
            <w:pPr>
              <w:pStyle w:val="XML3"/>
              <w:rPr>
                <w:del w:id="2017" w:author="Thomas Dietz" w:date="2012-08-08T14:26:00Z"/>
              </w:rPr>
            </w:pPr>
            <w:del w:id="2018" w:author="Thomas Dietz" w:date="2012-08-08T14:26:00Z">
              <w:r w:rsidDel="004238F6">
                <w:delText xml:space="preserve">&lt;xs:element name="reserved-port-types" </w:delText>
              </w:r>
            </w:del>
          </w:p>
          <w:p w14:paraId="309E7B4D" w14:textId="76621321" w:rsidR="0035256A" w:rsidDel="004238F6" w:rsidRDefault="0035256A" w:rsidP="0035256A">
            <w:pPr>
              <w:pStyle w:val="XML9"/>
              <w:rPr>
                <w:del w:id="2019" w:author="Thomas Dietz" w:date="2012-08-08T14:26:00Z"/>
              </w:rPr>
            </w:pPr>
            <w:del w:id="2020" w:author="Thomas Dietz" w:date="2012-08-08T14:26:00Z">
              <w:r w:rsidDel="004238F6">
                <w:delText>type="OFReservedPortTypes"&gt;</w:delText>
              </w:r>
            </w:del>
          </w:p>
          <w:p w14:paraId="4AED14C2" w14:textId="1FDB1D97" w:rsidR="0035256A" w:rsidDel="004238F6" w:rsidRDefault="0035256A" w:rsidP="0035256A">
            <w:pPr>
              <w:pStyle w:val="XML4"/>
              <w:rPr>
                <w:del w:id="2021" w:author="Thomas Dietz" w:date="2012-08-08T14:26:00Z"/>
              </w:rPr>
            </w:pPr>
            <w:del w:id="2022" w:author="Thomas Dietz" w:date="2012-08-08T14:26:00Z">
              <w:r w:rsidDel="004238F6">
                <w:delText>&lt;xs:annotation&gt;</w:delText>
              </w:r>
            </w:del>
          </w:p>
          <w:p w14:paraId="044243E0" w14:textId="3E4EBE59" w:rsidR="0035256A" w:rsidDel="004238F6" w:rsidRDefault="0035256A" w:rsidP="0035256A">
            <w:pPr>
              <w:pStyle w:val="XML5"/>
              <w:rPr>
                <w:del w:id="2023" w:author="Thomas Dietz" w:date="2012-08-08T14:26:00Z"/>
              </w:rPr>
            </w:pPr>
            <w:del w:id="2024" w:author="Thomas Dietz" w:date="2012-08-08T14:26:00Z">
              <w:r w:rsidDel="004238F6">
                <w:delText>&lt;xs:documentation&gt;Specify generic forwarding actions such as sending to the controller, ooding, or forwarding using non-OpenFlow methods, such as "normal" switch processing. SeeOpenFlow protocol 1.2 section 4.5.</w:delText>
              </w:r>
            </w:del>
          </w:p>
          <w:p w14:paraId="7D32A357" w14:textId="23AB2BDF" w:rsidR="0035256A" w:rsidDel="004238F6" w:rsidRDefault="0035256A" w:rsidP="0035256A">
            <w:pPr>
              <w:pStyle w:val="XML5"/>
              <w:rPr>
                <w:del w:id="2025" w:author="Thomas Dietz" w:date="2012-08-08T14:26:00Z"/>
              </w:rPr>
            </w:pPr>
            <w:del w:id="2026" w:author="Thomas Dietz" w:date="2012-08-08T14:26:00Z">
              <w:r w:rsidDel="004238F6">
                <w:delText>&lt;/xs:documentation&gt;</w:delText>
              </w:r>
            </w:del>
          </w:p>
          <w:p w14:paraId="1AB13EF0" w14:textId="48D9F1AF" w:rsidR="0035256A" w:rsidDel="004238F6" w:rsidRDefault="0035256A" w:rsidP="0035256A">
            <w:pPr>
              <w:pStyle w:val="XML4"/>
              <w:rPr>
                <w:del w:id="2027" w:author="Thomas Dietz" w:date="2012-08-08T14:26:00Z"/>
              </w:rPr>
            </w:pPr>
            <w:del w:id="2028" w:author="Thomas Dietz" w:date="2012-08-08T14:26:00Z">
              <w:r w:rsidDel="004238F6">
                <w:delText>&lt;/xs:annotation&gt;</w:delText>
              </w:r>
            </w:del>
          </w:p>
          <w:p w14:paraId="1CC83A1B" w14:textId="301A3DF0" w:rsidR="0035256A" w:rsidDel="004238F6" w:rsidRDefault="0035256A" w:rsidP="0035256A">
            <w:pPr>
              <w:pStyle w:val="XML3"/>
              <w:rPr>
                <w:del w:id="2029" w:author="Thomas Dietz" w:date="2012-08-08T14:26:00Z"/>
              </w:rPr>
            </w:pPr>
            <w:del w:id="2030" w:author="Thomas Dietz" w:date="2012-08-08T14:26:00Z">
              <w:r w:rsidDel="004238F6">
                <w:delText xml:space="preserve">&lt;/xs:element&gt;  </w:delText>
              </w:r>
              <w:r w:rsidDel="004238F6">
                <w:tab/>
              </w:r>
            </w:del>
          </w:p>
          <w:p w14:paraId="4869EB22" w14:textId="571B9EB4" w:rsidR="0035256A" w:rsidDel="004238F6" w:rsidRDefault="0035256A" w:rsidP="0035256A">
            <w:pPr>
              <w:pStyle w:val="XML3"/>
              <w:rPr>
                <w:del w:id="2031" w:author="Thomas Dietz" w:date="2012-08-08T14:26:00Z"/>
              </w:rPr>
            </w:pPr>
            <w:del w:id="2032" w:author="Thomas Dietz" w:date="2012-08-08T14:26:00Z">
              <w:r w:rsidDel="004238F6">
                <w:delText>&lt;xs:element name="group-types" type="OFGroupTypes"&gt;</w:delText>
              </w:r>
            </w:del>
          </w:p>
          <w:p w14:paraId="226E6293" w14:textId="0DACED2B" w:rsidR="0035256A" w:rsidDel="004238F6" w:rsidRDefault="0035256A" w:rsidP="0035256A">
            <w:pPr>
              <w:pStyle w:val="XML4"/>
              <w:rPr>
                <w:del w:id="2033" w:author="Thomas Dietz" w:date="2012-08-08T14:26:00Z"/>
              </w:rPr>
            </w:pPr>
            <w:del w:id="2034" w:author="Thomas Dietz" w:date="2012-08-08T14:26:00Z">
              <w:r w:rsidDel="004238F6">
                <w:delText>&lt;xs:annotation&gt;</w:delText>
              </w:r>
            </w:del>
          </w:p>
          <w:p w14:paraId="7FC87877" w14:textId="02C67C52" w:rsidR="0035256A" w:rsidDel="004238F6" w:rsidRDefault="0035256A" w:rsidP="0035256A">
            <w:pPr>
              <w:pStyle w:val="XML5"/>
              <w:rPr>
                <w:del w:id="2035" w:author="Thomas Dietz" w:date="2012-08-08T14:26:00Z"/>
              </w:rPr>
            </w:pPr>
            <w:del w:id="2036" w:author="Thomas Dietz" w:date="2012-08-08T14:26:00Z">
              <w:r w:rsidDel="004238F6">
                <w:delText>&lt;xs:documentation&gt;The group types supported by the switch. SeeOpenFlow protocol 1.2 section 5.4.1.</w:delText>
              </w:r>
            </w:del>
          </w:p>
          <w:p w14:paraId="48C26FFB" w14:textId="61DA815F" w:rsidR="0035256A" w:rsidDel="004238F6" w:rsidRDefault="0035256A" w:rsidP="0035256A">
            <w:pPr>
              <w:pStyle w:val="XML5"/>
              <w:rPr>
                <w:del w:id="2037" w:author="Thomas Dietz" w:date="2012-08-08T14:26:00Z"/>
              </w:rPr>
            </w:pPr>
            <w:del w:id="2038" w:author="Thomas Dietz" w:date="2012-08-08T14:26:00Z">
              <w:r w:rsidDel="004238F6">
                <w:delText>&lt;/xs:documentation&gt;</w:delText>
              </w:r>
            </w:del>
          </w:p>
          <w:p w14:paraId="664EC8AC" w14:textId="5F0A0978" w:rsidR="0035256A" w:rsidDel="004238F6" w:rsidRDefault="0035256A" w:rsidP="0035256A">
            <w:pPr>
              <w:pStyle w:val="XML4"/>
              <w:rPr>
                <w:del w:id="2039" w:author="Thomas Dietz" w:date="2012-08-08T14:26:00Z"/>
              </w:rPr>
            </w:pPr>
            <w:del w:id="2040" w:author="Thomas Dietz" w:date="2012-08-08T14:26:00Z">
              <w:r w:rsidDel="004238F6">
                <w:delText>&lt;/xs:annotation&gt;</w:delText>
              </w:r>
            </w:del>
          </w:p>
          <w:p w14:paraId="77755C2D" w14:textId="48101F03" w:rsidR="0035256A" w:rsidDel="004238F6" w:rsidRDefault="0035256A" w:rsidP="0035256A">
            <w:pPr>
              <w:pStyle w:val="XML3"/>
              <w:rPr>
                <w:del w:id="2041" w:author="Thomas Dietz" w:date="2012-08-08T14:26:00Z"/>
              </w:rPr>
            </w:pPr>
            <w:del w:id="2042" w:author="Thomas Dietz" w:date="2012-08-08T14:26:00Z">
              <w:r w:rsidDel="004238F6">
                <w:delText>&lt;/xs:element&gt;</w:delText>
              </w:r>
            </w:del>
          </w:p>
          <w:p w14:paraId="6C5E278D" w14:textId="5893FA3E" w:rsidR="0035256A" w:rsidDel="004238F6" w:rsidRDefault="0035256A" w:rsidP="0035256A">
            <w:pPr>
              <w:pStyle w:val="XML3"/>
              <w:rPr>
                <w:del w:id="2043" w:author="Thomas Dietz" w:date="2012-08-08T14:26:00Z"/>
              </w:rPr>
            </w:pPr>
            <w:del w:id="2044" w:author="Thomas Dietz" w:date="2012-08-08T14:26:00Z">
              <w:r w:rsidDel="004238F6">
                <w:delText>&lt;xs:element name="group-capabilities" type="OFGroupCapabilities"&gt;</w:delText>
              </w:r>
            </w:del>
          </w:p>
          <w:p w14:paraId="73203A24" w14:textId="10E5556E" w:rsidR="0035256A" w:rsidDel="004238F6" w:rsidRDefault="0035256A" w:rsidP="0035256A">
            <w:pPr>
              <w:pStyle w:val="XML4"/>
              <w:rPr>
                <w:del w:id="2045" w:author="Thomas Dietz" w:date="2012-08-08T14:26:00Z"/>
              </w:rPr>
            </w:pPr>
            <w:del w:id="2046" w:author="Thomas Dietz" w:date="2012-08-08T14:26:00Z">
              <w:r w:rsidDel="004238F6">
                <w:delText>&lt;xs:annotation&gt;</w:delText>
              </w:r>
            </w:del>
          </w:p>
          <w:p w14:paraId="366362E7" w14:textId="48F28551" w:rsidR="0035256A" w:rsidDel="004238F6" w:rsidRDefault="0035256A" w:rsidP="0035256A">
            <w:pPr>
              <w:pStyle w:val="XML5"/>
              <w:rPr>
                <w:del w:id="2047" w:author="Thomas Dietz" w:date="2012-08-08T14:26:00Z"/>
              </w:rPr>
            </w:pPr>
            <w:del w:id="2048" w:author="Thomas Dietz" w:date="2012-08-08T14:26:00Z">
              <w:r w:rsidDel="004238F6">
                <w:delText>&lt;xs:documentation&gt;The group capabilities supported by the switch. SeeOpenFlow protocol 1.2 section A.3.5.9.</w:delText>
              </w:r>
            </w:del>
          </w:p>
          <w:p w14:paraId="1DD5FA15" w14:textId="352C45B2" w:rsidR="0035256A" w:rsidDel="004238F6" w:rsidRDefault="0035256A" w:rsidP="0035256A">
            <w:pPr>
              <w:pStyle w:val="XML5"/>
              <w:rPr>
                <w:del w:id="2049" w:author="Thomas Dietz" w:date="2012-08-08T14:26:00Z"/>
              </w:rPr>
            </w:pPr>
            <w:del w:id="2050" w:author="Thomas Dietz" w:date="2012-08-08T14:26:00Z">
              <w:r w:rsidDel="004238F6">
                <w:delText>&lt;/xs:documentation&gt;</w:delText>
              </w:r>
            </w:del>
          </w:p>
          <w:p w14:paraId="34E7BA04" w14:textId="40609E0B" w:rsidR="0035256A" w:rsidDel="004238F6" w:rsidRDefault="0035256A" w:rsidP="0035256A">
            <w:pPr>
              <w:pStyle w:val="XML4"/>
              <w:rPr>
                <w:del w:id="2051" w:author="Thomas Dietz" w:date="2012-08-08T14:26:00Z"/>
              </w:rPr>
            </w:pPr>
            <w:del w:id="2052" w:author="Thomas Dietz" w:date="2012-08-08T14:26:00Z">
              <w:r w:rsidDel="004238F6">
                <w:delText xml:space="preserve">&lt;/xs:annotation&gt;  </w:delText>
              </w:r>
              <w:r w:rsidDel="004238F6">
                <w:tab/>
              </w:r>
            </w:del>
          </w:p>
          <w:p w14:paraId="38D802BF" w14:textId="59514E77" w:rsidR="0035256A" w:rsidDel="004238F6" w:rsidRDefault="0035256A" w:rsidP="0035256A">
            <w:pPr>
              <w:pStyle w:val="XML3"/>
              <w:rPr>
                <w:del w:id="2053" w:author="Thomas Dietz" w:date="2012-08-08T14:26:00Z"/>
              </w:rPr>
            </w:pPr>
            <w:del w:id="2054" w:author="Thomas Dietz" w:date="2012-08-08T14:26:00Z">
              <w:r w:rsidDel="004238F6">
                <w:delText>&lt;/xs:element&gt;</w:delText>
              </w:r>
            </w:del>
          </w:p>
          <w:p w14:paraId="51EE2450" w14:textId="24BABF62" w:rsidR="0035256A" w:rsidDel="004238F6" w:rsidRDefault="0035256A" w:rsidP="0035256A">
            <w:pPr>
              <w:pStyle w:val="XML3"/>
              <w:rPr>
                <w:del w:id="2055" w:author="Thomas Dietz" w:date="2012-08-08T14:26:00Z"/>
              </w:rPr>
            </w:pPr>
            <w:del w:id="2056" w:author="Thomas Dietz" w:date="2012-08-08T14:26:00Z">
              <w:r w:rsidDel="004238F6">
                <w:delText>&lt;xs:element name="action-types" type="OFActionTypes"&gt;</w:delText>
              </w:r>
            </w:del>
          </w:p>
          <w:p w14:paraId="37F4037B" w14:textId="40B2E140" w:rsidR="0035256A" w:rsidDel="004238F6" w:rsidRDefault="0035256A" w:rsidP="0035256A">
            <w:pPr>
              <w:pStyle w:val="XML4"/>
              <w:rPr>
                <w:del w:id="2057" w:author="Thomas Dietz" w:date="2012-08-08T14:26:00Z"/>
              </w:rPr>
            </w:pPr>
            <w:del w:id="2058" w:author="Thomas Dietz" w:date="2012-08-08T14:26:00Z">
              <w:r w:rsidDel="004238F6">
                <w:delText>&lt;xs:annotation&gt;</w:delText>
              </w:r>
            </w:del>
          </w:p>
          <w:p w14:paraId="2736472C" w14:textId="011A2AB7" w:rsidR="0035256A" w:rsidDel="004238F6" w:rsidRDefault="0035256A" w:rsidP="0035256A">
            <w:pPr>
              <w:pStyle w:val="XML5"/>
              <w:rPr>
                <w:del w:id="2059" w:author="Thomas Dietz" w:date="2012-08-08T14:26:00Z"/>
              </w:rPr>
            </w:pPr>
            <w:del w:id="2060" w:author="Thomas Dietz" w:date="2012-08-08T14:26:00Z">
              <w:r w:rsidDel="004238F6">
                <w:delText>&lt;xs:documentation&gt;The action types supported by the switch. See OpenFlow protocol 1.2 section 5.9 and A.2.5.</w:delText>
              </w:r>
            </w:del>
          </w:p>
          <w:p w14:paraId="68553361" w14:textId="7108AFE4" w:rsidR="0035256A" w:rsidDel="004238F6" w:rsidRDefault="0035256A" w:rsidP="0035256A">
            <w:pPr>
              <w:pStyle w:val="XML5"/>
              <w:rPr>
                <w:del w:id="2061" w:author="Thomas Dietz" w:date="2012-08-08T14:26:00Z"/>
              </w:rPr>
            </w:pPr>
            <w:del w:id="2062" w:author="Thomas Dietz" w:date="2012-08-08T14:26:00Z">
              <w:r w:rsidDel="004238F6">
                <w:delText>&lt;/xs:documentation&gt;</w:delText>
              </w:r>
            </w:del>
          </w:p>
          <w:p w14:paraId="27A10C9F" w14:textId="344999A8" w:rsidR="0035256A" w:rsidDel="004238F6" w:rsidRDefault="0035256A" w:rsidP="0035256A">
            <w:pPr>
              <w:pStyle w:val="XML4"/>
              <w:rPr>
                <w:del w:id="2063" w:author="Thomas Dietz" w:date="2012-08-08T14:26:00Z"/>
              </w:rPr>
            </w:pPr>
            <w:del w:id="2064" w:author="Thomas Dietz" w:date="2012-08-08T14:26:00Z">
              <w:r w:rsidDel="004238F6">
                <w:delText xml:space="preserve">&lt;/xs:annotation&gt;  </w:delText>
              </w:r>
              <w:r w:rsidDel="004238F6">
                <w:tab/>
              </w:r>
            </w:del>
          </w:p>
          <w:p w14:paraId="686DF751" w14:textId="25842400" w:rsidR="0035256A" w:rsidDel="004238F6" w:rsidRDefault="0035256A" w:rsidP="0035256A">
            <w:pPr>
              <w:pStyle w:val="XML3"/>
              <w:rPr>
                <w:del w:id="2065" w:author="Thomas Dietz" w:date="2012-08-08T14:26:00Z"/>
              </w:rPr>
            </w:pPr>
            <w:del w:id="2066" w:author="Thomas Dietz" w:date="2012-08-08T14:26:00Z">
              <w:r w:rsidDel="004238F6">
                <w:delText>&lt;/xs:element&gt;</w:delText>
              </w:r>
            </w:del>
          </w:p>
          <w:p w14:paraId="5DB5CA2C" w14:textId="31B098D6" w:rsidR="0035256A" w:rsidDel="004238F6" w:rsidRDefault="0035256A" w:rsidP="0035256A">
            <w:pPr>
              <w:pStyle w:val="XML3"/>
              <w:rPr>
                <w:del w:id="2067" w:author="Thomas Dietz" w:date="2012-08-08T14:26:00Z"/>
              </w:rPr>
            </w:pPr>
            <w:del w:id="2068" w:author="Thomas Dietz" w:date="2012-08-08T14:26:00Z">
              <w:r w:rsidDel="004238F6">
                <w:delText>&lt;xs:element name="instruction-types" type="OFInstructionTypes"&gt;</w:delText>
              </w:r>
            </w:del>
          </w:p>
          <w:p w14:paraId="2219DB78" w14:textId="1AFD53FD" w:rsidR="0035256A" w:rsidDel="004238F6" w:rsidRDefault="0035256A" w:rsidP="0035256A">
            <w:pPr>
              <w:pStyle w:val="XML4"/>
              <w:rPr>
                <w:del w:id="2069" w:author="Thomas Dietz" w:date="2012-08-08T14:26:00Z"/>
              </w:rPr>
            </w:pPr>
            <w:del w:id="2070" w:author="Thomas Dietz" w:date="2012-08-08T14:26:00Z">
              <w:r w:rsidDel="004238F6">
                <w:lastRenderedPageBreak/>
                <w:delText>&lt;xs:annotation&gt;</w:delText>
              </w:r>
            </w:del>
          </w:p>
          <w:p w14:paraId="55054A22" w14:textId="24DA118D" w:rsidR="0035256A" w:rsidDel="004238F6" w:rsidRDefault="0035256A" w:rsidP="0035256A">
            <w:pPr>
              <w:pStyle w:val="XML5"/>
              <w:rPr>
                <w:del w:id="2071" w:author="Thomas Dietz" w:date="2012-08-08T14:26:00Z"/>
              </w:rPr>
            </w:pPr>
            <w:del w:id="2072" w:author="Thomas Dietz" w:date="2012-08-08T14:26:00Z">
              <w:r w:rsidDel="004238F6">
                <w:delText>&lt;xs:documentation&gt;The instruction types supported by the switch. See OpenFlow protocol 1.2 section 5.6.</w:delText>
              </w:r>
            </w:del>
          </w:p>
          <w:p w14:paraId="46F9D564" w14:textId="1C2ED95A" w:rsidR="0035256A" w:rsidDel="004238F6" w:rsidRDefault="0035256A" w:rsidP="0035256A">
            <w:pPr>
              <w:pStyle w:val="XML5"/>
              <w:rPr>
                <w:del w:id="2073" w:author="Thomas Dietz" w:date="2012-08-08T14:26:00Z"/>
              </w:rPr>
            </w:pPr>
            <w:del w:id="2074" w:author="Thomas Dietz" w:date="2012-08-08T14:26:00Z">
              <w:r w:rsidDel="004238F6">
                <w:delText>&lt;/xs:documentation&gt;</w:delText>
              </w:r>
            </w:del>
          </w:p>
          <w:p w14:paraId="797C2B66" w14:textId="776BDB5B" w:rsidR="0035256A" w:rsidDel="004238F6" w:rsidRDefault="0035256A" w:rsidP="0035256A">
            <w:pPr>
              <w:pStyle w:val="XML4"/>
              <w:rPr>
                <w:del w:id="2075" w:author="Thomas Dietz" w:date="2012-08-08T14:26:00Z"/>
              </w:rPr>
            </w:pPr>
            <w:del w:id="2076" w:author="Thomas Dietz" w:date="2012-08-08T14:26:00Z">
              <w:r w:rsidDel="004238F6">
                <w:delText xml:space="preserve">&lt;/xs:annotation&gt;  </w:delText>
              </w:r>
              <w:r w:rsidDel="004238F6">
                <w:tab/>
              </w:r>
            </w:del>
          </w:p>
          <w:p w14:paraId="2B99F299" w14:textId="3148869B" w:rsidR="0035256A" w:rsidDel="004238F6" w:rsidRDefault="0035256A" w:rsidP="0035256A">
            <w:pPr>
              <w:pStyle w:val="XML3"/>
              <w:rPr>
                <w:del w:id="2077" w:author="Thomas Dietz" w:date="2012-08-08T14:26:00Z"/>
              </w:rPr>
            </w:pPr>
            <w:del w:id="2078" w:author="Thomas Dietz" w:date="2012-08-08T14:26:00Z">
              <w:r w:rsidDel="004238F6">
                <w:delText>&lt;/xs:element&gt;</w:delText>
              </w:r>
            </w:del>
          </w:p>
          <w:p w14:paraId="4BFCABE0" w14:textId="06BA97DD" w:rsidR="0035256A" w:rsidDel="004238F6" w:rsidRDefault="0035256A" w:rsidP="0035256A">
            <w:pPr>
              <w:pStyle w:val="XML2"/>
              <w:rPr>
                <w:del w:id="2079" w:author="Thomas Dietz" w:date="2012-08-08T14:26:00Z"/>
              </w:rPr>
            </w:pPr>
            <w:del w:id="2080" w:author="Thomas Dietz" w:date="2012-08-08T14:26:00Z">
              <w:r w:rsidDel="004238F6">
                <w:delText>&lt;/xs:sequence&gt;</w:delText>
              </w:r>
            </w:del>
          </w:p>
          <w:p w14:paraId="375A977A" w14:textId="7A40CCFA" w:rsidR="0035256A" w:rsidDel="004238F6" w:rsidRDefault="0035256A" w:rsidP="0035256A">
            <w:pPr>
              <w:pStyle w:val="XML1"/>
              <w:rPr>
                <w:del w:id="2081" w:author="Thomas Dietz" w:date="2012-08-08T14:26:00Z"/>
              </w:rPr>
            </w:pPr>
            <w:del w:id="2082" w:author="Thomas Dietz" w:date="2012-08-08T14:26:00Z">
              <w:r w:rsidDel="004238F6">
                <w:delText>&lt;/xs:complexType&gt;</w:delText>
              </w:r>
            </w:del>
          </w:p>
          <w:p w14:paraId="2971FAC3" w14:textId="23047A73" w:rsidR="0035256A" w:rsidDel="004238F6" w:rsidRDefault="0035256A" w:rsidP="0035256A">
            <w:pPr>
              <w:pStyle w:val="XML1"/>
              <w:rPr>
                <w:del w:id="2083" w:author="Thomas Dietz" w:date="2012-08-08T14:26:00Z"/>
              </w:rPr>
            </w:pPr>
          </w:p>
          <w:p w14:paraId="14ADE3B5" w14:textId="3A3C9E52" w:rsidR="0035256A" w:rsidDel="004238F6" w:rsidRDefault="0035256A" w:rsidP="0035256A">
            <w:pPr>
              <w:pStyle w:val="XML1"/>
              <w:rPr>
                <w:del w:id="2084" w:author="Thomas Dietz" w:date="2012-08-08T14:26:00Z"/>
              </w:rPr>
            </w:pPr>
            <w:del w:id="2085" w:author="Thomas Dietz" w:date="2012-08-08T14:26:00Z">
              <w:r w:rsidDel="004238F6">
                <w:delText>&lt;xs:complexType name="OFReservedPortTypes"&gt;</w:delText>
              </w:r>
            </w:del>
          </w:p>
          <w:p w14:paraId="6E055A90" w14:textId="5C3F979D" w:rsidR="0035256A" w:rsidDel="004238F6" w:rsidRDefault="0035256A" w:rsidP="0035256A">
            <w:pPr>
              <w:pStyle w:val="XML2"/>
              <w:rPr>
                <w:del w:id="2086" w:author="Thomas Dietz" w:date="2012-08-08T14:26:00Z"/>
              </w:rPr>
            </w:pPr>
            <w:del w:id="2087" w:author="Thomas Dietz" w:date="2012-08-08T14:26:00Z">
              <w:r w:rsidDel="004238F6">
                <w:delText>&lt;xs:sequence minOccurs="1" maxOccurs="unbounded"&gt;</w:delText>
              </w:r>
            </w:del>
          </w:p>
          <w:p w14:paraId="5E702EE9" w14:textId="6AAE4846" w:rsidR="0035256A" w:rsidDel="004238F6" w:rsidRDefault="0035256A" w:rsidP="0035256A">
            <w:pPr>
              <w:pStyle w:val="XML3"/>
              <w:rPr>
                <w:del w:id="2088" w:author="Thomas Dietz" w:date="2012-08-08T14:26:00Z"/>
              </w:rPr>
            </w:pPr>
            <w:del w:id="2089" w:author="Thomas Dietz" w:date="2012-08-08T14:26:00Z">
              <w:r w:rsidDel="004238F6">
                <w:delText>&lt;xs:element name="type" type="OFReservedPortType"/&gt;</w:delText>
              </w:r>
            </w:del>
          </w:p>
          <w:p w14:paraId="10C4905E" w14:textId="11269879" w:rsidR="0035256A" w:rsidDel="004238F6" w:rsidRDefault="0035256A" w:rsidP="0035256A">
            <w:pPr>
              <w:pStyle w:val="XML2"/>
              <w:rPr>
                <w:del w:id="2090" w:author="Thomas Dietz" w:date="2012-08-08T14:26:00Z"/>
              </w:rPr>
            </w:pPr>
            <w:del w:id="2091" w:author="Thomas Dietz" w:date="2012-08-08T14:26:00Z">
              <w:r w:rsidDel="004238F6">
                <w:delText>&lt;/xs:sequence&gt;</w:delText>
              </w:r>
            </w:del>
          </w:p>
          <w:p w14:paraId="5FE312F4" w14:textId="665A4E28" w:rsidR="0035256A" w:rsidDel="004238F6" w:rsidRDefault="0035256A" w:rsidP="0035256A">
            <w:pPr>
              <w:pStyle w:val="XML1"/>
              <w:rPr>
                <w:del w:id="2092" w:author="Thomas Dietz" w:date="2012-08-08T14:26:00Z"/>
              </w:rPr>
            </w:pPr>
            <w:del w:id="2093" w:author="Thomas Dietz" w:date="2012-08-08T14:26:00Z">
              <w:r w:rsidDel="004238F6">
                <w:delText>&lt;/xs:complexType&gt;</w:delText>
              </w:r>
            </w:del>
          </w:p>
          <w:p w14:paraId="255B0C4F" w14:textId="31755303" w:rsidR="0035256A" w:rsidDel="004238F6" w:rsidRDefault="0035256A" w:rsidP="0035256A">
            <w:pPr>
              <w:pStyle w:val="XML1"/>
              <w:rPr>
                <w:del w:id="2094" w:author="Thomas Dietz" w:date="2012-08-08T14:26:00Z"/>
              </w:rPr>
            </w:pPr>
          </w:p>
          <w:p w14:paraId="30F3FB3B" w14:textId="46735CFF" w:rsidR="0035256A" w:rsidDel="004238F6" w:rsidRDefault="0035256A" w:rsidP="0035256A">
            <w:pPr>
              <w:pStyle w:val="XML1"/>
              <w:rPr>
                <w:del w:id="2095" w:author="Thomas Dietz" w:date="2012-08-08T14:26:00Z"/>
              </w:rPr>
            </w:pPr>
            <w:del w:id="2096" w:author="Thomas Dietz" w:date="2012-08-08T14:26:00Z">
              <w:r w:rsidDel="004238F6">
                <w:delText>&lt;xs:simpleType name="OFReservedPortType"&gt;</w:delText>
              </w:r>
            </w:del>
          </w:p>
          <w:p w14:paraId="1AF9D9AE" w14:textId="3342C6B2" w:rsidR="0035256A" w:rsidDel="004238F6" w:rsidRDefault="0035256A" w:rsidP="0035256A">
            <w:pPr>
              <w:pStyle w:val="XML2"/>
              <w:rPr>
                <w:del w:id="2097" w:author="Thomas Dietz" w:date="2012-08-08T14:26:00Z"/>
              </w:rPr>
            </w:pPr>
            <w:del w:id="2098" w:author="Thomas Dietz" w:date="2012-08-08T14:26:00Z">
              <w:r w:rsidDel="004238F6">
                <w:delText>&lt;xs:restriction base="xs:string"&gt;</w:delText>
              </w:r>
            </w:del>
          </w:p>
          <w:p w14:paraId="7E20BA7B" w14:textId="1BEFCB0E" w:rsidR="0035256A" w:rsidDel="004238F6" w:rsidRDefault="0035256A" w:rsidP="0035256A">
            <w:pPr>
              <w:pStyle w:val="XML3"/>
              <w:rPr>
                <w:del w:id="2099" w:author="Thomas Dietz" w:date="2012-08-08T14:26:00Z"/>
              </w:rPr>
            </w:pPr>
            <w:del w:id="2100" w:author="Thomas Dietz" w:date="2012-08-08T14:26:00Z">
              <w:r w:rsidDel="004238F6">
                <w:delText>&lt;xs:enumeration value="all"/&gt;</w:delText>
              </w:r>
            </w:del>
          </w:p>
          <w:p w14:paraId="489EEB75" w14:textId="530CF58A" w:rsidR="0035256A" w:rsidDel="004238F6" w:rsidRDefault="0035256A" w:rsidP="0035256A">
            <w:pPr>
              <w:pStyle w:val="XML3"/>
              <w:rPr>
                <w:del w:id="2101" w:author="Thomas Dietz" w:date="2012-08-08T14:26:00Z"/>
              </w:rPr>
            </w:pPr>
            <w:del w:id="2102" w:author="Thomas Dietz" w:date="2012-08-08T14:26:00Z">
              <w:r w:rsidDel="004238F6">
                <w:delText>&lt;xs:enumeration value="controller"/&gt;</w:delText>
              </w:r>
            </w:del>
          </w:p>
          <w:p w14:paraId="13BBBB34" w14:textId="003E383B" w:rsidR="0035256A" w:rsidDel="004238F6" w:rsidRDefault="0035256A" w:rsidP="0035256A">
            <w:pPr>
              <w:pStyle w:val="XML3"/>
              <w:rPr>
                <w:del w:id="2103" w:author="Thomas Dietz" w:date="2012-08-08T14:26:00Z"/>
              </w:rPr>
            </w:pPr>
            <w:del w:id="2104" w:author="Thomas Dietz" w:date="2012-08-08T14:26:00Z">
              <w:r w:rsidDel="004238F6">
                <w:delText>&lt;xs:enumeration value="table"/&gt;</w:delText>
              </w:r>
            </w:del>
          </w:p>
          <w:p w14:paraId="2409693F" w14:textId="0AF34A5E" w:rsidR="0035256A" w:rsidDel="004238F6" w:rsidRDefault="0035256A" w:rsidP="0035256A">
            <w:pPr>
              <w:pStyle w:val="XML3"/>
              <w:rPr>
                <w:del w:id="2105" w:author="Thomas Dietz" w:date="2012-08-08T14:26:00Z"/>
              </w:rPr>
            </w:pPr>
            <w:del w:id="2106" w:author="Thomas Dietz" w:date="2012-08-08T14:26:00Z">
              <w:r w:rsidDel="004238F6">
                <w:delText>&lt;xs:enumeration value="inport"/&gt;</w:delText>
              </w:r>
            </w:del>
          </w:p>
          <w:p w14:paraId="181767F0" w14:textId="5A6E2A05" w:rsidR="0035256A" w:rsidDel="004238F6" w:rsidRDefault="0035256A" w:rsidP="0035256A">
            <w:pPr>
              <w:pStyle w:val="XML3"/>
              <w:rPr>
                <w:del w:id="2107" w:author="Thomas Dietz" w:date="2012-08-08T14:26:00Z"/>
              </w:rPr>
            </w:pPr>
            <w:del w:id="2108" w:author="Thomas Dietz" w:date="2012-08-08T14:26:00Z">
              <w:r w:rsidDel="004238F6">
                <w:delText>&lt;xs:enumeration value="any"/&gt;</w:delText>
              </w:r>
            </w:del>
          </w:p>
          <w:p w14:paraId="54FB11B1" w14:textId="214776F2" w:rsidR="0035256A" w:rsidDel="004238F6" w:rsidRDefault="0035256A" w:rsidP="0035256A">
            <w:pPr>
              <w:pStyle w:val="XML3"/>
              <w:rPr>
                <w:del w:id="2109" w:author="Thomas Dietz" w:date="2012-08-08T14:26:00Z"/>
              </w:rPr>
            </w:pPr>
            <w:del w:id="2110" w:author="Thomas Dietz" w:date="2012-08-08T14:26:00Z">
              <w:r w:rsidDel="004238F6">
                <w:delText>&lt;xs:enumeration value="local"/&gt;</w:delText>
              </w:r>
            </w:del>
          </w:p>
          <w:p w14:paraId="3EE29349" w14:textId="2E41E992" w:rsidR="0035256A" w:rsidDel="004238F6" w:rsidRDefault="0035256A" w:rsidP="0035256A">
            <w:pPr>
              <w:pStyle w:val="XML3"/>
              <w:rPr>
                <w:del w:id="2111" w:author="Thomas Dietz" w:date="2012-08-08T14:26:00Z"/>
              </w:rPr>
            </w:pPr>
            <w:del w:id="2112" w:author="Thomas Dietz" w:date="2012-08-08T14:26:00Z">
              <w:r w:rsidDel="004238F6">
                <w:delText>&lt;xs:enumeration value="normal"/&gt;</w:delText>
              </w:r>
            </w:del>
          </w:p>
          <w:p w14:paraId="15392526" w14:textId="6D2AAF11" w:rsidR="0035256A" w:rsidDel="004238F6" w:rsidRDefault="0035256A" w:rsidP="0035256A">
            <w:pPr>
              <w:pStyle w:val="XML3"/>
              <w:rPr>
                <w:del w:id="2113" w:author="Thomas Dietz" w:date="2012-08-08T14:26:00Z"/>
              </w:rPr>
            </w:pPr>
            <w:del w:id="2114" w:author="Thomas Dietz" w:date="2012-08-08T14:26:00Z">
              <w:r w:rsidDel="004238F6">
                <w:delText>&lt;xs:enumeration value="flood"/&gt;</w:delText>
              </w:r>
            </w:del>
          </w:p>
          <w:p w14:paraId="4C52DD2C" w14:textId="07F7ECBB" w:rsidR="0035256A" w:rsidDel="004238F6" w:rsidRDefault="0035256A" w:rsidP="0035256A">
            <w:pPr>
              <w:pStyle w:val="XML2"/>
              <w:rPr>
                <w:del w:id="2115" w:author="Thomas Dietz" w:date="2012-08-08T14:26:00Z"/>
              </w:rPr>
            </w:pPr>
            <w:del w:id="2116" w:author="Thomas Dietz" w:date="2012-08-08T14:26:00Z">
              <w:r w:rsidDel="004238F6">
                <w:delText>&lt;/xs:restriction&gt;</w:delText>
              </w:r>
            </w:del>
          </w:p>
          <w:p w14:paraId="21FBCDEF" w14:textId="65A65345" w:rsidR="0035256A" w:rsidDel="004238F6" w:rsidRDefault="0035256A" w:rsidP="0035256A">
            <w:pPr>
              <w:pStyle w:val="XML1"/>
              <w:rPr>
                <w:del w:id="2117" w:author="Thomas Dietz" w:date="2012-08-08T14:26:00Z"/>
              </w:rPr>
            </w:pPr>
            <w:del w:id="2118" w:author="Thomas Dietz" w:date="2012-08-08T14:26:00Z">
              <w:r w:rsidDel="004238F6">
                <w:delText>&lt;/xs:simpleType&gt;</w:delText>
              </w:r>
            </w:del>
          </w:p>
          <w:p w14:paraId="54180158" w14:textId="38D55C07" w:rsidR="0035256A" w:rsidDel="004238F6" w:rsidRDefault="0035256A" w:rsidP="0035256A">
            <w:pPr>
              <w:pStyle w:val="XML1"/>
              <w:rPr>
                <w:del w:id="2119" w:author="Thomas Dietz" w:date="2012-08-08T14:26:00Z"/>
              </w:rPr>
            </w:pPr>
          </w:p>
          <w:p w14:paraId="37F87DA9" w14:textId="28A26E49" w:rsidR="0035256A" w:rsidDel="004238F6" w:rsidRDefault="0035256A" w:rsidP="0035256A">
            <w:pPr>
              <w:pStyle w:val="XML1"/>
              <w:rPr>
                <w:del w:id="2120" w:author="Thomas Dietz" w:date="2012-08-08T14:26:00Z"/>
              </w:rPr>
            </w:pPr>
            <w:del w:id="2121" w:author="Thomas Dietz" w:date="2012-08-08T14:26:00Z">
              <w:r w:rsidDel="004238F6">
                <w:delText>&lt;xs:complexType name="OFGroupTypes"&gt;</w:delText>
              </w:r>
            </w:del>
          </w:p>
          <w:p w14:paraId="52F99D6D" w14:textId="5D1516A4" w:rsidR="0035256A" w:rsidDel="004238F6" w:rsidRDefault="0035256A" w:rsidP="0035256A">
            <w:pPr>
              <w:pStyle w:val="XML2"/>
              <w:rPr>
                <w:del w:id="2122" w:author="Thomas Dietz" w:date="2012-08-08T14:26:00Z"/>
              </w:rPr>
            </w:pPr>
            <w:del w:id="2123" w:author="Thomas Dietz" w:date="2012-08-08T14:26:00Z">
              <w:r w:rsidDel="004238F6">
                <w:delText>&lt;xs:sequence minOccurs="1" maxOccurs="unbounded"&gt;</w:delText>
              </w:r>
            </w:del>
          </w:p>
          <w:p w14:paraId="4D19410E" w14:textId="15F20215" w:rsidR="0035256A" w:rsidDel="004238F6" w:rsidRDefault="0035256A" w:rsidP="0035256A">
            <w:pPr>
              <w:pStyle w:val="XML3"/>
              <w:rPr>
                <w:del w:id="2124" w:author="Thomas Dietz" w:date="2012-08-08T14:26:00Z"/>
              </w:rPr>
            </w:pPr>
            <w:del w:id="2125" w:author="Thomas Dietz" w:date="2012-08-08T14:26:00Z">
              <w:r w:rsidDel="004238F6">
                <w:delText>&lt;xs:element name="type" type="OFGroupType"/&gt;</w:delText>
              </w:r>
            </w:del>
          </w:p>
          <w:p w14:paraId="5CE1837C" w14:textId="2EF93F4F" w:rsidR="0035256A" w:rsidDel="004238F6" w:rsidRDefault="0035256A" w:rsidP="0035256A">
            <w:pPr>
              <w:pStyle w:val="XML2"/>
              <w:rPr>
                <w:del w:id="2126" w:author="Thomas Dietz" w:date="2012-08-08T14:26:00Z"/>
              </w:rPr>
            </w:pPr>
            <w:del w:id="2127" w:author="Thomas Dietz" w:date="2012-08-08T14:26:00Z">
              <w:r w:rsidDel="004238F6">
                <w:delText>&lt;/xs:sequence&gt;</w:delText>
              </w:r>
            </w:del>
          </w:p>
          <w:p w14:paraId="527E1E3D" w14:textId="01A8C9A1" w:rsidR="0035256A" w:rsidDel="004238F6" w:rsidRDefault="0035256A" w:rsidP="0035256A">
            <w:pPr>
              <w:pStyle w:val="XML1"/>
              <w:rPr>
                <w:del w:id="2128" w:author="Thomas Dietz" w:date="2012-08-08T14:26:00Z"/>
              </w:rPr>
            </w:pPr>
            <w:del w:id="2129" w:author="Thomas Dietz" w:date="2012-08-08T14:26:00Z">
              <w:r w:rsidDel="004238F6">
                <w:delText>&lt;/xs:complexType&gt;</w:delText>
              </w:r>
            </w:del>
          </w:p>
          <w:p w14:paraId="4B5ADD1B" w14:textId="434BD2AC" w:rsidR="0035256A" w:rsidDel="004238F6" w:rsidRDefault="0035256A" w:rsidP="0035256A">
            <w:pPr>
              <w:pStyle w:val="XML1"/>
              <w:rPr>
                <w:del w:id="2130" w:author="Thomas Dietz" w:date="2012-08-08T14:26:00Z"/>
              </w:rPr>
            </w:pPr>
          </w:p>
          <w:p w14:paraId="77E13191" w14:textId="2FBE8E75" w:rsidR="0035256A" w:rsidDel="004238F6" w:rsidRDefault="0035256A" w:rsidP="0035256A">
            <w:pPr>
              <w:pStyle w:val="XML1"/>
              <w:rPr>
                <w:del w:id="2131" w:author="Thomas Dietz" w:date="2012-08-08T14:26:00Z"/>
              </w:rPr>
            </w:pPr>
            <w:del w:id="2132" w:author="Thomas Dietz" w:date="2012-08-08T14:26:00Z">
              <w:r w:rsidDel="004238F6">
                <w:delText>&lt;xs:simpleType name="OFGroupType"&gt;</w:delText>
              </w:r>
            </w:del>
          </w:p>
          <w:p w14:paraId="153782F0" w14:textId="133A6FA1" w:rsidR="0035256A" w:rsidDel="004238F6" w:rsidRDefault="0035256A" w:rsidP="0035256A">
            <w:pPr>
              <w:pStyle w:val="XML2"/>
              <w:rPr>
                <w:del w:id="2133" w:author="Thomas Dietz" w:date="2012-08-08T14:26:00Z"/>
              </w:rPr>
            </w:pPr>
            <w:del w:id="2134" w:author="Thomas Dietz" w:date="2012-08-08T14:26:00Z">
              <w:r w:rsidDel="004238F6">
                <w:delText>&lt;xs:restriction base="xs:string"&gt;</w:delText>
              </w:r>
            </w:del>
          </w:p>
          <w:p w14:paraId="0DA6DD06" w14:textId="7E2892D8" w:rsidR="0035256A" w:rsidDel="004238F6" w:rsidRDefault="0035256A" w:rsidP="0035256A">
            <w:pPr>
              <w:pStyle w:val="XML3"/>
              <w:rPr>
                <w:del w:id="2135" w:author="Thomas Dietz" w:date="2012-08-08T14:26:00Z"/>
              </w:rPr>
            </w:pPr>
            <w:del w:id="2136" w:author="Thomas Dietz" w:date="2012-08-08T14:26:00Z">
              <w:r w:rsidDel="004238F6">
                <w:delText>&lt;xs:enumeration value="all"/&gt;</w:delText>
              </w:r>
            </w:del>
          </w:p>
          <w:p w14:paraId="5579EC9F" w14:textId="36190E87" w:rsidR="0035256A" w:rsidDel="004238F6" w:rsidRDefault="0035256A" w:rsidP="0035256A">
            <w:pPr>
              <w:pStyle w:val="XML3"/>
              <w:rPr>
                <w:del w:id="2137" w:author="Thomas Dietz" w:date="2012-08-08T14:26:00Z"/>
              </w:rPr>
            </w:pPr>
            <w:del w:id="2138" w:author="Thomas Dietz" w:date="2012-08-08T14:26:00Z">
              <w:r w:rsidDel="004238F6">
                <w:delText>&lt;xs:enumeration value="select"/&gt;</w:delText>
              </w:r>
            </w:del>
          </w:p>
          <w:p w14:paraId="41776781" w14:textId="49F6543B" w:rsidR="0035256A" w:rsidDel="004238F6" w:rsidRDefault="0035256A" w:rsidP="0035256A">
            <w:pPr>
              <w:pStyle w:val="XML3"/>
              <w:rPr>
                <w:del w:id="2139" w:author="Thomas Dietz" w:date="2012-08-08T14:26:00Z"/>
              </w:rPr>
            </w:pPr>
            <w:del w:id="2140" w:author="Thomas Dietz" w:date="2012-08-08T14:26:00Z">
              <w:r w:rsidDel="004238F6">
                <w:delText>&lt;xs:enumeration value="indirect"/&gt;</w:delText>
              </w:r>
            </w:del>
          </w:p>
          <w:p w14:paraId="1CCA8E3E" w14:textId="44D88E08" w:rsidR="0035256A" w:rsidDel="004238F6" w:rsidRDefault="0035256A" w:rsidP="0035256A">
            <w:pPr>
              <w:pStyle w:val="XML3"/>
              <w:rPr>
                <w:del w:id="2141" w:author="Thomas Dietz" w:date="2012-08-08T14:26:00Z"/>
              </w:rPr>
            </w:pPr>
            <w:del w:id="2142" w:author="Thomas Dietz" w:date="2012-08-08T14:26:00Z">
              <w:r w:rsidDel="004238F6">
                <w:delText>&lt;xs:enumeration value="fast-failover"/&gt;</w:delText>
              </w:r>
            </w:del>
          </w:p>
          <w:p w14:paraId="21BF93DA" w14:textId="6775F936" w:rsidR="0035256A" w:rsidDel="004238F6" w:rsidRDefault="0035256A" w:rsidP="0035256A">
            <w:pPr>
              <w:pStyle w:val="XML2"/>
              <w:rPr>
                <w:del w:id="2143" w:author="Thomas Dietz" w:date="2012-08-08T14:26:00Z"/>
              </w:rPr>
            </w:pPr>
            <w:del w:id="2144" w:author="Thomas Dietz" w:date="2012-08-08T14:26:00Z">
              <w:r w:rsidDel="004238F6">
                <w:delText>&lt;/xs:restriction&gt;</w:delText>
              </w:r>
            </w:del>
          </w:p>
          <w:p w14:paraId="4D97D5EE" w14:textId="29E6DD50" w:rsidR="0035256A" w:rsidDel="004238F6" w:rsidRDefault="0035256A" w:rsidP="0035256A">
            <w:pPr>
              <w:pStyle w:val="XML1"/>
              <w:rPr>
                <w:del w:id="2145" w:author="Thomas Dietz" w:date="2012-08-08T14:26:00Z"/>
              </w:rPr>
            </w:pPr>
            <w:del w:id="2146" w:author="Thomas Dietz" w:date="2012-08-08T14:26:00Z">
              <w:r w:rsidDel="004238F6">
                <w:delText>&lt;/xs:simpleType&gt;</w:delText>
              </w:r>
            </w:del>
          </w:p>
          <w:p w14:paraId="54F6ED17" w14:textId="18C51E8E" w:rsidR="0035256A" w:rsidDel="004238F6" w:rsidRDefault="0035256A" w:rsidP="0035256A">
            <w:pPr>
              <w:pStyle w:val="XML1"/>
              <w:rPr>
                <w:del w:id="2147" w:author="Thomas Dietz" w:date="2012-08-08T14:26:00Z"/>
              </w:rPr>
            </w:pPr>
          </w:p>
          <w:p w14:paraId="1FF27F32" w14:textId="608DB236" w:rsidR="0035256A" w:rsidDel="004238F6" w:rsidRDefault="0035256A" w:rsidP="0035256A">
            <w:pPr>
              <w:pStyle w:val="XML1"/>
              <w:rPr>
                <w:del w:id="2148" w:author="Thomas Dietz" w:date="2012-08-08T14:26:00Z"/>
              </w:rPr>
            </w:pPr>
            <w:del w:id="2149" w:author="Thomas Dietz" w:date="2012-08-08T14:26:00Z">
              <w:r w:rsidDel="004238F6">
                <w:delText>&lt;xs:complexType name="OFGroupCapabilities"&gt;</w:delText>
              </w:r>
            </w:del>
          </w:p>
          <w:p w14:paraId="350673F6" w14:textId="4A2A26A5" w:rsidR="0035256A" w:rsidDel="004238F6" w:rsidRDefault="0035256A" w:rsidP="0035256A">
            <w:pPr>
              <w:pStyle w:val="XML2"/>
              <w:rPr>
                <w:del w:id="2150" w:author="Thomas Dietz" w:date="2012-08-08T14:26:00Z"/>
              </w:rPr>
            </w:pPr>
            <w:del w:id="2151" w:author="Thomas Dietz" w:date="2012-08-08T14:26:00Z">
              <w:r w:rsidDel="004238F6">
                <w:delText>&lt;xs:sequence minOccurs="1" maxOccurs="unbounded"&gt;</w:delText>
              </w:r>
            </w:del>
          </w:p>
          <w:p w14:paraId="539B7331" w14:textId="6259EBBD" w:rsidR="0035256A" w:rsidDel="004238F6" w:rsidRDefault="0035256A" w:rsidP="0035256A">
            <w:pPr>
              <w:pStyle w:val="XML3"/>
              <w:rPr>
                <w:del w:id="2152" w:author="Thomas Dietz" w:date="2012-08-08T14:26:00Z"/>
              </w:rPr>
            </w:pPr>
            <w:del w:id="2153" w:author="Thomas Dietz" w:date="2012-08-08T14:26:00Z">
              <w:r w:rsidDel="004238F6">
                <w:delText>&lt;xs:element name="capability" type="OFGroupCapability"/&gt;</w:delText>
              </w:r>
            </w:del>
          </w:p>
          <w:p w14:paraId="0D9EFBF1" w14:textId="0708AFEA" w:rsidR="0035256A" w:rsidDel="004238F6" w:rsidRDefault="0035256A" w:rsidP="0035256A">
            <w:pPr>
              <w:pStyle w:val="XML2"/>
              <w:rPr>
                <w:del w:id="2154" w:author="Thomas Dietz" w:date="2012-08-08T14:26:00Z"/>
              </w:rPr>
            </w:pPr>
            <w:del w:id="2155" w:author="Thomas Dietz" w:date="2012-08-08T14:26:00Z">
              <w:r w:rsidDel="004238F6">
                <w:delText>&lt;/xs:sequence&gt;</w:delText>
              </w:r>
            </w:del>
          </w:p>
          <w:p w14:paraId="2733F790" w14:textId="1461ED08" w:rsidR="0035256A" w:rsidDel="004238F6" w:rsidRDefault="0035256A" w:rsidP="0035256A">
            <w:pPr>
              <w:pStyle w:val="XML1"/>
              <w:rPr>
                <w:del w:id="2156" w:author="Thomas Dietz" w:date="2012-08-08T14:26:00Z"/>
              </w:rPr>
            </w:pPr>
            <w:del w:id="2157" w:author="Thomas Dietz" w:date="2012-08-08T14:26:00Z">
              <w:r w:rsidDel="004238F6">
                <w:delText>&lt;/xs:complexType&gt;</w:delText>
              </w:r>
            </w:del>
          </w:p>
          <w:p w14:paraId="0FAD0CD5" w14:textId="0BCEF7BE" w:rsidR="0035256A" w:rsidDel="004238F6" w:rsidRDefault="0035256A" w:rsidP="0035256A">
            <w:pPr>
              <w:pStyle w:val="XML1"/>
              <w:rPr>
                <w:del w:id="2158" w:author="Thomas Dietz" w:date="2012-08-08T14:26:00Z"/>
              </w:rPr>
            </w:pPr>
          </w:p>
          <w:p w14:paraId="7CD1FFB9" w14:textId="71F639F8" w:rsidR="0035256A" w:rsidDel="004238F6" w:rsidRDefault="0035256A" w:rsidP="0035256A">
            <w:pPr>
              <w:pStyle w:val="XML1"/>
              <w:rPr>
                <w:del w:id="2159" w:author="Thomas Dietz" w:date="2012-08-08T14:26:00Z"/>
              </w:rPr>
            </w:pPr>
            <w:del w:id="2160" w:author="Thomas Dietz" w:date="2012-08-08T14:26:00Z">
              <w:r w:rsidDel="004238F6">
                <w:delText>&lt;xs:simpleType name="OFGroupCapability"&gt;</w:delText>
              </w:r>
            </w:del>
          </w:p>
          <w:p w14:paraId="1F4C4CD4" w14:textId="363D6C12" w:rsidR="0035256A" w:rsidDel="004238F6" w:rsidRDefault="0035256A" w:rsidP="0035256A">
            <w:pPr>
              <w:pStyle w:val="XML2"/>
              <w:rPr>
                <w:del w:id="2161" w:author="Thomas Dietz" w:date="2012-08-08T14:26:00Z"/>
              </w:rPr>
            </w:pPr>
            <w:del w:id="2162" w:author="Thomas Dietz" w:date="2012-08-08T14:26:00Z">
              <w:r w:rsidDel="004238F6">
                <w:delText>&lt;xs:restriction base="xs:string"&gt;</w:delText>
              </w:r>
            </w:del>
          </w:p>
          <w:p w14:paraId="4D2C14CA" w14:textId="3E2F0910" w:rsidR="0035256A" w:rsidDel="004238F6" w:rsidRDefault="0035256A" w:rsidP="0035256A">
            <w:pPr>
              <w:pStyle w:val="XML3"/>
              <w:rPr>
                <w:del w:id="2163" w:author="Thomas Dietz" w:date="2012-08-08T14:26:00Z"/>
              </w:rPr>
            </w:pPr>
            <w:del w:id="2164" w:author="Thomas Dietz" w:date="2012-08-08T14:26:00Z">
              <w:r w:rsidDel="004238F6">
                <w:delText>&lt;xs:enumeration value="select-weight"/&gt;</w:delText>
              </w:r>
            </w:del>
          </w:p>
          <w:p w14:paraId="2F2676EE" w14:textId="74C5618C" w:rsidR="0035256A" w:rsidDel="004238F6" w:rsidRDefault="0035256A" w:rsidP="0035256A">
            <w:pPr>
              <w:pStyle w:val="XML3"/>
              <w:rPr>
                <w:del w:id="2165" w:author="Thomas Dietz" w:date="2012-08-08T14:26:00Z"/>
              </w:rPr>
            </w:pPr>
            <w:del w:id="2166" w:author="Thomas Dietz" w:date="2012-08-08T14:26:00Z">
              <w:r w:rsidDel="004238F6">
                <w:delText>&lt;xs:enumeration value="select-liveness"/&gt;</w:delText>
              </w:r>
            </w:del>
          </w:p>
          <w:p w14:paraId="71AD515D" w14:textId="45E3B365" w:rsidR="0035256A" w:rsidDel="004238F6" w:rsidRDefault="0035256A" w:rsidP="0035256A">
            <w:pPr>
              <w:pStyle w:val="XML3"/>
              <w:rPr>
                <w:del w:id="2167" w:author="Thomas Dietz" w:date="2012-08-08T14:26:00Z"/>
              </w:rPr>
            </w:pPr>
            <w:del w:id="2168" w:author="Thomas Dietz" w:date="2012-08-08T14:26:00Z">
              <w:r w:rsidDel="004238F6">
                <w:delText>&lt;xs:enumeration value="chaining"/&gt;</w:delText>
              </w:r>
            </w:del>
          </w:p>
          <w:p w14:paraId="211752E0" w14:textId="216EE36E" w:rsidR="0035256A" w:rsidDel="004238F6" w:rsidRDefault="0035256A" w:rsidP="0035256A">
            <w:pPr>
              <w:pStyle w:val="XML3"/>
              <w:rPr>
                <w:del w:id="2169" w:author="Thomas Dietz" w:date="2012-08-08T14:26:00Z"/>
              </w:rPr>
            </w:pPr>
            <w:del w:id="2170" w:author="Thomas Dietz" w:date="2012-08-08T14:26:00Z">
              <w:r w:rsidDel="004238F6">
                <w:delText>&lt;xs:enumeration value="chaining-check"/&gt;</w:delText>
              </w:r>
            </w:del>
          </w:p>
          <w:p w14:paraId="16D3190B" w14:textId="44982584" w:rsidR="0035256A" w:rsidDel="004238F6" w:rsidRDefault="0035256A" w:rsidP="0035256A">
            <w:pPr>
              <w:pStyle w:val="XML2"/>
              <w:rPr>
                <w:del w:id="2171" w:author="Thomas Dietz" w:date="2012-08-08T14:26:00Z"/>
              </w:rPr>
            </w:pPr>
            <w:del w:id="2172" w:author="Thomas Dietz" w:date="2012-08-08T14:26:00Z">
              <w:r w:rsidDel="004238F6">
                <w:delText>&lt;/xs:restriction&gt;</w:delText>
              </w:r>
            </w:del>
          </w:p>
          <w:p w14:paraId="3B748148" w14:textId="1589E040" w:rsidR="0035256A" w:rsidDel="004238F6" w:rsidRDefault="0035256A" w:rsidP="0035256A">
            <w:pPr>
              <w:pStyle w:val="XML1"/>
              <w:rPr>
                <w:del w:id="2173" w:author="Thomas Dietz" w:date="2012-08-08T14:26:00Z"/>
              </w:rPr>
            </w:pPr>
            <w:del w:id="2174" w:author="Thomas Dietz" w:date="2012-08-08T14:26:00Z">
              <w:r w:rsidDel="004238F6">
                <w:lastRenderedPageBreak/>
                <w:delText>&lt;/xs:simpleType&gt;</w:delText>
              </w:r>
            </w:del>
          </w:p>
          <w:p w14:paraId="7F90692A" w14:textId="656CC240" w:rsidR="0035256A" w:rsidDel="004238F6" w:rsidRDefault="0035256A" w:rsidP="0035256A">
            <w:pPr>
              <w:pStyle w:val="XML1"/>
              <w:rPr>
                <w:del w:id="2175" w:author="Thomas Dietz" w:date="2012-08-08T14:26:00Z"/>
              </w:rPr>
            </w:pPr>
          </w:p>
          <w:p w14:paraId="621F716F" w14:textId="7755CC94" w:rsidR="0035256A" w:rsidDel="004238F6" w:rsidRDefault="0035256A" w:rsidP="0035256A">
            <w:pPr>
              <w:pStyle w:val="XML1"/>
              <w:rPr>
                <w:del w:id="2176" w:author="Thomas Dietz" w:date="2012-08-08T14:26:00Z"/>
              </w:rPr>
            </w:pPr>
            <w:del w:id="2177" w:author="Thomas Dietz" w:date="2012-08-08T14:26:00Z">
              <w:r w:rsidDel="004238F6">
                <w:delText>&lt;xs:complexType name="OFActionTypes"&gt;</w:delText>
              </w:r>
            </w:del>
          </w:p>
          <w:p w14:paraId="6B4F8EDB" w14:textId="6C44B069" w:rsidR="0035256A" w:rsidDel="004238F6" w:rsidRDefault="0035256A" w:rsidP="0035256A">
            <w:pPr>
              <w:pStyle w:val="XML2"/>
              <w:rPr>
                <w:del w:id="2178" w:author="Thomas Dietz" w:date="2012-08-08T14:26:00Z"/>
              </w:rPr>
            </w:pPr>
            <w:del w:id="2179" w:author="Thomas Dietz" w:date="2012-08-08T14:26:00Z">
              <w:r w:rsidDel="004238F6">
                <w:delText>&lt;xs:sequence minOccurs="1" maxOccurs="unbounded"&gt;</w:delText>
              </w:r>
            </w:del>
          </w:p>
          <w:p w14:paraId="66285819" w14:textId="403C84E9" w:rsidR="0035256A" w:rsidDel="004238F6" w:rsidRDefault="0035256A" w:rsidP="0035256A">
            <w:pPr>
              <w:pStyle w:val="XML3"/>
              <w:rPr>
                <w:del w:id="2180" w:author="Thomas Dietz" w:date="2012-08-08T14:26:00Z"/>
              </w:rPr>
            </w:pPr>
            <w:del w:id="2181" w:author="Thomas Dietz" w:date="2012-08-08T14:26:00Z">
              <w:r w:rsidDel="004238F6">
                <w:delText>&lt;xs:element name="type" type="OFActionType"/&gt;</w:delText>
              </w:r>
            </w:del>
          </w:p>
          <w:p w14:paraId="34C8B08B" w14:textId="2A0AEFEC" w:rsidR="0035256A" w:rsidDel="004238F6" w:rsidRDefault="0035256A" w:rsidP="0035256A">
            <w:pPr>
              <w:pStyle w:val="XML2"/>
              <w:rPr>
                <w:del w:id="2182" w:author="Thomas Dietz" w:date="2012-08-08T14:26:00Z"/>
              </w:rPr>
            </w:pPr>
            <w:del w:id="2183" w:author="Thomas Dietz" w:date="2012-08-08T14:26:00Z">
              <w:r w:rsidDel="004238F6">
                <w:delText>&lt;/xs:sequence&gt;</w:delText>
              </w:r>
            </w:del>
          </w:p>
          <w:p w14:paraId="122988D5" w14:textId="05B1EAEE" w:rsidR="0035256A" w:rsidDel="004238F6" w:rsidRDefault="0035256A" w:rsidP="0035256A">
            <w:pPr>
              <w:pStyle w:val="XML1"/>
              <w:rPr>
                <w:del w:id="2184" w:author="Thomas Dietz" w:date="2012-08-08T14:26:00Z"/>
              </w:rPr>
            </w:pPr>
            <w:del w:id="2185" w:author="Thomas Dietz" w:date="2012-08-08T14:26:00Z">
              <w:r w:rsidDel="004238F6">
                <w:delText>&lt;/xs:complexType&gt;</w:delText>
              </w:r>
            </w:del>
          </w:p>
          <w:p w14:paraId="5E732007" w14:textId="158E55C0" w:rsidR="0035256A" w:rsidDel="004238F6" w:rsidRDefault="0035256A" w:rsidP="0035256A">
            <w:pPr>
              <w:pStyle w:val="XML1"/>
              <w:rPr>
                <w:del w:id="2186" w:author="Thomas Dietz" w:date="2012-08-08T14:26:00Z"/>
              </w:rPr>
            </w:pPr>
          </w:p>
          <w:p w14:paraId="01A0A5C8" w14:textId="2E667DEE" w:rsidR="0035256A" w:rsidDel="004238F6" w:rsidRDefault="0035256A" w:rsidP="0035256A">
            <w:pPr>
              <w:pStyle w:val="XML1"/>
              <w:rPr>
                <w:del w:id="2187" w:author="Thomas Dietz" w:date="2012-08-08T14:26:00Z"/>
              </w:rPr>
            </w:pPr>
            <w:del w:id="2188" w:author="Thomas Dietz" w:date="2012-08-08T14:26:00Z">
              <w:r w:rsidDel="004238F6">
                <w:delText>&lt;xs:simpleType name="OFActionType"&gt;</w:delText>
              </w:r>
            </w:del>
          </w:p>
          <w:p w14:paraId="0B049917" w14:textId="08DC9E10" w:rsidR="0035256A" w:rsidDel="004238F6" w:rsidRDefault="0035256A" w:rsidP="0035256A">
            <w:pPr>
              <w:pStyle w:val="XML2"/>
              <w:rPr>
                <w:del w:id="2189" w:author="Thomas Dietz" w:date="2012-08-08T14:26:00Z"/>
              </w:rPr>
            </w:pPr>
            <w:del w:id="2190" w:author="Thomas Dietz" w:date="2012-08-08T14:26:00Z">
              <w:r w:rsidDel="004238F6">
                <w:delText>&lt;xs:restriction base="xs:string"&gt;</w:delText>
              </w:r>
            </w:del>
          </w:p>
          <w:p w14:paraId="4A71BA02" w14:textId="62D67642" w:rsidR="0035256A" w:rsidDel="004238F6" w:rsidRDefault="0035256A" w:rsidP="0035256A">
            <w:pPr>
              <w:pStyle w:val="XML3"/>
              <w:rPr>
                <w:del w:id="2191" w:author="Thomas Dietz" w:date="2012-08-08T14:26:00Z"/>
              </w:rPr>
            </w:pPr>
            <w:del w:id="2192" w:author="Thomas Dietz" w:date="2012-08-08T14:26:00Z">
              <w:r w:rsidDel="004238F6">
                <w:delText>&lt;xs:enumeration value="output"/&gt;</w:delText>
              </w:r>
            </w:del>
          </w:p>
          <w:p w14:paraId="07F9BBFB" w14:textId="4FD8D636" w:rsidR="0035256A" w:rsidDel="004238F6" w:rsidRDefault="0035256A" w:rsidP="0035256A">
            <w:pPr>
              <w:pStyle w:val="XML3"/>
              <w:rPr>
                <w:del w:id="2193" w:author="Thomas Dietz" w:date="2012-08-08T14:26:00Z"/>
              </w:rPr>
            </w:pPr>
            <w:del w:id="2194" w:author="Thomas Dietz" w:date="2012-08-08T14:26:00Z">
              <w:r w:rsidDel="004238F6">
                <w:delText>&lt;xs:enumeration value="copy-ttl-out"/&gt;</w:delText>
              </w:r>
            </w:del>
          </w:p>
          <w:p w14:paraId="12AD2E81" w14:textId="7FC66146" w:rsidR="0035256A" w:rsidDel="004238F6" w:rsidRDefault="0035256A" w:rsidP="0035256A">
            <w:pPr>
              <w:pStyle w:val="XML3"/>
              <w:rPr>
                <w:del w:id="2195" w:author="Thomas Dietz" w:date="2012-08-08T14:26:00Z"/>
              </w:rPr>
            </w:pPr>
            <w:del w:id="2196" w:author="Thomas Dietz" w:date="2012-08-08T14:26:00Z">
              <w:r w:rsidDel="004238F6">
                <w:delText>&lt;xs:enumeration value="copy-ttl-in"/&gt;</w:delText>
              </w:r>
            </w:del>
          </w:p>
          <w:p w14:paraId="18DDC5AF" w14:textId="1735E39E" w:rsidR="0035256A" w:rsidDel="004238F6" w:rsidRDefault="0035256A" w:rsidP="0035256A">
            <w:pPr>
              <w:pStyle w:val="XML3"/>
              <w:rPr>
                <w:del w:id="2197" w:author="Thomas Dietz" w:date="2012-08-08T14:26:00Z"/>
              </w:rPr>
            </w:pPr>
            <w:del w:id="2198" w:author="Thomas Dietz" w:date="2012-08-08T14:26:00Z">
              <w:r w:rsidDel="004238F6">
                <w:delText>&lt;xs:enumeration value="set-mpls-ttl"/&gt;</w:delText>
              </w:r>
            </w:del>
          </w:p>
          <w:p w14:paraId="0EF5949B" w14:textId="3EADA57A" w:rsidR="0035256A" w:rsidDel="004238F6" w:rsidRDefault="0035256A" w:rsidP="0035256A">
            <w:pPr>
              <w:pStyle w:val="XML3"/>
              <w:rPr>
                <w:del w:id="2199" w:author="Thomas Dietz" w:date="2012-08-08T14:26:00Z"/>
              </w:rPr>
            </w:pPr>
            <w:del w:id="2200" w:author="Thomas Dietz" w:date="2012-08-08T14:26:00Z">
              <w:r w:rsidDel="004238F6">
                <w:delText>&lt;xs:enumeration value="dec-mpls-ttl"/&gt;</w:delText>
              </w:r>
            </w:del>
          </w:p>
          <w:p w14:paraId="7E52C377" w14:textId="1628F981" w:rsidR="0035256A" w:rsidDel="004238F6" w:rsidRDefault="0035256A" w:rsidP="0035256A">
            <w:pPr>
              <w:pStyle w:val="XML3"/>
              <w:rPr>
                <w:del w:id="2201" w:author="Thomas Dietz" w:date="2012-08-08T14:26:00Z"/>
              </w:rPr>
            </w:pPr>
            <w:del w:id="2202" w:author="Thomas Dietz" w:date="2012-08-08T14:26:00Z">
              <w:r w:rsidDel="004238F6">
                <w:delText>&lt;xs:enumeration value="push-vlan"/&gt;</w:delText>
              </w:r>
            </w:del>
          </w:p>
          <w:p w14:paraId="48219F2C" w14:textId="2506F79B" w:rsidR="0035256A" w:rsidDel="004238F6" w:rsidRDefault="0035256A" w:rsidP="0035256A">
            <w:pPr>
              <w:pStyle w:val="XML3"/>
              <w:rPr>
                <w:del w:id="2203" w:author="Thomas Dietz" w:date="2012-08-08T14:26:00Z"/>
              </w:rPr>
            </w:pPr>
            <w:del w:id="2204" w:author="Thomas Dietz" w:date="2012-08-08T14:26:00Z">
              <w:r w:rsidDel="004238F6">
                <w:delText>&lt;xs:enumeration value="pop-vlan"/&gt;</w:delText>
              </w:r>
            </w:del>
          </w:p>
          <w:p w14:paraId="4CE426E3" w14:textId="4EDF5A2B" w:rsidR="0035256A" w:rsidDel="004238F6" w:rsidRDefault="0035256A" w:rsidP="0035256A">
            <w:pPr>
              <w:pStyle w:val="XML3"/>
              <w:rPr>
                <w:del w:id="2205" w:author="Thomas Dietz" w:date="2012-08-08T14:26:00Z"/>
              </w:rPr>
            </w:pPr>
            <w:del w:id="2206" w:author="Thomas Dietz" w:date="2012-08-08T14:26:00Z">
              <w:r w:rsidDel="004238F6">
                <w:delText>&lt;xs:enumeration value="push-mpls"/&gt;</w:delText>
              </w:r>
            </w:del>
          </w:p>
          <w:p w14:paraId="67B4AC60" w14:textId="4ABB7F61" w:rsidR="0035256A" w:rsidDel="004238F6" w:rsidRDefault="0035256A" w:rsidP="0035256A">
            <w:pPr>
              <w:pStyle w:val="XML3"/>
              <w:rPr>
                <w:del w:id="2207" w:author="Thomas Dietz" w:date="2012-08-08T14:26:00Z"/>
              </w:rPr>
            </w:pPr>
            <w:del w:id="2208" w:author="Thomas Dietz" w:date="2012-08-08T14:26:00Z">
              <w:r w:rsidDel="004238F6">
                <w:delText>&lt;xs:enumeration value="pop-mpls"/&gt;</w:delText>
              </w:r>
            </w:del>
          </w:p>
          <w:p w14:paraId="1945DDE2" w14:textId="5F808101" w:rsidR="0035256A" w:rsidDel="004238F6" w:rsidRDefault="0035256A" w:rsidP="0035256A">
            <w:pPr>
              <w:pStyle w:val="XML3"/>
              <w:rPr>
                <w:del w:id="2209" w:author="Thomas Dietz" w:date="2012-08-08T14:26:00Z"/>
              </w:rPr>
            </w:pPr>
            <w:del w:id="2210" w:author="Thomas Dietz" w:date="2012-08-08T14:26:00Z">
              <w:r w:rsidDel="004238F6">
                <w:delText>&lt;xs:enumeration value="set-queue"/&gt;</w:delText>
              </w:r>
            </w:del>
          </w:p>
          <w:p w14:paraId="285DD602" w14:textId="7B0076BE" w:rsidR="0035256A" w:rsidDel="004238F6" w:rsidRDefault="0035256A" w:rsidP="0035256A">
            <w:pPr>
              <w:pStyle w:val="XML3"/>
              <w:rPr>
                <w:del w:id="2211" w:author="Thomas Dietz" w:date="2012-08-08T14:26:00Z"/>
              </w:rPr>
            </w:pPr>
            <w:del w:id="2212" w:author="Thomas Dietz" w:date="2012-08-08T14:26:00Z">
              <w:r w:rsidDel="004238F6">
                <w:delText>&lt;xs:enumeration value="group"/&gt;</w:delText>
              </w:r>
            </w:del>
          </w:p>
          <w:p w14:paraId="32E7D954" w14:textId="162C9718" w:rsidR="0035256A" w:rsidDel="004238F6" w:rsidRDefault="0035256A" w:rsidP="0035256A">
            <w:pPr>
              <w:pStyle w:val="XML3"/>
              <w:rPr>
                <w:del w:id="2213" w:author="Thomas Dietz" w:date="2012-08-08T14:26:00Z"/>
              </w:rPr>
            </w:pPr>
            <w:del w:id="2214" w:author="Thomas Dietz" w:date="2012-08-08T14:26:00Z">
              <w:r w:rsidDel="004238F6">
                <w:delText>&lt;xs:enumeration value="set-nw-ttl"/&gt;</w:delText>
              </w:r>
            </w:del>
          </w:p>
          <w:p w14:paraId="038933C0" w14:textId="7743EA70" w:rsidR="0035256A" w:rsidDel="004238F6" w:rsidRDefault="0035256A" w:rsidP="0035256A">
            <w:pPr>
              <w:pStyle w:val="XML3"/>
              <w:rPr>
                <w:del w:id="2215" w:author="Thomas Dietz" w:date="2012-08-08T14:26:00Z"/>
              </w:rPr>
            </w:pPr>
            <w:del w:id="2216" w:author="Thomas Dietz" w:date="2012-08-08T14:26:00Z">
              <w:r w:rsidDel="004238F6">
                <w:delText>&lt;xs:enumeration value="dec-nw-ttl"/&gt;</w:delText>
              </w:r>
            </w:del>
          </w:p>
          <w:p w14:paraId="4193041F" w14:textId="3C91F7EC" w:rsidR="0035256A" w:rsidDel="004238F6" w:rsidRDefault="0035256A" w:rsidP="0035256A">
            <w:pPr>
              <w:pStyle w:val="XML3"/>
              <w:rPr>
                <w:del w:id="2217" w:author="Thomas Dietz" w:date="2012-08-08T14:26:00Z"/>
              </w:rPr>
            </w:pPr>
            <w:del w:id="2218" w:author="Thomas Dietz" w:date="2012-08-08T14:26:00Z">
              <w:r w:rsidDel="004238F6">
                <w:delText>&lt;xs:enumeration value="pop-mpls"/&gt;</w:delText>
              </w:r>
            </w:del>
          </w:p>
          <w:p w14:paraId="4011FC04" w14:textId="40115434" w:rsidR="0035256A" w:rsidDel="004238F6" w:rsidRDefault="0035256A" w:rsidP="0035256A">
            <w:pPr>
              <w:pStyle w:val="XML3"/>
              <w:rPr>
                <w:del w:id="2219" w:author="Thomas Dietz" w:date="2012-08-08T14:26:00Z"/>
              </w:rPr>
            </w:pPr>
            <w:del w:id="2220" w:author="Thomas Dietz" w:date="2012-08-08T14:26:00Z">
              <w:r w:rsidDel="004238F6">
                <w:delText>&lt;xs:enumeration value="set-field"/&gt;</w:delText>
              </w:r>
            </w:del>
          </w:p>
          <w:p w14:paraId="0CFE0EBB" w14:textId="4485D7CA" w:rsidR="0035256A" w:rsidDel="004238F6" w:rsidRDefault="0035256A" w:rsidP="0035256A">
            <w:pPr>
              <w:pStyle w:val="XML2"/>
              <w:rPr>
                <w:del w:id="2221" w:author="Thomas Dietz" w:date="2012-08-08T14:26:00Z"/>
              </w:rPr>
            </w:pPr>
            <w:del w:id="2222" w:author="Thomas Dietz" w:date="2012-08-08T14:26:00Z">
              <w:r w:rsidDel="004238F6">
                <w:delText>&lt;/xs:restriction&gt;</w:delText>
              </w:r>
            </w:del>
          </w:p>
          <w:p w14:paraId="0987D748" w14:textId="669D6934" w:rsidR="0035256A" w:rsidDel="004238F6" w:rsidRDefault="0035256A" w:rsidP="0035256A">
            <w:pPr>
              <w:pStyle w:val="XML1"/>
              <w:rPr>
                <w:del w:id="2223" w:author="Thomas Dietz" w:date="2012-08-08T14:26:00Z"/>
              </w:rPr>
            </w:pPr>
            <w:del w:id="2224" w:author="Thomas Dietz" w:date="2012-08-08T14:26:00Z">
              <w:r w:rsidDel="004238F6">
                <w:delText>&lt;/xs:simpleType&gt;</w:delText>
              </w:r>
            </w:del>
          </w:p>
          <w:p w14:paraId="3B5A933D" w14:textId="3FD9E441" w:rsidR="0035256A" w:rsidDel="004238F6" w:rsidRDefault="0035256A" w:rsidP="0035256A">
            <w:pPr>
              <w:pStyle w:val="XML1"/>
              <w:rPr>
                <w:del w:id="2225" w:author="Thomas Dietz" w:date="2012-08-08T14:26:00Z"/>
              </w:rPr>
            </w:pPr>
          </w:p>
          <w:p w14:paraId="1CCF59D6" w14:textId="68A66CFE" w:rsidR="0035256A" w:rsidDel="004238F6" w:rsidRDefault="0035256A" w:rsidP="0035256A">
            <w:pPr>
              <w:pStyle w:val="XML1"/>
              <w:rPr>
                <w:del w:id="2226" w:author="Thomas Dietz" w:date="2012-08-08T14:26:00Z"/>
              </w:rPr>
            </w:pPr>
            <w:del w:id="2227" w:author="Thomas Dietz" w:date="2012-08-08T14:26:00Z">
              <w:r w:rsidDel="004238F6">
                <w:delText>&lt;xs:complexType name="OFInstructionTypes"&gt;</w:delText>
              </w:r>
            </w:del>
          </w:p>
          <w:p w14:paraId="59B635F1" w14:textId="28960DFE" w:rsidR="0035256A" w:rsidDel="004238F6" w:rsidRDefault="0035256A" w:rsidP="0035256A">
            <w:pPr>
              <w:pStyle w:val="XML2"/>
              <w:rPr>
                <w:del w:id="2228" w:author="Thomas Dietz" w:date="2012-08-08T14:26:00Z"/>
              </w:rPr>
            </w:pPr>
            <w:del w:id="2229" w:author="Thomas Dietz" w:date="2012-08-08T14:26:00Z">
              <w:r w:rsidDel="004238F6">
                <w:delText>&lt;xs:sequence minOccurs="1" maxOccurs="unbounded"&gt;</w:delText>
              </w:r>
            </w:del>
          </w:p>
          <w:p w14:paraId="3E40382A" w14:textId="683B8D86" w:rsidR="0035256A" w:rsidDel="004238F6" w:rsidRDefault="0035256A" w:rsidP="0035256A">
            <w:pPr>
              <w:pStyle w:val="XML3"/>
              <w:rPr>
                <w:del w:id="2230" w:author="Thomas Dietz" w:date="2012-08-08T14:26:00Z"/>
              </w:rPr>
            </w:pPr>
            <w:del w:id="2231" w:author="Thomas Dietz" w:date="2012-08-08T14:26:00Z">
              <w:r w:rsidDel="004238F6">
                <w:delText>&lt;xs:element name="type" type="OFInstructionType"/&gt;</w:delText>
              </w:r>
            </w:del>
          </w:p>
          <w:p w14:paraId="40B78663" w14:textId="5B769D47" w:rsidR="0035256A" w:rsidDel="004238F6" w:rsidRDefault="0035256A" w:rsidP="0035256A">
            <w:pPr>
              <w:pStyle w:val="XML2"/>
              <w:rPr>
                <w:del w:id="2232" w:author="Thomas Dietz" w:date="2012-08-08T14:26:00Z"/>
              </w:rPr>
            </w:pPr>
            <w:del w:id="2233" w:author="Thomas Dietz" w:date="2012-08-08T14:26:00Z">
              <w:r w:rsidDel="004238F6">
                <w:delText>&lt;/xs:sequence&gt;</w:delText>
              </w:r>
            </w:del>
          </w:p>
          <w:p w14:paraId="5BAB69B7" w14:textId="77BB1EB0" w:rsidR="0035256A" w:rsidDel="004238F6" w:rsidRDefault="0035256A" w:rsidP="0035256A">
            <w:pPr>
              <w:pStyle w:val="XML1"/>
              <w:rPr>
                <w:del w:id="2234" w:author="Thomas Dietz" w:date="2012-08-08T14:26:00Z"/>
              </w:rPr>
            </w:pPr>
            <w:del w:id="2235" w:author="Thomas Dietz" w:date="2012-08-08T14:26:00Z">
              <w:r w:rsidDel="004238F6">
                <w:delText>&lt;/xs:complexType&gt;</w:delText>
              </w:r>
            </w:del>
          </w:p>
          <w:p w14:paraId="5A0384F2" w14:textId="60954264" w:rsidR="0035256A" w:rsidDel="004238F6" w:rsidRDefault="0035256A" w:rsidP="0035256A">
            <w:pPr>
              <w:pStyle w:val="XML1"/>
              <w:rPr>
                <w:del w:id="2236" w:author="Thomas Dietz" w:date="2012-08-08T14:26:00Z"/>
              </w:rPr>
            </w:pPr>
          </w:p>
          <w:p w14:paraId="54100E3B" w14:textId="5EEF647A" w:rsidR="0035256A" w:rsidDel="004238F6" w:rsidRDefault="0035256A" w:rsidP="0035256A">
            <w:pPr>
              <w:pStyle w:val="XML1"/>
              <w:rPr>
                <w:del w:id="2237" w:author="Thomas Dietz" w:date="2012-08-08T14:26:00Z"/>
              </w:rPr>
            </w:pPr>
            <w:del w:id="2238" w:author="Thomas Dietz" w:date="2012-08-08T14:26:00Z">
              <w:r w:rsidDel="004238F6">
                <w:delText>&lt;xs:simpleType name="OFInstructionType"&gt;</w:delText>
              </w:r>
            </w:del>
          </w:p>
          <w:p w14:paraId="06FED0DE" w14:textId="77CD4DD7" w:rsidR="0035256A" w:rsidDel="004238F6" w:rsidRDefault="0035256A" w:rsidP="0035256A">
            <w:pPr>
              <w:pStyle w:val="XML2"/>
              <w:rPr>
                <w:del w:id="2239" w:author="Thomas Dietz" w:date="2012-08-08T14:26:00Z"/>
              </w:rPr>
            </w:pPr>
            <w:del w:id="2240" w:author="Thomas Dietz" w:date="2012-08-08T14:26:00Z">
              <w:r w:rsidDel="004238F6">
                <w:delText>&lt;xs:restriction base="xs:string"&gt;</w:delText>
              </w:r>
            </w:del>
          </w:p>
          <w:p w14:paraId="789F898B" w14:textId="4270DD05" w:rsidR="0035256A" w:rsidDel="004238F6" w:rsidRDefault="0035256A" w:rsidP="0035256A">
            <w:pPr>
              <w:pStyle w:val="XML3"/>
              <w:rPr>
                <w:del w:id="2241" w:author="Thomas Dietz" w:date="2012-08-08T14:26:00Z"/>
              </w:rPr>
            </w:pPr>
            <w:del w:id="2242" w:author="Thomas Dietz" w:date="2012-08-08T14:26:00Z">
              <w:r w:rsidDel="004238F6">
                <w:delText>&lt;xs:enumeration value="apply-actions"/&gt;</w:delText>
              </w:r>
            </w:del>
          </w:p>
          <w:p w14:paraId="1B6CA2D8" w14:textId="54CF75FC" w:rsidR="0035256A" w:rsidDel="004238F6" w:rsidRDefault="0035256A" w:rsidP="0035256A">
            <w:pPr>
              <w:pStyle w:val="XML3"/>
              <w:rPr>
                <w:del w:id="2243" w:author="Thomas Dietz" w:date="2012-08-08T14:26:00Z"/>
              </w:rPr>
            </w:pPr>
            <w:del w:id="2244" w:author="Thomas Dietz" w:date="2012-08-08T14:26:00Z">
              <w:r w:rsidDel="004238F6">
                <w:delText>&lt;xs:enumeration value="clear-actions"/&gt;</w:delText>
              </w:r>
            </w:del>
          </w:p>
          <w:p w14:paraId="31AFE9FF" w14:textId="0F495D03" w:rsidR="0035256A" w:rsidDel="004238F6" w:rsidRDefault="0035256A" w:rsidP="0035256A">
            <w:pPr>
              <w:pStyle w:val="XML3"/>
              <w:rPr>
                <w:del w:id="2245" w:author="Thomas Dietz" w:date="2012-08-08T14:26:00Z"/>
              </w:rPr>
            </w:pPr>
            <w:del w:id="2246" w:author="Thomas Dietz" w:date="2012-08-08T14:26:00Z">
              <w:r w:rsidDel="004238F6">
                <w:delText>&lt;xs:enumeration value="write-actions"/&gt;</w:delText>
              </w:r>
            </w:del>
          </w:p>
          <w:p w14:paraId="44B0B7F3" w14:textId="733FF7C5" w:rsidR="0035256A" w:rsidDel="004238F6" w:rsidRDefault="0035256A" w:rsidP="0035256A">
            <w:pPr>
              <w:pStyle w:val="XML3"/>
              <w:rPr>
                <w:del w:id="2247" w:author="Thomas Dietz" w:date="2012-08-08T14:26:00Z"/>
              </w:rPr>
            </w:pPr>
            <w:del w:id="2248" w:author="Thomas Dietz" w:date="2012-08-08T14:26:00Z">
              <w:r w:rsidDel="004238F6">
                <w:delText>&lt;xs:enumeration value="write-metadata"/&gt;</w:delText>
              </w:r>
            </w:del>
          </w:p>
          <w:p w14:paraId="4A8DB6B9" w14:textId="499B0F8E" w:rsidR="0035256A" w:rsidDel="004238F6" w:rsidRDefault="0035256A" w:rsidP="0035256A">
            <w:pPr>
              <w:pStyle w:val="XML3"/>
              <w:rPr>
                <w:del w:id="2249" w:author="Thomas Dietz" w:date="2012-08-08T14:26:00Z"/>
              </w:rPr>
            </w:pPr>
            <w:del w:id="2250" w:author="Thomas Dietz" w:date="2012-08-08T14:26:00Z">
              <w:r w:rsidDel="004238F6">
                <w:delText>&lt;xs:enumeration value="goto-table"/&gt;</w:delText>
              </w:r>
            </w:del>
          </w:p>
          <w:p w14:paraId="39A7C20E" w14:textId="7BA87D5F" w:rsidR="0035256A" w:rsidDel="004238F6" w:rsidRDefault="0035256A" w:rsidP="0035256A">
            <w:pPr>
              <w:pStyle w:val="XML2"/>
              <w:rPr>
                <w:del w:id="2251" w:author="Thomas Dietz" w:date="2012-08-08T14:26:00Z"/>
              </w:rPr>
            </w:pPr>
            <w:del w:id="2252" w:author="Thomas Dietz" w:date="2012-08-08T14:26:00Z">
              <w:r w:rsidDel="004238F6">
                <w:delText>&lt;/xs:restriction&gt;</w:delText>
              </w:r>
            </w:del>
          </w:p>
          <w:p w14:paraId="73CC6DAC" w14:textId="3DB06D6B" w:rsidR="0035256A" w:rsidDel="004238F6" w:rsidRDefault="0035256A" w:rsidP="0035256A">
            <w:pPr>
              <w:pStyle w:val="XML1"/>
              <w:rPr>
                <w:del w:id="2253" w:author="Thomas Dietz" w:date="2012-08-08T14:26:00Z"/>
              </w:rPr>
            </w:pPr>
            <w:del w:id="2254" w:author="Thomas Dietz" w:date="2012-08-08T14:26:00Z">
              <w:r w:rsidDel="004238F6">
                <w:delText>&lt;/xs:simpleType&gt;</w:delText>
              </w:r>
            </w:del>
          </w:p>
          <w:p w14:paraId="6FFCE4EC" w14:textId="34626EE6" w:rsidR="0035256A" w:rsidRPr="009F1B7D" w:rsidDel="004238F6" w:rsidRDefault="0035256A" w:rsidP="00011096">
            <w:pPr>
              <w:pStyle w:val="XML2"/>
              <w:rPr>
                <w:del w:id="2255" w:author="Thomas Dietz" w:date="2012-08-08T14:26:00Z"/>
              </w:rPr>
            </w:pPr>
          </w:p>
          <w:p w14:paraId="726BFB5D" w14:textId="5E3E5178" w:rsidR="00C31DBC" w:rsidRPr="009F1B7D" w:rsidDel="004238F6" w:rsidRDefault="00C31DBC" w:rsidP="00011096">
            <w:pPr>
              <w:pStyle w:val="XML2"/>
              <w:rPr>
                <w:del w:id="2256" w:author="Thomas Dietz" w:date="2012-08-08T14:26:00Z"/>
              </w:rPr>
            </w:pPr>
            <w:del w:id="2257" w:author="Thomas Dietz" w:date="2012-08-08T14:26:00Z">
              <w:r w:rsidRPr="009F1B7D" w:rsidDel="004238F6">
                <w:delText>&lt;xs:complexType name="OFControllerType"&gt;</w:delText>
              </w:r>
            </w:del>
          </w:p>
          <w:p w14:paraId="33972223" w14:textId="78D1AC2F" w:rsidR="00C31DBC" w:rsidRPr="009F1B7D" w:rsidDel="004238F6" w:rsidRDefault="00C31DBC" w:rsidP="00011096">
            <w:pPr>
              <w:pStyle w:val="XML4"/>
              <w:rPr>
                <w:del w:id="2258" w:author="Thomas Dietz" w:date="2012-08-08T14:26:00Z"/>
              </w:rPr>
            </w:pPr>
            <w:del w:id="2259" w:author="Thomas Dietz" w:date="2012-08-08T14:26:00Z">
              <w:r w:rsidRPr="009F1B7D" w:rsidDel="004238F6">
                <w:delText>&lt;xs:annotation&gt;</w:delText>
              </w:r>
            </w:del>
          </w:p>
          <w:p w14:paraId="48055C3A" w14:textId="64A6A2AE" w:rsidR="00C31DBC" w:rsidRPr="009F1B7D" w:rsidDel="004238F6" w:rsidRDefault="00C31DBC" w:rsidP="00011096">
            <w:pPr>
              <w:pStyle w:val="XML5"/>
              <w:rPr>
                <w:del w:id="2260" w:author="Thomas Dietz" w:date="2012-08-08T14:26:00Z"/>
              </w:rPr>
            </w:pPr>
            <w:del w:id="2261" w:author="Thomas Dietz" w:date="2012-08-08T14:26:00Z">
              <w:r w:rsidRPr="009F1B7D" w:rsidDel="004238F6">
                <w:delText>&lt;xs:documentation&gt;Representation of an OpenFlow Controller</w:delText>
              </w:r>
            </w:del>
          </w:p>
          <w:p w14:paraId="10AFE9CD" w14:textId="2CDB0C59" w:rsidR="00C31DBC" w:rsidRPr="009F1B7D" w:rsidDel="004238F6" w:rsidRDefault="00C31DBC" w:rsidP="00011096">
            <w:pPr>
              <w:pStyle w:val="XML5"/>
              <w:rPr>
                <w:del w:id="2262" w:author="Thomas Dietz" w:date="2012-08-08T14:26:00Z"/>
              </w:rPr>
            </w:pPr>
            <w:del w:id="2263" w:author="Thomas Dietz" w:date="2012-08-08T14:26:00Z">
              <w:r w:rsidRPr="009F1B7D" w:rsidDel="004238F6">
                <w:delText>&lt;/xs:documentation&gt;</w:delText>
              </w:r>
            </w:del>
          </w:p>
          <w:p w14:paraId="47A910F3" w14:textId="021C0850" w:rsidR="00C31DBC" w:rsidRPr="009F1B7D" w:rsidDel="004238F6" w:rsidRDefault="00C31DBC" w:rsidP="00011096">
            <w:pPr>
              <w:pStyle w:val="XML4"/>
              <w:rPr>
                <w:del w:id="2264" w:author="Thomas Dietz" w:date="2012-08-08T14:26:00Z"/>
              </w:rPr>
            </w:pPr>
            <w:del w:id="2265" w:author="Thomas Dietz" w:date="2012-08-08T14:26:00Z">
              <w:r w:rsidRPr="009F1B7D" w:rsidDel="004238F6">
                <w:delText>&lt;/xs:annotation&gt;</w:delText>
              </w:r>
            </w:del>
          </w:p>
          <w:p w14:paraId="3BFC0BF3" w14:textId="6F9C725F" w:rsidR="00C31DBC" w:rsidRPr="009F1B7D" w:rsidDel="004238F6" w:rsidRDefault="00C31DBC" w:rsidP="00011096">
            <w:pPr>
              <w:pStyle w:val="XML3"/>
              <w:rPr>
                <w:del w:id="2266" w:author="Thomas Dietz" w:date="2012-08-08T14:26:00Z"/>
              </w:rPr>
            </w:pPr>
            <w:del w:id="2267" w:author="Thomas Dietz" w:date="2012-08-08T14:26:00Z">
              <w:r w:rsidRPr="009F1B7D" w:rsidDel="004238F6">
                <w:delText>&lt;xs:sequence&gt;</w:delText>
              </w:r>
            </w:del>
          </w:p>
          <w:p w14:paraId="4F6342AB" w14:textId="2F644B19" w:rsidR="00C31DBC" w:rsidRPr="009F1B7D" w:rsidDel="004238F6" w:rsidRDefault="00C31DBC" w:rsidP="00011096">
            <w:pPr>
              <w:pStyle w:val="XML4"/>
              <w:rPr>
                <w:del w:id="2268" w:author="Thomas Dietz" w:date="2012-08-08T14:26:00Z"/>
              </w:rPr>
            </w:pPr>
            <w:del w:id="2269" w:author="Thomas Dietz" w:date="2012-08-08T14:26:00Z">
              <w:r w:rsidRPr="009F1B7D" w:rsidDel="004238F6">
                <w:delText>&lt;xs:element name="id" type="OFConfigID"&gt;</w:delText>
              </w:r>
            </w:del>
          </w:p>
          <w:p w14:paraId="2E016859" w14:textId="1B6CBB5A" w:rsidR="00C31DBC" w:rsidRPr="009F1B7D" w:rsidDel="004238F6" w:rsidRDefault="00C31DBC" w:rsidP="00011096">
            <w:pPr>
              <w:pStyle w:val="XML5"/>
              <w:rPr>
                <w:del w:id="2270" w:author="Thomas Dietz" w:date="2012-08-08T14:26:00Z"/>
              </w:rPr>
            </w:pPr>
            <w:del w:id="2271" w:author="Thomas Dietz" w:date="2012-08-08T14:26:00Z">
              <w:r w:rsidRPr="009F1B7D" w:rsidDel="004238F6">
                <w:delText>&lt;xs:annotation&gt;</w:delText>
              </w:r>
            </w:del>
          </w:p>
          <w:p w14:paraId="070CEA17" w14:textId="36875508" w:rsidR="00C31DBC" w:rsidRPr="009F1B7D" w:rsidDel="004238F6" w:rsidRDefault="00C31DBC" w:rsidP="00011096">
            <w:pPr>
              <w:pStyle w:val="XML6"/>
              <w:rPr>
                <w:del w:id="2272" w:author="Thomas Dietz" w:date="2012-08-08T14:26:00Z"/>
              </w:rPr>
            </w:pPr>
            <w:del w:id="2273" w:author="Thomas Dietz" w:date="2012-08-08T14:26:00Z">
              <w:r w:rsidRPr="009F1B7D" w:rsidDel="004238F6">
                <w:delText>&lt;xs:documentation&gt;An unique but locally arbitrary identifier that identifies an OpenFlow Controller within the context of an OpenFlow Capable Switch. It is persistent across reboots of the system.</w:delText>
              </w:r>
            </w:del>
          </w:p>
          <w:p w14:paraId="157D19F9" w14:textId="2A0E8A0F" w:rsidR="00C31DBC" w:rsidRPr="009F1B7D" w:rsidDel="004238F6" w:rsidRDefault="00C31DBC" w:rsidP="00011096">
            <w:pPr>
              <w:pStyle w:val="XML6"/>
              <w:rPr>
                <w:del w:id="2274" w:author="Thomas Dietz" w:date="2012-08-08T14:26:00Z"/>
              </w:rPr>
            </w:pPr>
            <w:del w:id="2275" w:author="Thomas Dietz" w:date="2012-08-08T14:26:00Z">
              <w:r w:rsidRPr="009F1B7D" w:rsidDel="004238F6">
                <w:lastRenderedPageBreak/>
                <w:delText>&lt;/xs:documentation&gt;</w:delText>
              </w:r>
            </w:del>
          </w:p>
          <w:p w14:paraId="7B5A1FF9" w14:textId="648523D5" w:rsidR="00C31DBC" w:rsidRPr="009F1B7D" w:rsidDel="004238F6" w:rsidRDefault="00C31DBC" w:rsidP="00011096">
            <w:pPr>
              <w:pStyle w:val="XML5"/>
              <w:rPr>
                <w:del w:id="2276" w:author="Thomas Dietz" w:date="2012-08-08T14:26:00Z"/>
              </w:rPr>
            </w:pPr>
            <w:del w:id="2277" w:author="Thomas Dietz" w:date="2012-08-08T14:26:00Z">
              <w:r w:rsidRPr="009F1B7D" w:rsidDel="004238F6">
                <w:delText>&lt;/xs:annotation&gt;</w:delText>
              </w:r>
            </w:del>
          </w:p>
          <w:p w14:paraId="4B898E57" w14:textId="740BD115" w:rsidR="00C31DBC" w:rsidRPr="009F1B7D" w:rsidDel="004238F6" w:rsidRDefault="00C31DBC" w:rsidP="00011096">
            <w:pPr>
              <w:pStyle w:val="XML4"/>
              <w:rPr>
                <w:del w:id="2278" w:author="Thomas Dietz" w:date="2012-08-08T14:26:00Z"/>
              </w:rPr>
            </w:pPr>
            <w:del w:id="2279" w:author="Thomas Dietz" w:date="2012-08-08T14:26:00Z">
              <w:r w:rsidRPr="009F1B7D" w:rsidDel="004238F6">
                <w:delText>&lt;/xs:element&gt;</w:delText>
              </w:r>
            </w:del>
          </w:p>
          <w:p w14:paraId="7726753F" w14:textId="16EEF73D" w:rsidR="00C31DBC" w:rsidRPr="009F1B7D" w:rsidDel="004238F6" w:rsidRDefault="00C31DBC" w:rsidP="00011096">
            <w:pPr>
              <w:pStyle w:val="XML4"/>
              <w:rPr>
                <w:del w:id="2280" w:author="Thomas Dietz" w:date="2012-08-08T14:26:00Z"/>
              </w:rPr>
            </w:pPr>
            <w:del w:id="2281" w:author="Thomas Dietz" w:date="2012-08-08T14:26:00Z">
              <w:r w:rsidRPr="009F1B7D" w:rsidDel="004238F6">
                <w:delText>&lt;xs:element name="role" type="OFControllerRoleType"&gt;</w:delText>
              </w:r>
            </w:del>
          </w:p>
          <w:p w14:paraId="196CE355" w14:textId="67B9E038" w:rsidR="00C31DBC" w:rsidRPr="009F1B7D" w:rsidDel="004238F6" w:rsidRDefault="00C31DBC" w:rsidP="00011096">
            <w:pPr>
              <w:pStyle w:val="XML5"/>
              <w:rPr>
                <w:del w:id="2282" w:author="Thomas Dietz" w:date="2012-08-08T14:26:00Z"/>
              </w:rPr>
            </w:pPr>
            <w:del w:id="2283" w:author="Thomas Dietz" w:date="2012-08-08T14:26:00Z">
              <w:r w:rsidRPr="009F1B7D" w:rsidDel="004238F6">
                <w:delText>&lt;xs:annotation&gt;</w:delText>
              </w:r>
            </w:del>
          </w:p>
          <w:p w14:paraId="0159E7A9" w14:textId="68DC6E5E" w:rsidR="00C31DBC" w:rsidRPr="009F1B7D" w:rsidDel="004238F6" w:rsidRDefault="00C31DBC" w:rsidP="00011096">
            <w:pPr>
              <w:pStyle w:val="XML6"/>
              <w:rPr>
                <w:del w:id="2284" w:author="Thomas Dietz" w:date="2012-08-08T14:26:00Z"/>
              </w:rPr>
            </w:pPr>
            <w:del w:id="2285" w:author="Thomas Dietz" w:date="2012-08-08T14:26:00Z">
              <w:r w:rsidRPr="009F1B7D" w:rsidDel="004238F6">
                <w:delText>&lt;xs:documentation&gt;The predefined role of the controller.</w:delText>
              </w:r>
            </w:del>
          </w:p>
          <w:p w14:paraId="7118DF36" w14:textId="1A83ECA4" w:rsidR="00C31DBC" w:rsidRPr="009F1B7D" w:rsidDel="004238F6" w:rsidRDefault="00C31DBC" w:rsidP="00011096">
            <w:pPr>
              <w:pStyle w:val="XML6"/>
              <w:rPr>
                <w:del w:id="2286" w:author="Thomas Dietz" w:date="2012-08-08T14:26:00Z"/>
              </w:rPr>
            </w:pPr>
            <w:del w:id="2287" w:author="Thomas Dietz" w:date="2012-08-08T14:26:00Z">
              <w:r w:rsidRPr="009F1B7D" w:rsidDel="004238F6">
                <w:delText>&lt;/xs:documentation&gt;</w:delText>
              </w:r>
            </w:del>
          </w:p>
          <w:p w14:paraId="623809E3" w14:textId="4D94A37F" w:rsidR="00C31DBC" w:rsidRPr="009F1B7D" w:rsidDel="004238F6" w:rsidRDefault="00C31DBC" w:rsidP="00011096">
            <w:pPr>
              <w:pStyle w:val="XML5"/>
              <w:rPr>
                <w:del w:id="2288" w:author="Thomas Dietz" w:date="2012-08-08T14:26:00Z"/>
              </w:rPr>
            </w:pPr>
            <w:del w:id="2289" w:author="Thomas Dietz" w:date="2012-08-08T14:26:00Z">
              <w:r w:rsidRPr="009F1B7D" w:rsidDel="004238F6">
                <w:delText>&lt;/xs:annotation&gt;</w:delText>
              </w:r>
            </w:del>
          </w:p>
          <w:p w14:paraId="1AE024CE" w14:textId="735D8A51" w:rsidR="00C31DBC" w:rsidRPr="009F1B7D" w:rsidDel="004238F6" w:rsidRDefault="00C31DBC" w:rsidP="00011096">
            <w:pPr>
              <w:pStyle w:val="XML4"/>
              <w:rPr>
                <w:del w:id="2290" w:author="Thomas Dietz" w:date="2012-08-08T14:26:00Z"/>
              </w:rPr>
            </w:pPr>
            <w:del w:id="2291" w:author="Thomas Dietz" w:date="2012-08-08T14:26:00Z">
              <w:r w:rsidRPr="009F1B7D" w:rsidDel="004238F6">
                <w:delText>&lt;/xs:element&gt;</w:delText>
              </w:r>
            </w:del>
          </w:p>
          <w:p w14:paraId="23F0B66C" w14:textId="48AC3926" w:rsidR="00C31DBC" w:rsidRPr="009F1B7D" w:rsidDel="004238F6" w:rsidRDefault="00C31DBC" w:rsidP="00011096">
            <w:pPr>
              <w:pStyle w:val="XML4"/>
              <w:rPr>
                <w:del w:id="2292" w:author="Thomas Dietz" w:date="2012-08-08T14:26:00Z"/>
              </w:rPr>
            </w:pPr>
            <w:del w:id="2293" w:author="Thomas Dietz" w:date="2012-08-08T14:26:00Z">
              <w:r w:rsidRPr="009F1B7D" w:rsidDel="004238F6">
                <w:delText>&lt;xs:element name="ip-address" type="inet:ip-prefix"&gt;</w:delText>
              </w:r>
            </w:del>
          </w:p>
          <w:p w14:paraId="649320ED" w14:textId="6C9E3973" w:rsidR="00C31DBC" w:rsidRPr="009F1B7D" w:rsidDel="004238F6" w:rsidRDefault="00C31DBC" w:rsidP="00011096">
            <w:pPr>
              <w:pStyle w:val="XML5"/>
              <w:rPr>
                <w:del w:id="2294" w:author="Thomas Dietz" w:date="2012-08-08T14:26:00Z"/>
              </w:rPr>
            </w:pPr>
            <w:del w:id="2295" w:author="Thomas Dietz" w:date="2012-08-08T14:26:00Z">
              <w:r w:rsidRPr="009F1B7D" w:rsidDel="004238F6">
                <w:delText>&lt;xs:annotation&gt;</w:delText>
              </w:r>
            </w:del>
          </w:p>
          <w:p w14:paraId="7B63202D" w14:textId="0E45E121" w:rsidR="00C31DBC" w:rsidRPr="009F1B7D" w:rsidDel="004238F6" w:rsidRDefault="00C31DBC" w:rsidP="00011096">
            <w:pPr>
              <w:pStyle w:val="XML7"/>
              <w:rPr>
                <w:del w:id="2296" w:author="Thomas Dietz" w:date="2012-08-08T14:26:00Z"/>
              </w:rPr>
            </w:pPr>
            <w:del w:id="2297" w:author="Thomas Dietz" w:date="2012-08-08T14:26:00Z">
              <w:r w:rsidRPr="009F1B7D" w:rsidDel="004238F6">
                <w:delText>&lt;xs:documentation&gt;The remote IP of the controller to connect to.&lt;/xs:documentation&gt;</w:delText>
              </w:r>
            </w:del>
          </w:p>
          <w:p w14:paraId="24D656C2" w14:textId="3C9E02C5" w:rsidR="00C31DBC" w:rsidRPr="009F1B7D" w:rsidDel="004238F6" w:rsidRDefault="00C31DBC" w:rsidP="00011096">
            <w:pPr>
              <w:pStyle w:val="XML6"/>
              <w:rPr>
                <w:del w:id="2298" w:author="Thomas Dietz" w:date="2012-08-08T14:26:00Z"/>
              </w:rPr>
            </w:pPr>
            <w:del w:id="2299" w:author="Thomas Dietz" w:date="2012-08-08T14:26:00Z">
              <w:r w:rsidRPr="009F1B7D" w:rsidDel="004238F6">
                <w:delText>&lt;/xs:annotation&gt;</w:delText>
              </w:r>
            </w:del>
          </w:p>
          <w:p w14:paraId="4DCB266B" w14:textId="00E81F2C" w:rsidR="00C31DBC" w:rsidRPr="009F1B7D" w:rsidDel="004238F6" w:rsidRDefault="00C31DBC" w:rsidP="00011096">
            <w:pPr>
              <w:pStyle w:val="XML5"/>
              <w:rPr>
                <w:del w:id="2300" w:author="Thomas Dietz" w:date="2012-08-08T14:26:00Z"/>
              </w:rPr>
            </w:pPr>
            <w:del w:id="2301" w:author="Thomas Dietz" w:date="2012-08-08T14:26:00Z">
              <w:r w:rsidRPr="009F1B7D" w:rsidDel="004238F6">
                <w:delText>&lt;/xs:element&gt;</w:delText>
              </w:r>
            </w:del>
          </w:p>
          <w:p w14:paraId="058DBDD4" w14:textId="05CD6661" w:rsidR="00C31DBC" w:rsidRPr="009F1B7D" w:rsidDel="004238F6" w:rsidRDefault="00C31DBC" w:rsidP="00011096">
            <w:pPr>
              <w:pStyle w:val="XML5"/>
              <w:rPr>
                <w:del w:id="2302" w:author="Thomas Dietz" w:date="2012-08-08T14:26:00Z"/>
              </w:rPr>
            </w:pPr>
            <w:del w:id="2303" w:author="Thomas Dietz" w:date="2012-08-08T14:26:00Z">
              <w:r w:rsidRPr="009F1B7D" w:rsidDel="004238F6">
                <w:delText>&lt;xs:element name="port" type="inet:port-number"&gt;</w:delText>
              </w:r>
            </w:del>
          </w:p>
          <w:p w14:paraId="29B81129" w14:textId="4AB92977" w:rsidR="00C31DBC" w:rsidRPr="009F1B7D" w:rsidDel="004238F6" w:rsidRDefault="00C31DBC" w:rsidP="00011096">
            <w:pPr>
              <w:pStyle w:val="XML6"/>
              <w:rPr>
                <w:del w:id="2304" w:author="Thomas Dietz" w:date="2012-08-08T14:26:00Z"/>
              </w:rPr>
            </w:pPr>
            <w:del w:id="2305" w:author="Thomas Dietz" w:date="2012-08-08T14:26:00Z">
              <w:r w:rsidRPr="009F1B7D" w:rsidDel="004238F6">
                <w:delText>&lt;xs:annotation&gt;</w:delText>
              </w:r>
            </w:del>
          </w:p>
          <w:p w14:paraId="15770CA4" w14:textId="7E315C87" w:rsidR="00C31DBC" w:rsidRPr="009F1B7D" w:rsidDel="004238F6" w:rsidRDefault="00C31DBC" w:rsidP="00011096">
            <w:pPr>
              <w:pStyle w:val="XML6"/>
              <w:rPr>
                <w:del w:id="2306" w:author="Thomas Dietz" w:date="2012-08-08T14:26:00Z"/>
              </w:rPr>
            </w:pPr>
            <w:del w:id="2307" w:author="Thomas Dietz" w:date="2012-08-08T14:26:00Z">
              <w:r w:rsidRPr="009F1B7D" w:rsidDel="004238F6">
                <w:delText>&lt;xs:documentation&gt;The port number the controller listens on.</w:delText>
              </w:r>
            </w:del>
          </w:p>
          <w:p w14:paraId="132CB2A4" w14:textId="1063D8F2" w:rsidR="00C31DBC" w:rsidRPr="009F1B7D" w:rsidDel="004238F6" w:rsidRDefault="00C31DBC" w:rsidP="00011096">
            <w:pPr>
              <w:pStyle w:val="XML6"/>
              <w:rPr>
                <w:del w:id="2308" w:author="Thomas Dietz" w:date="2012-08-08T14:26:00Z"/>
              </w:rPr>
            </w:pPr>
            <w:del w:id="2309" w:author="Thomas Dietz" w:date="2012-08-08T14:26:00Z">
              <w:r w:rsidRPr="009F1B7D" w:rsidDel="004238F6">
                <w:delText>&lt;/xs:documentation&gt;</w:delText>
              </w:r>
            </w:del>
          </w:p>
          <w:p w14:paraId="34CE06DC" w14:textId="7D524229" w:rsidR="00C31DBC" w:rsidRPr="009F1B7D" w:rsidDel="004238F6" w:rsidRDefault="00C31DBC" w:rsidP="00011096">
            <w:pPr>
              <w:pStyle w:val="XML5"/>
              <w:rPr>
                <w:del w:id="2310" w:author="Thomas Dietz" w:date="2012-08-08T14:26:00Z"/>
              </w:rPr>
            </w:pPr>
            <w:del w:id="2311" w:author="Thomas Dietz" w:date="2012-08-08T14:26:00Z">
              <w:r w:rsidRPr="009F1B7D" w:rsidDel="004238F6">
                <w:delText>&lt;/xs:annotation&gt;</w:delText>
              </w:r>
            </w:del>
          </w:p>
          <w:p w14:paraId="5EE9F21F" w14:textId="2690B6BB" w:rsidR="00C31DBC" w:rsidRPr="009F1B7D" w:rsidDel="004238F6" w:rsidRDefault="00C31DBC" w:rsidP="00011096">
            <w:pPr>
              <w:pStyle w:val="XML4"/>
              <w:rPr>
                <w:del w:id="2312" w:author="Thomas Dietz" w:date="2012-08-08T14:26:00Z"/>
              </w:rPr>
            </w:pPr>
            <w:del w:id="2313" w:author="Thomas Dietz" w:date="2012-08-08T14:26:00Z">
              <w:r w:rsidRPr="009F1B7D" w:rsidDel="004238F6">
                <w:delText>&lt;/xs:element&gt;</w:delText>
              </w:r>
            </w:del>
          </w:p>
          <w:p w14:paraId="4FFA850C" w14:textId="6EFE2A6C" w:rsidR="00C31DBC" w:rsidRPr="009F1B7D" w:rsidDel="004238F6" w:rsidRDefault="00C31DBC" w:rsidP="00011096">
            <w:pPr>
              <w:pStyle w:val="XML4"/>
              <w:rPr>
                <w:del w:id="2314" w:author="Thomas Dietz" w:date="2012-08-08T14:26:00Z"/>
              </w:rPr>
            </w:pPr>
            <w:del w:id="2315" w:author="Thomas Dietz" w:date="2012-08-08T14:26:00Z">
              <w:r w:rsidRPr="009F1B7D" w:rsidDel="004238F6">
                <w:delText>&lt;xs:element name="local-ip-address" type="inet:ip-address"&gt;</w:delText>
              </w:r>
            </w:del>
          </w:p>
          <w:p w14:paraId="58CF0BE1" w14:textId="68CA184D" w:rsidR="00C31DBC" w:rsidRPr="009F1B7D" w:rsidDel="004238F6" w:rsidRDefault="00C31DBC" w:rsidP="00011096">
            <w:pPr>
              <w:pStyle w:val="XML5"/>
              <w:rPr>
                <w:del w:id="2316" w:author="Thomas Dietz" w:date="2012-08-08T14:26:00Z"/>
              </w:rPr>
            </w:pPr>
            <w:del w:id="2317" w:author="Thomas Dietz" w:date="2012-08-08T14:26:00Z">
              <w:r w:rsidRPr="009F1B7D" w:rsidDel="004238F6">
                <w:delText>&lt;xs:annotation&gt;</w:delText>
              </w:r>
            </w:del>
          </w:p>
          <w:p w14:paraId="1A078D82" w14:textId="3714C5CC" w:rsidR="00C31DBC" w:rsidRPr="009F1B7D" w:rsidDel="004238F6" w:rsidRDefault="00C31DBC" w:rsidP="00011096">
            <w:pPr>
              <w:pStyle w:val="XML6"/>
              <w:rPr>
                <w:del w:id="2318" w:author="Thomas Dietz" w:date="2012-08-08T14:26:00Z"/>
              </w:rPr>
            </w:pPr>
            <w:del w:id="2319" w:author="Thomas Dietz" w:date="2012-08-08T14:26:00Z">
              <w:r w:rsidRPr="009F1B7D" w:rsidDel="004238F6">
                <w:delText>&lt;xs:documentation&gt;This specifies the source IP for packets sent to this controller and overrides the default IP used.</w:delText>
              </w:r>
            </w:del>
          </w:p>
          <w:p w14:paraId="2ECC74BE" w14:textId="7B98C7F2" w:rsidR="00C31DBC" w:rsidRPr="009F1B7D" w:rsidDel="004238F6" w:rsidRDefault="00C31DBC" w:rsidP="00011096">
            <w:pPr>
              <w:pStyle w:val="XML6"/>
              <w:rPr>
                <w:del w:id="2320" w:author="Thomas Dietz" w:date="2012-08-08T14:26:00Z"/>
              </w:rPr>
            </w:pPr>
            <w:del w:id="2321" w:author="Thomas Dietz" w:date="2012-08-08T14:26:00Z">
              <w:r w:rsidRPr="009F1B7D" w:rsidDel="004238F6">
                <w:delText>&lt;/xs:documentation&gt;</w:delText>
              </w:r>
            </w:del>
          </w:p>
          <w:p w14:paraId="74A75F8F" w14:textId="1ADD046C" w:rsidR="00C31DBC" w:rsidRPr="009F1B7D" w:rsidDel="004238F6" w:rsidRDefault="00C31DBC" w:rsidP="00011096">
            <w:pPr>
              <w:pStyle w:val="XML5"/>
              <w:rPr>
                <w:del w:id="2322" w:author="Thomas Dietz" w:date="2012-08-08T14:26:00Z"/>
              </w:rPr>
            </w:pPr>
            <w:del w:id="2323" w:author="Thomas Dietz" w:date="2012-08-08T14:26:00Z">
              <w:r w:rsidRPr="009F1B7D" w:rsidDel="004238F6">
                <w:delText>&lt;/xs:annotation&gt;</w:delText>
              </w:r>
            </w:del>
          </w:p>
          <w:p w14:paraId="5409D62D" w14:textId="025CFFDD" w:rsidR="00C31DBC" w:rsidRPr="009F1B7D" w:rsidDel="004238F6" w:rsidRDefault="00C31DBC" w:rsidP="00011096">
            <w:pPr>
              <w:pStyle w:val="XML4"/>
              <w:rPr>
                <w:del w:id="2324" w:author="Thomas Dietz" w:date="2012-08-08T14:26:00Z"/>
              </w:rPr>
            </w:pPr>
            <w:del w:id="2325" w:author="Thomas Dietz" w:date="2012-08-08T14:26:00Z">
              <w:r w:rsidRPr="009F1B7D" w:rsidDel="004238F6">
                <w:delText>&lt;/xs:element&gt;</w:delText>
              </w:r>
            </w:del>
          </w:p>
          <w:p w14:paraId="186A657A" w14:textId="0D38C1B7" w:rsidR="00C31DBC" w:rsidRPr="009F1B7D" w:rsidDel="004238F6" w:rsidRDefault="00C31DBC" w:rsidP="00011096">
            <w:pPr>
              <w:pStyle w:val="XML4"/>
              <w:rPr>
                <w:del w:id="2326" w:author="Thomas Dietz" w:date="2012-08-08T14:26:00Z"/>
              </w:rPr>
            </w:pPr>
            <w:del w:id="2327" w:author="Thomas Dietz" w:date="2012-08-08T14:26:00Z">
              <w:r w:rsidRPr="009F1B7D" w:rsidDel="004238F6">
                <w:delText>&lt;xs:element name="local-port" type="inet:port-number"&gt;</w:delText>
              </w:r>
            </w:del>
          </w:p>
          <w:p w14:paraId="44C3A6BA" w14:textId="342657C8" w:rsidR="00C31DBC" w:rsidRPr="009F1B7D" w:rsidDel="004238F6" w:rsidRDefault="00C31DBC" w:rsidP="00011096">
            <w:pPr>
              <w:pStyle w:val="XML5"/>
              <w:rPr>
                <w:del w:id="2328" w:author="Thomas Dietz" w:date="2012-08-08T14:26:00Z"/>
              </w:rPr>
            </w:pPr>
            <w:del w:id="2329" w:author="Thomas Dietz" w:date="2012-08-08T14:26:00Z">
              <w:r w:rsidRPr="009F1B7D" w:rsidDel="004238F6">
                <w:delText>&lt;xs:annotation&gt;</w:delText>
              </w:r>
            </w:del>
          </w:p>
          <w:p w14:paraId="20E00A42" w14:textId="5C4474DC" w:rsidR="00C31DBC" w:rsidRPr="009F1B7D" w:rsidDel="004238F6" w:rsidRDefault="00C31DBC" w:rsidP="00011096">
            <w:pPr>
              <w:pStyle w:val="XML6"/>
              <w:rPr>
                <w:del w:id="2330" w:author="Thomas Dietz" w:date="2012-08-08T14:26:00Z"/>
              </w:rPr>
            </w:pPr>
            <w:del w:id="2331" w:author="Thomas Dietz" w:date="2012-08-08T14:26:00Z">
              <w:r w:rsidRPr="009F1B7D" w:rsidDel="004238F6">
                <w:delText>&lt;xs:documentation&gt;The port number the controller listens on. If 0 the port is chosen dynamically.</w:delText>
              </w:r>
            </w:del>
          </w:p>
          <w:p w14:paraId="4DF653E7" w14:textId="5245E856" w:rsidR="00C31DBC" w:rsidRPr="009F1B7D" w:rsidDel="004238F6" w:rsidRDefault="00C31DBC" w:rsidP="00011096">
            <w:pPr>
              <w:pStyle w:val="XML6"/>
              <w:rPr>
                <w:del w:id="2332" w:author="Thomas Dietz" w:date="2012-08-08T14:26:00Z"/>
              </w:rPr>
            </w:pPr>
            <w:del w:id="2333" w:author="Thomas Dietz" w:date="2012-08-08T14:26:00Z">
              <w:r w:rsidRPr="009F1B7D" w:rsidDel="004238F6">
                <w:delText>&lt;/xs:documentation&gt;</w:delText>
              </w:r>
            </w:del>
          </w:p>
          <w:p w14:paraId="7DFD9B28" w14:textId="114F9790" w:rsidR="00C31DBC" w:rsidRPr="009F1B7D" w:rsidDel="004238F6" w:rsidRDefault="00C31DBC" w:rsidP="00011096">
            <w:pPr>
              <w:pStyle w:val="XML5"/>
              <w:rPr>
                <w:del w:id="2334" w:author="Thomas Dietz" w:date="2012-08-08T14:26:00Z"/>
              </w:rPr>
            </w:pPr>
            <w:del w:id="2335" w:author="Thomas Dietz" w:date="2012-08-08T14:26:00Z">
              <w:r w:rsidRPr="009F1B7D" w:rsidDel="004238F6">
                <w:delText>&lt;/xs:annotation&gt;</w:delText>
              </w:r>
            </w:del>
          </w:p>
          <w:p w14:paraId="0536505C" w14:textId="13F2C516" w:rsidR="00C31DBC" w:rsidRPr="009F1B7D" w:rsidDel="004238F6" w:rsidRDefault="00C31DBC" w:rsidP="00011096">
            <w:pPr>
              <w:pStyle w:val="XML4"/>
              <w:rPr>
                <w:del w:id="2336" w:author="Thomas Dietz" w:date="2012-08-08T14:26:00Z"/>
              </w:rPr>
            </w:pPr>
            <w:del w:id="2337" w:author="Thomas Dietz" w:date="2012-08-08T14:26:00Z">
              <w:r w:rsidRPr="009F1B7D" w:rsidDel="004238F6">
                <w:delText>&lt;/xs:element&gt;</w:delText>
              </w:r>
            </w:del>
          </w:p>
          <w:p w14:paraId="0FB59298" w14:textId="32823E7D" w:rsidR="00C31DBC" w:rsidRPr="009F1B7D" w:rsidDel="004238F6" w:rsidRDefault="00C31DBC" w:rsidP="00011096">
            <w:pPr>
              <w:pStyle w:val="XML4"/>
              <w:rPr>
                <w:del w:id="2338" w:author="Thomas Dietz" w:date="2012-08-08T14:26:00Z"/>
              </w:rPr>
            </w:pPr>
            <w:del w:id="2339" w:author="Thomas Dietz" w:date="2012-08-08T14:26:00Z">
              <w:r w:rsidRPr="009F1B7D" w:rsidDel="004238F6">
                <w:delText>&lt;xs:element name="protocol" type="OFControllerProtocolType"&gt;</w:delText>
              </w:r>
            </w:del>
          </w:p>
          <w:p w14:paraId="43C59B66" w14:textId="34635E34" w:rsidR="00C31DBC" w:rsidRPr="009F1B7D" w:rsidDel="004238F6" w:rsidRDefault="00C31DBC" w:rsidP="00011096">
            <w:pPr>
              <w:pStyle w:val="XML5"/>
              <w:rPr>
                <w:del w:id="2340" w:author="Thomas Dietz" w:date="2012-08-08T14:26:00Z"/>
              </w:rPr>
            </w:pPr>
            <w:del w:id="2341" w:author="Thomas Dietz" w:date="2012-08-08T14:26:00Z">
              <w:r w:rsidRPr="009F1B7D" w:rsidDel="004238F6">
                <w:delText>&lt;xs:annotation&gt;</w:delText>
              </w:r>
            </w:del>
          </w:p>
          <w:p w14:paraId="0EE76B27" w14:textId="244C48BA" w:rsidR="00C31DBC" w:rsidRPr="009F1B7D" w:rsidDel="004238F6" w:rsidRDefault="00C31DBC" w:rsidP="00011096">
            <w:pPr>
              <w:pStyle w:val="XML6"/>
              <w:rPr>
                <w:del w:id="2342" w:author="Thomas Dietz" w:date="2012-08-08T14:26:00Z"/>
              </w:rPr>
            </w:pPr>
            <w:del w:id="2343" w:author="Thomas Dietz" w:date="2012-08-08T14:26:00Z">
              <w:r w:rsidRPr="009F1B7D" w:rsidDel="004238F6">
                <w:delText>&lt;xs:documentation&gt;The protocol used for connecting to the controller. Both sides must support the chosen protocol for a successful establishment of a connection.</w:delText>
              </w:r>
            </w:del>
          </w:p>
          <w:p w14:paraId="5F067B80" w14:textId="0B3F83C8" w:rsidR="00C31DBC" w:rsidRPr="009F1B7D" w:rsidDel="004238F6" w:rsidRDefault="00C31DBC" w:rsidP="00011096">
            <w:pPr>
              <w:pStyle w:val="XML6"/>
              <w:rPr>
                <w:del w:id="2344" w:author="Thomas Dietz" w:date="2012-08-08T14:26:00Z"/>
              </w:rPr>
            </w:pPr>
            <w:del w:id="2345" w:author="Thomas Dietz" w:date="2012-08-08T14:26:00Z">
              <w:r w:rsidRPr="009F1B7D" w:rsidDel="004238F6">
                <w:delText>&lt;/xs:documentation&gt;</w:delText>
              </w:r>
            </w:del>
          </w:p>
          <w:p w14:paraId="16BCD085" w14:textId="43143384" w:rsidR="00C31DBC" w:rsidRPr="009F1B7D" w:rsidDel="004238F6" w:rsidRDefault="00C31DBC" w:rsidP="00011096">
            <w:pPr>
              <w:pStyle w:val="XML5"/>
              <w:rPr>
                <w:del w:id="2346" w:author="Thomas Dietz" w:date="2012-08-08T14:26:00Z"/>
              </w:rPr>
            </w:pPr>
            <w:del w:id="2347" w:author="Thomas Dietz" w:date="2012-08-08T14:26:00Z">
              <w:r w:rsidRPr="009F1B7D" w:rsidDel="004238F6">
                <w:delText>&lt;/xs:annotation&gt;</w:delText>
              </w:r>
            </w:del>
          </w:p>
          <w:p w14:paraId="64982AD2" w14:textId="71714E44" w:rsidR="00C31DBC" w:rsidRPr="009F1B7D" w:rsidDel="004238F6" w:rsidRDefault="00C31DBC" w:rsidP="00011096">
            <w:pPr>
              <w:pStyle w:val="XML4"/>
              <w:rPr>
                <w:del w:id="2348" w:author="Thomas Dietz" w:date="2012-08-08T14:26:00Z"/>
              </w:rPr>
            </w:pPr>
            <w:del w:id="2349" w:author="Thomas Dietz" w:date="2012-08-08T14:26:00Z">
              <w:r w:rsidRPr="009F1B7D" w:rsidDel="004238F6">
                <w:delText>&lt;/xs:element&gt;</w:delText>
              </w:r>
            </w:del>
          </w:p>
          <w:p w14:paraId="3CAFB672" w14:textId="4CE993CE" w:rsidR="00C31DBC" w:rsidRPr="009F1B7D" w:rsidDel="004238F6" w:rsidRDefault="00C31DBC" w:rsidP="00011096">
            <w:pPr>
              <w:pStyle w:val="XML4"/>
              <w:rPr>
                <w:del w:id="2350" w:author="Thomas Dietz" w:date="2012-08-08T14:26:00Z"/>
              </w:rPr>
            </w:pPr>
            <w:del w:id="2351" w:author="Thomas Dietz" w:date="2012-08-08T14:26:00Z">
              <w:r w:rsidRPr="009F1B7D" w:rsidDel="004238F6">
                <w:delText>&lt;xs:element name="state" type="OFControllerOpenFlowStateType"&gt;</w:delText>
              </w:r>
            </w:del>
          </w:p>
          <w:p w14:paraId="3BF70C6E" w14:textId="7AD94F48" w:rsidR="00C31DBC" w:rsidRPr="009F1B7D" w:rsidDel="004238F6" w:rsidRDefault="00C31DBC" w:rsidP="00011096">
            <w:pPr>
              <w:pStyle w:val="XML5"/>
              <w:rPr>
                <w:del w:id="2352" w:author="Thomas Dietz" w:date="2012-08-08T14:26:00Z"/>
              </w:rPr>
            </w:pPr>
            <w:del w:id="2353" w:author="Thomas Dietz" w:date="2012-08-08T14:26:00Z">
              <w:r w:rsidRPr="009F1B7D" w:rsidDel="004238F6">
                <w:delText>&lt;xs:annotation&gt;</w:delText>
              </w:r>
            </w:del>
          </w:p>
          <w:p w14:paraId="0FA4A9B6" w14:textId="573B650A" w:rsidR="00C31DBC" w:rsidRPr="009F1B7D" w:rsidDel="004238F6" w:rsidRDefault="00C31DBC" w:rsidP="00011096">
            <w:pPr>
              <w:pStyle w:val="XML6"/>
              <w:rPr>
                <w:del w:id="2354" w:author="Thomas Dietz" w:date="2012-08-08T14:26:00Z"/>
              </w:rPr>
            </w:pPr>
            <w:del w:id="2355" w:author="Thomas Dietz" w:date="2012-08-08T14:26:00Z">
              <w:r w:rsidRPr="009F1B7D" w:rsidDel="004238F6">
                <w:delText>&lt;xs:documentation&gt;This element represents the state of the OpenFlow protocol connection to the controller.</w:delText>
              </w:r>
            </w:del>
          </w:p>
          <w:p w14:paraId="3B0F651D" w14:textId="433FEFCF" w:rsidR="00C31DBC" w:rsidRPr="009F1B7D" w:rsidDel="004238F6" w:rsidRDefault="00C31DBC" w:rsidP="00011096">
            <w:pPr>
              <w:pStyle w:val="XML6"/>
              <w:rPr>
                <w:del w:id="2356" w:author="Thomas Dietz" w:date="2012-08-08T14:26:00Z"/>
              </w:rPr>
            </w:pPr>
            <w:del w:id="2357" w:author="Thomas Dietz" w:date="2012-08-08T14:26:00Z">
              <w:r w:rsidRPr="009F1B7D" w:rsidDel="004238F6">
                <w:delText>&lt;/xs:documentation&gt;</w:delText>
              </w:r>
            </w:del>
          </w:p>
          <w:p w14:paraId="58A6D3A3" w14:textId="4FA11116" w:rsidR="00C31DBC" w:rsidRPr="009F1B7D" w:rsidDel="004238F6" w:rsidRDefault="00C31DBC" w:rsidP="00011096">
            <w:pPr>
              <w:pStyle w:val="XML5"/>
              <w:rPr>
                <w:del w:id="2358" w:author="Thomas Dietz" w:date="2012-08-08T14:26:00Z"/>
              </w:rPr>
            </w:pPr>
            <w:del w:id="2359" w:author="Thomas Dietz" w:date="2012-08-08T14:26:00Z">
              <w:r w:rsidRPr="009F1B7D" w:rsidDel="004238F6">
                <w:delText>&lt;/xs:annotation&gt;</w:delText>
              </w:r>
            </w:del>
          </w:p>
          <w:p w14:paraId="131206B5" w14:textId="766E45D0" w:rsidR="00C31DBC" w:rsidRPr="009F1B7D" w:rsidDel="004238F6" w:rsidRDefault="00C31DBC" w:rsidP="00011096">
            <w:pPr>
              <w:pStyle w:val="XML4"/>
              <w:rPr>
                <w:del w:id="2360" w:author="Thomas Dietz" w:date="2012-08-08T14:26:00Z"/>
              </w:rPr>
            </w:pPr>
            <w:del w:id="2361" w:author="Thomas Dietz" w:date="2012-08-08T14:26:00Z">
              <w:r w:rsidRPr="009F1B7D" w:rsidDel="004238F6">
                <w:delText>&lt;/xs:element&gt;</w:delText>
              </w:r>
            </w:del>
          </w:p>
          <w:p w14:paraId="35981636" w14:textId="6590A5D1" w:rsidR="00C31DBC" w:rsidRPr="009F1B7D" w:rsidDel="004238F6" w:rsidRDefault="00C31DBC" w:rsidP="00011096">
            <w:pPr>
              <w:pStyle w:val="XML3"/>
              <w:rPr>
                <w:del w:id="2362" w:author="Thomas Dietz" w:date="2012-08-08T14:26:00Z"/>
              </w:rPr>
            </w:pPr>
            <w:del w:id="2363" w:author="Thomas Dietz" w:date="2012-08-08T14:26:00Z">
              <w:r w:rsidRPr="009F1B7D" w:rsidDel="004238F6">
                <w:delText>&lt;/xs:sequence&gt;</w:delText>
              </w:r>
            </w:del>
          </w:p>
          <w:p w14:paraId="2698E1E5" w14:textId="2CA6D51E" w:rsidR="00C31DBC" w:rsidRPr="009F1B7D" w:rsidDel="004238F6" w:rsidRDefault="00C31DBC" w:rsidP="00011096">
            <w:pPr>
              <w:pStyle w:val="XML2"/>
              <w:rPr>
                <w:del w:id="2364" w:author="Thomas Dietz" w:date="2012-08-08T14:26:00Z"/>
              </w:rPr>
            </w:pPr>
            <w:del w:id="2365" w:author="Thomas Dietz" w:date="2012-08-08T14:26:00Z">
              <w:r w:rsidRPr="009F1B7D" w:rsidDel="004238F6">
                <w:delText>&lt;/xs:complexType&gt;</w:delText>
              </w:r>
            </w:del>
          </w:p>
          <w:p w14:paraId="521EE495" w14:textId="174AA835" w:rsidR="00C31DBC" w:rsidRPr="009F1B7D" w:rsidDel="004238F6" w:rsidRDefault="00C31DBC" w:rsidP="00011096">
            <w:pPr>
              <w:pStyle w:val="XML2"/>
              <w:rPr>
                <w:del w:id="2366" w:author="Thomas Dietz" w:date="2012-08-08T14:26:00Z"/>
              </w:rPr>
            </w:pPr>
          </w:p>
          <w:p w14:paraId="06341288" w14:textId="434720DA" w:rsidR="00C31DBC" w:rsidRPr="009F1B7D" w:rsidDel="004238F6" w:rsidRDefault="00C31DBC" w:rsidP="00011096">
            <w:pPr>
              <w:pStyle w:val="XML2"/>
              <w:rPr>
                <w:del w:id="2367" w:author="Thomas Dietz" w:date="2012-08-08T14:26:00Z"/>
              </w:rPr>
            </w:pPr>
            <w:del w:id="2368" w:author="Thomas Dietz" w:date="2012-08-08T14:26:00Z">
              <w:r w:rsidRPr="009F1B7D" w:rsidDel="004238F6">
                <w:delText>&lt;xs:simpleType name="OFControllerRoleType"&gt;</w:delText>
              </w:r>
            </w:del>
          </w:p>
          <w:p w14:paraId="16B79C30" w14:textId="742C20A7" w:rsidR="00C31DBC" w:rsidRPr="009F1B7D" w:rsidDel="004238F6" w:rsidRDefault="00C31DBC" w:rsidP="00011096">
            <w:pPr>
              <w:pStyle w:val="XML3"/>
              <w:rPr>
                <w:del w:id="2369" w:author="Thomas Dietz" w:date="2012-08-08T14:26:00Z"/>
              </w:rPr>
            </w:pPr>
            <w:del w:id="2370" w:author="Thomas Dietz" w:date="2012-08-08T14:26:00Z">
              <w:r w:rsidRPr="009F1B7D" w:rsidDel="004238F6">
                <w:delText>&lt;xs:restriction base="xs:string"&gt;</w:delText>
              </w:r>
            </w:del>
          </w:p>
          <w:p w14:paraId="1CEF9A6E" w14:textId="4342178F" w:rsidR="00C31DBC" w:rsidRPr="009F1B7D" w:rsidDel="004238F6" w:rsidRDefault="00C31DBC" w:rsidP="00011096">
            <w:pPr>
              <w:pStyle w:val="XML4"/>
              <w:rPr>
                <w:del w:id="2371" w:author="Thomas Dietz" w:date="2012-08-08T14:26:00Z"/>
              </w:rPr>
            </w:pPr>
            <w:del w:id="2372" w:author="Thomas Dietz" w:date="2012-08-08T14:26:00Z">
              <w:r w:rsidRPr="009F1B7D" w:rsidDel="004238F6">
                <w:delText>&lt;xs:enumeration value="master"/&gt;</w:delText>
              </w:r>
            </w:del>
          </w:p>
          <w:p w14:paraId="2F044242" w14:textId="02D956B8" w:rsidR="00C31DBC" w:rsidRPr="009F1B7D" w:rsidDel="004238F6" w:rsidRDefault="00C31DBC" w:rsidP="00011096">
            <w:pPr>
              <w:pStyle w:val="XML4"/>
              <w:rPr>
                <w:del w:id="2373" w:author="Thomas Dietz" w:date="2012-08-08T14:26:00Z"/>
              </w:rPr>
            </w:pPr>
            <w:del w:id="2374" w:author="Thomas Dietz" w:date="2012-08-08T14:26:00Z">
              <w:r w:rsidRPr="009F1B7D" w:rsidDel="004238F6">
                <w:lastRenderedPageBreak/>
                <w:delText>&lt;xs:enumeration value="slave"/&gt;</w:delText>
              </w:r>
            </w:del>
          </w:p>
          <w:p w14:paraId="516E9EB7" w14:textId="4E580E6E" w:rsidR="00C31DBC" w:rsidRPr="009F1B7D" w:rsidDel="004238F6" w:rsidRDefault="00C31DBC" w:rsidP="00011096">
            <w:pPr>
              <w:pStyle w:val="XML4"/>
              <w:rPr>
                <w:del w:id="2375" w:author="Thomas Dietz" w:date="2012-08-08T14:26:00Z"/>
              </w:rPr>
            </w:pPr>
            <w:del w:id="2376" w:author="Thomas Dietz" w:date="2012-08-08T14:26:00Z">
              <w:r w:rsidRPr="009F1B7D" w:rsidDel="004238F6">
                <w:delText>&lt;xs:enumeration value="equal"/&gt;</w:delText>
              </w:r>
            </w:del>
          </w:p>
          <w:p w14:paraId="1BCBA9ED" w14:textId="455ADB1F" w:rsidR="00C31DBC" w:rsidRPr="009F1B7D" w:rsidDel="004238F6" w:rsidRDefault="00C31DBC" w:rsidP="00011096">
            <w:pPr>
              <w:pStyle w:val="XML4"/>
              <w:rPr>
                <w:del w:id="2377" w:author="Thomas Dietz" w:date="2012-08-08T14:26:00Z"/>
              </w:rPr>
            </w:pPr>
            <w:del w:id="2378" w:author="Thomas Dietz" w:date="2012-08-08T14:26:00Z">
              <w:r w:rsidRPr="009F1B7D" w:rsidDel="004238F6">
                <w:delText>&lt;/xs:restriction&gt;</w:delText>
              </w:r>
            </w:del>
          </w:p>
          <w:p w14:paraId="6F429B99" w14:textId="75D4F26B" w:rsidR="00C31DBC" w:rsidRPr="009F1B7D" w:rsidDel="004238F6" w:rsidRDefault="00C31DBC" w:rsidP="00011096">
            <w:pPr>
              <w:pStyle w:val="XML3"/>
              <w:rPr>
                <w:del w:id="2379" w:author="Thomas Dietz" w:date="2012-08-08T14:26:00Z"/>
              </w:rPr>
            </w:pPr>
            <w:del w:id="2380" w:author="Thomas Dietz" w:date="2012-08-08T14:26:00Z">
              <w:r w:rsidRPr="009F1B7D" w:rsidDel="004238F6">
                <w:delText>&lt;/xs:simpleType&gt;</w:delText>
              </w:r>
            </w:del>
          </w:p>
          <w:p w14:paraId="695826C1" w14:textId="0564DBC6" w:rsidR="00C31DBC" w:rsidRPr="009F1B7D" w:rsidDel="004238F6" w:rsidRDefault="00C31DBC" w:rsidP="00011096">
            <w:pPr>
              <w:pStyle w:val="XML3"/>
              <w:rPr>
                <w:del w:id="2381" w:author="Thomas Dietz" w:date="2012-08-08T14:26:00Z"/>
              </w:rPr>
            </w:pPr>
          </w:p>
          <w:p w14:paraId="75D3A2C9" w14:textId="5C2EC9CB" w:rsidR="00C31DBC" w:rsidRPr="009F1B7D" w:rsidDel="004238F6" w:rsidRDefault="00C31DBC" w:rsidP="00011096">
            <w:pPr>
              <w:pStyle w:val="XML2"/>
              <w:rPr>
                <w:del w:id="2382" w:author="Thomas Dietz" w:date="2012-08-08T14:26:00Z"/>
              </w:rPr>
            </w:pPr>
            <w:del w:id="2383" w:author="Thomas Dietz" w:date="2012-08-08T14:26:00Z">
              <w:r w:rsidRPr="009F1B7D" w:rsidDel="004238F6">
                <w:delText>&lt;xs:simpleType name="OFControllerProtocolType"&gt;</w:delText>
              </w:r>
            </w:del>
          </w:p>
          <w:p w14:paraId="5318EFB5" w14:textId="4C05C274" w:rsidR="00C31DBC" w:rsidRPr="009F1B7D" w:rsidDel="004238F6" w:rsidRDefault="00C31DBC" w:rsidP="00011096">
            <w:pPr>
              <w:pStyle w:val="XML3"/>
              <w:rPr>
                <w:del w:id="2384" w:author="Thomas Dietz" w:date="2012-08-08T14:26:00Z"/>
              </w:rPr>
            </w:pPr>
            <w:del w:id="2385" w:author="Thomas Dietz" w:date="2012-08-08T14:26:00Z">
              <w:r w:rsidRPr="009F1B7D" w:rsidDel="004238F6">
                <w:delText>&lt;xs:restriction base="xs:string"&gt;</w:delText>
              </w:r>
            </w:del>
          </w:p>
          <w:p w14:paraId="7EB0C1CD" w14:textId="1ED7C511" w:rsidR="00C31DBC" w:rsidRPr="009F1B7D" w:rsidDel="004238F6" w:rsidRDefault="00C31DBC" w:rsidP="00011096">
            <w:pPr>
              <w:pStyle w:val="XML4"/>
              <w:rPr>
                <w:del w:id="2386" w:author="Thomas Dietz" w:date="2012-08-08T14:26:00Z"/>
              </w:rPr>
            </w:pPr>
            <w:del w:id="2387" w:author="Thomas Dietz" w:date="2012-08-08T14:26:00Z">
              <w:r w:rsidRPr="009F1B7D" w:rsidDel="004238F6">
                <w:delText>&lt;xs:enumeration value="tcp"/&gt;</w:delText>
              </w:r>
            </w:del>
          </w:p>
          <w:p w14:paraId="5E07C783" w14:textId="355F8040" w:rsidR="00C31DBC" w:rsidRPr="009F1B7D" w:rsidDel="004238F6" w:rsidRDefault="00C31DBC" w:rsidP="00011096">
            <w:pPr>
              <w:pStyle w:val="XML4"/>
              <w:rPr>
                <w:del w:id="2388" w:author="Thomas Dietz" w:date="2012-08-08T14:26:00Z"/>
              </w:rPr>
            </w:pPr>
            <w:del w:id="2389" w:author="Thomas Dietz" w:date="2012-08-08T14:26:00Z">
              <w:r w:rsidRPr="009F1B7D" w:rsidDel="004238F6">
                <w:delText>&lt;xs:enumeration value="tls"/&gt;</w:delText>
              </w:r>
            </w:del>
          </w:p>
          <w:p w14:paraId="6B7DD81C" w14:textId="2EACE5B9" w:rsidR="00C31DBC" w:rsidRPr="009F1B7D" w:rsidDel="004238F6" w:rsidRDefault="00C31DBC" w:rsidP="00011096">
            <w:pPr>
              <w:pStyle w:val="XML3"/>
              <w:rPr>
                <w:del w:id="2390" w:author="Thomas Dietz" w:date="2012-08-08T14:26:00Z"/>
              </w:rPr>
            </w:pPr>
            <w:del w:id="2391" w:author="Thomas Dietz" w:date="2012-08-08T14:26:00Z">
              <w:r w:rsidRPr="009F1B7D" w:rsidDel="004238F6">
                <w:delText>&lt;/xs:restriction&gt;</w:delText>
              </w:r>
            </w:del>
          </w:p>
          <w:p w14:paraId="55D89D1C" w14:textId="1FB1C89C" w:rsidR="00C31DBC" w:rsidRPr="009F1B7D" w:rsidDel="004238F6" w:rsidRDefault="00C31DBC" w:rsidP="00011096">
            <w:pPr>
              <w:pStyle w:val="XML2"/>
              <w:rPr>
                <w:del w:id="2392" w:author="Thomas Dietz" w:date="2012-08-08T14:26:00Z"/>
              </w:rPr>
            </w:pPr>
            <w:del w:id="2393" w:author="Thomas Dietz" w:date="2012-08-08T14:26:00Z">
              <w:r w:rsidRPr="009F1B7D" w:rsidDel="004238F6">
                <w:delText>&lt;/xs:simpleType&gt;</w:delText>
              </w:r>
            </w:del>
          </w:p>
          <w:p w14:paraId="72102D96" w14:textId="0269C871" w:rsidR="00C31DBC" w:rsidRPr="009F1B7D" w:rsidDel="004238F6" w:rsidRDefault="00C31DBC" w:rsidP="00011096">
            <w:pPr>
              <w:pStyle w:val="XML2"/>
              <w:rPr>
                <w:del w:id="2394" w:author="Thomas Dietz" w:date="2012-08-08T14:26:00Z"/>
              </w:rPr>
            </w:pPr>
          </w:p>
          <w:p w14:paraId="71B1BB57" w14:textId="75711099" w:rsidR="00C31DBC" w:rsidRPr="009F1B7D" w:rsidDel="004238F6" w:rsidRDefault="00C31DBC" w:rsidP="00011096">
            <w:pPr>
              <w:pStyle w:val="XML2"/>
              <w:rPr>
                <w:del w:id="2395" w:author="Thomas Dietz" w:date="2012-08-08T14:26:00Z"/>
              </w:rPr>
            </w:pPr>
            <w:del w:id="2396" w:author="Thomas Dietz" w:date="2012-08-08T14:26:00Z">
              <w:r w:rsidRPr="009F1B7D" w:rsidDel="004238F6">
                <w:delText>&lt;xs:complexType name="OFControllerOpenFlowStateType"&gt;</w:delText>
              </w:r>
            </w:del>
          </w:p>
          <w:p w14:paraId="4A6CEF84" w14:textId="6732E546" w:rsidR="00C31DBC" w:rsidRPr="009F1B7D" w:rsidDel="004238F6" w:rsidRDefault="00C31DBC" w:rsidP="00011096">
            <w:pPr>
              <w:pStyle w:val="XML3"/>
              <w:rPr>
                <w:del w:id="2397" w:author="Thomas Dietz" w:date="2012-08-08T14:26:00Z"/>
              </w:rPr>
            </w:pPr>
            <w:del w:id="2398" w:author="Thomas Dietz" w:date="2012-08-08T14:26:00Z">
              <w:r w:rsidRPr="009F1B7D" w:rsidDel="004238F6">
                <w:delText>&lt;xs:sequence&gt;</w:delText>
              </w:r>
            </w:del>
          </w:p>
          <w:p w14:paraId="502D7EFB" w14:textId="5F996431" w:rsidR="00C31DBC" w:rsidRPr="009F1B7D" w:rsidDel="004238F6" w:rsidRDefault="00C31DBC" w:rsidP="00011096">
            <w:pPr>
              <w:pStyle w:val="XML4"/>
              <w:rPr>
                <w:del w:id="2399" w:author="Thomas Dietz" w:date="2012-08-08T14:26:00Z"/>
              </w:rPr>
            </w:pPr>
            <w:del w:id="2400" w:author="Thomas Dietz" w:date="2012-08-08T14:26:00Z">
              <w:r w:rsidRPr="009F1B7D" w:rsidDel="004238F6">
                <w:delText xml:space="preserve">&lt;xs:element name="connection-state" </w:delText>
              </w:r>
            </w:del>
          </w:p>
          <w:p w14:paraId="7C6D4FD4" w14:textId="5E49309D" w:rsidR="00C31DBC" w:rsidRPr="009F1B7D" w:rsidDel="004238F6" w:rsidRDefault="00C31DBC" w:rsidP="00011096">
            <w:pPr>
              <w:pStyle w:val="XML9"/>
              <w:rPr>
                <w:del w:id="2401" w:author="Thomas Dietz" w:date="2012-08-08T14:26:00Z"/>
              </w:rPr>
            </w:pPr>
            <w:del w:id="2402" w:author="Thomas Dietz" w:date="2012-08-08T14:26:00Z">
              <w:r w:rsidRPr="009F1B7D" w:rsidDel="004238F6">
                <w:delText>type="OFControllerConnectionStateType"&gt;</w:delText>
              </w:r>
            </w:del>
          </w:p>
          <w:p w14:paraId="089C6065" w14:textId="41BC22CF" w:rsidR="00C31DBC" w:rsidRPr="009F1B7D" w:rsidDel="004238F6" w:rsidRDefault="00C31DBC" w:rsidP="00011096">
            <w:pPr>
              <w:pStyle w:val="XML5"/>
              <w:rPr>
                <w:del w:id="2403" w:author="Thomas Dietz" w:date="2012-08-08T14:26:00Z"/>
              </w:rPr>
            </w:pPr>
            <w:del w:id="2404" w:author="Thomas Dietz" w:date="2012-08-08T14:26:00Z">
              <w:r w:rsidRPr="009F1B7D" w:rsidDel="004238F6">
                <w:delText>&lt;xs:annotation&gt;</w:delText>
              </w:r>
            </w:del>
          </w:p>
          <w:p w14:paraId="722AB737" w14:textId="5C8367BB" w:rsidR="00C31DBC" w:rsidRPr="009F1B7D" w:rsidDel="004238F6" w:rsidRDefault="00C31DBC" w:rsidP="00011096">
            <w:pPr>
              <w:pStyle w:val="XML6"/>
              <w:rPr>
                <w:del w:id="2405" w:author="Thomas Dietz" w:date="2012-08-08T14:26:00Z"/>
              </w:rPr>
            </w:pPr>
            <w:del w:id="2406" w:author="Thomas Dietz" w:date="2012-08-08T14:26:00Z">
              <w:r w:rsidRPr="009F1B7D" w:rsidDel="004238F6">
                <w:delText xml:space="preserve">&lt;xs:documentation&gt;This element represents the run-time state of the OpenFlow connection to the </w:delText>
              </w:r>
              <w:r w:rsidR="00920140" w:rsidRPr="009F1B7D" w:rsidDel="004238F6">
                <w:delText>Controller</w:delText>
              </w:r>
              <w:r w:rsidRPr="009F1B7D" w:rsidDel="004238F6">
                <w:delText>.</w:delText>
              </w:r>
            </w:del>
          </w:p>
          <w:p w14:paraId="6BC39F7B" w14:textId="0D1FF3E5" w:rsidR="00C31DBC" w:rsidRPr="009F1B7D" w:rsidDel="004238F6" w:rsidRDefault="00C31DBC" w:rsidP="00011096">
            <w:pPr>
              <w:pStyle w:val="XML6"/>
              <w:rPr>
                <w:del w:id="2407" w:author="Thomas Dietz" w:date="2012-08-08T14:26:00Z"/>
              </w:rPr>
            </w:pPr>
            <w:del w:id="2408" w:author="Thomas Dietz" w:date="2012-08-08T14:26:00Z">
              <w:r w:rsidRPr="009F1B7D" w:rsidDel="004238F6">
                <w:delText>&lt;/xs:documentation&gt;</w:delText>
              </w:r>
            </w:del>
          </w:p>
          <w:p w14:paraId="4ACA1E1B" w14:textId="25784601" w:rsidR="00C31DBC" w:rsidRPr="009F1B7D" w:rsidDel="004238F6" w:rsidRDefault="00C31DBC" w:rsidP="00011096">
            <w:pPr>
              <w:pStyle w:val="XML5"/>
              <w:rPr>
                <w:del w:id="2409" w:author="Thomas Dietz" w:date="2012-08-08T14:26:00Z"/>
              </w:rPr>
            </w:pPr>
            <w:del w:id="2410" w:author="Thomas Dietz" w:date="2012-08-08T14:26:00Z">
              <w:r w:rsidRPr="009F1B7D" w:rsidDel="004238F6">
                <w:delText>&lt;/xs:annotation&gt;</w:delText>
              </w:r>
            </w:del>
          </w:p>
          <w:p w14:paraId="46F1C55B" w14:textId="4BA5ECB0" w:rsidR="00C31DBC" w:rsidRPr="009F1B7D" w:rsidDel="004238F6" w:rsidRDefault="00C31DBC" w:rsidP="00011096">
            <w:pPr>
              <w:pStyle w:val="XML4"/>
              <w:rPr>
                <w:del w:id="2411" w:author="Thomas Dietz" w:date="2012-08-08T14:26:00Z"/>
              </w:rPr>
            </w:pPr>
            <w:del w:id="2412" w:author="Thomas Dietz" w:date="2012-08-08T14:26:00Z">
              <w:r w:rsidRPr="009F1B7D" w:rsidDel="004238F6">
                <w:delText>&lt;/xs:element&gt;</w:delText>
              </w:r>
            </w:del>
          </w:p>
          <w:p w14:paraId="442CFBD7" w14:textId="4196B9A8" w:rsidR="00C31DBC" w:rsidRPr="009F1B7D" w:rsidDel="004238F6" w:rsidRDefault="00C31DBC" w:rsidP="00011096">
            <w:pPr>
              <w:pStyle w:val="XML4"/>
              <w:rPr>
                <w:del w:id="2413" w:author="Thomas Dietz" w:date="2012-08-08T14:26:00Z"/>
              </w:rPr>
            </w:pPr>
            <w:del w:id="2414" w:author="Thomas Dietz" w:date="2012-08-08T14:26:00Z">
              <w:r w:rsidRPr="009F1B7D" w:rsidDel="004238F6">
                <w:delText>&lt;xs:element name="current-version" type="OFOpenFlowVersionType"&gt;</w:delText>
              </w:r>
            </w:del>
          </w:p>
          <w:p w14:paraId="0CC64166" w14:textId="6AD1600B" w:rsidR="00C31DBC" w:rsidRPr="009F1B7D" w:rsidDel="004238F6" w:rsidRDefault="00C31DBC" w:rsidP="00011096">
            <w:pPr>
              <w:pStyle w:val="XML5"/>
              <w:rPr>
                <w:del w:id="2415" w:author="Thomas Dietz" w:date="2012-08-08T14:26:00Z"/>
              </w:rPr>
            </w:pPr>
            <w:del w:id="2416" w:author="Thomas Dietz" w:date="2012-08-08T14:26:00Z">
              <w:r w:rsidRPr="009F1B7D" w:rsidDel="004238F6">
                <w:delText>&lt;xs:annotation&gt;</w:delText>
              </w:r>
            </w:del>
          </w:p>
          <w:p w14:paraId="2CC794D0" w14:textId="194C5905" w:rsidR="00C31DBC" w:rsidRPr="009F1B7D" w:rsidDel="004238F6" w:rsidRDefault="00C31DBC" w:rsidP="00011096">
            <w:pPr>
              <w:pStyle w:val="XML6"/>
              <w:rPr>
                <w:del w:id="2417" w:author="Thomas Dietz" w:date="2012-08-08T14:26:00Z"/>
              </w:rPr>
            </w:pPr>
            <w:del w:id="2418" w:author="Thomas Dietz" w:date="2012-08-08T14:26:00Z">
              <w:r w:rsidRPr="009F1B7D" w:rsidDel="004238F6">
                <w:delText xml:space="preserve">&lt;xs:documentation&gt;This element denotes the version of OpenFlow that </w:delText>
              </w:r>
              <w:r w:rsidR="00920140" w:rsidRPr="009F1B7D" w:rsidDel="004238F6">
                <w:delText>Controller</w:delText>
              </w:r>
              <w:r w:rsidRPr="009F1B7D" w:rsidDel="004238F6">
                <w:delText xml:space="preserve"> is currently communicating with. It is only relevant when the connection-state element is set to "up".</w:delText>
              </w:r>
            </w:del>
          </w:p>
          <w:p w14:paraId="7FA4B039" w14:textId="126877C1" w:rsidR="00C31DBC" w:rsidRPr="009F1B7D" w:rsidDel="004238F6" w:rsidRDefault="00C31DBC" w:rsidP="00011096">
            <w:pPr>
              <w:pStyle w:val="XML6"/>
              <w:rPr>
                <w:del w:id="2419" w:author="Thomas Dietz" w:date="2012-08-08T14:26:00Z"/>
              </w:rPr>
            </w:pPr>
            <w:del w:id="2420" w:author="Thomas Dietz" w:date="2012-08-08T14:26:00Z">
              <w:r w:rsidRPr="009F1B7D" w:rsidDel="004238F6">
                <w:delText>&lt;/xs:documentation&gt;</w:delText>
              </w:r>
            </w:del>
          </w:p>
          <w:p w14:paraId="6C09718A" w14:textId="044F3DF0" w:rsidR="00C31DBC" w:rsidRPr="009F1B7D" w:rsidDel="004238F6" w:rsidRDefault="00C31DBC" w:rsidP="00011096">
            <w:pPr>
              <w:pStyle w:val="XML5"/>
              <w:rPr>
                <w:del w:id="2421" w:author="Thomas Dietz" w:date="2012-08-08T14:26:00Z"/>
              </w:rPr>
            </w:pPr>
            <w:del w:id="2422" w:author="Thomas Dietz" w:date="2012-08-08T14:26:00Z">
              <w:r w:rsidRPr="009F1B7D" w:rsidDel="004238F6">
                <w:delText>&lt;/xs:annotation&gt;</w:delText>
              </w:r>
            </w:del>
          </w:p>
          <w:p w14:paraId="4155BEA2" w14:textId="177E72E5" w:rsidR="00C31DBC" w:rsidRPr="009F1B7D" w:rsidDel="004238F6" w:rsidRDefault="00C31DBC" w:rsidP="00011096">
            <w:pPr>
              <w:pStyle w:val="XML4"/>
              <w:rPr>
                <w:del w:id="2423" w:author="Thomas Dietz" w:date="2012-08-08T14:26:00Z"/>
              </w:rPr>
            </w:pPr>
            <w:del w:id="2424" w:author="Thomas Dietz" w:date="2012-08-08T14:26:00Z">
              <w:r w:rsidRPr="009F1B7D" w:rsidDel="004238F6">
                <w:delText>&lt;/xs:element&gt;</w:delText>
              </w:r>
            </w:del>
          </w:p>
          <w:p w14:paraId="117F1E4D" w14:textId="4FFF6AE5" w:rsidR="00C31DBC" w:rsidRPr="009F1B7D" w:rsidDel="004238F6" w:rsidRDefault="00C31DBC" w:rsidP="00011096">
            <w:pPr>
              <w:pStyle w:val="XML4"/>
              <w:rPr>
                <w:del w:id="2425" w:author="Thomas Dietz" w:date="2012-08-08T14:26:00Z"/>
              </w:rPr>
            </w:pPr>
            <w:del w:id="2426" w:author="Thomas Dietz" w:date="2012-08-08T14:26:00Z">
              <w:r w:rsidRPr="009F1B7D" w:rsidDel="004238F6">
                <w:delText xml:space="preserve">&lt;xs:element name="supported-versions" </w:delText>
              </w:r>
            </w:del>
          </w:p>
          <w:p w14:paraId="54BA3475" w14:textId="75A07812" w:rsidR="00C31DBC" w:rsidRPr="009F1B7D" w:rsidDel="004238F6" w:rsidRDefault="00C31DBC" w:rsidP="00011096">
            <w:pPr>
              <w:pStyle w:val="XML9"/>
              <w:rPr>
                <w:del w:id="2427" w:author="Thomas Dietz" w:date="2012-08-08T14:26:00Z"/>
              </w:rPr>
            </w:pPr>
            <w:del w:id="2428" w:author="Thomas Dietz" w:date="2012-08-08T14:26:00Z">
              <w:r w:rsidRPr="009F1B7D" w:rsidDel="004238F6">
                <w:delText>type="OFOpenFlowSupportedVersionsType"&gt;</w:delText>
              </w:r>
            </w:del>
          </w:p>
          <w:p w14:paraId="067B4719" w14:textId="1EEDB7A3" w:rsidR="00C31DBC" w:rsidRPr="009F1B7D" w:rsidDel="004238F6" w:rsidRDefault="00C31DBC" w:rsidP="00011096">
            <w:pPr>
              <w:pStyle w:val="XML5"/>
              <w:rPr>
                <w:del w:id="2429" w:author="Thomas Dietz" w:date="2012-08-08T14:26:00Z"/>
              </w:rPr>
            </w:pPr>
            <w:del w:id="2430" w:author="Thomas Dietz" w:date="2012-08-08T14:26:00Z">
              <w:r w:rsidRPr="009F1B7D" w:rsidDel="004238F6">
                <w:delText>&lt;xs:annotation&gt;</w:delText>
              </w:r>
            </w:del>
          </w:p>
          <w:p w14:paraId="42632E59" w14:textId="6714EABB" w:rsidR="00C31DBC" w:rsidRPr="009F1B7D" w:rsidDel="004238F6" w:rsidRDefault="00C31DBC" w:rsidP="00011096">
            <w:pPr>
              <w:pStyle w:val="XML6"/>
              <w:rPr>
                <w:del w:id="2431" w:author="Thomas Dietz" w:date="2012-08-08T14:26:00Z"/>
              </w:rPr>
            </w:pPr>
            <w:del w:id="2432" w:author="Thomas Dietz" w:date="2012-08-08T14:26:00Z">
              <w:r w:rsidRPr="009F1B7D" w:rsidDel="004238F6">
                <w:delText xml:space="preserve">&lt;xs:documentation&gt;This element denotes all of the versions of the OpenFlow protocol that the </w:delText>
              </w:r>
              <w:r w:rsidR="00920140" w:rsidRPr="009F1B7D" w:rsidDel="004238F6">
                <w:delText>controller</w:delText>
              </w:r>
              <w:r w:rsidRPr="009F1B7D" w:rsidDel="004238F6">
                <w:delText xml:space="preserve"> supports.</w:delText>
              </w:r>
            </w:del>
          </w:p>
          <w:p w14:paraId="71F5E2DF" w14:textId="02F75BD3" w:rsidR="00C31DBC" w:rsidRPr="009F1B7D" w:rsidDel="004238F6" w:rsidRDefault="00C31DBC" w:rsidP="00011096">
            <w:pPr>
              <w:pStyle w:val="XML6"/>
              <w:rPr>
                <w:del w:id="2433" w:author="Thomas Dietz" w:date="2012-08-08T14:26:00Z"/>
              </w:rPr>
            </w:pPr>
            <w:del w:id="2434" w:author="Thomas Dietz" w:date="2012-08-08T14:26:00Z">
              <w:r w:rsidRPr="009F1B7D" w:rsidDel="004238F6">
                <w:delText>&lt;/xs:documentation&gt;</w:delText>
              </w:r>
            </w:del>
          </w:p>
          <w:p w14:paraId="010D7D5A" w14:textId="6829E4BA" w:rsidR="00C31DBC" w:rsidRPr="009F1B7D" w:rsidDel="004238F6" w:rsidRDefault="00C31DBC" w:rsidP="00011096">
            <w:pPr>
              <w:pStyle w:val="XML5"/>
              <w:rPr>
                <w:del w:id="2435" w:author="Thomas Dietz" w:date="2012-08-08T14:26:00Z"/>
              </w:rPr>
            </w:pPr>
            <w:del w:id="2436" w:author="Thomas Dietz" w:date="2012-08-08T14:26:00Z">
              <w:r w:rsidRPr="009F1B7D" w:rsidDel="004238F6">
                <w:delText>&lt;/xs:annotation&gt;</w:delText>
              </w:r>
            </w:del>
          </w:p>
          <w:p w14:paraId="7D8E8E61" w14:textId="58CC0D57" w:rsidR="00C31DBC" w:rsidRPr="009F1B7D" w:rsidDel="004238F6" w:rsidRDefault="00C31DBC" w:rsidP="00011096">
            <w:pPr>
              <w:pStyle w:val="XML4"/>
              <w:rPr>
                <w:del w:id="2437" w:author="Thomas Dietz" w:date="2012-08-08T14:26:00Z"/>
              </w:rPr>
            </w:pPr>
            <w:del w:id="2438" w:author="Thomas Dietz" w:date="2012-08-08T14:26:00Z">
              <w:r w:rsidRPr="009F1B7D" w:rsidDel="004238F6">
                <w:delText>&lt;/xs:element&gt;</w:delText>
              </w:r>
            </w:del>
          </w:p>
          <w:p w14:paraId="60F91147" w14:textId="5B06BE98" w:rsidR="00C31DBC" w:rsidRPr="009F1B7D" w:rsidDel="004238F6" w:rsidRDefault="00C31DBC" w:rsidP="00011096">
            <w:pPr>
              <w:pStyle w:val="XML3"/>
              <w:rPr>
                <w:del w:id="2439" w:author="Thomas Dietz" w:date="2012-08-08T14:26:00Z"/>
              </w:rPr>
            </w:pPr>
            <w:del w:id="2440" w:author="Thomas Dietz" w:date="2012-08-08T14:26:00Z">
              <w:r w:rsidRPr="009F1B7D" w:rsidDel="004238F6">
                <w:delText>&lt;/xs:sequence&gt;</w:delText>
              </w:r>
            </w:del>
          </w:p>
          <w:p w14:paraId="4E18C7B4" w14:textId="789F77C7" w:rsidR="00C31DBC" w:rsidRPr="009F1B7D" w:rsidDel="004238F6" w:rsidRDefault="00C31DBC" w:rsidP="00011096">
            <w:pPr>
              <w:pStyle w:val="XML2"/>
              <w:rPr>
                <w:del w:id="2441" w:author="Thomas Dietz" w:date="2012-08-08T14:26:00Z"/>
              </w:rPr>
            </w:pPr>
            <w:del w:id="2442" w:author="Thomas Dietz" w:date="2012-08-08T14:26:00Z">
              <w:r w:rsidRPr="009F1B7D" w:rsidDel="004238F6">
                <w:delText>&lt;/xs:complexType&gt;</w:delText>
              </w:r>
            </w:del>
          </w:p>
          <w:p w14:paraId="27B22859" w14:textId="18C305EE" w:rsidR="00C31DBC" w:rsidRPr="009F1B7D" w:rsidDel="004238F6" w:rsidRDefault="00C31DBC" w:rsidP="00011096">
            <w:pPr>
              <w:pStyle w:val="XML2"/>
              <w:rPr>
                <w:del w:id="2443" w:author="Thomas Dietz" w:date="2012-08-08T14:26:00Z"/>
              </w:rPr>
            </w:pPr>
          </w:p>
          <w:p w14:paraId="78C29DA5" w14:textId="52EA21A2" w:rsidR="00C31DBC" w:rsidRPr="009F1B7D" w:rsidDel="004238F6" w:rsidRDefault="00C31DBC" w:rsidP="00011096">
            <w:pPr>
              <w:pStyle w:val="XML2"/>
              <w:rPr>
                <w:del w:id="2444" w:author="Thomas Dietz" w:date="2012-08-08T14:26:00Z"/>
              </w:rPr>
            </w:pPr>
            <w:del w:id="2445" w:author="Thomas Dietz" w:date="2012-08-08T14:26:00Z">
              <w:r w:rsidRPr="009F1B7D" w:rsidDel="004238F6">
                <w:delText>&lt;xs:simpleType name="OFControllerConnectionStateType"&gt;</w:delText>
              </w:r>
            </w:del>
          </w:p>
          <w:p w14:paraId="5D26AF70" w14:textId="62D25207" w:rsidR="00C31DBC" w:rsidRPr="009F1B7D" w:rsidDel="004238F6" w:rsidRDefault="00C31DBC" w:rsidP="00011096">
            <w:pPr>
              <w:pStyle w:val="XML3"/>
              <w:rPr>
                <w:del w:id="2446" w:author="Thomas Dietz" w:date="2012-08-08T14:26:00Z"/>
              </w:rPr>
            </w:pPr>
            <w:del w:id="2447" w:author="Thomas Dietz" w:date="2012-08-08T14:26:00Z">
              <w:r w:rsidRPr="009F1B7D" w:rsidDel="004238F6">
                <w:delText>&lt;xs:restriction base="xs:string"&gt;</w:delText>
              </w:r>
            </w:del>
          </w:p>
          <w:p w14:paraId="30253621" w14:textId="0C6B4098" w:rsidR="00C31DBC" w:rsidRPr="009F1B7D" w:rsidDel="004238F6" w:rsidRDefault="00C31DBC" w:rsidP="00011096">
            <w:pPr>
              <w:pStyle w:val="XML4"/>
              <w:rPr>
                <w:del w:id="2448" w:author="Thomas Dietz" w:date="2012-08-08T14:26:00Z"/>
              </w:rPr>
            </w:pPr>
            <w:del w:id="2449" w:author="Thomas Dietz" w:date="2012-08-08T14:26:00Z">
              <w:r w:rsidRPr="009F1B7D" w:rsidDel="004238F6">
                <w:delText>&lt;xs:enumeration value="up"/&gt;</w:delText>
              </w:r>
            </w:del>
          </w:p>
          <w:p w14:paraId="1E9A4CAF" w14:textId="6A5CA7AB" w:rsidR="00C31DBC" w:rsidRPr="009F1B7D" w:rsidDel="004238F6" w:rsidRDefault="00C31DBC" w:rsidP="00011096">
            <w:pPr>
              <w:pStyle w:val="XML4"/>
              <w:rPr>
                <w:del w:id="2450" w:author="Thomas Dietz" w:date="2012-08-08T14:26:00Z"/>
              </w:rPr>
            </w:pPr>
            <w:del w:id="2451" w:author="Thomas Dietz" w:date="2012-08-08T14:26:00Z">
              <w:r w:rsidRPr="009F1B7D" w:rsidDel="004238F6">
                <w:delText>&lt;xs:enumeration value="down"/&gt;</w:delText>
              </w:r>
            </w:del>
          </w:p>
          <w:p w14:paraId="207C8DFF" w14:textId="35B7EEAA" w:rsidR="00C31DBC" w:rsidRPr="009F1B7D" w:rsidDel="004238F6" w:rsidRDefault="00C31DBC" w:rsidP="00011096">
            <w:pPr>
              <w:pStyle w:val="XML3"/>
              <w:rPr>
                <w:del w:id="2452" w:author="Thomas Dietz" w:date="2012-08-08T14:26:00Z"/>
              </w:rPr>
            </w:pPr>
            <w:del w:id="2453" w:author="Thomas Dietz" w:date="2012-08-08T14:26:00Z">
              <w:r w:rsidRPr="009F1B7D" w:rsidDel="004238F6">
                <w:delText>&lt;/xs:restriction&gt;</w:delText>
              </w:r>
            </w:del>
          </w:p>
          <w:p w14:paraId="656040DB" w14:textId="2F8AE666" w:rsidR="00C31DBC" w:rsidRPr="009F1B7D" w:rsidDel="004238F6" w:rsidRDefault="00C31DBC" w:rsidP="00011096">
            <w:pPr>
              <w:pStyle w:val="XML2"/>
              <w:rPr>
                <w:del w:id="2454" w:author="Thomas Dietz" w:date="2012-08-08T14:26:00Z"/>
              </w:rPr>
            </w:pPr>
            <w:del w:id="2455" w:author="Thomas Dietz" w:date="2012-08-08T14:26:00Z">
              <w:r w:rsidRPr="009F1B7D" w:rsidDel="004238F6">
                <w:delText>&lt;/xs:simpleType&gt;</w:delText>
              </w:r>
            </w:del>
          </w:p>
          <w:p w14:paraId="38A50DDE" w14:textId="7EB597DD" w:rsidR="00C31DBC" w:rsidRPr="009F1B7D" w:rsidDel="004238F6" w:rsidRDefault="00C31DBC" w:rsidP="00011096">
            <w:pPr>
              <w:pStyle w:val="XML2"/>
              <w:rPr>
                <w:del w:id="2456" w:author="Thomas Dietz" w:date="2012-08-08T14:26:00Z"/>
              </w:rPr>
            </w:pPr>
          </w:p>
          <w:p w14:paraId="2F11BE3D" w14:textId="0A125A32" w:rsidR="00C31DBC" w:rsidRPr="009F1B7D" w:rsidDel="004238F6" w:rsidRDefault="00C31DBC" w:rsidP="00011096">
            <w:pPr>
              <w:pStyle w:val="XML2"/>
              <w:rPr>
                <w:del w:id="2457" w:author="Thomas Dietz" w:date="2012-08-08T14:26:00Z"/>
              </w:rPr>
            </w:pPr>
            <w:del w:id="2458" w:author="Thomas Dietz" w:date="2012-08-08T14:26:00Z">
              <w:r w:rsidRPr="009F1B7D" w:rsidDel="004238F6">
                <w:delText>&lt;xs:complexType name="OFOpenFlowSupportedVersionsType"&gt;</w:delText>
              </w:r>
            </w:del>
          </w:p>
          <w:p w14:paraId="56BBF3AA" w14:textId="0E1CDF6A" w:rsidR="00C31DBC" w:rsidRPr="009F1B7D" w:rsidDel="004238F6" w:rsidRDefault="00C31DBC" w:rsidP="00011096">
            <w:pPr>
              <w:pStyle w:val="XML3"/>
              <w:rPr>
                <w:del w:id="2459" w:author="Thomas Dietz" w:date="2012-08-08T14:26:00Z"/>
              </w:rPr>
            </w:pPr>
            <w:del w:id="2460" w:author="Thomas Dietz" w:date="2012-08-08T14:26:00Z">
              <w:r w:rsidRPr="009F1B7D" w:rsidDel="004238F6">
                <w:delText>&lt;xs:sequence&gt;</w:delText>
              </w:r>
            </w:del>
          </w:p>
          <w:p w14:paraId="037FA1DE" w14:textId="79348AE3" w:rsidR="00C31DBC" w:rsidRPr="009F1B7D" w:rsidDel="004238F6" w:rsidRDefault="00C31DBC" w:rsidP="00011096">
            <w:pPr>
              <w:pStyle w:val="XML4"/>
              <w:rPr>
                <w:del w:id="2461" w:author="Thomas Dietz" w:date="2012-08-08T14:26:00Z"/>
              </w:rPr>
            </w:pPr>
            <w:del w:id="2462" w:author="Thomas Dietz" w:date="2012-08-08T14:26:00Z">
              <w:r w:rsidRPr="009F1B7D" w:rsidDel="004238F6">
                <w:delText xml:space="preserve">&lt;xs:element name="version" </w:delText>
              </w:r>
            </w:del>
          </w:p>
          <w:p w14:paraId="527184B5" w14:textId="6045BC3F" w:rsidR="00C31DBC" w:rsidRPr="009F1B7D" w:rsidDel="004238F6" w:rsidRDefault="00C31DBC" w:rsidP="00011096">
            <w:pPr>
              <w:pStyle w:val="XML9"/>
              <w:rPr>
                <w:del w:id="2463" w:author="Thomas Dietz" w:date="2012-08-08T14:26:00Z"/>
              </w:rPr>
            </w:pPr>
            <w:del w:id="2464" w:author="Thomas Dietz" w:date="2012-08-08T14:26:00Z">
              <w:r w:rsidRPr="009F1B7D" w:rsidDel="004238F6">
                <w:delText xml:space="preserve">type="OFOpenFlowVersionType" </w:delText>
              </w:r>
            </w:del>
          </w:p>
          <w:p w14:paraId="67FD0365" w14:textId="18BBA462" w:rsidR="00C31DBC" w:rsidRPr="009F1B7D" w:rsidDel="004238F6" w:rsidRDefault="00C31DBC" w:rsidP="00011096">
            <w:pPr>
              <w:pStyle w:val="XML9"/>
              <w:rPr>
                <w:del w:id="2465" w:author="Thomas Dietz" w:date="2012-08-08T14:26:00Z"/>
              </w:rPr>
            </w:pPr>
            <w:del w:id="2466" w:author="Thomas Dietz" w:date="2012-08-08T14:26:00Z">
              <w:r w:rsidRPr="009F1B7D" w:rsidDel="004238F6">
                <w:delText>maxOccurs="unbounded"/&gt;</w:delText>
              </w:r>
            </w:del>
          </w:p>
          <w:p w14:paraId="70782C41" w14:textId="53E8CE44" w:rsidR="00C31DBC" w:rsidRPr="009F1B7D" w:rsidDel="004238F6" w:rsidRDefault="00C31DBC" w:rsidP="00011096">
            <w:pPr>
              <w:pStyle w:val="XML3"/>
              <w:rPr>
                <w:del w:id="2467" w:author="Thomas Dietz" w:date="2012-08-08T14:26:00Z"/>
              </w:rPr>
            </w:pPr>
            <w:del w:id="2468" w:author="Thomas Dietz" w:date="2012-08-08T14:26:00Z">
              <w:r w:rsidRPr="009F1B7D" w:rsidDel="004238F6">
                <w:delText>&lt;/xs:sequence&gt;</w:delText>
              </w:r>
            </w:del>
          </w:p>
          <w:p w14:paraId="4D46AF66" w14:textId="51690B57" w:rsidR="00C31DBC" w:rsidRPr="009F1B7D" w:rsidDel="004238F6" w:rsidRDefault="00C31DBC" w:rsidP="00011096">
            <w:pPr>
              <w:pStyle w:val="XML2"/>
              <w:rPr>
                <w:del w:id="2469" w:author="Thomas Dietz" w:date="2012-08-08T14:26:00Z"/>
              </w:rPr>
            </w:pPr>
            <w:del w:id="2470" w:author="Thomas Dietz" w:date="2012-08-08T14:26:00Z">
              <w:r w:rsidRPr="009F1B7D" w:rsidDel="004238F6">
                <w:delText>&lt;/xs:complexType&gt;</w:delText>
              </w:r>
            </w:del>
          </w:p>
          <w:p w14:paraId="2BC3CA93" w14:textId="45E4ED62" w:rsidR="00C31DBC" w:rsidRPr="009F1B7D" w:rsidDel="004238F6" w:rsidRDefault="00C31DBC" w:rsidP="00011096">
            <w:pPr>
              <w:pStyle w:val="XML2"/>
              <w:rPr>
                <w:del w:id="2471" w:author="Thomas Dietz" w:date="2012-08-08T14:26:00Z"/>
              </w:rPr>
            </w:pPr>
          </w:p>
          <w:p w14:paraId="113F402C" w14:textId="42EEE66B" w:rsidR="00C31DBC" w:rsidRPr="009F1B7D" w:rsidDel="004238F6" w:rsidRDefault="00C31DBC" w:rsidP="00011096">
            <w:pPr>
              <w:pStyle w:val="XML2"/>
              <w:rPr>
                <w:del w:id="2472" w:author="Thomas Dietz" w:date="2012-08-08T14:26:00Z"/>
              </w:rPr>
            </w:pPr>
            <w:del w:id="2473" w:author="Thomas Dietz" w:date="2012-08-08T14:26:00Z">
              <w:r w:rsidRPr="009F1B7D" w:rsidDel="004238F6">
                <w:lastRenderedPageBreak/>
                <w:delText>&lt;xs:simpleType name="OFOpenFlowVersionType"&gt;</w:delText>
              </w:r>
            </w:del>
          </w:p>
          <w:p w14:paraId="428D987F" w14:textId="464ABF83" w:rsidR="00C31DBC" w:rsidRPr="009F1B7D" w:rsidDel="004238F6" w:rsidRDefault="00C31DBC" w:rsidP="00011096">
            <w:pPr>
              <w:pStyle w:val="XML3"/>
              <w:rPr>
                <w:del w:id="2474" w:author="Thomas Dietz" w:date="2012-08-08T14:26:00Z"/>
              </w:rPr>
            </w:pPr>
            <w:del w:id="2475" w:author="Thomas Dietz" w:date="2012-08-08T14:26:00Z">
              <w:r w:rsidRPr="009F1B7D" w:rsidDel="004238F6">
                <w:delText>&lt;xs:restriction base="xs:string"&gt;</w:delText>
              </w:r>
            </w:del>
          </w:p>
          <w:p w14:paraId="4D202909" w14:textId="2985AC22" w:rsidR="00C31DBC" w:rsidRPr="009F1B7D" w:rsidDel="004238F6" w:rsidRDefault="00C31DBC" w:rsidP="00011096">
            <w:pPr>
              <w:pStyle w:val="XML4"/>
              <w:rPr>
                <w:del w:id="2476" w:author="Thomas Dietz" w:date="2012-08-08T14:26:00Z"/>
              </w:rPr>
            </w:pPr>
            <w:del w:id="2477" w:author="Thomas Dietz" w:date="2012-08-08T14:26:00Z">
              <w:r w:rsidRPr="009F1B7D" w:rsidDel="004238F6">
                <w:delText>&lt;xs:enumeration value="1.2"/&gt;</w:delText>
              </w:r>
            </w:del>
          </w:p>
          <w:p w14:paraId="65D3237F" w14:textId="3710AF83" w:rsidR="00C31DBC" w:rsidRPr="009F1B7D" w:rsidDel="004238F6" w:rsidRDefault="00C31DBC" w:rsidP="00011096">
            <w:pPr>
              <w:pStyle w:val="XML4"/>
              <w:rPr>
                <w:del w:id="2478" w:author="Thomas Dietz" w:date="2012-08-08T14:26:00Z"/>
              </w:rPr>
            </w:pPr>
            <w:del w:id="2479" w:author="Thomas Dietz" w:date="2012-08-08T14:26:00Z">
              <w:r w:rsidRPr="009F1B7D" w:rsidDel="004238F6">
                <w:delText>&lt;xs:enumeration value="1.1"/&gt;</w:delText>
              </w:r>
            </w:del>
          </w:p>
          <w:p w14:paraId="7005A82F" w14:textId="627ED16A" w:rsidR="00C31DBC" w:rsidRPr="009F1B7D" w:rsidDel="004238F6" w:rsidRDefault="00C31DBC" w:rsidP="00011096">
            <w:pPr>
              <w:pStyle w:val="XML4"/>
              <w:rPr>
                <w:del w:id="2480" w:author="Thomas Dietz" w:date="2012-08-08T14:26:00Z"/>
              </w:rPr>
            </w:pPr>
            <w:del w:id="2481" w:author="Thomas Dietz" w:date="2012-08-08T14:26:00Z">
              <w:r w:rsidRPr="009F1B7D" w:rsidDel="004238F6">
                <w:delText>&lt;xs:enumeration value="1.0"/&gt;</w:delText>
              </w:r>
            </w:del>
          </w:p>
          <w:p w14:paraId="2412063E" w14:textId="1D688BF9" w:rsidR="00C31DBC" w:rsidRPr="009F1B7D" w:rsidDel="004238F6" w:rsidRDefault="00C31DBC" w:rsidP="00011096">
            <w:pPr>
              <w:pStyle w:val="XML3"/>
              <w:rPr>
                <w:del w:id="2482" w:author="Thomas Dietz" w:date="2012-08-08T14:26:00Z"/>
              </w:rPr>
            </w:pPr>
            <w:del w:id="2483" w:author="Thomas Dietz" w:date="2012-08-08T14:26:00Z">
              <w:r w:rsidRPr="009F1B7D" w:rsidDel="004238F6">
                <w:delText>&lt;/xs:restriction&gt;</w:delText>
              </w:r>
            </w:del>
          </w:p>
          <w:p w14:paraId="6286330A" w14:textId="761C1A4F" w:rsidR="00C31DBC" w:rsidRPr="009F1B7D" w:rsidDel="004238F6" w:rsidRDefault="00C31DBC" w:rsidP="00011096">
            <w:pPr>
              <w:pStyle w:val="XML2"/>
              <w:rPr>
                <w:del w:id="2484" w:author="Thomas Dietz" w:date="2012-08-08T14:26:00Z"/>
              </w:rPr>
            </w:pPr>
            <w:del w:id="2485" w:author="Thomas Dietz" w:date="2012-08-08T14:26:00Z">
              <w:r w:rsidRPr="009F1B7D" w:rsidDel="004238F6">
                <w:delText>&lt;/xs:simpleType&gt;</w:delText>
              </w:r>
            </w:del>
          </w:p>
          <w:p w14:paraId="51610184" w14:textId="2F2A2FA7" w:rsidR="00C31DBC" w:rsidRPr="009F1B7D" w:rsidDel="004238F6" w:rsidRDefault="00C31DBC" w:rsidP="00011096">
            <w:pPr>
              <w:pStyle w:val="XML2"/>
              <w:rPr>
                <w:del w:id="2486" w:author="Thomas Dietz" w:date="2012-08-08T14:26:00Z"/>
              </w:rPr>
            </w:pPr>
          </w:p>
          <w:p w14:paraId="1183FA99" w14:textId="5281F017" w:rsidR="00C31DBC" w:rsidRPr="009F1B7D" w:rsidDel="004238F6" w:rsidRDefault="00C31DBC" w:rsidP="00011096">
            <w:pPr>
              <w:pStyle w:val="XML2"/>
              <w:rPr>
                <w:del w:id="2487" w:author="Thomas Dietz" w:date="2012-08-08T14:26:00Z"/>
              </w:rPr>
            </w:pPr>
            <w:del w:id="2488" w:author="Thomas Dietz" w:date="2012-08-08T14:26:00Z">
              <w:r w:rsidRPr="009F1B7D" w:rsidDel="004238F6">
                <w:delText>&lt;xs:complexType name="OFResourceType"&gt;</w:delText>
              </w:r>
            </w:del>
          </w:p>
          <w:p w14:paraId="0F318AAA" w14:textId="23D34C67" w:rsidR="00C31DBC" w:rsidRPr="009F1B7D" w:rsidDel="004238F6" w:rsidRDefault="00C31DBC" w:rsidP="00011096">
            <w:pPr>
              <w:pStyle w:val="XML3"/>
              <w:rPr>
                <w:del w:id="2489" w:author="Thomas Dietz" w:date="2012-08-08T14:26:00Z"/>
              </w:rPr>
            </w:pPr>
            <w:del w:id="2490" w:author="Thomas Dietz" w:date="2012-08-08T14:26:00Z">
              <w:r w:rsidRPr="009F1B7D" w:rsidDel="004238F6">
                <w:delText>&lt;xs:annotation&gt;</w:delText>
              </w:r>
            </w:del>
          </w:p>
          <w:p w14:paraId="7AA14F61" w14:textId="77F72C05" w:rsidR="00C31DBC" w:rsidRPr="009F1B7D" w:rsidDel="004238F6" w:rsidRDefault="00C31DBC" w:rsidP="00011096">
            <w:pPr>
              <w:pStyle w:val="XML4"/>
              <w:rPr>
                <w:del w:id="2491" w:author="Thomas Dietz" w:date="2012-08-08T14:26:00Z"/>
              </w:rPr>
            </w:pPr>
            <w:del w:id="2492" w:author="Thomas Dietz" w:date="2012-08-08T14:26:00Z">
              <w:r w:rsidRPr="009F1B7D" w:rsidDel="004238F6">
                <w:delText>&lt;xs:documentation&gt;A Base Class for OpenFlow Resources.</w:delText>
              </w:r>
            </w:del>
          </w:p>
          <w:p w14:paraId="196F4236" w14:textId="7A4D9B3B" w:rsidR="00C31DBC" w:rsidRPr="009F1B7D" w:rsidDel="004238F6" w:rsidRDefault="00C31DBC" w:rsidP="00011096">
            <w:pPr>
              <w:pStyle w:val="XML4"/>
              <w:rPr>
                <w:del w:id="2493" w:author="Thomas Dietz" w:date="2012-08-08T14:26:00Z"/>
              </w:rPr>
            </w:pPr>
            <w:del w:id="2494" w:author="Thomas Dietz" w:date="2012-08-08T14:26:00Z">
              <w:r w:rsidRPr="009F1B7D" w:rsidDel="004238F6">
                <w:delText>&lt;/xs:documentation&gt;</w:delText>
              </w:r>
            </w:del>
          </w:p>
          <w:p w14:paraId="5C4BE2C3" w14:textId="28B7DD3D" w:rsidR="00C31DBC" w:rsidRPr="009F1B7D" w:rsidDel="004238F6" w:rsidRDefault="00C31DBC" w:rsidP="00011096">
            <w:pPr>
              <w:pStyle w:val="XML3"/>
              <w:rPr>
                <w:del w:id="2495" w:author="Thomas Dietz" w:date="2012-08-08T14:26:00Z"/>
              </w:rPr>
            </w:pPr>
            <w:del w:id="2496" w:author="Thomas Dietz" w:date="2012-08-08T14:26:00Z">
              <w:r w:rsidRPr="009F1B7D" w:rsidDel="004238F6">
                <w:delText>&lt;/xs:annotation&gt;</w:delText>
              </w:r>
            </w:del>
          </w:p>
          <w:p w14:paraId="6647482D" w14:textId="4F353D51" w:rsidR="00C31DBC" w:rsidRPr="009F1B7D" w:rsidDel="004238F6" w:rsidRDefault="00C31DBC" w:rsidP="00011096">
            <w:pPr>
              <w:pStyle w:val="XML3"/>
              <w:rPr>
                <w:del w:id="2497" w:author="Thomas Dietz" w:date="2012-08-08T14:26:00Z"/>
              </w:rPr>
            </w:pPr>
            <w:del w:id="2498" w:author="Thomas Dietz" w:date="2012-08-08T14:26:00Z">
              <w:r w:rsidRPr="009F1B7D" w:rsidDel="004238F6">
                <w:delText>&lt;xs:sequence&gt;</w:delText>
              </w:r>
            </w:del>
          </w:p>
          <w:p w14:paraId="57A8D16B" w14:textId="2D940D96" w:rsidR="00C31DBC" w:rsidRPr="009F1B7D" w:rsidDel="004238F6" w:rsidRDefault="00C31DBC" w:rsidP="00011096">
            <w:pPr>
              <w:pStyle w:val="XML4"/>
              <w:rPr>
                <w:del w:id="2499" w:author="Thomas Dietz" w:date="2012-08-08T14:26:00Z"/>
              </w:rPr>
            </w:pPr>
            <w:del w:id="2500" w:author="Thomas Dietz" w:date="2012-08-08T14:26:00Z">
              <w:r w:rsidRPr="009F1B7D" w:rsidDel="004238F6">
                <w:delText>&lt;xs:element name="resource-id" type="OFConfigID"&gt;</w:delText>
              </w:r>
            </w:del>
          </w:p>
          <w:p w14:paraId="0276E55E" w14:textId="7FC56178" w:rsidR="00C31DBC" w:rsidRPr="009F1B7D" w:rsidDel="004238F6" w:rsidRDefault="00C31DBC" w:rsidP="00011096">
            <w:pPr>
              <w:pStyle w:val="XML5"/>
              <w:rPr>
                <w:del w:id="2501" w:author="Thomas Dietz" w:date="2012-08-08T14:26:00Z"/>
              </w:rPr>
            </w:pPr>
            <w:del w:id="2502" w:author="Thomas Dietz" w:date="2012-08-08T14:26:00Z">
              <w:r w:rsidRPr="009F1B7D" w:rsidDel="004238F6">
                <w:delText>&lt;xs:annotation&gt;</w:delText>
              </w:r>
            </w:del>
          </w:p>
          <w:p w14:paraId="264A056A" w14:textId="255DEE70" w:rsidR="00C31DBC" w:rsidRPr="009F1B7D" w:rsidDel="004238F6" w:rsidRDefault="00C31DBC" w:rsidP="00011096">
            <w:pPr>
              <w:pStyle w:val="XML6"/>
              <w:rPr>
                <w:del w:id="2503" w:author="Thomas Dietz" w:date="2012-08-08T14:26:00Z"/>
              </w:rPr>
            </w:pPr>
            <w:del w:id="2504" w:author="Thomas Dietz" w:date="2012-08-08T14:26:00Z">
              <w:r w:rsidRPr="009F1B7D" w:rsidDel="004238F6">
                <w:delText>&lt;xs:documentation&gt;An unique but locally arbitrary identifier that identifies a resource within the context of and OpenFlow Capable Switch and is persistent across reboots of the system.</w:delText>
              </w:r>
            </w:del>
          </w:p>
          <w:p w14:paraId="00BE8B2E" w14:textId="18EBACCF" w:rsidR="00C31DBC" w:rsidRPr="009F1B7D" w:rsidDel="004238F6" w:rsidRDefault="00C31DBC" w:rsidP="00011096">
            <w:pPr>
              <w:pStyle w:val="XML6"/>
              <w:rPr>
                <w:del w:id="2505" w:author="Thomas Dietz" w:date="2012-08-08T14:26:00Z"/>
              </w:rPr>
            </w:pPr>
            <w:del w:id="2506" w:author="Thomas Dietz" w:date="2012-08-08T14:26:00Z">
              <w:r w:rsidRPr="009F1B7D" w:rsidDel="004238F6">
                <w:delText>&lt;/xs:documentation&gt;</w:delText>
              </w:r>
            </w:del>
          </w:p>
          <w:p w14:paraId="28EE1BC2" w14:textId="5C080F61" w:rsidR="00C31DBC" w:rsidRPr="009F1B7D" w:rsidDel="004238F6" w:rsidRDefault="00C31DBC" w:rsidP="00011096">
            <w:pPr>
              <w:pStyle w:val="XML5"/>
              <w:rPr>
                <w:del w:id="2507" w:author="Thomas Dietz" w:date="2012-08-08T14:26:00Z"/>
              </w:rPr>
            </w:pPr>
            <w:del w:id="2508" w:author="Thomas Dietz" w:date="2012-08-08T14:26:00Z">
              <w:r w:rsidRPr="009F1B7D" w:rsidDel="004238F6">
                <w:delText>&lt;/xs:annotation&gt;</w:delText>
              </w:r>
            </w:del>
          </w:p>
          <w:p w14:paraId="51ABB639" w14:textId="6B9FC8FC" w:rsidR="00C31DBC" w:rsidRPr="009F1B7D" w:rsidDel="004238F6" w:rsidRDefault="00C31DBC" w:rsidP="00011096">
            <w:pPr>
              <w:pStyle w:val="XML4"/>
              <w:rPr>
                <w:del w:id="2509" w:author="Thomas Dietz" w:date="2012-08-08T14:26:00Z"/>
              </w:rPr>
            </w:pPr>
            <w:del w:id="2510" w:author="Thomas Dietz" w:date="2012-08-08T14:26:00Z">
              <w:r w:rsidRPr="009F1B7D" w:rsidDel="004238F6">
                <w:delText>&lt;/xs:element&gt;</w:delText>
              </w:r>
            </w:del>
          </w:p>
          <w:p w14:paraId="437A7865" w14:textId="34ED7365" w:rsidR="00C31DBC" w:rsidRPr="009F1B7D" w:rsidDel="004238F6" w:rsidRDefault="00C31DBC" w:rsidP="00011096">
            <w:pPr>
              <w:pStyle w:val="XML3"/>
              <w:rPr>
                <w:del w:id="2511" w:author="Thomas Dietz" w:date="2012-08-08T14:26:00Z"/>
              </w:rPr>
            </w:pPr>
            <w:del w:id="2512" w:author="Thomas Dietz" w:date="2012-08-08T14:26:00Z">
              <w:r w:rsidRPr="009F1B7D" w:rsidDel="004238F6">
                <w:delText>&lt;/xs:sequence&gt;</w:delText>
              </w:r>
            </w:del>
          </w:p>
          <w:p w14:paraId="4C698804" w14:textId="42B424FA" w:rsidR="00C31DBC" w:rsidRPr="009F1B7D" w:rsidDel="004238F6" w:rsidRDefault="00C31DBC" w:rsidP="00011096">
            <w:pPr>
              <w:pStyle w:val="XML2"/>
              <w:rPr>
                <w:del w:id="2513" w:author="Thomas Dietz" w:date="2012-08-08T14:26:00Z"/>
              </w:rPr>
            </w:pPr>
            <w:del w:id="2514" w:author="Thomas Dietz" w:date="2012-08-08T14:26:00Z">
              <w:r w:rsidRPr="009F1B7D" w:rsidDel="004238F6">
                <w:delText>&lt;/xs:complexType&gt;</w:delText>
              </w:r>
            </w:del>
          </w:p>
          <w:p w14:paraId="0793ECAE" w14:textId="13FB7166" w:rsidR="00C31DBC" w:rsidRPr="009F1B7D" w:rsidDel="004238F6" w:rsidRDefault="00C31DBC" w:rsidP="00011096">
            <w:pPr>
              <w:pStyle w:val="XML2"/>
              <w:rPr>
                <w:del w:id="2515" w:author="Thomas Dietz" w:date="2012-08-08T14:26:00Z"/>
              </w:rPr>
            </w:pPr>
          </w:p>
          <w:p w14:paraId="50EB7FEA" w14:textId="34B27D5F" w:rsidR="00C31DBC" w:rsidRPr="009F1B7D" w:rsidDel="004238F6" w:rsidRDefault="00C31DBC" w:rsidP="00011096">
            <w:pPr>
              <w:pStyle w:val="XML2"/>
              <w:rPr>
                <w:del w:id="2516" w:author="Thomas Dietz" w:date="2012-08-08T14:26:00Z"/>
              </w:rPr>
            </w:pPr>
            <w:del w:id="2517" w:author="Thomas Dietz" w:date="2012-08-08T14:26:00Z">
              <w:r w:rsidRPr="009F1B7D" w:rsidDel="004238F6">
                <w:delText>&lt;xs:complexType name="OFPortType"&gt;</w:delText>
              </w:r>
            </w:del>
          </w:p>
          <w:p w14:paraId="75971064" w14:textId="62CAAF8E" w:rsidR="00C31DBC" w:rsidRPr="009F1B7D" w:rsidDel="004238F6" w:rsidRDefault="00C31DBC" w:rsidP="00011096">
            <w:pPr>
              <w:pStyle w:val="XML3"/>
              <w:rPr>
                <w:del w:id="2518" w:author="Thomas Dietz" w:date="2012-08-08T14:26:00Z"/>
              </w:rPr>
            </w:pPr>
            <w:del w:id="2519" w:author="Thomas Dietz" w:date="2012-08-08T14:26:00Z">
              <w:r w:rsidRPr="009F1B7D" w:rsidDel="004238F6">
                <w:delText>&lt;xs:complexContent&gt;</w:delText>
              </w:r>
            </w:del>
          </w:p>
          <w:p w14:paraId="3F5CCB1B" w14:textId="4F886B32" w:rsidR="00C31DBC" w:rsidRPr="009F1B7D" w:rsidDel="004238F6" w:rsidRDefault="00C31DBC" w:rsidP="00011096">
            <w:pPr>
              <w:pStyle w:val="XML4"/>
              <w:rPr>
                <w:del w:id="2520" w:author="Thomas Dietz" w:date="2012-08-08T14:26:00Z"/>
              </w:rPr>
            </w:pPr>
            <w:del w:id="2521" w:author="Thomas Dietz" w:date="2012-08-08T14:26:00Z">
              <w:r w:rsidRPr="009F1B7D" w:rsidDel="004238F6">
                <w:delText>&lt;xs:extension base="OFResourceType"&gt;</w:delText>
              </w:r>
            </w:del>
          </w:p>
          <w:p w14:paraId="65E8B189" w14:textId="769B9C03" w:rsidR="00C31DBC" w:rsidRPr="009F1B7D" w:rsidDel="004238F6" w:rsidRDefault="00C31DBC" w:rsidP="00011096">
            <w:pPr>
              <w:pStyle w:val="XML5"/>
              <w:rPr>
                <w:del w:id="2522" w:author="Thomas Dietz" w:date="2012-08-08T14:26:00Z"/>
              </w:rPr>
            </w:pPr>
            <w:del w:id="2523" w:author="Thomas Dietz" w:date="2012-08-08T14:26:00Z">
              <w:r w:rsidRPr="009F1B7D" w:rsidDel="004238F6">
                <w:delText>&lt;xs:sequence&gt;</w:delText>
              </w:r>
            </w:del>
          </w:p>
          <w:p w14:paraId="2AEFAFBC" w14:textId="53A2DAC9" w:rsidR="00C31DBC" w:rsidRPr="009F1B7D" w:rsidDel="004238F6" w:rsidRDefault="00C31DBC" w:rsidP="00011096">
            <w:pPr>
              <w:pStyle w:val="XML6"/>
              <w:rPr>
                <w:del w:id="2524" w:author="Thomas Dietz" w:date="2012-08-08T14:26:00Z"/>
              </w:rPr>
            </w:pPr>
            <w:del w:id="2525" w:author="Thomas Dietz" w:date="2012-08-08T14:26:00Z">
              <w:r w:rsidRPr="009F1B7D" w:rsidDel="004238F6">
                <w:delText>&lt;xs:element name="number" type="xs:unsignedInt"/&gt;</w:delText>
              </w:r>
            </w:del>
          </w:p>
          <w:p w14:paraId="48358667" w14:textId="69238C2A" w:rsidR="00C31DBC" w:rsidRPr="009F1B7D" w:rsidDel="004238F6" w:rsidRDefault="00C31DBC" w:rsidP="00011096">
            <w:pPr>
              <w:pStyle w:val="XML6"/>
              <w:rPr>
                <w:del w:id="2526" w:author="Thomas Dietz" w:date="2012-08-08T14:26:00Z"/>
              </w:rPr>
            </w:pPr>
            <w:del w:id="2527" w:author="Thomas Dietz" w:date="2012-08-08T14:26:00Z">
              <w:r w:rsidRPr="009F1B7D" w:rsidDel="004238F6">
                <w:delText>&lt;xs:element name="name" type="xs:string"/&gt;</w:delText>
              </w:r>
            </w:del>
          </w:p>
          <w:p w14:paraId="487205B8" w14:textId="0CDE132C" w:rsidR="00C31DBC" w:rsidRPr="009F1B7D" w:rsidDel="004238F6" w:rsidRDefault="00C31DBC" w:rsidP="00011096">
            <w:pPr>
              <w:pStyle w:val="XML6"/>
              <w:rPr>
                <w:del w:id="2528" w:author="Thomas Dietz" w:date="2012-08-08T14:26:00Z"/>
              </w:rPr>
            </w:pPr>
            <w:del w:id="2529" w:author="Thomas Dietz" w:date="2012-08-08T14:26:00Z">
              <w:r w:rsidRPr="009F1B7D" w:rsidDel="004238F6">
                <w:delText>&lt;xs:element name="current-rate" type="xs:unsignedLong"/&gt;</w:delText>
              </w:r>
            </w:del>
          </w:p>
          <w:p w14:paraId="595237B0" w14:textId="49D85D43" w:rsidR="00C31DBC" w:rsidRPr="009F1B7D" w:rsidDel="004238F6" w:rsidRDefault="00C31DBC" w:rsidP="00011096">
            <w:pPr>
              <w:pStyle w:val="XML6"/>
              <w:rPr>
                <w:del w:id="2530" w:author="Thomas Dietz" w:date="2012-08-08T14:26:00Z"/>
              </w:rPr>
            </w:pPr>
            <w:del w:id="2531" w:author="Thomas Dietz" w:date="2012-08-08T14:26:00Z">
              <w:r w:rsidRPr="009F1B7D" w:rsidDel="004238F6">
                <w:delText>&lt;xs:element name="max-rate" type="xs:unsignedLong"/&gt;</w:delText>
              </w:r>
            </w:del>
          </w:p>
          <w:p w14:paraId="422F3E98" w14:textId="74A979A7" w:rsidR="00C31DBC" w:rsidRPr="009F1B7D" w:rsidDel="004238F6" w:rsidRDefault="00C31DBC" w:rsidP="00011096">
            <w:pPr>
              <w:pStyle w:val="XML6"/>
              <w:rPr>
                <w:del w:id="2532" w:author="Thomas Dietz" w:date="2012-08-08T14:26:00Z"/>
              </w:rPr>
            </w:pPr>
            <w:del w:id="2533" w:author="Thomas Dietz" w:date="2012-08-08T14:26:00Z">
              <w:r w:rsidRPr="009F1B7D" w:rsidDel="004238F6">
                <w:delText>&lt;xs:element name="configuration" type="OFPortConfigurationType"/&gt;</w:delText>
              </w:r>
            </w:del>
          </w:p>
          <w:p w14:paraId="29811706" w14:textId="1AF12FA4" w:rsidR="00C31DBC" w:rsidRPr="009F1B7D" w:rsidDel="004238F6" w:rsidRDefault="00C31DBC" w:rsidP="00011096">
            <w:pPr>
              <w:pStyle w:val="XML6"/>
              <w:rPr>
                <w:del w:id="2534" w:author="Thomas Dietz" w:date="2012-08-08T14:26:00Z"/>
              </w:rPr>
            </w:pPr>
            <w:del w:id="2535" w:author="Thomas Dietz" w:date="2012-08-08T14:26:00Z">
              <w:r w:rsidRPr="009F1B7D" w:rsidDel="004238F6">
                <w:delText>&lt;xs:element name="state" type="OFPortStateType"/&gt;</w:delText>
              </w:r>
            </w:del>
          </w:p>
          <w:p w14:paraId="585D17CC" w14:textId="4A7662C3" w:rsidR="00C31DBC" w:rsidRPr="009F1B7D" w:rsidDel="004238F6" w:rsidRDefault="00C31DBC" w:rsidP="00011096">
            <w:pPr>
              <w:pStyle w:val="XML6"/>
              <w:rPr>
                <w:del w:id="2536" w:author="Thomas Dietz" w:date="2012-08-08T14:26:00Z"/>
              </w:rPr>
            </w:pPr>
            <w:del w:id="2537" w:author="Thomas Dietz" w:date="2012-08-08T14:26:00Z">
              <w:r w:rsidRPr="009F1B7D" w:rsidDel="004238F6">
                <w:delText>&lt;xs:element name="features" type="OFPortFeatureMasterList"/&gt;</w:delText>
              </w:r>
            </w:del>
          </w:p>
          <w:p w14:paraId="0666C60E" w14:textId="35AFE6A1" w:rsidR="00C31DBC" w:rsidRPr="009F1B7D" w:rsidDel="004238F6" w:rsidRDefault="00C31DBC" w:rsidP="00011096">
            <w:pPr>
              <w:pStyle w:val="XML5"/>
              <w:rPr>
                <w:del w:id="2538" w:author="Thomas Dietz" w:date="2012-08-08T14:26:00Z"/>
              </w:rPr>
            </w:pPr>
            <w:del w:id="2539" w:author="Thomas Dietz" w:date="2012-08-08T14:26:00Z">
              <w:r w:rsidRPr="009F1B7D" w:rsidDel="004238F6">
                <w:delText>&lt;/xs:sequence&gt;</w:delText>
              </w:r>
            </w:del>
          </w:p>
          <w:p w14:paraId="2FC8AB81" w14:textId="1399242A" w:rsidR="00C31DBC" w:rsidRPr="009F1B7D" w:rsidDel="004238F6" w:rsidRDefault="00C31DBC" w:rsidP="00011096">
            <w:pPr>
              <w:pStyle w:val="XML4"/>
              <w:rPr>
                <w:del w:id="2540" w:author="Thomas Dietz" w:date="2012-08-08T14:26:00Z"/>
              </w:rPr>
            </w:pPr>
            <w:del w:id="2541" w:author="Thomas Dietz" w:date="2012-08-08T14:26:00Z">
              <w:r w:rsidRPr="009F1B7D" w:rsidDel="004238F6">
                <w:delText>&lt;/xs:extension&gt;</w:delText>
              </w:r>
            </w:del>
          </w:p>
          <w:p w14:paraId="406831FB" w14:textId="1BEAA4AC" w:rsidR="00C31DBC" w:rsidRPr="009F1B7D" w:rsidDel="004238F6" w:rsidRDefault="00C31DBC" w:rsidP="00011096">
            <w:pPr>
              <w:pStyle w:val="XML3"/>
              <w:rPr>
                <w:del w:id="2542" w:author="Thomas Dietz" w:date="2012-08-08T14:26:00Z"/>
              </w:rPr>
            </w:pPr>
            <w:del w:id="2543" w:author="Thomas Dietz" w:date="2012-08-08T14:26:00Z">
              <w:r w:rsidRPr="009F1B7D" w:rsidDel="004238F6">
                <w:delText>&lt;/xs:complexContent&gt;</w:delText>
              </w:r>
            </w:del>
          </w:p>
          <w:p w14:paraId="785233E9" w14:textId="2FAFD0B5" w:rsidR="00C31DBC" w:rsidRPr="009F1B7D" w:rsidDel="004238F6" w:rsidRDefault="00C31DBC" w:rsidP="00011096">
            <w:pPr>
              <w:pStyle w:val="XML2"/>
              <w:rPr>
                <w:del w:id="2544" w:author="Thomas Dietz" w:date="2012-08-08T14:26:00Z"/>
              </w:rPr>
            </w:pPr>
            <w:del w:id="2545" w:author="Thomas Dietz" w:date="2012-08-08T14:26:00Z">
              <w:r w:rsidRPr="009F1B7D" w:rsidDel="004238F6">
                <w:delText>&lt;/xs:complexType&gt;</w:delText>
              </w:r>
            </w:del>
          </w:p>
          <w:p w14:paraId="049E67A9" w14:textId="06E66A5A" w:rsidR="00C31DBC" w:rsidRPr="009F1B7D" w:rsidDel="004238F6" w:rsidRDefault="00C31DBC" w:rsidP="00011096">
            <w:pPr>
              <w:pStyle w:val="XML2"/>
              <w:rPr>
                <w:del w:id="2546" w:author="Thomas Dietz" w:date="2012-08-08T14:26:00Z"/>
              </w:rPr>
            </w:pPr>
          </w:p>
          <w:p w14:paraId="4BFB752B" w14:textId="742150CF" w:rsidR="00C31DBC" w:rsidRPr="009F1B7D" w:rsidDel="004238F6" w:rsidRDefault="00C31DBC" w:rsidP="00011096">
            <w:pPr>
              <w:pStyle w:val="XML2"/>
              <w:rPr>
                <w:del w:id="2547" w:author="Thomas Dietz" w:date="2012-08-08T14:26:00Z"/>
              </w:rPr>
            </w:pPr>
            <w:del w:id="2548" w:author="Thomas Dietz" w:date="2012-08-08T14:26:00Z">
              <w:r w:rsidRPr="009F1B7D" w:rsidDel="004238F6">
                <w:delText>&lt;xs:complexType name="OFPortFeatureMasterList"&gt;</w:delText>
              </w:r>
            </w:del>
          </w:p>
          <w:p w14:paraId="08CAC3FF" w14:textId="76E7FAFE" w:rsidR="00C31DBC" w:rsidRPr="009F1B7D" w:rsidDel="004238F6" w:rsidRDefault="00C31DBC" w:rsidP="00011096">
            <w:pPr>
              <w:pStyle w:val="XML3"/>
              <w:rPr>
                <w:del w:id="2549" w:author="Thomas Dietz" w:date="2012-08-08T14:26:00Z"/>
              </w:rPr>
            </w:pPr>
            <w:del w:id="2550" w:author="Thomas Dietz" w:date="2012-08-08T14:26:00Z">
              <w:r w:rsidRPr="009F1B7D" w:rsidDel="004238F6">
                <w:delText>&lt;xs:sequence&gt;</w:delText>
              </w:r>
            </w:del>
          </w:p>
          <w:p w14:paraId="65CDCB27" w14:textId="35936193" w:rsidR="00C31DBC" w:rsidRPr="009F1B7D" w:rsidDel="004238F6" w:rsidRDefault="00C31DBC" w:rsidP="00011096">
            <w:pPr>
              <w:pStyle w:val="XML4"/>
              <w:rPr>
                <w:del w:id="2551" w:author="Thomas Dietz" w:date="2012-08-08T14:26:00Z"/>
              </w:rPr>
            </w:pPr>
            <w:del w:id="2552" w:author="Thomas Dietz" w:date="2012-08-08T14:26:00Z">
              <w:r w:rsidRPr="009F1B7D" w:rsidDel="004238F6">
                <w:delText>&lt;xs:element name="current" type="OFPortCurrentFeatureListType"/&gt;</w:delText>
              </w:r>
            </w:del>
          </w:p>
          <w:p w14:paraId="22F775E1" w14:textId="5E4612B1" w:rsidR="00C31DBC" w:rsidRPr="009F1B7D" w:rsidDel="004238F6" w:rsidRDefault="00C31DBC" w:rsidP="00011096">
            <w:pPr>
              <w:pStyle w:val="XML4"/>
              <w:rPr>
                <w:del w:id="2553" w:author="Thomas Dietz" w:date="2012-08-08T14:26:00Z"/>
              </w:rPr>
            </w:pPr>
            <w:del w:id="2554" w:author="Thomas Dietz" w:date="2012-08-08T14:26:00Z">
              <w:r w:rsidRPr="009F1B7D" w:rsidDel="004238F6">
                <w:delText>&lt;xs:element name="advertised" type="OFPortOtherFeatureListType"/&gt;</w:delText>
              </w:r>
            </w:del>
          </w:p>
          <w:p w14:paraId="0A7202FF" w14:textId="6285DFD5" w:rsidR="00C31DBC" w:rsidRPr="009F1B7D" w:rsidDel="004238F6" w:rsidRDefault="00C31DBC" w:rsidP="00011096">
            <w:pPr>
              <w:pStyle w:val="XML4"/>
              <w:rPr>
                <w:del w:id="2555" w:author="Thomas Dietz" w:date="2012-08-08T14:26:00Z"/>
              </w:rPr>
            </w:pPr>
            <w:del w:id="2556" w:author="Thomas Dietz" w:date="2012-08-08T14:26:00Z">
              <w:r w:rsidRPr="009F1B7D" w:rsidDel="004238F6">
                <w:delText>&lt;xs:element name="supported" type="OFPortOtherFeatureListType"/&gt;</w:delText>
              </w:r>
            </w:del>
          </w:p>
          <w:p w14:paraId="52E9A456" w14:textId="31B4C537" w:rsidR="00C31DBC" w:rsidRPr="009F1B7D" w:rsidDel="004238F6" w:rsidRDefault="00C31DBC" w:rsidP="00011096">
            <w:pPr>
              <w:pStyle w:val="XML4"/>
              <w:rPr>
                <w:del w:id="2557" w:author="Thomas Dietz" w:date="2012-08-08T14:26:00Z"/>
              </w:rPr>
            </w:pPr>
            <w:del w:id="2558" w:author="Thomas Dietz" w:date="2012-08-08T14:26:00Z">
              <w:r w:rsidRPr="009F1B7D" w:rsidDel="004238F6">
                <w:delText xml:space="preserve">&lt;xs:element name="advertised-peer" </w:delText>
              </w:r>
            </w:del>
          </w:p>
          <w:p w14:paraId="68525DD1" w14:textId="063884A9" w:rsidR="00C31DBC" w:rsidRPr="009F1B7D" w:rsidDel="004238F6" w:rsidRDefault="00C31DBC" w:rsidP="00011096">
            <w:pPr>
              <w:pStyle w:val="XML9"/>
              <w:rPr>
                <w:del w:id="2559" w:author="Thomas Dietz" w:date="2012-08-08T14:26:00Z"/>
              </w:rPr>
            </w:pPr>
            <w:del w:id="2560" w:author="Thomas Dietz" w:date="2012-08-08T14:26:00Z">
              <w:r w:rsidRPr="009F1B7D" w:rsidDel="004238F6">
                <w:delText>type="OFPortOtherFeatureListType"/&gt;</w:delText>
              </w:r>
            </w:del>
          </w:p>
          <w:p w14:paraId="3AE60E51" w14:textId="3545C838" w:rsidR="00C31DBC" w:rsidRPr="009F1B7D" w:rsidDel="004238F6" w:rsidRDefault="00C31DBC" w:rsidP="00011096">
            <w:pPr>
              <w:pStyle w:val="XML3"/>
              <w:rPr>
                <w:del w:id="2561" w:author="Thomas Dietz" w:date="2012-08-08T14:26:00Z"/>
              </w:rPr>
            </w:pPr>
            <w:del w:id="2562" w:author="Thomas Dietz" w:date="2012-08-08T14:26:00Z">
              <w:r w:rsidRPr="009F1B7D" w:rsidDel="004238F6">
                <w:delText>&lt;/xs:sequence&gt;</w:delText>
              </w:r>
            </w:del>
          </w:p>
          <w:p w14:paraId="26C008C7" w14:textId="273E0419" w:rsidR="00C31DBC" w:rsidRPr="009F1B7D" w:rsidDel="004238F6" w:rsidRDefault="00C31DBC" w:rsidP="00011096">
            <w:pPr>
              <w:pStyle w:val="XML2"/>
              <w:rPr>
                <w:del w:id="2563" w:author="Thomas Dietz" w:date="2012-08-08T14:26:00Z"/>
              </w:rPr>
            </w:pPr>
            <w:del w:id="2564" w:author="Thomas Dietz" w:date="2012-08-08T14:26:00Z">
              <w:r w:rsidRPr="009F1B7D" w:rsidDel="004238F6">
                <w:delText>&lt;/xs:complexType&gt;</w:delText>
              </w:r>
            </w:del>
          </w:p>
          <w:p w14:paraId="301D7B7B" w14:textId="112FE836" w:rsidR="00C31DBC" w:rsidRPr="009F1B7D" w:rsidDel="004238F6" w:rsidRDefault="00C31DBC" w:rsidP="00011096">
            <w:pPr>
              <w:pStyle w:val="XML2"/>
              <w:rPr>
                <w:del w:id="2565" w:author="Thomas Dietz" w:date="2012-08-08T14:26:00Z"/>
              </w:rPr>
            </w:pPr>
          </w:p>
          <w:p w14:paraId="7616F892" w14:textId="7B663FBE" w:rsidR="00C31DBC" w:rsidRPr="009F1B7D" w:rsidDel="004238F6" w:rsidRDefault="00C31DBC" w:rsidP="00011096">
            <w:pPr>
              <w:pStyle w:val="XML2"/>
              <w:rPr>
                <w:del w:id="2566" w:author="Thomas Dietz" w:date="2012-08-08T14:26:00Z"/>
              </w:rPr>
            </w:pPr>
            <w:del w:id="2567" w:author="Thomas Dietz" w:date="2012-08-08T14:26:00Z">
              <w:r w:rsidRPr="009F1B7D" w:rsidDel="004238F6">
                <w:delText>&lt;xs:complexType name="OFPortConfigurationType"&gt;</w:delText>
              </w:r>
            </w:del>
          </w:p>
          <w:p w14:paraId="6A4ADF8A" w14:textId="01687483" w:rsidR="00C31DBC" w:rsidRPr="009F1B7D" w:rsidDel="004238F6" w:rsidRDefault="00C31DBC" w:rsidP="00011096">
            <w:pPr>
              <w:pStyle w:val="XML3"/>
              <w:rPr>
                <w:del w:id="2568" w:author="Thomas Dietz" w:date="2012-08-08T14:26:00Z"/>
              </w:rPr>
            </w:pPr>
            <w:del w:id="2569" w:author="Thomas Dietz" w:date="2012-08-08T14:26:00Z">
              <w:r w:rsidRPr="009F1B7D" w:rsidDel="004238F6">
                <w:delText>&lt;xs:sequence&gt;</w:delText>
              </w:r>
            </w:del>
          </w:p>
          <w:p w14:paraId="556E9D8E" w14:textId="36CA4785" w:rsidR="00C31DBC" w:rsidRPr="009F1B7D" w:rsidDel="004238F6" w:rsidRDefault="00C31DBC" w:rsidP="00011096">
            <w:pPr>
              <w:pStyle w:val="XML4"/>
              <w:rPr>
                <w:del w:id="2570" w:author="Thomas Dietz" w:date="2012-08-08T14:26:00Z"/>
              </w:rPr>
            </w:pPr>
            <w:del w:id="2571" w:author="Thomas Dietz" w:date="2012-08-08T14:26:00Z">
              <w:r w:rsidRPr="009F1B7D" w:rsidDel="004238F6">
                <w:delText>&lt;xs:element name="admin-state" type="OFPortStateOptionsType"/&gt;</w:delText>
              </w:r>
            </w:del>
          </w:p>
          <w:p w14:paraId="0F9F240F" w14:textId="2562E447" w:rsidR="00C31DBC" w:rsidRPr="009F1B7D" w:rsidDel="004238F6" w:rsidRDefault="00C31DBC" w:rsidP="00011096">
            <w:pPr>
              <w:pStyle w:val="XML4"/>
              <w:rPr>
                <w:del w:id="2572" w:author="Thomas Dietz" w:date="2012-08-08T14:26:00Z"/>
              </w:rPr>
            </w:pPr>
            <w:del w:id="2573" w:author="Thomas Dietz" w:date="2012-08-08T14:26:00Z">
              <w:r w:rsidRPr="009F1B7D" w:rsidDel="004238F6">
                <w:delText>&lt;xs:element name="no-receive" type="xs:boolean"/&gt;</w:delText>
              </w:r>
            </w:del>
          </w:p>
          <w:p w14:paraId="67371443" w14:textId="63943ACE" w:rsidR="00C31DBC" w:rsidRPr="009F1B7D" w:rsidDel="004238F6" w:rsidRDefault="00C31DBC" w:rsidP="00011096">
            <w:pPr>
              <w:pStyle w:val="XML4"/>
              <w:rPr>
                <w:del w:id="2574" w:author="Thomas Dietz" w:date="2012-08-08T14:26:00Z"/>
              </w:rPr>
            </w:pPr>
            <w:del w:id="2575" w:author="Thomas Dietz" w:date="2012-08-08T14:26:00Z">
              <w:r w:rsidRPr="009F1B7D" w:rsidDel="004238F6">
                <w:delText>&lt;xs:element name="no-forward" type="xs:boolean"/&gt;</w:delText>
              </w:r>
            </w:del>
          </w:p>
          <w:p w14:paraId="47112CC0" w14:textId="5CF65039" w:rsidR="00C31DBC" w:rsidRPr="009F1B7D" w:rsidDel="004238F6" w:rsidRDefault="00C31DBC" w:rsidP="00011096">
            <w:pPr>
              <w:pStyle w:val="XML4"/>
              <w:rPr>
                <w:del w:id="2576" w:author="Thomas Dietz" w:date="2012-08-08T14:26:00Z"/>
              </w:rPr>
            </w:pPr>
            <w:del w:id="2577" w:author="Thomas Dietz" w:date="2012-08-08T14:26:00Z">
              <w:r w:rsidRPr="009F1B7D" w:rsidDel="004238F6">
                <w:lastRenderedPageBreak/>
                <w:delText>&lt;xs:element name="no-packet-in" type="xs:boolean"/&gt;</w:delText>
              </w:r>
            </w:del>
          </w:p>
          <w:p w14:paraId="78EE967E" w14:textId="27CED288" w:rsidR="00C31DBC" w:rsidRPr="009F1B7D" w:rsidDel="004238F6" w:rsidRDefault="00C31DBC" w:rsidP="00011096">
            <w:pPr>
              <w:pStyle w:val="XML3"/>
              <w:rPr>
                <w:del w:id="2578" w:author="Thomas Dietz" w:date="2012-08-08T14:26:00Z"/>
              </w:rPr>
            </w:pPr>
            <w:del w:id="2579" w:author="Thomas Dietz" w:date="2012-08-08T14:26:00Z">
              <w:r w:rsidRPr="009F1B7D" w:rsidDel="004238F6">
                <w:delText>&lt;/xs:sequence&gt;</w:delText>
              </w:r>
            </w:del>
          </w:p>
          <w:p w14:paraId="74104A52" w14:textId="7FF9915F" w:rsidR="00C31DBC" w:rsidRPr="009F1B7D" w:rsidDel="004238F6" w:rsidRDefault="00C31DBC" w:rsidP="00011096">
            <w:pPr>
              <w:pStyle w:val="XML2"/>
              <w:rPr>
                <w:del w:id="2580" w:author="Thomas Dietz" w:date="2012-08-08T14:26:00Z"/>
              </w:rPr>
            </w:pPr>
            <w:del w:id="2581" w:author="Thomas Dietz" w:date="2012-08-08T14:26:00Z">
              <w:r w:rsidRPr="009F1B7D" w:rsidDel="004238F6">
                <w:delText>&lt;/xs:complexType&gt;</w:delText>
              </w:r>
            </w:del>
          </w:p>
          <w:p w14:paraId="30001105" w14:textId="244AF69B" w:rsidR="00C31DBC" w:rsidRPr="009F1B7D" w:rsidDel="004238F6" w:rsidRDefault="00C31DBC" w:rsidP="00011096">
            <w:pPr>
              <w:pStyle w:val="XML2"/>
              <w:rPr>
                <w:del w:id="2582" w:author="Thomas Dietz" w:date="2012-08-08T14:26:00Z"/>
              </w:rPr>
            </w:pPr>
          </w:p>
          <w:p w14:paraId="0D99AF95" w14:textId="2D0D2DA0" w:rsidR="00C31DBC" w:rsidRPr="009F1B7D" w:rsidDel="004238F6" w:rsidRDefault="00C31DBC" w:rsidP="00011096">
            <w:pPr>
              <w:pStyle w:val="XML2"/>
              <w:rPr>
                <w:del w:id="2583" w:author="Thomas Dietz" w:date="2012-08-08T14:26:00Z"/>
              </w:rPr>
            </w:pPr>
            <w:del w:id="2584" w:author="Thomas Dietz" w:date="2012-08-08T14:26:00Z">
              <w:r w:rsidRPr="009F1B7D" w:rsidDel="004238F6">
                <w:delText>&lt;xs:complexType name="OFPortStateType"&gt;</w:delText>
              </w:r>
            </w:del>
          </w:p>
          <w:p w14:paraId="5BF19489" w14:textId="771082B2" w:rsidR="00C31DBC" w:rsidRPr="009F1B7D" w:rsidDel="004238F6" w:rsidRDefault="00C31DBC" w:rsidP="00011096">
            <w:pPr>
              <w:pStyle w:val="XML3"/>
              <w:rPr>
                <w:del w:id="2585" w:author="Thomas Dietz" w:date="2012-08-08T14:26:00Z"/>
              </w:rPr>
            </w:pPr>
            <w:del w:id="2586" w:author="Thomas Dietz" w:date="2012-08-08T14:26:00Z">
              <w:r w:rsidRPr="009F1B7D" w:rsidDel="004238F6">
                <w:delText>&lt;xs:sequence&gt;</w:delText>
              </w:r>
            </w:del>
          </w:p>
          <w:p w14:paraId="5DDC2874" w14:textId="0651C15A" w:rsidR="00C31DBC" w:rsidRPr="009F1B7D" w:rsidDel="004238F6" w:rsidRDefault="00C31DBC" w:rsidP="00011096">
            <w:pPr>
              <w:pStyle w:val="XML4"/>
              <w:rPr>
                <w:del w:id="2587" w:author="Thomas Dietz" w:date="2012-08-08T14:26:00Z"/>
              </w:rPr>
            </w:pPr>
            <w:del w:id="2588" w:author="Thomas Dietz" w:date="2012-08-08T14:26:00Z">
              <w:r w:rsidRPr="009F1B7D" w:rsidDel="004238F6">
                <w:delText>&lt;xs:element name="oper-state" type="OFPortStateOptionsType"/&gt;</w:delText>
              </w:r>
            </w:del>
          </w:p>
          <w:p w14:paraId="6208DE6D" w14:textId="249E629A" w:rsidR="00C31DBC" w:rsidRPr="009F1B7D" w:rsidDel="004238F6" w:rsidRDefault="00C31DBC" w:rsidP="00011096">
            <w:pPr>
              <w:pStyle w:val="XML4"/>
              <w:rPr>
                <w:del w:id="2589" w:author="Thomas Dietz" w:date="2012-08-08T14:26:00Z"/>
              </w:rPr>
            </w:pPr>
            <w:del w:id="2590" w:author="Thomas Dietz" w:date="2012-08-08T14:26:00Z">
              <w:r w:rsidRPr="009F1B7D" w:rsidDel="004238F6">
                <w:delText>&lt;xs:element name="blocked" type="xs:boolean"/&gt;</w:delText>
              </w:r>
            </w:del>
          </w:p>
          <w:p w14:paraId="0949F835" w14:textId="165ABB61" w:rsidR="00C31DBC" w:rsidRPr="009F1B7D" w:rsidDel="004238F6" w:rsidRDefault="00C31DBC" w:rsidP="00011096">
            <w:pPr>
              <w:pStyle w:val="XML4"/>
              <w:rPr>
                <w:del w:id="2591" w:author="Thomas Dietz" w:date="2012-08-08T14:26:00Z"/>
              </w:rPr>
            </w:pPr>
            <w:del w:id="2592" w:author="Thomas Dietz" w:date="2012-08-08T14:26:00Z">
              <w:r w:rsidRPr="009F1B7D" w:rsidDel="004238F6">
                <w:delText>&lt;xs:element name="live" type="xs:boolean"/&gt;</w:delText>
              </w:r>
            </w:del>
          </w:p>
          <w:p w14:paraId="75C3BF59" w14:textId="0F0708B9" w:rsidR="00C31DBC" w:rsidRPr="009F1B7D" w:rsidDel="004238F6" w:rsidRDefault="00C31DBC" w:rsidP="00011096">
            <w:pPr>
              <w:pStyle w:val="XML3"/>
              <w:rPr>
                <w:del w:id="2593" w:author="Thomas Dietz" w:date="2012-08-08T14:26:00Z"/>
              </w:rPr>
            </w:pPr>
            <w:del w:id="2594" w:author="Thomas Dietz" w:date="2012-08-08T14:26:00Z">
              <w:r w:rsidRPr="009F1B7D" w:rsidDel="004238F6">
                <w:delText>&lt;/xs:sequence&gt;</w:delText>
              </w:r>
            </w:del>
          </w:p>
          <w:p w14:paraId="7190BF14" w14:textId="6E628E35" w:rsidR="00C31DBC" w:rsidRPr="009F1B7D" w:rsidDel="004238F6" w:rsidRDefault="00C31DBC" w:rsidP="00011096">
            <w:pPr>
              <w:pStyle w:val="XML2"/>
              <w:rPr>
                <w:del w:id="2595" w:author="Thomas Dietz" w:date="2012-08-08T14:26:00Z"/>
              </w:rPr>
            </w:pPr>
            <w:del w:id="2596" w:author="Thomas Dietz" w:date="2012-08-08T14:26:00Z">
              <w:r w:rsidRPr="009F1B7D" w:rsidDel="004238F6">
                <w:delText>&lt;/xs:complexType&gt;</w:delText>
              </w:r>
            </w:del>
          </w:p>
          <w:p w14:paraId="58FF44F2" w14:textId="55F68C67" w:rsidR="00C31DBC" w:rsidRPr="009F1B7D" w:rsidDel="004238F6" w:rsidRDefault="00C31DBC" w:rsidP="00011096">
            <w:pPr>
              <w:pStyle w:val="XML2"/>
              <w:rPr>
                <w:del w:id="2597" w:author="Thomas Dietz" w:date="2012-08-08T14:26:00Z"/>
              </w:rPr>
            </w:pPr>
          </w:p>
          <w:p w14:paraId="5404DA4B" w14:textId="1DDB7565" w:rsidR="00C31DBC" w:rsidRPr="009F1B7D" w:rsidDel="004238F6" w:rsidRDefault="00C31DBC" w:rsidP="00011096">
            <w:pPr>
              <w:pStyle w:val="XML2"/>
              <w:rPr>
                <w:del w:id="2598" w:author="Thomas Dietz" w:date="2012-08-08T14:26:00Z"/>
              </w:rPr>
            </w:pPr>
            <w:del w:id="2599" w:author="Thomas Dietz" w:date="2012-08-08T14:26:00Z">
              <w:r w:rsidRPr="009F1B7D" w:rsidDel="004238F6">
                <w:delText>&lt;xs:simpleType name="OFPortStateOptionsType"&gt;</w:delText>
              </w:r>
            </w:del>
          </w:p>
          <w:p w14:paraId="59375C0A" w14:textId="75955F83" w:rsidR="00C31DBC" w:rsidRPr="009F1B7D" w:rsidDel="004238F6" w:rsidRDefault="00C31DBC" w:rsidP="00011096">
            <w:pPr>
              <w:pStyle w:val="XML3"/>
              <w:rPr>
                <w:del w:id="2600" w:author="Thomas Dietz" w:date="2012-08-08T14:26:00Z"/>
              </w:rPr>
            </w:pPr>
            <w:del w:id="2601" w:author="Thomas Dietz" w:date="2012-08-08T14:26:00Z">
              <w:r w:rsidRPr="009F1B7D" w:rsidDel="004238F6">
                <w:delText>&lt;xs:restriction base="xs:string"&gt;</w:delText>
              </w:r>
            </w:del>
          </w:p>
          <w:p w14:paraId="3BD2E1F2" w14:textId="4795BA15" w:rsidR="00C31DBC" w:rsidRPr="009F1B7D" w:rsidDel="004238F6" w:rsidRDefault="00C31DBC" w:rsidP="00011096">
            <w:pPr>
              <w:pStyle w:val="XML4"/>
              <w:rPr>
                <w:del w:id="2602" w:author="Thomas Dietz" w:date="2012-08-08T14:26:00Z"/>
              </w:rPr>
            </w:pPr>
            <w:del w:id="2603" w:author="Thomas Dietz" w:date="2012-08-08T14:26:00Z">
              <w:r w:rsidRPr="009F1B7D" w:rsidDel="004238F6">
                <w:delText>&lt;xs:enumeration value="up"/&gt;</w:delText>
              </w:r>
            </w:del>
          </w:p>
          <w:p w14:paraId="2432D37D" w14:textId="55BD6DD9" w:rsidR="00C31DBC" w:rsidRPr="009F1B7D" w:rsidDel="004238F6" w:rsidRDefault="00C31DBC" w:rsidP="00011096">
            <w:pPr>
              <w:pStyle w:val="XML4"/>
              <w:rPr>
                <w:del w:id="2604" w:author="Thomas Dietz" w:date="2012-08-08T14:26:00Z"/>
              </w:rPr>
            </w:pPr>
            <w:del w:id="2605" w:author="Thomas Dietz" w:date="2012-08-08T14:26:00Z">
              <w:r w:rsidRPr="009F1B7D" w:rsidDel="004238F6">
                <w:delText>&lt;xs:enumeration value="down"/&gt;</w:delText>
              </w:r>
            </w:del>
          </w:p>
          <w:p w14:paraId="4CE81C54" w14:textId="38ABE669" w:rsidR="00C31DBC" w:rsidRPr="009F1B7D" w:rsidDel="004238F6" w:rsidRDefault="00C31DBC" w:rsidP="00011096">
            <w:pPr>
              <w:pStyle w:val="XML3"/>
              <w:rPr>
                <w:del w:id="2606" w:author="Thomas Dietz" w:date="2012-08-08T14:26:00Z"/>
              </w:rPr>
            </w:pPr>
            <w:del w:id="2607" w:author="Thomas Dietz" w:date="2012-08-08T14:26:00Z">
              <w:r w:rsidRPr="009F1B7D" w:rsidDel="004238F6">
                <w:delText>&lt;/xs:restriction&gt;</w:delText>
              </w:r>
            </w:del>
          </w:p>
          <w:p w14:paraId="7F93AC03" w14:textId="336FD81E" w:rsidR="00C31DBC" w:rsidRPr="009F1B7D" w:rsidDel="004238F6" w:rsidRDefault="00C31DBC" w:rsidP="00011096">
            <w:pPr>
              <w:pStyle w:val="XML2"/>
              <w:rPr>
                <w:del w:id="2608" w:author="Thomas Dietz" w:date="2012-08-08T14:26:00Z"/>
              </w:rPr>
            </w:pPr>
            <w:del w:id="2609" w:author="Thomas Dietz" w:date="2012-08-08T14:26:00Z">
              <w:r w:rsidRPr="009F1B7D" w:rsidDel="004238F6">
                <w:delText>&lt;/xs:simpleType&gt;</w:delText>
              </w:r>
            </w:del>
          </w:p>
          <w:p w14:paraId="5F3AE5B3" w14:textId="64C2CBCA" w:rsidR="00C31DBC" w:rsidRPr="009F1B7D" w:rsidDel="004238F6" w:rsidRDefault="00C31DBC" w:rsidP="00011096">
            <w:pPr>
              <w:pStyle w:val="XML2"/>
              <w:rPr>
                <w:del w:id="2610" w:author="Thomas Dietz" w:date="2012-08-08T14:26:00Z"/>
              </w:rPr>
            </w:pPr>
          </w:p>
          <w:p w14:paraId="718AF28B" w14:textId="46C1AD7C" w:rsidR="00C31DBC" w:rsidRPr="009F1B7D" w:rsidDel="004238F6" w:rsidRDefault="00C31DBC" w:rsidP="00011096">
            <w:pPr>
              <w:pStyle w:val="XML2"/>
              <w:rPr>
                <w:del w:id="2611" w:author="Thomas Dietz" w:date="2012-08-08T14:26:00Z"/>
              </w:rPr>
            </w:pPr>
            <w:del w:id="2612" w:author="Thomas Dietz" w:date="2012-08-08T14:26:00Z">
              <w:r w:rsidRPr="009F1B7D" w:rsidDel="004238F6">
                <w:delText>&lt;xs:complexType name="OFPortCurrentFeatureListType"&gt;</w:delText>
              </w:r>
            </w:del>
          </w:p>
          <w:p w14:paraId="7A87BBA0" w14:textId="3E053DA5" w:rsidR="00C31DBC" w:rsidRPr="009F1B7D" w:rsidDel="004238F6" w:rsidRDefault="00C31DBC" w:rsidP="00011096">
            <w:pPr>
              <w:pStyle w:val="XML3"/>
              <w:rPr>
                <w:del w:id="2613" w:author="Thomas Dietz" w:date="2012-08-08T14:26:00Z"/>
              </w:rPr>
            </w:pPr>
            <w:del w:id="2614" w:author="Thomas Dietz" w:date="2012-08-08T14:26:00Z">
              <w:r w:rsidRPr="009F1B7D" w:rsidDel="004238F6">
                <w:delText>&lt;xs:sequence&gt;</w:delText>
              </w:r>
            </w:del>
          </w:p>
          <w:p w14:paraId="4435D027" w14:textId="1F4A7083" w:rsidR="00C31DBC" w:rsidRPr="009F1B7D" w:rsidDel="004238F6" w:rsidRDefault="00C31DBC" w:rsidP="00011096">
            <w:pPr>
              <w:pStyle w:val="XML4"/>
              <w:rPr>
                <w:del w:id="2615" w:author="Thomas Dietz" w:date="2012-08-08T14:26:00Z"/>
              </w:rPr>
            </w:pPr>
            <w:del w:id="2616" w:author="Thomas Dietz" w:date="2012-08-08T14:26:00Z">
              <w:r w:rsidRPr="009F1B7D" w:rsidDel="004238F6">
                <w:delText>&lt;xs:element name="rate" type="OFPortRateType"/&gt;</w:delText>
              </w:r>
            </w:del>
          </w:p>
          <w:p w14:paraId="5F7F38B7" w14:textId="6962C195" w:rsidR="00C31DBC" w:rsidRPr="009F1B7D" w:rsidDel="004238F6" w:rsidRDefault="00C31DBC" w:rsidP="00011096">
            <w:pPr>
              <w:pStyle w:val="XML4"/>
              <w:rPr>
                <w:del w:id="2617" w:author="Thomas Dietz" w:date="2012-08-08T14:26:00Z"/>
              </w:rPr>
            </w:pPr>
            <w:del w:id="2618" w:author="Thomas Dietz" w:date="2012-08-08T14:26:00Z">
              <w:r w:rsidRPr="009F1B7D" w:rsidDel="004238F6">
                <w:delText>&lt;xs:element name="auto-negotiate" type="OFPortAutoNegotiateType"/&gt;</w:delText>
              </w:r>
            </w:del>
          </w:p>
          <w:p w14:paraId="2EAFA870" w14:textId="585FBEBA" w:rsidR="00C31DBC" w:rsidRPr="009F1B7D" w:rsidDel="004238F6" w:rsidRDefault="00C31DBC" w:rsidP="00011096">
            <w:pPr>
              <w:pStyle w:val="XML4"/>
              <w:rPr>
                <w:del w:id="2619" w:author="Thomas Dietz" w:date="2012-08-08T14:26:00Z"/>
              </w:rPr>
            </w:pPr>
            <w:del w:id="2620" w:author="Thomas Dietz" w:date="2012-08-08T14:26:00Z">
              <w:r w:rsidRPr="009F1B7D" w:rsidDel="004238F6">
                <w:delText>&lt;xs:element name="medium" type="OFPortMediumType"/&gt;</w:delText>
              </w:r>
            </w:del>
          </w:p>
          <w:p w14:paraId="23DD9001" w14:textId="5A00A31B" w:rsidR="00C31DBC" w:rsidRPr="009F1B7D" w:rsidDel="004238F6" w:rsidRDefault="00C31DBC" w:rsidP="00011096">
            <w:pPr>
              <w:pStyle w:val="XML4"/>
              <w:rPr>
                <w:del w:id="2621" w:author="Thomas Dietz" w:date="2012-08-08T14:26:00Z"/>
              </w:rPr>
            </w:pPr>
            <w:del w:id="2622" w:author="Thomas Dietz" w:date="2012-08-08T14:26:00Z">
              <w:r w:rsidRPr="009F1B7D" w:rsidDel="004238F6">
                <w:delText>&lt;xs:element name="pause" type="OFPortPauseType"/&gt;</w:delText>
              </w:r>
            </w:del>
          </w:p>
          <w:p w14:paraId="05EA3C80" w14:textId="35933625" w:rsidR="00C31DBC" w:rsidRPr="009F1B7D" w:rsidDel="004238F6" w:rsidRDefault="00C31DBC" w:rsidP="00011096">
            <w:pPr>
              <w:pStyle w:val="XML3"/>
              <w:rPr>
                <w:del w:id="2623" w:author="Thomas Dietz" w:date="2012-08-08T14:26:00Z"/>
              </w:rPr>
            </w:pPr>
            <w:del w:id="2624" w:author="Thomas Dietz" w:date="2012-08-08T14:26:00Z">
              <w:r w:rsidRPr="009F1B7D" w:rsidDel="004238F6">
                <w:delText>&lt;/xs:sequence&gt;</w:delText>
              </w:r>
            </w:del>
          </w:p>
          <w:p w14:paraId="061FAE94" w14:textId="34A7F94C" w:rsidR="00C31DBC" w:rsidRPr="009F1B7D" w:rsidDel="004238F6" w:rsidRDefault="00C31DBC" w:rsidP="00011096">
            <w:pPr>
              <w:pStyle w:val="XML2"/>
              <w:rPr>
                <w:del w:id="2625" w:author="Thomas Dietz" w:date="2012-08-08T14:26:00Z"/>
              </w:rPr>
            </w:pPr>
            <w:del w:id="2626" w:author="Thomas Dietz" w:date="2012-08-08T14:26:00Z">
              <w:r w:rsidRPr="009F1B7D" w:rsidDel="004238F6">
                <w:delText>&lt;/xs:complexType&gt;</w:delText>
              </w:r>
            </w:del>
          </w:p>
          <w:p w14:paraId="08792076" w14:textId="2B1399E0" w:rsidR="00C31DBC" w:rsidRPr="009F1B7D" w:rsidDel="004238F6" w:rsidRDefault="00C31DBC" w:rsidP="00011096">
            <w:pPr>
              <w:pStyle w:val="XML2"/>
              <w:rPr>
                <w:del w:id="2627" w:author="Thomas Dietz" w:date="2012-08-08T14:26:00Z"/>
              </w:rPr>
            </w:pPr>
          </w:p>
          <w:p w14:paraId="29DF074A" w14:textId="4B9FE407" w:rsidR="00C31DBC" w:rsidRPr="009F1B7D" w:rsidDel="004238F6" w:rsidRDefault="00C31DBC" w:rsidP="00011096">
            <w:pPr>
              <w:pStyle w:val="XML2"/>
              <w:rPr>
                <w:del w:id="2628" w:author="Thomas Dietz" w:date="2012-08-08T14:26:00Z"/>
              </w:rPr>
            </w:pPr>
            <w:del w:id="2629" w:author="Thomas Dietz" w:date="2012-08-08T14:26:00Z">
              <w:r w:rsidRPr="009F1B7D" w:rsidDel="004238F6">
                <w:delText>&lt;xs:complexType name="OFPortOtherFeatureListType"&gt;</w:delText>
              </w:r>
            </w:del>
          </w:p>
          <w:p w14:paraId="6C27731A" w14:textId="0A01528F" w:rsidR="00C31DBC" w:rsidRPr="009F1B7D" w:rsidDel="004238F6" w:rsidRDefault="00C31DBC" w:rsidP="00011096">
            <w:pPr>
              <w:pStyle w:val="XML3"/>
              <w:rPr>
                <w:del w:id="2630" w:author="Thomas Dietz" w:date="2012-08-08T14:26:00Z"/>
              </w:rPr>
            </w:pPr>
            <w:del w:id="2631" w:author="Thomas Dietz" w:date="2012-08-08T14:26:00Z">
              <w:r w:rsidRPr="009F1B7D" w:rsidDel="004238F6">
                <w:delText>&lt;xs:sequence&gt;</w:delText>
              </w:r>
            </w:del>
          </w:p>
          <w:p w14:paraId="4077A8C0" w14:textId="08E5B2D1" w:rsidR="00C31DBC" w:rsidRPr="009F1B7D" w:rsidDel="004238F6" w:rsidRDefault="00C31DBC" w:rsidP="00011096">
            <w:pPr>
              <w:pStyle w:val="XML4"/>
              <w:rPr>
                <w:del w:id="2632" w:author="Thomas Dietz" w:date="2012-08-08T14:26:00Z"/>
              </w:rPr>
            </w:pPr>
            <w:del w:id="2633" w:author="Thomas Dietz" w:date="2012-08-08T14:26:00Z">
              <w:r w:rsidRPr="009F1B7D" w:rsidDel="004238F6">
                <w:delText xml:space="preserve">&lt;xs:element name="rate" type="OFPortRateType" </w:delText>
              </w:r>
            </w:del>
          </w:p>
          <w:p w14:paraId="4991B4C7" w14:textId="63F678EE" w:rsidR="00C31DBC" w:rsidRPr="009F1B7D" w:rsidDel="004238F6" w:rsidRDefault="00C31DBC" w:rsidP="00011096">
            <w:pPr>
              <w:pStyle w:val="XML9"/>
              <w:rPr>
                <w:del w:id="2634" w:author="Thomas Dietz" w:date="2012-08-08T14:26:00Z"/>
              </w:rPr>
            </w:pPr>
            <w:del w:id="2635" w:author="Thomas Dietz" w:date="2012-08-08T14:26:00Z">
              <w:r w:rsidRPr="009F1B7D" w:rsidDel="004238F6">
                <w:delText>maxOccurs="unbounded"/&gt;</w:delText>
              </w:r>
            </w:del>
          </w:p>
          <w:p w14:paraId="75D106C3" w14:textId="2CE4EB32" w:rsidR="00C31DBC" w:rsidRPr="009F1B7D" w:rsidDel="004238F6" w:rsidRDefault="00C31DBC" w:rsidP="00011096">
            <w:pPr>
              <w:pStyle w:val="XML4"/>
              <w:rPr>
                <w:del w:id="2636" w:author="Thomas Dietz" w:date="2012-08-08T14:26:00Z"/>
              </w:rPr>
            </w:pPr>
            <w:del w:id="2637" w:author="Thomas Dietz" w:date="2012-08-08T14:26:00Z">
              <w:r w:rsidRPr="009F1B7D" w:rsidDel="004238F6">
                <w:delText>&lt;xs:element name="auto-negotiate" type="OFPortAutoNegotiateType"/&gt;</w:delText>
              </w:r>
            </w:del>
          </w:p>
          <w:p w14:paraId="6EFD6A30" w14:textId="0907E938" w:rsidR="00C31DBC" w:rsidRPr="009F1B7D" w:rsidDel="004238F6" w:rsidRDefault="00C31DBC" w:rsidP="00011096">
            <w:pPr>
              <w:pStyle w:val="XML4"/>
              <w:rPr>
                <w:del w:id="2638" w:author="Thomas Dietz" w:date="2012-08-08T14:26:00Z"/>
              </w:rPr>
            </w:pPr>
            <w:del w:id="2639" w:author="Thomas Dietz" w:date="2012-08-08T14:26:00Z">
              <w:r w:rsidRPr="009F1B7D" w:rsidDel="004238F6">
                <w:delText xml:space="preserve">&lt;xs:element name="medium" type="OFPortMediumType" </w:delText>
              </w:r>
            </w:del>
          </w:p>
          <w:p w14:paraId="0ADF9D51" w14:textId="577221DC" w:rsidR="00C31DBC" w:rsidRPr="009F1B7D" w:rsidDel="004238F6" w:rsidRDefault="00C31DBC" w:rsidP="00011096">
            <w:pPr>
              <w:pStyle w:val="XML9"/>
              <w:rPr>
                <w:del w:id="2640" w:author="Thomas Dietz" w:date="2012-08-08T14:26:00Z"/>
              </w:rPr>
            </w:pPr>
            <w:del w:id="2641" w:author="Thomas Dietz" w:date="2012-08-08T14:26:00Z">
              <w:r w:rsidRPr="009F1B7D" w:rsidDel="004238F6">
                <w:delText>maxOccurs="unbounded"/&gt;</w:delText>
              </w:r>
            </w:del>
          </w:p>
          <w:p w14:paraId="3FA2D2DD" w14:textId="74038E31" w:rsidR="00C31DBC" w:rsidRPr="009F1B7D" w:rsidDel="004238F6" w:rsidRDefault="00C31DBC" w:rsidP="00011096">
            <w:pPr>
              <w:pStyle w:val="XML4"/>
              <w:rPr>
                <w:del w:id="2642" w:author="Thomas Dietz" w:date="2012-08-08T14:26:00Z"/>
              </w:rPr>
            </w:pPr>
            <w:del w:id="2643" w:author="Thomas Dietz" w:date="2012-08-08T14:26:00Z">
              <w:r w:rsidRPr="009F1B7D" w:rsidDel="004238F6">
                <w:delText>&lt;xs:element name="pause" type="OFPortPauseType"/&gt;</w:delText>
              </w:r>
            </w:del>
          </w:p>
          <w:p w14:paraId="64804917" w14:textId="1F6F0A8C" w:rsidR="00C31DBC" w:rsidRPr="009F1B7D" w:rsidDel="004238F6" w:rsidRDefault="00C31DBC" w:rsidP="00011096">
            <w:pPr>
              <w:pStyle w:val="XML3"/>
              <w:rPr>
                <w:del w:id="2644" w:author="Thomas Dietz" w:date="2012-08-08T14:26:00Z"/>
              </w:rPr>
            </w:pPr>
            <w:del w:id="2645" w:author="Thomas Dietz" w:date="2012-08-08T14:26:00Z">
              <w:r w:rsidRPr="009F1B7D" w:rsidDel="004238F6">
                <w:delText>&lt;/xs:sequence&gt;</w:delText>
              </w:r>
            </w:del>
          </w:p>
          <w:p w14:paraId="2880EB45" w14:textId="153C1F19" w:rsidR="00C31DBC" w:rsidRPr="009F1B7D" w:rsidDel="004238F6" w:rsidRDefault="00C31DBC" w:rsidP="00011096">
            <w:pPr>
              <w:pStyle w:val="XML2"/>
              <w:rPr>
                <w:del w:id="2646" w:author="Thomas Dietz" w:date="2012-08-08T14:26:00Z"/>
              </w:rPr>
            </w:pPr>
            <w:del w:id="2647" w:author="Thomas Dietz" w:date="2012-08-08T14:26:00Z">
              <w:r w:rsidRPr="009F1B7D" w:rsidDel="004238F6">
                <w:delText>&lt;/xs:complexType&gt;</w:delText>
              </w:r>
            </w:del>
          </w:p>
          <w:p w14:paraId="74CE8FD4" w14:textId="3E81BB7B" w:rsidR="00C31DBC" w:rsidRPr="009F1B7D" w:rsidDel="004238F6" w:rsidRDefault="00C31DBC" w:rsidP="00011096">
            <w:pPr>
              <w:pStyle w:val="XML2"/>
              <w:rPr>
                <w:del w:id="2648" w:author="Thomas Dietz" w:date="2012-08-08T14:26:00Z"/>
              </w:rPr>
            </w:pPr>
          </w:p>
          <w:p w14:paraId="3370A915" w14:textId="7894D2CF" w:rsidR="00C31DBC" w:rsidRPr="009F1B7D" w:rsidDel="004238F6" w:rsidRDefault="00C31DBC" w:rsidP="00011096">
            <w:pPr>
              <w:pStyle w:val="XML2"/>
              <w:rPr>
                <w:del w:id="2649" w:author="Thomas Dietz" w:date="2012-08-08T14:26:00Z"/>
              </w:rPr>
            </w:pPr>
            <w:del w:id="2650" w:author="Thomas Dietz" w:date="2012-08-08T14:26:00Z">
              <w:r w:rsidRPr="009F1B7D" w:rsidDel="004238F6">
                <w:delText>&lt;xs:simpleType name="OFPortRateType"&gt;</w:delText>
              </w:r>
            </w:del>
          </w:p>
          <w:p w14:paraId="04136838" w14:textId="39CCB5D8" w:rsidR="00C31DBC" w:rsidRPr="009F1B7D" w:rsidDel="004238F6" w:rsidRDefault="00C31DBC" w:rsidP="00011096">
            <w:pPr>
              <w:pStyle w:val="XML3"/>
              <w:rPr>
                <w:del w:id="2651" w:author="Thomas Dietz" w:date="2012-08-08T14:26:00Z"/>
              </w:rPr>
            </w:pPr>
            <w:del w:id="2652" w:author="Thomas Dietz" w:date="2012-08-08T14:26:00Z">
              <w:r w:rsidRPr="009F1B7D" w:rsidDel="004238F6">
                <w:delText>&lt;xs:restriction base="xs:string"&gt;</w:delText>
              </w:r>
            </w:del>
          </w:p>
          <w:p w14:paraId="7791DACC" w14:textId="3F568A14" w:rsidR="00C31DBC" w:rsidRPr="009F1B7D" w:rsidDel="004238F6" w:rsidRDefault="00C31DBC" w:rsidP="00011096">
            <w:pPr>
              <w:pStyle w:val="XML4"/>
              <w:rPr>
                <w:del w:id="2653" w:author="Thomas Dietz" w:date="2012-08-08T14:26:00Z"/>
              </w:rPr>
            </w:pPr>
            <w:del w:id="2654" w:author="Thomas Dietz" w:date="2012-08-08T14:26:00Z">
              <w:r w:rsidRPr="009F1B7D" w:rsidDel="004238F6">
                <w:delText>&lt;xs:enumeration value="10Mb-HD"/&gt;</w:delText>
              </w:r>
            </w:del>
          </w:p>
          <w:p w14:paraId="3183B5A0" w14:textId="5BCF2FA8" w:rsidR="00C31DBC" w:rsidRPr="009F1B7D" w:rsidDel="004238F6" w:rsidRDefault="00C31DBC" w:rsidP="00011096">
            <w:pPr>
              <w:pStyle w:val="XML4"/>
              <w:rPr>
                <w:del w:id="2655" w:author="Thomas Dietz" w:date="2012-08-08T14:26:00Z"/>
              </w:rPr>
            </w:pPr>
            <w:del w:id="2656" w:author="Thomas Dietz" w:date="2012-08-08T14:26:00Z">
              <w:r w:rsidRPr="009F1B7D" w:rsidDel="004238F6">
                <w:delText>&lt;xs:enumeration value="10Mb-FD"/&gt;</w:delText>
              </w:r>
            </w:del>
          </w:p>
          <w:p w14:paraId="24DB9C29" w14:textId="3A7203FA" w:rsidR="00C31DBC" w:rsidRPr="009F1B7D" w:rsidDel="004238F6" w:rsidRDefault="00C31DBC" w:rsidP="00011096">
            <w:pPr>
              <w:pStyle w:val="XML4"/>
              <w:rPr>
                <w:del w:id="2657" w:author="Thomas Dietz" w:date="2012-08-08T14:26:00Z"/>
              </w:rPr>
            </w:pPr>
            <w:del w:id="2658" w:author="Thomas Dietz" w:date="2012-08-08T14:26:00Z">
              <w:r w:rsidRPr="009F1B7D" w:rsidDel="004238F6">
                <w:delText>&lt;xs:enumeration value="100Mb-HD"/&gt;</w:delText>
              </w:r>
            </w:del>
          </w:p>
          <w:p w14:paraId="18028CFD" w14:textId="3EBE2A73" w:rsidR="00C31DBC" w:rsidRPr="009F1B7D" w:rsidDel="004238F6" w:rsidRDefault="00C31DBC" w:rsidP="00011096">
            <w:pPr>
              <w:pStyle w:val="XML4"/>
              <w:rPr>
                <w:del w:id="2659" w:author="Thomas Dietz" w:date="2012-08-08T14:26:00Z"/>
              </w:rPr>
            </w:pPr>
            <w:del w:id="2660" w:author="Thomas Dietz" w:date="2012-08-08T14:26:00Z">
              <w:r w:rsidRPr="009F1B7D" w:rsidDel="004238F6">
                <w:delText>&lt;xs:enumeration value="100Mb-FD"/&gt;</w:delText>
              </w:r>
            </w:del>
          </w:p>
          <w:p w14:paraId="34E79350" w14:textId="6C114F65" w:rsidR="00C31DBC" w:rsidRPr="009F1B7D" w:rsidDel="004238F6" w:rsidRDefault="00C31DBC" w:rsidP="00011096">
            <w:pPr>
              <w:pStyle w:val="XML4"/>
              <w:rPr>
                <w:del w:id="2661" w:author="Thomas Dietz" w:date="2012-08-08T14:26:00Z"/>
              </w:rPr>
            </w:pPr>
            <w:del w:id="2662" w:author="Thomas Dietz" w:date="2012-08-08T14:26:00Z">
              <w:r w:rsidRPr="009F1B7D" w:rsidDel="004238F6">
                <w:delText>&lt;xs:enumeration value="1Gb-HD"/&gt;</w:delText>
              </w:r>
            </w:del>
          </w:p>
          <w:p w14:paraId="330B2FE4" w14:textId="2ED1583E" w:rsidR="00C31DBC" w:rsidRPr="009F1B7D" w:rsidDel="004238F6" w:rsidRDefault="00C31DBC" w:rsidP="00011096">
            <w:pPr>
              <w:pStyle w:val="XML4"/>
              <w:rPr>
                <w:del w:id="2663" w:author="Thomas Dietz" w:date="2012-08-08T14:26:00Z"/>
              </w:rPr>
            </w:pPr>
            <w:del w:id="2664" w:author="Thomas Dietz" w:date="2012-08-08T14:26:00Z">
              <w:r w:rsidRPr="009F1B7D" w:rsidDel="004238F6">
                <w:delText>&lt;xs:enumeration value="1Gb-FD"/&gt;</w:delText>
              </w:r>
            </w:del>
          </w:p>
          <w:p w14:paraId="4F3910C6" w14:textId="30EE4ED3" w:rsidR="00C31DBC" w:rsidRPr="009F1B7D" w:rsidDel="004238F6" w:rsidRDefault="00C31DBC" w:rsidP="00011096">
            <w:pPr>
              <w:pStyle w:val="XML4"/>
              <w:rPr>
                <w:del w:id="2665" w:author="Thomas Dietz" w:date="2012-08-08T14:26:00Z"/>
              </w:rPr>
            </w:pPr>
            <w:del w:id="2666" w:author="Thomas Dietz" w:date="2012-08-08T14:26:00Z">
              <w:r w:rsidRPr="009F1B7D" w:rsidDel="004238F6">
                <w:delText>&lt;xs:enumeration value="1 Tb"/&gt;</w:delText>
              </w:r>
            </w:del>
          </w:p>
          <w:p w14:paraId="5B4558B1" w14:textId="1F139D1B" w:rsidR="00C31DBC" w:rsidRPr="009F1B7D" w:rsidDel="004238F6" w:rsidRDefault="00C31DBC" w:rsidP="00011096">
            <w:pPr>
              <w:pStyle w:val="XML4"/>
              <w:rPr>
                <w:del w:id="2667" w:author="Thomas Dietz" w:date="2012-08-08T14:26:00Z"/>
              </w:rPr>
            </w:pPr>
            <w:del w:id="2668" w:author="Thomas Dietz" w:date="2012-08-08T14:26:00Z">
              <w:r w:rsidRPr="009F1B7D" w:rsidDel="004238F6">
                <w:delText>&lt;xs:enumeration value="Other"/&gt;</w:delText>
              </w:r>
            </w:del>
          </w:p>
          <w:p w14:paraId="0E685333" w14:textId="72A8153D" w:rsidR="00C31DBC" w:rsidRPr="009F1B7D" w:rsidDel="004238F6" w:rsidRDefault="00C31DBC" w:rsidP="00011096">
            <w:pPr>
              <w:pStyle w:val="XML3"/>
              <w:rPr>
                <w:del w:id="2669" w:author="Thomas Dietz" w:date="2012-08-08T14:26:00Z"/>
              </w:rPr>
            </w:pPr>
            <w:del w:id="2670" w:author="Thomas Dietz" w:date="2012-08-08T14:26:00Z">
              <w:r w:rsidRPr="009F1B7D" w:rsidDel="004238F6">
                <w:delText>&lt;/xs:restriction&gt;</w:delText>
              </w:r>
            </w:del>
          </w:p>
          <w:p w14:paraId="534C7749" w14:textId="0195EDF4" w:rsidR="00C31DBC" w:rsidRPr="009F1B7D" w:rsidDel="004238F6" w:rsidRDefault="00C31DBC" w:rsidP="00011096">
            <w:pPr>
              <w:pStyle w:val="XML2"/>
              <w:rPr>
                <w:del w:id="2671" w:author="Thomas Dietz" w:date="2012-08-08T14:26:00Z"/>
              </w:rPr>
            </w:pPr>
            <w:del w:id="2672" w:author="Thomas Dietz" w:date="2012-08-08T14:26:00Z">
              <w:r w:rsidRPr="009F1B7D" w:rsidDel="004238F6">
                <w:delText>&lt;/xs:simpleType&gt;</w:delText>
              </w:r>
            </w:del>
          </w:p>
          <w:p w14:paraId="3789085B" w14:textId="6FD65AF1" w:rsidR="00C31DBC" w:rsidRPr="009F1B7D" w:rsidDel="004238F6" w:rsidRDefault="00C31DBC" w:rsidP="00011096">
            <w:pPr>
              <w:pStyle w:val="XML2"/>
              <w:rPr>
                <w:del w:id="2673" w:author="Thomas Dietz" w:date="2012-08-08T14:26:00Z"/>
              </w:rPr>
            </w:pPr>
          </w:p>
          <w:p w14:paraId="1F1266EC" w14:textId="794ADC0F" w:rsidR="00C31DBC" w:rsidRPr="009F1B7D" w:rsidDel="004238F6" w:rsidRDefault="00C31DBC" w:rsidP="00011096">
            <w:pPr>
              <w:pStyle w:val="XML2"/>
              <w:rPr>
                <w:del w:id="2674" w:author="Thomas Dietz" w:date="2012-08-08T14:26:00Z"/>
              </w:rPr>
            </w:pPr>
            <w:del w:id="2675" w:author="Thomas Dietz" w:date="2012-08-08T14:26:00Z">
              <w:r w:rsidRPr="009F1B7D" w:rsidDel="004238F6">
                <w:delText>&lt;xs:simpleType name="OFPortAutoNegotiateType"&gt;</w:delText>
              </w:r>
            </w:del>
          </w:p>
          <w:p w14:paraId="200339BD" w14:textId="586A49C2" w:rsidR="00C31DBC" w:rsidRPr="009F1B7D" w:rsidDel="004238F6" w:rsidRDefault="00C31DBC" w:rsidP="00011096">
            <w:pPr>
              <w:pStyle w:val="XML3"/>
              <w:rPr>
                <w:del w:id="2676" w:author="Thomas Dietz" w:date="2012-08-08T14:26:00Z"/>
              </w:rPr>
            </w:pPr>
            <w:del w:id="2677" w:author="Thomas Dietz" w:date="2012-08-08T14:26:00Z">
              <w:r w:rsidRPr="009F1B7D" w:rsidDel="004238F6">
                <w:delText>&lt;xs:restriction base="xs:string"&gt;</w:delText>
              </w:r>
            </w:del>
          </w:p>
          <w:p w14:paraId="36CABE82" w14:textId="4E9978C8" w:rsidR="00C31DBC" w:rsidRPr="009F1B7D" w:rsidDel="004238F6" w:rsidRDefault="00C31DBC" w:rsidP="00011096">
            <w:pPr>
              <w:pStyle w:val="XML4"/>
              <w:rPr>
                <w:del w:id="2678" w:author="Thomas Dietz" w:date="2012-08-08T14:26:00Z"/>
              </w:rPr>
            </w:pPr>
            <w:del w:id="2679" w:author="Thomas Dietz" w:date="2012-08-08T14:26:00Z">
              <w:r w:rsidRPr="009F1B7D" w:rsidDel="004238F6">
                <w:delText>&lt;xs:enumeration value="enabled"/&gt;</w:delText>
              </w:r>
            </w:del>
          </w:p>
          <w:p w14:paraId="1AFB5992" w14:textId="640F07F5" w:rsidR="00C31DBC" w:rsidRPr="009F1B7D" w:rsidDel="004238F6" w:rsidRDefault="00C31DBC" w:rsidP="00011096">
            <w:pPr>
              <w:pStyle w:val="XML4"/>
              <w:rPr>
                <w:del w:id="2680" w:author="Thomas Dietz" w:date="2012-08-08T14:26:00Z"/>
              </w:rPr>
            </w:pPr>
            <w:del w:id="2681" w:author="Thomas Dietz" w:date="2012-08-08T14:26:00Z">
              <w:r w:rsidRPr="009F1B7D" w:rsidDel="004238F6">
                <w:delText>&lt;xs:enumeration value="disabled"/&gt;</w:delText>
              </w:r>
            </w:del>
          </w:p>
          <w:p w14:paraId="37A7EF6F" w14:textId="3A12AD4B" w:rsidR="00C31DBC" w:rsidRPr="009F1B7D" w:rsidDel="004238F6" w:rsidRDefault="00C31DBC" w:rsidP="00011096">
            <w:pPr>
              <w:pStyle w:val="XML3"/>
              <w:rPr>
                <w:del w:id="2682" w:author="Thomas Dietz" w:date="2012-08-08T14:26:00Z"/>
              </w:rPr>
            </w:pPr>
            <w:del w:id="2683" w:author="Thomas Dietz" w:date="2012-08-08T14:26:00Z">
              <w:r w:rsidRPr="009F1B7D" w:rsidDel="004238F6">
                <w:lastRenderedPageBreak/>
                <w:delText>&lt;/xs:restriction&gt;</w:delText>
              </w:r>
            </w:del>
          </w:p>
          <w:p w14:paraId="40995469" w14:textId="7C8EC2CC" w:rsidR="00C31DBC" w:rsidRPr="009F1B7D" w:rsidDel="004238F6" w:rsidRDefault="00C31DBC" w:rsidP="00011096">
            <w:pPr>
              <w:pStyle w:val="XML2"/>
              <w:rPr>
                <w:del w:id="2684" w:author="Thomas Dietz" w:date="2012-08-08T14:26:00Z"/>
              </w:rPr>
            </w:pPr>
            <w:del w:id="2685" w:author="Thomas Dietz" w:date="2012-08-08T14:26:00Z">
              <w:r w:rsidRPr="009F1B7D" w:rsidDel="004238F6">
                <w:delText>&lt;/xs:simpleType&gt;</w:delText>
              </w:r>
            </w:del>
          </w:p>
          <w:p w14:paraId="554806E0" w14:textId="0BD40AF7" w:rsidR="00C31DBC" w:rsidRPr="009F1B7D" w:rsidDel="004238F6" w:rsidRDefault="00C31DBC" w:rsidP="00011096">
            <w:pPr>
              <w:pStyle w:val="XML2"/>
              <w:rPr>
                <w:del w:id="2686" w:author="Thomas Dietz" w:date="2012-08-08T14:26:00Z"/>
              </w:rPr>
            </w:pPr>
          </w:p>
          <w:p w14:paraId="473CAB32" w14:textId="2B28B587" w:rsidR="00C31DBC" w:rsidRPr="009F1B7D" w:rsidDel="004238F6" w:rsidRDefault="00C31DBC" w:rsidP="00011096">
            <w:pPr>
              <w:pStyle w:val="XML2"/>
              <w:rPr>
                <w:del w:id="2687" w:author="Thomas Dietz" w:date="2012-08-08T14:26:00Z"/>
              </w:rPr>
            </w:pPr>
            <w:del w:id="2688" w:author="Thomas Dietz" w:date="2012-08-08T14:26:00Z">
              <w:r w:rsidRPr="009F1B7D" w:rsidDel="004238F6">
                <w:delText>&lt;xs:simpleType name="OFPortMediumType"&gt;</w:delText>
              </w:r>
            </w:del>
          </w:p>
          <w:p w14:paraId="7D80859C" w14:textId="5763B792" w:rsidR="00C31DBC" w:rsidRPr="009F1B7D" w:rsidDel="004238F6" w:rsidRDefault="00C31DBC" w:rsidP="00011096">
            <w:pPr>
              <w:pStyle w:val="XML3"/>
              <w:rPr>
                <w:del w:id="2689" w:author="Thomas Dietz" w:date="2012-08-08T14:26:00Z"/>
              </w:rPr>
            </w:pPr>
            <w:del w:id="2690" w:author="Thomas Dietz" w:date="2012-08-08T14:26:00Z">
              <w:r w:rsidRPr="009F1B7D" w:rsidDel="004238F6">
                <w:delText>&lt;xs:restriction base="xs:string"&gt;</w:delText>
              </w:r>
            </w:del>
          </w:p>
          <w:p w14:paraId="4692B9D1" w14:textId="6409FC2F" w:rsidR="00C31DBC" w:rsidRPr="009F1B7D" w:rsidDel="004238F6" w:rsidRDefault="00C31DBC" w:rsidP="00011096">
            <w:pPr>
              <w:pStyle w:val="XML4"/>
              <w:rPr>
                <w:del w:id="2691" w:author="Thomas Dietz" w:date="2012-08-08T14:26:00Z"/>
              </w:rPr>
            </w:pPr>
            <w:del w:id="2692" w:author="Thomas Dietz" w:date="2012-08-08T14:26:00Z">
              <w:r w:rsidRPr="009F1B7D" w:rsidDel="004238F6">
                <w:delText>&lt;xs:enumeration value="copper"/&gt;</w:delText>
              </w:r>
            </w:del>
          </w:p>
          <w:p w14:paraId="05EF626B" w14:textId="5521874C" w:rsidR="00C31DBC" w:rsidRPr="009F1B7D" w:rsidDel="004238F6" w:rsidRDefault="00C31DBC" w:rsidP="00011096">
            <w:pPr>
              <w:pStyle w:val="XML4"/>
              <w:rPr>
                <w:del w:id="2693" w:author="Thomas Dietz" w:date="2012-08-08T14:26:00Z"/>
              </w:rPr>
            </w:pPr>
            <w:del w:id="2694" w:author="Thomas Dietz" w:date="2012-08-08T14:26:00Z">
              <w:r w:rsidRPr="009F1B7D" w:rsidDel="004238F6">
                <w:delText>&lt;xs:enumeration value="fiber"/&gt;</w:delText>
              </w:r>
            </w:del>
          </w:p>
          <w:p w14:paraId="4B9F4E08" w14:textId="600BD203" w:rsidR="00C31DBC" w:rsidRPr="009F1B7D" w:rsidDel="004238F6" w:rsidRDefault="00C31DBC" w:rsidP="00011096">
            <w:pPr>
              <w:pStyle w:val="XML3"/>
              <w:rPr>
                <w:del w:id="2695" w:author="Thomas Dietz" w:date="2012-08-08T14:26:00Z"/>
              </w:rPr>
            </w:pPr>
            <w:del w:id="2696" w:author="Thomas Dietz" w:date="2012-08-08T14:26:00Z">
              <w:r w:rsidRPr="009F1B7D" w:rsidDel="004238F6">
                <w:delText>&lt;/xs:restriction&gt;</w:delText>
              </w:r>
            </w:del>
          </w:p>
          <w:p w14:paraId="3981545C" w14:textId="7C7EB4FC" w:rsidR="00C31DBC" w:rsidRPr="009F1B7D" w:rsidDel="004238F6" w:rsidRDefault="00C31DBC" w:rsidP="00011096">
            <w:pPr>
              <w:pStyle w:val="XML2"/>
              <w:rPr>
                <w:del w:id="2697" w:author="Thomas Dietz" w:date="2012-08-08T14:26:00Z"/>
              </w:rPr>
            </w:pPr>
            <w:del w:id="2698" w:author="Thomas Dietz" w:date="2012-08-08T14:26:00Z">
              <w:r w:rsidRPr="009F1B7D" w:rsidDel="004238F6">
                <w:delText>&lt;/xs:simpleType&gt;</w:delText>
              </w:r>
            </w:del>
          </w:p>
          <w:p w14:paraId="318E23E4" w14:textId="23F21445" w:rsidR="00C31DBC" w:rsidRPr="009F1B7D" w:rsidDel="004238F6" w:rsidRDefault="00C31DBC" w:rsidP="00011096">
            <w:pPr>
              <w:pStyle w:val="XML2"/>
              <w:rPr>
                <w:del w:id="2699" w:author="Thomas Dietz" w:date="2012-08-08T14:26:00Z"/>
              </w:rPr>
            </w:pPr>
          </w:p>
          <w:p w14:paraId="3503ACD5" w14:textId="3F0DD6EC" w:rsidR="00C31DBC" w:rsidRPr="009F1B7D" w:rsidDel="004238F6" w:rsidRDefault="00C31DBC" w:rsidP="00011096">
            <w:pPr>
              <w:pStyle w:val="XML2"/>
              <w:rPr>
                <w:del w:id="2700" w:author="Thomas Dietz" w:date="2012-08-08T14:26:00Z"/>
              </w:rPr>
            </w:pPr>
            <w:del w:id="2701" w:author="Thomas Dietz" w:date="2012-08-08T14:26:00Z">
              <w:r w:rsidRPr="009F1B7D" w:rsidDel="004238F6">
                <w:delText>&lt;xs:simpleType name="OFPortPauseType"&gt;</w:delText>
              </w:r>
            </w:del>
          </w:p>
          <w:p w14:paraId="690A3A66" w14:textId="06F696B7" w:rsidR="00C31DBC" w:rsidRPr="009F1B7D" w:rsidDel="004238F6" w:rsidRDefault="00C31DBC" w:rsidP="00011096">
            <w:pPr>
              <w:pStyle w:val="XML3"/>
              <w:rPr>
                <w:del w:id="2702" w:author="Thomas Dietz" w:date="2012-08-08T14:26:00Z"/>
              </w:rPr>
            </w:pPr>
            <w:del w:id="2703" w:author="Thomas Dietz" w:date="2012-08-08T14:26:00Z">
              <w:r w:rsidRPr="009F1B7D" w:rsidDel="004238F6">
                <w:delText>&lt;xs:restriction base="xs:string"&gt;</w:delText>
              </w:r>
            </w:del>
          </w:p>
          <w:p w14:paraId="486F3EC9" w14:textId="5CD804BE" w:rsidR="00C31DBC" w:rsidRPr="009F1B7D" w:rsidDel="004238F6" w:rsidRDefault="00C31DBC" w:rsidP="00011096">
            <w:pPr>
              <w:pStyle w:val="XML4"/>
              <w:rPr>
                <w:del w:id="2704" w:author="Thomas Dietz" w:date="2012-08-08T14:26:00Z"/>
              </w:rPr>
            </w:pPr>
            <w:del w:id="2705" w:author="Thomas Dietz" w:date="2012-08-08T14:26:00Z">
              <w:r w:rsidRPr="009F1B7D" w:rsidDel="004238F6">
                <w:delText>&lt;xs:enumeration value="unsupported"/&gt;</w:delText>
              </w:r>
            </w:del>
          </w:p>
          <w:p w14:paraId="6EC875CA" w14:textId="79560DA9" w:rsidR="00C31DBC" w:rsidRPr="009F1B7D" w:rsidDel="004238F6" w:rsidRDefault="00C31DBC" w:rsidP="00011096">
            <w:pPr>
              <w:pStyle w:val="XML4"/>
              <w:rPr>
                <w:del w:id="2706" w:author="Thomas Dietz" w:date="2012-08-08T14:26:00Z"/>
              </w:rPr>
            </w:pPr>
            <w:del w:id="2707" w:author="Thomas Dietz" w:date="2012-08-08T14:26:00Z">
              <w:r w:rsidRPr="009F1B7D" w:rsidDel="004238F6">
                <w:delText>&lt;xs:enumeration value="symmetric"/&gt;</w:delText>
              </w:r>
            </w:del>
          </w:p>
          <w:p w14:paraId="1B5BBF3F" w14:textId="24663F8B" w:rsidR="00C31DBC" w:rsidRPr="009F1B7D" w:rsidDel="004238F6" w:rsidRDefault="00C31DBC" w:rsidP="00011096">
            <w:pPr>
              <w:pStyle w:val="XML4"/>
              <w:rPr>
                <w:del w:id="2708" w:author="Thomas Dietz" w:date="2012-08-08T14:26:00Z"/>
              </w:rPr>
            </w:pPr>
            <w:del w:id="2709" w:author="Thomas Dietz" w:date="2012-08-08T14:26:00Z">
              <w:r w:rsidRPr="009F1B7D" w:rsidDel="004238F6">
                <w:delText>&lt;xs:enumeration value="asymmetric"/&gt;</w:delText>
              </w:r>
            </w:del>
          </w:p>
          <w:p w14:paraId="29C486EA" w14:textId="03A49394" w:rsidR="00C31DBC" w:rsidRPr="009F1B7D" w:rsidDel="004238F6" w:rsidRDefault="00C31DBC" w:rsidP="00011096">
            <w:pPr>
              <w:pStyle w:val="XML3"/>
              <w:rPr>
                <w:del w:id="2710" w:author="Thomas Dietz" w:date="2012-08-08T14:26:00Z"/>
              </w:rPr>
            </w:pPr>
            <w:del w:id="2711" w:author="Thomas Dietz" w:date="2012-08-08T14:26:00Z">
              <w:r w:rsidRPr="009F1B7D" w:rsidDel="004238F6">
                <w:delText>&lt;/xs:restriction&gt;</w:delText>
              </w:r>
            </w:del>
          </w:p>
          <w:p w14:paraId="73788D3B" w14:textId="2F44FFEC" w:rsidR="00C31DBC" w:rsidRPr="009F1B7D" w:rsidDel="004238F6" w:rsidRDefault="00C31DBC" w:rsidP="00011096">
            <w:pPr>
              <w:pStyle w:val="XML2"/>
              <w:rPr>
                <w:del w:id="2712" w:author="Thomas Dietz" w:date="2012-08-08T14:26:00Z"/>
              </w:rPr>
            </w:pPr>
            <w:del w:id="2713" w:author="Thomas Dietz" w:date="2012-08-08T14:26:00Z">
              <w:r w:rsidRPr="009F1B7D" w:rsidDel="004238F6">
                <w:delText>&lt;/xs:simpleType&gt;</w:delText>
              </w:r>
            </w:del>
          </w:p>
          <w:p w14:paraId="72CF028C" w14:textId="051ABE67" w:rsidR="00C31DBC" w:rsidRPr="009F1B7D" w:rsidDel="004238F6" w:rsidRDefault="00C31DBC" w:rsidP="00011096">
            <w:pPr>
              <w:pStyle w:val="XML3"/>
              <w:rPr>
                <w:del w:id="2714" w:author="Thomas Dietz" w:date="2012-08-08T14:26:00Z"/>
              </w:rPr>
            </w:pPr>
          </w:p>
          <w:p w14:paraId="0AA1A747" w14:textId="1D898C4F" w:rsidR="00C31DBC" w:rsidRPr="009F1B7D" w:rsidDel="004238F6" w:rsidRDefault="00C31DBC" w:rsidP="00011096">
            <w:pPr>
              <w:pStyle w:val="XML2"/>
              <w:rPr>
                <w:del w:id="2715" w:author="Thomas Dietz" w:date="2012-08-08T14:26:00Z"/>
              </w:rPr>
            </w:pPr>
            <w:del w:id="2716" w:author="Thomas Dietz" w:date="2012-08-08T14:26:00Z">
              <w:r w:rsidRPr="009F1B7D" w:rsidDel="004238F6">
                <w:delText>&lt;xs:complexType name="OFQueueType"&gt;</w:delText>
              </w:r>
            </w:del>
          </w:p>
          <w:p w14:paraId="769B105A" w14:textId="4ABA682A" w:rsidR="00C31DBC" w:rsidRPr="009F1B7D" w:rsidDel="004238F6" w:rsidRDefault="00C31DBC" w:rsidP="00011096">
            <w:pPr>
              <w:pStyle w:val="XML3"/>
              <w:rPr>
                <w:del w:id="2717" w:author="Thomas Dietz" w:date="2012-08-08T14:26:00Z"/>
              </w:rPr>
            </w:pPr>
            <w:del w:id="2718" w:author="Thomas Dietz" w:date="2012-08-08T14:26:00Z">
              <w:r w:rsidRPr="009F1B7D" w:rsidDel="004238F6">
                <w:delText>&lt;xs:complexContent&gt;</w:delText>
              </w:r>
            </w:del>
          </w:p>
          <w:p w14:paraId="35CF4A6D" w14:textId="2AB254C0" w:rsidR="00C31DBC" w:rsidRPr="009F1B7D" w:rsidDel="004238F6" w:rsidRDefault="00C31DBC" w:rsidP="00011096">
            <w:pPr>
              <w:pStyle w:val="XML4"/>
              <w:rPr>
                <w:del w:id="2719" w:author="Thomas Dietz" w:date="2012-08-08T14:26:00Z"/>
              </w:rPr>
            </w:pPr>
            <w:del w:id="2720" w:author="Thomas Dietz" w:date="2012-08-08T14:26:00Z">
              <w:r w:rsidRPr="009F1B7D" w:rsidDel="004238F6">
                <w:delText>&lt;xs:extension base="OFResourceType"&gt;</w:delText>
              </w:r>
            </w:del>
          </w:p>
          <w:p w14:paraId="6C6709A4" w14:textId="7BD6A3B8" w:rsidR="00C31DBC" w:rsidRPr="009F1B7D" w:rsidDel="004238F6" w:rsidRDefault="00C31DBC" w:rsidP="00011096">
            <w:pPr>
              <w:pStyle w:val="XML5"/>
              <w:rPr>
                <w:del w:id="2721" w:author="Thomas Dietz" w:date="2012-08-08T14:26:00Z"/>
              </w:rPr>
            </w:pPr>
            <w:del w:id="2722" w:author="Thomas Dietz" w:date="2012-08-08T14:26:00Z">
              <w:r w:rsidRPr="009F1B7D" w:rsidDel="004238F6">
                <w:delText>&lt;xs:sequence maxOccurs="1" minOccurs="1"&gt;</w:delText>
              </w:r>
            </w:del>
          </w:p>
          <w:p w14:paraId="47E9D4CF" w14:textId="4F5DEA61" w:rsidR="00C31DBC" w:rsidRPr="009F1B7D" w:rsidDel="004238F6" w:rsidRDefault="00C31DBC" w:rsidP="00011096">
            <w:pPr>
              <w:pStyle w:val="XML6"/>
              <w:rPr>
                <w:del w:id="2723" w:author="Thomas Dietz" w:date="2012-08-08T14:26:00Z"/>
              </w:rPr>
            </w:pPr>
            <w:del w:id="2724" w:author="Thomas Dietz" w:date="2012-08-08T14:26:00Z">
              <w:r w:rsidRPr="009F1B7D" w:rsidDel="004238F6">
                <w:delText>&lt;xs:element name="id" type="OFConfigID"&gt;</w:delText>
              </w:r>
            </w:del>
          </w:p>
          <w:p w14:paraId="7095E954" w14:textId="41EB79A9" w:rsidR="00C31DBC" w:rsidRPr="009F1B7D" w:rsidDel="004238F6" w:rsidRDefault="00C31DBC" w:rsidP="00011096">
            <w:pPr>
              <w:pStyle w:val="XML7"/>
              <w:rPr>
                <w:del w:id="2725" w:author="Thomas Dietz" w:date="2012-08-08T14:26:00Z"/>
              </w:rPr>
            </w:pPr>
            <w:del w:id="2726" w:author="Thomas Dietz" w:date="2012-08-08T14:26:00Z">
              <w:r w:rsidRPr="009F1B7D" w:rsidDel="004238F6">
                <w:delText>&lt;xs:annotation&gt;</w:delText>
              </w:r>
            </w:del>
          </w:p>
          <w:p w14:paraId="42253D71" w14:textId="390CB7A5" w:rsidR="00C31DBC" w:rsidRPr="009F1B7D" w:rsidDel="004238F6" w:rsidRDefault="00C31DBC" w:rsidP="00011096">
            <w:pPr>
              <w:pStyle w:val="XML8"/>
              <w:rPr>
                <w:del w:id="2727" w:author="Thomas Dietz" w:date="2012-08-08T14:26:00Z"/>
              </w:rPr>
            </w:pPr>
            <w:del w:id="2728" w:author="Thomas Dietz" w:date="2012-08-08T14:26:00Z">
              <w:r w:rsidRPr="009F1B7D" w:rsidDel="004238F6">
                <w:delText>&lt;xs:documentation&gt;An unique but locally arbitrary number that identifies a queue within the context of and OpenFlow Logical Switch and is persistent across reboots of the system.</w:delText>
              </w:r>
            </w:del>
          </w:p>
          <w:p w14:paraId="29B2F0B1" w14:textId="40376D45" w:rsidR="00C31DBC" w:rsidRPr="009F1B7D" w:rsidDel="004238F6" w:rsidRDefault="00C31DBC" w:rsidP="00011096">
            <w:pPr>
              <w:pStyle w:val="XML8"/>
              <w:rPr>
                <w:del w:id="2729" w:author="Thomas Dietz" w:date="2012-08-08T14:26:00Z"/>
              </w:rPr>
            </w:pPr>
            <w:del w:id="2730" w:author="Thomas Dietz" w:date="2012-08-08T14:26:00Z">
              <w:r w:rsidRPr="009F1B7D" w:rsidDel="004238F6">
                <w:delText>&lt;/xs:documentation&gt;</w:delText>
              </w:r>
            </w:del>
          </w:p>
          <w:p w14:paraId="50C88B92" w14:textId="0E3AF523" w:rsidR="00C31DBC" w:rsidRPr="009F1B7D" w:rsidDel="004238F6" w:rsidRDefault="00C31DBC" w:rsidP="00011096">
            <w:pPr>
              <w:pStyle w:val="XML7"/>
              <w:rPr>
                <w:del w:id="2731" w:author="Thomas Dietz" w:date="2012-08-08T14:26:00Z"/>
              </w:rPr>
            </w:pPr>
            <w:del w:id="2732" w:author="Thomas Dietz" w:date="2012-08-08T14:26:00Z">
              <w:r w:rsidRPr="009F1B7D" w:rsidDel="004238F6">
                <w:delText>&lt;/xs:annotation&gt;</w:delText>
              </w:r>
            </w:del>
          </w:p>
          <w:p w14:paraId="389F2EA4" w14:textId="19938642" w:rsidR="00C31DBC" w:rsidRPr="009F1B7D" w:rsidDel="004238F6" w:rsidRDefault="00C31DBC" w:rsidP="00011096">
            <w:pPr>
              <w:pStyle w:val="XML6"/>
              <w:rPr>
                <w:del w:id="2733" w:author="Thomas Dietz" w:date="2012-08-08T14:26:00Z"/>
              </w:rPr>
            </w:pPr>
            <w:del w:id="2734" w:author="Thomas Dietz" w:date="2012-08-08T14:26:00Z">
              <w:r w:rsidRPr="009F1B7D" w:rsidDel="004238F6">
                <w:delText>&lt;/xs:element&gt;</w:delText>
              </w:r>
            </w:del>
          </w:p>
          <w:p w14:paraId="4DCD11CF" w14:textId="48620393" w:rsidR="00C31DBC" w:rsidRPr="009F1B7D" w:rsidDel="004238F6" w:rsidRDefault="00C31DBC" w:rsidP="00011096">
            <w:pPr>
              <w:pStyle w:val="XML6"/>
              <w:rPr>
                <w:del w:id="2735" w:author="Thomas Dietz" w:date="2012-08-08T14:26:00Z"/>
              </w:rPr>
            </w:pPr>
            <w:del w:id="2736" w:author="Thomas Dietz" w:date="2012-08-08T14:26:00Z">
              <w:r w:rsidRPr="009F1B7D" w:rsidDel="004238F6">
                <w:delText>&lt;xs:element name="port" type="OFConfigID"&gt;</w:delText>
              </w:r>
            </w:del>
          </w:p>
          <w:p w14:paraId="4F310FEF" w14:textId="1483BAFB" w:rsidR="00C31DBC" w:rsidRPr="009F1B7D" w:rsidDel="004238F6" w:rsidRDefault="00C31DBC" w:rsidP="00011096">
            <w:pPr>
              <w:pStyle w:val="XML7"/>
              <w:rPr>
                <w:del w:id="2737" w:author="Thomas Dietz" w:date="2012-08-08T14:26:00Z"/>
              </w:rPr>
            </w:pPr>
            <w:del w:id="2738" w:author="Thomas Dietz" w:date="2012-08-08T14:26:00Z">
              <w:r w:rsidRPr="009F1B7D" w:rsidDel="004238F6">
                <w:delText>&lt;xs:annotation&gt;</w:delText>
              </w:r>
            </w:del>
          </w:p>
          <w:p w14:paraId="283D2695" w14:textId="68E96228" w:rsidR="00C31DBC" w:rsidRPr="009F1B7D" w:rsidDel="004238F6" w:rsidRDefault="00C31DBC" w:rsidP="00011096">
            <w:pPr>
              <w:pStyle w:val="XML8"/>
              <w:rPr>
                <w:del w:id="2739" w:author="Thomas Dietz" w:date="2012-08-08T14:26:00Z"/>
              </w:rPr>
            </w:pPr>
            <w:del w:id="2740" w:author="Thomas Dietz" w:date="2012-08-08T14:26:00Z">
              <w:r w:rsidRPr="009F1B7D" w:rsidDel="004238F6">
                <w:delText>&lt;xs:documentation&gt;Port in the context of the same Logical Switch which this Queue is associated with.</w:delText>
              </w:r>
            </w:del>
          </w:p>
          <w:p w14:paraId="4CFDE50A" w14:textId="0CD9DBCB" w:rsidR="00C31DBC" w:rsidRPr="009F1B7D" w:rsidDel="004238F6" w:rsidRDefault="00C31DBC" w:rsidP="00011096">
            <w:pPr>
              <w:pStyle w:val="XML8"/>
              <w:rPr>
                <w:del w:id="2741" w:author="Thomas Dietz" w:date="2012-08-08T14:26:00Z"/>
              </w:rPr>
            </w:pPr>
            <w:del w:id="2742" w:author="Thomas Dietz" w:date="2012-08-08T14:26:00Z">
              <w:r w:rsidRPr="009F1B7D" w:rsidDel="004238F6">
                <w:delText>&lt;/xs:documentation&gt;</w:delText>
              </w:r>
            </w:del>
          </w:p>
          <w:p w14:paraId="43489257" w14:textId="320FFE26" w:rsidR="00C31DBC" w:rsidRPr="009F1B7D" w:rsidDel="004238F6" w:rsidRDefault="00C31DBC" w:rsidP="00011096">
            <w:pPr>
              <w:pStyle w:val="XML7"/>
              <w:rPr>
                <w:del w:id="2743" w:author="Thomas Dietz" w:date="2012-08-08T14:26:00Z"/>
              </w:rPr>
            </w:pPr>
            <w:del w:id="2744" w:author="Thomas Dietz" w:date="2012-08-08T14:26:00Z">
              <w:r w:rsidRPr="009F1B7D" w:rsidDel="004238F6">
                <w:delText>&lt;/xs:annotation&gt;</w:delText>
              </w:r>
            </w:del>
          </w:p>
          <w:p w14:paraId="5222E80D" w14:textId="4F3CA843" w:rsidR="00C31DBC" w:rsidRPr="009F1B7D" w:rsidDel="004238F6" w:rsidRDefault="00C31DBC" w:rsidP="00011096">
            <w:pPr>
              <w:pStyle w:val="XML6"/>
              <w:rPr>
                <w:del w:id="2745" w:author="Thomas Dietz" w:date="2012-08-08T14:26:00Z"/>
              </w:rPr>
            </w:pPr>
            <w:del w:id="2746" w:author="Thomas Dietz" w:date="2012-08-08T14:26:00Z">
              <w:r w:rsidRPr="009F1B7D" w:rsidDel="004238F6">
                <w:delText>&lt;/xs:element&gt;</w:delText>
              </w:r>
            </w:del>
          </w:p>
          <w:p w14:paraId="202D0966" w14:textId="2ED0534A" w:rsidR="00C31DBC" w:rsidRPr="009F1B7D" w:rsidDel="004238F6" w:rsidRDefault="00C31DBC" w:rsidP="00011096">
            <w:pPr>
              <w:pStyle w:val="XML6"/>
              <w:rPr>
                <w:del w:id="2747" w:author="Thomas Dietz" w:date="2012-08-08T14:26:00Z"/>
              </w:rPr>
            </w:pPr>
            <w:del w:id="2748" w:author="Thomas Dietz" w:date="2012-08-08T14:26:00Z">
              <w:r w:rsidRPr="009F1B7D" w:rsidDel="004238F6">
                <w:delText>&lt;xs:element name="properties" type="OFQueuePropertiesType"&gt;</w:delText>
              </w:r>
            </w:del>
          </w:p>
          <w:p w14:paraId="7ACE5D40" w14:textId="7AD49713" w:rsidR="00C31DBC" w:rsidRPr="009F1B7D" w:rsidDel="004238F6" w:rsidRDefault="00C31DBC" w:rsidP="00011096">
            <w:pPr>
              <w:pStyle w:val="XML7"/>
              <w:rPr>
                <w:del w:id="2749" w:author="Thomas Dietz" w:date="2012-08-08T14:26:00Z"/>
              </w:rPr>
            </w:pPr>
            <w:del w:id="2750" w:author="Thomas Dietz" w:date="2012-08-08T14:26:00Z">
              <w:r w:rsidRPr="009F1B7D" w:rsidDel="004238F6">
                <w:delText>&lt;xs:annotation&gt;</w:delText>
              </w:r>
            </w:del>
          </w:p>
          <w:p w14:paraId="59DC603A" w14:textId="59038F3F" w:rsidR="00C31DBC" w:rsidRPr="009F1B7D" w:rsidDel="004238F6" w:rsidRDefault="00C31DBC" w:rsidP="00011096">
            <w:pPr>
              <w:pStyle w:val="XML8"/>
              <w:rPr>
                <w:del w:id="2751" w:author="Thomas Dietz" w:date="2012-08-08T14:26:00Z"/>
              </w:rPr>
            </w:pPr>
            <w:del w:id="2752" w:author="Thomas Dietz" w:date="2012-08-08T14:26:00Z">
              <w:r w:rsidRPr="009F1B7D" w:rsidDel="004238F6">
                <w:delText>&lt;xs:documentation&gt;Properties of the Queue.</w:delText>
              </w:r>
            </w:del>
          </w:p>
          <w:p w14:paraId="76647433" w14:textId="75B304B7" w:rsidR="00C31DBC" w:rsidRPr="009F1B7D" w:rsidDel="004238F6" w:rsidRDefault="00C31DBC" w:rsidP="00011096">
            <w:pPr>
              <w:pStyle w:val="XML8"/>
              <w:rPr>
                <w:del w:id="2753" w:author="Thomas Dietz" w:date="2012-08-08T14:26:00Z"/>
              </w:rPr>
            </w:pPr>
            <w:del w:id="2754" w:author="Thomas Dietz" w:date="2012-08-08T14:26:00Z">
              <w:r w:rsidRPr="009F1B7D" w:rsidDel="004238F6">
                <w:delText>&lt;/xs:documentation&gt;</w:delText>
              </w:r>
            </w:del>
          </w:p>
          <w:p w14:paraId="06CAAE49" w14:textId="069A3FC2" w:rsidR="00C31DBC" w:rsidRPr="009F1B7D" w:rsidDel="004238F6" w:rsidRDefault="00C31DBC" w:rsidP="00011096">
            <w:pPr>
              <w:pStyle w:val="XML7"/>
              <w:rPr>
                <w:del w:id="2755" w:author="Thomas Dietz" w:date="2012-08-08T14:26:00Z"/>
              </w:rPr>
            </w:pPr>
            <w:del w:id="2756" w:author="Thomas Dietz" w:date="2012-08-08T14:26:00Z">
              <w:r w:rsidRPr="009F1B7D" w:rsidDel="004238F6">
                <w:delText>&lt;/xs:annotation&gt;</w:delText>
              </w:r>
            </w:del>
          </w:p>
          <w:p w14:paraId="288CCD69" w14:textId="6567F45C" w:rsidR="00C31DBC" w:rsidRPr="009F1B7D" w:rsidDel="004238F6" w:rsidRDefault="00C31DBC" w:rsidP="00011096">
            <w:pPr>
              <w:pStyle w:val="XML6"/>
              <w:rPr>
                <w:del w:id="2757" w:author="Thomas Dietz" w:date="2012-08-08T14:26:00Z"/>
              </w:rPr>
            </w:pPr>
            <w:del w:id="2758" w:author="Thomas Dietz" w:date="2012-08-08T14:26:00Z">
              <w:r w:rsidRPr="009F1B7D" w:rsidDel="004238F6">
                <w:delText>&lt;/xs:element&gt;</w:delText>
              </w:r>
            </w:del>
          </w:p>
          <w:p w14:paraId="3CB0F309" w14:textId="5422AB35" w:rsidR="00C31DBC" w:rsidRPr="009F1B7D" w:rsidDel="004238F6" w:rsidRDefault="00C31DBC" w:rsidP="00011096">
            <w:pPr>
              <w:pStyle w:val="XML5"/>
              <w:rPr>
                <w:del w:id="2759" w:author="Thomas Dietz" w:date="2012-08-08T14:26:00Z"/>
              </w:rPr>
            </w:pPr>
            <w:del w:id="2760" w:author="Thomas Dietz" w:date="2012-08-08T14:26:00Z">
              <w:r w:rsidRPr="009F1B7D" w:rsidDel="004238F6">
                <w:delText>&lt;/xs:sequence&gt;</w:delText>
              </w:r>
            </w:del>
          </w:p>
          <w:p w14:paraId="6B687B74" w14:textId="43995381" w:rsidR="00C31DBC" w:rsidRPr="009F1B7D" w:rsidDel="004238F6" w:rsidRDefault="00C31DBC" w:rsidP="00011096">
            <w:pPr>
              <w:pStyle w:val="XML4"/>
              <w:rPr>
                <w:del w:id="2761" w:author="Thomas Dietz" w:date="2012-08-08T14:26:00Z"/>
              </w:rPr>
            </w:pPr>
            <w:del w:id="2762" w:author="Thomas Dietz" w:date="2012-08-08T14:26:00Z">
              <w:r w:rsidRPr="009F1B7D" w:rsidDel="004238F6">
                <w:delText>&lt;/xs:extension&gt;</w:delText>
              </w:r>
            </w:del>
          </w:p>
          <w:p w14:paraId="22551385" w14:textId="6EBD52EA" w:rsidR="00C31DBC" w:rsidRPr="009F1B7D" w:rsidDel="004238F6" w:rsidRDefault="00C31DBC" w:rsidP="00011096">
            <w:pPr>
              <w:pStyle w:val="XML3"/>
              <w:rPr>
                <w:del w:id="2763" w:author="Thomas Dietz" w:date="2012-08-08T14:26:00Z"/>
              </w:rPr>
            </w:pPr>
            <w:del w:id="2764" w:author="Thomas Dietz" w:date="2012-08-08T14:26:00Z">
              <w:r w:rsidRPr="009F1B7D" w:rsidDel="004238F6">
                <w:delText>&lt;/xs:complexContent&gt;</w:delText>
              </w:r>
            </w:del>
          </w:p>
          <w:p w14:paraId="34DA8AE4" w14:textId="026ECD52" w:rsidR="00C31DBC" w:rsidRPr="009F1B7D" w:rsidDel="004238F6" w:rsidRDefault="00C31DBC" w:rsidP="00011096">
            <w:pPr>
              <w:pStyle w:val="XML2"/>
              <w:rPr>
                <w:del w:id="2765" w:author="Thomas Dietz" w:date="2012-08-08T14:26:00Z"/>
              </w:rPr>
            </w:pPr>
            <w:del w:id="2766" w:author="Thomas Dietz" w:date="2012-08-08T14:26:00Z">
              <w:r w:rsidRPr="009F1B7D" w:rsidDel="004238F6">
                <w:delText>&lt;/xs:complexType&gt;</w:delText>
              </w:r>
            </w:del>
          </w:p>
          <w:p w14:paraId="3F0F21CC" w14:textId="6FC765EE" w:rsidR="00C31DBC" w:rsidRPr="009F1B7D" w:rsidDel="004238F6" w:rsidRDefault="00C31DBC" w:rsidP="00011096">
            <w:pPr>
              <w:pStyle w:val="XML2"/>
              <w:rPr>
                <w:del w:id="2767" w:author="Thomas Dietz" w:date="2012-08-08T14:26:00Z"/>
              </w:rPr>
            </w:pPr>
          </w:p>
          <w:p w14:paraId="42906833" w14:textId="04868708" w:rsidR="00C31DBC" w:rsidRPr="009F1B7D" w:rsidDel="004238F6" w:rsidRDefault="00C31DBC" w:rsidP="00011096">
            <w:pPr>
              <w:pStyle w:val="XML2"/>
              <w:rPr>
                <w:del w:id="2768" w:author="Thomas Dietz" w:date="2012-08-08T14:26:00Z"/>
              </w:rPr>
            </w:pPr>
            <w:del w:id="2769" w:author="Thomas Dietz" w:date="2012-08-08T14:26:00Z">
              <w:r w:rsidRPr="009F1B7D" w:rsidDel="004238F6">
                <w:delText>&lt;xs:complexType name="OFQueuePropertiesType"&gt;</w:delText>
              </w:r>
            </w:del>
          </w:p>
          <w:p w14:paraId="38FA453E" w14:textId="18746451" w:rsidR="00C31DBC" w:rsidRPr="009F1B7D" w:rsidDel="004238F6" w:rsidRDefault="00C31DBC" w:rsidP="00011096">
            <w:pPr>
              <w:pStyle w:val="XML3"/>
              <w:rPr>
                <w:del w:id="2770" w:author="Thomas Dietz" w:date="2012-08-08T14:26:00Z"/>
              </w:rPr>
            </w:pPr>
            <w:del w:id="2771" w:author="Thomas Dietz" w:date="2012-08-08T14:26:00Z">
              <w:r w:rsidRPr="009F1B7D" w:rsidDel="004238F6">
                <w:delText>&lt;xs:sequence&gt;</w:delText>
              </w:r>
            </w:del>
          </w:p>
          <w:p w14:paraId="743F37C2" w14:textId="644EA220" w:rsidR="00C31DBC" w:rsidRPr="009F1B7D" w:rsidDel="004238F6" w:rsidRDefault="00C31DBC" w:rsidP="00011096">
            <w:pPr>
              <w:pStyle w:val="XML4"/>
              <w:rPr>
                <w:del w:id="2772" w:author="Thomas Dietz" w:date="2012-08-08T14:26:00Z"/>
              </w:rPr>
            </w:pPr>
            <w:del w:id="2773" w:author="Thomas Dietz" w:date="2012-08-08T14:26:00Z">
              <w:r w:rsidRPr="009F1B7D" w:rsidDel="004238F6">
                <w:delText xml:space="preserve">&lt;xs:element name="min-rate" type="OFQueueMinRateType" </w:delText>
              </w:r>
            </w:del>
          </w:p>
          <w:p w14:paraId="384AFE52" w14:textId="3F9B8487" w:rsidR="00C31DBC" w:rsidRPr="009F1B7D" w:rsidDel="004238F6" w:rsidRDefault="00C31DBC" w:rsidP="00011096">
            <w:pPr>
              <w:pStyle w:val="XML9"/>
              <w:rPr>
                <w:del w:id="2774" w:author="Thomas Dietz" w:date="2012-08-08T14:26:00Z"/>
              </w:rPr>
            </w:pPr>
            <w:del w:id="2775" w:author="Thomas Dietz" w:date="2012-08-08T14:26:00Z">
              <w:r w:rsidRPr="009F1B7D" w:rsidDel="004238F6">
                <w:delText>maxOccurs="1"&gt;</w:delText>
              </w:r>
            </w:del>
          </w:p>
          <w:p w14:paraId="300B588C" w14:textId="1C663B87" w:rsidR="00C31DBC" w:rsidRPr="009F1B7D" w:rsidDel="004238F6" w:rsidRDefault="00C31DBC" w:rsidP="00011096">
            <w:pPr>
              <w:pStyle w:val="XML5"/>
              <w:rPr>
                <w:del w:id="2776" w:author="Thomas Dietz" w:date="2012-08-08T14:26:00Z"/>
              </w:rPr>
            </w:pPr>
            <w:del w:id="2777" w:author="Thomas Dietz" w:date="2012-08-08T14:26:00Z">
              <w:r w:rsidRPr="009F1B7D" w:rsidDel="004238F6">
                <w:delText>&lt;xs:annotation&gt;</w:delText>
              </w:r>
            </w:del>
          </w:p>
          <w:p w14:paraId="3E50B4A6" w14:textId="62AE1781" w:rsidR="00C31DBC" w:rsidRPr="009F1B7D" w:rsidDel="004238F6" w:rsidRDefault="00C31DBC" w:rsidP="00011096">
            <w:pPr>
              <w:pStyle w:val="XML6"/>
              <w:rPr>
                <w:del w:id="2778" w:author="Thomas Dietz" w:date="2012-08-08T14:26:00Z"/>
              </w:rPr>
            </w:pPr>
            <w:del w:id="2779" w:author="Thomas Dietz" w:date="2012-08-08T14:26:00Z">
              <w:r w:rsidRPr="009F1B7D" w:rsidDel="004238F6">
                <w:delText>&lt;xs:documentation&gt;The minimal rate that is reserved for this queue in 1/10 of a percent of the actual rate.</w:delText>
              </w:r>
            </w:del>
          </w:p>
          <w:p w14:paraId="392F0A37" w14:textId="6893C1D6" w:rsidR="00C31DBC" w:rsidRPr="009F1B7D" w:rsidDel="004238F6" w:rsidRDefault="00C31DBC" w:rsidP="00011096">
            <w:pPr>
              <w:pStyle w:val="XML6"/>
              <w:rPr>
                <w:del w:id="2780" w:author="Thomas Dietz" w:date="2012-08-08T14:26:00Z"/>
              </w:rPr>
            </w:pPr>
            <w:del w:id="2781" w:author="Thomas Dietz" w:date="2012-08-08T14:26:00Z">
              <w:r w:rsidRPr="009F1B7D" w:rsidDel="004238F6">
                <w:delText>&lt;/xs:documentation&gt;</w:delText>
              </w:r>
            </w:del>
          </w:p>
          <w:p w14:paraId="5CA7A583" w14:textId="56D3026B" w:rsidR="00C31DBC" w:rsidRPr="009F1B7D" w:rsidDel="004238F6" w:rsidRDefault="00C31DBC" w:rsidP="00011096">
            <w:pPr>
              <w:pStyle w:val="XML5"/>
              <w:rPr>
                <w:del w:id="2782" w:author="Thomas Dietz" w:date="2012-08-08T14:26:00Z"/>
              </w:rPr>
            </w:pPr>
            <w:del w:id="2783" w:author="Thomas Dietz" w:date="2012-08-08T14:26:00Z">
              <w:r w:rsidRPr="009F1B7D" w:rsidDel="004238F6">
                <w:lastRenderedPageBreak/>
                <w:delText>&lt;/xs:annotation&gt;</w:delText>
              </w:r>
            </w:del>
          </w:p>
          <w:p w14:paraId="26858203" w14:textId="336C605B" w:rsidR="00C31DBC" w:rsidRPr="009F1B7D" w:rsidDel="004238F6" w:rsidRDefault="00C31DBC" w:rsidP="00011096">
            <w:pPr>
              <w:pStyle w:val="XML4"/>
              <w:rPr>
                <w:del w:id="2784" w:author="Thomas Dietz" w:date="2012-08-08T14:26:00Z"/>
              </w:rPr>
            </w:pPr>
            <w:del w:id="2785" w:author="Thomas Dietz" w:date="2012-08-08T14:26:00Z">
              <w:r w:rsidRPr="009F1B7D" w:rsidDel="004238F6">
                <w:delText>&lt;/xs:element&gt;</w:delText>
              </w:r>
            </w:del>
          </w:p>
          <w:p w14:paraId="6AD96462" w14:textId="629E52B6" w:rsidR="00C31DBC" w:rsidRPr="009F1B7D" w:rsidDel="004238F6" w:rsidRDefault="00C31DBC" w:rsidP="00011096">
            <w:pPr>
              <w:pStyle w:val="XML4"/>
              <w:rPr>
                <w:del w:id="2786" w:author="Thomas Dietz" w:date="2012-08-08T14:26:00Z"/>
              </w:rPr>
            </w:pPr>
            <w:del w:id="2787" w:author="Thomas Dietz" w:date="2012-08-08T14:26:00Z">
              <w:r w:rsidRPr="009F1B7D" w:rsidDel="004238F6">
                <w:delText>&lt;xs:element name="max-rate" type="OFQueueMaxRateType"&gt;</w:delText>
              </w:r>
            </w:del>
          </w:p>
          <w:p w14:paraId="30ED05C1" w14:textId="6EFA4DDC" w:rsidR="00C31DBC" w:rsidRPr="009F1B7D" w:rsidDel="004238F6" w:rsidRDefault="00C31DBC" w:rsidP="00011096">
            <w:pPr>
              <w:pStyle w:val="XML5"/>
              <w:rPr>
                <w:del w:id="2788" w:author="Thomas Dietz" w:date="2012-08-08T14:26:00Z"/>
              </w:rPr>
            </w:pPr>
            <w:del w:id="2789" w:author="Thomas Dietz" w:date="2012-08-08T14:26:00Z">
              <w:r w:rsidRPr="009F1B7D" w:rsidDel="004238F6">
                <w:delText>&lt;xs:annotation&gt;</w:delText>
              </w:r>
            </w:del>
          </w:p>
          <w:p w14:paraId="10028439" w14:textId="0D6DB75D" w:rsidR="00C31DBC" w:rsidRPr="009F1B7D" w:rsidDel="004238F6" w:rsidRDefault="00C31DBC" w:rsidP="00011096">
            <w:pPr>
              <w:pStyle w:val="XML6"/>
              <w:rPr>
                <w:del w:id="2790" w:author="Thomas Dietz" w:date="2012-08-08T14:26:00Z"/>
              </w:rPr>
            </w:pPr>
            <w:del w:id="2791" w:author="Thomas Dietz" w:date="2012-08-08T14:26:00Z">
              <w:r w:rsidRPr="009F1B7D" w:rsidDel="004238F6">
                <w:delText>&lt;xs:documentation&gt;The maximum rate that is reserved for this queue in 1/10 of a percent of the actual rate.</w:delText>
              </w:r>
            </w:del>
          </w:p>
          <w:p w14:paraId="4B9740A5" w14:textId="7E85E75E" w:rsidR="00C31DBC" w:rsidRPr="009F1B7D" w:rsidDel="004238F6" w:rsidRDefault="00C31DBC" w:rsidP="00011096">
            <w:pPr>
              <w:pStyle w:val="XML6"/>
              <w:rPr>
                <w:del w:id="2792" w:author="Thomas Dietz" w:date="2012-08-08T14:26:00Z"/>
              </w:rPr>
            </w:pPr>
            <w:del w:id="2793" w:author="Thomas Dietz" w:date="2012-08-08T14:26:00Z">
              <w:r w:rsidRPr="009F1B7D" w:rsidDel="004238F6">
                <w:delText>&lt;/xs:documentation&gt;</w:delText>
              </w:r>
            </w:del>
          </w:p>
          <w:p w14:paraId="0497CDCA" w14:textId="0413B4C2" w:rsidR="00C31DBC" w:rsidRPr="009F1B7D" w:rsidDel="004238F6" w:rsidRDefault="00C31DBC" w:rsidP="00011096">
            <w:pPr>
              <w:pStyle w:val="XML5"/>
              <w:rPr>
                <w:del w:id="2794" w:author="Thomas Dietz" w:date="2012-08-08T14:26:00Z"/>
              </w:rPr>
            </w:pPr>
            <w:del w:id="2795" w:author="Thomas Dietz" w:date="2012-08-08T14:26:00Z">
              <w:r w:rsidRPr="009F1B7D" w:rsidDel="004238F6">
                <w:delText>&lt;/xs:annotation&gt;</w:delText>
              </w:r>
            </w:del>
          </w:p>
          <w:p w14:paraId="4EBE7BAC" w14:textId="376E4D85" w:rsidR="00C31DBC" w:rsidRPr="009F1B7D" w:rsidDel="004238F6" w:rsidRDefault="00C31DBC" w:rsidP="00011096">
            <w:pPr>
              <w:pStyle w:val="XML4"/>
              <w:rPr>
                <w:del w:id="2796" w:author="Thomas Dietz" w:date="2012-08-08T14:26:00Z"/>
              </w:rPr>
            </w:pPr>
            <w:del w:id="2797" w:author="Thomas Dietz" w:date="2012-08-08T14:26:00Z">
              <w:r w:rsidRPr="009F1B7D" w:rsidDel="004238F6">
                <w:delText>&lt;/xs:element&gt;</w:delText>
              </w:r>
            </w:del>
          </w:p>
          <w:p w14:paraId="7C9B65A6" w14:textId="3BF3BAA3" w:rsidR="00C31DBC" w:rsidRPr="009F1B7D" w:rsidDel="004238F6" w:rsidRDefault="00C31DBC" w:rsidP="00011096">
            <w:pPr>
              <w:pStyle w:val="XML4"/>
              <w:rPr>
                <w:del w:id="2798" w:author="Thomas Dietz" w:date="2012-08-08T14:26:00Z"/>
              </w:rPr>
            </w:pPr>
            <w:del w:id="2799" w:author="Thomas Dietz" w:date="2012-08-08T14:26:00Z">
              <w:r w:rsidRPr="009F1B7D" w:rsidDel="004238F6">
                <w:delText xml:space="preserve">&lt;xs:element maxOccurs="unbounded" name="experimenter" </w:delText>
              </w:r>
            </w:del>
          </w:p>
          <w:p w14:paraId="70978E48" w14:textId="47B06CD2" w:rsidR="00C31DBC" w:rsidRPr="009F1B7D" w:rsidDel="004238F6" w:rsidRDefault="00C31DBC" w:rsidP="00011096">
            <w:pPr>
              <w:pStyle w:val="XML9"/>
              <w:rPr>
                <w:del w:id="2800" w:author="Thomas Dietz" w:date="2012-08-08T14:26:00Z"/>
              </w:rPr>
            </w:pPr>
            <w:del w:id="2801" w:author="Thomas Dietz" w:date="2012-08-08T14:26:00Z">
              <w:r w:rsidRPr="009F1B7D" w:rsidDel="004238F6">
                <w:delText>type="xs:unsignedLong"&gt;</w:delText>
              </w:r>
            </w:del>
          </w:p>
          <w:p w14:paraId="013A5F77" w14:textId="2AA9C465" w:rsidR="00C31DBC" w:rsidRPr="009F1B7D" w:rsidDel="004238F6" w:rsidRDefault="00C31DBC" w:rsidP="00011096">
            <w:pPr>
              <w:pStyle w:val="XML5"/>
              <w:rPr>
                <w:del w:id="2802" w:author="Thomas Dietz" w:date="2012-08-08T14:26:00Z"/>
              </w:rPr>
            </w:pPr>
            <w:del w:id="2803" w:author="Thomas Dietz" w:date="2012-08-08T14:26:00Z">
              <w:r w:rsidRPr="009F1B7D" w:rsidDel="004238F6">
                <w:delText>&lt;xs:annotation&gt;</w:delText>
              </w:r>
            </w:del>
          </w:p>
          <w:p w14:paraId="376CFCB9" w14:textId="40ACCB03" w:rsidR="00C31DBC" w:rsidRPr="009F1B7D" w:rsidDel="004238F6" w:rsidRDefault="00C31DBC" w:rsidP="00011096">
            <w:pPr>
              <w:pStyle w:val="XML6"/>
              <w:rPr>
                <w:del w:id="2804" w:author="Thomas Dietz" w:date="2012-08-08T14:26:00Z"/>
              </w:rPr>
            </w:pPr>
            <w:del w:id="2805" w:author="Thomas Dietz" w:date="2012-08-08T14:26:00Z">
              <w:r w:rsidRPr="009F1B7D" w:rsidDel="004238F6">
                <w:delText>&lt;xs:documentation&gt;Experimental Properties&lt;/xs:documentation&gt;</w:delText>
              </w:r>
            </w:del>
          </w:p>
          <w:p w14:paraId="6B280A4A" w14:textId="38196CA6" w:rsidR="00C31DBC" w:rsidRPr="009F1B7D" w:rsidDel="004238F6" w:rsidRDefault="00C31DBC" w:rsidP="00011096">
            <w:pPr>
              <w:pStyle w:val="XML5"/>
              <w:rPr>
                <w:del w:id="2806" w:author="Thomas Dietz" w:date="2012-08-08T14:26:00Z"/>
              </w:rPr>
            </w:pPr>
            <w:del w:id="2807" w:author="Thomas Dietz" w:date="2012-08-08T14:26:00Z">
              <w:r w:rsidRPr="009F1B7D" w:rsidDel="004238F6">
                <w:delText>&lt;/xs:annotation&gt;</w:delText>
              </w:r>
            </w:del>
          </w:p>
          <w:p w14:paraId="7A1FB051" w14:textId="75D57DF5" w:rsidR="00C31DBC" w:rsidRPr="009F1B7D" w:rsidDel="004238F6" w:rsidRDefault="00C31DBC" w:rsidP="00011096">
            <w:pPr>
              <w:pStyle w:val="XML4"/>
              <w:rPr>
                <w:del w:id="2808" w:author="Thomas Dietz" w:date="2012-08-08T14:26:00Z"/>
              </w:rPr>
            </w:pPr>
            <w:del w:id="2809" w:author="Thomas Dietz" w:date="2012-08-08T14:26:00Z">
              <w:r w:rsidRPr="009F1B7D" w:rsidDel="004238F6">
                <w:delText>&lt;/xs:element&gt;</w:delText>
              </w:r>
            </w:del>
          </w:p>
          <w:p w14:paraId="2CBC01F2" w14:textId="3E7C0DF0" w:rsidR="00C31DBC" w:rsidRPr="009F1B7D" w:rsidDel="004238F6" w:rsidRDefault="00C31DBC" w:rsidP="00011096">
            <w:pPr>
              <w:pStyle w:val="XML3"/>
              <w:rPr>
                <w:del w:id="2810" w:author="Thomas Dietz" w:date="2012-08-08T14:26:00Z"/>
              </w:rPr>
            </w:pPr>
            <w:del w:id="2811" w:author="Thomas Dietz" w:date="2012-08-08T14:26:00Z">
              <w:r w:rsidRPr="009F1B7D" w:rsidDel="004238F6">
                <w:delText>&lt;/xs:sequence&gt;</w:delText>
              </w:r>
            </w:del>
          </w:p>
          <w:p w14:paraId="43A377C2" w14:textId="11DAAB36" w:rsidR="00C31DBC" w:rsidRPr="009F1B7D" w:rsidDel="004238F6" w:rsidRDefault="00C31DBC" w:rsidP="00011096">
            <w:pPr>
              <w:pStyle w:val="XML2"/>
              <w:rPr>
                <w:del w:id="2812" w:author="Thomas Dietz" w:date="2012-08-08T14:26:00Z"/>
              </w:rPr>
            </w:pPr>
            <w:del w:id="2813" w:author="Thomas Dietz" w:date="2012-08-08T14:26:00Z">
              <w:r w:rsidRPr="009F1B7D" w:rsidDel="004238F6">
                <w:delText>&lt;/xs:complexType&gt;</w:delText>
              </w:r>
            </w:del>
          </w:p>
          <w:p w14:paraId="713614F5" w14:textId="0CE6EEAB" w:rsidR="00C31DBC" w:rsidRPr="009F1B7D" w:rsidDel="004238F6" w:rsidRDefault="00C31DBC" w:rsidP="00011096">
            <w:pPr>
              <w:pStyle w:val="XML3"/>
              <w:rPr>
                <w:del w:id="2814" w:author="Thomas Dietz" w:date="2012-08-08T14:26:00Z"/>
              </w:rPr>
            </w:pPr>
          </w:p>
          <w:p w14:paraId="42CEDFC8" w14:textId="58A54D0C" w:rsidR="00C31DBC" w:rsidRPr="009F1B7D" w:rsidDel="004238F6" w:rsidRDefault="00C31DBC" w:rsidP="00011096">
            <w:pPr>
              <w:pStyle w:val="XML2"/>
              <w:rPr>
                <w:del w:id="2815" w:author="Thomas Dietz" w:date="2012-08-08T14:26:00Z"/>
              </w:rPr>
            </w:pPr>
            <w:del w:id="2816" w:author="Thomas Dietz" w:date="2012-08-08T14:26:00Z">
              <w:r w:rsidRPr="009F1B7D" w:rsidDel="004238F6">
                <w:delText>&lt;xs:simpleType name="OFQueueMinRateType"&gt;</w:delText>
              </w:r>
            </w:del>
          </w:p>
          <w:p w14:paraId="156BE156" w14:textId="345C65CD" w:rsidR="00C31DBC" w:rsidRPr="009F1B7D" w:rsidDel="004238F6" w:rsidRDefault="00C31DBC" w:rsidP="00011096">
            <w:pPr>
              <w:pStyle w:val="XML3"/>
              <w:rPr>
                <w:del w:id="2817" w:author="Thomas Dietz" w:date="2012-08-08T14:26:00Z"/>
              </w:rPr>
            </w:pPr>
            <w:del w:id="2818" w:author="Thomas Dietz" w:date="2012-08-08T14:26:00Z">
              <w:r w:rsidRPr="009F1B7D" w:rsidDel="004238F6">
                <w:delText>&lt;xs:restriction base="xs:integer"/&gt;</w:delText>
              </w:r>
            </w:del>
          </w:p>
          <w:p w14:paraId="66B0665F" w14:textId="1EFD2E03" w:rsidR="00C31DBC" w:rsidRPr="009F1B7D" w:rsidDel="004238F6" w:rsidRDefault="00C31DBC" w:rsidP="00011096">
            <w:pPr>
              <w:pStyle w:val="XML2"/>
              <w:rPr>
                <w:del w:id="2819" w:author="Thomas Dietz" w:date="2012-08-08T14:26:00Z"/>
              </w:rPr>
            </w:pPr>
            <w:del w:id="2820" w:author="Thomas Dietz" w:date="2012-08-08T14:26:00Z">
              <w:r w:rsidRPr="009F1B7D" w:rsidDel="004238F6">
                <w:delText>&lt;/xs:simpleType&gt;</w:delText>
              </w:r>
            </w:del>
          </w:p>
          <w:p w14:paraId="18544B51" w14:textId="7942FF2F" w:rsidR="00C31DBC" w:rsidRPr="009F1B7D" w:rsidDel="004238F6" w:rsidRDefault="00C31DBC" w:rsidP="00011096">
            <w:pPr>
              <w:pStyle w:val="XML3"/>
              <w:rPr>
                <w:del w:id="2821" w:author="Thomas Dietz" w:date="2012-08-08T14:26:00Z"/>
              </w:rPr>
            </w:pPr>
            <w:del w:id="2822" w:author="Thomas Dietz" w:date="2012-08-08T14:26:00Z">
              <w:r w:rsidRPr="009F1B7D" w:rsidDel="004238F6">
                <w:delText>&lt;xs:simpleType name="OFQueueMaxRateType"&gt;</w:delText>
              </w:r>
            </w:del>
          </w:p>
          <w:p w14:paraId="74DA1F1D" w14:textId="550A4C21" w:rsidR="00C31DBC" w:rsidRPr="009F1B7D" w:rsidDel="004238F6" w:rsidRDefault="00C31DBC" w:rsidP="00011096">
            <w:pPr>
              <w:pStyle w:val="XML3"/>
              <w:rPr>
                <w:del w:id="2823" w:author="Thomas Dietz" w:date="2012-08-08T14:26:00Z"/>
              </w:rPr>
            </w:pPr>
            <w:del w:id="2824" w:author="Thomas Dietz" w:date="2012-08-08T14:26:00Z">
              <w:r w:rsidRPr="009F1B7D" w:rsidDel="004238F6">
                <w:delText>&lt;xs:restriction base="xs:integer"/&gt;</w:delText>
              </w:r>
            </w:del>
          </w:p>
          <w:p w14:paraId="6EE8A0AE" w14:textId="295891C8" w:rsidR="00C31DBC" w:rsidDel="004238F6" w:rsidRDefault="00C31DBC" w:rsidP="00011096">
            <w:pPr>
              <w:pStyle w:val="XML2"/>
              <w:rPr>
                <w:del w:id="2825" w:author="Thomas Dietz" w:date="2012-08-08T14:26:00Z"/>
              </w:rPr>
            </w:pPr>
            <w:del w:id="2826" w:author="Thomas Dietz" w:date="2012-08-08T14:26:00Z">
              <w:r w:rsidRPr="009F1B7D" w:rsidDel="004238F6">
                <w:delText>&lt;/xs:simpleType&gt;</w:delText>
              </w:r>
            </w:del>
          </w:p>
          <w:p w14:paraId="2D1FA4A8" w14:textId="45DD76E1" w:rsidR="009D0278" w:rsidDel="004238F6" w:rsidRDefault="009D0278" w:rsidP="00011096">
            <w:pPr>
              <w:pStyle w:val="XML2"/>
              <w:rPr>
                <w:del w:id="2827" w:author="Thomas Dietz" w:date="2012-08-08T14:26:00Z"/>
              </w:rPr>
            </w:pPr>
          </w:p>
          <w:p w14:paraId="417AFDF2" w14:textId="166E3357" w:rsidR="009D0278" w:rsidRPr="009F1B7D" w:rsidDel="004238F6" w:rsidRDefault="009D0278" w:rsidP="00004328">
            <w:pPr>
              <w:pStyle w:val="XML2"/>
              <w:rPr>
                <w:del w:id="2828" w:author="Thomas Dietz" w:date="2012-08-08T14:26:00Z"/>
              </w:rPr>
            </w:pPr>
            <w:del w:id="2829" w:author="Thomas Dietz" w:date="2012-08-08T14:26:00Z">
              <w:r w:rsidRPr="009F1B7D" w:rsidDel="004238F6">
                <w:delText>&lt;xs:complexType name="</w:delText>
              </w:r>
              <w:r w:rsidDel="004238F6">
                <w:delText>OFExternalCertificate</w:delText>
              </w:r>
              <w:r w:rsidR="00487636" w:rsidDel="004238F6">
                <w:delText>Type</w:delText>
              </w:r>
              <w:r w:rsidRPr="009F1B7D" w:rsidDel="004238F6">
                <w:delText>"&gt;</w:delText>
              </w:r>
            </w:del>
          </w:p>
          <w:p w14:paraId="266CF9DE" w14:textId="4DE925AB" w:rsidR="009D0278" w:rsidRPr="009F1B7D" w:rsidDel="004238F6" w:rsidRDefault="009D0278" w:rsidP="00004328">
            <w:pPr>
              <w:pStyle w:val="XML3"/>
              <w:rPr>
                <w:del w:id="2830" w:author="Thomas Dietz" w:date="2012-08-08T14:26:00Z"/>
              </w:rPr>
            </w:pPr>
            <w:del w:id="2831" w:author="Thomas Dietz" w:date="2012-08-08T14:26:00Z">
              <w:r w:rsidRPr="009F1B7D" w:rsidDel="004238F6">
                <w:delText>&lt;xs:complexContent&gt;</w:delText>
              </w:r>
            </w:del>
          </w:p>
          <w:p w14:paraId="3DBA8208" w14:textId="13F12305" w:rsidR="009D0278" w:rsidRPr="009F1B7D" w:rsidDel="004238F6" w:rsidRDefault="009D0278" w:rsidP="00004328">
            <w:pPr>
              <w:pStyle w:val="XML4"/>
              <w:rPr>
                <w:del w:id="2832" w:author="Thomas Dietz" w:date="2012-08-08T14:26:00Z"/>
              </w:rPr>
            </w:pPr>
            <w:del w:id="2833" w:author="Thomas Dietz" w:date="2012-08-08T14:26:00Z">
              <w:r w:rsidRPr="009F1B7D" w:rsidDel="004238F6">
                <w:delText>&lt;xs:extension base="OFResourceType"&gt;</w:delText>
              </w:r>
            </w:del>
          </w:p>
          <w:p w14:paraId="371B3237" w14:textId="100DCEC1" w:rsidR="009D0278" w:rsidRPr="009F1B7D" w:rsidDel="004238F6" w:rsidRDefault="009D0278" w:rsidP="00004328">
            <w:pPr>
              <w:pStyle w:val="XML5"/>
              <w:rPr>
                <w:del w:id="2834" w:author="Thomas Dietz" w:date="2012-08-08T14:26:00Z"/>
              </w:rPr>
            </w:pPr>
            <w:del w:id="2835" w:author="Thomas Dietz" w:date="2012-08-08T14:26:00Z">
              <w:r w:rsidRPr="009F1B7D" w:rsidDel="004238F6">
                <w:delText>&lt;x</w:delText>
              </w:r>
              <w:r w:rsidRPr="009D0278" w:rsidDel="004238F6">
                <w:delText>s</w:delText>
              </w:r>
              <w:r w:rsidRPr="009F1B7D" w:rsidDel="004238F6">
                <w:delText>:sequence maxOccurs="1" minOccurs="1"&gt;</w:delText>
              </w:r>
            </w:del>
          </w:p>
          <w:p w14:paraId="2962427F" w14:textId="0A1768EB" w:rsidR="009D0278" w:rsidRPr="009F1B7D" w:rsidDel="004238F6" w:rsidRDefault="009D0278" w:rsidP="00004328">
            <w:pPr>
              <w:pStyle w:val="XML6"/>
              <w:rPr>
                <w:del w:id="2836" w:author="Thomas Dietz" w:date="2012-08-08T14:26:00Z"/>
              </w:rPr>
            </w:pPr>
            <w:del w:id="2837" w:author="Thomas Dietz" w:date="2012-08-08T14:26:00Z">
              <w:r w:rsidRPr="009F1B7D" w:rsidDel="004238F6">
                <w:delText>&lt;xs:element name="</w:delText>
              </w:r>
              <w:r w:rsidDel="004238F6">
                <w:delText>certificate</w:delText>
              </w:r>
              <w:r w:rsidRPr="009F1B7D" w:rsidDel="004238F6">
                <w:delText xml:space="preserve">" </w:delText>
              </w:r>
            </w:del>
          </w:p>
          <w:p w14:paraId="399DC5CC" w14:textId="674A5863" w:rsidR="009D0278" w:rsidRPr="009F1B7D" w:rsidDel="004238F6" w:rsidRDefault="009D0278" w:rsidP="009D0278">
            <w:pPr>
              <w:pStyle w:val="XML9"/>
              <w:rPr>
                <w:del w:id="2838" w:author="Thomas Dietz" w:date="2012-08-08T14:26:00Z"/>
              </w:rPr>
            </w:pPr>
            <w:del w:id="2839" w:author="Thomas Dietz" w:date="2012-08-08T14:26:00Z">
              <w:r w:rsidRPr="009F1B7D" w:rsidDel="004238F6">
                <w:delText>type="</w:delText>
              </w:r>
              <w:r w:rsidR="00487636" w:rsidDel="004238F6">
                <w:delText>OF</w:delText>
              </w:r>
              <w:r w:rsidRPr="002A5300" w:rsidDel="004238F6">
                <w:delText>X509Certificate</w:delText>
              </w:r>
              <w:r w:rsidR="00487636" w:rsidDel="004238F6">
                <w:delText>Type</w:delText>
              </w:r>
              <w:r w:rsidRPr="009F1B7D" w:rsidDel="004238F6">
                <w:delText>"/&gt;</w:delText>
              </w:r>
            </w:del>
          </w:p>
          <w:p w14:paraId="74B9FDC5" w14:textId="395F63E6" w:rsidR="009D0278" w:rsidRPr="009F1B7D" w:rsidDel="004238F6" w:rsidRDefault="009D0278" w:rsidP="00004328">
            <w:pPr>
              <w:pStyle w:val="XML5"/>
              <w:rPr>
                <w:del w:id="2840" w:author="Thomas Dietz" w:date="2012-08-08T14:26:00Z"/>
              </w:rPr>
            </w:pPr>
            <w:del w:id="2841" w:author="Thomas Dietz" w:date="2012-08-08T14:26:00Z">
              <w:r w:rsidRPr="009F1B7D" w:rsidDel="004238F6">
                <w:delText>&lt;/xs:sequence&gt;</w:delText>
              </w:r>
            </w:del>
          </w:p>
          <w:p w14:paraId="1E496687" w14:textId="4107F08C" w:rsidR="009D0278" w:rsidRPr="009F1B7D" w:rsidDel="004238F6" w:rsidRDefault="009D0278" w:rsidP="00004328">
            <w:pPr>
              <w:pStyle w:val="XML4"/>
              <w:rPr>
                <w:del w:id="2842" w:author="Thomas Dietz" w:date="2012-08-08T14:26:00Z"/>
              </w:rPr>
            </w:pPr>
            <w:del w:id="2843" w:author="Thomas Dietz" w:date="2012-08-08T14:26:00Z">
              <w:r w:rsidRPr="009F1B7D" w:rsidDel="004238F6">
                <w:delText>&lt;/xs:extension&gt;</w:delText>
              </w:r>
            </w:del>
          </w:p>
          <w:p w14:paraId="00EF1B8B" w14:textId="75808DC7" w:rsidR="009D0278" w:rsidRPr="009F1B7D" w:rsidDel="004238F6" w:rsidRDefault="009D0278" w:rsidP="00004328">
            <w:pPr>
              <w:pStyle w:val="XML3"/>
              <w:rPr>
                <w:del w:id="2844" w:author="Thomas Dietz" w:date="2012-08-08T14:26:00Z"/>
              </w:rPr>
            </w:pPr>
            <w:del w:id="2845" w:author="Thomas Dietz" w:date="2012-08-08T14:26:00Z">
              <w:r w:rsidRPr="009F1B7D" w:rsidDel="004238F6">
                <w:delText>&lt;/xs:complexContent&gt;</w:delText>
              </w:r>
            </w:del>
          </w:p>
          <w:p w14:paraId="31FC9208" w14:textId="2EFF1A0C" w:rsidR="009D0278" w:rsidDel="004238F6" w:rsidRDefault="009D0278" w:rsidP="009D0278">
            <w:pPr>
              <w:pStyle w:val="XML2"/>
              <w:rPr>
                <w:del w:id="2846" w:author="Thomas Dietz" w:date="2012-08-08T14:26:00Z"/>
              </w:rPr>
            </w:pPr>
            <w:del w:id="2847" w:author="Thomas Dietz" w:date="2012-08-08T14:26:00Z">
              <w:r w:rsidRPr="009F1B7D" w:rsidDel="004238F6">
                <w:delText>&lt;/xs:complexType&gt;</w:delText>
              </w:r>
            </w:del>
          </w:p>
          <w:p w14:paraId="4AD0AE9C" w14:textId="0B9708B1" w:rsidR="00004328" w:rsidDel="004238F6" w:rsidRDefault="00004328" w:rsidP="009D0278">
            <w:pPr>
              <w:pStyle w:val="XML2"/>
              <w:rPr>
                <w:del w:id="2848" w:author="Thomas Dietz" w:date="2012-08-08T14:26:00Z"/>
              </w:rPr>
            </w:pPr>
          </w:p>
          <w:p w14:paraId="0324A264" w14:textId="6D3D6FF3" w:rsidR="00004328" w:rsidRPr="009F1B7D" w:rsidDel="004238F6" w:rsidRDefault="00004328" w:rsidP="00004328">
            <w:pPr>
              <w:pStyle w:val="XML2"/>
              <w:rPr>
                <w:del w:id="2849" w:author="Thomas Dietz" w:date="2012-08-08T14:26:00Z"/>
              </w:rPr>
            </w:pPr>
            <w:del w:id="2850" w:author="Thomas Dietz" w:date="2012-08-08T14:26:00Z">
              <w:r w:rsidRPr="009F1B7D" w:rsidDel="004238F6">
                <w:delText>&lt;xs:complexType name="</w:delText>
              </w:r>
              <w:r w:rsidR="00487636" w:rsidDel="004238F6">
                <w:delText>OFOwnedCertificateType</w:delText>
              </w:r>
              <w:r w:rsidRPr="009F1B7D" w:rsidDel="004238F6">
                <w:delText>"&gt;</w:delText>
              </w:r>
            </w:del>
          </w:p>
          <w:p w14:paraId="2F767F3E" w14:textId="41F57554" w:rsidR="00004328" w:rsidRPr="009F1B7D" w:rsidDel="004238F6" w:rsidRDefault="00004328" w:rsidP="00004328">
            <w:pPr>
              <w:pStyle w:val="XML3"/>
              <w:rPr>
                <w:del w:id="2851" w:author="Thomas Dietz" w:date="2012-08-08T14:26:00Z"/>
              </w:rPr>
            </w:pPr>
            <w:del w:id="2852" w:author="Thomas Dietz" w:date="2012-08-08T14:26:00Z">
              <w:r w:rsidRPr="009F1B7D" w:rsidDel="004238F6">
                <w:delText>&lt;xs:complexContent&gt;</w:delText>
              </w:r>
            </w:del>
          </w:p>
          <w:p w14:paraId="6FFC27BE" w14:textId="065F9E3E" w:rsidR="00004328" w:rsidRPr="009F1B7D" w:rsidDel="004238F6" w:rsidRDefault="00004328" w:rsidP="00004328">
            <w:pPr>
              <w:pStyle w:val="XML4"/>
              <w:rPr>
                <w:del w:id="2853" w:author="Thomas Dietz" w:date="2012-08-08T14:26:00Z"/>
              </w:rPr>
            </w:pPr>
            <w:del w:id="2854" w:author="Thomas Dietz" w:date="2012-08-08T14:26:00Z">
              <w:r w:rsidRPr="009F1B7D" w:rsidDel="004238F6">
                <w:delText>&lt;xs:extension base="OFResourceType"&gt;</w:delText>
              </w:r>
            </w:del>
          </w:p>
          <w:p w14:paraId="378D9A09" w14:textId="30F88B5B" w:rsidR="00004328" w:rsidRPr="009F1B7D" w:rsidDel="004238F6" w:rsidRDefault="00004328" w:rsidP="00004328">
            <w:pPr>
              <w:pStyle w:val="XML5"/>
              <w:rPr>
                <w:del w:id="2855" w:author="Thomas Dietz" w:date="2012-08-08T14:26:00Z"/>
              </w:rPr>
            </w:pPr>
            <w:del w:id="2856" w:author="Thomas Dietz" w:date="2012-08-08T14:26:00Z">
              <w:r w:rsidRPr="009F1B7D" w:rsidDel="004238F6">
                <w:delText>&lt;xs:sequence maxOccurs="1" minOccurs="1"&gt;</w:delText>
              </w:r>
            </w:del>
          </w:p>
          <w:p w14:paraId="4E5B2868" w14:textId="5462DEDF" w:rsidR="00004328" w:rsidRPr="009F1B7D" w:rsidDel="004238F6" w:rsidRDefault="00004328" w:rsidP="00004328">
            <w:pPr>
              <w:pStyle w:val="XML6"/>
              <w:rPr>
                <w:del w:id="2857" w:author="Thomas Dietz" w:date="2012-08-08T14:26:00Z"/>
              </w:rPr>
            </w:pPr>
            <w:del w:id="2858" w:author="Thomas Dietz" w:date="2012-08-08T14:26:00Z">
              <w:r w:rsidRPr="009F1B7D" w:rsidDel="004238F6">
                <w:delText>&lt;xs:element name="</w:delText>
              </w:r>
              <w:r w:rsidDel="004238F6">
                <w:delText>certificate</w:delText>
              </w:r>
              <w:r w:rsidRPr="009F1B7D" w:rsidDel="004238F6">
                <w:delText xml:space="preserve">" </w:delText>
              </w:r>
            </w:del>
          </w:p>
          <w:p w14:paraId="1A29EF28" w14:textId="52E3D7BC" w:rsidR="00004328" w:rsidRPr="009F1B7D" w:rsidDel="004238F6" w:rsidRDefault="00004328" w:rsidP="00004328">
            <w:pPr>
              <w:pStyle w:val="XML9"/>
              <w:rPr>
                <w:del w:id="2859" w:author="Thomas Dietz" w:date="2012-08-08T14:26:00Z"/>
              </w:rPr>
            </w:pPr>
            <w:del w:id="2860" w:author="Thomas Dietz" w:date="2012-08-08T14:26:00Z">
              <w:r w:rsidRPr="009F1B7D" w:rsidDel="004238F6">
                <w:delText>type="</w:delText>
              </w:r>
              <w:r w:rsidR="00487636" w:rsidDel="004238F6">
                <w:delText>OF</w:delText>
              </w:r>
              <w:r w:rsidRPr="002A5300" w:rsidDel="004238F6">
                <w:delText>X509Certificate</w:delText>
              </w:r>
              <w:r w:rsidR="00487636" w:rsidDel="004238F6">
                <w:delText>Type</w:delText>
              </w:r>
              <w:r w:rsidRPr="009F1B7D" w:rsidDel="004238F6">
                <w:delText>"/&gt;</w:delText>
              </w:r>
            </w:del>
          </w:p>
          <w:p w14:paraId="55C88F0C" w14:textId="146C650C" w:rsidR="00004328" w:rsidRPr="009F1B7D" w:rsidDel="004238F6" w:rsidRDefault="00004328" w:rsidP="00004328">
            <w:pPr>
              <w:pStyle w:val="XML6"/>
              <w:rPr>
                <w:del w:id="2861" w:author="Thomas Dietz" w:date="2012-08-08T14:26:00Z"/>
              </w:rPr>
            </w:pPr>
            <w:del w:id="2862" w:author="Thomas Dietz" w:date="2012-08-08T14:26:00Z">
              <w:r w:rsidRPr="009F1B7D" w:rsidDel="004238F6">
                <w:delText>&lt;xs:element name="</w:delText>
              </w:r>
              <w:r w:rsidDel="004238F6">
                <w:delText>private-key</w:delText>
              </w:r>
              <w:r w:rsidRPr="009F1B7D" w:rsidDel="004238F6">
                <w:delText xml:space="preserve">" </w:delText>
              </w:r>
            </w:del>
          </w:p>
          <w:p w14:paraId="0A249E13" w14:textId="055316A4" w:rsidR="00004328" w:rsidRPr="009F1B7D" w:rsidDel="004238F6" w:rsidRDefault="00004328" w:rsidP="00004328">
            <w:pPr>
              <w:pStyle w:val="XML9"/>
              <w:rPr>
                <w:del w:id="2863" w:author="Thomas Dietz" w:date="2012-08-08T14:26:00Z"/>
              </w:rPr>
            </w:pPr>
            <w:del w:id="2864" w:author="Thomas Dietz" w:date="2012-08-08T14:26:00Z">
              <w:r w:rsidRPr="009F1B7D" w:rsidDel="004238F6">
                <w:delText>type="</w:delText>
              </w:r>
              <w:r w:rsidR="00487636" w:rsidDel="004238F6">
                <w:delText>ds</w:delText>
              </w:r>
              <w:r w:rsidDel="004238F6">
                <w:delText>:</w:delText>
              </w:r>
              <w:r w:rsidRPr="00325239" w:rsidDel="004238F6">
                <w:delText>KeyValue</w:delText>
              </w:r>
              <w:r w:rsidRPr="009F1B7D" w:rsidDel="004238F6">
                <w:delText>"/&gt;</w:delText>
              </w:r>
            </w:del>
          </w:p>
          <w:p w14:paraId="39D0E2CB" w14:textId="6F28210F" w:rsidR="00004328" w:rsidRPr="009F1B7D" w:rsidDel="004238F6" w:rsidRDefault="00004328" w:rsidP="00004328">
            <w:pPr>
              <w:pStyle w:val="XML5"/>
              <w:rPr>
                <w:del w:id="2865" w:author="Thomas Dietz" w:date="2012-08-08T14:26:00Z"/>
              </w:rPr>
            </w:pPr>
            <w:del w:id="2866" w:author="Thomas Dietz" w:date="2012-08-08T14:26:00Z">
              <w:r w:rsidRPr="009F1B7D" w:rsidDel="004238F6">
                <w:delText>&lt;/xs:sequence&gt;</w:delText>
              </w:r>
            </w:del>
          </w:p>
          <w:p w14:paraId="1D995FD0" w14:textId="356AAC90" w:rsidR="00004328" w:rsidRPr="009F1B7D" w:rsidDel="004238F6" w:rsidRDefault="00004328" w:rsidP="00004328">
            <w:pPr>
              <w:pStyle w:val="XML4"/>
              <w:rPr>
                <w:del w:id="2867" w:author="Thomas Dietz" w:date="2012-08-08T14:26:00Z"/>
              </w:rPr>
            </w:pPr>
            <w:del w:id="2868" w:author="Thomas Dietz" w:date="2012-08-08T14:26:00Z">
              <w:r w:rsidRPr="009F1B7D" w:rsidDel="004238F6">
                <w:delText>&lt;/xs:extension&gt;</w:delText>
              </w:r>
            </w:del>
          </w:p>
          <w:p w14:paraId="1FFD6EC7" w14:textId="153053AD" w:rsidR="00004328" w:rsidRPr="009F1B7D" w:rsidDel="004238F6" w:rsidRDefault="00004328" w:rsidP="00004328">
            <w:pPr>
              <w:pStyle w:val="XML3"/>
              <w:rPr>
                <w:del w:id="2869" w:author="Thomas Dietz" w:date="2012-08-08T14:26:00Z"/>
              </w:rPr>
            </w:pPr>
            <w:del w:id="2870" w:author="Thomas Dietz" w:date="2012-08-08T14:26:00Z">
              <w:r w:rsidRPr="009F1B7D" w:rsidDel="004238F6">
                <w:delText>&lt;/xs:complexContent&gt;</w:delText>
              </w:r>
            </w:del>
          </w:p>
          <w:p w14:paraId="68B1AC1C" w14:textId="7186C7E8" w:rsidR="00004328" w:rsidDel="004238F6" w:rsidRDefault="00004328" w:rsidP="00004328">
            <w:pPr>
              <w:pStyle w:val="XML2"/>
              <w:rPr>
                <w:del w:id="2871" w:author="Thomas Dietz" w:date="2012-08-08T14:26:00Z"/>
              </w:rPr>
            </w:pPr>
            <w:del w:id="2872" w:author="Thomas Dietz" w:date="2012-08-08T14:26:00Z">
              <w:r w:rsidRPr="009F1B7D" w:rsidDel="004238F6">
                <w:delText>&lt;/xs:complexType&gt;</w:delText>
              </w:r>
            </w:del>
          </w:p>
          <w:p w14:paraId="3C1F083F" w14:textId="5AB00BE3" w:rsidR="00487636" w:rsidDel="004238F6" w:rsidRDefault="00487636" w:rsidP="00487636">
            <w:pPr>
              <w:pStyle w:val="XML2"/>
              <w:rPr>
                <w:del w:id="2873" w:author="Thomas Dietz" w:date="2012-08-08T14:26:00Z"/>
              </w:rPr>
            </w:pPr>
          </w:p>
          <w:p w14:paraId="332ECF48" w14:textId="238786D9" w:rsidR="00487636" w:rsidDel="004238F6" w:rsidRDefault="00487636" w:rsidP="009767AE">
            <w:pPr>
              <w:pStyle w:val="XML2"/>
              <w:rPr>
                <w:del w:id="2874" w:author="Thomas Dietz" w:date="2012-08-08T14:26:00Z"/>
              </w:rPr>
            </w:pPr>
            <w:del w:id="2875" w:author="Thomas Dietz" w:date="2012-08-08T14:26:00Z">
              <w:r w:rsidDel="004238F6">
                <w:delText>&lt;xs:simpleType name=</w:delText>
              </w:r>
              <w:r w:rsidRPr="009F1B7D" w:rsidDel="004238F6">
                <w:delText>"</w:delText>
              </w:r>
              <w:r w:rsidDel="004238F6">
                <w:delText>OFX509CertificateType</w:delText>
              </w:r>
              <w:r w:rsidRPr="009F1B7D" w:rsidDel="004238F6">
                <w:delText>"</w:delText>
              </w:r>
              <w:r w:rsidDel="004238F6">
                <w:delText>&gt;</w:delText>
              </w:r>
            </w:del>
          </w:p>
          <w:p w14:paraId="25D2CEFB" w14:textId="13EB290C" w:rsidR="00487636" w:rsidDel="004238F6" w:rsidRDefault="00487636" w:rsidP="009767AE">
            <w:pPr>
              <w:pStyle w:val="XML3"/>
              <w:rPr>
                <w:del w:id="2876" w:author="Thomas Dietz" w:date="2012-08-08T14:26:00Z"/>
              </w:rPr>
            </w:pPr>
            <w:del w:id="2877" w:author="Thomas Dietz" w:date="2012-08-08T14:26:00Z">
              <w:r w:rsidDel="004238F6">
                <w:delText>&lt;xs:restriction base=</w:delText>
              </w:r>
              <w:r w:rsidRPr="009F1B7D" w:rsidDel="004238F6">
                <w:delText>"</w:delText>
              </w:r>
              <w:r w:rsidDel="004238F6">
                <w:delText>base64Binary</w:delText>
              </w:r>
              <w:r w:rsidRPr="009F1B7D" w:rsidDel="004238F6">
                <w:delText>"</w:delText>
              </w:r>
              <w:r w:rsidDel="004238F6">
                <w:delText>&gt;&lt;/xs:restriction&gt;</w:delText>
              </w:r>
            </w:del>
          </w:p>
          <w:p w14:paraId="22A8C394" w14:textId="725507D2" w:rsidR="00487636" w:rsidDel="004238F6" w:rsidRDefault="00487636" w:rsidP="00487636">
            <w:pPr>
              <w:pStyle w:val="XML2"/>
              <w:rPr>
                <w:del w:id="2878" w:author="Thomas Dietz" w:date="2012-08-08T14:26:00Z"/>
              </w:rPr>
            </w:pPr>
            <w:del w:id="2879" w:author="Thomas Dietz" w:date="2012-08-08T14:26:00Z">
              <w:r w:rsidDel="004238F6">
                <w:delText>&lt;/xs:simpleType&gt;</w:delText>
              </w:r>
            </w:del>
          </w:p>
          <w:p w14:paraId="06685777" w14:textId="4319EEA9" w:rsidR="00223854" w:rsidDel="004238F6" w:rsidRDefault="00223854" w:rsidP="00487636">
            <w:pPr>
              <w:pStyle w:val="XML2"/>
              <w:rPr>
                <w:del w:id="2880" w:author="Thomas Dietz" w:date="2012-08-08T14:26:00Z"/>
              </w:rPr>
            </w:pPr>
          </w:p>
          <w:p w14:paraId="79318A6B" w14:textId="5C39E808" w:rsidR="00223854" w:rsidRPr="009F1B7D" w:rsidDel="004238F6" w:rsidRDefault="00223854" w:rsidP="00223854">
            <w:pPr>
              <w:pStyle w:val="XML1"/>
              <w:rPr>
                <w:del w:id="2881" w:author="Thomas Dietz" w:date="2012-08-08T14:26:00Z"/>
              </w:rPr>
            </w:pPr>
            <w:del w:id="2882" w:author="Thomas Dietz" w:date="2012-08-08T14:26:00Z">
              <w:r w:rsidRPr="009F1B7D" w:rsidDel="004238F6">
                <w:delText>&lt;xs:complexType name="</w:delText>
              </w:r>
              <w:r w:rsidDel="004238F6">
                <w:delText>OFFlowTableType</w:delText>
              </w:r>
              <w:r w:rsidRPr="009F1B7D" w:rsidDel="004238F6">
                <w:delText>"&gt;</w:delText>
              </w:r>
            </w:del>
          </w:p>
          <w:p w14:paraId="7C982D9E" w14:textId="47355046" w:rsidR="00223854" w:rsidRPr="009F1B7D" w:rsidDel="004238F6" w:rsidRDefault="00223854" w:rsidP="00223854">
            <w:pPr>
              <w:pStyle w:val="XML2"/>
              <w:rPr>
                <w:del w:id="2883" w:author="Thomas Dietz" w:date="2012-08-08T14:26:00Z"/>
              </w:rPr>
            </w:pPr>
            <w:del w:id="2884" w:author="Thomas Dietz" w:date="2012-08-08T14:26:00Z">
              <w:r w:rsidRPr="009F1B7D" w:rsidDel="004238F6">
                <w:delText>&lt;xs:complexContent&gt;</w:delText>
              </w:r>
            </w:del>
          </w:p>
          <w:p w14:paraId="751B0540" w14:textId="5E7BB2D5" w:rsidR="00223854" w:rsidRPr="009F1B7D" w:rsidDel="004238F6" w:rsidRDefault="00223854" w:rsidP="00223854">
            <w:pPr>
              <w:pStyle w:val="XML3"/>
              <w:rPr>
                <w:del w:id="2885" w:author="Thomas Dietz" w:date="2012-08-08T14:26:00Z"/>
              </w:rPr>
            </w:pPr>
            <w:del w:id="2886" w:author="Thomas Dietz" w:date="2012-08-08T14:26:00Z">
              <w:r w:rsidRPr="009F1B7D" w:rsidDel="004238F6">
                <w:delText>&lt;xs:extension base="OFResourceType"&gt;</w:delText>
              </w:r>
            </w:del>
          </w:p>
          <w:p w14:paraId="28A55606" w14:textId="707B595D" w:rsidR="00223854" w:rsidDel="004238F6" w:rsidRDefault="00223854" w:rsidP="00223854">
            <w:pPr>
              <w:pStyle w:val="XML4"/>
              <w:rPr>
                <w:del w:id="2887" w:author="Thomas Dietz" w:date="2012-08-08T14:26:00Z"/>
              </w:rPr>
            </w:pPr>
            <w:del w:id="2888" w:author="Thomas Dietz" w:date="2012-08-08T14:26:00Z">
              <w:r w:rsidRPr="009F1B7D" w:rsidDel="004238F6">
                <w:lastRenderedPageBreak/>
                <w:delText>&lt;xs:sequence maxOccurs="1" minOccurs="1"&gt;</w:delText>
              </w:r>
            </w:del>
          </w:p>
          <w:p w14:paraId="69E1DBB3" w14:textId="682A3DD5" w:rsidR="00223854" w:rsidDel="004238F6" w:rsidRDefault="00223854" w:rsidP="00223854">
            <w:pPr>
              <w:pStyle w:val="XML5"/>
              <w:rPr>
                <w:del w:id="2889" w:author="Thomas Dietz" w:date="2012-08-08T14:26:00Z"/>
              </w:rPr>
            </w:pPr>
            <w:del w:id="2890" w:author="Thomas Dietz" w:date="2012-08-08T14:26:00Z">
              <w:r w:rsidDel="004238F6">
                <w:delText>&lt;xs:element name=</w:delText>
              </w:r>
              <w:r w:rsidR="008E4BC1" w:rsidDel="004238F6">
                <w:delText>"</w:delText>
              </w:r>
              <w:r w:rsidDel="004238F6">
                <w:delText>max-entries</w:delText>
              </w:r>
              <w:r w:rsidR="008E4BC1" w:rsidDel="004238F6">
                <w:delText>"</w:delText>
              </w:r>
              <w:r w:rsidDel="004238F6">
                <w:delText xml:space="preserve"> type=</w:delText>
              </w:r>
              <w:r w:rsidR="008E4BC1" w:rsidDel="004238F6">
                <w:delText>"</w:delText>
              </w:r>
              <w:r w:rsidDel="004238F6">
                <w:delText>xs:integer</w:delText>
              </w:r>
              <w:r w:rsidR="008E4BC1" w:rsidDel="004238F6">
                <w:delText>"</w:delText>
              </w:r>
              <w:r w:rsidDel="004238F6">
                <w:delText>/&gt;</w:delText>
              </w:r>
            </w:del>
          </w:p>
          <w:p w14:paraId="5BBDE28E" w14:textId="1D89EC55" w:rsidR="00705101" w:rsidDel="004238F6" w:rsidRDefault="00705101" w:rsidP="00705101">
            <w:pPr>
              <w:pStyle w:val="XML5"/>
              <w:rPr>
                <w:del w:id="2891" w:author="Thomas Dietz" w:date="2012-08-08T14:26:00Z"/>
              </w:rPr>
            </w:pPr>
            <w:del w:id="2892" w:author="Thomas Dietz" w:date="2012-08-08T14:26:00Z">
              <w:r w:rsidDel="004238F6">
                <w:delText>&lt;xs:element name="next-tables" type="OFNextFlowTables"/&gt;</w:delText>
              </w:r>
            </w:del>
          </w:p>
          <w:p w14:paraId="18B652B9" w14:textId="180F6FD3" w:rsidR="00223854" w:rsidDel="004238F6" w:rsidRDefault="00223854" w:rsidP="00223854">
            <w:pPr>
              <w:pStyle w:val="XML5"/>
              <w:rPr>
                <w:del w:id="2893" w:author="Thomas Dietz" w:date="2012-08-08T14:26:00Z"/>
              </w:rPr>
            </w:pPr>
            <w:del w:id="2894" w:author="Thomas Dietz" w:date="2012-08-08T14:26:00Z">
              <w:r w:rsidDel="004238F6">
                <w:delText>&lt;xs:element name="instructions" type="OFFlowTableInstructions"/&gt;</w:delText>
              </w:r>
            </w:del>
          </w:p>
          <w:p w14:paraId="25903DE1" w14:textId="28ADB18F" w:rsidR="00223854" w:rsidDel="004238F6" w:rsidRDefault="00223854" w:rsidP="00223854">
            <w:pPr>
              <w:pStyle w:val="XML5"/>
              <w:rPr>
                <w:del w:id="2895" w:author="Thomas Dietz" w:date="2012-08-08T14:26:00Z"/>
              </w:rPr>
            </w:pPr>
            <w:del w:id="2896" w:author="Thomas Dietz" w:date="2012-08-08T14:26:00Z">
              <w:r w:rsidDel="004238F6">
                <w:delText>&lt;xs:element name="matches" type="OFFlowTableMatches"/&gt;</w:delText>
              </w:r>
            </w:del>
          </w:p>
          <w:p w14:paraId="29A29CD5" w14:textId="44D1C21C" w:rsidR="00223854" w:rsidDel="004238F6" w:rsidRDefault="00223854" w:rsidP="00223854">
            <w:pPr>
              <w:pStyle w:val="XML5"/>
              <w:rPr>
                <w:del w:id="2897" w:author="Thomas Dietz" w:date="2012-08-08T14:26:00Z"/>
              </w:rPr>
            </w:pPr>
            <w:del w:id="2898" w:author="Thomas Dietz" w:date="2012-08-08T14:26:00Z">
              <w:r w:rsidDel="004238F6">
                <w:delText>&lt;xs:element name="write-actions" type="OFFlowTableWriteActions"/&gt;</w:delText>
              </w:r>
            </w:del>
          </w:p>
          <w:p w14:paraId="5E6764C7" w14:textId="1D6A5650" w:rsidR="00223854" w:rsidDel="004238F6" w:rsidRDefault="00223854" w:rsidP="00223854">
            <w:pPr>
              <w:pStyle w:val="XML5"/>
              <w:rPr>
                <w:del w:id="2899" w:author="Thomas Dietz" w:date="2012-08-08T14:26:00Z"/>
              </w:rPr>
            </w:pPr>
            <w:del w:id="2900" w:author="Thomas Dietz" w:date="2012-08-08T14:26:00Z">
              <w:r w:rsidDel="004238F6">
                <w:delText>&lt;xs:element name="apply-actions" type="OFFlowTableApplyActions"/&gt;</w:delText>
              </w:r>
            </w:del>
          </w:p>
          <w:p w14:paraId="4DF18BF7" w14:textId="2DD60154" w:rsidR="00705101" w:rsidDel="004238F6" w:rsidRDefault="00705101" w:rsidP="00705101">
            <w:pPr>
              <w:pStyle w:val="XML5"/>
              <w:rPr>
                <w:del w:id="2901" w:author="Thomas Dietz" w:date="2012-08-08T14:26:00Z"/>
              </w:rPr>
            </w:pPr>
            <w:del w:id="2902" w:author="Thomas Dietz" w:date="2012-08-08T14:26:00Z">
              <w:r w:rsidDel="004238F6">
                <w:delText>&lt;xs:element name="write-setfields" type="OFFlowTableMatchFields"/&gt;</w:delText>
              </w:r>
            </w:del>
          </w:p>
          <w:p w14:paraId="46936A0E" w14:textId="71B6B084" w:rsidR="00705101" w:rsidDel="004238F6" w:rsidRDefault="00705101" w:rsidP="00705101">
            <w:pPr>
              <w:pStyle w:val="XML5"/>
              <w:rPr>
                <w:del w:id="2903" w:author="Thomas Dietz" w:date="2012-08-08T14:26:00Z"/>
              </w:rPr>
            </w:pPr>
            <w:del w:id="2904" w:author="Thomas Dietz" w:date="2012-08-08T14:26:00Z">
              <w:r w:rsidDel="004238F6">
                <w:delText>&lt;xs:element name="apply-setfields" type="OFFlowTableMatchFields"/&gt;</w:delText>
              </w:r>
            </w:del>
          </w:p>
          <w:p w14:paraId="431D1669" w14:textId="4B620FD5" w:rsidR="00705101" w:rsidDel="004238F6" w:rsidRDefault="00705101" w:rsidP="00705101">
            <w:pPr>
              <w:pStyle w:val="XML5"/>
              <w:rPr>
                <w:del w:id="2905" w:author="Thomas Dietz" w:date="2012-08-08T14:26:00Z"/>
              </w:rPr>
            </w:pPr>
            <w:del w:id="2906" w:author="Thomas Dietz" w:date="2012-08-08T14:26:00Z">
              <w:r w:rsidDel="004238F6">
                <w:delText>&lt;xs:element name="wildcards" type="OFFlowTableMatchFields"/&gt;</w:delText>
              </w:r>
            </w:del>
          </w:p>
          <w:p w14:paraId="3F92187C" w14:textId="6787986B" w:rsidR="00223854" w:rsidDel="004238F6" w:rsidRDefault="00223854" w:rsidP="00223854">
            <w:pPr>
              <w:pStyle w:val="XML5"/>
              <w:rPr>
                <w:del w:id="2907" w:author="Thomas Dietz" w:date="2012-08-08T14:26:00Z"/>
              </w:rPr>
            </w:pPr>
            <w:del w:id="2908" w:author="Thomas Dietz" w:date="2012-08-08T14:26:00Z">
              <w:r w:rsidDel="004238F6">
                <w:delText>&lt;xs:element name="metadata-match" type="xs:hexBinary"/&gt;</w:delText>
              </w:r>
            </w:del>
          </w:p>
          <w:p w14:paraId="62C21FFE" w14:textId="27F33B0A" w:rsidR="00223854" w:rsidRPr="009F1B7D" w:rsidDel="004238F6" w:rsidRDefault="00223854" w:rsidP="00223854">
            <w:pPr>
              <w:pStyle w:val="XML5"/>
              <w:rPr>
                <w:del w:id="2909" w:author="Thomas Dietz" w:date="2012-08-08T14:26:00Z"/>
              </w:rPr>
            </w:pPr>
            <w:del w:id="2910" w:author="Thomas Dietz" w:date="2012-08-08T14:26:00Z">
              <w:r w:rsidDel="004238F6">
                <w:delText>&lt;xs:element name="metadata-write" type="xs:hexBinary"/&gt;</w:delText>
              </w:r>
            </w:del>
          </w:p>
          <w:p w14:paraId="4C523009" w14:textId="05BD5F83" w:rsidR="00223854" w:rsidRPr="009F1B7D" w:rsidDel="004238F6" w:rsidRDefault="00223854" w:rsidP="00223854">
            <w:pPr>
              <w:pStyle w:val="XML4"/>
              <w:rPr>
                <w:del w:id="2911" w:author="Thomas Dietz" w:date="2012-08-08T14:26:00Z"/>
              </w:rPr>
            </w:pPr>
            <w:del w:id="2912" w:author="Thomas Dietz" w:date="2012-08-08T14:26:00Z">
              <w:r w:rsidRPr="009F1B7D" w:rsidDel="004238F6">
                <w:delText>&lt;/xs:sequence&gt;</w:delText>
              </w:r>
            </w:del>
          </w:p>
          <w:p w14:paraId="08099E2B" w14:textId="757547E1" w:rsidR="00223854" w:rsidRPr="009F1B7D" w:rsidDel="004238F6" w:rsidRDefault="00223854" w:rsidP="00223854">
            <w:pPr>
              <w:pStyle w:val="XML3"/>
              <w:rPr>
                <w:del w:id="2913" w:author="Thomas Dietz" w:date="2012-08-08T14:26:00Z"/>
              </w:rPr>
            </w:pPr>
            <w:del w:id="2914" w:author="Thomas Dietz" w:date="2012-08-08T14:26:00Z">
              <w:r w:rsidRPr="009F1B7D" w:rsidDel="004238F6">
                <w:delText>&lt;/xs:extension&gt;</w:delText>
              </w:r>
            </w:del>
          </w:p>
          <w:p w14:paraId="74058360" w14:textId="2E4C91E8" w:rsidR="00223854" w:rsidRPr="009F1B7D" w:rsidDel="004238F6" w:rsidRDefault="00223854" w:rsidP="00223854">
            <w:pPr>
              <w:pStyle w:val="XML2"/>
              <w:rPr>
                <w:del w:id="2915" w:author="Thomas Dietz" w:date="2012-08-08T14:26:00Z"/>
              </w:rPr>
            </w:pPr>
            <w:del w:id="2916" w:author="Thomas Dietz" w:date="2012-08-08T14:26:00Z">
              <w:r w:rsidRPr="009F1B7D" w:rsidDel="004238F6">
                <w:delText>&lt;/xs:complexContent&gt;</w:delText>
              </w:r>
            </w:del>
          </w:p>
          <w:p w14:paraId="128DFD14" w14:textId="1C6A1C88" w:rsidR="00223854" w:rsidDel="004238F6" w:rsidRDefault="00223854" w:rsidP="00223854">
            <w:pPr>
              <w:pStyle w:val="XML1"/>
              <w:rPr>
                <w:del w:id="2917" w:author="Thomas Dietz" w:date="2012-08-08T14:26:00Z"/>
              </w:rPr>
            </w:pPr>
            <w:del w:id="2918" w:author="Thomas Dietz" w:date="2012-08-08T14:26:00Z">
              <w:r w:rsidRPr="009F1B7D" w:rsidDel="004238F6">
                <w:delText>&lt;/xs:complexType&gt;</w:delText>
              </w:r>
            </w:del>
          </w:p>
          <w:p w14:paraId="6C329DD6" w14:textId="2DD552CB" w:rsidR="00223854" w:rsidDel="004238F6" w:rsidRDefault="00223854" w:rsidP="00223854">
            <w:pPr>
              <w:pStyle w:val="XML1"/>
              <w:rPr>
                <w:del w:id="2919" w:author="Thomas Dietz" w:date="2012-08-08T14:26:00Z"/>
              </w:rPr>
            </w:pPr>
          </w:p>
          <w:p w14:paraId="21C340D1" w14:textId="09863431" w:rsidR="00CE2DFB" w:rsidDel="004238F6" w:rsidRDefault="00CE2DFB" w:rsidP="00CE2DFB">
            <w:pPr>
              <w:pStyle w:val="XML1"/>
              <w:rPr>
                <w:del w:id="2920" w:author="Thomas Dietz" w:date="2012-08-08T14:26:00Z"/>
              </w:rPr>
            </w:pPr>
            <w:del w:id="2921" w:author="Thomas Dietz" w:date="2012-08-08T14:26:00Z">
              <w:r w:rsidDel="004238F6">
                <w:delText>&lt;xs:complexType name="OFNextFlowTables"&gt;</w:delText>
              </w:r>
            </w:del>
          </w:p>
          <w:p w14:paraId="5A9A4566" w14:textId="45F24665" w:rsidR="00CE2DFB" w:rsidDel="004238F6" w:rsidRDefault="00CE2DFB" w:rsidP="00CE2DFB">
            <w:pPr>
              <w:pStyle w:val="XML2"/>
              <w:rPr>
                <w:del w:id="2922" w:author="Thomas Dietz" w:date="2012-08-08T14:26:00Z"/>
              </w:rPr>
            </w:pPr>
            <w:del w:id="2923" w:author="Thomas Dietz" w:date="2012-08-08T14:26:00Z">
              <w:r w:rsidDel="004238F6">
                <w:delText>&lt;xs:sequence minOccurs="1" maxOccurs="unbounded"&gt;</w:delText>
              </w:r>
            </w:del>
          </w:p>
          <w:p w14:paraId="6B655216" w14:textId="2027633C" w:rsidR="00CE2DFB" w:rsidDel="004238F6" w:rsidRDefault="00CE2DFB" w:rsidP="00CE2DFB">
            <w:pPr>
              <w:pStyle w:val="XML3"/>
              <w:rPr>
                <w:del w:id="2924" w:author="Thomas Dietz" w:date="2012-08-08T14:26:00Z"/>
              </w:rPr>
            </w:pPr>
            <w:del w:id="2925" w:author="Thomas Dietz" w:date="2012-08-08T14:26:00Z">
              <w:r w:rsidDel="004238F6">
                <w:delText>&lt;xs:element name="table-id" type="OFConfigID"/&gt;</w:delText>
              </w:r>
            </w:del>
          </w:p>
          <w:p w14:paraId="290B15BF" w14:textId="5B33CC3D" w:rsidR="00CE2DFB" w:rsidDel="004238F6" w:rsidRDefault="00CE2DFB" w:rsidP="00CE2DFB">
            <w:pPr>
              <w:pStyle w:val="XML2"/>
              <w:rPr>
                <w:del w:id="2926" w:author="Thomas Dietz" w:date="2012-08-08T14:26:00Z"/>
              </w:rPr>
            </w:pPr>
            <w:del w:id="2927" w:author="Thomas Dietz" w:date="2012-08-08T14:26:00Z">
              <w:r w:rsidDel="004238F6">
                <w:delText>&lt;/xs:sequence&gt;</w:delText>
              </w:r>
            </w:del>
          </w:p>
          <w:p w14:paraId="294E0EB0" w14:textId="42D18600" w:rsidR="00CE2DFB" w:rsidDel="004238F6" w:rsidRDefault="00CE2DFB" w:rsidP="00CE2DFB">
            <w:pPr>
              <w:pStyle w:val="XML1"/>
              <w:rPr>
                <w:del w:id="2928" w:author="Thomas Dietz" w:date="2012-08-08T14:26:00Z"/>
              </w:rPr>
            </w:pPr>
            <w:del w:id="2929" w:author="Thomas Dietz" w:date="2012-08-08T14:26:00Z">
              <w:r w:rsidDel="004238F6">
                <w:delText>&lt;/xs:complexType&gt;</w:delText>
              </w:r>
            </w:del>
          </w:p>
          <w:p w14:paraId="182A170E" w14:textId="7B0E84D7" w:rsidR="00CE2DFB" w:rsidDel="004238F6" w:rsidRDefault="00CE2DFB" w:rsidP="00223854">
            <w:pPr>
              <w:pStyle w:val="XML1"/>
              <w:rPr>
                <w:del w:id="2930" w:author="Thomas Dietz" w:date="2012-08-08T14:26:00Z"/>
              </w:rPr>
            </w:pPr>
          </w:p>
          <w:p w14:paraId="6CDE1612" w14:textId="7FEF640D" w:rsidR="00223854" w:rsidDel="004238F6" w:rsidRDefault="00223854" w:rsidP="00223854">
            <w:pPr>
              <w:pStyle w:val="XML1"/>
              <w:rPr>
                <w:del w:id="2931" w:author="Thomas Dietz" w:date="2012-08-08T14:26:00Z"/>
              </w:rPr>
            </w:pPr>
            <w:del w:id="2932" w:author="Thomas Dietz" w:date="2012-08-08T14:26:00Z">
              <w:r w:rsidDel="004238F6">
                <w:delText>&lt;xs:complexType name="OFFlowTableInstructions"&gt;</w:delText>
              </w:r>
            </w:del>
          </w:p>
          <w:p w14:paraId="1F01AFFF" w14:textId="7519EF68" w:rsidR="00223854" w:rsidDel="004238F6" w:rsidRDefault="00223854" w:rsidP="00223854">
            <w:pPr>
              <w:pStyle w:val="XML2"/>
              <w:rPr>
                <w:del w:id="2933" w:author="Thomas Dietz" w:date="2012-08-08T14:26:00Z"/>
              </w:rPr>
            </w:pPr>
            <w:del w:id="2934" w:author="Thomas Dietz" w:date="2012-08-08T14:26:00Z">
              <w:r w:rsidDel="004238F6">
                <w:delText>&lt;xs:sequence minOccurs="1" maxOccurs="unbounded"&gt;</w:delText>
              </w:r>
            </w:del>
          </w:p>
          <w:p w14:paraId="1EC97C11" w14:textId="1BA4B029" w:rsidR="00223854" w:rsidDel="004238F6" w:rsidRDefault="00223854" w:rsidP="00223854">
            <w:pPr>
              <w:pStyle w:val="XML3"/>
              <w:rPr>
                <w:del w:id="2935" w:author="Thomas Dietz" w:date="2012-08-08T14:26:00Z"/>
              </w:rPr>
            </w:pPr>
            <w:del w:id="2936" w:author="Thomas Dietz" w:date="2012-08-08T14:26:00Z">
              <w:r w:rsidDel="004238F6">
                <w:delText>&lt;xs:element name="type" type="OFInstructionType"/&gt;</w:delText>
              </w:r>
            </w:del>
          </w:p>
          <w:p w14:paraId="32A95505" w14:textId="5810ACDF" w:rsidR="00223854" w:rsidDel="004238F6" w:rsidRDefault="00223854" w:rsidP="00223854">
            <w:pPr>
              <w:pStyle w:val="XML2"/>
              <w:rPr>
                <w:del w:id="2937" w:author="Thomas Dietz" w:date="2012-08-08T14:26:00Z"/>
              </w:rPr>
            </w:pPr>
            <w:del w:id="2938" w:author="Thomas Dietz" w:date="2012-08-08T14:26:00Z">
              <w:r w:rsidDel="004238F6">
                <w:delText>&lt;/xs:sequence&gt;</w:delText>
              </w:r>
            </w:del>
          </w:p>
          <w:p w14:paraId="252F672D" w14:textId="229CEC0F" w:rsidR="00223854" w:rsidDel="004238F6" w:rsidRDefault="00223854" w:rsidP="00223854">
            <w:pPr>
              <w:pStyle w:val="XML1"/>
              <w:rPr>
                <w:del w:id="2939" w:author="Thomas Dietz" w:date="2012-08-08T14:26:00Z"/>
              </w:rPr>
            </w:pPr>
            <w:del w:id="2940" w:author="Thomas Dietz" w:date="2012-08-08T14:26:00Z">
              <w:r w:rsidDel="004238F6">
                <w:delText>&lt;/xs:complexType&gt;</w:delText>
              </w:r>
            </w:del>
          </w:p>
          <w:p w14:paraId="2695F254" w14:textId="7918AFD2" w:rsidR="00223854" w:rsidDel="004238F6" w:rsidRDefault="00223854" w:rsidP="00223854">
            <w:pPr>
              <w:pStyle w:val="XML1"/>
              <w:rPr>
                <w:del w:id="2941" w:author="Thomas Dietz" w:date="2012-08-08T14:26:00Z"/>
              </w:rPr>
            </w:pPr>
          </w:p>
          <w:p w14:paraId="617E5735" w14:textId="108D155F" w:rsidR="00223854" w:rsidDel="004238F6" w:rsidRDefault="00223854" w:rsidP="00223854">
            <w:pPr>
              <w:pStyle w:val="XML1"/>
              <w:rPr>
                <w:del w:id="2942" w:author="Thomas Dietz" w:date="2012-08-08T14:26:00Z"/>
              </w:rPr>
            </w:pPr>
            <w:del w:id="2943" w:author="Thomas Dietz" w:date="2012-08-08T14:26:00Z">
              <w:r w:rsidDel="004238F6">
                <w:delText>&lt;xs:complexType name="OFFlowTableMatch</w:delText>
              </w:r>
              <w:r w:rsidR="00443358" w:rsidDel="004238F6">
                <w:delText>Fields</w:delText>
              </w:r>
              <w:r w:rsidDel="004238F6">
                <w:delText>"&gt;</w:delText>
              </w:r>
            </w:del>
          </w:p>
          <w:p w14:paraId="46E46C29" w14:textId="45742ED1" w:rsidR="00223854" w:rsidDel="004238F6" w:rsidRDefault="00223854" w:rsidP="00223854">
            <w:pPr>
              <w:pStyle w:val="XML2"/>
              <w:rPr>
                <w:del w:id="2944" w:author="Thomas Dietz" w:date="2012-08-08T14:26:00Z"/>
              </w:rPr>
            </w:pPr>
            <w:del w:id="2945" w:author="Thomas Dietz" w:date="2012-08-08T14:26:00Z">
              <w:r w:rsidDel="004238F6">
                <w:delText>&lt;xs:sequence minOccurs="1" maxOccurs="unbounded"&gt;</w:delText>
              </w:r>
            </w:del>
          </w:p>
          <w:p w14:paraId="44164DEA" w14:textId="2E5A7291" w:rsidR="00223854" w:rsidDel="004238F6" w:rsidRDefault="00223854" w:rsidP="00223854">
            <w:pPr>
              <w:pStyle w:val="XML3"/>
              <w:rPr>
                <w:del w:id="2946" w:author="Thomas Dietz" w:date="2012-08-08T14:26:00Z"/>
              </w:rPr>
            </w:pPr>
            <w:del w:id="2947" w:author="Thomas Dietz" w:date="2012-08-08T14:26:00Z">
              <w:r w:rsidDel="004238F6">
                <w:delText>&lt;xs:element name="type" type="OFMatch</w:delText>
              </w:r>
              <w:r w:rsidR="00443358" w:rsidDel="004238F6">
                <w:delText>Field</w:delText>
              </w:r>
              <w:r w:rsidDel="004238F6">
                <w:delText>Type"/&gt;</w:delText>
              </w:r>
            </w:del>
          </w:p>
          <w:p w14:paraId="26B7EEDD" w14:textId="519F4215" w:rsidR="00223854" w:rsidDel="004238F6" w:rsidRDefault="00223854" w:rsidP="00223854">
            <w:pPr>
              <w:pStyle w:val="XML2"/>
              <w:rPr>
                <w:del w:id="2948" w:author="Thomas Dietz" w:date="2012-08-08T14:26:00Z"/>
              </w:rPr>
            </w:pPr>
            <w:del w:id="2949" w:author="Thomas Dietz" w:date="2012-08-08T14:26:00Z">
              <w:r w:rsidDel="004238F6">
                <w:delText>&lt;/xs:sequence&gt;</w:delText>
              </w:r>
            </w:del>
          </w:p>
          <w:p w14:paraId="79535A7D" w14:textId="37B86054" w:rsidR="00223854" w:rsidDel="004238F6" w:rsidRDefault="00223854" w:rsidP="00223854">
            <w:pPr>
              <w:pStyle w:val="XML1"/>
              <w:rPr>
                <w:del w:id="2950" w:author="Thomas Dietz" w:date="2012-08-08T14:26:00Z"/>
              </w:rPr>
            </w:pPr>
            <w:del w:id="2951" w:author="Thomas Dietz" w:date="2012-08-08T14:26:00Z">
              <w:r w:rsidDel="004238F6">
                <w:delText>&lt;/xs:complexType&gt;</w:delText>
              </w:r>
            </w:del>
          </w:p>
          <w:p w14:paraId="0DC3752F" w14:textId="37543874" w:rsidR="00223854" w:rsidDel="004238F6" w:rsidRDefault="00223854" w:rsidP="00223854">
            <w:pPr>
              <w:pStyle w:val="XML1"/>
              <w:rPr>
                <w:del w:id="2952" w:author="Thomas Dietz" w:date="2012-08-08T14:26:00Z"/>
              </w:rPr>
            </w:pPr>
          </w:p>
          <w:p w14:paraId="1E7344A6" w14:textId="5781E033" w:rsidR="00223854" w:rsidDel="004238F6" w:rsidRDefault="00223854" w:rsidP="00223854">
            <w:pPr>
              <w:pStyle w:val="XML1"/>
              <w:rPr>
                <w:del w:id="2953" w:author="Thomas Dietz" w:date="2012-08-08T14:26:00Z"/>
              </w:rPr>
            </w:pPr>
            <w:del w:id="2954" w:author="Thomas Dietz" w:date="2012-08-08T14:26:00Z">
              <w:r w:rsidDel="004238F6">
                <w:delText>&lt;xs:complexType name="OFFlowTableWriteActions"&gt;</w:delText>
              </w:r>
            </w:del>
          </w:p>
          <w:p w14:paraId="471D4D1A" w14:textId="36F22748" w:rsidR="00223854" w:rsidDel="004238F6" w:rsidRDefault="00223854" w:rsidP="00223854">
            <w:pPr>
              <w:pStyle w:val="XML2"/>
              <w:rPr>
                <w:del w:id="2955" w:author="Thomas Dietz" w:date="2012-08-08T14:26:00Z"/>
              </w:rPr>
            </w:pPr>
            <w:del w:id="2956" w:author="Thomas Dietz" w:date="2012-08-08T14:26:00Z">
              <w:r w:rsidDel="004238F6">
                <w:delText>&lt;xs:sequence minOccurs="1" maxOccurs="unbounded"&gt;</w:delText>
              </w:r>
            </w:del>
          </w:p>
          <w:p w14:paraId="4A23AC25" w14:textId="209E5F68" w:rsidR="00223854" w:rsidDel="004238F6" w:rsidRDefault="00223854" w:rsidP="00223854">
            <w:pPr>
              <w:pStyle w:val="XML3"/>
              <w:rPr>
                <w:del w:id="2957" w:author="Thomas Dietz" w:date="2012-08-08T14:26:00Z"/>
              </w:rPr>
            </w:pPr>
            <w:del w:id="2958" w:author="Thomas Dietz" w:date="2012-08-08T14:26:00Z">
              <w:r w:rsidDel="004238F6">
                <w:delText>&lt;xs:element name="type" type="OFActionType"/&gt;</w:delText>
              </w:r>
            </w:del>
          </w:p>
          <w:p w14:paraId="558FEF24" w14:textId="11B745C1" w:rsidR="00223854" w:rsidDel="004238F6" w:rsidRDefault="00223854" w:rsidP="00223854">
            <w:pPr>
              <w:pStyle w:val="XML2"/>
              <w:rPr>
                <w:del w:id="2959" w:author="Thomas Dietz" w:date="2012-08-08T14:26:00Z"/>
              </w:rPr>
            </w:pPr>
            <w:del w:id="2960" w:author="Thomas Dietz" w:date="2012-08-08T14:26:00Z">
              <w:r w:rsidDel="004238F6">
                <w:delText>&lt;/xs:sequence&gt;</w:delText>
              </w:r>
            </w:del>
          </w:p>
          <w:p w14:paraId="0DD620E8" w14:textId="594D9B8B" w:rsidR="00223854" w:rsidDel="004238F6" w:rsidRDefault="00223854" w:rsidP="00223854">
            <w:pPr>
              <w:pStyle w:val="XML1"/>
              <w:rPr>
                <w:del w:id="2961" w:author="Thomas Dietz" w:date="2012-08-08T14:26:00Z"/>
              </w:rPr>
            </w:pPr>
            <w:del w:id="2962" w:author="Thomas Dietz" w:date="2012-08-08T14:26:00Z">
              <w:r w:rsidDel="004238F6">
                <w:delText>&lt;/xs:complexType&gt;</w:delText>
              </w:r>
            </w:del>
          </w:p>
          <w:p w14:paraId="6AB91C2D" w14:textId="11550488" w:rsidR="00223854" w:rsidDel="004238F6" w:rsidRDefault="00223854" w:rsidP="00223854">
            <w:pPr>
              <w:pStyle w:val="XML1"/>
              <w:rPr>
                <w:del w:id="2963" w:author="Thomas Dietz" w:date="2012-08-08T14:26:00Z"/>
              </w:rPr>
            </w:pPr>
          </w:p>
          <w:p w14:paraId="5A7AD784" w14:textId="3C29A8E7" w:rsidR="00223854" w:rsidDel="004238F6" w:rsidRDefault="00223854" w:rsidP="00223854">
            <w:pPr>
              <w:pStyle w:val="XML1"/>
              <w:rPr>
                <w:del w:id="2964" w:author="Thomas Dietz" w:date="2012-08-08T14:26:00Z"/>
              </w:rPr>
            </w:pPr>
            <w:del w:id="2965" w:author="Thomas Dietz" w:date="2012-08-08T14:26:00Z">
              <w:r w:rsidDel="004238F6">
                <w:delText>&lt;xs:complexType name="OFFlowTableApplyActions"&gt;</w:delText>
              </w:r>
            </w:del>
          </w:p>
          <w:p w14:paraId="35AAD5BF" w14:textId="5AB57F55" w:rsidR="00223854" w:rsidDel="004238F6" w:rsidRDefault="00223854" w:rsidP="00223854">
            <w:pPr>
              <w:pStyle w:val="XML2"/>
              <w:rPr>
                <w:del w:id="2966" w:author="Thomas Dietz" w:date="2012-08-08T14:26:00Z"/>
              </w:rPr>
            </w:pPr>
            <w:del w:id="2967" w:author="Thomas Dietz" w:date="2012-08-08T14:26:00Z">
              <w:r w:rsidDel="004238F6">
                <w:delText>&lt;xs:sequence minOccurs="1" maxOccurs="unbounded"&gt;</w:delText>
              </w:r>
            </w:del>
          </w:p>
          <w:p w14:paraId="75D6BE59" w14:textId="386BB479" w:rsidR="00223854" w:rsidDel="004238F6" w:rsidRDefault="00223854" w:rsidP="00223854">
            <w:pPr>
              <w:pStyle w:val="XML3"/>
              <w:rPr>
                <w:del w:id="2968" w:author="Thomas Dietz" w:date="2012-08-08T14:26:00Z"/>
              </w:rPr>
            </w:pPr>
            <w:del w:id="2969" w:author="Thomas Dietz" w:date="2012-08-08T14:26:00Z">
              <w:r w:rsidDel="004238F6">
                <w:delText>&lt;xs:element name="type" type="OFActionType"/&gt;</w:delText>
              </w:r>
            </w:del>
          </w:p>
          <w:p w14:paraId="4A5164DA" w14:textId="29FDB3F9" w:rsidR="00223854" w:rsidDel="004238F6" w:rsidRDefault="00223854" w:rsidP="00223854">
            <w:pPr>
              <w:pStyle w:val="XML2"/>
              <w:rPr>
                <w:del w:id="2970" w:author="Thomas Dietz" w:date="2012-08-08T14:26:00Z"/>
              </w:rPr>
            </w:pPr>
            <w:del w:id="2971" w:author="Thomas Dietz" w:date="2012-08-08T14:26:00Z">
              <w:r w:rsidDel="004238F6">
                <w:delText>&lt;/xs:sequence&gt;</w:delText>
              </w:r>
            </w:del>
          </w:p>
          <w:p w14:paraId="2F96D716" w14:textId="409585E7" w:rsidR="00223854" w:rsidDel="004238F6" w:rsidRDefault="00223854" w:rsidP="00223854">
            <w:pPr>
              <w:pStyle w:val="XML1"/>
              <w:rPr>
                <w:del w:id="2972" w:author="Thomas Dietz" w:date="2012-08-08T14:26:00Z"/>
              </w:rPr>
            </w:pPr>
            <w:del w:id="2973" w:author="Thomas Dietz" w:date="2012-08-08T14:26:00Z">
              <w:r w:rsidDel="004238F6">
                <w:delText>&lt;/xs:complexType&gt;</w:delText>
              </w:r>
            </w:del>
          </w:p>
          <w:p w14:paraId="48C6434E" w14:textId="433EC89B" w:rsidR="00223854" w:rsidDel="004238F6" w:rsidRDefault="00223854" w:rsidP="00223854">
            <w:pPr>
              <w:pStyle w:val="XML1"/>
              <w:rPr>
                <w:del w:id="2974" w:author="Thomas Dietz" w:date="2012-08-08T14:26:00Z"/>
              </w:rPr>
            </w:pPr>
          </w:p>
          <w:p w14:paraId="7910D8C8" w14:textId="5EF9C2CB" w:rsidR="00223854" w:rsidDel="004238F6" w:rsidRDefault="00223854" w:rsidP="00223854">
            <w:pPr>
              <w:pStyle w:val="XML1"/>
              <w:rPr>
                <w:del w:id="2975" w:author="Thomas Dietz" w:date="2012-08-08T14:26:00Z"/>
              </w:rPr>
            </w:pPr>
            <w:del w:id="2976" w:author="Thomas Dietz" w:date="2012-08-08T14:26:00Z">
              <w:r w:rsidDel="004238F6">
                <w:delText>&lt;xs:simpleType name="OFMatch</w:delText>
              </w:r>
              <w:r w:rsidR="00443358" w:rsidDel="004238F6">
                <w:delText>Field</w:delText>
              </w:r>
              <w:r w:rsidDel="004238F6">
                <w:delText>Type"&gt;</w:delText>
              </w:r>
            </w:del>
          </w:p>
          <w:p w14:paraId="16595B82" w14:textId="1AEB297A" w:rsidR="00223854" w:rsidDel="004238F6" w:rsidRDefault="00223854" w:rsidP="00223854">
            <w:pPr>
              <w:pStyle w:val="XML2"/>
              <w:rPr>
                <w:del w:id="2977" w:author="Thomas Dietz" w:date="2012-08-08T14:26:00Z"/>
              </w:rPr>
            </w:pPr>
            <w:del w:id="2978" w:author="Thomas Dietz" w:date="2012-08-08T14:26:00Z">
              <w:r w:rsidDel="004238F6">
                <w:delText>&lt;xs:annotation&gt;</w:delText>
              </w:r>
            </w:del>
          </w:p>
          <w:p w14:paraId="7D183E73" w14:textId="1D10FAC2" w:rsidR="00223854" w:rsidDel="004238F6" w:rsidRDefault="00223854" w:rsidP="00223854">
            <w:pPr>
              <w:pStyle w:val="XML3"/>
              <w:rPr>
                <w:del w:id="2979" w:author="Thomas Dietz" w:date="2012-08-08T14:26:00Z"/>
              </w:rPr>
            </w:pPr>
            <w:del w:id="2980" w:author="Thomas Dietz" w:date="2012-08-08T14:26:00Z">
              <w:r w:rsidDel="004238F6">
                <w:delText xml:space="preserve">&lt;xs:documentation&gt; The open flow match </w:delText>
              </w:r>
              <w:r w:rsidR="00443358" w:rsidDel="004238F6">
                <w:delText xml:space="preserve">field </w:delText>
              </w:r>
              <w:r w:rsidDel="004238F6">
                <w:delText>types. See OpenFlow protocol 1.2 section A.2.3.7</w:delText>
              </w:r>
              <w:r w:rsidDel="004238F6">
                <w:tab/>
              </w:r>
              <w:r w:rsidDel="004238F6">
                <w:tab/>
              </w:r>
            </w:del>
          </w:p>
          <w:p w14:paraId="2620B2C5" w14:textId="0F6AE755" w:rsidR="00223854" w:rsidDel="004238F6" w:rsidRDefault="00223854" w:rsidP="00223854">
            <w:pPr>
              <w:pStyle w:val="XML3"/>
              <w:rPr>
                <w:del w:id="2981" w:author="Thomas Dietz" w:date="2012-08-08T14:26:00Z"/>
              </w:rPr>
            </w:pPr>
            <w:del w:id="2982" w:author="Thomas Dietz" w:date="2012-08-08T14:26:00Z">
              <w:r w:rsidDel="004238F6">
                <w:delText>&lt;/xs:documentation&gt;</w:delText>
              </w:r>
            </w:del>
          </w:p>
          <w:p w14:paraId="4F77061C" w14:textId="18E015D7" w:rsidR="00223854" w:rsidDel="004238F6" w:rsidRDefault="00223854" w:rsidP="00223854">
            <w:pPr>
              <w:pStyle w:val="XML2"/>
              <w:rPr>
                <w:del w:id="2983" w:author="Thomas Dietz" w:date="2012-08-08T14:26:00Z"/>
              </w:rPr>
            </w:pPr>
            <w:del w:id="2984" w:author="Thomas Dietz" w:date="2012-08-08T14:26:00Z">
              <w:r w:rsidDel="004238F6">
                <w:delText>&lt;/xs:annotation&gt;</w:delText>
              </w:r>
            </w:del>
          </w:p>
          <w:p w14:paraId="24323225" w14:textId="47F03FFD" w:rsidR="00223854" w:rsidDel="004238F6" w:rsidRDefault="00223854" w:rsidP="00223854">
            <w:pPr>
              <w:pStyle w:val="XML2"/>
              <w:rPr>
                <w:del w:id="2985" w:author="Thomas Dietz" w:date="2012-08-08T14:26:00Z"/>
              </w:rPr>
            </w:pPr>
            <w:del w:id="2986" w:author="Thomas Dietz" w:date="2012-08-08T14:26:00Z">
              <w:r w:rsidDel="004238F6">
                <w:delText>&lt;xs:restriction base="xs:string"&gt;</w:delText>
              </w:r>
            </w:del>
          </w:p>
          <w:p w14:paraId="34BA8458" w14:textId="6379C559" w:rsidR="00223854" w:rsidDel="004238F6" w:rsidRDefault="00223854" w:rsidP="00223854">
            <w:pPr>
              <w:pStyle w:val="XML3"/>
              <w:rPr>
                <w:del w:id="2987" w:author="Thomas Dietz" w:date="2012-08-08T14:26:00Z"/>
              </w:rPr>
            </w:pPr>
            <w:del w:id="2988" w:author="Thomas Dietz" w:date="2012-08-08T14:26:00Z">
              <w:r w:rsidDel="004238F6">
                <w:delText>&lt;xs:enumeration value="input-port"/&gt;</w:delText>
              </w:r>
            </w:del>
          </w:p>
          <w:p w14:paraId="7273E1B5" w14:textId="5F0754F5" w:rsidR="00223854" w:rsidDel="004238F6" w:rsidRDefault="00223854" w:rsidP="00223854">
            <w:pPr>
              <w:pStyle w:val="XML3"/>
              <w:rPr>
                <w:del w:id="2989" w:author="Thomas Dietz" w:date="2012-08-08T14:26:00Z"/>
              </w:rPr>
            </w:pPr>
            <w:del w:id="2990" w:author="Thomas Dietz" w:date="2012-08-08T14:26:00Z">
              <w:r w:rsidDel="004238F6">
                <w:delText>&lt;xs:enumeration value="physical-input-port"/&gt;</w:delText>
              </w:r>
            </w:del>
          </w:p>
          <w:p w14:paraId="62A6D05E" w14:textId="0BD4774E" w:rsidR="00223854" w:rsidDel="004238F6" w:rsidRDefault="00223854" w:rsidP="00223854">
            <w:pPr>
              <w:pStyle w:val="XML3"/>
              <w:rPr>
                <w:del w:id="2991" w:author="Thomas Dietz" w:date="2012-08-08T14:26:00Z"/>
              </w:rPr>
            </w:pPr>
            <w:del w:id="2992" w:author="Thomas Dietz" w:date="2012-08-08T14:26:00Z">
              <w:r w:rsidDel="004238F6">
                <w:lastRenderedPageBreak/>
                <w:delText>&lt;xs:enumeration value="metadata"/&gt;</w:delText>
              </w:r>
            </w:del>
          </w:p>
          <w:p w14:paraId="34948A7A" w14:textId="0097410A" w:rsidR="00223854" w:rsidDel="004238F6" w:rsidRDefault="00223854" w:rsidP="00223854">
            <w:pPr>
              <w:pStyle w:val="XML3"/>
              <w:rPr>
                <w:del w:id="2993" w:author="Thomas Dietz" w:date="2012-08-08T14:26:00Z"/>
              </w:rPr>
            </w:pPr>
            <w:del w:id="2994" w:author="Thomas Dietz" w:date="2012-08-08T14:26:00Z">
              <w:r w:rsidDel="004238F6">
                <w:delText>&lt;xs:enumeration value="ethernet-dest"/&gt;</w:delText>
              </w:r>
            </w:del>
          </w:p>
          <w:p w14:paraId="41914C7A" w14:textId="2C7C08FC" w:rsidR="00223854" w:rsidDel="004238F6" w:rsidRDefault="00223854" w:rsidP="00223854">
            <w:pPr>
              <w:pStyle w:val="XML3"/>
              <w:rPr>
                <w:del w:id="2995" w:author="Thomas Dietz" w:date="2012-08-08T14:26:00Z"/>
              </w:rPr>
            </w:pPr>
            <w:del w:id="2996" w:author="Thomas Dietz" w:date="2012-08-08T14:26:00Z">
              <w:r w:rsidDel="004238F6">
                <w:delText>&lt;xs:enumeration value="ethernet-src"/&gt;</w:delText>
              </w:r>
            </w:del>
          </w:p>
          <w:p w14:paraId="7E2FBC35" w14:textId="72DB4964" w:rsidR="00223854" w:rsidDel="004238F6" w:rsidRDefault="00223854" w:rsidP="00223854">
            <w:pPr>
              <w:pStyle w:val="XML3"/>
              <w:rPr>
                <w:del w:id="2997" w:author="Thomas Dietz" w:date="2012-08-08T14:26:00Z"/>
              </w:rPr>
            </w:pPr>
            <w:del w:id="2998" w:author="Thomas Dietz" w:date="2012-08-08T14:26:00Z">
              <w:r w:rsidDel="004238F6">
                <w:delText>&lt;xs:enumeration value="ethernet-frame-type"/&gt;</w:delText>
              </w:r>
            </w:del>
          </w:p>
          <w:p w14:paraId="08543FEF" w14:textId="22D11218" w:rsidR="00223854" w:rsidDel="004238F6" w:rsidRDefault="00223854" w:rsidP="00223854">
            <w:pPr>
              <w:pStyle w:val="XML3"/>
              <w:rPr>
                <w:del w:id="2999" w:author="Thomas Dietz" w:date="2012-08-08T14:26:00Z"/>
              </w:rPr>
            </w:pPr>
            <w:del w:id="3000" w:author="Thomas Dietz" w:date="2012-08-08T14:26:00Z">
              <w:r w:rsidDel="004238F6">
                <w:delText>&lt;xs:enumeration value="vlan-id"/&gt;</w:delText>
              </w:r>
            </w:del>
          </w:p>
          <w:p w14:paraId="23255EE9" w14:textId="472984AF" w:rsidR="00223854" w:rsidDel="004238F6" w:rsidRDefault="00223854" w:rsidP="00223854">
            <w:pPr>
              <w:pStyle w:val="XML3"/>
              <w:rPr>
                <w:del w:id="3001" w:author="Thomas Dietz" w:date="2012-08-08T14:26:00Z"/>
              </w:rPr>
            </w:pPr>
            <w:del w:id="3002" w:author="Thomas Dietz" w:date="2012-08-08T14:26:00Z">
              <w:r w:rsidDel="004238F6">
                <w:delText>&lt;xs:enumeration value="vlan-priority"/&gt;</w:delText>
              </w:r>
            </w:del>
          </w:p>
          <w:p w14:paraId="6BB6D520" w14:textId="4697C5E8" w:rsidR="00223854" w:rsidDel="004238F6" w:rsidRDefault="00223854" w:rsidP="00223854">
            <w:pPr>
              <w:pStyle w:val="XML3"/>
              <w:rPr>
                <w:del w:id="3003" w:author="Thomas Dietz" w:date="2012-08-08T14:26:00Z"/>
              </w:rPr>
            </w:pPr>
            <w:del w:id="3004" w:author="Thomas Dietz" w:date="2012-08-08T14:26:00Z">
              <w:r w:rsidDel="004238F6">
                <w:delText>&lt;xs:enumeration value="ip-dscp"/&gt;</w:delText>
              </w:r>
            </w:del>
          </w:p>
          <w:p w14:paraId="601B2D93" w14:textId="7EF9E620" w:rsidR="00223854" w:rsidDel="004238F6" w:rsidRDefault="00223854" w:rsidP="00223854">
            <w:pPr>
              <w:pStyle w:val="XML3"/>
              <w:rPr>
                <w:del w:id="3005" w:author="Thomas Dietz" w:date="2012-08-08T14:26:00Z"/>
              </w:rPr>
            </w:pPr>
            <w:del w:id="3006" w:author="Thomas Dietz" w:date="2012-08-08T14:26:00Z">
              <w:r w:rsidDel="004238F6">
                <w:delText>&lt;xs:enumeration value="ip-ecn"/&gt;</w:delText>
              </w:r>
            </w:del>
          </w:p>
          <w:p w14:paraId="0DB05179" w14:textId="5C5F1313" w:rsidR="00223854" w:rsidDel="004238F6" w:rsidRDefault="00223854" w:rsidP="00223854">
            <w:pPr>
              <w:pStyle w:val="XML3"/>
              <w:rPr>
                <w:del w:id="3007" w:author="Thomas Dietz" w:date="2012-08-08T14:26:00Z"/>
              </w:rPr>
            </w:pPr>
            <w:del w:id="3008" w:author="Thomas Dietz" w:date="2012-08-08T14:26:00Z">
              <w:r w:rsidDel="004238F6">
                <w:delText>&lt;xs:enumeration value="ip-protocol"/&gt;</w:delText>
              </w:r>
            </w:del>
          </w:p>
          <w:p w14:paraId="4032461B" w14:textId="2DB5C8FE" w:rsidR="00223854" w:rsidDel="004238F6" w:rsidRDefault="00223854" w:rsidP="00223854">
            <w:pPr>
              <w:pStyle w:val="XML3"/>
              <w:rPr>
                <w:del w:id="3009" w:author="Thomas Dietz" w:date="2012-08-08T14:26:00Z"/>
              </w:rPr>
            </w:pPr>
            <w:del w:id="3010" w:author="Thomas Dietz" w:date="2012-08-08T14:26:00Z">
              <w:r w:rsidDel="004238F6">
                <w:delText>&lt;xs:enumeration value="ipv4-src"/&gt;</w:delText>
              </w:r>
            </w:del>
          </w:p>
          <w:p w14:paraId="63B847A8" w14:textId="59163214" w:rsidR="00223854" w:rsidDel="004238F6" w:rsidRDefault="00223854" w:rsidP="00223854">
            <w:pPr>
              <w:pStyle w:val="XML3"/>
              <w:rPr>
                <w:del w:id="3011" w:author="Thomas Dietz" w:date="2012-08-08T14:26:00Z"/>
              </w:rPr>
            </w:pPr>
            <w:del w:id="3012" w:author="Thomas Dietz" w:date="2012-08-08T14:26:00Z">
              <w:r w:rsidDel="004238F6">
                <w:delText>&lt;xs:enumeration value="ipv4-dest"/&gt;</w:delText>
              </w:r>
            </w:del>
          </w:p>
          <w:p w14:paraId="2FA1EDAC" w14:textId="71FD5F53" w:rsidR="00223854" w:rsidDel="004238F6" w:rsidRDefault="00223854" w:rsidP="00223854">
            <w:pPr>
              <w:pStyle w:val="XML3"/>
              <w:rPr>
                <w:del w:id="3013" w:author="Thomas Dietz" w:date="2012-08-08T14:26:00Z"/>
              </w:rPr>
            </w:pPr>
            <w:del w:id="3014" w:author="Thomas Dietz" w:date="2012-08-08T14:26:00Z">
              <w:r w:rsidDel="004238F6">
                <w:delText>&lt;xs:enumeration value="tcp-src"/&gt;</w:delText>
              </w:r>
            </w:del>
          </w:p>
          <w:p w14:paraId="722799B3" w14:textId="37FC7966" w:rsidR="00223854" w:rsidDel="004238F6" w:rsidRDefault="00223854" w:rsidP="00223854">
            <w:pPr>
              <w:pStyle w:val="XML3"/>
              <w:rPr>
                <w:del w:id="3015" w:author="Thomas Dietz" w:date="2012-08-08T14:26:00Z"/>
              </w:rPr>
            </w:pPr>
            <w:del w:id="3016" w:author="Thomas Dietz" w:date="2012-08-08T14:26:00Z">
              <w:r w:rsidDel="004238F6">
                <w:delText>&lt;xs:enumeration value="tcp-dest"/&gt;</w:delText>
              </w:r>
            </w:del>
          </w:p>
          <w:p w14:paraId="74406D66" w14:textId="425CC55D" w:rsidR="00223854" w:rsidDel="004238F6" w:rsidRDefault="00223854" w:rsidP="00223854">
            <w:pPr>
              <w:pStyle w:val="XML3"/>
              <w:rPr>
                <w:del w:id="3017" w:author="Thomas Dietz" w:date="2012-08-08T14:26:00Z"/>
              </w:rPr>
            </w:pPr>
            <w:del w:id="3018" w:author="Thomas Dietz" w:date="2012-08-08T14:26:00Z">
              <w:r w:rsidDel="004238F6">
                <w:delText>&lt;xs:enumeration value="udp-src"/&gt;</w:delText>
              </w:r>
            </w:del>
          </w:p>
          <w:p w14:paraId="66B1C82E" w14:textId="023F6F51" w:rsidR="00223854" w:rsidDel="004238F6" w:rsidRDefault="00223854" w:rsidP="00223854">
            <w:pPr>
              <w:pStyle w:val="XML3"/>
              <w:rPr>
                <w:del w:id="3019" w:author="Thomas Dietz" w:date="2012-08-08T14:26:00Z"/>
              </w:rPr>
            </w:pPr>
            <w:del w:id="3020" w:author="Thomas Dietz" w:date="2012-08-08T14:26:00Z">
              <w:r w:rsidDel="004238F6">
                <w:delText>&lt;xs:enumeration value="udp-dest"/&gt;</w:delText>
              </w:r>
            </w:del>
          </w:p>
          <w:p w14:paraId="4D597CBA" w14:textId="0C7B1771" w:rsidR="00223854" w:rsidDel="004238F6" w:rsidRDefault="00223854" w:rsidP="00223854">
            <w:pPr>
              <w:pStyle w:val="XML3"/>
              <w:rPr>
                <w:del w:id="3021" w:author="Thomas Dietz" w:date="2012-08-08T14:26:00Z"/>
              </w:rPr>
            </w:pPr>
            <w:del w:id="3022" w:author="Thomas Dietz" w:date="2012-08-08T14:26:00Z">
              <w:r w:rsidDel="004238F6">
                <w:delText>&lt;xs:enumeration value="sctp-src"/&gt;</w:delText>
              </w:r>
            </w:del>
          </w:p>
          <w:p w14:paraId="7D12DA9C" w14:textId="304918F3" w:rsidR="00223854" w:rsidDel="004238F6" w:rsidRDefault="00223854" w:rsidP="00223854">
            <w:pPr>
              <w:pStyle w:val="XML3"/>
              <w:rPr>
                <w:del w:id="3023" w:author="Thomas Dietz" w:date="2012-08-08T14:26:00Z"/>
              </w:rPr>
            </w:pPr>
            <w:del w:id="3024" w:author="Thomas Dietz" w:date="2012-08-08T14:26:00Z">
              <w:r w:rsidDel="004238F6">
                <w:delText>&lt;xs:enumeration value="sctp-dest"/&gt;</w:delText>
              </w:r>
            </w:del>
          </w:p>
          <w:p w14:paraId="57599A37" w14:textId="124AD22C" w:rsidR="00223854" w:rsidDel="004238F6" w:rsidRDefault="00223854" w:rsidP="00223854">
            <w:pPr>
              <w:pStyle w:val="XML3"/>
              <w:rPr>
                <w:del w:id="3025" w:author="Thomas Dietz" w:date="2012-08-08T14:26:00Z"/>
              </w:rPr>
            </w:pPr>
            <w:del w:id="3026" w:author="Thomas Dietz" w:date="2012-08-08T14:26:00Z">
              <w:r w:rsidDel="004238F6">
                <w:delText>&lt;xs:enumeration value="icmpv4-type"/&gt;</w:delText>
              </w:r>
            </w:del>
          </w:p>
          <w:p w14:paraId="237E2073" w14:textId="15A42633" w:rsidR="00223854" w:rsidDel="004238F6" w:rsidRDefault="00223854" w:rsidP="00223854">
            <w:pPr>
              <w:pStyle w:val="XML3"/>
              <w:rPr>
                <w:del w:id="3027" w:author="Thomas Dietz" w:date="2012-08-08T14:26:00Z"/>
              </w:rPr>
            </w:pPr>
            <w:del w:id="3028" w:author="Thomas Dietz" w:date="2012-08-08T14:26:00Z">
              <w:r w:rsidDel="004238F6">
                <w:delText>&lt;xs:enumeration value="icmpv4-code"/&gt;</w:delText>
              </w:r>
            </w:del>
          </w:p>
          <w:p w14:paraId="38AFA7E8" w14:textId="670F84BF" w:rsidR="00223854" w:rsidDel="004238F6" w:rsidRDefault="00223854" w:rsidP="00223854">
            <w:pPr>
              <w:pStyle w:val="XML3"/>
              <w:rPr>
                <w:del w:id="3029" w:author="Thomas Dietz" w:date="2012-08-08T14:26:00Z"/>
              </w:rPr>
            </w:pPr>
            <w:del w:id="3030" w:author="Thomas Dietz" w:date="2012-08-08T14:26:00Z">
              <w:r w:rsidDel="004238F6">
                <w:delText>&lt;xs:enumeration value="arp-op"/&gt;</w:delText>
              </w:r>
            </w:del>
          </w:p>
          <w:p w14:paraId="45C937BD" w14:textId="025C5B15" w:rsidR="00223854" w:rsidDel="004238F6" w:rsidRDefault="00223854" w:rsidP="00223854">
            <w:pPr>
              <w:pStyle w:val="XML3"/>
              <w:rPr>
                <w:del w:id="3031" w:author="Thomas Dietz" w:date="2012-08-08T14:26:00Z"/>
              </w:rPr>
            </w:pPr>
            <w:del w:id="3032" w:author="Thomas Dietz" w:date="2012-08-08T14:26:00Z">
              <w:r w:rsidDel="004238F6">
                <w:delText>&lt;xs:enumeration value="arp-src-ip-address"/&gt;</w:delText>
              </w:r>
            </w:del>
          </w:p>
          <w:p w14:paraId="536C19F0" w14:textId="3A53531F" w:rsidR="00223854" w:rsidDel="004238F6" w:rsidRDefault="00223854" w:rsidP="00223854">
            <w:pPr>
              <w:pStyle w:val="XML3"/>
              <w:rPr>
                <w:del w:id="3033" w:author="Thomas Dietz" w:date="2012-08-08T14:26:00Z"/>
              </w:rPr>
            </w:pPr>
            <w:del w:id="3034" w:author="Thomas Dietz" w:date="2012-08-08T14:26:00Z">
              <w:r w:rsidDel="004238F6">
                <w:delText>&lt;xs:enumeration value="arp-target-ip-address"/&gt;</w:delText>
              </w:r>
            </w:del>
          </w:p>
          <w:p w14:paraId="752BE294" w14:textId="4224D138" w:rsidR="00223854" w:rsidDel="004238F6" w:rsidRDefault="00223854" w:rsidP="00223854">
            <w:pPr>
              <w:pStyle w:val="XML3"/>
              <w:rPr>
                <w:del w:id="3035" w:author="Thomas Dietz" w:date="2012-08-08T14:26:00Z"/>
              </w:rPr>
            </w:pPr>
            <w:del w:id="3036" w:author="Thomas Dietz" w:date="2012-08-08T14:26:00Z">
              <w:r w:rsidDel="004238F6">
                <w:delText>&lt;xs:enumeration value="arp-src-hardware-address"/&gt;</w:delText>
              </w:r>
            </w:del>
          </w:p>
          <w:p w14:paraId="2FA0322A" w14:textId="2303F4F7" w:rsidR="00223854" w:rsidDel="004238F6" w:rsidRDefault="00223854" w:rsidP="00223854">
            <w:pPr>
              <w:pStyle w:val="XML3"/>
              <w:rPr>
                <w:del w:id="3037" w:author="Thomas Dietz" w:date="2012-08-08T14:26:00Z"/>
              </w:rPr>
            </w:pPr>
            <w:del w:id="3038" w:author="Thomas Dietz" w:date="2012-08-08T14:26:00Z">
              <w:r w:rsidDel="004238F6">
                <w:delText>&lt;xs:enumeration value="arp-target-hardware-address"/&gt;</w:delText>
              </w:r>
            </w:del>
          </w:p>
          <w:p w14:paraId="2FB14C67" w14:textId="57EDB3FA" w:rsidR="00223854" w:rsidDel="004238F6" w:rsidRDefault="00223854" w:rsidP="00223854">
            <w:pPr>
              <w:pStyle w:val="XML3"/>
              <w:rPr>
                <w:del w:id="3039" w:author="Thomas Dietz" w:date="2012-08-08T14:26:00Z"/>
              </w:rPr>
            </w:pPr>
            <w:del w:id="3040" w:author="Thomas Dietz" w:date="2012-08-08T14:26:00Z">
              <w:r w:rsidDel="004238F6">
                <w:delText>&lt;xs:enumeration value="ipv6-src"/&gt;</w:delText>
              </w:r>
            </w:del>
          </w:p>
          <w:p w14:paraId="3FCCC869" w14:textId="5E8D11B7" w:rsidR="00223854" w:rsidDel="004238F6" w:rsidRDefault="00223854" w:rsidP="00223854">
            <w:pPr>
              <w:pStyle w:val="XML3"/>
              <w:rPr>
                <w:del w:id="3041" w:author="Thomas Dietz" w:date="2012-08-08T14:26:00Z"/>
              </w:rPr>
            </w:pPr>
            <w:del w:id="3042" w:author="Thomas Dietz" w:date="2012-08-08T14:26:00Z">
              <w:r w:rsidDel="004238F6">
                <w:delText>&lt;xs:enumeration value="ipv6-dest"/&gt;</w:delText>
              </w:r>
            </w:del>
          </w:p>
          <w:p w14:paraId="2E313871" w14:textId="06848A69" w:rsidR="00223854" w:rsidDel="004238F6" w:rsidRDefault="00223854" w:rsidP="00223854">
            <w:pPr>
              <w:pStyle w:val="XML3"/>
              <w:rPr>
                <w:del w:id="3043" w:author="Thomas Dietz" w:date="2012-08-08T14:26:00Z"/>
              </w:rPr>
            </w:pPr>
            <w:del w:id="3044" w:author="Thomas Dietz" w:date="2012-08-08T14:26:00Z">
              <w:r w:rsidDel="004238F6">
                <w:delText>&lt;xs:enumeration value="ipv6-flow-label"/&gt;</w:delText>
              </w:r>
            </w:del>
          </w:p>
          <w:p w14:paraId="314F07CA" w14:textId="1AF0D1EB" w:rsidR="00223854" w:rsidDel="004238F6" w:rsidRDefault="00223854" w:rsidP="00223854">
            <w:pPr>
              <w:pStyle w:val="XML3"/>
              <w:rPr>
                <w:del w:id="3045" w:author="Thomas Dietz" w:date="2012-08-08T14:26:00Z"/>
              </w:rPr>
            </w:pPr>
            <w:del w:id="3046" w:author="Thomas Dietz" w:date="2012-08-08T14:26:00Z">
              <w:r w:rsidDel="004238F6">
                <w:delText>&lt;xs:enumeration value="icmpv6-type"/&gt;</w:delText>
              </w:r>
            </w:del>
          </w:p>
          <w:p w14:paraId="3FEAA7D3" w14:textId="7BE88C83" w:rsidR="00223854" w:rsidDel="004238F6" w:rsidRDefault="00223854" w:rsidP="00223854">
            <w:pPr>
              <w:pStyle w:val="XML3"/>
              <w:rPr>
                <w:del w:id="3047" w:author="Thomas Dietz" w:date="2012-08-08T14:26:00Z"/>
              </w:rPr>
            </w:pPr>
            <w:del w:id="3048" w:author="Thomas Dietz" w:date="2012-08-08T14:26:00Z">
              <w:r w:rsidDel="004238F6">
                <w:delText>&lt;xs:enumeration value="icmpv6-code"/&gt;</w:delText>
              </w:r>
            </w:del>
          </w:p>
          <w:p w14:paraId="28352285" w14:textId="3C6494E8" w:rsidR="00223854" w:rsidDel="004238F6" w:rsidRDefault="00223854" w:rsidP="00223854">
            <w:pPr>
              <w:pStyle w:val="XML3"/>
              <w:rPr>
                <w:del w:id="3049" w:author="Thomas Dietz" w:date="2012-08-08T14:26:00Z"/>
              </w:rPr>
            </w:pPr>
            <w:del w:id="3050" w:author="Thomas Dietz" w:date="2012-08-08T14:26:00Z">
              <w:r w:rsidDel="004238F6">
                <w:delText>&lt;xs:enumeration value="ipv6-nd-target"/&gt;</w:delText>
              </w:r>
            </w:del>
          </w:p>
          <w:p w14:paraId="197A0C21" w14:textId="22874E09" w:rsidR="00223854" w:rsidDel="004238F6" w:rsidRDefault="00223854" w:rsidP="00223854">
            <w:pPr>
              <w:pStyle w:val="XML3"/>
              <w:rPr>
                <w:del w:id="3051" w:author="Thomas Dietz" w:date="2012-08-08T14:26:00Z"/>
              </w:rPr>
            </w:pPr>
            <w:del w:id="3052" w:author="Thomas Dietz" w:date="2012-08-08T14:26:00Z">
              <w:r w:rsidDel="004238F6">
                <w:delText>&lt;xs:enumeration value="ipv6-nd-source-link-layer"/&gt;</w:delText>
              </w:r>
            </w:del>
          </w:p>
          <w:p w14:paraId="7A301039" w14:textId="2EE902E0" w:rsidR="00223854" w:rsidDel="004238F6" w:rsidRDefault="00223854" w:rsidP="00223854">
            <w:pPr>
              <w:pStyle w:val="XML3"/>
              <w:rPr>
                <w:del w:id="3053" w:author="Thomas Dietz" w:date="2012-08-08T14:26:00Z"/>
              </w:rPr>
            </w:pPr>
            <w:del w:id="3054" w:author="Thomas Dietz" w:date="2012-08-08T14:26:00Z">
              <w:r w:rsidDel="004238F6">
                <w:delText>&lt;xs:enumeration value="ipv6-nd-target-link-layer"/&gt;</w:delText>
              </w:r>
            </w:del>
          </w:p>
          <w:p w14:paraId="20EB4A6D" w14:textId="355DC1E4" w:rsidR="00223854" w:rsidDel="004238F6" w:rsidRDefault="00223854" w:rsidP="00223854">
            <w:pPr>
              <w:pStyle w:val="XML3"/>
              <w:rPr>
                <w:del w:id="3055" w:author="Thomas Dietz" w:date="2012-08-08T14:26:00Z"/>
              </w:rPr>
            </w:pPr>
            <w:del w:id="3056" w:author="Thomas Dietz" w:date="2012-08-08T14:26:00Z">
              <w:r w:rsidDel="004238F6">
                <w:delText>&lt;xs:enumeration value="mpls-label"/&gt;</w:delText>
              </w:r>
            </w:del>
          </w:p>
          <w:p w14:paraId="7D930AD7" w14:textId="10996991" w:rsidR="00223854" w:rsidDel="004238F6" w:rsidRDefault="00223854" w:rsidP="00223854">
            <w:pPr>
              <w:pStyle w:val="XML3"/>
              <w:rPr>
                <w:del w:id="3057" w:author="Thomas Dietz" w:date="2012-08-08T14:26:00Z"/>
              </w:rPr>
            </w:pPr>
            <w:del w:id="3058" w:author="Thomas Dietz" w:date="2012-08-08T14:26:00Z">
              <w:r w:rsidDel="004238F6">
                <w:delText>&lt;xs:enumeration value="mpls-tc"/&gt;</w:delText>
              </w:r>
            </w:del>
          </w:p>
          <w:p w14:paraId="0D13D2BE" w14:textId="362BA1F8" w:rsidR="00223854" w:rsidDel="004238F6" w:rsidRDefault="00223854" w:rsidP="00223854">
            <w:pPr>
              <w:pStyle w:val="XML2"/>
              <w:rPr>
                <w:del w:id="3059" w:author="Thomas Dietz" w:date="2012-08-08T14:26:00Z"/>
              </w:rPr>
            </w:pPr>
            <w:del w:id="3060" w:author="Thomas Dietz" w:date="2012-08-08T14:26:00Z">
              <w:r w:rsidDel="004238F6">
                <w:delText>&lt;/xs:restriction&gt;</w:delText>
              </w:r>
            </w:del>
          </w:p>
          <w:p w14:paraId="6BF03516" w14:textId="43D29AAE" w:rsidR="00223854" w:rsidDel="004238F6" w:rsidRDefault="00223854" w:rsidP="00223854">
            <w:pPr>
              <w:pStyle w:val="XML2"/>
              <w:rPr>
                <w:del w:id="3061" w:author="Thomas Dietz" w:date="2012-08-08T14:26:00Z"/>
              </w:rPr>
            </w:pPr>
            <w:del w:id="3062" w:author="Thomas Dietz" w:date="2012-08-08T14:26:00Z">
              <w:r w:rsidDel="004238F6">
                <w:delText>&lt;/xs:simpleType&gt;</w:delText>
              </w:r>
            </w:del>
          </w:p>
          <w:p w14:paraId="2CC080F2" w14:textId="0184E1FA" w:rsidR="00223854" w:rsidRPr="009F1B7D" w:rsidDel="004238F6" w:rsidRDefault="00223854" w:rsidP="00223854">
            <w:pPr>
              <w:pStyle w:val="XML2"/>
              <w:rPr>
                <w:del w:id="3063" w:author="Thomas Dietz" w:date="2012-08-08T14:26:00Z"/>
              </w:rPr>
            </w:pPr>
          </w:p>
          <w:p w14:paraId="6D692ADE" w14:textId="184168D2" w:rsidR="00C31DBC" w:rsidRPr="009F1B7D" w:rsidDel="004238F6" w:rsidRDefault="00C31DBC" w:rsidP="00011096">
            <w:pPr>
              <w:pStyle w:val="XML1"/>
              <w:rPr>
                <w:del w:id="3064" w:author="Thomas Dietz" w:date="2012-08-08T14:26:00Z"/>
              </w:rPr>
            </w:pPr>
            <w:del w:id="3065" w:author="Thomas Dietz" w:date="2012-08-08T14:26:00Z">
              <w:r w:rsidRPr="009F1B7D" w:rsidDel="004238F6">
                <w:delText>&lt;/xs:schema&gt;</w:delText>
              </w:r>
            </w:del>
          </w:p>
          <w:p w14:paraId="7410BFF3" w14:textId="77777777" w:rsidR="00D708FE" w:rsidRPr="00B80901" w:rsidRDefault="00D708FE" w:rsidP="00D708FE">
            <w:pPr>
              <w:pStyle w:val="XML1"/>
              <w:rPr>
                <w:ins w:id="3066" w:author="Thomas Dietz" w:date="2012-08-08T16:18:00Z"/>
                <w:lang w:val="de-DE"/>
                <w:rPrChange w:id="3067" w:author="Thomas Dietz" w:date="2012-08-10T13:21:00Z">
                  <w:rPr>
                    <w:ins w:id="3068" w:author="Thomas Dietz" w:date="2012-08-08T16:18:00Z"/>
                  </w:rPr>
                </w:rPrChange>
              </w:rPr>
            </w:pPr>
            <w:ins w:id="3069" w:author="Thomas Dietz" w:date="2012-08-08T16:18:00Z">
              <w:r w:rsidRPr="00B80901">
                <w:rPr>
                  <w:lang w:val="de-DE"/>
                  <w:rPrChange w:id="3070" w:author="Thomas Dietz" w:date="2012-08-10T13:21:00Z">
                    <w:rPr/>
                  </w:rPrChange>
                </w:rPr>
                <w:t>&lt;?xml version="1.0" encoding="UTF-8"?&gt;</w:t>
              </w:r>
            </w:ins>
          </w:p>
          <w:p w14:paraId="41A0BAE6" w14:textId="77777777" w:rsidR="00D708FE" w:rsidRPr="00D708FE" w:rsidRDefault="00D708FE" w:rsidP="00D708FE">
            <w:pPr>
              <w:pStyle w:val="XML1"/>
              <w:rPr>
                <w:ins w:id="3071" w:author="Thomas Dietz" w:date="2012-08-08T16:18:00Z"/>
                <w:lang w:val="de-DE"/>
                <w:rPrChange w:id="3072" w:author="Thomas Dietz" w:date="2012-08-08T16:18:00Z">
                  <w:rPr>
                    <w:ins w:id="3073" w:author="Thomas Dietz" w:date="2012-08-08T16:18:00Z"/>
                  </w:rPr>
                </w:rPrChange>
              </w:rPr>
            </w:pPr>
            <w:ins w:id="3074" w:author="Thomas Dietz" w:date="2012-08-08T16:18:00Z">
              <w:r w:rsidRPr="00D708FE">
                <w:rPr>
                  <w:lang w:val="de-DE"/>
                  <w:rPrChange w:id="3075" w:author="Thomas Dietz" w:date="2012-08-08T16:18:00Z">
                    <w:rPr/>
                  </w:rPrChange>
                </w:rPr>
                <w:t>&lt;xs:schema xmlns:xs="http://www.w3.org/2001/XMLSchema"</w:t>
              </w:r>
            </w:ins>
          </w:p>
          <w:p w14:paraId="4E2ED981" w14:textId="77777777" w:rsidR="00D708FE" w:rsidRPr="00D708FE" w:rsidRDefault="00D708FE" w:rsidP="00D708FE">
            <w:pPr>
              <w:pStyle w:val="XML1"/>
              <w:rPr>
                <w:ins w:id="3076" w:author="Thomas Dietz" w:date="2012-08-08T16:18:00Z"/>
                <w:lang w:val="de-DE"/>
                <w:rPrChange w:id="3077" w:author="Thomas Dietz" w:date="2012-08-08T16:18:00Z">
                  <w:rPr>
                    <w:ins w:id="3078" w:author="Thomas Dietz" w:date="2012-08-08T16:18:00Z"/>
                  </w:rPr>
                </w:rPrChange>
              </w:rPr>
            </w:pPr>
            <w:ins w:id="3079" w:author="Thomas Dietz" w:date="2012-08-08T16:18:00Z">
              <w:r w:rsidRPr="00D708FE">
                <w:rPr>
                  <w:lang w:val="de-DE"/>
                  <w:rPrChange w:id="3080" w:author="Thomas Dietz" w:date="2012-08-08T16:18:00Z">
                    <w:rPr/>
                  </w:rPrChange>
                </w:rPr>
                <w:t xml:space="preserve">           xmlns:yin="urn:ietf:params:xml:schema:yang:yin:1"</w:t>
              </w:r>
            </w:ins>
          </w:p>
          <w:p w14:paraId="765AFC6E" w14:textId="77777777" w:rsidR="00D708FE" w:rsidRDefault="00D708FE" w:rsidP="00D708FE">
            <w:pPr>
              <w:pStyle w:val="XML1"/>
              <w:rPr>
                <w:ins w:id="3081" w:author="Thomas Dietz" w:date="2012-08-08T16:18:00Z"/>
              </w:rPr>
            </w:pPr>
            <w:ins w:id="3082" w:author="Thomas Dietz" w:date="2012-08-08T16:18:00Z">
              <w:r w:rsidRPr="00D708FE">
                <w:rPr>
                  <w:lang w:val="de-DE"/>
                  <w:rPrChange w:id="3083" w:author="Thomas Dietz" w:date="2012-08-08T16:18:00Z">
                    <w:rPr/>
                  </w:rPrChange>
                </w:rPr>
                <w:t xml:space="preserve">           </w:t>
              </w:r>
              <w:r>
                <w:t>targetNamespace="urn:onf:of111:config:yang"</w:t>
              </w:r>
            </w:ins>
          </w:p>
          <w:p w14:paraId="1B930E9C" w14:textId="77777777" w:rsidR="00D708FE" w:rsidRDefault="00D708FE" w:rsidP="00D708FE">
            <w:pPr>
              <w:pStyle w:val="XML1"/>
              <w:rPr>
                <w:ins w:id="3084" w:author="Thomas Dietz" w:date="2012-08-08T16:18:00Z"/>
              </w:rPr>
            </w:pPr>
            <w:ins w:id="3085" w:author="Thomas Dietz" w:date="2012-08-08T16:18:00Z">
              <w:r>
                <w:t xml:space="preserve">           xmlns="urn:onf:of111:config:yang"</w:t>
              </w:r>
            </w:ins>
          </w:p>
          <w:p w14:paraId="73A439E1" w14:textId="77777777" w:rsidR="00D708FE" w:rsidRDefault="00D708FE" w:rsidP="00D708FE">
            <w:pPr>
              <w:pStyle w:val="XML1"/>
              <w:rPr>
                <w:ins w:id="3086" w:author="Thomas Dietz" w:date="2012-08-08T16:18:00Z"/>
              </w:rPr>
            </w:pPr>
            <w:ins w:id="3087" w:author="Thomas Dietz" w:date="2012-08-08T16:18:00Z">
              <w:r>
                <w:t xml:space="preserve">           elementFormDefault="qualified"</w:t>
              </w:r>
            </w:ins>
          </w:p>
          <w:p w14:paraId="7E4D6A51" w14:textId="77777777" w:rsidR="00D708FE" w:rsidRDefault="00D708FE" w:rsidP="00D708FE">
            <w:pPr>
              <w:pStyle w:val="XML1"/>
              <w:rPr>
                <w:ins w:id="3088" w:author="Thomas Dietz" w:date="2012-08-08T16:18:00Z"/>
              </w:rPr>
            </w:pPr>
            <w:ins w:id="3089" w:author="Thomas Dietz" w:date="2012-08-08T16:18:00Z">
              <w:r>
                <w:t xml:space="preserve">           attributeFormDefault="unqualified"</w:t>
              </w:r>
            </w:ins>
          </w:p>
          <w:p w14:paraId="7AF48FBF" w14:textId="77777777" w:rsidR="00D708FE" w:rsidRDefault="00D708FE" w:rsidP="00D708FE">
            <w:pPr>
              <w:pStyle w:val="XML1"/>
              <w:rPr>
                <w:ins w:id="3090" w:author="Thomas Dietz" w:date="2012-08-08T16:18:00Z"/>
              </w:rPr>
            </w:pPr>
            <w:ins w:id="3091" w:author="Thomas Dietz" w:date="2012-08-08T16:18:00Z">
              <w:r>
                <w:t xml:space="preserve">           version="2011-12-07"</w:t>
              </w:r>
            </w:ins>
          </w:p>
          <w:p w14:paraId="133B8900" w14:textId="77777777" w:rsidR="00D708FE" w:rsidRDefault="00D708FE" w:rsidP="00D708FE">
            <w:pPr>
              <w:pStyle w:val="XML1"/>
              <w:rPr>
                <w:ins w:id="3092" w:author="Thomas Dietz" w:date="2012-08-08T16:18:00Z"/>
              </w:rPr>
            </w:pPr>
            <w:ins w:id="3093" w:author="Thomas Dietz" w:date="2012-08-08T16:18:00Z">
              <w:r>
                <w:t xml:space="preserve">           xml:lang="en"</w:t>
              </w:r>
            </w:ins>
          </w:p>
          <w:p w14:paraId="6E038D27" w14:textId="77777777" w:rsidR="00D708FE" w:rsidRDefault="00D708FE" w:rsidP="00D708FE">
            <w:pPr>
              <w:pStyle w:val="XML1"/>
              <w:rPr>
                <w:ins w:id="3094" w:author="Thomas Dietz" w:date="2012-08-08T16:18:00Z"/>
              </w:rPr>
            </w:pPr>
            <w:ins w:id="3095" w:author="Thomas Dietz" w:date="2012-08-08T16:18:00Z">
              <w:r>
                <w:t xml:space="preserve">          xmlns:yang="urn:ietf:params:xml:ns:yang:ietf-yang-types"</w:t>
              </w:r>
            </w:ins>
          </w:p>
          <w:p w14:paraId="194B0E4D" w14:textId="77777777" w:rsidR="00D708FE" w:rsidRDefault="00D708FE" w:rsidP="00D708FE">
            <w:pPr>
              <w:pStyle w:val="XML1"/>
              <w:rPr>
                <w:ins w:id="3096" w:author="Thomas Dietz" w:date="2012-08-08T16:18:00Z"/>
              </w:rPr>
            </w:pPr>
            <w:ins w:id="3097" w:author="Thomas Dietz" w:date="2012-08-08T16:18:00Z">
              <w:r>
                <w:t xml:space="preserve">          xmlns:inet="urn:ietf:params:xml:ns:yang:ietf-inet-types"</w:t>
              </w:r>
            </w:ins>
          </w:p>
          <w:p w14:paraId="6F70607C" w14:textId="77777777" w:rsidR="00D708FE" w:rsidRDefault="00D708FE" w:rsidP="00D708FE">
            <w:pPr>
              <w:pStyle w:val="XML1"/>
              <w:rPr>
                <w:ins w:id="3098" w:author="Thomas Dietz" w:date="2012-08-08T16:18:00Z"/>
              </w:rPr>
            </w:pPr>
            <w:ins w:id="3099" w:author="Thomas Dietz" w:date="2012-08-08T16:18:00Z">
              <w:r>
                <w:t xml:space="preserve">          xmlns:of11-config="urn:onf:of111:config:yang"&gt;</w:t>
              </w:r>
            </w:ins>
          </w:p>
          <w:p w14:paraId="45325DF2" w14:textId="77777777" w:rsidR="00D708FE" w:rsidRDefault="00D708FE" w:rsidP="00D708FE">
            <w:pPr>
              <w:pStyle w:val="XML1"/>
              <w:rPr>
                <w:ins w:id="3100" w:author="Thomas Dietz" w:date="2012-08-08T16:18:00Z"/>
              </w:rPr>
            </w:pPr>
          </w:p>
          <w:p w14:paraId="384AF225" w14:textId="77777777" w:rsidR="00D708FE" w:rsidRDefault="00D708FE" w:rsidP="00D708FE">
            <w:pPr>
              <w:pStyle w:val="XML1"/>
              <w:rPr>
                <w:ins w:id="3101" w:author="Thomas Dietz" w:date="2012-08-08T16:18:00Z"/>
              </w:rPr>
            </w:pPr>
            <w:ins w:id="3102" w:author="Thomas Dietz" w:date="2012-08-08T16:18:00Z">
              <w:r>
                <w:t xml:space="preserve">  &lt;xs:import namespace="urn:ietf:params:xml:ns:yang:ietf-yang-types"</w:t>
              </w:r>
            </w:ins>
          </w:p>
          <w:p w14:paraId="2E383821" w14:textId="77777777" w:rsidR="00D708FE" w:rsidRDefault="00D708FE" w:rsidP="00D708FE">
            <w:pPr>
              <w:pStyle w:val="XML1"/>
              <w:rPr>
                <w:ins w:id="3103" w:author="Thomas Dietz" w:date="2012-08-08T16:18:00Z"/>
              </w:rPr>
            </w:pPr>
            <w:ins w:id="3104" w:author="Thomas Dietz" w:date="2012-08-08T16:18:00Z">
              <w:r>
                <w:t xml:space="preserve">             schemaLocation="ietf-yang-types.xsd"/&gt;</w:t>
              </w:r>
            </w:ins>
          </w:p>
          <w:p w14:paraId="3DCE16CA" w14:textId="77777777" w:rsidR="00D708FE" w:rsidRDefault="00D708FE" w:rsidP="00D708FE">
            <w:pPr>
              <w:pStyle w:val="XML1"/>
              <w:rPr>
                <w:ins w:id="3105" w:author="Thomas Dietz" w:date="2012-08-08T16:18:00Z"/>
              </w:rPr>
            </w:pPr>
            <w:ins w:id="3106" w:author="Thomas Dietz" w:date="2012-08-08T16:18:00Z">
              <w:r>
                <w:t xml:space="preserve">  &lt;xs:import namespace="urn:ietf:params:xml:ns:yang:ietf-inet-types"</w:t>
              </w:r>
            </w:ins>
          </w:p>
          <w:p w14:paraId="264D2431" w14:textId="77777777" w:rsidR="00D708FE" w:rsidRDefault="00D708FE" w:rsidP="00D708FE">
            <w:pPr>
              <w:pStyle w:val="XML1"/>
              <w:rPr>
                <w:ins w:id="3107" w:author="Thomas Dietz" w:date="2012-08-08T16:18:00Z"/>
              </w:rPr>
            </w:pPr>
            <w:ins w:id="3108" w:author="Thomas Dietz" w:date="2012-08-08T16:18:00Z">
              <w:r>
                <w:t xml:space="preserve">             schemaLocation="ietf-inet-types.xsd"/&gt;</w:t>
              </w:r>
            </w:ins>
          </w:p>
          <w:p w14:paraId="78723959" w14:textId="77777777" w:rsidR="00D708FE" w:rsidRDefault="00D708FE" w:rsidP="00D708FE">
            <w:pPr>
              <w:pStyle w:val="XML1"/>
              <w:rPr>
                <w:ins w:id="3109" w:author="Thomas Dietz" w:date="2012-08-08T16:18:00Z"/>
              </w:rPr>
            </w:pPr>
          </w:p>
          <w:p w14:paraId="510F0B75" w14:textId="77777777" w:rsidR="00D708FE" w:rsidRDefault="00D708FE" w:rsidP="00D708FE">
            <w:pPr>
              <w:pStyle w:val="XML1"/>
              <w:rPr>
                <w:ins w:id="3110" w:author="Thomas Dietz" w:date="2012-08-08T16:18:00Z"/>
              </w:rPr>
            </w:pPr>
            <w:ins w:id="3111" w:author="Thomas Dietz" w:date="2012-08-08T16:18:00Z">
              <w:r>
                <w:lastRenderedPageBreak/>
                <w:t xml:space="preserve">  &lt;xs:annotation&gt;</w:t>
              </w:r>
            </w:ins>
          </w:p>
          <w:p w14:paraId="49377892" w14:textId="77777777" w:rsidR="00D708FE" w:rsidRDefault="00D708FE" w:rsidP="00D708FE">
            <w:pPr>
              <w:pStyle w:val="XML1"/>
              <w:rPr>
                <w:ins w:id="3112" w:author="Thomas Dietz" w:date="2012-08-08T16:18:00Z"/>
              </w:rPr>
            </w:pPr>
            <w:ins w:id="3113" w:author="Thomas Dietz" w:date="2012-08-08T16:18:00Z">
              <w:r>
                <w:t xml:space="preserve">    &lt;xs:documentation&gt;</w:t>
              </w:r>
            </w:ins>
          </w:p>
          <w:p w14:paraId="7019568C" w14:textId="77777777" w:rsidR="00D708FE" w:rsidRDefault="00D708FE" w:rsidP="00D708FE">
            <w:pPr>
              <w:pStyle w:val="XML1"/>
              <w:rPr>
                <w:ins w:id="3114" w:author="Thomas Dietz" w:date="2012-08-08T16:18:00Z"/>
              </w:rPr>
            </w:pPr>
            <w:ins w:id="3115" w:author="Thomas Dietz" w:date="2012-08-08T16:18:00Z">
              <w:r>
                <w:t xml:space="preserve">      This schema was generated from the YANG module of-config1.1.1</w:t>
              </w:r>
            </w:ins>
          </w:p>
          <w:p w14:paraId="171A2D13" w14:textId="77777777" w:rsidR="00D708FE" w:rsidRDefault="00D708FE" w:rsidP="00D708FE">
            <w:pPr>
              <w:pStyle w:val="XML1"/>
              <w:rPr>
                <w:ins w:id="3116" w:author="Thomas Dietz" w:date="2012-08-08T16:18:00Z"/>
              </w:rPr>
            </w:pPr>
            <w:ins w:id="3117" w:author="Thomas Dietz" w:date="2012-08-08T16:18:00Z">
              <w:r>
                <w:t xml:space="preserve">      </w:t>
              </w:r>
              <w:proofErr w:type="gramStart"/>
              <w:r>
                <w:t>by</w:t>
              </w:r>
              <w:proofErr w:type="gramEnd"/>
              <w:r>
                <w:t xml:space="preserve"> pyang version 1.2.</w:t>
              </w:r>
            </w:ins>
          </w:p>
          <w:p w14:paraId="62400140" w14:textId="77777777" w:rsidR="00D708FE" w:rsidRDefault="00D708FE" w:rsidP="00D708FE">
            <w:pPr>
              <w:pStyle w:val="XML1"/>
              <w:rPr>
                <w:ins w:id="3118" w:author="Thomas Dietz" w:date="2012-08-08T16:18:00Z"/>
              </w:rPr>
            </w:pPr>
          </w:p>
          <w:p w14:paraId="4C7CDBCD" w14:textId="77777777" w:rsidR="00D708FE" w:rsidRDefault="00D708FE" w:rsidP="00D708FE">
            <w:pPr>
              <w:pStyle w:val="XML1"/>
              <w:rPr>
                <w:ins w:id="3119" w:author="Thomas Dietz" w:date="2012-08-08T16:18:00Z"/>
              </w:rPr>
            </w:pPr>
            <w:ins w:id="3120" w:author="Thomas Dietz" w:date="2012-08-08T16:18:00Z">
              <w:r>
                <w:t xml:space="preserve">      The schema describes an instance document consisting</w:t>
              </w:r>
            </w:ins>
          </w:p>
          <w:p w14:paraId="6D09225C" w14:textId="77777777" w:rsidR="00D708FE" w:rsidRDefault="00D708FE" w:rsidP="00D708FE">
            <w:pPr>
              <w:pStyle w:val="XML1"/>
              <w:rPr>
                <w:ins w:id="3121" w:author="Thomas Dietz" w:date="2012-08-08T16:18:00Z"/>
              </w:rPr>
            </w:pPr>
            <w:ins w:id="3122" w:author="Thomas Dietz" w:date="2012-08-08T16:18:00Z">
              <w:r>
                <w:t xml:space="preserve">      of the entire configuration data store, operational</w:t>
              </w:r>
            </w:ins>
          </w:p>
          <w:p w14:paraId="127809ED" w14:textId="77777777" w:rsidR="00D708FE" w:rsidRDefault="00D708FE" w:rsidP="00D708FE">
            <w:pPr>
              <w:pStyle w:val="XML1"/>
              <w:rPr>
                <w:ins w:id="3123" w:author="Thomas Dietz" w:date="2012-08-08T16:18:00Z"/>
              </w:rPr>
            </w:pPr>
            <w:ins w:id="3124" w:author="Thomas Dietz" w:date="2012-08-08T16:18:00Z">
              <w:r>
                <w:t xml:space="preserve">      </w:t>
              </w:r>
              <w:proofErr w:type="gramStart"/>
              <w:r>
                <w:t>data</w:t>
              </w:r>
              <w:proofErr w:type="gramEnd"/>
              <w:r>
                <w:t>, rpc operations, and notifications.</w:t>
              </w:r>
            </w:ins>
          </w:p>
          <w:p w14:paraId="22218F28" w14:textId="77777777" w:rsidR="00D708FE" w:rsidRDefault="00D708FE" w:rsidP="00D708FE">
            <w:pPr>
              <w:pStyle w:val="XML1"/>
              <w:rPr>
                <w:ins w:id="3125" w:author="Thomas Dietz" w:date="2012-08-08T16:18:00Z"/>
              </w:rPr>
            </w:pPr>
            <w:ins w:id="3126" w:author="Thomas Dietz" w:date="2012-08-08T16:18:00Z">
              <w:r>
                <w:t xml:space="preserve">      This schema can thus NOT be used as-is to</w:t>
              </w:r>
            </w:ins>
          </w:p>
          <w:p w14:paraId="7C7DC4FF" w14:textId="77777777" w:rsidR="00D708FE" w:rsidRDefault="00D708FE" w:rsidP="00D708FE">
            <w:pPr>
              <w:pStyle w:val="XML1"/>
              <w:rPr>
                <w:ins w:id="3127" w:author="Thomas Dietz" w:date="2012-08-08T16:18:00Z"/>
              </w:rPr>
            </w:pPr>
            <w:ins w:id="3128" w:author="Thomas Dietz" w:date="2012-08-08T16:18:00Z">
              <w:r>
                <w:t xml:space="preserve">      </w:t>
              </w:r>
              <w:proofErr w:type="gramStart"/>
              <w:r>
                <w:t>validate</w:t>
              </w:r>
              <w:proofErr w:type="gramEnd"/>
              <w:r>
                <w:t xml:space="preserve"> NETCONF PDUs.</w:t>
              </w:r>
            </w:ins>
          </w:p>
          <w:p w14:paraId="7FFB782C" w14:textId="77777777" w:rsidR="00D708FE" w:rsidRDefault="00D708FE" w:rsidP="00D708FE">
            <w:pPr>
              <w:pStyle w:val="XML1"/>
              <w:rPr>
                <w:ins w:id="3129" w:author="Thomas Dietz" w:date="2012-08-08T16:18:00Z"/>
              </w:rPr>
            </w:pPr>
            <w:ins w:id="3130" w:author="Thomas Dietz" w:date="2012-08-08T16:18:00Z">
              <w:r>
                <w:t xml:space="preserve">    &lt;/xs:documentation&gt;</w:t>
              </w:r>
            </w:ins>
          </w:p>
          <w:p w14:paraId="6D3E34D4" w14:textId="77777777" w:rsidR="00D708FE" w:rsidRDefault="00D708FE" w:rsidP="00D708FE">
            <w:pPr>
              <w:pStyle w:val="XML1"/>
              <w:rPr>
                <w:ins w:id="3131" w:author="Thomas Dietz" w:date="2012-08-08T16:18:00Z"/>
              </w:rPr>
            </w:pPr>
            <w:ins w:id="3132" w:author="Thomas Dietz" w:date="2012-08-08T16:18:00Z">
              <w:r>
                <w:t xml:space="preserve">  &lt;/xs:annotation&gt;</w:t>
              </w:r>
            </w:ins>
          </w:p>
          <w:p w14:paraId="067DAB2B" w14:textId="77777777" w:rsidR="00D708FE" w:rsidRDefault="00D708FE" w:rsidP="00D708FE">
            <w:pPr>
              <w:pStyle w:val="XML1"/>
              <w:rPr>
                <w:ins w:id="3133" w:author="Thomas Dietz" w:date="2012-08-08T16:18:00Z"/>
              </w:rPr>
            </w:pPr>
          </w:p>
          <w:p w14:paraId="1E1C57BB" w14:textId="77777777" w:rsidR="00D708FE" w:rsidRDefault="00D708FE" w:rsidP="00D708FE">
            <w:pPr>
              <w:pStyle w:val="XML1"/>
              <w:rPr>
                <w:ins w:id="3134" w:author="Thomas Dietz" w:date="2012-08-08T16:18:00Z"/>
              </w:rPr>
            </w:pPr>
            <w:ins w:id="3135" w:author="Thomas Dietz" w:date="2012-08-08T16:18:00Z">
              <w:r>
                <w:t xml:space="preserve">  &lt;xs:annotation&gt;</w:t>
              </w:r>
            </w:ins>
          </w:p>
          <w:p w14:paraId="405E62DF" w14:textId="77777777" w:rsidR="00D708FE" w:rsidRDefault="00D708FE" w:rsidP="00D708FE">
            <w:pPr>
              <w:pStyle w:val="XML1"/>
              <w:rPr>
                <w:ins w:id="3136" w:author="Thomas Dietz" w:date="2012-08-08T16:18:00Z"/>
              </w:rPr>
            </w:pPr>
            <w:ins w:id="3137" w:author="Thomas Dietz" w:date="2012-08-08T16:18:00Z">
              <w:r>
                <w:t xml:space="preserve">    &lt;xs:documentation&gt;</w:t>
              </w:r>
            </w:ins>
          </w:p>
          <w:p w14:paraId="0003D8DC" w14:textId="77777777" w:rsidR="00D708FE" w:rsidRDefault="00D708FE" w:rsidP="00D708FE">
            <w:pPr>
              <w:pStyle w:val="XML1"/>
              <w:rPr>
                <w:ins w:id="3138" w:author="Thomas Dietz" w:date="2012-08-08T16:18:00Z"/>
              </w:rPr>
            </w:pPr>
            <w:ins w:id="3139" w:author="Thomas Dietz" w:date="2012-08-08T16:18:00Z">
              <w:r>
                <w:t xml:space="preserve">      tbd</w:t>
              </w:r>
            </w:ins>
          </w:p>
          <w:p w14:paraId="2EA32D37" w14:textId="77777777" w:rsidR="00D708FE" w:rsidRDefault="00D708FE" w:rsidP="00D708FE">
            <w:pPr>
              <w:pStyle w:val="XML1"/>
              <w:rPr>
                <w:ins w:id="3140" w:author="Thomas Dietz" w:date="2012-08-08T16:18:00Z"/>
              </w:rPr>
            </w:pPr>
          </w:p>
          <w:p w14:paraId="450A60C9" w14:textId="77777777" w:rsidR="00D708FE" w:rsidRDefault="00D708FE" w:rsidP="00D708FE">
            <w:pPr>
              <w:pStyle w:val="XML1"/>
              <w:rPr>
                <w:ins w:id="3141" w:author="Thomas Dietz" w:date="2012-08-08T16:18:00Z"/>
              </w:rPr>
            </w:pPr>
            <w:ins w:id="3142" w:author="Thomas Dietz" w:date="2012-08-08T16:18:00Z">
              <w:r>
                <w:t xml:space="preserve">      NETCONF Operational Considerations</w:t>
              </w:r>
            </w:ins>
          </w:p>
          <w:p w14:paraId="3A2FE376" w14:textId="77777777" w:rsidR="00D708FE" w:rsidRDefault="00D708FE" w:rsidP="00D708FE">
            <w:pPr>
              <w:pStyle w:val="XML1"/>
              <w:rPr>
                <w:ins w:id="3143" w:author="Thomas Dietz" w:date="2012-08-08T16:18:00Z"/>
              </w:rPr>
            </w:pPr>
          </w:p>
          <w:p w14:paraId="5A35FF55" w14:textId="77777777" w:rsidR="00D708FE" w:rsidRDefault="00D708FE" w:rsidP="00D708FE">
            <w:pPr>
              <w:pStyle w:val="XML1"/>
              <w:rPr>
                <w:ins w:id="3144" w:author="Thomas Dietz" w:date="2012-08-08T16:18:00Z"/>
              </w:rPr>
            </w:pPr>
            <w:ins w:id="3145" w:author="Thomas Dietz" w:date="2012-08-08T16:18:00Z">
              <w:r>
                <w:t xml:space="preserve">      Elements that are configurable, optional and have a default</w:t>
              </w:r>
            </w:ins>
          </w:p>
          <w:p w14:paraId="64913512" w14:textId="77777777" w:rsidR="00D708FE" w:rsidRDefault="00D708FE" w:rsidP="00D708FE">
            <w:pPr>
              <w:pStyle w:val="XML1"/>
              <w:rPr>
                <w:ins w:id="3146" w:author="Thomas Dietz" w:date="2012-08-08T16:18:00Z"/>
              </w:rPr>
            </w:pPr>
            <w:ins w:id="3147" w:author="Thomas Dietz" w:date="2012-08-08T16:18:00Z">
              <w:r>
                <w:t xml:space="preserve">      value MAY be reported by replies to NETCONF &amp;lt;get-config&amp;gt;</w:t>
              </w:r>
            </w:ins>
          </w:p>
          <w:p w14:paraId="31ADE189" w14:textId="77777777" w:rsidR="00D708FE" w:rsidRDefault="00D708FE" w:rsidP="00D708FE">
            <w:pPr>
              <w:pStyle w:val="XML1"/>
              <w:rPr>
                <w:ins w:id="3148" w:author="Thomas Dietz" w:date="2012-08-08T16:18:00Z"/>
              </w:rPr>
            </w:pPr>
            <w:ins w:id="3149" w:author="Thomas Dietz" w:date="2012-08-08T16:18:00Z">
              <w:r>
                <w:t xml:space="preserve">      </w:t>
              </w:r>
              <w:proofErr w:type="gramStart"/>
              <w:r>
                <w:t>requests</w:t>
              </w:r>
              <w:proofErr w:type="gramEnd"/>
              <w:r>
                <w:t>. All non-configurable values SHOULD be reported by</w:t>
              </w:r>
            </w:ins>
          </w:p>
          <w:p w14:paraId="76B2111E" w14:textId="77777777" w:rsidR="00D708FE" w:rsidRDefault="00D708FE" w:rsidP="00D708FE">
            <w:pPr>
              <w:pStyle w:val="XML1"/>
              <w:rPr>
                <w:ins w:id="3150" w:author="Thomas Dietz" w:date="2012-08-08T16:18:00Z"/>
              </w:rPr>
            </w:pPr>
            <w:ins w:id="3151" w:author="Thomas Dietz" w:date="2012-08-08T16:18:00Z">
              <w:r>
                <w:t xml:space="preserve">      </w:t>
              </w:r>
              <w:proofErr w:type="gramStart"/>
              <w:r>
                <w:t>replies</w:t>
              </w:r>
              <w:proofErr w:type="gramEnd"/>
              <w:r>
                <w:t xml:space="preserve"> to NETCONF &amp;lt;get&amp;gt; requests.</w:t>
              </w:r>
            </w:ins>
          </w:p>
          <w:p w14:paraId="2847AFA0" w14:textId="77777777" w:rsidR="00D708FE" w:rsidRDefault="00D708FE" w:rsidP="00D708FE">
            <w:pPr>
              <w:pStyle w:val="XML1"/>
              <w:rPr>
                <w:ins w:id="3152" w:author="Thomas Dietz" w:date="2012-08-08T16:18:00Z"/>
              </w:rPr>
            </w:pPr>
          </w:p>
          <w:p w14:paraId="61294D0A" w14:textId="77777777" w:rsidR="00D708FE" w:rsidRDefault="00D708FE" w:rsidP="00D708FE">
            <w:pPr>
              <w:pStyle w:val="XML1"/>
              <w:rPr>
                <w:ins w:id="3153" w:author="Thomas Dietz" w:date="2012-08-08T16:18:00Z"/>
              </w:rPr>
            </w:pPr>
            <w:ins w:id="3154" w:author="Thomas Dietz" w:date="2012-08-08T16:18:00Z">
              <w:r>
                <w:t xml:space="preserve">      Attemps to modify non-configurable elements with a NETCONF</w:t>
              </w:r>
            </w:ins>
          </w:p>
          <w:p w14:paraId="087D5027" w14:textId="77777777" w:rsidR="00D708FE" w:rsidRDefault="00D708FE" w:rsidP="00D708FE">
            <w:pPr>
              <w:pStyle w:val="XML1"/>
              <w:rPr>
                <w:ins w:id="3155" w:author="Thomas Dietz" w:date="2012-08-08T16:18:00Z"/>
              </w:rPr>
            </w:pPr>
            <w:ins w:id="3156" w:author="Thomas Dietz" w:date="2012-08-08T16:18:00Z">
              <w:r>
                <w:t xml:space="preserve">      &amp;lt;edit-config&amp;gt; operation MUST result in an</w:t>
              </w:r>
            </w:ins>
          </w:p>
          <w:p w14:paraId="4A78A1A3" w14:textId="77777777" w:rsidR="00D708FE" w:rsidRDefault="00D708FE" w:rsidP="00D708FE">
            <w:pPr>
              <w:pStyle w:val="XML1"/>
              <w:rPr>
                <w:ins w:id="3157" w:author="Thomas Dietz" w:date="2012-08-08T16:18:00Z"/>
              </w:rPr>
            </w:pPr>
            <w:ins w:id="3158" w:author="Thomas Dietz" w:date="2012-08-08T16:18:00Z">
              <w:r>
                <w:t xml:space="preserve">      'operation-not-supported' error with type 'application'.</w:t>
              </w:r>
            </w:ins>
          </w:p>
          <w:p w14:paraId="10DDD045" w14:textId="77777777" w:rsidR="00D708FE" w:rsidRDefault="00D708FE" w:rsidP="00D708FE">
            <w:pPr>
              <w:pStyle w:val="XML1"/>
              <w:rPr>
                <w:ins w:id="3159" w:author="Thomas Dietz" w:date="2012-08-08T16:18:00Z"/>
              </w:rPr>
            </w:pPr>
          </w:p>
          <w:p w14:paraId="288BA9AE" w14:textId="77777777" w:rsidR="00D708FE" w:rsidRDefault="00D708FE" w:rsidP="00D708FE">
            <w:pPr>
              <w:pStyle w:val="XML1"/>
              <w:rPr>
                <w:ins w:id="3160" w:author="Thomas Dietz" w:date="2012-08-08T16:18:00Z"/>
              </w:rPr>
            </w:pPr>
            <w:ins w:id="3161" w:author="Thomas Dietz" w:date="2012-08-08T16:18:00Z">
              <w:r>
                <w:t xml:space="preserve">      When validating an &amp;lt;edit</w:t>
              </w:r>
              <w:r>
                <w:rPr>
                  <w:rFonts w:ascii="MS Mincho" w:eastAsia="MS Mincho" w:hAnsi="MS Mincho" w:cs="MS Mincho" w:hint="eastAsia"/>
                </w:rPr>
                <w:t>‑</w:t>
              </w:r>
              <w:r>
                <w:t xml:space="preserve">config&amp;gt; operation the following </w:t>
              </w:r>
            </w:ins>
          </w:p>
          <w:p w14:paraId="10F93E0C" w14:textId="77777777" w:rsidR="00D708FE" w:rsidRDefault="00D708FE" w:rsidP="00D708FE">
            <w:pPr>
              <w:pStyle w:val="XML1"/>
              <w:rPr>
                <w:ins w:id="3162" w:author="Thomas Dietz" w:date="2012-08-08T16:18:00Z"/>
              </w:rPr>
            </w:pPr>
            <w:ins w:id="3163" w:author="Thomas Dietz" w:date="2012-08-08T16:18:00Z">
              <w:r>
                <w:t xml:space="preserve">      errors MUST be detected:</w:t>
              </w:r>
            </w:ins>
          </w:p>
          <w:p w14:paraId="44CE10ED" w14:textId="77777777" w:rsidR="00D708FE" w:rsidRDefault="00D708FE" w:rsidP="00D708FE">
            <w:pPr>
              <w:pStyle w:val="XML1"/>
              <w:rPr>
                <w:ins w:id="3164" w:author="Thomas Dietz" w:date="2012-08-08T16:18:00Z"/>
              </w:rPr>
            </w:pPr>
          </w:p>
          <w:p w14:paraId="306C2146" w14:textId="77777777" w:rsidR="00D708FE" w:rsidRDefault="00D708FE" w:rsidP="00D708FE">
            <w:pPr>
              <w:pStyle w:val="XML1"/>
              <w:rPr>
                <w:ins w:id="3165" w:author="Thomas Dietz" w:date="2012-08-08T16:18:00Z"/>
              </w:rPr>
            </w:pPr>
            <w:ins w:id="3166" w:author="Thomas Dietz" w:date="2012-08-08T16:18:00Z">
              <w:r>
                <w:t xml:space="preserve">      * Delete requests for non-existent data. In this case a</w:t>
              </w:r>
            </w:ins>
          </w:p>
          <w:p w14:paraId="3F4557B7" w14:textId="77777777" w:rsidR="00D708FE" w:rsidRDefault="00D708FE" w:rsidP="00D708FE">
            <w:pPr>
              <w:pStyle w:val="XML1"/>
              <w:rPr>
                <w:ins w:id="3167" w:author="Thomas Dietz" w:date="2012-08-08T16:18:00Z"/>
              </w:rPr>
            </w:pPr>
            <w:ins w:id="3168" w:author="Thomas Dietz" w:date="2012-08-08T16:18:00Z">
              <w:r>
                <w:t xml:space="preserve">      'data-missing' error is returned.</w:t>
              </w:r>
            </w:ins>
          </w:p>
          <w:p w14:paraId="6242E6CA" w14:textId="77777777" w:rsidR="00D708FE" w:rsidRDefault="00D708FE" w:rsidP="00D708FE">
            <w:pPr>
              <w:pStyle w:val="XML1"/>
              <w:rPr>
                <w:ins w:id="3169" w:author="Thomas Dietz" w:date="2012-08-08T16:18:00Z"/>
              </w:rPr>
            </w:pPr>
            <w:ins w:id="3170" w:author="Thomas Dietz" w:date="2012-08-08T16:18:00Z">
              <w:r>
                <w:t xml:space="preserve">      * Create requests for existent data. In this case a </w:t>
              </w:r>
            </w:ins>
          </w:p>
          <w:p w14:paraId="3B9CAF05" w14:textId="77777777" w:rsidR="00D708FE" w:rsidRDefault="00D708FE" w:rsidP="00D708FE">
            <w:pPr>
              <w:pStyle w:val="XML1"/>
              <w:rPr>
                <w:ins w:id="3171" w:author="Thomas Dietz" w:date="2012-08-08T16:18:00Z"/>
              </w:rPr>
            </w:pPr>
            <w:ins w:id="3172" w:author="Thomas Dietz" w:date="2012-08-08T16:18:00Z">
              <w:r>
                <w:t xml:space="preserve">      '</w:t>
              </w:r>
              <w:proofErr w:type="gramStart"/>
              <w:r>
                <w:t>data-</w:t>
              </w:r>
              <w:proofErr w:type="gramEnd"/>
              <w:r>
                <w:t>exists' error is returned.</w:t>
              </w:r>
            </w:ins>
          </w:p>
          <w:p w14:paraId="04F33247" w14:textId="77777777" w:rsidR="00D708FE" w:rsidRDefault="00D708FE" w:rsidP="00D708FE">
            <w:pPr>
              <w:pStyle w:val="XML1"/>
              <w:rPr>
                <w:ins w:id="3173" w:author="Thomas Dietz" w:date="2012-08-08T16:18:00Z"/>
              </w:rPr>
            </w:pPr>
            <w:ins w:id="3174" w:author="Thomas Dietz" w:date="2012-08-08T16:18:00Z">
              <w:r>
                <w:t xml:space="preserve">      * If the NETCONF operation creates data nodes under a</w:t>
              </w:r>
            </w:ins>
          </w:p>
          <w:p w14:paraId="00DC9102" w14:textId="77777777" w:rsidR="00D708FE" w:rsidRDefault="00D708FE" w:rsidP="00D708FE">
            <w:pPr>
              <w:pStyle w:val="XML1"/>
              <w:rPr>
                <w:ins w:id="3175" w:author="Thomas Dietz" w:date="2012-08-08T16:18:00Z"/>
              </w:rPr>
            </w:pPr>
            <w:ins w:id="3176" w:author="Thomas Dietz" w:date="2012-08-08T16:18:00Z">
              <w:r>
                <w:t xml:space="preserve">      'choice', any existing nodes from other branches are</w:t>
              </w:r>
            </w:ins>
          </w:p>
          <w:p w14:paraId="28B3AA95" w14:textId="77777777" w:rsidR="00D708FE" w:rsidRDefault="00D708FE" w:rsidP="00D708FE">
            <w:pPr>
              <w:pStyle w:val="XML1"/>
              <w:rPr>
                <w:ins w:id="3177" w:author="Thomas Dietz" w:date="2012-08-08T16:18:00Z"/>
              </w:rPr>
            </w:pPr>
            <w:ins w:id="3178" w:author="Thomas Dietz" w:date="2012-08-08T16:18:00Z">
              <w:r>
                <w:t xml:space="preserve">      </w:t>
              </w:r>
              <w:proofErr w:type="gramStart"/>
              <w:r>
                <w:t>deleted</w:t>
              </w:r>
              <w:proofErr w:type="gramEnd"/>
              <w:r>
                <w:t>.</w:t>
              </w:r>
            </w:ins>
          </w:p>
          <w:p w14:paraId="0FA3DA18" w14:textId="77777777" w:rsidR="00D708FE" w:rsidRDefault="00D708FE" w:rsidP="00D708FE">
            <w:pPr>
              <w:pStyle w:val="XML1"/>
              <w:rPr>
                <w:ins w:id="3179" w:author="Thomas Dietz" w:date="2012-08-08T16:18:00Z"/>
              </w:rPr>
            </w:pPr>
            <w:ins w:id="3180" w:author="Thomas Dietz" w:date="2012-08-08T16:18:00Z">
              <w:r>
                <w:t xml:space="preserve">    &lt;/xs:documentation&gt;</w:t>
              </w:r>
            </w:ins>
          </w:p>
          <w:p w14:paraId="1BF28008" w14:textId="77777777" w:rsidR="00D708FE" w:rsidRDefault="00D708FE" w:rsidP="00D708FE">
            <w:pPr>
              <w:pStyle w:val="XML1"/>
              <w:rPr>
                <w:ins w:id="3181" w:author="Thomas Dietz" w:date="2012-08-08T16:18:00Z"/>
              </w:rPr>
            </w:pPr>
            <w:ins w:id="3182" w:author="Thomas Dietz" w:date="2012-08-08T16:18:00Z">
              <w:r>
                <w:t xml:space="preserve">  &lt;/xs:annotation&gt;</w:t>
              </w:r>
            </w:ins>
          </w:p>
          <w:p w14:paraId="412682AB" w14:textId="77777777" w:rsidR="00D708FE" w:rsidRDefault="00D708FE" w:rsidP="00D708FE">
            <w:pPr>
              <w:pStyle w:val="XML1"/>
              <w:rPr>
                <w:ins w:id="3183" w:author="Thomas Dietz" w:date="2012-08-08T16:18:00Z"/>
              </w:rPr>
            </w:pPr>
          </w:p>
          <w:p w14:paraId="7D6FAE73" w14:textId="77777777" w:rsidR="00D708FE" w:rsidRDefault="00D708FE" w:rsidP="00D708FE">
            <w:pPr>
              <w:pStyle w:val="XML1"/>
              <w:rPr>
                <w:ins w:id="3184" w:author="Thomas Dietz" w:date="2012-08-08T16:18:00Z"/>
              </w:rPr>
            </w:pPr>
            <w:ins w:id="3185" w:author="Thomas Dietz" w:date="2012-08-08T16:18:00Z">
              <w:r>
                <w:t xml:space="preserve">  &lt;!-- YANG typedefs --&gt;</w:t>
              </w:r>
            </w:ins>
          </w:p>
          <w:p w14:paraId="40846F95" w14:textId="77777777" w:rsidR="00D708FE" w:rsidRDefault="00D708FE" w:rsidP="00D708FE">
            <w:pPr>
              <w:pStyle w:val="XML1"/>
              <w:rPr>
                <w:ins w:id="3186" w:author="Thomas Dietz" w:date="2012-08-08T16:18:00Z"/>
              </w:rPr>
            </w:pPr>
            <w:ins w:id="3187" w:author="Thomas Dietz" w:date="2012-08-08T16:18:00Z">
              <w:r>
                <w:t xml:space="preserve">  &lt;xs:simpleType name="OFConfigId"&gt;</w:t>
              </w:r>
            </w:ins>
          </w:p>
          <w:p w14:paraId="33B98012" w14:textId="77777777" w:rsidR="00D708FE" w:rsidRDefault="00D708FE" w:rsidP="00D708FE">
            <w:pPr>
              <w:pStyle w:val="XML1"/>
              <w:rPr>
                <w:ins w:id="3188" w:author="Thomas Dietz" w:date="2012-08-08T16:18:00Z"/>
              </w:rPr>
            </w:pPr>
            <w:ins w:id="3189" w:author="Thomas Dietz" w:date="2012-08-08T16:18:00Z">
              <w:r>
                <w:t xml:space="preserve">    &lt;xs:annotation&gt;</w:t>
              </w:r>
            </w:ins>
          </w:p>
          <w:p w14:paraId="6E72FD51" w14:textId="77777777" w:rsidR="00D708FE" w:rsidRDefault="00D708FE" w:rsidP="00D708FE">
            <w:pPr>
              <w:pStyle w:val="XML1"/>
              <w:rPr>
                <w:ins w:id="3190" w:author="Thomas Dietz" w:date="2012-08-08T16:18:00Z"/>
              </w:rPr>
            </w:pPr>
            <w:ins w:id="3191" w:author="Thomas Dietz" w:date="2012-08-08T16:18:00Z">
              <w:r>
                <w:t xml:space="preserve">      &lt;xs:documentation&gt;</w:t>
              </w:r>
            </w:ins>
          </w:p>
          <w:p w14:paraId="4C6CF0E7" w14:textId="77777777" w:rsidR="00D708FE" w:rsidRDefault="00D708FE" w:rsidP="00D708FE">
            <w:pPr>
              <w:pStyle w:val="XML1"/>
              <w:rPr>
                <w:ins w:id="3192" w:author="Thomas Dietz" w:date="2012-08-08T16:18:00Z"/>
              </w:rPr>
            </w:pPr>
            <w:ins w:id="3193" w:author="Thomas Dietz" w:date="2012-08-08T16:18:00Z">
              <w:r>
                <w:t xml:space="preserve">        Generic type of an identifier in OF-CONFIG</w:t>
              </w:r>
            </w:ins>
          </w:p>
          <w:p w14:paraId="0A62BE17" w14:textId="77777777" w:rsidR="00D708FE" w:rsidRDefault="00D708FE" w:rsidP="00D708FE">
            <w:pPr>
              <w:pStyle w:val="XML1"/>
              <w:rPr>
                <w:ins w:id="3194" w:author="Thomas Dietz" w:date="2012-08-08T16:18:00Z"/>
              </w:rPr>
            </w:pPr>
            <w:ins w:id="3195" w:author="Thomas Dietz" w:date="2012-08-08T16:18:00Z">
              <w:r>
                <w:t xml:space="preserve">      &lt;/xs:documentation&gt;</w:t>
              </w:r>
            </w:ins>
          </w:p>
          <w:p w14:paraId="0923289D" w14:textId="77777777" w:rsidR="00D708FE" w:rsidRDefault="00D708FE" w:rsidP="00D708FE">
            <w:pPr>
              <w:pStyle w:val="XML1"/>
              <w:rPr>
                <w:ins w:id="3196" w:author="Thomas Dietz" w:date="2012-08-08T16:18:00Z"/>
              </w:rPr>
            </w:pPr>
            <w:ins w:id="3197" w:author="Thomas Dietz" w:date="2012-08-08T16:18:00Z">
              <w:r>
                <w:t xml:space="preserve">    &lt;/xs:annotation&gt;</w:t>
              </w:r>
            </w:ins>
          </w:p>
          <w:p w14:paraId="24D9C19D" w14:textId="77777777" w:rsidR="00D708FE" w:rsidRDefault="00D708FE" w:rsidP="00D708FE">
            <w:pPr>
              <w:pStyle w:val="XML1"/>
              <w:rPr>
                <w:ins w:id="3198" w:author="Thomas Dietz" w:date="2012-08-08T16:18:00Z"/>
              </w:rPr>
            </w:pPr>
          </w:p>
          <w:p w14:paraId="50E56ED0" w14:textId="77777777" w:rsidR="00D708FE" w:rsidRDefault="00D708FE" w:rsidP="00D708FE">
            <w:pPr>
              <w:pStyle w:val="XML1"/>
              <w:rPr>
                <w:ins w:id="3199" w:author="Thomas Dietz" w:date="2012-08-08T16:18:00Z"/>
              </w:rPr>
            </w:pPr>
            <w:ins w:id="3200" w:author="Thomas Dietz" w:date="2012-08-08T16:18:00Z">
              <w:r>
                <w:t xml:space="preserve">    &lt;xs:restriction base="inet:uri"&gt;</w:t>
              </w:r>
            </w:ins>
          </w:p>
          <w:p w14:paraId="0CD9060B" w14:textId="77777777" w:rsidR="00D708FE" w:rsidRDefault="00D708FE" w:rsidP="00D708FE">
            <w:pPr>
              <w:pStyle w:val="XML1"/>
              <w:rPr>
                <w:ins w:id="3201" w:author="Thomas Dietz" w:date="2012-08-08T16:18:00Z"/>
              </w:rPr>
            </w:pPr>
            <w:ins w:id="3202" w:author="Thomas Dietz" w:date="2012-08-08T16:18:00Z">
              <w:r>
                <w:t xml:space="preserve">    &lt;/xs:restriction&gt;</w:t>
              </w:r>
            </w:ins>
          </w:p>
          <w:p w14:paraId="7CC99DB9" w14:textId="77777777" w:rsidR="00D708FE" w:rsidRDefault="00D708FE" w:rsidP="00D708FE">
            <w:pPr>
              <w:pStyle w:val="XML1"/>
              <w:rPr>
                <w:ins w:id="3203" w:author="Thomas Dietz" w:date="2012-08-08T16:18:00Z"/>
              </w:rPr>
            </w:pPr>
            <w:ins w:id="3204" w:author="Thomas Dietz" w:date="2012-08-08T16:18:00Z">
              <w:r>
                <w:t xml:space="preserve">  &lt;/xs:simpleType&gt;</w:t>
              </w:r>
            </w:ins>
          </w:p>
          <w:p w14:paraId="5DB4B838" w14:textId="77777777" w:rsidR="00D708FE" w:rsidRDefault="00D708FE" w:rsidP="00D708FE">
            <w:pPr>
              <w:pStyle w:val="XML1"/>
              <w:rPr>
                <w:ins w:id="3205" w:author="Thomas Dietz" w:date="2012-08-08T16:18:00Z"/>
              </w:rPr>
            </w:pPr>
            <w:ins w:id="3206" w:author="Thomas Dietz" w:date="2012-08-08T16:18:00Z">
              <w:r>
                <w:t xml:space="preserve">  &lt;xs:simpleType name="OFConfigurationPointProtocolType"&gt;</w:t>
              </w:r>
            </w:ins>
          </w:p>
          <w:p w14:paraId="790C197A" w14:textId="77777777" w:rsidR="00D708FE" w:rsidRDefault="00D708FE" w:rsidP="00D708FE">
            <w:pPr>
              <w:pStyle w:val="XML1"/>
              <w:rPr>
                <w:ins w:id="3207" w:author="Thomas Dietz" w:date="2012-08-08T16:18:00Z"/>
              </w:rPr>
            </w:pPr>
            <w:ins w:id="3208" w:author="Thomas Dietz" w:date="2012-08-08T16:18:00Z">
              <w:r>
                <w:t xml:space="preserve">    &lt;xs:annotation&gt;</w:t>
              </w:r>
            </w:ins>
          </w:p>
          <w:p w14:paraId="603A550E" w14:textId="77777777" w:rsidR="00D708FE" w:rsidRDefault="00D708FE" w:rsidP="00D708FE">
            <w:pPr>
              <w:pStyle w:val="XML1"/>
              <w:rPr>
                <w:ins w:id="3209" w:author="Thomas Dietz" w:date="2012-08-08T16:18:00Z"/>
              </w:rPr>
            </w:pPr>
            <w:ins w:id="3210" w:author="Thomas Dietz" w:date="2012-08-08T16:18:00Z">
              <w:r>
                <w:t xml:space="preserve">      &lt;xs:documentation&gt;</w:t>
              </w:r>
            </w:ins>
          </w:p>
          <w:p w14:paraId="38DDDDF7" w14:textId="77777777" w:rsidR="00D708FE" w:rsidRDefault="00D708FE" w:rsidP="00D708FE">
            <w:pPr>
              <w:pStyle w:val="XML1"/>
              <w:rPr>
                <w:ins w:id="3211" w:author="Thomas Dietz" w:date="2012-08-08T16:18:00Z"/>
              </w:rPr>
            </w:pPr>
            <w:ins w:id="3212" w:author="Thomas Dietz" w:date="2012-08-08T16:18:00Z">
              <w:r>
                <w:t xml:space="preserve">        Possible protocols to connect ot an OF</w:t>
              </w:r>
            </w:ins>
          </w:p>
          <w:p w14:paraId="32992B71" w14:textId="77777777" w:rsidR="00D708FE" w:rsidRDefault="00D708FE" w:rsidP="00D708FE">
            <w:pPr>
              <w:pStyle w:val="XML1"/>
              <w:rPr>
                <w:ins w:id="3213" w:author="Thomas Dietz" w:date="2012-08-08T16:18:00Z"/>
              </w:rPr>
            </w:pPr>
            <w:ins w:id="3214" w:author="Thomas Dietz" w:date="2012-08-08T16:18:00Z">
              <w:r>
                <w:lastRenderedPageBreak/>
                <w:t xml:space="preserve">        Configuration Point</w:t>
              </w:r>
            </w:ins>
          </w:p>
          <w:p w14:paraId="3924584E" w14:textId="77777777" w:rsidR="00D708FE" w:rsidRDefault="00D708FE" w:rsidP="00D708FE">
            <w:pPr>
              <w:pStyle w:val="XML1"/>
              <w:rPr>
                <w:ins w:id="3215" w:author="Thomas Dietz" w:date="2012-08-08T16:18:00Z"/>
              </w:rPr>
            </w:pPr>
            <w:ins w:id="3216" w:author="Thomas Dietz" w:date="2012-08-08T16:18:00Z">
              <w:r>
                <w:t xml:space="preserve">      &lt;/xs:documentation&gt;</w:t>
              </w:r>
            </w:ins>
          </w:p>
          <w:p w14:paraId="425C8266" w14:textId="77777777" w:rsidR="00D708FE" w:rsidRDefault="00D708FE" w:rsidP="00D708FE">
            <w:pPr>
              <w:pStyle w:val="XML1"/>
              <w:rPr>
                <w:ins w:id="3217" w:author="Thomas Dietz" w:date="2012-08-08T16:18:00Z"/>
              </w:rPr>
            </w:pPr>
            <w:ins w:id="3218" w:author="Thomas Dietz" w:date="2012-08-08T16:18:00Z">
              <w:r>
                <w:t xml:space="preserve">    &lt;/xs:annotation&gt;</w:t>
              </w:r>
            </w:ins>
          </w:p>
          <w:p w14:paraId="720369A1" w14:textId="77777777" w:rsidR="00D708FE" w:rsidRDefault="00D708FE" w:rsidP="00D708FE">
            <w:pPr>
              <w:pStyle w:val="XML1"/>
              <w:rPr>
                <w:ins w:id="3219" w:author="Thomas Dietz" w:date="2012-08-08T16:18:00Z"/>
              </w:rPr>
            </w:pPr>
          </w:p>
          <w:p w14:paraId="07F838E2" w14:textId="77777777" w:rsidR="00D708FE" w:rsidRDefault="00D708FE" w:rsidP="00D708FE">
            <w:pPr>
              <w:pStyle w:val="XML1"/>
              <w:rPr>
                <w:ins w:id="3220" w:author="Thomas Dietz" w:date="2012-08-08T16:18:00Z"/>
              </w:rPr>
            </w:pPr>
            <w:ins w:id="3221" w:author="Thomas Dietz" w:date="2012-08-08T16:18:00Z">
              <w:r>
                <w:t xml:space="preserve">    &lt;xs:restriction base="xs:string"&gt;</w:t>
              </w:r>
            </w:ins>
          </w:p>
          <w:p w14:paraId="58AADF16" w14:textId="77777777" w:rsidR="00D708FE" w:rsidRDefault="00D708FE" w:rsidP="00D708FE">
            <w:pPr>
              <w:pStyle w:val="XML1"/>
              <w:rPr>
                <w:ins w:id="3222" w:author="Thomas Dietz" w:date="2012-08-08T16:18:00Z"/>
              </w:rPr>
            </w:pPr>
            <w:ins w:id="3223" w:author="Thomas Dietz" w:date="2012-08-08T16:18:00Z">
              <w:r>
                <w:t xml:space="preserve">      &lt;xs:enumeration value="ssh"/&gt;</w:t>
              </w:r>
            </w:ins>
          </w:p>
          <w:p w14:paraId="2E3D368B" w14:textId="77777777" w:rsidR="00D708FE" w:rsidRDefault="00D708FE" w:rsidP="00D708FE">
            <w:pPr>
              <w:pStyle w:val="XML1"/>
              <w:rPr>
                <w:ins w:id="3224" w:author="Thomas Dietz" w:date="2012-08-08T16:18:00Z"/>
              </w:rPr>
            </w:pPr>
            <w:ins w:id="3225" w:author="Thomas Dietz" w:date="2012-08-08T16:18:00Z">
              <w:r>
                <w:t xml:space="preserve">      &lt;xs:enumeration value="soap"/&gt;</w:t>
              </w:r>
            </w:ins>
          </w:p>
          <w:p w14:paraId="7D624D61" w14:textId="77777777" w:rsidR="00D708FE" w:rsidRDefault="00D708FE" w:rsidP="00D708FE">
            <w:pPr>
              <w:pStyle w:val="XML1"/>
              <w:rPr>
                <w:ins w:id="3226" w:author="Thomas Dietz" w:date="2012-08-08T16:18:00Z"/>
              </w:rPr>
            </w:pPr>
            <w:ins w:id="3227" w:author="Thomas Dietz" w:date="2012-08-08T16:18:00Z">
              <w:r>
                <w:t xml:space="preserve">      &lt;xs:enumeration value="tls"/&gt;</w:t>
              </w:r>
            </w:ins>
          </w:p>
          <w:p w14:paraId="3F3F8F1B" w14:textId="77777777" w:rsidR="00D708FE" w:rsidRDefault="00D708FE" w:rsidP="00D708FE">
            <w:pPr>
              <w:pStyle w:val="XML1"/>
              <w:rPr>
                <w:ins w:id="3228" w:author="Thomas Dietz" w:date="2012-08-08T16:18:00Z"/>
              </w:rPr>
            </w:pPr>
            <w:ins w:id="3229" w:author="Thomas Dietz" w:date="2012-08-08T16:18:00Z">
              <w:r>
                <w:t xml:space="preserve">      &lt;xs:enumeration value="beep"/&gt;</w:t>
              </w:r>
            </w:ins>
          </w:p>
          <w:p w14:paraId="0461C4DF" w14:textId="77777777" w:rsidR="00D708FE" w:rsidRDefault="00D708FE" w:rsidP="00D708FE">
            <w:pPr>
              <w:pStyle w:val="XML1"/>
              <w:rPr>
                <w:ins w:id="3230" w:author="Thomas Dietz" w:date="2012-08-08T16:18:00Z"/>
              </w:rPr>
            </w:pPr>
            <w:ins w:id="3231" w:author="Thomas Dietz" w:date="2012-08-08T16:18:00Z">
              <w:r>
                <w:t xml:space="preserve">    &lt;/xs:restriction&gt;</w:t>
              </w:r>
            </w:ins>
          </w:p>
          <w:p w14:paraId="35CA4C1F" w14:textId="77777777" w:rsidR="00D708FE" w:rsidRDefault="00D708FE" w:rsidP="00D708FE">
            <w:pPr>
              <w:pStyle w:val="XML1"/>
              <w:rPr>
                <w:ins w:id="3232" w:author="Thomas Dietz" w:date="2012-08-08T16:18:00Z"/>
              </w:rPr>
            </w:pPr>
            <w:ins w:id="3233" w:author="Thomas Dietz" w:date="2012-08-08T16:18:00Z">
              <w:r>
                <w:t xml:space="preserve">  &lt;/xs:simpleType&gt;</w:t>
              </w:r>
            </w:ins>
          </w:p>
          <w:p w14:paraId="2CD70214" w14:textId="77777777" w:rsidR="00D708FE" w:rsidRDefault="00D708FE" w:rsidP="00D708FE">
            <w:pPr>
              <w:pStyle w:val="XML1"/>
              <w:rPr>
                <w:ins w:id="3234" w:author="Thomas Dietz" w:date="2012-08-08T16:18:00Z"/>
              </w:rPr>
            </w:pPr>
            <w:ins w:id="3235" w:author="Thomas Dietz" w:date="2012-08-08T16:18:00Z">
              <w:r>
                <w:t xml:space="preserve">  &lt;xs:simpleType name="OFOpenFlowVersionType"&gt;</w:t>
              </w:r>
            </w:ins>
          </w:p>
          <w:p w14:paraId="4F777150" w14:textId="77777777" w:rsidR="00D708FE" w:rsidRDefault="00D708FE" w:rsidP="00D708FE">
            <w:pPr>
              <w:pStyle w:val="XML1"/>
              <w:rPr>
                <w:ins w:id="3236" w:author="Thomas Dietz" w:date="2012-08-08T16:18:00Z"/>
              </w:rPr>
            </w:pPr>
            <w:ins w:id="3237" w:author="Thomas Dietz" w:date="2012-08-08T16:18:00Z">
              <w:r>
                <w:t xml:space="preserve">    &lt;xs:annotation&gt;</w:t>
              </w:r>
            </w:ins>
          </w:p>
          <w:p w14:paraId="3442DECF" w14:textId="77777777" w:rsidR="00D708FE" w:rsidRDefault="00D708FE" w:rsidP="00D708FE">
            <w:pPr>
              <w:pStyle w:val="XML1"/>
              <w:rPr>
                <w:ins w:id="3238" w:author="Thomas Dietz" w:date="2012-08-08T16:18:00Z"/>
              </w:rPr>
            </w:pPr>
            <w:ins w:id="3239" w:author="Thomas Dietz" w:date="2012-08-08T16:18:00Z">
              <w:r>
                <w:t xml:space="preserve">      &lt;xs:documentation&gt;</w:t>
              </w:r>
            </w:ins>
          </w:p>
          <w:p w14:paraId="046A6F63" w14:textId="77777777" w:rsidR="00D708FE" w:rsidRDefault="00D708FE" w:rsidP="00D708FE">
            <w:pPr>
              <w:pStyle w:val="XML1"/>
              <w:rPr>
                <w:ins w:id="3240" w:author="Thomas Dietz" w:date="2012-08-08T16:18:00Z"/>
              </w:rPr>
            </w:pPr>
            <w:ins w:id="3241" w:author="Thomas Dietz" w:date="2012-08-08T16:18:00Z">
              <w:r>
                <w:t xml:space="preserve">        This enumeration contains the all OpenFlow</w:t>
              </w:r>
            </w:ins>
          </w:p>
          <w:p w14:paraId="023FE7AF" w14:textId="77777777" w:rsidR="00D708FE" w:rsidRDefault="00D708FE" w:rsidP="00D708FE">
            <w:pPr>
              <w:pStyle w:val="XML1"/>
              <w:rPr>
                <w:ins w:id="3242" w:author="Thomas Dietz" w:date="2012-08-08T16:18:00Z"/>
              </w:rPr>
            </w:pPr>
            <w:ins w:id="3243" w:author="Thomas Dietz" w:date="2012-08-08T16:18:00Z">
              <w:r>
                <w:t xml:space="preserve">        </w:t>
              </w:r>
              <w:proofErr w:type="gramStart"/>
              <w:r>
                <w:t>versions</w:t>
              </w:r>
              <w:proofErr w:type="gramEnd"/>
              <w:r>
                <w:t xml:space="preserve"> released so far.</w:t>
              </w:r>
            </w:ins>
          </w:p>
          <w:p w14:paraId="68A7D952" w14:textId="77777777" w:rsidR="00D708FE" w:rsidRDefault="00D708FE" w:rsidP="00D708FE">
            <w:pPr>
              <w:pStyle w:val="XML1"/>
              <w:rPr>
                <w:ins w:id="3244" w:author="Thomas Dietz" w:date="2012-08-08T16:18:00Z"/>
              </w:rPr>
            </w:pPr>
            <w:ins w:id="3245" w:author="Thomas Dietz" w:date="2012-08-08T16:18:00Z">
              <w:r>
                <w:t xml:space="preserve">      &lt;/xs:documentation&gt;</w:t>
              </w:r>
            </w:ins>
          </w:p>
          <w:p w14:paraId="0A491A34" w14:textId="77777777" w:rsidR="00D708FE" w:rsidRDefault="00D708FE" w:rsidP="00D708FE">
            <w:pPr>
              <w:pStyle w:val="XML1"/>
              <w:rPr>
                <w:ins w:id="3246" w:author="Thomas Dietz" w:date="2012-08-08T16:18:00Z"/>
              </w:rPr>
            </w:pPr>
            <w:ins w:id="3247" w:author="Thomas Dietz" w:date="2012-08-08T16:18:00Z">
              <w:r>
                <w:t xml:space="preserve">    &lt;/xs:annotation&gt;</w:t>
              </w:r>
            </w:ins>
          </w:p>
          <w:p w14:paraId="317EE73A" w14:textId="77777777" w:rsidR="00D708FE" w:rsidRDefault="00D708FE" w:rsidP="00D708FE">
            <w:pPr>
              <w:pStyle w:val="XML1"/>
              <w:rPr>
                <w:ins w:id="3248" w:author="Thomas Dietz" w:date="2012-08-08T16:18:00Z"/>
              </w:rPr>
            </w:pPr>
          </w:p>
          <w:p w14:paraId="6C796798" w14:textId="77777777" w:rsidR="00D708FE" w:rsidRDefault="00D708FE" w:rsidP="00D708FE">
            <w:pPr>
              <w:pStyle w:val="XML1"/>
              <w:rPr>
                <w:ins w:id="3249" w:author="Thomas Dietz" w:date="2012-08-08T16:18:00Z"/>
              </w:rPr>
            </w:pPr>
            <w:ins w:id="3250" w:author="Thomas Dietz" w:date="2012-08-08T16:18:00Z">
              <w:r>
                <w:t xml:space="preserve">    &lt;xs:restriction base="xs:string"&gt;</w:t>
              </w:r>
            </w:ins>
          </w:p>
          <w:p w14:paraId="08883605" w14:textId="77777777" w:rsidR="00D708FE" w:rsidRDefault="00D708FE" w:rsidP="00D708FE">
            <w:pPr>
              <w:pStyle w:val="XML1"/>
              <w:rPr>
                <w:ins w:id="3251" w:author="Thomas Dietz" w:date="2012-08-08T16:18:00Z"/>
              </w:rPr>
            </w:pPr>
            <w:ins w:id="3252" w:author="Thomas Dietz" w:date="2012-08-08T16:18:00Z">
              <w:r>
                <w:t xml:space="preserve">      &lt;xs:enumeration value="not-applicable"/&gt;</w:t>
              </w:r>
            </w:ins>
          </w:p>
          <w:p w14:paraId="6C8D24C5" w14:textId="77777777" w:rsidR="00D708FE" w:rsidRDefault="00D708FE" w:rsidP="00D708FE">
            <w:pPr>
              <w:pStyle w:val="XML1"/>
              <w:rPr>
                <w:ins w:id="3253" w:author="Thomas Dietz" w:date="2012-08-08T16:18:00Z"/>
              </w:rPr>
            </w:pPr>
            <w:ins w:id="3254" w:author="Thomas Dietz" w:date="2012-08-08T16:18:00Z">
              <w:r>
                <w:t xml:space="preserve">      &lt;xs:enumeration value="1.0"/&gt;</w:t>
              </w:r>
            </w:ins>
          </w:p>
          <w:p w14:paraId="7DC89A4A" w14:textId="77777777" w:rsidR="00D708FE" w:rsidRDefault="00D708FE" w:rsidP="00D708FE">
            <w:pPr>
              <w:pStyle w:val="XML1"/>
              <w:rPr>
                <w:ins w:id="3255" w:author="Thomas Dietz" w:date="2012-08-08T16:18:00Z"/>
              </w:rPr>
            </w:pPr>
            <w:ins w:id="3256" w:author="Thomas Dietz" w:date="2012-08-08T16:18:00Z">
              <w:r>
                <w:t xml:space="preserve">      &lt;xs:enumeration value="1.0.1"/&gt;</w:t>
              </w:r>
            </w:ins>
          </w:p>
          <w:p w14:paraId="13D40B56" w14:textId="77777777" w:rsidR="00D708FE" w:rsidRDefault="00D708FE" w:rsidP="00D708FE">
            <w:pPr>
              <w:pStyle w:val="XML1"/>
              <w:rPr>
                <w:ins w:id="3257" w:author="Thomas Dietz" w:date="2012-08-08T16:18:00Z"/>
              </w:rPr>
            </w:pPr>
            <w:ins w:id="3258" w:author="Thomas Dietz" w:date="2012-08-08T16:18:00Z">
              <w:r>
                <w:t xml:space="preserve">      &lt;xs:enumeration value="1.1"/&gt;</w:t>
              </w:r>
            </w:ins>
          </w:p>
          <w:p w14:paraId="48C39EDC" w14:textId="77777777" w:rsidR="00D708FE" w:rsidRDefault="00D708FE" w:rsidP="00D708FE">
            <w:pPr>
              <w:pStyle w:val="XML1"/>
              <w:rPr>
                <w:ins w:id="3259" w:author="Thomas Dietz" w:date="2012-08-08T16:18:00Z"/>
              </w:rPr>
            </w:pPr>
            <w:ins w:id="3260" w:author="Thomas Dietz" w:date="2012-08-08T16:18:00Z">
              <w:r>
                <w:t xml:space="preserve">      &lt;xs:enumeration value="1.2"/&gt;</w:t>
              </w:r>
            </w:ins>
          </w:p>
          <w:p w14:paraId="13B235BE" w14:textId="77777777" w:rsidR="00D708FE" w:rsidRDefault="00D708FE" w:rsidP="00D708FE">
            <w:pPr>
              <w:pStyle w:val="XML1"/>
              <w:rPr>
                <w:ins w:id="3261" w:author="Thomas Dietz" w:date="2012-08-08T16:18:00Z"/>
              </w:rPr>
            </w:pPr>
            <w:ins w:id="3262" w:author="Thomas Dietz" w:date="2012-08-08T16:18:00Z">
              <w:r>
                <w:t xml:space="preserve">      &lt;xs:enumeration value="1.3"/&gt;</w:t>
              </w:r>
            </w:ins>
          </w:p>
          <w:p w14:paraId="36C46901" w14:textId="77777777" w:rsidR="00D708FE" w:rsidRDefault="00D708FE" w:rsidP="00D708FE">
            <w:pPr>
              <w:pStyle w:val="XML1"/>
              <w:rPr>
                <w:ins w:id="3263" w:author="Thomas Dietz" w:date="2012-08-08T16:18:00Z"/>
              </w:rPr>
            </w:pPr>
            <w:ins w:id="3264" w:author="Thomas Dietz" w:date="2012-08-08T16:18:00Z">
              <w:r>
                <w:t xml:space="preserve">      &lt;xs:enumeration value="1.3.1"/&gt;</w:t>
              </w:r>
            </w:ins>
          </w:p>
          <w:p w14:paraId="27FD20EF" w14:textId="77777777" w:rsidR="00D708FE" w:rsidRDefault="00D708FE" w:rsidP="00D708FE">
            <w:pPr>
              <w:pStyle w:val="XML1"/>
              <w:rPr>
                <w:ins w:id="3265" w:author="Thomas Dietz" w:date="2012-08-08T16:18:00Z"/>
              </w:rPr>
            </w:pPr>
            <w:ins w:id="3266" w:author="Thomas Dietz" w:date="2012-08-08T16:18:00Z">
              <w:r>
                <w:t xml:space="preserve">    &lt;/xs:restriction&gt;</w:t>
              </w:r>
            </w:ins>
          </w:p>
          <w:p w14:paraId="34E534EF" w14:textId="77777777" w:rsidR="00D708FE" w:rsidRDefault="00D708FE" w:rsidP="00D708FE">
            <w:pPr>
              <w:pStyle w:val="XML1"/>
              <w:rPr>
                <w:ins w:id="3267" w:author="Thomas Dietz" w:date="2012-08-08T16:18:00Z"/>
              </w:rPr>
            </w:pPr>
            <w:ins w:id="3268" w:author="Thomas Dietz" w:date="2012-08-08T16:18:00Z">
              <w:r>
                <w:t xml:space="preserve">  &lt;/xs:simpleType&gt;</w:t>
              </w:r>
            </w:ins>
          </w:p>
          <w:p w14:paraId="582C92EF" w14:textId="77777777" w:rsidR="00D708FE" w:rsidRDefault="00D708FE" w:rsidP="00D708FE">
            <w:pPr>
              <w:pStyle w:val="XML1"/>
              <w:rPr>
                <w:ins w:id="3269" w:author="Thomas Dietz" w:date="2012-08-08T16:18:00Z"/>
              </w:rPr>
            </w:pPr>
            <w:ins w:id="3270" w:author="Thomas Dietz" w:date="2012-08-08T16:18:00Z">
              <w:r>
                <w:t xml:space="preserve">  &lt;xs:simpleType name="datapath-id-type"&gt;</w:t>
              </w:r>
            </w:ins>
          </w:p>
          <w:p w14:paraId="410DBA0F" w14:textId="77777777" w:rsidR="00D708FE" w:rsidRDefault="00D708FE" w:rsidP="00D708FE">
            <w:pPr>
              <w:pStyle w:val="XML1"/>
              <w:rPr>
                <w:ins w:id="3271" w:author="Thomas Dietz" w:date="2012-08-08T16:18:00Z"/>
              </w:rPr>
            </w:pPr>
            <w:ins w:id="3272" w:author="Thomas Dietz" w:date="2012-08-08T16:18:00Z">
              <w:r>
                <w:t xml:space="preserve">    &lt;xs:annotation&gt;</w:t>
              </w:r>
            </w:ins>
          </w:p>
          <w:p w14:paraId="46A7A61E" w14:textId="77777777" w:rsidR="00D708FE" w:rsidRDefault="00D708FE" w:rsidP="00D708FE">
            <w:pPr>
              <w:pStyle w:val="XML1"/>
              <w:rPr>
                <w:ins w:id="3273" w:author="Thomas Dietz" w:date="2012-08-08T16:18:00Z"/>
              </w:rPr>
            </w:pPr>
            <w:ins w:id="3274" w:author="Thomas Dietz" w:date="2012-08-08T16:18:00Z">
              <w:r>
                <w:t xml:space="preserve">      &lt;xs:documentation&gt;</w:t>
              </w:r>
            </w:ins>
          </w:p>
          <w:p w14:paraId="289CB07B" w14:textId="77777777" w:rsidR="00D708FE" w:rsidRDefault="00D708FE" w:rsidP="00D708FE">
            <w:pPr>
              <w:pStyle w:val="XML1"/>
              <w:rPr>
                <w:ins w:id="3275" w:author="Thomas Dietz" w:date="2012-08-08T16:18:00Z"/>
              </w:rPr>
            </w:pPr>
            <w:ins w:id="3276" w:author="Thomas Dietz" w:date="2012-08-08T16:18:00Z">
              <w:r>
                <w:t xml:space="preserve">        The datapath-id type represents an OpenFlow</w:t>
              </w:r>
            </w:ins>
          </w:p>
          <w:p w14:paraId="1E2B2186" w14:textId="77777777" w:rsidR="00D708FE" w:rsidRDefault="00D708FE" w:rsidP="00D708FE">
            <w:pPr>
              <w:pStyle w:val="XML1"/>
              <w:rPr>
                <w:ins w:id="3277" w:author="Thomas Dietz" w:date="2012-08-08T16:18:00Z"/>
              </w:rPr>
            </w:pPr>
            <w:ins w:id="3278" w:author="Thomas Dietz" w:date="2012-08-08T16:18:00Z">
              <w:r>
                <w:t xml:space="preserve">        </w:t>
              </w:r>
              <w:proofErr w:type="gramStart"/>
              <w:r>
                <w:t>datapath</w:t>
              </w:r>
              <w:proofErr w:type="gramEnd"/>
              <w:r>
                <w:t xml:space="preserve"> identifier.</w:t>
              </w:r>
            </w:ins>
          </w:p>
          <w:p w14:paraId="77B1C60D" w14:textId="77777777" w:rsidR="00D708FE" w:rsidRDefault="00D708FE" w:rsidP="00D708FE">
            <w:pPr>
              <w:pStyle w:val="XML1"/>
              <w:rPr>
                <w:ins w:id="3279" w:author="Thomas Dietz" w:date="2012-08-08T16:18:00Z"/>
              </w:rPr>
            </w:pPr>
            <w:ins w:id="3280" w:author="Thomas Dietz" w:date="2012-08-08T16:18:00Z">
              <w:r>
                <w:t xml:space="preserve">      &lt;/xs:documentation&gt;</w:t>
              </w:r>
            </w:ins>
          </w:p>
          <w:p w14:paraId="7A07DFA6" w14:textId="77777777" w:rsidR="00D708FE" w:rsidRDefault="00D708FE" w:rsidP="00D708FE">
            <w:pPr>
              <w:pStyle w:val="XML1"/>
              <w:rPr>
                <w:ins w:id="3281" w:author="Thomas Dietz" w:date="2012-08-08T16:18:00Z"/>
              </w:rPr>
            </w:pPr>
            <w:ins w:id="3282" w:author="Thomas Dietz" w:date="2012-08-08T16:18:00Z">
              <w:r>
                <w:t xml:space="preserve">    &lt;/xs:annotation&gt;</w:t>
              </w:r>
            </w:ins>
          </w:p>
          <w:p w14:paraId="1B1BD7F8" w14:textId="77777777" w:rsidR="00D708FE" w:rsidRDefault="00D708FE" w:rsidP="00D708FE">
            <w:pPr>
              <w:pStyle w:val="XML1"/>
              <w:rPr>
                <w:ins w:id="3283" w:author="Thomas Dietz" w:date="2012-08-08T16:18:00Z"/>
              </w:rPr>
            </w:pPr>
          </w:p>
          <w:p w14:paraId="163917E4" w14:textId="77777777" w:rsidR="00D708FE" w:rsidRDefault="00D708FE" w:rsidP="00D708FE">
            <w:pPr>
              <w:pStyle w:val="XML1"/>
              <w:rPr>
                <w:ins w:id="3284" w:author="Thomas Dietz" w:date="2012-08-08T16:18:00Z"/>
              </w:rPr>
            </w:pPr>
            <w:ins w:id="3285" w:author="Thomas Dietz" w:date="2012-08-08T16:18:00Z">
              <w:r>
                <w:t xml:space="preserve">    &lt;xs:restriction base="xs:string"&gt;</w:t>
              </w:r>
            </w:ins>
          </w:p>
          <w:p w14:paraId="275654A8" w14:textId="77777777" w:rsidR="00D708FE" w:rsidRDefault="00D708FE" w:rsidP="00D708FE">
            <w:pPr>
              <w:pStyle w:val="XML1"/>
              <w:rPr>
                <w:ins w:id="3286" w:author="Thomas Dietz" w:date="2012-08-08T16:18:00Z"/>
              </w:rPr>
            </w:pPr>
            <w:ins w:id="3287" w:author="Thomas Dietz" w:date="2012-08-08T16:18:00Z">
              <w:r>
                <w:t xml:space="preserve">    &lt;xs:pattern value="[0-9a-fA-F]{2}(:[0-9a-fA-F]{2}){7}"/&gt;</w:t>
              </w:r>
            </w:ins>
          </w:p>
          <w:p w14:paraId="35FA67CE" w14:textId="77777777" w:rsidR="00D708FE" w:rsidRDefault="00D708FE" w:rsidP="00D708FE">
            <w:pPr>
              <w:pStyle w:val="XML1"/>
              <w:rPr>
                <w:ins w:id="3288" w:author="Thomas Dietz" w:date="2012-08-08T16:18:00Z"/>
              </w:rPr>
            </w:pPr>
            <w:ins w:id="3289" w:author="Thomas Dietz" w:date="2012-08-08T16:18:00Z">
              <w:r>
                <w:t xml:space="preserve">    &lt;/xs:restriction&gt;</w:t>
              </w:r>
            </w:ins>
          </w:p>
          <w:p w14:paraId="626D1B35" w14:textId="77777777" w:rsidR="00D708FE" w:rsidRDefault="00D708FE" w:rsidP="00D708FE">
            <w:pPr>
              <w:pStyle w:val="XML1"/>
              <w:rPr>
                <w:ins w:id="3290" w:author="Thomas Dietz" w:date="2012-08-08T16:18:00Z"/>
              </w:rPr>
            </w:pPr>
            <w:ins w:id="3291" w:author="Thomas Dietz" w:date="2012-08-08T16:18:00Z">
              <w:r>
                <w:t xml:space="preserve">  &lt;/xs:simpleType&gt;</w:t>
              </w:r>
            </w:ins>
          </w:p>
          <w:p w14:paraId="0EB9A423" w14:textId="77777777" w:rsidR="00D708FE" w:rsidRDefault="00D708FE" w:rsidP="00D708FE">
            <w:pPr>
              <w:pStyle w:val="XML1"/>
              <w:rPr>
                <w:ins w:id="3292" w:author="Thomas Dietz" w:date="2012-08-08T16:18:00Z"/>
              </w:rPr>
            </w:pPr>
            <w:ins w:id="3293" w:author="Thomas Dietz" w:date="2012-08-08T16:18:00Z">
              <w:r>
                <w:t xml:space="preserve">  &lt;xs:simpleType name="OFTenthOfAPercentType"&gt;</w:t>
              </w:r>
            </w:ins>
          </w:p>
          <w:p w14:paraId="02DA8B11" w14:textId="77777777" w:rsidR="00D708FE" w:rsidRDefault="00D708FE" w:rsidP="00D708FE">
            <w:pPr>
              <w:pStyle w:val="XML1"/>
              <w:rPr>
                <w:ins w:id="3294" w:author="Thomas Dietz" w:date="2012-08-08T16:18:00Z"/>
              </w:rPr>
            </w:pPr>
            <w:ins w:id="3295" w:author="Thomas Dietz" w:date="2012-08-08T16:18:00Z">
              <w:r>
                <w:t xml:space="preserve">    &lt;xs:annotation&gt;</w:t>
              </w:r>
            </w:ins>
          </w:p>
          <w:p w14:paraId="1515AF12" w14:textId="77777777" w:rsidR="00D708FE" w:rsidRDefault="00D708FE" w:rsidP="00D708FE">
            <w:pPr>
              <w:pStyle w:val="XML1"/>
              <w:rPr>
                <w:ins w:id="3296" w:author="Thomas Dietz" w:date="2012-08-08T16:18:00Z"/>
              </w:rPr>
            </w:pPr>
            <w:ins w:id="3297" w:author="Thomas Dietz" w:date="2012-08-08T16:18:00Z">
              <w:r>
                <w:t xml:space="preserve">      &lt;xs:documentation&gt;</w:t>
              </w:r>
            </w:ins>
          </w:p>
          <w:p w14:paraId="7BE9F93D" w14:textId="77777777" w:rsidR="00D708FE" w:rsidRDefault="00D708FE" w:rsidP="00D708FE">
            <w:pPr>
              <w:pStyle w:val="XML1"/>
              <w:rPr>
                <w:ins w:id="3298" w:author="Thomas Dietz" w:date="2012-08-08T16:18:00Z"/>
              </w:rPr>
            </w:pPr>
            <w:ins w:id="3299" w:author="Thomas Dietz" w:date="2012-08-08T16:18:00Z">
              <w:r>
                <w:t xml:space="preserve">        This type defines a value in tenth of a percent.</w:t>
              </w:r>
            </w:ins>
          </w:p>
          <w:p w14:paraId="5A0B96BD" w14:textId="77777777" w:rsidR="00D708FE" w:rsidRDefault="00D708FE" w:rsidP="00D708FE">
            <w:pPr>
              <w:pStyle w:val="XML1"/>
              <w:rPr>
                <w:ins w:id="3300" w:author="Thomas Dietz" w:date="2012-08-08T16:18:00Z"/>
              </w:rPr>
            </w:pPr>
            <w:ins w:id="3301" w:author="Thomas Dietz" w:date="2012-08-08T16:18:00Z">
              <w:r>
                <w:t xml:space="preserve">      &lt;/xs:documentation&gt;</w:t>
              </w:r>
            </w:ins>
          </w:p>
          <w:p w14:paraId="09A2BAFD" w14:textId="77777777" w:rsidR="00D708FE" w:rsidRDefault="00D708FE" w:rsidP="00D708FE">
            <w:pPr>
              <w:pStyle w:val="XML1"/>
              <w:rPr>
                <w:ins w:id="3302" w:author="Thomas Dietz" w:date="2012-08-08T16:18:00Z"/>
              </w:rPr>
            </w:pPr>
            <w:ins w:id="3303" w:author="Thomas Dietz" w:date="2012-08-08T16:18:00Z">
              <w:r>
                <w:t xml:space="preserve">    &lt;/xs:annotation&gt;</w:t>
              </w:r>
            </w:ins>
          </w:p>
          <w:p w14:paraId="42EC25B8" w14:textId="77777777" w:rsidR="00D708FE" w:rsidRDefault="00D708FE" w:rsidP="00D708FE">
            <w:pPr>
              <w:pStyle w:val="XML1"/>
              <w:rPr>
                <w:ins w:id="3304" w:author="Thomas Dietz" w:date="2012-08-08T16:18:00Z"/>
              </w:rPr>
            </w:pPr>
          </w:p>
          <w:p w14:paraId="786FEB51" w14:textId="77777777" w:rsidR="00D708FE" w:rsidRDefault="00D708FE" w:rsidP="00D708FE">
            <w:pPr>
              <w:pStyle w:val="XML1"/>
              <w:rPr>
                <w:ins w:id="3305" w:author="Thomas Dietz" w:date="2012-08-08T16:18:00Z"/>
              </w:rPr>
            </w:pPr>
            <w:ins w:id="3306" w:author="Thomas Dietz" w:date="2012-08-08T16:18:00Z">
              <w:r>
                <w:t xml:space="preserve">    &lt;xs:restriction base="xs:unsignedShort"&gt;</w:t>
              </w:r>
            </w:ins>
          </w:p>
          <w:p w14:paraId="78A37CB5" w14:textId="77777777" w:rsidR="00D708FE" w:rsidRDefault="00D708FE" w:rsidP="00D708FE">
            <w:pPr>
              <w:pStyle w:val="XML1"/>
              <w:rPr>
                <w:ins w:id="3307" w:author="Thomas Dietz" w:date="2012-08-08T16:18:00Z"/>
              </w:rPr>
            </w:pPr>
            <w:ins w:id="3308" w:author="Thomas Dietz" w:date="2012-08-08T16:18:00Z">
              <w:r>
                <w:t xml:space="preserve">      &lt;xs:minInclusive value="0"/&gt;</w:t>
              </w:r>
            </w:ins>
          </w:p>
          <w:p w14:paraId="32F41661" w14:textId="77777777" w:rsidR="00D708FE" w:rsidRDefault="00D708FE" w:rsidP="00D708FE">
            <w:pPr>
              <w:pStyle w:val="XML1"/>
              <w:rPr>
                <w:ins w:id="3309" w:author="Thomas Dietz" w:date="2012-08-08T16:18:00Z"/>
              </w:rPr>
            </w:pPr>
            <w:ins w:id="3310" w:author="Thomas Dietz" w:date="2012-08-08T16:18:00Z">
              <w:r>
                <w:t xml:space="preserve">      &lt;xs:maxInclusive value="1000"/&gt;</w:t>
              </w:r>
            </w:ins>
          </w:p>
          <w:p w14:paraId="590B4CFF" w14:textId="77777777" w:rsidR="00D708FE" w:rsidRDefault="00D708FE" w:rsidP="00D708FE">
            <w:pPr>
              <w:pStyle w:val="XML1"/>
              <w:rPr>
                <w:ins w:id="3311" w:author="Thomas Dietz" w:date="2012-08-08T16:18:00Z"/>
              </w:rPr>
            </w:pPr>
            <w:ins w:id="3312" w:author="Thomas Dietz" w:date="2012-08-08T16:18:00Z">
              <w:r>
                <w:t xml:space="preserve">    &lt;/xs:restriction&gt;</w:t>
              </w:r>
            </w:ins>
          </w:p>
          <w:p w14:paraId="2195B099" w14:textId="77777777" w:rsidR="00D708FE" w:rsidRDefault="00D708FE" w:rsidP="00D708FE">
            <w:pPr>
              <w:pStyle w:val="XML1"/>
              <w:rPr>
                <w:ins w:id="3313" w:author="Thomas Dietz" w:date="2012-08-08T16:18:00Z"/>
              </w:rPr>
            </w:pPr>
            <w:ins w:id="3314" w:author="Thomas Dietz" w:date="2012-08-08T16:18:00Z">
              <w:r>
                <w:t xml:space="preserve">  &lt;/xs:simpleType&gt;</w:t>
              </w:r>
            </w:ins>
          </w:p>
          <w:p w14:paraId="06A4AEE2" w14:textId="77777777" w:rsidR="00D708FE" w:rsidRDefault="00D708FE" w:rsidP="00D708FE">
            <w:pPr>
              <w:pStyle w:val="XML1"/>
              <w:rPr>
                <w:ins w:id="3315" w:author="Thomas Dietz" w:date="2012-08-08T16:18:00Z"/>
              </w:rPr>
            </w:pPr>
            <w:ins w:id="3316" w:author="Thomas Dietz" w:date="2012-08-08T16:18:00Z">
              <w:r>
                <w:t xml:space="preserve">  &lt;xs:simpleType name="OFUpDownStateType"&gt;</w:t>
              </w:r>
            </w:ins>
          </w:p>
          <w:p w14:paraId="76D5CAA5" w14:textId="77777777" w:rsidR="00D708FE" w:rsidRDefault="00D708FE" w:rsidP="00D708FE">
            <w:pPr>
              <w:pStyle w:val="XML1"/>
              <w:rPr>
                <w:ins w:id="3317" w:author="Thomas Dietz" w:date="2012-08-08T16:18:00Z"/>
              </w:rPr>
            </w:pPr>
            <w:ins w:id="3318" w:author="Thomas Dietz" w:date="2012-08-08T16:18:00Z">
              <w:r>
                <w:t xml:space="preserve">    &lt;xs:annotation&gt;</w:t>
              </w:r>
            </w:ins>
          </w:p>
          <w:p w14:paraId="02CC2524" w14:textId="77777777" w:rsidR="00D708FE" w:rsidRDefault="00D708FE" w:rsidP="00D708FE">
            <w:pPr>
              <w:pStyle w:val="XML1"/>
              <w:rPr>
                <w:ins w:id="3319" w:author="Thomas Dietz" w:date="2012-08-08T16:18:00Z"/>
              </w:rPr>
            </w:pPr>
            <w:ins w:id="3320" w:author="Thomas Dietz" w:date="2012-08-08T16:18:00Z">
              <w:r>
                <w:t xml:space="preserve">      &lt;xs:documentation&gt;</w:t>
              </w:r>
            </w:ins>
          </w:p>
          <w:p w14:paraId="6CB979AB" w14:textId="77777777" w:rsidR="00D708FE" w:rsidRDefault="00D708FE" w:rsidP="00D708FE">
            <w:pPr>
              <w:pStyle w:val="XML1"/>
              <w:rPr>
                <w:ins w:id="3321" w:author="Thomas Dietz" w:date="2012-08-08T16:18:00Z"/>
              </w:rPr>
            </w:pPr>
            <w:ins w:id="3322" w:author="Thomas Dietz" w:date="2012-08-08T16:18:00Z">
              <w:r>
                <w:lastRenderedPageBreak/>
                <w:t xml:space="preserve">        Type to specify state information for a port or a</w:t>
              </w:r>
            </w:ins>
          </w:p>
          <w:p w14:paraId="227D79AE" w14:textId="77777777" w:rsidR="00D708FE" w:rsidRDefault="00D708FE" w:rsidP="00D708FE">
            <w:pPr>
              <w:pStyle w:val="XML1"/>
              <w:rPr>
                <w:ins w:id="3323" w:author="Thomas Dietz" w:date="2012-08-08T16:18:00Z"/>
              </w:rPr>
            </w:pPr>
            <w:ins w:id="3324" w:author="Thomas Dietz" w:date="2012-08-08T16:18:00Z">
              <w:r>
                <w:t xml:space="preserve">        </w:t>
              </w:r>
              <w:proofErr w:type="gramStart"/>
              <w:r>
                <w:t>connection</w:t>
              </w:r>
              <w:proofErr w:type="gramEnd"/>
              <w:r>
                <w:t>.</w:t>
              </w:r>
            </w:ins>
          </w:p>
          <w:p w14:paraId="42B1C979" w14:textId="77777777" w:rsidR="00D708FE" w:rsidRDefault="00D708FE" w:rsidP="00D708FE">
            <w:pPr>
              <w:pStyle w:val="XML1"/>
              <w:rPr>
                <w:ins w:id="3325" w:author="Thomas Dietz" w:date="2012-08-08T16:18:00Z"/>
              </w:rPr>
            </w:pPr>
            <w:ins w:id="3326" w:author="Thomas Dietz" w:date="2012-08-08T16:18:00Z">
              <w:r>
                <w:t xml:space="preserve">      &lt;/xs:documentation&gt;</w:t>
              </w:r>
            </w:ins>
          </w:p>
          <w:p w14:paraId="398B08D0" w14:textId="77777777" w:rsidR="00D708FE" w:rsidRDefault="00D708FE" w:rsidP="00D708FE">
            <w:pPr>
              <w:pStyle w:val="XML1"/>
              <w:rPr>
                <w:ins w:id="3327" w:author="Thomas Dietz" w:date="2012-08-08T16:18:00Z"/>
              </w:rPr>
            </w:pPr>
            <w:ins w:id="3328" w:author="Thomas Dietz" w:date="2012-08-08T16:18:00Z">
              <w:r>
                <w:t xml:space="preserve">    &lt;/xs:annotation&gt;</w:t>
              </w:r>
            </w:ins>
          </w:p>
          <w:p w14:paraId="25DDF5F2" w14:textId="77777777" w:rsidR="00D708FE" w:rsidRDefault="00D708FE" w:rsidP="00D708FE">
            <w:pPr>
              <w:pStyle w:val="XML1"/>
              <w:rPr>
                <w:ins w:id="3329" w:author="Thomas Dietz" w:date="2012-08-08T16:18:00Z"/>
              </w:rPr>
            </w:pPr>
          </w:p>
          <w:p w14:paraId="4F310B59" w14:textId="77777777" w:rsidR="00D708FE" w:rsidRDefault="00D708FE" w:rsidP="00D708FE">
            <w:pPr>
              <w:pStyle w:val="XML1"/>
              <w:rPr>
                <w:ins w:id="3330" w:author="Thomas Dietz" w:date="2012-08-08T16:18:00Z"/>
              </w:rPr>
            </w:pPr>
            <w:ins w:id="3331" w:author="Thomas Dietz" w:date="2012-08-08T16:18:00Z">
              <w:r>
                <w:t xml:space="preserve">    &lt;xs:restriction base="xs:string"&gt;</w:t>
              </w:r>
            </w:ins>
          </w:p>
          <w:p w14:paraId="278D2548" w14:textId="77777777" w:rsidR="00D708FE" w:rsidRDefault="00D708FE" w:rsidP="00D708FE">
            <w:pPr>
              <w:pStyle w:val="XML1"/>
              <w:rPr>
                <w:ins w:id="3332" w:author="Thomas Dietz" w:date="2012-08-08T16:18:00Z"/>
              </w:rPr>
            </w:pPr>
            <w:ins w:id="3333" w:author="Thomas Dietz" w:date="2012-08-08T16:18:00Z">
              <w:r>
                <w:t xml:space="preserve">      &lt;xs:enumeration value="up"/&gt;</w:t>
              </w:r>
            </w:ins>
          </w:p>
          <w:p w14:paraId="6CDC0DBA" w14:textId="77777777" w:rsidR="00D708FE" w:rsidRDefault="00D708FE" w:rsidP="00D708FE">
            <w:pPr>
              <w:pStyle w:val="XML1"/>
              <w:rPr>
                <w:ins w:id="3334" w:author="Thomas Dietz" w:date="2012-08-08T16:18:00Z"/>
              </w:rPr>
            </w:pPr>
            <w:ins w:id="3335" w:author="Thomas Dietz" w:date="2012-08-08T16:18:00Z">
              <w:r>
                <w:t xml:space="preserve">      &lt;xs:enumeration value="down"/&gt;</w:t>
              </w:r>
            </w:ins>
          </w:p>
          <w:p w14:paraId="510778DA" w14:textId="77777777" w:rsidR="00D708FE" w:rsidRDefault="00D708FE" w:rsidP="00D708FE">
            <w:pPr>
              <w:pStyle w:val="XML1"/>
              <w:rPr>
                <w:ins w:id="3336" w:author="Thomas Dietz" w:date="2012-08-08T16:18:00Z"/>
              </w:rPr>
            </w:pPr>
            <w:ins w:id="3337" w:author="Thomas Dietz" w:date="2012-08-08T16:18:00Z">
              <w:r>
                <w:t xml:space="preserve">    &lt;/xs:restriction&gt;</w:t>
              </w:r>
            </w:ins>
          </w:p>
          <w:p w14:paraId="26B42CC5" w14:textId="77777777" w:rsidR="00D708FE" w:rsidRDefault="00D708FE" w:rsidP="00D708FE">
            <w:pPr>
              <w:pStyle w:val="XML1"/>
              <w:rPr>
                <w:ins w:id="3338" w:author="Thomas Dietz" w:date="2012-08-08T16:18:00Z"/>
              </w:rPr>
            </w:pPr>
            <w:ins w:id="3339" w:author="Thomas Dietz" w:date="2012-08-08T16:18:00Z">
              <w:r>
                <w:t xml:space="preserve">  &lt;/xs:simpleType&gt;</w:t>
              </w:r>
            </w:ins>
          </w:p>
          <w:p w14:paraId="692658C8" w14:textId="77777777" w:rsidR="00D708FE" w:rsidRDefault="00D708FE" w:rsidP="00D708FE">
            <w:pPr>
              <w:pStyle w:val="XML1"/>
              <w:rPr>
                <w:ins w:id="3340" w:author="Thomas Dietz" w:date="2012-08-08T16:18:00Z"/>
              </w:rPr>
            </w:pPr>
            <w:ins w:id="3341" w:author="Thomas Dietz" w:date="2012-08-08T16:18:00Z">
              <w:r>
                <w:t xml:space="preserve">  &lt;xs:simpleType name="OFPortRateType"&gt;</w:t>
              </w:r>
            </w:ins>
          </w:p>
          <w:p w14:paraId="7F28DAFA" w14:textId="77777777" w:rsidR="00D708FE" w:rsidRDefault="00D708FE" w:rsidP="00D708FE">
            <w:pPr>
              <w:pStyle w:val="XML1"/>
              <w:rPr>
                <w:ins w:id="3342" w:author="Thomas Dietz" w:date="2012-08-08T16:18:00Z"/>
              </w:rPr>
            </w:pPr>
            <w:ins w:id="3343" w:author="Thomas Dietz" w:date="2012-08-08T16:18:00Z">
              <w:r>
                <w:t xml:space="preserve">    &lt;xs:annotation&gt;</w:t>
              </w:r>
            </w:ins>
          </w:p>
          <w:p w14:paraId="5D659F5B" w14:textId="77777777" w:rsidR="00D708FE" w:rsidRDefault="00D708FE" w:rsidP="00D708FE">
            <w:pPr>
              <w:pStyle w:val="XML1"/>
              <w:rPr>
                <w:ins w:id="3344" w:author="Thomas Dietz" w:date="2012-08-08T16:18:00Z"/>
              </w:rPr>
            </w:pPr>
            <w:ins w:id="3345" w:author="Thomas Dietz" w:date="2012-08-08T16:18:00Z">
              <w:r>
                <w:t xml:space="preserve">      &lt;xs:documentation&gt;</w:t>
              </w:r>
            </w:ins>
          </w:p>
          <w:p w14:paraId="1E9F4D89" w14:textId="77777777" w:rsidR="00D708FE" w:rsidRDefault="00D708FE" w:rsidP="00D708FE">
            <w:pPr>
              <w:pStyle w:val="XML1"/>
              <w:rPr>
                <w:ins w:id="3346" w:author="Thomas Dietz" w:date="2012-08-08T16:18:00Z"/>
              </w:rPr>
            </w:pPr>
            <w:ins w:id="3347" w:author="Thomas Dietz" w:date="2012-08-08T16:18:00Z">
              <w:r>
                <w:t xml:space="preserve">        Type to specify the rate of a port including the</w:t>
              </w:r>
            </w:ins>
          </w:p>
          <w:p w14:paraId="606E54B0" w14:textId="77777777" w:rsidR="00D708FE" w:rsidRDefault="00D708FE" w:rsidP="00D708FE">
            <w:pPr>
              <w:pStyle w:val="XML1"/>
              <w:rPr>
                <w:ins w:id="3348" w:author="Thomas Dietz" w:date="2012-08-08T16:18:00Z"/>
              </w:rPr>
            </w:pPr>
            <w:ins w:id="3349" w:author="Thomas Dietz" w:date="2012-08-08T16:18:00Z">
              <w:r>
                <w:t xml:space="preserve">        </w:t>
              </w:r>
              <w:proofErr w:type="gramStart"/>
              <w:r>
                <w:t>duplex</w:t>
              </w:r>
              <w:proofErr w:type="gramEnd"/>
              <w:r>
                <w:t xml:space="preserve"> transmission feature. Possible rates are 10Mb, 100Mb,</w:t>
              </w:r>
            </w:ins>
          </w:p>
          <w:p w14:paraId="03B3CE91" w14:textId="77777777" w:rsidR="00D708FE" w:rsidRDefault="00D708FE" w:rsidP="00D708FE">
            <w:pPr>
              <w:pStyle w:val="XML1"/>
              <w:rPr>
                <w:ins w:id="3350" w:author="Thomas Dietz" w:date="2012-08-08T16:18:00Z"/>
              </w:rPr>
            </w:pPr>
            <w:ins w:id="3351" w:author="Thomas Dietz" w:date="2012-08-08T16:18:00Z">
              <w:r>
                <w:t xml:space="preserve">        1Gb, 10Gb, 40Gb, 100Gb, 1Tb or other. Rates of 10Mb, 100Mb</w:t>
              </w:r>
            </w:ins>
          </w:p>
          <w:p w14:paraId="24082FFF" w14:textId="77777777" w:rsidR="00D708FE" w:rsidRDefault="00D708FE" w:rsidP="00D708FE">
            <w:pPr>
              <w:pStyle w:val="XML1"/>
              <w:rPr>
                <w:ins w:id="3352" w:author="Thomas Dietz" w:date="2012-08-08T16:18:00Z"/>
              </w:rPr>
            </w:pPr>
            <w:ins w:id="3353" w:author="Thomas Dietz" w:date="2012-08-08T16:18:00Z">
              <w:r>
                <w:t xml:space="preserve">        </w:t>
              </w:r>
              <w:proofErr w:type="gramStart"/>
              <w:r>
                <w:t>and</w:t>
              </w:r>
              <w:proofErr w:type="gramEnd"/>
              <w:r>
                <w:t xml:space="preserve"> 1 Gb can support half or full duplex transmission.</w:t>
              </w:r>
            </w:ins>
          </w:p>
          <w:p w14:paraId="692620A0" w14:textId="77777777" w:rsidR="00D708FE" w:rsidRDefault="00D708FE" w:rsidP="00D708FE">
            <w:pPr>
              <w:pStyle w:val="XML1"/>
              <w:rPr>
                <w:ins w:id="3354" w:author="Thomas Dietz" w:date="2012-08-08T16:18:00Z"/>
              </w:rPr>
            </w:pPr>
            <w:ins w:id="3355" w:author="Thomas Dietz" w:date="2012-08-08T16:18:00Z">
              <w:r>
                <w:t xml:space="preserve">      &lt;/xs:documentation&gt;</w:t>
              </w:r>
            </w:ins>
          </w:p>
          <w:p w14:paraId="76BE95E7" w14:textId="77777777" w:rsidR="00D708FE" w:rsidRDefault="00D708FE" w:rsidP="00D708FE">
            <w:pPr>
              <w:pStyle w:val="XML1"/>
              <w:rPr>
                <w:ins w:id="3356" w:author="Thomas Dietz" w:date="2012-08-08T16:18:00Z"/>
              </w:rPr>
            </w:pPr>
            <w:ins w:id="3357" w:author="Thomas Dietz" w:date="2012-08-08T16:18:00Z">
              <w:r>
                <w:t xml:space="preserve">    &lt;/xs:annotation&gt;</w:t>
              </w:r>
            </w:ins>
          </w:p>
          <w:p w14:paraId="0889C1D2" w14:textId="77777777" w:rsidR="00D708FE" w:rsidRDefault="00D708FE" w:rsidP="00D708FE">
            <w:pPr>
              <w:pStyle w:val="XML1"/>
              <w:rPr>
                <w:ins w:id="3358" w:author="Thomas Dietz" w:date="2012-08-08T16:18:00Z"/>
              </w:rPr>
            </w:pPr>
          </w:p>
          <w:p w14:paraId="27DD555B" w14:textId="77777777" w:rsidR="00D708FE" w:rsidRDefault="00D708FE" w:rsidP="00D708FE">
            <w:pPr>
              <w:pStyle w:val="XML1"/>
              <w:rPr>
                <w:ins w:id="3359" w:author="Thomas Dietz" w:date="2012-08-08T16:18:00Z"/>
              </w:rPr>
            </w:pPr>
            <w:ins w:id="3360" w:author="Thomas Dietz" w:date="2012-08-08T16:18:00Z">
              <w:r>
                <w:t xml:space="preserve">    &lt;xs:restriction base="xs:string"&gt;</w:t>
              </w:r>
            </w:ins>
          </w:p>
          <w:p w14:paraId="71204325" w14:textId="77777777" w:rsidR="00D708FE" w:rsidRDefault="00D708FE" w:rsidP="00D708FE">
            <w:pPr>
              <w:pStyle w:val="XML1"/>
              <w:rPr>
                <w:ins w:id="3361" w:author="Thomas Dietz" w:date="2012-08-08T16:18:00Z"/>
              </w:rPr>
            </w:pPr>
            <w:ins w:id="3362" w:author="Thomas Dietz" w:date="2012-08-08T16:18:00Z">
              <w:r>
                <w:t xml:space="preserve">      &lt;xs:enumeration value="10Mb-HD"/&gt;</w:t>
              </w:r>
            </w:ins>
          </w:p>
          <w:p w14:paraId="7DBCE064" w14:textId="77777777" w:rsidR="00D708FE" w:rsidRDefault="00D708FE" w:rsidP="00D708FE">
            <w:pPr>
              <w:pStyle w:val="XML1"/>
              <w:rPr>
                <w:ins w:id="3363" w:author="Thomas Dietz" w:date="2012-08-08T16:18:00Z"/>
              </w:rPr>
            </w:pPr>
            <w:ins w:id="3364" w:author="Thomas Dietz" w:date="2012-08-08T16:18:00Z">
              <w:r>
                <w:t xml:space="preserve">      &lt;xs:enumeration value="10Mb-FD"/&gt;</w:t>
              </w:r>
            </w:ins>
          </w:p>
          <w:p w14:paraId="51F96991" w14:textId="77777777" w:rsidR="00D708FE" w:rsidRDefault="00D708FE" w:rsidP="00D708FE">
            <w:pPr>
              <w:pStyle w:val="XML1"/>
              <w:rPr>
                <w:ins w:id="3365" w:author="Thomas Dietz" w:date="2012-08-08T16:18:00Z"/>
              </w:rPr>
            </w:pPr>
            <w:ins w:id="3366" w:author="Thomas Dietz" w:date="2012-08-08T16:18:00Z">
              <w:r>
                <w:t xml:space="preserve">      &lt;xs:enumeration value="100Mb-HD"/&gt;</w:t>
              </w:r>
            </w:ins>
          </w:p>
          <w:p w14:paraId="6853C8A6" w14:textId="77777777" w:rsidR="00D708FE" w:rsidRDefault="00D708FE" w:rsidP="00D708FE">
            <w:pPr>
              <w:pStyle w:val="XML1"/>
              <w:rPr>
                <w:ins w:id="3367" w:author="Thomas Dietz" w:date="2012-08-08T16:18:00Z"/>
              </w:rPr>
            </w:pPr>
            <w:ins w:id="3368" w:author="Thomas Dietz" w:date="2012-08-08T16:18:00Z">
              <w:r>
                <w:t xml:space="preserve">      &lt;xs:enumeration value="100Mb-FD"/&gt;</w:t>
              </w:r>
            </w:ins>
          </w:p>
          <w:p w14:paraId="71457480" w14:textId="77777777" w:rsidR="00D708FE" w:rsidRDefault="00D708FE" w:rsidP="00D708FE">
            <w:pPr>
              <w:pStyle w:val="XML1"/>
              <w:rPr>
                <w:ins w:id="3369" w:author="Thomas Dietz" w:date="2012-08-08T16:18:00Z"/>
              </w:rPr>
            </w:pPr>
            <w:ins w:id="3370" w:author="Thomas Dietz" w:date="2012-08-08T16:18:00Z">
              <w:r>
                <w:t xml:space="preserve">      &lt;xs:enumeration value="1Gb-HD"/&gt;</w:t>
              </w:r>
            </w:ins>
          </w:p>
          <w:p w14:paraId="1093376E" w14:textId="77777777" w:rsidR="00D708FE" w:rsidRDefault="00D708FE" w:rsidP="00D708FE">
            <w:pPr>
              <w:pStyle w:val="XML1"/>
              <w:rPr>
                <w:ins w:id="3371" w:author="Thomas Dietz" w:date="2012-08-08T16:18:00Z"/>
              </w:rPr>
            </w:pPr>
            <w:ins w:id="3372" w:author="Thomas Dietz" w:date="2012-08-08T16:18:00Z">
              <w:r>
                <w:t xml:space="preserve">      &lt;xs:enumeration value="1Gb-FD"/&gt;</w:t>
              </w:r>
            </w:ins>
          </w:p>
          <w:p w14:paraId="7AC24435" w14:textId="77777777" w:rsidR="00D708FE" w:rsidRDefault="00D708FE" w:rsidP="00D708FE">
            <w:pPr>
              <w:pStyle w:val="XML1"/>
              <w:rPr>
                <w:ins w:id="3373" w:author="Thomas Dietz" w:date="2012-08-08T16:18:00Z"/>
              </w:rPr>
            </w:pPr>
            <w:ins w:id="3374" w:author="Thomas Dietz" w:date="2012-08-08T16:18:00Z">
              <w:r>
                <w:t xml:space="preserve">      &lt;xs:enumeration value="10Gb"/&gt;</w:t>
              </w:r>
            </w:ins>
          </w:p>
          <w:p w14:paraId="09BFAFE0" w14:textId="77777777" w:rsidR="00D708FE" w:rsidRDefault="00D708FE" w:rsidP="00D708FE">
            <w:pPr>
              <w:pStyle w:val="XML1"/>
              <w:rPr>
                <w:ins w:id="3375" w:author="Thomas Dietz" w:date="2012-08-08T16:18:00Z"/>
              </w:rPr>
            </w:pPr>
            <w:ins w:id="3376" w:author="Thomas Dietz" w:date="2012-08-08T16:18:00Z">
              <w:r>
                <w:t xml:space="preserve">      &lt;xs:enumeration value="40Gb"/&gt;</w:t>
              </w:r>
            </w:ins>
          </w:p>
          <w:p w14:paraId="19CAD934" w14:textId="77777777" w:rsidR="00D708FE" w:rsidRDefault="00D708FE" w:rsidP="00D708FE">
            <w:pPr>
              <w:pStyle w:val="XML1"/>
              <w:rPr>
                <w:ins w:id="3377" w:author="Thomas Dietz" w:date="2012-08-08T16:18:00Z"/>
              </w:rPr>
            </w:pPr>
            <w:ins w:id="3378" w:author="Thomas Dietz" w:date="2012-08-08T16:18:00Z">
              <w:r>
                <w:t xml:space="preserve">      &lt;xs:enumeration value="100Gb"/&gt;</w:t>
              </w:r>
            </w:ins>
          </w:p>
          <w:p w14:paraId="15FB558B" w14:textId="77777777" w:rsidR="00D708FE" w:rsidRDefault="00D708FE" w:rsidP="00D708FE">
            <w:pPr>
              <w:pStyle w:val="XML1"/>
              <w:rPr>
                <w:ins w:id="3379" w:author="Thomas Dietz" w:date="2012-08-08T16:18:00Z"/>
              </w:rPr>
            </w:pPr>
            <w:ins w:id="3380" w:author="Thomas Dietz" w:date="2012-08-08T16:18:00Z">
              <w:r>
                <w:t xml:space="preserve">      &lt;xs:enumeration value="1Tb"/&gt;</w:t>
              </w:r>
            </w:ins>
          </w:p>
          <w:p w14:paraId="660D6B11" w14:textId="77777777" w:rsidR="00D708FE" w:rsidRDefault="00D708FE" w:rsidP="00D708FE">
            <w:pPr>
              <w:pStyle w:val="XML1"/>
              <w:rPr>
                <w:ins w:id="3381" w:author="Thomas Dietz" w:date="2012-08-08T16:18:00Z"/>
              </w:rPr>
            </w:pPr>
            <w:ins w:id="3382" w:author="Thomas Dietz" w:date="2012-08-08T16:18:00Z">
              <w:r>
                <w:t xml:space="preserve">      &lt;xs:enumeration value="other"/&gt;</w:t>
              </w:r>
            </w:ins>
          </w:p>
          <w:p w14:paraId="2BD16682" w14:textId="77777777" w:rsidR="00D708FE" w:rsidRDefault="00D708FE" w:rsidP="00D708FE">
            <w:pPr>
              <w:pStyle w:val="XML1"/>
              <w:rPr>
                <w:ins w:id="3383" w:author="Thomas Dietz" w:date="2012-08-08T16:18:00Z"/>
              </w:rPr>
            </w:pPr>
            <w:ins w:id="3384" w:author="Thomas Dietz" w:date="2012-08-08T16:18:00Z">
              <w:r>
                <w:t xml:space="preserve">    &lt;/xs:restriction&gt;</w:t>
              </w:r>
            </w:ins>
          </w:p>
          <w:p w14:paraId="1B566252" w14:textId="77777777" w:rsidR="00D708FE" w:rsidRDefault="00D708FE" w:rsidP="00D708FE">
            <w:pPr>
              <w:pStyle w:val="XML1"/>
              <w:rPr>
                <w:ins w:id="3385" w:author="Thomas Dietz" w:date="2012-08-08T16:18:00Z"/>
              </w:rPr>
            </w:pPr>
            <w:ins w:id="3386" w:author="Thomas Dietz" w:date="2012-08-08T16:18:00Z">
              <w:r>
                <w:t xml:space="preserve">  &lt;/xs:simpleType&gt;</w:t>
              </w:r>
            </w:ins>
          </w:p>
          <w:p w14:paraId="5C069624" w14:textId="77777777" w:rsidR="00D708FE" w:rsidRDefault="00D708FE" w:rsidP="00D708FE">
            <w:pPr>
              <w:pStyle w:val="XML1"/>
              <w:rPr>
                <w:ins w:id="3387" w:author="Thomas Dietz" w:date="2012-08-08T16:18:00Z"/>
              </w:rPr>
            </w:pPr>
            <w:ins w:id="3388" w:author="Thomas Dietz" w:date="2012-08-08T16:18:00Z">
              <w:r>
                <w:t xml:space="preserve">  &lt;xs:simpleType name="OFActionType"&gt;</w:t>
              </w:r>
            </w:ins>
          </w:p>
          <w:p w14:paraId="03BABF52" w14:textId="77777777" w:rsidR="00D708FE" w:rsidRDefault="00D708FE" w:rsidP="00D708FE">
            <w:pPr>
              <w:pStyle w:val="XML1"/>
              <w:rPr>
                <w:ins w:id="3389" w:author="Thomas Dietz" w:date="2012-08-08T16:18:00Z"/>
              </w:rPr>
            </w:pPr>
            <w:ins w:id="3390" w:author="Thomas Dietz" w:date="2012-08-08T16:18:00Z">
              <w:r>
                <w:t xml:space="preserve">    &lt;xs:annotation&gt;</w:t>
              </w:r>
            </w:ins>
          </w:p>
          <w:p w14:paraId="2E4A50E8" w14:textId="77777777" w:rsidR="00D708FE" w:rsidRDefault="00D708FE" w:rsidP="00D708FE">
            <w:pPr>
              <w:pStyle w:val="XML1"/>
              <w:rPr>
                <w:ins w:id="3391" w:author="Thomas Dietz" w:date="2012-08-08T16:18:00Z"/>
              </w:rPr>
            </w:pPr>
            <w:ins w:id="3392" w:author="Thomas Dietz" w:date="2012-08-08T16:18:00Z">
              <w:r>
                <w:t xml:space="preserve">      &lt;xs:documentation&gt;</w:t>
              </w:r>
            </w:ins>
          </w:p>
          <w:p w14:paraId="740E9CE2" w14:textId="77777777" w:rsidR="00D708FE" w:rsidRDefault="00D708FE" w:rsidP="00D708FE">
            <w:pPr>
              <w:pStyle w:val="XML1"/>
              <w:rPr>
                <w:ins w:id="3393" w:author="Thomas Dietz" w:date="2012-08-08T16:18:00Z"/>
              </w:rPr>
            </w:pPr>
            <w:ins w:id="3394" w:author="Thomas Dietz" w:date="2012-08-08T16:18:00Z">
              <w:r>
                <w:t xml:space="preserve">        The types of actions defined in OpenFlow Switch</w:t>
              </w:r>
            </w:ins>
          </w:p>
          <w:p w14:paraId="6FA58AAD" w14:textId="77777777" w:rsidR="00D708FE" w:rsidRDefault="00D708FE" w:rsidP="00D708FE">
            <w:pPr>
              <w:pStyle w:val="XML1"/>
              <w:rPr>
                <w:ins w:id="3395" w:author="Thomas Dietz" w:date="2012-08-08T16:18:00Z"/>
              </w:rPr>
            </w:pPr>
            <w:ins w:id="3396" w:author="Thomas Dietz" w:date="2012-08-08T16:18:00Z">
              <w:r>
                <w:t xml:space="preserve">        Specification versions 1.2, 1.3, and 1.3.1</w:t>
              </w:r>
            </w:ins>
          </w:p>
          <w:p w14:paraId="3CC6035D" w14:textId="77777777" w:rsidR="00D708FE" w:rsidRDefault="00D708FE" w:rsidP="00D708FE">
            <w:pPr>
              <w:pStyle w:val="XML1"/>
              <w:rPr>
                <w:ins w:id="3397" w:author="Thomas Dietz" w:date="2012-08-08T16:18:00Z"/>
              </w:rPr>
            </w:pPr>
            <w:ins w:id="3398" w:author="Thomas Dietz" w:date="2012-08-08T16:18:00Z">
              <w:r>
                <w:t xml:space="preserve">      &lt;/xs:documentation&gt;</w:t>
              </w:r>
            </w:ins>
          </w:p>
          <w:p w14:paraId="137BCBA6" w14:textId="77777777" w:rsidR="00D708FE" w:rsidRDefault="00D708FE" w:rsidP="00D708FE">
            <w:pPr>
              <w:pStyle w:val="XML1"/>
              <w:rPr>
                <w:ins w:id="3399" w:author="Thomas Dietz" w:date="2012-08-08T16:18:00Z"/>
              </w:rPr>
            </w:pPr>
            <w:ins w:id="3400" w:author="Thomas Dietz" w:date="2012-08-08T16:18:00Z">
              <w:r>
                <w:t xml:space="preserve">    &lt;/xs:annotation&gt;</w:t>
              </w:r>
            </w:ins>
          </w:p>
          <w:p w14:paraId="0F405003" w14:textId="77777777" w:rsidR="00D708FE" w:rsidRDefault="00D708FE" w:rsidP="00D708FE">
            <w:pPr>
              <w:pStyle w:val="XML1"/>
              <w:rPr>
                <w:ins w:id="3401" w:author="Thomas Dietz" w:date="2012-08-08T16:18:00Z"/>
              </w:rPr>
            </w:pPr>
          </w:p>
          <w:p w14:paraId="314A391D" w14:textId="77777777" w:rsidR="00D708FE" w:rsidRDefault="00D708FE" w:rsidP="00D708FE">
            <w:pPr>
              <w:pStyle w:val="XML1"/>
              <w:rPr>
                <w:ins w:id="3402" w:author="Thomas Dietz" w:date="2012-08-08T16:18:00Z"/>
              </w:rPr>
            </w:pPr>
            <w:ins w:id="3403" w:author="Thomas Dietz" w:date="2012-08-08T16:18:00Z">
              <w:r>
                <w:t xml:space="preserve">    &lt;xs:restriction base="xs:string"&gt;</w:t>
              </w:r>
            </w:ins>
          </w:p>
          <w:p w14:paraId="077DE5F4" w14:textId="77777777" w:rsidR="00D708FE" w:rsidRDefault="00D708FE" w:rsidP="00D708FE">
            <w:pPr>
              <w:pStyle w:val="XML1"/>
              <w:rPr>
                <w:ins w:id="3404" w:author="Thomas Dietz" w:date="2012-08-08T16:18:00Z"/>
              </w:rPr>
            </w:pPr>
            <w:ins w:id="3405" w:author="Thomas Dietz" w:date="2012-08-08T16:18:00Z">
              <w:r>
                <w:t xml:space="preserve">      &lt;xs:enumeration value="output"/&gt;</w:t>
              </w:r>
            </w:ins>
          </w:p>
          <w:p w14:paraId="03EB8202" w14:textId="77777777" w:rsidR="00D708FE" w:rsidRDefault="00D708FE" w:rsidP="00D708FE">
            <w:pPr>
              <w:pStyle w:val="XML1"/>
              <w:rPr>
                <w:ins w:id="3406" w:author="Thomas Dietz" w:date="2012-08-08T16:18:00Z"/>
              </w:rPr>
            </w:pPr>
            <w:ins w:id="3407" w:author="Thomas Dietz" w:date="2012-08-08T16:18:00Z">
              <w:r>
                <w:t xml:space="preserve">      &lt;xs:enumeration value="copy-ttl-out"/&gt;</w:t>
              </w:r>
            </w:ins>
          </w:p>
          <w:p w14:paraId="7CE73B53" w14:textId="77777777" w:rsidR="00D708FE" w:rsidRDefault="00D708FE" w:rsidP="00D708FE">
            <w:pPr>
              <w:pStyle w:val="XML1"/>
              <w:rPr>
                <w:ins w:id="3408" w:author="Thomas Dietz" w:date="2012-08-08T16:18:00Z"/>
              </w:rPr>
            </w:pPr>
            <w:ins w:id="3409" w:author="Thomas Dietz" w:date="2012-08-08T16:18:00Z">
              <w:r>
                <w:t xml:space="preserve">      &lt;xs:enumeration value="copy-ttl-in"/&gt;</w:t>
              </w:r>
            </w:ins>
          </w:p>
          <w:p w14:paraId="4DDBCC9F" w14:textId="77777777" w:rsidR="00D708FE" w:rsidRDefault="00D708FE" w:rsidP="00D708FE">
            <w:pPr>
              <w:pStyle w:val="XML1"/>
              <w:rPr>
                <w:ins w:id="3410" w:author="Thomas Dietz" w:date="2012-08-08T16:18:00Z"/>
              </w:rPr>
            </w:pPr>
            <w:ins w:id="3411" w:author="Thomas Dietz" w:date="2012-08-08T16:18:00Z">
              <w:r>
                <w:t xml:space="preserve">      &lt;xs:enumeration value="set-mpls-ttl"/&gt;</w:t>
              </w:r>
            </w:ins>
          </w:p>
          <w:p w14:paraId="0445D824" w14:textId="77777777" w:rsidR="00D708FE" w:rsidRDefault="00D708FE" w:rsidP="00D708FE">
            <w:pPr>
              <w:pStyle w:val="XML1"/>
              <w:rPr>
                <w:ins w:id="3412" w:author="Thomas Dietz" w:date="2012-08-08T16:18:00Z"/>
              </w:rPr>
            </w:pPr>
            <w:ins w:id="3413" w:author="Thomas Dietz" w:date="2012-08-08T16:18:00Z">
              <w:r>
                <w:t xml:space="preserve">      &lt;xs:enumeration value="dec-mpls-ttl"/&gt;</w:t>
              </w:r>
            </w:ins>
          </w:p>
          <w:p w14:paraId="06819188" w14:textId="77777777" w:rsidR="00D708FE" w:rsidRDefault="00D708FE" w:rsidP="00D708FE">
            <w:pPr>
              <w:pStyle w:val="XML1"/>
              <w:rPr>
                <w:ins w:id="3414" w:author="Thomas Dietz" w:date="2012-08-08T16:18:00Z"/>
              </w:rPr>
            </w:pPr>
            <w:ins w:id="3415" w:author="Thomas Dietz" w:date="2012-08-08T16:18:00Z">
              <w:r>
                <w:t xml:space="preserve">      &lt;xs:enumeration value="push-vlan"/&gt;</w:t>
              </w:r>
            </w:ins>
          </w:p>
          <w:p w14:paraId="33B8C794" w14:textId="77777777" w:rsidR="00D708FE" w:rsidRDefault="00D708FE" w:rsidP="00D708FE">
            <w:pPr>
              <w:pStyle w:val="XML1"/>
              <w:rPr>
                <w:ins w:id="3416" w:author="Thomas Dietz" w:date="2012-08-08T16:18:00Z"/>
              </w:rPr>
            </w:pPr>
            <w:ins w:id="3417" w:author="Thomas Dietz" w:date="2012-08-08T16:18:00Z">
              <w:r>
                <w:t xml:space="preserve">      &lt;xs:enumeration value="pop-vlan"/&gt;</w:t>
              </w:r>
            </w:ins>
          </w:p>
          <w:p w14:paraId="52CD42F2" w14:textId="77777777" w:rsidR="00D708FE" w:rsidRDefault="00D708FE" w:rsidP="00D708FE">
            <w:pPr>
              <w:pStyle w:val="XML1"/>
              <w:rPr>
                <w:ins w:id="3418" w:author="Thomas Dietz" w:date="2012-08-08T16:18:00Z"/>
              </w:rPr>
            </w:pPr>
            <w:ins w:id="3419" w:author="Thomas Dietz" w:date="2012-08-08T16:18:00Z">
              <w:r>
                <w:t xml:space="preserve">      &lt;xs:enumeration value="push-mpls"/&gt;</w:t>
              </w:r>
            </w:ins>
          </w:p>
          <w:p w14:paraId="278E1103" w14:textId="77777777" w:rsidR="00D708FE" w:rsidRDefault="00D708FE" w:rsidP="00D708FE">
            <w:pPr>
              <w:pStyle w:val="XML1"/>
              <w:rPr>
                <w:ins w:id="3420" w:author="Thomas Dietz" w:date="2012-08-08T16:18:00Z"/>
              </w:rPr>
            </w:pPr>
            <w:ins w:id="3421" w:author="Thomas Dietz" w:date="2012-08-08T16:18:00Z">
              <w:r>
                <w:t xml:space="preserve">      &lt;xs:enumeration value="pop-mpls"/&gt;</w:t>
              </w:r>
            </w:ins>
          </w:p>
          <w:p w14:paraId="102F646D" w14:textId="77777777" w:rsidR="00D708FE" w:rsidRDefault="00D708FE" w:rsidP="00D708FE">
            <w:pPr>
              <w:pStyle w:val="XML1"/>
              <w:rPr>
                <w:ins w:id="3422" w:author="Thomas Dietz" w:date="2012-08-08T16:18:00Z"/>
              </w:rPr>
            </w:pPr>
            <w:ins w:id="3423" w:author="Thomas Dietz" w:date="2012-08-08T16:18:00Z">
              <w:r>
                <w:t xml:space="preserve">      &lt;xs:enumeration value="set-queue"/&gt;</w:t>
              </w:r>
            </w:ins>
          </w:p>
          <w:p w14:paraId="052C7641" w14:textId="77777777" w:rsidR="00D708FE" w:rsidRDefault="00D708FE" w:rsidP="00D708FE">
            <w:pPr>
              <w:pStyle w:val="XML1"/>
              <w:rPr>
                <w:ins w:id="3424" w:author="Thomas Dietz" w:date="2012-08-08T16:18:00Z"/>
              </w:rPr>
            </w:pPr>
            <w:ins w:id="3425" w:author="Thomas Dietz" w:date="2012-08-08T16:18:00Z">
              <w:r>
                <w:t xml:space="preserve">      &lt;xs:enumeration value="group"/&gt;</w:t>
              </w:r>
            </w:ins>
          </w:p>
          <w:p w14:paraId="15C14820" w14:textId="77777777" w:rsidR="00D708FE" w:rsidRDefault="00D708FE" w:rsidP="00D708FE">
            <w:pPr>
              <w:pStyle w:val="XML1"/>
              <w:rPr>
                <w:ins w:id="3426" w:author="Thomas Dietz" w:date="2012-08-08T16:18:00Z"/>
              </w:rPr>
            </w:pPr>
            <w:ins w:id="3427" w:author="Thomas Dietz" w:date="2012-08-08T16:18:00Z">
              <w:r>
                <w:t xml:space="preserve">      &lt;xs:enumeration value="set-nw-ttl"/&gt;</w:t>
              </w:r>
            </w:ins>
          </w:p>
          <w:p w14:paraId="32F8A30E" w14:textId="77777777" w:rsidR="00D708FE" w:rsidRDefault="00D708FE" w:rsidP="00D708FE">
            <w:pPr>
              <w:pStyle w:val="XML1"/>
              <w:rPr>
                <w:ins w:id="3428" w:author="Thomas Dietz" w:date="2012-08-08T16:18:00Z"/>
              </w:rPr>
            </w:pPr>
            <w:ins w:id="3429" w:author="Thomas Dietz" w:date="2012-08-08T16:18:00Z">
              <w:r>
                <w:t xml:space="preserve">      &lt;xs:enumeration value="dec-nw-ttl"/&gt;</w:t>
              </w:r>
            </w:ins>
          </w:p>
          <w:p w14:paraId="0794291B" w14:textId="77777777" w:rsidR="00D708FE" w:rsidRDefault="00D708FE" w:rsidP="00D708FE">
            <w:pPr>
              <w:pStyle w:val="XML1"/>
              <w:rPr>
                <w:ins w:id="3430" w:author="Thomas Dietz" w:date="2012-08-08T16:18:00Z"/>
              </w:rPr>
            </w:pPr>
            <w:ins w:id="3431" w:author="Thomas Dietz" w:date="2012-08-08T16:18:00Z">
              <w:r>
                <w:lastRenderedPageBreak/>
                <w:t xml:space="preserve">      &lt;xs:enumeration value="set-field"/&gt;</w:t>
              </w:r>
            </w:ins>
          </w:p>
          <w:p w14:paraId="59F99C31" w14:textId="77777777" w:rsidR="00D708FE" w:rsidRDefault="00D708FE" w:rsidP="00D708FE">
            <w:pPr>
              <w:pStyle w:val="XML1"/>
              <w:rPr>
                <w:ins w:id="3432" w:author="Thomas Dietz" w:date="2012-08-08T16:18:00Z"/>
              </w:rPr>
            </w:pPr>
            <w:ins w:id="3433" w:author="Thomas Dietz" w:date="2012-08-08T16:18:00Z">
              <w:r>
                <w:t xml:space="preserve">    &lt;/xs:restriction&gt;</w:t>
              </w:r>
            </w:ins>
          </w:p>
          <w:p w14:paraId="57E9E428" w14:textId="77777777" w:rsidR="00D708FE" w:rsidRDefault="00D708FE" w:rsidP="00D708FE">
            <w:pPr>
              <w:pStyle w:val="XML1"/>
              <w:rPr>
                <w:ins w:id="3434" w:author="Thomas Dietz" w:date="2012-08-08T16:18:00Z"/>
              </w:rPr>
            </w:pPr>
            <w:ins w:id="3435" w:author="Thomas Dietz" w:date="2012-08-08T16:18:00Z">
              <w:r>
                <w:t xml:space="preserve">  &lt;/xs:simpleType&gt;</w:t>
              </w:r>
            </w:ins>
          </w:p>
          <w:p w14:paraId="42E2C300" w14:textId="77777777" w:rsidR="00D708FE" w:rsidRDefault="00D708FE" w:rsidP="00D708FE">
            <w:pPr>
              <w:pStyle w:val="XML1"/>
              <w:rPr>
                <w:ins w:id="3436" w:author="Thomas Dietz" w:date="2012-08-08T16:18:00Z"/>
              </w:rPr>
            </w:pPr>
            <w:ins w:id="3437" w:author="Thomas Dietz" w:date="2012-08-08T16:18:00Z">
              <w:r>
                <w:t xml:space="preserve">  &lt;xs:simpleType name="OFInstructionType"&gt;</w:t>
              </w:r>
            </w:ins>
          </w:p>
          <w:p w14:paraId="105FA321" w14:textId="77777777" w:rsidR="00D708FE" w:rsidRDefault="00D708FE" w:rsidP="00D708FE">
            <w:pPr>
              <w:pStyle w:val="XML1"/>
              <w:rPr>
                <w:ins w:id="3438" w:author="Thomas Dietz" w:date="2012-08-08T16:18:00Z"/>
              </w:rPr>
            </w:pPr>
            <w:ins w:id="3439" w:author="Thomas Dietz" w:date="2012-08-08T16:18:00Z">
              <w:r>
                <w:t xml:space="preserve">    &lt;xs:annotation&gt;</w:t>
              </w:r>
            </w:ins>
          </w:p>
          <w:p w14:paraId="4001F172" w14:textId="77777777" w:rsidR="00D708FE" w:rsidRDefault="00D708FE" w:rsidP="00D708FE">
            <w:pPr>
              <w:pStyle w:val="XML1"/>
              <w:rPr>
                <w:ins w:id="3440" w:author="Thomas Dietz" w:date="2012-08-08T16:18:00Z"/>
              </w:rPr>
            </w:pPr>
            <w:ins w:id="3441" w:author="Thomas Dietz" w:date="2012-08-08T16:18:00Z">
              <w:r>
                <w:t xml:space="preserve">      &lt;xs:documentation&gt;</w:t>
              </w:r>
            </w:ins>
          </w:p>
          <w:p w14:paraId="25986EB1" w14:textId="77777777" w:rsidR="00D708FE" w:rsidRDefault="00D708FE" w:rsidP="00D708FE">
            <w:pPr>
              <w:pStyle w:val="XML1"/>
              <w:rPr>
                <w:ins w:id="3442" w:author="Thomas Dietz" w:date="2012-08-08T16:18:00Z"/>
              </w:rPr>
            </w:pPr>
            <w:ins w:id="3443" w:author="Thomas Dietz" w:date="2012-08-08T16:18:00Z">
              <w:r>
                <w:t xml:space="preserve">        The types of instructions defined in OpenFlow</w:t>
              </w:r>
            </w:ins>
          </w:p>
          <w:p w14:paraId="63DB52B1" w14:textId="77777777" w:rsidR="00D708FE" w:rsidRDefault="00D708FE" w:rsidP="00D708FE">
            <w:pPr>
              <w:pStyle w:val="XML1"/>
              <w:rPr>
                <w:ins w:id="3444" w:author="Thomas Dietz" w:date="2012-08-08T16:18:00Z"/>
              </w:rPr>
            </w:pPr>
            <w:ins w:id="3445" w:author="Thomas Dietz" w:date="2012-08-08T16:18:00Z">
              <w:r>
                <w:t xml:space="preserve">        Switch Specification versions 1.2, 1.3, and 1.3.1.</w:t>
              </w:r>
            </w:ins>
          </w:p>
          <w:p w14:paraId="70003AB2" w14:textId="77777777" w:rsidR="00D708FE" w:rsidRDefault="00D708FE" w:rsidP="00D708FE">
            <w:pPr>
              <w:pStyle w:val="XML1"/>
              <w:rPr>
                <w:ins w:id="3446" w:author="Thomas Dietz" w:date="2012-08-08T16:18:00Z"/>
              </w:rPr>
            </w:pPr>
            <w:ins w:id="3447" w:author="Thomas Dietz" w:date="2012-08-08T16:18:00Z">
              <w:r>
                <w:t xml:space="preserve">      &lt;/xs:documentation&gt;</w:t>
              </w:r>
            </w:ins>
          </w:p>
          <w:p w14:paraId="53D8BC2B" w14:textId="77777777" w:rsidR="00D708FE" w:rsidRDefault="00D708FE" w:rsidP="00D708FE">
            <w:pPr>
              <w:pStyle w:val="XML1"/>
              <w:rPr>
                <w:ins w:id="3448" w:author="Thomas Dietz" w:date="2012-08-08T16:18:00Z"/>
              </w:rPr>
            </w:pPr>
            <w:ins w:id="3449" w:author="Thomas Dietz" w:date="2012-08-08T16:18:00Z">
              <w:r>
                <w:t xml:space="preserve">    &lt;/xs:annotation&gt;</w:t>
              </w:r>
            </w:ins>
          </w:p>
          <w:p w14:paraId="3CB7A10D" w14:textId="77777777" w:rsidR="00D708FE" w:rsidRDefault="00D708FE" w:rsidP="00D708FE">
            <w:pPr>
              <w:pStyle w:val="XML1"/>
              <w:rPr>
                <w:ins w:id="3450" w:author="Thomas Dietz" w:date="2012-08-08T16:18:00Z"/>
              </w:rPr>
            </w:pPr>
          </w:p>
          <w:p w14:paraId="6BAA4AFC" w14:textId="77777777" w:rsidR="00D708FE" w:rsidRDefault="00D708FE" w:rsidP="00D708FE">
            <w:pPr>
              <w:pStyle w:val="XML1"/>
              <w:rPr>
                <w:ins w:id="3451" w:author="Thomas Dietz" w:date="2012-08-08T16:18:00Z"/>
              </w:rPr>
            </w:pPr>
            <w:ins w:id="3452" w:author="Thomas Dietz" w:date="2012-08-08T16:18:00Z">
              <w:r>
                <w:t xml:space="preserve">    &lt;xs:restriction base="xs:string"&gt;</w:t>
              </w:r>
            </w:ins>
          </w:p>
          <w:p w14:paraId="7F0B8886" w14:textId="77777777" w:rsidR="00D708FE" w:rsidRDefault="00D708FE" w:rsidP="00D708FE">
            <w:pPr>
              <w:pStyle w:val="XML1"/>
              <w:rPr>
                <w:ins w:id="3453" w:author="Thomas Dietz" w:date="2012-08-08T16:18:00Z"/>
              </w:rPr>
            </w:pPr>
            <w:ins w:id="3454" w:author="Thomas Dietz" w:date="2012-08-08T16:18:00Z">
              <w:r>
                <w:t xml:space="preserve">      &lt;xs:enumeration value="apply-actions"/&gt;</w:t>
              </w:r>
            </w:ins>
          </w:p>
          <w:p w14:paraId="78817AEE" w14:textId="77777777" w:rsidR="00D708FE" w:rsidRDefault="00D708FE" w:rsidP="00D708FE">
            <w:pPr>
              <w:pStyle w:val="XML1"/>
              <w:rPr>
                <w:ins w:id="3455" w:author="Thomas Dietz" w:date="2012-08-08T16:18:00Z"/>
              </w:rPr>
            </w:pPr>
            <w:ins w:id="3456" w:author="Thomas Dietz" w:date="2012-08-08T16:18:00Z">
              <w:r>
                <w:t xml:space="preserve">      &lt;xs:enumeration value="clear-actions"/&gt;</w:t>
              </w:r>
            </w:ins>
          </w:p>
          <w:p w14:paraId="1A55FF37" w14:textId="77777777" w:rsidR="00D708FE" w:rsidRDefault="00D708FE" w:rsidP="00D708FE">
            <w:pPr>
              <w:pStyle w:val="XML1"/>
              <w:rPr>
                <w:ins w:id="3457" w:author="Thomas Dietz" w:date="2012-08-08T16:18:00Z"/>
              </w:rPr>
            </w:pPr>
            <w:ins w:id="3458" w:author="Thomas Dietz" w:date="2012-08-08T16:18:00Z">
              <w:r>
                <w:t xml:space="preserve">      &lt;xs:enumeration value="write-actions"/&gt;</w:t>
              </w:r>
            </w:ins>
          </w:p>
          <w:p w14:paraId="702C931B" w14:textId="77777777" w:rsidR="00D708FE" w:rsidRDefault="00D708FE" w:rsidP="00D708FE">
            <w:pPr>
              <w:pStyle w:val="XML1"/>
              <w:rPr>
                <w:ins w:id="3459" w:author="Thomas Dietz" w:date="2012-08-08T16:18:00Z"/>
              </w:rPr>
            </w:pPr>
            <w:ins w:id="3460" w:author="Thomas Dietz" w:date="2012-08-08T16:18:00Z">
              <w:r>
                <w:t xml:space="preserve">      &lt;xs:enumeration value="write-metadata"/&gt;</w:t>
              </w:r>
            </w:ins>
          </w:p>
          <w:p w14:paraId="79146080" w14:textId="77777777" w:rsidR="00D708FE" w:rsidRDefault="00D708FE" w:rsidP="00D708FE">
            <w:pPr>
              <w:pStyle w:val="XML1"/>
              <w:rPr>
                <w:ins w:id="3461" w:author="Thomas Dietz" w:date="2012-08-08T16:18:00Z"/>
              </w:rPr>
            </w:pPr>
            <w:ins w:id="3462" w:author="Thomas Dietz" w:date="2012-08-08T16:18:00Z">
              <w:r>
                <w:t xml:space="preserve">      &lt;xs:enumeration value="goto-table"/&gt;</w:t>
              </w:r>
            </w:ins>
          </w:p>
          <w:p w14:paraId="1DC70BB5" w14:textId="77777777" w:rsidR="00D708FE" w:rsidRDefault="00D708FE" w:rsidP="00D708FE">
            <w:pPr>
              <w:pStyle w:val="XML1"/>
              <w:rPr>
                <w:ins w:id="3463" w:author="Thomas Dietz" w:date="2012-08-08T16:18:00Z"/>
              </w:rPr>
            </w:pPr>
            <w:ins w:id="3464" w:author="Thomas Dietz" w:date="2012-08-08T16:18:00Z">
              <w:r>
                <w:t xml:space="preserve">    &lt;/xs:restriction&gt;</w:t>
              </w:r>
            </w:ins>
          </w:p>
          <w:p w14:paraId="7818E64F" w14:textId="77777777" w:rsidR="00D708FE" w:rsidRDefault="00D708FE" w:rsidP="00D708FE">
            <w:pPr>
              <w:pStyle w:val="XML1"/>
              <w:rPr>
                <w:ins w:id="3465" w:author="Thomas Dietz" w:date="2012-08-08T16:18:00Z"/>
              </w:rPr>
            </w:pPr>
            <w:ins w:id="3466" w:author="Thomas Dietz" w:date="2012-08-08T16:18:00Z">
              <w:r>
                <w:t xml:space="preserve">  &lt;/xs:simpleType&gt;</w:t>
              </w:r>
            </w:ins>
          </w:p>
          <w:p w14:paraId="6E485072" w14:textId="77777777" w:rsidR="00D708FE" w:rsidRDefault="00D708FE" w:rsidP="00D708FE">
            <w:pPr>
              <w:pStyle w:val="XML1"/>
              <w:rPr>
                <w:ins w:id="3467" w:author="Thomas Dietz" w:date="2012-08-08T16:18:00Z"/>
              </w:rPr>
            </w:pPr>
            <w:ins w:id="3468" w:author="Thomas Dietz" w:date="2012-08-08T16:18:00Z">
              <w:r>
                <w:t xml:space="preserve">  &lt;xs:simpleType name="OFMatchFieldType"&gt;</w:t>
              </w:r>
            </w:ins>
          </w:p>
          <w:p w14:paraId="674306E5" w14:textId="77777777" w:rsidR="00D708FE" w:rsidRDefault="00D708FE" w:rsidP="00D708FE">
            <w:pPr>
              <w:pStyle w:val="XML1"/>
              <w:rPr>
                <w:ins w:id="3469" w:author="Thomas Dietz" w:date="2012-08-08T16:18:00Z"/>
              </w:rPr>
            </w:pPr>
            <w:ins w:id="3470" w:author="Thomas Dietz" w:date="2012-08-08T16:18:00Z">
              <w:r>
                <w:t xml:space="preserve">    &lt;xs:annotation&gt;</w:t>
              </w:r>
            </w:ins>
          </w:p>
          <w:p w14:paraId="116C652C" w14:textId="77777777" w:rsidR="00D708FE" w:rsidRDefault="00D708FE" w:rsidP="00D708FE">
            <w:pPr>
              <w:pStyle w:val="XML1"/>
              <w:rPr>
                <w:ins w:id="3471" w:author="Thomas Dietz" w:date="2012-08-08T16:18:00Z"/>
              </w:rPr>
            </w:pPr>
            <w:ins w:id="3472" w:author="Thomas Dietz" w:date="2012-08-08T16:18:00Z">
              <w:r>
                <w:t xml:space="preserve">      &lt;xs:documentation&gt;</w:t>
              </w:r>
            </w:ins>
          </w:p>
          <w:p w14:paraId="067204A2" w14:textId="77777777" w:rsidR="00D708FE" w:rsidRDefault="00D708FE" w:rsidP="00D708FE">
            <w:pPr>
              <w:pStyle w:val="XML1"/>
              <w:rPr>
                <w:ins w:id="3473" w:author="Thomas Dietz" w:date="2012-08-08T16:18:00Z"/>
              </w:rPr>
            </w:pPr>
            <w:ins w:id="3474" w:author="Thomas Dietz" w:date="2012-08-08T16:18:00Z">
              <w:r>
                <w:t xml:space="preserve">        The types of match field defined in OpenFlow</w:t>
              </w:r>
            </w:ins>
          </w:p>
          <w:p w14:paraId="5F285E71" w14:textId="77777777" w:rsidR="00D708FE" w:rsidRDefault="00D708FE" w:rsidP="00D708FE">
            <w:pPr>
              <w:pStyle w:val="XML1"/>
              <w:rPr>
                <w:ins w:id="3475" w:author="Thomas Dietz" w:date="2012-08-08T16:18:00Z"/>
              </w:rPr>
            </w:pPr>
            <w:ins w:id="3476" w:author="Thomas Dietz" w:date="2012-08-08T16:18:00Z">
              <w:r>
                <w:t xml:space="preserve">        Switch Specification versions 1.2, 1.3, and 1.3.1.</w:t>
              </w:r>
            </w:ins>
          </w:p>
          <w:p w14:paraId="2ABBF99B" w14:textId="77777777" w:rsidR="00D708FE" w:rsidRDefault="00D708FE" w:rsidP="00D708FE">
            <w:pPr>
              <w:pStyle w:val="XML1"/>
              <w:rPr>
                <w:ins w:id="3477" w:author="Thomas Dietz" w:date="2012-08-08T16:18:00Z"/>
              </w:rPr>
            </w:pPr>
            <w:ins w:id="3478" w:author="Thomas Dietz" w:date="2012-08-08T16:18:00Z">
              <w:r>
                <w:t xml:space="preserve">      &lt;/xs:documentation&gt;</w:t>
              </w:r>
            </w:ins>
          </w:p>
          <w:p w14:paraId="08638003" w14:textId="77777777" w:rsidR="00D708FE" w:rsidRDefault="00D708FE" w:rsidP="00D708FE">
            <w:pPr>
              <w:pStyle w:val="XML1"/>
              <w:rPr>
                <w:ins w:id="3479" w:author="Thomas Dietz" w:date="2012-08-08T16:18:00Z"/>
              </w:rPr>
            </w:pPr>
            <w:ins w:id="3480" w:author="Thomas Dietz" w:date="2012-08-08T16:18:00Z">
              <w:r>
                <w:t xml:space="preserve">    &lt;/xs:annotation&gt;</w:t>
              </w:r>
            </w:ins>
          </w:p>
          <w:p w14:paraId="6C329840" w14:textId="77777777" w:rsidR="00D708FE" w:rsidRDefault="00D708FE" w:rsidP="00D708FE">
            <w:pPr>
              <w:pStyle w:val="XML1"/>
              <w:rPr>
                <w:ins w:id="3481" w:author="Thomas Dietz" w:date="2012-08-08T16:18:00Z"/>
              </w:rPr>
            </w:pPr>
          </w:p>
          <w:p w14:paraId="6C07D30C" w14:textId="77777777" w:rsidR="00D708FE" w:rsidRDefault="00D708FE" w:rsidP="00D708FE">
            <w:pPr>
              <w:pStyle w:val="XML1"/>
              <w:rPr>
                <w:ins w:id="3482" w:author="Thomas Dietz" w:date="2012-08-08T16:18:00Z"/>
              </w:rPr>
            </w:pPr>
            <w:ins w:id="3483" w:author="Thomas Dietz" w:date="2012-08-08T16:18:00Z">
              <w:r>
                <w:t xml:space="preserve">    &lt;xs:restriction base="xs:string"&gt;</w:t>
              </w:r>
            </w:ins>
          </w:p>
          <w:p w14:paraId="033860AF" w14:textId="77777777" w:rsidR="00D708FE" w:rsidRDefault="00D708FE" w:rsidP="00D708FE">
            <w:pPr>
              <w:pStyle w:val="XML1"/>
              <w:rPr>
                <w:ins w:id="3484" w:author="Thomas Dietz" w:date="2012-08-08T16:18:00Z"/>
              </w:rPr>
            </w:pPr>
            <w:ins w:id="3485" w:author="Thomas Dietz" w:date="2012-08-08T16:18:00Z">
              <w:r>
                <w:t xml:space="preserve">      &lt;xs:enumeration value="input-port"/&gt;</w:t>
              </w:r>
            </w:ins>
          </w:p>
          <w:p w14:paraId="24E1CDA7" w14:textId="77777777" w:rsidR="00D708FE" w:rsidRDefault="00D708FE" w:rsidP="00D708FE">
            <w:pPr>
              <w:pStyle w:val="XML1"/>
              <w:rPr>
                <w:ins w:id="3486" w:author="Thomas Dietz" w:date="2012-08-08T16:18:00Z"/>
              </w:rPr>
            </w:pPr>
            <w:ins w:id="3487" w:author="Thomas Dietz" w:date="2012-08-08T16:18:00Z">
              <w:r>
                <w:t xml:space="preserve">      &lt;xs:enumeration value="physical-input-port"/&gt;</w:t>
              </w:r>
            </w:ins>
          </w:p>
          <w:p w14:paraId="059B3C5E" w14:textId="77777777" w:rsidR="00D708FE" w:rsidRDefault="00D708FE" w:rsidP="00D708FE">
            <w:pPr>
              <w:pStyle w:val="XML1"/>
              <w:rPr>
                <w:ins w:id="3488" w:author="Thomas Dietz" w:date="2012-08-08T16:18:00Z"/>
              </w:rPr>
            </w:pPr>
            <w:ins w:id="3489" w:author="Thomas Dietz" w:date="2012-08-08T16:18:00Z">
              <w:r>
                <w:t xml:space="preserve">      &lt;xs:enumeration value="metadata"/&gt;</w:t>
              </w:r>
            </w:ins>
          </w:p>
          <w:p w14:paraId="2F678B36" w14:textId="77777777" w:rsidR="00D708FE" w:rsidRDefault="00D708FE" w:rsidP="00D708FE">
            <w:pPr>
              <w:pStyle w:val="XML1"/>
              <w:rPr>
                <w:ins w:id="3490" w:author="Thomas Dietz" w:date="2012-08-08T16:18:00Z"/>
              </w:rPr>
            </w:pPr>
            <w:ins w:id="3491" w:author="Thomas Dietz" w:date="2012-08-08T16:18:00Z">
              <w:r>
                <w:t xml:space="preserve">      &lt;xs:enumeration value="ethernet-dest"/&gt;</w:t>
              </w:r>
            </w:ins>
          </w:p>
          <w:p w14:paraId="32545EC6" w14:textId="77777777" w:rsidR="00D708FE" w:rsidRDefault="00D708FE" w:rsidP="00D708FE">
            <w:pPr>
              <w:pStyle w:val="XML1"/>
              <w:rPr>
                <w:ins w:id="3492" w:author="Thomas Dietz" w:date="2012-08-08T16:18:00Z"/>
              </w:rPr>
            </w:pPr>
            <w:ins w:id="3493" w:author="Thomas Dietz" w:date="2012-08-08T16:18:00Z">
              <w:r>
                <w:t xml:space="preserve">      &lt;xs:enumeration value="ethernet-src"/&gt;</w:t>
              </w:r>
            </w:ins>
          </w:p>
          <w:p w14:paraId="69C4A8B2" w14:textId="77777777" w:rsidR="00D708FE" w:rsidRDefault="00D708FE" w:rsidP="00D708FE">
            <w:pPr>
              <w:pStyle w:val="XML1"/>
              <w:rPr>
                <w:ins w:id="3494" w:author="Thomas Dietz" w:date="2012-08-08T16:18:00Z"/>
              </w:rPr>
            </w:pPr>
            <w:ins w:id="3495" w:author="Thomas Dietz" w:date="2012-08-08T16:18:00Z">
              <w:r>
                <w:t xml:space="preserve">      &lt;xs:enumeration value="ethernet-frame-type"/&gt;</w:t>
              </w:r>
            </w:ins>
          </w:p>
          <w:p w14:paraId="38889B8B" w14:textId="77777777" w:rsidR="00D708FE" w:rsidRDefault="00D708FE" w:rsidP="00D708FE">
            <w:pPr>
              <w:pStyle w:val="XML1"/>
              <w:rPr>
                <w:ins w:id="3496" w:author="Thomas Dietz" w:date="2012-08-08T16:18:00Z"/>
              </w:rPr>
            </w:pPr>
            <w:ins w:id="3497" w:author="Thomas Dietz" w:date="2012-08-08T16:18:00Z">
              <w:r>
                <w:t xml:space="preserve">      &lt;xs:enumeration value="vlan-id"/&gt;</w:t>
              </w:r>
            </w:ins>
          </w:p>
          <w:p w14:paraId="6BC3E608" w14:textId="77777777" w:rsidR="00D708FE" w:rsidRDefault="00D708FE" w:rsidP="00D708FE">
            <w:pPr>
              <w:pStyle w:val="XML1"/>
              <w:rPr>
                <w:ins w:id="3498" w:author="Thomas Dietz" w:date="2012-08-08T16:18:00Z"/>
              </w:rPr>
            </w:pPr>
            <w:ins w:id="3499" w:author="Thomas Dietz" w:date="2012-08-08T16:18:00Z">
              <w:r>
                <w:t xml:space="preserve">      &lt;xs:enumeration value="vlan-priority"/&gt;</w:t>
              </w:r>
            </w:ins>
          </w:p>
          <w:p w14:paraId="555CA622" w14:textId="77777777" w:rsidR="00D708FE" w:rsidRDefault="00D708FE" w:rsidP="00D708FE">
            <w:pPr>
              <w:pStyle w:val="XML1"/>
              <w:rPr>
                <w:ins w:id="3500" w:author="Thomas Dietz" w:date="2012-08-08T16:18:00Z"/>
              </w:rPr>
            </w:pPr>
            <w:ins w:id="3501" w:author="Thomas Dietz" w:date="2012-08-08T16:18:00Z">
              <w:r>
                <w:t xml:space="preserve">      &lt;xs:enumeration value="ip-dscp"/&gt;</w:t>
              </w:r>
            </w:ins>
          </w:p>
          <w:p w14:paraId="5E5E4F79" w14:textId="77777777" w:rsidR="00D708FE" w:rsidRDefault="00D708FE" w:rsidP="00D708FE">
            <w:pPr>
              <w:pStyle w:val="XML1"/>
              <w:rPr>
                <w:ins w:id="3502" w:author="Thomas Dietz" w:date="2012-08-08T16:18:00Z"/>
              </w:rPr>
            </w:pPr>
            <w:ins w:id="3503" w:author="Thomas Dietz" w:date="2012-08-08T16:18:00Z">
              <w:r>
                <w:t xml:space="preserve">      &lt;xs:enumeration value="ip-ecn"/&gt;</w:t>
              </w:r>
            </w:ins>
          </w:p>
          <w:p w14:paraId="631BCF17" w14:textId="77777777" w:rsidR="00D708FE" w:rsidRDefault="00D708FE" w:rsidP="00D708FE">
            <w:pPr>
              <w:pStyle w:val="XML1"/>
              <w:rPr>
                <w:ins w:id="3504" w:author="Thomas Dietz" w:date="2012-08-08T16:18:00Z"/>
              </w:rPr>
            </w:pPr>
            <w:ins w:id="3505" w:author="Thomas Dietz" w:date="2012-08-08T16:18:00Z">
              <w:r>
                <w:t xml:space="preserve">      &lt;xs:enumeration value="ip-protocol"/&gt;</w:t>
              </w:r>
            </w:ins>
          </w:p>
          <w:p w14:paraId="3CE4820B" w14:textId="77777777" w:rsidR="00D708FE" w:rsidRDefault="00D708FE" w:rsidP="00D708FE">
            <w:pPr>
              <w:pStyle w:val="XML1"/>
              <w:rPr>
                <w:ins w:id="3506" w:author="Thomas Dietz" w:date="2012-08-08T16:18:00Z"/>
              </w:rPr>
            </w:pPr>
            <w:ins w:id="3507" w:author="Thomas Dietz" w:date="2012-08-08T16:18:00Z">
              <w:r>
                <w:t xml:space="preserve">      &lt;xs:enumeration value="ipv4-src"/&gt;</w:t>
              </w:r>
            </w:ins>
          </w:p>
          <w:p w14:paraId="255DADEC" w14:textId="77777777" w:rsidR="00D708FE" w:rsidRDefault="00D708FE" w:rsidP="00D708FE">
            <w:pPr>
              <w:pStyle w:val="XML1"/>
              <w:rPr>
                <w:ins w:id="3508" w:author="Thomas Dietz" w:date="2012-08-08T16:18:00Z"/>
              </w:rPr>
            </w:pPr>
            <w:ins w:id="3509" w:author="Thomas Dietz" w:date="2012-08-08T16:18:00Z">
              <w:r>
                <w:t xml:space="preserve">      &lt;xs:enumeration value="ipv4-dest"/&gt;</w:t>
              </w:r>
            </w:ins>
          </w:p>
          <w:p w14:paraId="15E60CFB" w14:textId="77777777" w:rsidR="00D708FE" w:rsidRDefault="00D708FE" w:rsidP="00D708FE">
            <w:pPr>
              <w:pStyle w:val="XML1"/>
              <w:rPr>
                <w:ins w:id="3510" w:author="Thomas Dietz" w:date="2012-08-08T16:18:00Z"/>
              </w:rPr>
            </w:pPr>
            <w:ins w:id="3511" w:author="Thomas Dietz" w:date="2012-08-08T16:18:00Z">
              <w:r>
                <w:t xml:space="preserve">      &lt;xs:enumeration value="tcp-src"/&gt;</w:t>
              </w:r>
            </w:ins>
          </w:p>
          <w:p w14:paraId="358CAF48" w14:textId="77777777" w:rsidR="00D708FE" w:rsidRDefault="00D708FE" w:rsidP="00D708FE">
            <w:pPr>
              <w:pStyle w:val="XML1"/>
              <w:rPr>
                <w:ins w:id="3512" w:author="Thomas Dietz" w:date="2012-08-08T16:18:00Z"/>
              </w:rPr>
            </w:pPr>
            <w:ins w:id="3513" w:author="Thomas Dietz" w:date="2012-08-08T16:18:00Z">
              <w:r>
                <w:t xml:space="preserve">      &lt;xs:enumeration value="tcp-dest"/&gt;</w:t>
              </w:r>
            </w:ins>
          </w:p>
          <w:p w14:paraId="712D3C8A" w14:textId="77777777" w:rsidR="00D708FE" w:rsidRDefault="00D708FE" w:rsidP="00D708FE">
            <w:pPr>
              <w:pStyle w:val="XML1"/>
              <w:rPr>
                <w:ins w:id="3514" w:author="Thomas Dietz" w:date="2012-08-08T16:18:00Z"/>
              </w:rPr>
            </w:pPr>
            <w:ins w:id="3515" w:author="Thomas Dietz" w:date="2012-08-08T16:18:00Z">
              <w:r>
                <w:t xml:space="preserve">      &lt;xs:enumeration value="udp-src"/&gt;</w:t>
              </w:r>
            </w:ins>
          </w:p>
          <w:p w14:paraId="6F785CBC" w14:textId="77777777" w:rsidR="00D708FE" w:rsidRDefault="00D708FE" w:rsidP="00D708FE">
            <w:pPr>
              <w:pStyle w:val="XML1"/>
              <w:rPr>
                <w:ins w:id="3516" w:author="Thomas Dietz" w:date="2012-08-08T16:18:00Z"/>
              </w:rPr>
            </w:pPr>
            <w:ins w:id="3517" w:author="Thomas Dietz" w:date="2012-08-08T16:18:00Z">
              <w:r>
                <w:t xml:space="preserve">      &lt;xs:enumeration value="udp-dest"/&gt;</w:t>
              </w:r>
            </w:ins>
          </w:p>
          <w:p w14:paraId="778A99FF" w14:textId="77777777" w:rsidR="00D708FE" w:rsidRDefault="00D708FE" w:rsidP="00D708FE">
            <w:pPr>
              <w:pStyle w:val="XML1"/>
              <w:rPr>
                <w:ins w:id="3518" w:author="Thomas Dietz" w:date="2012-08-08T16:18:00Z"/>
              </w:rPr>
            </w:pPr>
            <w:ins w:id="3519" w:author="Thomas Dietz" w:date="2012-08-08T16:18:00Z">
              <w:r>
                <w:t xml:space="preserve">      &lt;xs:enumeration value="sctp-src"/&gt;</w:t>
              </w:r>
            </w:ins>
          </w:p>
          <w:p w14:paraId="1B42B5AA" w14:textId="77777777" w:rsidR="00D708FE" w:rsidRDefault="00D708FE" w:rsidP="00D708FE">
            <w:pPr>
              <w:pStyle w:val="XML1"/>
              <w:rPr>
                <w:ins w:id="3520" w:author="Thomas Dietz" w:date="2012-08-08T16:18:00Z"/>
              </w:rPr>
            </w:pPr>
            <w:ins w:id="3521" w:author="Thomas Dietz" w:date="2012-08-08T16:18:00Z">
              <w:r>
                <w:t xml:space="preserve">      &lt;xs:enumeration value="sctp-dest"/&gt;</w:t>
              </w:r>
            </w:ins>
          </w:p>
          <w:p w14:paraId="693FEF21" w14:textId="77777777" w:rsidR="00D708FE" w:rsidRDefault="00D708FE" w:rsidP="00D708FE">
            <w:pPr>
              <w:pStyle w:val="XML1"/>
              <w:rPr>
                <w:ins w:id="3522" w:author="Thomas Dietz" w:date="2012-08-08T16:18:00Z"/>
              </w:rPr>
            </w:pPr>
            <w:ins w:id="3523" w:author="Thomas Dietz" w:date="2012-08-08T16:18:00Z">
              <w:r>
                <w:t xml:space="preserve">      &lt;xs:enumeration value="icmpv4-type"/&gt;</w:t>
              </w:r>
            </w:ins>
          </w:p>
          <w:p w14:paraId="54C5C3EA" w14:textId="77777777" w:rsidR="00D708FE" w:rsidRDefault="00D708FE" w:rsidP="00D708FE">
            <w:pPr>
              <w:pStyle w:val="XML1"/>
              <w:rPr>
                <w:ins w:id="3524" w:author="Thomas Dietz" w:date="2012-08-08T16:18:00Z"/>
              </w:rPr>
            </w:pPr>
            <w:ins w:id="3525" w:author="Thomas Dietz" w:date="2012-08-08T16:18:00Z">
              <w:r>
                <w:t xml:space="preserve">      &lt;xs:enumeration value="icmpv4-code"/&gt;</w:t>
              </w:r>
            </w:ins>
          </w:p>
          <w:p w14:paraId="41F9DCAC" w14:textId="77777777" w:rsidR="00D708FE" w:rsidRDefault="00D708FE" w:rsidP="00D708FE">
            <w:pPr>
              <w:pStyle w:val="XML1"/>
              <w:rPr>
                <w:ins w:id="3526" w:author="Thomas Dietz" w:date="2012-08-08T16:18:00Z"/>
              </w:rPr>
            </w:pPr>
            <w:ins w:id="3527" w:author="Thomas Dietz" w:date="2012-08-08T16:18:00Z">
              <w:r>
                <w:t xml:space="preserve">      &lt;xs:enumeration value="arp-op"/&gt;</w:t>
              </w:r>
            </w:ins>
          </w:p>
          <w:p w14:paraId="29938535" w14:textId="77777777" w:rsidR="00D708FE" w:rsidRDefault="00D708FE" w:rsidP="00D708FE">
            <w:pPr>
              <w:pStyle w:val="XML1"/>
              <w:rPr>
                <w:ins w:id="3528" w:author="Thomas Dietz" w:date="2012-08-08T16:18:00Z"/>
              </w:rPr>
            </w:pPr>
            <w:ins w:id="3529" w:author="Thomas Dietz" w:date="2012-08-08T16:18:00Z">
              <w:r>
                <w:t xml:space="preserve">      &lt;xs:enumeration value="arp-src-ip-address"/&gt;</w:t>
              </w:r>
            </w:ins>
          </w:p>
          <w:p w14:paraId="1B6A0A1D" w14:textId="77777777" w:rsidR="00D708FE" w:rsidRDefault="00D708FE" w:rsidP="00D708FE">
            <w:pPr>
              <w:pStyle w:val="XML1"/>
              <w:rPr>
                <w:ins w:id="3530" w:author="Thomas Dietz" w:date="2012-08-08T16:18:00Z"/>
              </w:rPr>
            </w:pPr>
            <w:ins w:id="3531" w:author="Thomas Dietz" w:date="2012-08-08T16:18:00Z">
              <w:r>
                <w:t xml:space="preserve">      &lt;xs:enumeration value="arp-target-ip-address"/&gt;</w:t>
              </w:r>
            </w:ins>
          </w:p>
          <w:p w14:paraId="4E12B56E" w14:textId="77777777" w:rsidR="00D708FE" w:rsidRDefault="00D708FE" w:rsidP="00D708FE">
            <w:pPr>
              <w:pStyle w:val="XML1"/>
              <w:rPr>
                <w:ins w:id="3532" w:author="Thomas Dietz" w:date="2012-08-08T16:18:00Z"/>
              </w:rPr>
            </w:pPr>
            <w:ins w:id="3533" w:author="Thomas Dietz" w:date="2012-08-08T16:18:00Z">
              <w:r>
                <w:t xml:space="preserve">      &lt;xs:enumeration value="arp-src-hardware-address"/&gt;</w:t>
              </w:r>
            </w:ins>
          </w:p>
          <w:p w14:paraId="3EC70DF5" w14:textId="77777777" w:rsidR="00D708FE" w:rsidRDefault="00D708FE" w:rsidP="00D708FE">
            <w:pPr>
              <w:pStyle w:val="XML1"/>
              <w:rPr>
                <w:ins w:id="3534" w:author="Thomas Dietz" w:date="2012-08-08T16:18:00Z"/>
              </w:rPr>
            </w:pPr>
            <w:ins w:id="3535" w:author="Thomas Dietz" w:date="2012-08-08T16:18:00Z">
              <w:r>
                <w:t xml:space="preserve">      &lt;xs:enumeration value="arp-target-hardware-address"/&gt;</w:t>
              </w:r>
            </w:ins>
          </w:p>
          <w:p w14:paraId="756F5767" w14:textId="77777777" w:rsidR="00D708FE" w:rsidRDefault="00D708FE" w:rsidP="00D708FE">
            <w:pPr>
              <w:pStyle w:val="XML1"/>
              <w:rPr>
                <w:ins w:id="3536" w:author="Thomas Dietz" w:date="2012-08-08T16:18:00Z"/>
              </w:rPr>
            </w:pPr>
            <w:ins w:id="3537" w:author="Thomas Dietz" w:date="2012-08-08T16:18:00Z">
              <w:r>
                <w:t xml:space="preserve">      &lt;xs:enumeration value="ipv6-src"/&gt;</w:t>
              </w:r>
            </w:ins>
          </w:p>
          <w:p w14:paraId="4B78FDBB" w14:textId="77777777" w:rsidR="00D708FE" w:rsidRDefault="00D708FE" w:rsidP="00D708FE">
            <w:pPr>
              <w:pStyle w:val="XML1"/>
              <w:rPr>
                <w:ins w:id="3538" w:author="Thomas Dietz" w:date="2012-08-08T16:18:00Z"/>
              </w:rPr>
            </w:pPr>
            <w:ins w:id="3539" w:author="Thomas Dietz" w:date="2012-08-08T16:18:00Z">
              <w:r>
                <w:t xml:space="preserve">      &lt;xs:enumeration value="ipv6-dest"/&gt;</w:t>
              </w:r>
            </w:ins>
          </w:p>
          <w:p w14:paraId="7BAADDC0" w14:textId="77777777" w:rsidR="00D708FE" w:rsidRDefault="00D708FE" w:rsidP="00D708FE">
            <w:pPr>
              <w:pStyle w:val="XML1"/>
              <w:rPr>
                <w:ins w:id="3540" w:author="Thomas Dietz" w:date="2012-08-08T16:18:00Z"/>
              </w:rPr>
            </w:pPr>
            <w:ins w:id="3541" w:author="Thomas Dietz" w:date="2012-08-08T16:18:00Z">
              <w:r>
                <w:lastRenderedPageBreak/>
                <w:t xml:space="preserve">      &lt;xs:enumeration value="ipv6-flow-label"/&gt;</w:t>
              </w:r>
            </w:ins>
          </w:p>
          <w:p w14:paraId="650A0163" w14:textId="77777777" w:rsidR="00D708FE" w:rsidRDefault="00D708FE" w:rsidP="00D708FE">
            <w:pPr>
              <w:pStyle w:val="XML1"/>
              <w:rPr>
                <w:ins w:id="3542" w:author="Thomas Dietz" w:date="2012-08-08T16:18:00Z"/>
              </w:rPr>
            </w:pPr>
            <w:ins w:id="3543" w:author="Thomas Dietz" w:date="2012-08-08T16:18:00Z">
              <w:r>
                <w:t xml:space="preserve">      &lt;xs:enumeration value="icmpv6-type"/&gt;</w:t>
              </w:r>
            </w:ins>
          </w:p>
          <w:p w14:paraId="4BE42FB8" w14:textId="77777777" w:rsidR="00D708FE" w:rsidRDefault="00D708FE" w:rsidP="00D708FE">
            <w:pPr>
              <w:pStyle w:val="XML1"/>
              <w:rPr>
                <w:ins w:id="3544" w:author="Thomas Dietz" w:date="2012-08-08T16:18:00Z"/>
              </w:rPr>
            </w:pPr>
            <w:ins w:id="3545" w:author="Thomas Dietz" w:date="2012-08-08T16:18:00Z">
              <w:r>
                <w:t xml:space="preserve">      &lt;xs:enumeration value="icmpv6-code"/&gt;</w:t>
              </w:r>
            </w:ins>
          </w:p>
          <w:p w14:paraId="0C07903F" w14:textId="77777777" w:rsidR="00D708FE" w:rsidRDefault="00D708FE" w:rsidP="00D708FE">
            <w:pPr>
              <w:pStyle w:val="XML1"/>
              <w:rPr>
                <w:ins w:id="3546" w:author="Thomas Dietz" w:date="2012-08-08T16:18:00Z"/>
              </w:rPr>
            </w:pPr>
            <w:ins w:id="3547" w:author="Thomas Dietz" w:date="2012-08-08T16:18:00Z">
              <w:r>
                <w:t xml:space="preserve">      &lt;xs:enumeration value="ipv6-nd-target"/&gt;</w:t>
              </w:r>
            </w:ins>
          </w:p>
          <w:p w14:paraId="193571AB" w14:textId="77777777" w:rsidR="00D708FE" w:rsidRDefault="00D708FE" w:rsidP="00D708FE">
            <w:pPr>
              <w:pStyle w:val="XML1"/>
              <w:rPr>
                <w:ins w:id="3548" w:author="Thomas Dietz" w:date="2012-08-08T16:18:00Z"/>
              </w:rPr>
            </w:pPr>
            <w:ins w:id="3549" w:author="Thomas Dietz" w:date="2012-08-08T16:18:00Z">
              <w:r>
                <w:t xml:space="preserve">      &lt;xs:enumeration value="ipv6-nd-source-link-layer"/&gt;</w:t>
              </w:r>
            </w:ins>
          </w:p>
          <w:p w14:paraId="32566A1D" w14:textId="77777777" w:rsidR="00D708FE" w:rsidRDefault="00D708FE" w:rsidP="00D708FE">
            <w:pPr>
              <w:pStyle w:val="XML1"/>
              <w:rPr>
                <w:ins w:id="3550" w:author="Thomas Dietz" w:date="2012-08-08T16:18:00Z"/>
              </w:rPr>
            </w:pPr>
            <w:ins w:id="3551" w:author="Thomas Dietz" w:date="2012-08-08T16:18:00Z">
              <w:r>
                <w:t xml:space="preserve">      &lt;xs:enumeration value="ipv6-nd-target-link-layer"/&gt;</w:t>
              </w:r>
            </w:ins>
          </w:p>
          <w:p w14:paraId="3831AED5" w14:textId="77777777" w:rsidR="00D708FE" w:rsidRDefault="00D708FE" w:rsidP="00D708FE">
            <w:pPr>
              <w:pStyle w:val="XML1"/>
              <w:rPr>
                <w:ins w:id="3552" w:author="Thomas Dietz" w:date="2012-08-08T16:18:00Z"/>
              </w:rPr>
            </w:pPr>
            <w:ins w:id="3553" w:author="Thomas Dietz" w:date="2012-08-08T16:18:00Z">
              <w:r>
                <w:t xml:space="preserve">      &lt;xs:enumeration value="mpls-label"/&gt;</w:t>
              </w:r>
            </w:ins>
          </w:p>
          <w:p w14:paraId="650CE21D" w14:textId="77777777" w:rsidR="00D708FE" w:rsidRDefault="00D708FE" w:rsidP="00D708FE">
            <w:pPr>
              <w:pStyle w:val="XML1"/>
              <w:rPr>
                <w:ins w:id="3554" w:author="Thomas Dietz" w:date="2012-08-08T16:18:00Z"/>
              </w:rPr>
            </w:pPr>
            <w:ins w:id="3555" w:author="Thomas Dietz" w:date="2012-08-08T16:18:00Z">
              <w:r>
                <w:t xml:space="preserve">      &lt;xs:enumeration value="mpls-tc"/&gt;</w:t>
              </w:r>
            </w:ins>
          </w:p>
          <w:p w14:paraId="3A4B7057" w14:textId="77777777" w:rsidR="00D708FE" w:rsidRDefault="00D708FE" w:rsidP="00D708FE">
            <w:pPr>
              <w:pStyle w:val="XML1"/>
              <w:rPr>
                <w:ins w:id="3556" w:author="Thomas Dietz" w:date="2012-08-08T16:18:00Z"/>
              </w:rPr>
            </w:pPr>
            <w:ins w:id="3557" w:author="Thomas Dietz" w:date="2012-08-08T16:18:00Z">
              <w:r>
                <w:t xml:space="preserve">    &lt;/xs:restriction&gt;</w:t>
              </w:r>
            </w:ins>
          </w:p>
          <w:p w14:paraId="7B219278" w14:textId="77777777" w:rsidR="00D708FE" w:rsidRDefault="00D708FE" w:rsidP="00D708FE">
            <w:pPr>
              <w:pStyle w:val="XML1"/>
              <w:rPr>
                <w:ins w:id="3558" w:author="Thomas Dietz" w:date="2012-08-08T16:18:00Z"/>
              </w:rPr>
            </w:pPr>
            <w:ins w:id="3559" w:author="Thomas Dietz" w:date="2012-08-08T16:18:00Z">
              <w:r>
                <w:t xml:space="preserve">  &lt;/xs:simpleType&gt;</w:t>
              </w:r>
            </w:ins>
          </w:p>
          <w:p w14:paraId="51FCEFC4" w14:textId="77777777" w:rsidR="00D708FE" w:rsidRDefault="00D708FE" w:rsidP="00D708FE">
            <w:pPr>
              <w:pStyle w:val="XML1"/>
              <w:rPr>
                <w:ins w:id="3560" w:author="Thomas Dietz" w:date="2012-08-08T16:18:00Z"/>
              </w:rPr>
            </w:pPr>
            <w:ins w:id="3561" w:author="Thomas Dietz" w:date="2012-08-08T16:18:00Z">
              <w:r>
                <w:t xml:space="preserve">  &lt;xs:simpleType name="hex-binary"&gt;</w:t>
              </w:r>
            </w:ins>
          </w:p>
          <w:p w14:paraId="6F871AE0" w14:textId="77777777" w:rsidR="00D708FE" w:rsidRDefault="00D708FE" w:rsidP="00D708FE">
            <w:pPr>
              <w:pStyle w:val="XML1"/>
              <w:rPr>
                <w:ins w:id="3562" w:author="Thomas Dietz" w:date="2012-08-08T16:18:00Z"/>
              </w:rPr>
            </w:pPr>
            <w:ins w:id="3563" w:author="Thomas Dietz" w:date="2012-08-08T16:18:00Z">
              <w:r>
                <w:t xml:space="preserve">    &lt;xs:annotation&gt;</w:t>
              </w:r>
            </w:ins>
          </w:p>
          <w:p w14:paraId="2D1EFA10" w14:textId="77777777" w:rsidR="00D708FE" w:rsidRDefault="00D708FE" w:rsidP="00D708FE">
            <w:pPr>
              <w:pStyle w:val="XML1"/>
              <w:rPr>
                <w:ins w:id="3564" w:author="Thomas Dietz" w:date="2012-08-08T16:18:00Z"/>
              </w:rPr>
            </w:pPr>
            <w:ins w:id="3565" w:author="Thomas Dietz" w:date="2012-08-08T16:18:00Z">
              <w:r>
                <w:t xml:space="preserve">      &lt;xs:documentation&gt;</w:t>
              </w:r>
            </w:ins>
          </w:p>
          <w:p w14:paraId="186C06DD" w14:textId="77777777" w:rsidR="00D708FE" w:rsidRDefault="00D708FE" w:rsidP="00D708FE">
            <w:pPr>
              <w:pStyle w:val="XML1"/>
              <w:rPr>
                <w:ins w:id="3566" w:author="Thomas Dietz" w:date="2012-08-08T16:18:00Z"/>
              </w:rPr>
            </w:pPr>
            <w:ins w:id="3567" w:author="Thomas Dietz" w:date="2012-08-08T16:18:00Z">
              <w:r>
                <w:t xml:space="preserve">        hex binary encoded string</w:t>
              </w:r>
            </w:ins>
          </w:p>
          <w:p w14:paraId="035017F7" w14:textId="77777777" w:rsidR="00D708FE" w:rsidRDefault="00D708FE" w:rsidP="00D708FE">
            <w:pPr>
              <w:pStyle w:val="XML1"/>
              <w:rPr>
                <w:ins w:id="3568" w:author="Thomas Dietz" w:date="2012-08-08T16:18:00Z"/>
              </w:rPr>
            </w:pPr>
            <w:ins w:id="3569" w:author="Thomas Dietz" w:date="2012-08-08T16:18:00Z">
              <w:r>
                <w:t xml:space="preserve">      &lt;/xs:documentation&gt;</w:t>
              </w:r>
            </w:ins>
          </w:p>
          <w:p w14:paraId="32B423BE" w14:textId="77777777" w:rsidR="00D708FE" w:rsidRDefault="00D708FE" w:rsidP="00D708FE">
            <w:pPr>
              <w:pStyle w:val="XML1"/>
              <w:rPr>
                <w:ins w:id="3570" w:author="Thomas Dietz" w:date="2012-08-08T16:18:00Z"/>
              </w:rPr>
            </w:pPr>
            <w:ins w:id="3571" w:author="Thomas Dietz" w:date="2012-08-08T16:18:00Z">
              <w:r>
                <w:t xml:space="preserve">    &lt;/xs:annotation&gt;</w:t>
              </w:r>
            </w:ins>
          </w:p>
          <w:p w14:paraId="43CBEEAA" w14:textId="77777777" w:rsidR="00D708FE" w:rsidRDefault="00D708FE" w:rsidP="00D708FE">
            <w:pPr>
              <w:pStyle w:val="XML1"/>
              <w:rPr>
                <w:ins w:id="3572" w:author="Thomas Dietz" w:date="2012-08-08T16:18:00Z"/>
              </w:rPr>
            </w:pPr>
          </w:p>
          <w:p w14:paraId="018FDAE9" w14:textId="77777777" w:rsidR="00D708FE" w:rsidRDefault="00D708FE" w:rsidP="00D708FE">
            <w:pPr>
              <w:pStyle w:val="XML1"/>
              <w:rPr>
                <w:ins w:id="3573" w:author="Thomas Dietz" w:date="2012-08-08T16:18:00Z"/>
              </w:rPr>
            </w:pPr>
            <w:ins w:id="3574" w:author="Thomas Dietz" w:date="2012-08-08T16:18:00Z">
              <w:r>
                <w:t xml:space="preserve">    &lt;xs:restriction base="xs:base64Binary"&gt;</w:t>
              </w:r>
            </w:ins>
          </w:p>
          <w:p w14:paraId="06CDC662" w14:textId="77777777" w:rsidR="00D708FE" w:rsidRDefault="00D708FE" w:rsidP="00D708FE">
            <w:pPr>
              <w:pStyle w:val="XML1"/>
              <w:rPr>
                <w:ins w:id="3575" w:author="Thomas Dietz" w:date="2012-08-08T16:18:00Z"/>
              </w:rPr>
            </w:pPr>
            <w:ins w:id="3576" w:author="Thomas Dietz" w:date="2012-08-08T16:18:00Z">
              <w:r>
                <w:t xml:space="preserve">    &lt;/xs:restriction&gt;</w:t>
              </w:r>
            </w:ins>
          </w:p>
          <w:p w14:paraId="1F4057C0" w14:textId="77777777" w:rsidR="00D708FE" w:rsidRDefault="00D708FE" w:rsidP="00D708FE">
            <w:pPr>
              <w:pStyle w:val="XML1"/>
              <w:rPr>
                <w:ins w:id="3577" w:author="Thomas Dietz" w:date="2012-08-08T16:18:00Z"/>
              </w:rPr>
            </w:pPr>
            <w:ins w:id="3578" w:author="Thomas Dietz" w:date="2012-08-08T16:18:00Z">
              <w:r>
                <w:t xml:space="preserve">  &lt;/xs:simpleType&gt;</w:t>
              </w:r>
            </w:ins>
          </w:p>
          <w:p w14:paraId="02731DEF" w14:textId="77777777" w:rsidR="00D708FE" w:rsidRDefault="00D708FE" w:rsidP="00D708FE">
            <w:pPr>
              <w:pStyle w:val="XML1"/>
              <w:rPr>
                <w:ins w:id="3579" w:author="Thomas Dietz" w:date="2012-08-08T16:18:00Z"/>
              </w:rPr>
            </w:pPr>
          </w:p>
          <w:p w14:paraId="155005FF" w14:textId="77777777" w:rsidR="00D708FE" w:rsidRDefault="00D708FE" w:rsidP="00D708FE">
            <w:pPr>
              <w:pStyle w:val="XML1"/>
              <w:rPr>
                <w:ins w:id="3580" w:author="Thomas Dietz" w:date="2012-08-08T16:18:00Z"/>
              </w:rPr>
            </w:pPr>
            <w:ins w:id="3581" w:author="Thomas Dietz" w:date="2012-08-08T16:18:00Z">
              <w:r>
                <w:t xml:space="preserve">  &lt;!-- YANG groupings --&gt;</w:t>
              </w:r>
            </w:ins>
          </w:p>
          <w:p w14:paraId="3A02D142" w14:textId="77777777" w:rsidR="00D708FE" w:rsidRDefault="00D708FE" w:rsidP="00D708FE">
            <w:pPr>
              <w:pStyle w:val="XML1"/>
              <w:rPr>
                <w:ins w:id="3582" w:author="Thomas Dietz" w:date="2012-08-08T16:18:00Z"/>
              </w:rPr>
            </w:pPr>
          </w:p>
          <w:p w14:paraId="192299FF" w14:textId="77777777" w:rsidR="00D708FE" w:rsidRDefault="00D708FE" w:rsidP="00D708FE">
            <w:pPr>
              <w:pStyle w:val="XML1"/>
              <w:rPr>
                <w:ins w:id="3583" w:author="Thomas Dietz" w:date="2012-08-08T16:18:00Z"/>
              </w:rPr>
            </w:pPr>
            <w:ins w:id="3584" w:author="Thomas Dietz" w:date="2012-08-08T16:18:00Z">
              <w:r>
                <w:t xml:space="preserve">  &lt;xs:group name="OFPortCurrentFeatureListType"&gt;</w:t>
              </w:r>
            </w:ins>
          </w:p>
          <w:p w14:paraId="5F7A92AB" w14:textId="77777777" w:rsidR="00D708FE" w:rsidRDefault="00D708FE" w:rsidP="00D708FE">
            <w:pPr>
              <w:pStyle w:val="XML1"/>
              <w:rPr>
                <w:ins w:id="3585" w:author="Thomas Dietz" w:date="2012-08-08T16:18:00Z"/>
              </w:rPr>
            </w:pPr>
            <w:ins w:id="3586" w:author="Thomas Dietz" w:date="2012-08-08T16:18:00Z">
              <w:r>
                <w:t xml:space="preserve">    &lt;xs:annotation&gt;</w:t>
              </w:r>
            </w:ins>
          </w:p>
          <w:p w14:paraId="7C598B73" w14:textId="77777777" w:rsidR="00D708FE" w:rsidRDefault="00D708FE" w:rsidP="00D708FE">
            <w:pPr>
              <w:pStyle w:val="XML1"/>
              <w:rPr>
                <w:ins w:id="3587" w:author="Thomas Dietz" w:date="2012-08-08T16:18:00Z"/>
              </w:rPr>
            </w:pPr>
            <w:ins w:id="3588" w:author="Thomas Dietz" w:date="2012-08-08T16:18:00Z">
              <w:r>
                <w:t xml:space="preserve">      &lt;xs:documentation&gt;</w:t>
              </w:r>
            </w:ins>
          </w:p>
          <w:p w14:paraId="1247B91C" w14:textId="77777777" w:rsidR="00D708FE" w:rsidRDefault="00D708FE" w:rsidP="00D708FE">
            <w:pPr>
              <w:pStyle w:val="XML1"/>
              <w:rPr>
                <w:ins w:id="3589" w:author="Thomas Dietz" w:date="2012-08-08T16:18:00Z"/>
              </w:rPr>
            </w:pPr>
            <w:ins w:id="3590" w:author="Thomas Dietz" w:date="2012-08-08T16:18:00Z">
              <w:r>
                <w:t xml:space="preserve">        The current features of a port.</w:t>
              </w:r>
            </w:ins>
          </w:p>
          <w:p w14:paraId="64952416" w14:textId="77777777" w:rsidR="00D708FE" w:rsidRDefault="00D708FE" w:rsidP="00D708FE">
            <w:pPr>
              <w:pStyle w:val="XML1"/>
              <w:rPr>
                <w:ins w:id="3591" w:author="Thomas Dietz" w:date="2012-08-08T16:18:00Z"/>
              </w:rPr>
            </w:pPr>
          </w:p>
          <w:p w14:paraId="489653AE" w14:textId="77777777" w:rsidR="00D708FE" w:rsidRDefault="00D708FE" w:rsidP="00D708FE">
            <w:pPr>
              <w:pStyle w:val="XML1"/>
              <w:rPr>
                <w:ins w:id="3592" w:author="Thomas Dietz" w:date="2012-08-08T16:18:00Z"/>
              </w:rPr>
            </w:pPr>
            <w:ins w:id="3593" w:author="Thomas Dietz" w:date="2012-08-08T16:18:00Z">
              <w:r>
                <w:t xml:space="preserve">        Elements in the type OFPortCurrentFeatureListType are not</w:t>
              </w:r>
            </w:ins>
          </w:p>
          <w:p w14:paraId="4A15256F" w14:textId="77777777" w:rsidR="00D708FE" w:rsidRDefault="00D708FE" w:rsidP="00D708FE">
            <w:pPr>
              <w:pStyle w:val="XML1"/>
              <w:rPr>
                <w:ins w:id="3594" w:author="Thomas Dietz" w:date="2012-08-08T16:18:00Z"/>
              </w:rPr>
            </w:pPr>
            <w:ins w:id="3595" w:author="Thomas Dietz" w:date="2012-08-08T16:18:00Z">
              <w:r>
                <w:t xml:space="preserve">        configurable and can only be retrieved by NETCONF &amp;lt;get&amp;gt;</w:t>
              </w:r>
            </w:ins>
          </w:p>
          <w:p w14:paraId="2849EA65" w14:textId="77777777" w:rsidR="00D708FE" w:rsidRDefault="00D708FE" w:rsidP="00D708FE">
            <w:pPr>
              <w:pStyle w:val="XML1"/>
              <w:rPr>
                <w:ins w:id="3596" w:author="Thomas Dietz" w:date="2012-08-08T16:18:00Z"/>
              </w:rPr>
            </w:pPr>
            <w:ins w:id="3597" w:author="Thomas Dietz" w:date="2012-08-08T16:18:00Z">
              <w:r>
                <w:t xml:space="preserve">        </w:t>
              </w:r>
              <w:proofErr w:type="gramStart"/>
              <w:r>
                <w:t>operations</w:t>
              </w:r>
              <w:proofErr w:type="gramEnd"/>
              <w:r>
                <w:t>. Attemps to modify this element and its children</w:t>
              </w:r>
            </w:ins>
          </w:p>
          <w:p w14:paraId="36B1DAB7" w14:textId="77777777" w:rsidR="00D708FE" w:rsidRDefault="00D708FE" w:rsidP="00D708FE">
            <w:pPr>
              <w:pStyle w:val="XML1"/>
              <w:rPr>
                <w:ins w:id="3598" w:author="Thomas Dietz" w:date="2012-08-08T16:18:00Z"/>
              </w:rPr>
            </w:pPr>
            <w:ins w:id="3599" w:author="Thomas Dietz" w:date="2012-08-08T16:18:00Z">
              <w:r>
                <w:t xml:space="preserve">        with a NETCONF &amp;lt;edit-config&amp;gt; operation MUST result in an </w:t>
              </w:r>
            </w:ins>
          </w:p>
          <w:p w14:paraId="602076E5" w14:textId="77777777" w:rsidR="00D708FE" w:rsidRDefault="00D708FE" w:rsidP="00D708FE">
            <w:pPr>
              <w:pStyle w:val="XML1"/>
              <w:rPr>
                <w:ins w:id="3600" w:author="Thomas Dietz" w:date="2012-08-08T16:18:00Z"/>
              </w:rPr>
            </w:pPr>
            <w:ins w:id="3601" w:author="Thomas Dietz" w:date="2012-08-08T16:18:00Z">
              <w:r>
                <w:t xml:space="preserve">        'operation-not-supported' error with type 'application'.</w:t>
              </w:r>
            </w:ins>
          </w:p>
          <w:p w14:paraId="587E15EB" w14:textId="77777777" w:rsidR="00D708FE" w:rsidRDefault="00D708FE" w:rsidP="00D708FE">
            <w:pPr>
              <w:pStyle w:val="XML1"/>
              <w:rPr>
                <w:ins w:id="3602" w:author="Thomas Dietz" w:date="2012-08-08T16:18:00Z"/>
              </w:rPr>
            </w:pPr>
            <w:ins w:id="3603" w:author="Thomas Dietz" w:date="2012-08-08T16:18:00Z">
              <w:r>
                <w:t xml:space="preserve">      &lt;/xs:documentation&gt;</w:t>
              </w:r>
            </w:ins>
          </w:p>
          <w:p w14:paraId="781BB355" w14:textId="77777777" w:rsidR="00D708FE" w:rsidRDefault="00D708FE" w:rsidP="00D708FE">
            <w:pPr>
              <w:pStyle w:val="XML1"/>
              <w:rPr>
                <w:ins w:id="3604" w:author="Thomas Dietz" w:date="2012-08-08T16:18:00Z"/>
              </w:rPr>
            </w:pPr>
            <w:ins w:id="3605" w:author="Thomas Dietz" w:date="2012-08-08T16:18:00Z">
              <w:r>
                <w:t xml:space="preserve">    &lt;/xs:annotation&gt;</w:t>
              </w:r>
            </w:ins>
          </w:p>
          <w:p w14:paraId="59BBB159" w14:textId="77777777" w:rsidR="00D708FE" w:rsidRDefault="00D708FE" w:rsidP="00D708FE">
            <w:pPr>
              <w:pStyle w:val="XML1"/>
              <w:rPr>
                <w:ins w:id="3606" w:author="Thomas Dietz" w:date="2012-08-08T16:18:00Z"/>
              </w:rPr>
            </w:pPr>
          </w:p>
          <w:p w14:paraId="108F8BB6" w14:textId="77777777" w:rsidR="00D708FE" w:rsidRDefault="00D708FE" w:rsidP="00D708FE">
            <w:pPr>
              <w:pStyle w:val="XML1"/>
              <w:rPr>
                <w:ins w:id="3607" w:author="Thomas Dietz" w:date="2012-08-08T16:18:00Z"/>
              </w:rPr>
            </w:pPr>
            <w:ins w:id="3608" w:author="Thomas Dietz" w:date="2012-08-08T16:18:00Z">
              <w:r>
                <w:t xml:space="preserve">    &lt;xs:sequence&gt;</w:t>
              </w:r>
            </w:ins>
          </w:p>
          <w:p w14:paraId="6DEF7991" w14:textId="77777777" w:rsidR="00D708FE" w:rsidRDefault="00D708FE" w:rsidP="00D708FE">
            <w:pPr>
              <w:pStyle w:val="XML1"/>
              <w:rPr>
                <w:ins w:id="3609" w:author="Thomas Dietz" w:date="2012-08-08T16:18:00Z"/>
              </w:rPr>
            </w:pPr>
            <w:ins w:id="3610" w:author="Thomas Dietz" w:date="2012-08-08T16:18:00Z">
              <w:r>
                <w:t xml:space="preserve">      &lt;xs:element name="rate"  type="OFPortRateType"&gt;</w:t>
              </w:r>
            </w:ins>
          </w:p>
          <w:p w14:paraId="17178F36" w14:textId="77777777" w:rsidR="00D708FE" w:rsidRDefault="00D708FE" w:rsidP="00D708FE">
            <w:pPr>
              <w:pStyle w:val="XML1"/>
              <w:rPr>
                <w:ins w:id="3611" w:author="Thomas Dietz" w:date="2012-08-08T16:18:00Z"/>
              </w:rPr>
            </w:pPr>
            <w:ins w:id="3612" w:author="Thomas Dietz" w:date="2012-08-08T16:18:00Z">
              <w:r>
                <w:t xml:space="preserve">        &lt;xs:annotation&gt;</w:t>
              </w:r>
            </w:ins>
          </w:p>
          <w:p w14:paraId="7DDDD4DE" w14:textId="77777777" w:rsidR="00D708FE" w:rsidRDefault="00D708FE" w:rsidP="00D708FE">
            <w:pPr>
              <w:pStyle w:val="XML1"/>
              <w:rPr>
                <w:ins w:id="3613" w:author="Thomas Dietz" w:date="2012-08-08T16:18:00Z"/>
              </w:rPr>
            </w:pPr>
            <w:ins w:id="3614" w:author="Thomas Dietz" w:date="2012-08-08T16:18:00Z">
              <w:r>
                <w:t xml:space="preserve">          &lt;xs:documentation&gt;</w:t>
              </w:r>
            </w:ins>
          </w:p>
          <w:p w14:paraId="423C4913" w14:textId="77777777" w:rsidR="00D708FE" w:rsidRDefault="00D708FE" w:rsidP="00D708FE">
            <w:pPr>
              <w:pStyle w:val="XML1"/>
              <w:rPr>
                <w:ins w:id="3615" w:author="Thomas Dietz" w:date="2012-08-08T16:18:00Z"/>
              </w:rPr>
            </w:pPr>
            <w:ins w:id="3616" w:author="Thomas Dietz" w:date="2012-08-08T16:18:00Z">
              <w:r>
                <w:t xml:space="preserve">            The transmission rate that is currently used.</w:t>
              </w:r>
            </w:ins>
          </w:p>
          <w:p w14:paraId="1DCC447B" w14:textId="77777777" w:rsidR="00D708FE" w:rsidRDefault="00D708FE" w:rsidP="00D708FE">
            <w:pPr>
              <w:pStyle w:val="XML1"/>
              <w:rPr>
                <w:ins w:id="3617" w:author="Thomas Dietz" w:date="2012-08-08T16:18:00Z"/>
              </w:rPr>
            </w:pPr>
            <w:ins w:id="3618" w:author="Thomas Dietz" w:date="2012-08-08T16:18:00Z">
              <w:r>
                <w:t xml:space="preserve">            The value MUST indicate a valid forwarding rate.  </w:t>
              </w:r>
            </w:ins>
          </w:p>
          <w:p w14:paraId="406BEFB6" w14:textId="77777777" w:rsidR="00D708FE" w:rsidRDefault="00D708FE" w:rsidP="00D708FE">
            <w:pPr>
              <w:pStyle w:val="XML1"/>
              <w:rPr>
                <w:ins w:id="3619" w:author="Thomas Dietz" w:date="2012-08-08T16:18:00Z"/>
              </w:rPr>
            </w:pPr>
            <w:ins w:id="3620" w:author="Thomas Dietz" w:date="2012-08-08T16:18:00Z">
              <w:r>
                <w:t xml:space="preserve">                  </w:t>
              </w:r>
            </w:ins>
          </w:p>
          <w:p w14:paraId="07D7E878" w14:textId="77777777" w:rsidR="00D708FE" w:rsidRDefault="00D708FE" w:rsidP="00D708FE">
            <w:pPr>
              <w:pStyle w:val="XML1"/>
              <w:rPr>
                <w:ins w:id="3621" w:author="Thomas Dietz" w:date="2012-08-08T16:18:00Z"/>
              </w:rPr>
            </w:pPr>
            <w:ins w:id="3622" w:author="Thomas Dietz" w:date="2012-08-08T16:18:00Z">
              <w:r>
                <w:t xml:space="preserve">            The current Port Feature set MUST contain this element</w:t>
              </w:r>
            </w:ins>
          </w:p>
          <w:p w14:paraId="00FE04C9" w14:textId="77777777" w:rsidR="00D708FE" w:rsidRDefault="00D708FE" w:rsidP="00D708FE">
            <w:pPr>
              <w:pStyle w:val="XML1"/>
              <w:rPr>
                <w:ins w:id="3623" w:author="Thomas Dietz" w:date="2012-08-08T16:18:00Z"/>
              </w:rPr>
            </w:pPr>
            <w:ins w:id="3624" w:author="Thomas Dietz" w:date="2012-08-08T16:18:00Z">
              <w:r>
                <w:t xml:space="preserve">            </w:t>
              </w:r>
              <w:proofErr w:type="gramStart"/>
              <w:r>
                <w:t>exactly</w:t>
              </w:r>
              <w:proofErr w:type="gramEnd"/>
              <w:r>
                <w:t xml:space="preserve"> once.  The other Port Feature sets MAY contain this</w:t>
              </w:r>
            </w:ins>
          </w:p>
          <w:p w14:paraId="2C0A478C" w14:textId="77777777" w:rsidR="00D708FE" w:rsidRDefault="00D708FE" w:rsidP="00D708FE">
            <w:pPr>
              <w:pStyle w:val="XML1"/>
              <w:rPr>
                <w:ins w:id="3625" w:author="Thomas Dietz" w:date="2012-08-08T16:18:00Z"/>
              </w:rPr>
            </w:pPr>
            <w:ins w:id="3626" w:author="Thomas Dietz" w:date="2012-08-08T16:18:00Z">
              <w:r>
                <w:t xml:space="preserve">            </w:t>
              </w:r>
              <w:proofErr w:type="gramStart"/>
              <w:r>
                <w:t>element</w:t>
              </w:r>
              <w:proofErr w:type="gramEnd"/>
              <w:r>
                <w:t xml:space="preserve"> more than once.  If this element appears more than</w:t>
              </w:r>
            </w:ins>
          </w:p>
          <w:p w14:paraId="21678600" w14:textId="77777777" w:rsidR="00D708FE" w:rsidRDefault="00D708FE" w:rsidP="00D708FE">
            <w:pPr>
              <w:pStyle w:val="XML1"/>
              <w:rPr>
                <w:ins w:id="3627" w:author="Thomas Dietz" w:date="2012-08-08T16:18:00Z"/>
              </w:rPr>
            </w:pPr>
            <w:ins w:id="3628" w:author="Thomas Dietz" w:date="2012-08-08T16:18:00Z">
              <w:r>
                <w:t xml:space="preserve">            once in a Port Feature set than the value MUST be unique</w:t>
              </w:r>
            </w:ins>
          </w:p>
          <w:p w14:paraId="1B8C7F90" w14:textId="77777777" w:rsidR="00D708FE" w:rsidRDefault="00D708FE" w:rsidP="00D708FE">
            <w:pPr>
              <w:pStyle w:val="XML1"/>
              <w:rPr>
                <w:ins w:id="3629" w:author="Thomas Dietz" w:date="2012-08-08T16:18:00Z"/>
              </w:rPr>
            </w:pPr>
            <w:ins w:id="3630" w:author="Thomas Dietz" w:date="2012-08-08T16:18:00Z">
              <w:r>
                <w:t xml:space="preserve">            </w:t>
              </w:r>
              <w:proofErr w:type="gramStart"/>
              <w:r>
                <w:t>within</w:t>
              </w:r>
              <w:proofErr w:type="gramEnd"/>
              <w:r>
                <w:t xml:space="preserve"> the Port Feature set.</w:t>
              </w:r>
            </w:ins>
          </w:p>
          <w:p w14:paraId="78067311" w14:textId="77777777" w:rsidR="00D708FE" w:rsidRDefault="00D708FE" w:rsidP="00D708FE">
            <w:pPr>
              <w:pStyle w:val="XML1"/>
              <w:rPr>
                <w:ins w:id="3631" w:author="Thomas Dietz" w:date="2012-08-08T16:18:00Z"/>
              </w:rPr>
            </w:pPr>
            <w:ins w:id="3632" w:author="Thomas Dietz" w:date="2012-08-08T16:18:00Z">
              <w:r>
                <w:t xml:space="preserve">          &lt;/xs:documentation&gt;</w:t>
              </w:r>
            </w:ins>
          </w:p>
          <w:p w14:paraId="2A793AC4" w14:textId="77777777" w:rsidR="00D708FE" w:rsidRDefault="00D708FE" w:rsidP="00D708FE">
            <w:pPr>
              <w:pStyle w:val="XML1"/>
              <w:rPr>
                <w:ins w:id="3633" w:author="Thomas Dietz" w:date="2012-08-08T16:18:00Z"/>
              </w:rPr>
            </w:pPr>
            <w:ins w:id="3634" w:author="Thomas Dietz" w:date="2012-08-08T16:18:00Z">
              <w:r>
                <w:t xml:space="preserve">        &lt;/xs:annotation&gt;</w:t>
              </w:r>
            </w:ins>
          </w:p>
          <w:p w14:paraId="07D03C5C" w14:textId="77777777" w:rsidR="00D708FE" w:rsidRDefault="00D708FE" w:rsidP="00D708FE">
            <w:pPr>
              <w:pStyle w:val="XML1"/>
              <w:rPr>
                <w:ins w:id="3635" w:author="Thomas Dietz" w:date="2012-08-08T16:18:00Z"/>
              </w:rPr>
            </w:pPr>
            <w:ins w:id="3636" w:author="Thomas Dietz" w:date="2012-08-08T16:18:00Z">
              <w:r>
                <w:t xml:space="preserve">      &lt;/xs:element&gt;</w:t>
              </w:r>
            </w:ins>
          </w:p>
          <w:p w14:paraId="5AA85004" w14:textId="77777777" w:rsidR="00D708FE" w:rsidRDefault="00D708FE" w:rsidP="00D708FE">
            <w:pPr>
              <w:pStyle w:val="XML1"/>
              <w:rPr>
                <w:ins w:id="3637" w:author="Thomas Dietz" w:date="2012-08-08T16:18:00Z"/>
              </w:rPr>
            </w:pPr>
            <w:ins w:id="3638" w:author="Thomas Dietz" w:date="2012-08-08T16:18:00Z">
              <w:r>
                <w:t xml:space="preserve">      &lt;xs:element name="auto-negotiate"  type="xs:boolean"&gt;</w:t>
              </w:r>
            </w:ins>
          </w:p>
          <w:p w14:paraId="061284F2" w14:textId="77777777" w:rsidR="00D708FE" w:rsidRDefault="00D708FE" w:rsidP="00D708FE">
            <w:pPr>
              <w:pStyle w:val="XML1"/>
              <w:rPr>
                <w:ins w:id="3639" w:author="Thomas Dietz" w:date="2012-08-08T16:18:00Z"/>
              </w:rPr>
            </w:pPr>
            <w:ins w:id="3640" w:author="Thomas Dietz" w:date="2012-08-08T16:18:00Z">
              <w:r>
                <w:t xml:space="preserve">        &lt;xs:annotation&gt;</w:t>
              </w:r>
            </w:ins>
          </w:p>
          <w:p w14:paraId="0F82E313" w14:textId="77777777" w:rsidR="00D708FE" w:rsidRDefault="00D708FE" w:rsidP="00D708FE">
            <w:pPr>
              <w:pStyle w:val="XML1"/>
              <w:rPr>
                <w:ins w:id="3641" w:author="Thomas Dietz" w:date="2012-08-08T16:18:00Z"/>
              </w:rPr>
            </w:pPr>
            <w:ins w:id="3642" w:author="Thomas Dietz" w:date="2012-08-08T16:18:00Z">
              <w:r>
                <w:t xml:space="preserve">          &lt;xs:documentation&gt;</w:t>
              </w:r>
            </w:ins>
          </w:p>
          <w:p w14:paraId="2B4E1B5B" w14:textId="77777777" w:rsidR="00D708FE" w:rsidRDefault="00D708FE" w:rsidP="00D708FE">
            <w:pPr>
              <w:pStyle w:val="XML1"/>
              <w:rPr>
                <w:ins w:id="3643" w:author="Thomas Dietz" w:date="2012-08-08T16:18:00Z"/>
              </w:rPr>
            </w:pPr>
            <w:ins w:id="3644" w:author="Thomas Dietz" w:date="2012-08-08T16:18:00Z">
              <w:r>
                <w:t xml:space="preserve">            Specifies the administrative state of the </w:t>
              </w:r>
            </w:ins>
          </w:p>
          <w:p w14:paraId="6E7C4886" w14:textId="77777777" w:rsidR="00D708FE" w:rsidRDefault="00D708FE" w:rsidP="00D708FE">
            <w:pPr>
              <w:pStyle w:val="XML1"/>
              <w:rPr>
                <w:ins w:id="3645" w:author="Thomas Dietz" w:date="2012-08-08T16:18:00Z"/>
              </w:rPr>
            </w:pPr>
            <w:ins w:id="3646" w:author="Thomas Dietz" w:date="2012-08-08T16:18:00Z">
              <w:r>
                <w:t xml:space="preserve">            forwarding rate auto-negotiation protocol at this OpenFlow</w:t>
              </w:r>
            </w:ins>
          </w:p>
          <w:p w14:paraId="30F72E0C" w14:textId="77777777" w:rsidR="00D708FE" w:rsidRDefault="00D708FE" w:rsidP="00D708FE">
            <w:pPr>
              <w:pStyle w:val="XML1"/>
              <w:rPr>
                <w:ins w:id="3647" w:author="Thomas Dietz" w:date="2012-08-08T16:18:00Z"/>
              </w:rPr>
            </w:pPr>
            <w:ins w:id="3648" w:author="Thomas Dietz" w:date="2012-08-08T16:18:00Z">
              <w:r>
                <w:lastRenderedPageBreak/>
                <w:t xml:space="preserve">            Port.</w:t>
              </w:r>
            </w:ins>
          </w:p>
          <w:p w14:paraId="15AE5575" w14:textId="77777777" w:rsidR="00D708FE" w:rsidRDefault="00D708FE" w:rsidP="00D708FE">
            <w:pPr>
              <w:pStyle w:val="XML1"/>
              <w:rPr>
                <w:ins w:id="3649" w:author="Thomas Dietz" w:date="2012-08-08T16:18:00Z"/>
              </w:rPr>
            </w:pPr>
            <w:ins w:id="3650" w:author="Thomas Dietz" w:date="2012-08-08T16:18:00Z">
              <w:r>
                <w:t xml:space="preserve">          &lt;/xs:documentation&gt;</w:t>
              </w:r>
            </w:ins>
          </w:p>
          <w:p w14:paraId="5C112DD6" w14:textId="77777777" w:rsidR="00D708FE" w:rsidRDefault="00D708FE" w:rsidP="00D708FE">
            <w:pPr>
              <w:pStyle w:val="XML1"/>
              <w:rPr>
                <w:ins w:id="3651" w:author="Thomas Dietz" w:date="2012-08-08T16:18:00Z"/>
              </w:rPr>
            </w:pPr>
            <w:ins w:id="3652" w:author="Thomas Dietz" w:date="2012-08-08T16:18:00Z">
              <w:r>
                <w:t xml:space="preserve">        &lt;/xs:annotation&gt;</w:t>
              </w:r>
            </w:ins>
          </w:p>
          <w:p w14:paraId="1A185DC2" w14:textId="77777777" w:rsidR="00D708FE" w:rsidRDefault="00D708FE" w:rsidP="00D708FE">
            <w:pPr>
              <w:pStyle w:val="XML1"/>
              <w:rPr>
                <w:ins w:id="3653" w:author="Thomas Dietz" w:date="2012-08-08T16:18:00Z"/>
              </w:rPr>
            </w:pPr>
            <w:ins w:id="3654" w:author="Thomas Dietz" w:date="2012-08-08T16:18:00Z">
              <w:r>
                <w:t xml:space="preserve">      &lt;/xs:element&gt;</w:t>
              </w:r>
            </w:ins>
          </w:p>
          <w:p w14:paraId="33D1AE59" w14:textId="77777777" w:rsidR="00D708FE" w:rsidRDefault="00D708FE" w:rsidP="00D708FE">
            <w:pPr>
              <w:pStyle w:val="XML1"/>
              <w:rPr>
                <w:ins w:id="3655" w:author="Thomas Dietz" w:date="2012-08-08T16:18:00Z"/>
              </w:rPr>
            </w:pPr>
            <w:ins w:id="3656" w:author="Thomas Dietz" w:date="2012-08-08T16:18:00Z">
              <w:r>
                <w:t xml:space="preserve">      &lt;xs:element name="medium"&gt;</w:t>
              </w:r>
            </w:ins>
          </w:p>
          <w:p w14:paraId="0E1A6221" w14:textId="77777777" w:rsidR="00D708FE" w:rsidRDefault="00D708FE" w:rsidP="00D708FE">
            <w:pPr>
              <w:pStyle w:val="XML1"/>
              <w:rPr>
                <w:ins w:id="3657" w:author="Thomas Dietz" w:date="2012-08-08T16:18:00Z"/>
              </w:rPr>
            </w:pPr>
            <w:ins w:id="3658" w:author="Thomas Dietz" w:date="2012-08-08T16:18:00Z">
              <w:r>
                <w:t xml:space="preserve">        &lt;xs:annotation&gt;</w:t>
              </w:r>
            </w:ins>
          </w:p>
          <w:p w14:paraId="25333EA4" w14:textId="77777777" w:rsidR="00D708FE" w:rsidRDefault="00D708FE" w:rsidP="00D708FE">
            <w:pPr>
              <w:pStyle w:val="XML1"/>
              <w:rPr>
                <w:ins w:id="3659" w:author="Thomas Dietz" w:date="2012-08-08T16:18:00Z"/>
              </w:rPr>
            </w:pPr>
            <w:ins w:id="3660" w:author="Thomas Dietz" w:date="2012-08-08T16:18:00Z">
              <w:r>
                <w:t xml:space="preserve">          &lt;xs:documentation&gt;</w:t>
              </w:r>
            </w:ins>
          </w:p>
          <w:p w14:paraId="39F6EB53" w14:textId="77777777" w:rsidR="00D708FE" w:rsidRDefault="00D708FE" w:rsidP="00D708FE">
            <w:pPr>
              <w:pStyle w:val="XML1"/>
              <w:rPr>
                <w:ins w:id="3661" w:author="Thomas Dietz" w:date="2012-08-08T16:18:00Z"/>
              </w:rPr>
            </w:pPr>
            <w:ins w:id="3662" w:author="Thomas Dietz" w:date="2012-08-08T16:18:00Z">
              <w:r>
                <w:t xml:space="preserve">            This element MUST indicate a valid physical</w:t>
              </w:r>
            </w:ins>
          </w:p>
          <w:p w14:paraId="50AEAF82" w14:textId="77777777" w:rsidR="00D708FE" w:rsidRDefault="00D708FE" w:rsidP="00D708FE">
            <w:pPr>
              <w:pStyle w:val="XML1"/>
              <w:rPr>
                <w:ins w:id="3663" w:author="Thomas Dietz" w:date="2012-08-08T16:18:00Z"/>
              </w:rPr>
            </w:pPr>
            <w:ins w:id="3664" w:author="Thomas Dietz" w:date="2012-08-08T16:18:00Z">
              <w:r>
                <w:t xml:space="preserve">            </w:t>
              </w:r>
              <w:proofErr w:type="gramStart"/>
              <w:r>
                <w:t>medium</w:t>
              </w:r>
              <w:proofErr w:type="gramEnd"/>
              <w:r>
                <w:t xml:space="preserve"> used by the OpenFlow Port.</w:t>
              </w:r>
            </w:ins>
          </w:p>
          <w:p w14:paraId="588FFEB1" w14:textId="77777777" w:rsidR="00D708FE" w:rsidRDefault="00D708FE" w:rsidP="00D708FE">
            <w:pPr>
              <w:pStyle w:val="XML1"/>
              <w:rPr>
                <w:ins w:id="3665" w:author="Thomas Dietz" w:date="2012-08-08T16:18:00Z"/>
              </w:rPr>
            </w:pPr>
            <w:ins w:id="3666" w:author="Thomas Dietz" w:date="2012-08-08T16:18:00Z">
              <w:r>
                <w:t xml:space="preserve">                  </w:t>
              </w:r>
            </w:ins>
          </w:p>
          <w:p w14:paraId="272ABECB" w14:textId="77777777" w:rsidR="00D708FE" w:rsidRDefault="00D708FE" w:rsidP="00D708FE">
            <w:pPr>
              <w:pStyle w:val="XML1"/>
              <w:rPr>
                <w:ins w:id="3667" w:author="Thomas Dietz" w:date="2012-08-08T16:18:00Z"/>
              </w:rPr>
            </w:pPr>
            <w:ins w:id="3668" w:author="Thomas Dietz" w:date="2012-08-08T16:18:00Z">
              <w:r>
                <w:t xml:space="preserve">            The current Port Feature set MUST contain this element</w:t>
              </w:r>
            </w:ins>
          </w:p>
          <w:p w14:paraId="2DE63A34" w14:textId="77777777" w:rsidR="00D708FE" w:rsidRDefault="00D708FE" w:rsidP="00D708FE">
            <w:pPr>
              <w:pStyle w:val="XML1"/>
              <w:rPr>
                <w:ins w:id="3669" w:author="Thomas Dietz" w:date="2012-08-08T16:18:00Z"/>
              </w:rPr>
            </w:pPr>
            <w:ins w:id="3670" w:author="Thomas Dietz" w:date="2012-08-08T16:18:00Z">
              <w:r>
                <w:t xml:space="preserve">            </w:t>
              </w:r>
              <w:proofErr w:type="gramStart"/>
              <w:r>
                <w:t>exactly</w:t>
              </w:r>
              <w:proofErr w:type="gramEnd"/>
              <w:r>
                <w:t xml:space="preserve"> once. The other Port Feature sets MAY contain this</w:t>
              </w:r>
            </w:ins>
          </w:p>
          <w:p w14:paraId="7453A92A" w14:textId="77777777" w:rsidR="00D708FE" w:rsidRDefault="00D708FE" w:rsidP="00D708FE">
            <w:pPr>
              <w:pStyle w:val="XML1"/>
              <w:rPr>
                <w:ins w:id="3671" w:author="Thomas Dietz" w:date="2012-08-08T16:18:00Z"/>
              </w:rPr>
            </w:pPr>
            <w:ins w:id="3672" w:author="Thomas Dietz" w:date="2012-08-08T16:18:00Z">
              <w:r>
                <w:t xml:space="preserve">            </w:t>
              </w:r>
              <w:proofErr w:type="gramStart"/>
              <w:r>
                <w:t>element</w:t>
              </w:r>
              <w:proofErr w:type="gramEnd"/>
              <w:r>
                <w:t xml:space="preserve"> more than once. If this element appears more than</w:t>
              </w:r>
            </w:ins>
          </w:p>
          <w:p w14:paraId="488DAD03" w14:textId="77777777" w:rsidR="00D708FE" w:rsidRDefault="00D708FE" w:rsidP="00D708FE">
            <w:pPr>
              <w:pStyle w:val="XML1"/>
              <w:rPr>
                <w:ins w:id="3673" w:author="Thomas Dietz" w:date="2012-08-08T16:18:00Z"/>
              </w:rPr>
            </w:pPr>
            <w:ins w:id="3674" w:author="Thomas Dietz" w:date="2012-08-08T16:18:00Z">
              <w:r>
                <w:t xml:space="preserve">            once in a Port Feature set than the value MUST be unique</w:t>
              </w:r>
            </w:ins>
          </w:p>
          <w:p w14:paraId="7E33368F" w14:textId="77777777" w:rsidR="00D708FE" w:rsidRDefault="00D708FE" w:rsidP="00D708FE">
            <w:pPr>
              <w:pStyle w:val="XML1"/>
              <w:rPr>
                <w:ins w:id="3675" w:author="Thomas Dietz" w:date="2012-08-08T16:18:00Z"/>
              </w:rPr>
            </w:pPr>
            <w:ins w:id="3676" w:author="Thomas Dietz" w:date="2012-08-08T16:18:00Z">
              <w:r>
                <w:t xml:space="preserve">            </w:t>
              </w:r>
              <w:proofErr w:type="gramStart"/>
              <w:r>
                <w:t>within</w:t>
              </w:r>
              <w:proofErr w:type="gramEnd"/>
              <w:r>
                <w:t xml:space="preserve"> the Port Feature set.</w:t>
              </w:r>
            </w:ins>
          </w:p>
          <w:p w14:paraId="0DC1106D" w14:textId="77777777" w:rsidR="00D708FE" w:rsidRDefault="00D708FE" w:rsidP="00D708FE">
            <w:pPr>
              <w:pStyle w:val="XML1"/>
              <w:rPr>
                <w:ins w:id="3677" w:author="Thomas Dietz" w:date="2012-08-08T16:18:00Z"/>
              </w:rPr>
            </w:pPr>
            <w:ins w:id="3678" w:author="Thomas Dietz" w:date="2012-08-08T16:18:00Z">
              <w:r>
                <w:t xml:space="preserve">          &lt;/xs:documentation&gt;</w:t>
              </w:r>
            </w:ins>
          </w:p>
          <w:p w14:paraId="429FDE78" w14:textId="77777777" w:rsidR="00D708FE" w:rsidRDefault="00D708FE" w:rsidP="00D708FE">
            <w:pPr>
              <w:pStyle w:val="XML1"/>
              <w:rPr>
                <w:ins w:id="3679" w:author="Thomas Dietz" w:date="2012-08-08T16:18:00Z"/>
              </w:rPr>
            </w:pPr>
            <w:ins w:id="3680" w:author="Thomas Dietz" w:date="2012-08-08T16:18:00Z">
              <w:r>
                <w:t xml:space="preserve">        &lt;/xs:annotation&gt;</w:t>
              </w:r>
            </w:ins>
          </w:p>
          <w:p w14:paraId="0A267644" w14:textId="77777777" w:rsidR="00D708FE" w:rsidRDefault="00D708FE" w:rsidP="00D708FE">
            <w:pPr>
              <w:pStyle w:val="XML1"/>
              <w:rPr>
                <w:ins w:id="3681" w:author="Thomas Dietz" w:date="2012-08-08T16:18:00Z"/>
              </w:rPr>
            </w:pPr>
            <w:ins w:id="3682" w:author="Thomas Dietz" w:date="2012-08-08T16:18:00Z">
              <w:r>
                <w:t xml:space="preserve">        &lt;xs:simpleType&gt;</w:t>
              </w:r>
            </w:ins>
          </w:p>
          <w:p w14:paraId="0093CBEC" w14:textId="77777777" w:rsidR="00D708FE" w:rsidRDefault="00D708FE" w:rsidP="00D708FE">
            <w:pPr>
              <w:pStyle w:val="XML1"/>
              <w:rPr>
                <w:ins w:id="3683" w:author="Thomas Dietz" w:date="2012-08-08T16:18:00Z"/>
              </w:rPr>
            </w:pPr>
            <w:ins w:id="3684" w:author="Thomas Dietz" w:date="2012-08-08T16:18:00Z">
              <w:r>
                <w:t xml:space="preserve">          &lt;xs:restriction base="xs:string"&gt;</w:t>
              </w:r>
            </w:ins>
          </w:p>
          <w:p w14:paraId="4102DF92" w14:textId="77777777" w:rsidR="00D708FE" w:rsidRDefault="00D708FE" w:rsidP="00D708FE">
            <w:pPr>
              <w:pStyle w:val="XML1"/>
              <w:rPr>
                <w:ins w:id="3685" w:author="Thomas Dietz" w:date="2012-08-08T16:18:00Z"/>
              </w:rPr>
            </w:pPr>
            <w:ins w:id="3686" w:author="Thomas Dietz" w:date="2012-08-08T16:18:00Z">
              <w:r>
                <w:t xml:space="preserve">            &lt;xs:enumeration value="copper"/&gt;</w:t>
              </w:r>
            </w:ins>
          </w:p>
          <w:p w14:paraId="2647BEC8" w14:textId="77777777" w:rsidR="00D708FE" w:rsidRDefault="00D708FE" w:rsidP="00D708FE">
            <w:pPr>
              <w:pStyle w:val="XML1"/>
              <w:rPr>
                <w:ins w:id="3687" w:author="Thomas Dietz" w:date="2012-08-08T16:18:00Z"/>
              </w:rPr>
            </w:pPr>
            <w:ins w:id="3688" w:author="Thomas Dietz" w:date="2012-08-08T16:18:00Z">
              <w:r>
                <w:t xml:space="preserve">            &lt;xs:enumeration value="fiber"/&gt;</w:t>
              </w:r>
            </w:ins>
          </w:p>
          <w:p w14:paraId="296EBC53" w14:textId="77777777" w:rsidR="00D708FE" w:rsidRDefault="00D708FE" w:rsidP="00D708FE">
            <w:pPr>
              <w:pStyle w:val="XML1"/>
              <w:rPr>
                <w:ins w:id="3689" w:author="Thomas Dietz" w:date="2012-08-08T16:18:00Z"/>
              </w:rPr>
            </w:pPr>
            <w:ins w:id="3690" w:author="Thomas Dietz" w:date="2012-08-08T16:18:00Z">
              <w:r>
                <w:t xml:space="preserve">          &lt;/xs:restriction&gt;</w:t>
              </w:r>
            </w:ins>
          </w:p>
          <w:p w14:paraId="183B8270" w14:textId="77777777" w:rsidR="00D708FE" w:rsidRDefault="00D708FE" w:rsidP="00D708FE">
            <w:pPr>
              <w:pStyle w:val="XML1"/>
              <w:rPr>
                <w:ins w:id="3691" w:author="Thomas Dietz" w:date="2012-08-08T16:18:00Z"/>
              </w:rPr>
            </w:pPr>
            <w:ins w:id="3692" w:author="Thomas Dietz" w:date="2012-08-08T16:18:00Z">
              <w:r>
                <w:t xml:space="preserve">        &lt;/xs:simpleType&gt;</w:t>
              </w:r>
            </w:ins>
          </w:p>
          <w:p w14:paraId="3E07C4B3" w14:textId="77777777" w:rsidR="00D708FE" w:rsidRDefault="00D708FE" w:rsidP="00D708FE">
            <w:pPr>
              <w:pStyle w:val="XML1"/>
              <w:rPr>
                <w:ins w:id="3693" w:author="Thomas Dietz" w:date="2012-08-08T16:18:00Z"/>
              </w:rPr>
            </w:pPr>
            <w:ins w:id="3694" w:author="Thomas Dietz" w:date="2012-08-08T16:18:00Z">
              <w:r>
                <w:t xml:space="preserve">      &lt;/xs:element&gt;</w:t>
              </w:r>
            </w:ins>
          </w:p>
          <w:p w14:paraId="4B11E1D7" w14:textId="77777777" w:rsidR="00D708FE" w:rsidRDefault="00D708FE" w:rsidP="00D708FE">
            <w:pPr>
              <w:pStyle w:val="XML1"/>
              <w:rPr>
                <w:ins w:id="3695" w:author="Thomas Dietz" w:date="2012-08-08T16:18:00Z"/>
              </w:rPr>
            </w:pPr>
            <w:ins w:id="3696" w:author="Thomas Dietz" w:date="2012-08-08T16:18:00Z">
              <w:r>
                <w:t xml:space="preserve">      &lt;xs:element name="pause"&gt;</w:t>
              </w:r>
            </w:ins>
          </w:p>
          <w:p w14:paraId="0811D4A5" w14:textId="77777777" w:rsidR="00D708FE" w:rsidRDefault="00D708FE" w:rsidP="00D708FE">
            <w:pPr>
              <w:pStyle w:val="XML1"/>
              <w:rPr>
                <w:ins w:id="3697" w:author="Thomas Dietz" w:date="2012-08-08T16:18:00Z"/>
              </w:rPr>
            </w:pPr>
            <w:ins w:id="3698" w:author="Thomas Dietz" w:date="2012-08-08T16:18:00Z">
              <w:r>
                <w:t xml:space="preserve">        &lt;xs:annotation&gt;</w:t>
              </w:r>
            </w:ins>
          </w:p>
          <w:p w14:paraId="2F1761C2" w14:textId="77777777" w:rsidR="00D708FE" w:rsidRDefault="00D708FE" w:rsidP="00D708FE">
            <w:pPr>
              <w:pStyle w:val="XML1"/>
              <w:rPr>
                <w:ins w:id="3699" w:author="Thomas Dietz" w:date="2012-08-08T16:18:00Z"/>
              </w:rPr>
            </w:pPr>
            <w:ins w:id="3700" w:author="Thomas Dietz" w:date="2012-08-08T16:18:00Z">
              <w:r>
                <w:t xml:space="preserve">          &lt;xs:documentation&gt;</w:t>
              </w:r>
            </w:ins>
          </w:p>
          <w:p w14:paraId="2F0E2293" w14:textId="77777777" w:rsidR="00D708FE" w:rsidRDefault="00D708FE" w:rsidP="00D708FE">
            <w:pPr>
              <w:pStyle w:val="XML1"/>
              <w:rPr>
                <w:ins w:id="3701" w:author="Thomas Dietz" w:date="2012-08-08T16:18:00Z"/>
              </w:rPr>
            </w:pPr>
            <w:ins w:id="3702" w:author="Thomas Dietz" w:date="2012-08-08T16:18:00Z">
              <w:r>
                <w:t xml:space="preserve">            Specifies if pausing of transmission is</w:t>
              </w:r>
            </w:ins>
          </w:p>
          <w:p w14:paraId="4C5125BD" w14:textId="77777777" w:rsidR="00D708FE" w:rsidRDefault="00D708FE" w:rsidP="00D708FE">
            <w:pPr>
              <w:pStyle w:val="XML1"/>
              <w:rPr>
                <w:ins w:id="3703" w:author="Thomas Dietz" w:date="2012-08-08T16:18:00Z"/>
              </w:rPr>
            </w:pPr>
            <w:ins w:id="3704" w:author="Thomas Dietz" w:date="2012-08-08T16:18:00Z">
              <w:r>
                <w:t xml:space="preserve">            supported at all and if yes if it is asymmetric or</w:t>
              </w:r>
            </w:ins>
          </w:p>
          <w:p w14:paraId="6021904F" w14:textId="77777777" w:rsidR="00D708FE" w:rsidRDefault="00D708FE" w:rsidP="00D708FE">
            <w:pPr>
              <w:pStyle w:val="XML1"/>
              <w:rPr>
                <w:ins w:id="3705" w:author="Thomas Dietz" w:date="2012-08-08T16:18:00Z"/>
              </w:rPr>
            </w:pPr>
            <w:ins w:id="3706" w:author="Thomas Dietz" w:date="2012-08-08T16:18:00Z">
              <w:r>
                <w:t xml:space="preserve">            </w:t>
              </w:r>
              <w:proofErr w:type="gramStart"/>
              <w:r>
                <w:t>symmetric</w:t>
              </w:r>
              <w:proofErr w:type="gramEnd"/>
              <w:r>
                <w:t>.</w:t>
              </w:r>
            </w:ins>
          </w:p>
          <w:p w14:paraId="02AA1FF0" w14:textId="77777777" w:rsidR="00D708FE" w:rsidRDefault="00D708FE" w:rsidP="00D708FE">
            <w:pPr>
              <w:pStyle w:val="XML1"/>
              <w:rPr>
                <w:ins w:id="3707" w:author="Thomas Dietz" w:date="2012-08-08T16:18:00Z"/>
              </w:rPr>
            </w:pPr>
            <w:ins w:id="3708" w:author="Thomas Dietz" w:date="2012-08-08T16:18:00Z">
              <w:r>
                <w:t xml:space="preserve">          &lt;/xs:documentation&gt;</w:t>
              </w:r>
            </w:ins>
          </w:p>
          <w:p w14:paraId="5397E99E" w14:textId="77777777" w:rsidR="00D708FE" w:rsidRDefault="00D708FE" w:rsidP="00D708FE">
            <w:pPr>
              <w:pStyle w:val="XML1"/>
              <w:rPr>
                <w:ins w:id="3709" w:author="Thomas Dietz" w:date="2012-08-08T16:18:00Z"/>
              </w:rPr>
            </w:pPr>
            <w:ins w:id="3710" w:author="Thomas Dietz" w:date="2012-08-08T16:18:00Z">
              <w:r>
                <w:t xml:space="preserve">        &lt;/xs:annotation&gt;</w:t>
              </w:r>
            </w:ins>
          </w:p>
          <w:p w14:paraId="05EA2B6B" w14:textId="77777777" w:rsidR="00D708FE" w:rsidRDefault="00D708FE" w:rsidP="00D708FE">
            <w:pPr>
              <w:pStyle w:val="XML1"/>
              <w:rPr>
                <w:ins w:id="3711" w:author="Thomas Dietz" w:date="2012-08-08T16:18:00Z"/>
              </w:rPr>
            </w:pPr>
            <w:ins w:id="3712" w:author="Thomas Dietz" w:date="2012-08-08T16:18:00Z">
              <w:r>
                <w:t xml:space="preserve">        &lt;xs:simpleType&gt;</w:t>
              </w:r>
            </w:ins>
          </w:p>
          <w:p w14:paraId="03906A43" w14:textId="77777777" w:rsidR="00D708FE" w:rsidRDefault="00D708FE" w:rsidP="00D708FE">
            <w:pPr>
              <w:pStyle w:val="XML1"/>
              <w:rPr>
                <w:ins w:id="3713" w:author="Thomas Dietz" w:date="2012-08-08T16:18:00Z"/>
              </w:rPr>
            </w:pPr>
            <w:ins w:id="3714" w:author="Thomas Dietz" w:date="2012-08-08T16:18:00Z">
              <w:r>
                <w:t xml:space="preserve">          &lt;xs:restriction base="xs:string"&gt;</w:t>
              </w:r>
            </w:ins>
          </w:p>
          <w:p w14:paraId="56493D44" w14:textId="77777777" w:rsidR="00D708FE" w:rsidRDefault="00D708FE" w:rsidP="00D708FE">
            <w:pPr>
              <w:pStyle w:val="XML1"/>
              <w:rPr>
                <w:ins w:id="3715" w:author="Thomas Dietz" w:date="2012-08-08T16:18:00Z"/>
              </w:rPr>
            </w:pPr>
            <w:ins w:id="3716" w:author="Thomas Dietz" w:date="2012-08-08T16:18:00Z">
              <w:r>
                <w:t xml:space="preserve">            &lt;xs:enumeration value="unsupported"/&gt;</w:t>
              </w:r>
            </w:ins>
          </w:p>
          <w:p w14:paraId="52C04AFE" w14:textId="77777777" w:rsidR="00D708FE" w:rsidRDefault="00D708FE" w:rsidP="00D708FE">
            <w:pPr>
              <w:pStyle w:val="XML1"/>
              <w:rPr>
                <w:ins w:id="3717" w:author="Thomas Dietz" w:date="2012-08-08T16:18:00Z"/>
              </w:rPr>
            </w:pPr>
            <w:ins w:id="3718" w:author="Thomas Dietz" w:date="2012-08-08T16:18:00Z">
              <w:r>
                <w:t xml:space="preserve">            &lt;xs:enumeration value="symmetric"/&gt;</w:t>
              </w:r>
            </w:ins>
          </w:p>
          <w:p w14:paraId="3609E4B1" w14:textId="77777777" w:rsidR="00D708FE" w:rsidRDefault="00D708FE" w:rsidP="00D708FE">
            <w:pPr>
              <w:pStyle w:val="XML1"/>
              <w:rPr>
                <w:ins w:id="3719" w:author="Thomas Dietz" w:date="2012-08-08T16:18:00Z"/>
              </w:rPr>
            </w:pPr>
            <w:ins w:id="3720" w:author="Thomas Dietz" w:date="2012-08-08T16:18:00Z">
              <w:r>
                <w:t xml:space="preserve">            &lt;xs:enumeration value="asymmetric"/&gt;</w:t>
              </w:r>
            </w:ins>
          </w:p>
          <w:p w14:paraId="34971BCA" w14:textId="77777777" w:rsidR="00D708FE" w:rsidRDefault="00D708FE" w:rsidP="00D708FE">
            <w:pPr>
              <w:pStyle w:val="XML1"/>
              <w:rPr>
                <w:ins w:id="3721" w:author="Thomas Dietz" w:date="2012-08-08T16:18:00Z"/>
              </w:rPr>
            </w:pPr>
            <w:ins w:id="3722" w:author="Thomas Dietz" w:date="2012-08-08T16:18:00Z">
              <w:r>
                <w:t xml:space="preserve">          &lt;/xs:restriction&gt;</w:t>
              </w:r>
            </w:ins>
          </w:p>
          <w:p w14:paraId="2411E4C8" w14:textId="77777777" w:rsidR="00D708FE" w:rsidRDefault="00D708FE" w:rsidP="00D708FE">
            <w:pPr>
              <w:pStyle w:val="XML1"/>
              <w:rPr>
                <w:ins w:id="3723" w:author="Thomas Dietz" w:date="2012-08-08T16:18:00Z"/>
              </w:rPr>
            </w:pPr>
            <w:ins w:id="3724" w:author="Thomas Dietz" w:date="2012-08-08T16:18:00Z">
              <w:r>
                <w:t xml:space="preserve">        &lt;/xs:simpleType&gt;</w:t>
              </w:r>
            </w:ins>
          </w:p>
          <w:p w14:paraId="5D82A2AC" w14:textId="77777777" w:rsidR="00D708FE" w:rsidRDefault="00D708FE" w:rsidP="00D708FE">
            <w:pPr>
              <w:pStyle w:val="XML1"/>
              <w:rPr>
                <w:ins w:id="3725" w:author="Thomas Dietz" w:date="2012-08-08T16:18:00Z"/>
              </w:rPr>
            </w:pPr>
            <w:ins w:id="3726" w:author="Thomas Dietz" w:date="2012-08-08T16:18:00Z">
              <w:r>
                <w:t xml:space="preserve">      &lt;/xs:element&gt;</w:t>
              </w:r>
            </w:ins>
          </w:p>
          <w:p w14:paraId="77A78E67" w14:textId="77777777" w:rsidR="00D708FE" w:rsidRDefault="00D708FE" w:rsidP="00D708FE">
            <w:pPr>
              <w:pStyle w:val="XML1"/>
              <w:rPr>
                <w:ins w:id="3727" w:author="Thomas Dietz" w:date="2012-08-08T16:18:00Z"/>
              </w:rPr>
            </w:pPr>
            <w:ins w:id="3728" w:author="Thomas Dietz" w:date="2012-08-08T16:18:00Z">
              <w:r>
                <w:t xml:space="preserve">    &lt;/xs:sequence&gt;</w:t>
              </w:r>
            </w:ins>
          </w:p>
          <w:p w14:paraId="720EF12A" w14:textId="77777777" w:rsidR="00D708FE" w:rsidRDefault="00D708FE" w:rsidP="00D708FE">
            <w:pPr>
              <w:pStyle w:val="XML1"/>
              <w:rPr>
                <w:ins w:id="3729" w:author="Thomas Dietz" w:date="2012-08-08T16:18:00Z"/>
              </w:rPr>
            </w:pPr>
            <w:ins w:id="3730" w:author="Thomas Dietz" w:date="2012-08-08T16:18:00Z">
              <w:r>
                <w:t xml:space="preserve">  &lt;/xs:group&gt;</w:t>
              </w:r>
            </w:ins>
          </w:p>
          <w:p w14:paraId="4246B9BD" w14:textId="77777777" w:rsidR="00D708FE" w:rsidRDefault="00D708FE" w:rsidP="00D708FE">
            <w:pPr>
              <w:pStyle w:val="XML1"/>
              <w:rPr>
                <w:ins w:id="3731" w:author="Thomas Dietz" w:date="2012-08-08T16:18:00Z"/>
              </w:rPr>
            </w:pPr>
          </w:p>
          <w:p w14:paraId="2E506DA4" w14:textId="77777777" w:rsidR="00D708FE" w:rsidRDefault="00D708FE" w:rsidP="00D708FE">
            <w:pPr>
              <w:pStyle w:val="XML1"/>
              <w:rPr>
                <w:ins w:id="3732" w:author="Thomas Dietz" w:date="2012-08-08T16:18:00Z"/>
              </w:rPr>
            </w:pPr>
            <w:ins w:id="3733" w:author="Thomas Dietz" w:date="2012-08-08T16:18:00Z">
              <w:r>
                <w:t xml:space="preserve">  &lt;xs:group name="OFPortOtherFeatureListType"&gt;</w:t>
              </w:r>
            </w:ins>
          </w:p>
          <w:p w14:paraId="5E8AE838" w14:textId="77777777" w:rsidR="00D708FE" w:rsidRDefault="00D708FE" w:rsidP="00D708FE">
            <w:pPr>
              <w:pStyle w:val="XML1"/>
              <w:rPr>
                <w:ins w:id="3734" w:author="Thomas Dietz" w:date="2012-08-08T16:18:00Z"/>
              </w:rPr>
            </w:pPr>
            <w:ins w:id="3735" w:author="Thomas Dietz" w:date="2012-08-08T16:18:00Z">
              <w:r>
                <w:t xml:space="preserve">    &lt;xs:annotation&gt;</w:t>
              </w:r>
            </w:ins>
          </w:p>
          <w:p w14:paraId="11FB9CAA" w14:textId="77777777" w:rsidR="00D708FE" w:rsidRDefault="00D708FE" w:rsidP="00D708FE">
            <w:pPr>
              <w:pStyle w:val="XML1"/>
              <w:rPr>
                <w:ins w:id="3736" w:author="Thomas Dietz" w:date="2012-08-08T16:18:00Z"/>
              </w:rPr>
            </w:pPr>
            <w:ins w:id="3737" w:author="Thomas Dietz" w:date="2012-08-08T16:18:00Z">
              <w:r>
                <w:t xml:space="preserve">      &lt;xs:documentation&gt;</w:t>
              </w:r>
            </w:ins>
          </w:p>
          <w:p w14:paraId="7CB5E3F2" w14:textId="77777777" w:rsidR="00D708FE" w:rsidRDefault="00D708FE" w:rsidP="00D708FE">
            <w:pPr>
              <w:pStyle w:val="XML1"/>
              <w:rPr>
                <w:ins w:id="3738" w:author="Thomas Dietz" w:date="2012-08-08T16:18:00Z"/>
              </w:rPr>
            </w:pPr>
            <w:ins w:id="3739" w:author="Thomas Dietz" w:date="2012-08-08T16:18:00Z">
              <w:r>
                <w:t xml:space="preserve">        The features of a port that are supported or</w:t>
              </w:r>
            </w:ins>
          </w:p>
          <w:p w14:paraId="68F6B1F9" w14:textId="77777777" w:rsidR="00D708FE" w:rsidRDefault="00D708FE" w:rsidP="00D708FE">
            <w:pPr>
              <w:pStyle w:val="XML1"/>
              <w:rPr>
                <w:ins w:id="3740" w:author="Thomas Dietz" w:date="2012-08-08T16:18:00Z"/>
              </w:rPr>
            </w:pPr>
            <w:ins w:id="3741" w:author="Thomas Dietz" w:date="2012-08-08T16:18:00Z">
              <w:r>
                <w:t xml:space="preserve">        </w:t>
              </w:r>
              <w:proofErr w:type="gramStart"/>
              <w:r>
                <w:t>advertised</w:t>
              </w:r>
              <w:proofErr w:type="gramEnd"/>
              <w:r>
                <w:t>.</w:t>
              </w:r>
            </w:ins>
          </w:p>
          <w:p w14:paraId="5B168F6C" w14:textId="77777777" w:rsidR="00D708FE" w:rsidRDefault="00D708FE" w:rsidP="00D708FE">
            <w:pPr>
              <w:pStyle w:val="XML1"/>
              <w:rPr>
                <w:ins w:id="3742" w:author="Thomas Dietz" w:date="2012-08-08T16:18:00Z"/>
              </w:rPr>
            </w:pPr>
          </w:p>
          <w:p w14:paraId="0B8906A4" w14:textId="77777777" w:rsidR="00D708FE" w:rsidRDefault="00D708FE" w:rsidP="00D708FE">
            <w:pPr>
              <w:pStyle w:val="XML1"/>
              <w:rPr>
                <w:ins w:id="3743" w:author="Thomas Dietz" w:date="2012-08-08T16:18:00Z"/>
              </w:rPr>
            </w:pPr>
            <w:ins w:id="3744" w:author="Thomas Dietz" w:date="2012-08-08T16:18:00Z">
              <w:r>
                <w:t xml:space="preserve">        If the elements in the OFPortOtherFeatureListType ares used</w:t>
              </w:r>
            </w:ins>
          </w:p>
          <w:p w14:paraId="22D08457" w14:textId="77777777" w:rsidR="00D708FE" w:rsidRDefault="00D708FE" w:rsidP="00D708FE">
            <w:pPr>
              <w:pStyle w:val="XML1"/>
              <w:rPr>
                <w:ins w:id="3745" w:author="Thomas Dietz" w:date="2012-08-08T16:18:00Z"/>
              </w:rPr>
            </w:pPr>
            <w:ins w:id="3746" w:author="Thomas Dietz" w:date="2012-08-08T16:18:00Z">
              <w:r>
                <w:t xml:space="preserve">        as configurable elements the NETCONF &amp;lt;edit-config&amp;gt; operations</w:t>
              </w:r>
            </w:ins>
          </w:p>
          <w:p w14:paraId="3471D160" w14:textId="77777777" w:rsidR="00D708FE" w:rsidRDefault="00D708FE" w:rsidP="00D708FE">
            <w:pPr>
              <w:pStyle w:val="XML1"/>
              <w:rPr>
                <w:ins w:id="3747" w:author="Thomas Dietz" w:date="2012-08-08T16:18:00Z"/>
              </w:rPr>
            </w:pPr>
            <w:ins w:id="3748" w:author="Thomas Dietz" w:date="2012-08-08T16:18:00Z">
              <w:r>
                <w:t xml:space="preserve">        MUST be implemented as follows: </w:t>
              </w:r>
            </w:ins>
          </w:p>
          <w:p w14:paraId="0D7A2C91" w14:textId="77777777" w:rsidR="00D708FE" w:rsidRDefault="00D708FE" w:rsidP="00D708FE">
            <w:pPr>
              <w:pStyle w:val="XML1"/>
              <w:rPr>
                <w:ins w:id="3749" w:author="Thomas Dietz" w:date="2012-08-08T16:18:00Z"/>
              </w:rPr>
            </w:pPr>
          </w:p>
          <w:p w14:paraId="230C5E3D" w14:textId="77777777" w:rsidR="00D708FE" w:rsidRDefault="00D708FE" w:rsidP="00D708FE">
            <w:pPr>
              <w:pStyle w:val="XML1"/>
              <w:rPr>
                <w:ins w:id="3750" w:author="Thomas Dietz" w:date="2012-08-08T16:18:00Z"/>
              </w:rPr>
            </w:pPr>
            <w:ins w:id="3751" w:author="Thomas Dietz" w:date="2012-08-08T16:18:00Z">
              <w:r>
                <w:t xml:space="preserve">        * The 'resource-id' element MUST be present in the path or in</w:t>
              </w:r>
            </w:ins>
          </w:p>
          <w:p w14:paraId="2C882067" w14:textId="77777777" w:rsidR="00D708FE" w:rsidRDefault="00D708FE" w:rsidP="00D708FE">
            <w:pPr>
              <w:pStyle w:val="XML1"/>
              <w:rPr>
                <w:ins w:id="3752" w:author="Thomas Dietz" w:date="2012-08-08T16:18:00Z"/>
              </w:rPr>
            </w:pPr>
            <w:ins w:id="3753" w:author="Thomas Dietz" w:date="2012-08-08T16:18:00Z">
              <w:r>
                <w:t xml:space="preserve">        the filter at all &amp;lt;edit-config&amp;gt; operations to identify the</w:t>
              </w:r>
            </w:ins>
          </w:p>
          <w:p w14:paraId="7D4FEBE0" w14:textId="77777777" w:rsidR="00D708FE" w:rsidRDefault="00D708FE" w:rsidP="00D708FE">
            <w:pPr>
              <w:pStyle w:val="XML1"/>
              <w:rPr>
                <w:ins w:id="3754" w:author="Thomas Dietz" w:date="2012-08-08T16:18:00Z"/>
              </w:rPr>
            </w:pPr>
            <w:ins w:id="3755" w:author="Thomas Dietz" w:date="2012-08-08T16:18:00Z">
              <w:r>
                <w:t xml:space="preserve">        </w:t>
              </w:r>
              <w:proofErr w:type="gramStart"/>
              <w:r>
                <w:t>resource</w:t>
              </w:r>
              <w:proofErr w:type="gramEnd"/>
              <w:r>
                <w:t>.</w:t>
              </w:r>
            </w:ins>
          </w:p>
          <w:p w14:paraId="7E18F61E" w14:textId="77777777" w:rsidR="00D708FE" w:rsidRDefault="00D708FE" w:rsidP="00D708FE">
            <w:pPr>
              <w:pStyle w:val="XML1"/>
              <w:rPr>
                <w:ins w:id="3756" w:author="Thomas Dietz" w:date="2012-08-08T16:18:00Z"/>
              </w:rPr>
            </w:pPr>
            <w:ins w:id="3757" w:author="Thomas Dietz" w:date="2012-08-08T16:18:00Z">
              <w:r>
                <w:lastRenderedPageBreak/>
                <w:t xml:space="preserve">        * If the operation is 'merge' or 'replace', the element is</w:t>
              </w:r>
            </w:ins>
          </w:p>
          <w:p w14:paraId="1EA6E5F2" w14:textId="77777777" w:rsidR="00D708FE" w:rsidRDefault="00D708FE" w:rsidP="00D708FE">
            <w:pPr>
              <w:pStyle w:val="XML1"/>
              <w:rPr>
                <w:ins w:id="3758" w:author="Thomas Dietz" w:date="2012-08-08T16:18:00Z"/>
              </w:rPr>
            </w:pPr>
            <w:ins w:id="3759" w:author="Thomas Dietz" w:date="2012-08-08T16:18:00Z">
              <w:r>
                <w:t xml:space="preserve">        created if it does not exist, and its value is set to the</w:t>
              </w:r>
            </w:ins>
          </w:p>
          <w:p w14:paraId="03D030F0" w14:textId="77777777" w:rsidR="00D708FE" w:rsidRDefault="00D708FE" w:rsidP="00D708FE">
            <w:pPr>
              <w:pStyle w:val="XML1"/>
              <w:rPr>
                <w:ins w:id="3760" w:author="Thomas Dietz" w:date="2012-08-08T16:18:00Z"/>
              </w:rPr>
            </w:pPr>
            <w:ins w:id="3761" w:author="Thomas Dietz" w:date="2012-08-08T16:18:00Z">
              <w:r>
                <w:t xml:space="preserve">        </w:t>
              </w:r>
              <w:proofErr w:type="gramStart"/>
              <w:r>
                <w:t>value</w:t>
              </w:r>
              <w:proofErr w:type="gramEnd"/>
              <w:r>
                <w:t xml:space="preserve"> found in the XML RPC data.</w:t>
              </w:r>
            </w:ins>
          </w:p>
          <w:p w14:paraId="64F20741" w14:textId="77777777" w:rsidR="00D708FE" w:rsidRDefault="00D708FE" w:rsidP="00D708FE">
            <w:pPr>
              <w:pStyle w:val="XML1"/>
              <w:rPr>
                <w:ins w:id="3762" w:author="Thomas Dietz" w:date="2012-08-08T16:18:00Z"/>
              </w:rPr>
            </w:pPr>
            <w:ins w:id="3763" w:author="Thomas Dietz" w:date="2012-08-08T16:18:00Z">
              <w:r>
                <w:t xml:space="preserve">        * If the operation is 'create', the element is created if it</w:t>
              </w:r>
            </w:ins>
          </w:p>
          <w:p w14:paraId="340D3EED" w14:textId="77777777" w:rsidR="00D708FE" w:rsidRDefault="00D708FE" w:rsidP="00D708FE">
            <w:pPr>
              <w:pStyle w:val="XML1"/>
              <w:rPr>
                <w:ins w:id="3764" w:author="Thomas Dietz" w:date="2012-08-08T16:18:00Z"/>
              </w:rPr>
            </w:pPr>
            <w:ins w:id="3765" w:author="Thomas Dietz" w:date="2012-08-08T16:18:00Z">
              <w:r>
                <w:t xml:space="preserve">        </w:t>
              </w:r>
              <w:proofErr w:type="gramStart"/>
              <w:r>
                <w:t>does</w:t>
              </w:r>
              <w:proofErr w:type="gramEnd"/>
              <w:r>
                <w:t xml:space="preserve"> not exist. If the element already exists, a</w:t>
              </w:r>
            </w:ins>
          </w:p>
          <w:p w14:paraId="7B33DCAA" w14:textId="77777777" w:rsidR="00D708FE" w:rsidRDefault="00D708FE" w:rsidP="00D708FE">
            <w:pPr>
              <w:pStyle w:val="XML1"/>
              <w:rPr>
                <w:ins w:id="3766" w:author="Thomas Dietz" w:date="2012-08-08T16:18:00Z"/>
              </w:rPr>
            </w:pPr>
            <w:ins w:id="3767" w:author="Thomas Dietz" w:date="2012-08-08T16:18:00Z">
              <w:r>
                <w:t xml:space="preserve">        'data</w:t>
              </w:r>
              <w:r>
                <w:rPr>
                  <w:rFonts w:ascii="MS Mincho" w:eastAsia="MS Mincho" w:hAnsi="MS Mincho" w:cs="MS Mincho" w:hint="eastAsia"/>
                </w:rPr>
                <w:t>‑</w:t>
              </w:r>
              <w:r>
                <w:t>exists' error is returned.</w:t>
              </w:r>
            </w:ins>
          </w:p>
          <w:p w14:paraId="0FA56C68" w14:textId="77777777" w:rsidR="00D708FE" w:rsidRDefault="00D708FE" w:rsidP="00D708FE">
            <w:pPr>
              <w:pStyle w:val="XML1"/>
              <w:rPr>
                <w:ins w:id="3768" w:author="Thomas Dietz" w:date="2012-08-08T16:18:00Z"/>
              </w:rPr>
            </w:pPr>
            <w:ins w:id="3769" w:author="Thomas Dietz" w:date="2012-08-08T16:18:00Z">
              <w:r>
                <w:t xml:space="preserve">        * If the operation is 'delete', the element is deleted if it</w:t>
              </w:r>
            </w:ins>
          </w:p>
          <w:p w14:paraId="583C94FE" w14:textId="77777777" w:rsidR="00D708FE" w:rsidRDefault="00D708FE" w:rsidP="00D708FE">
            <w:pPr>
              <w:pStyle w:val="XML1"/>
              <w:rPr>
                <w:ins w:id="3770" w:author="Thomas Dietz" w:date="2012-08-08T16:18:00Z"/>
              </w:rPr>
            </w:pPr>
            <w:ins w:id="3771" w:author="Thomas Dietz" w:date="2012-08-08T16:18:00Z">
              <w:r>
                <w:t xml:space="preserve">        </w:t>
              </w:r>
              <w:proofErr w:type="gramStart"/>
              <w:r>
                <w:t>exists</w:t>
              </w:r>
              <w:proofErr w:type="gramEnd"/>
              <w:r>
                <w:t>. If the element does not exist, a 'data</w:t>
              </w:r>
              <w:r>
                <w:rPr>
                  <w:rFonts w:ascii="MS Mincho" w:eastAsia="MS Mincho" w:hAnsi="MS Mincho" w:cs="MS Mincho" w:hint="eastAsia"/>
                </w:rPr>
                <w:t>‑</w:t>
              </w:r>
              <w:r>
                <w:t>missing'</w:t>
              </w:r>
            </w:ins>
          </w:p>
          <w:p w14:paraId="272CAB7E" w14:textId="77777777" w:rsidR="00D708FE" w:rsidRDefault="00D708FE" w:rsidP="00D708FE">
            <w:pPr>
              <w:pStyle w:val="XML1"/>
              <w:rPr>
                <w:ins w:id="3772" w:author="Thomas Dietz" w:date="2012-08-08T16:18:00Z"/>
              </w:rPr>
            </w:pPr>
            <w:ins w:id="3773" w:author="Thomas Dietz" w:date="2012-08-08T16:18:00Z">
              <w:r>
                <w:t xml:space="preserve">        </w:t>
              </w:r>
              <w:proofErr w:type="gramStart"/>
              <w:r>
                <w:t>error</w:t>
              </w:r>
              <w:proofErr w:type="gramEnd"/>
              <w:r>
                <w:t xml:space="preserve"> is returned.</w:t>
              </w:r>
            </w:ins>
          </w:p>
          <w:p w14:paraId="77BBC4BB" w14:textId="77777777" w:rsidR="00D708FE" w:rsidRDefault="00D708FE" w:rsidP="00D708FE">
            <w:pPr>
              <w:pStyle w:val="XML1"/>
              <w:rPr>
                <w:ins w:id="3774" w:author="Thomas Dietz" w:date="2012-08-08T16:18:00Z"/>
              </w:rPr>
            </w:pPr>
          </w:p>
          <w:p w14:paraId="79773078" w14:textId="77777777" w:rsidR="00D708FE" w:rsidRDefault="00D708FE" w:rsidP="00D708FE">
            <w:pPr>
              <w:pStyle w:val="XML1"/>
              <w:rPr>
                <w:ins w:id="3775" w:author="Thomas Dietz" w:date="2012-08-08T16:18:00Z"/>
              </w:rPr>
            </w:pPr>
            <w:ins w:id="3776" w:author="Thomas Dietz" w:date="2012-08-08T16:18:00Z">
              <w:r>
                <w:t xml:space="preserve">        If elements in the type OFPortOtherFeatureListType are used</w:t>
              </w:r>
            </w:ins>
          </w:p>
          <w:p w14:paraId="6C8B5311" w14:textId="77777777" w:rsidR="00D708FE" w:rsidRDefault="00D708FE" w:rsidP="00D708FE">
            <w:pPr>
              <w:pStyle w:val="XML1"/>
              <w:rPr>
                <w:ins w:id="3777" w:author="Thomas Dietz" w:date="2012-08-08T16:18:00Z"/>
              </w:rPr>
            </w:pPr>
            <w:ins w:id="3778" w:author="Thomas Dietz" w:date="2012-08-08T16:18:00Z">
              <w:r>
                <w:t xml:space="preserve">        in an non-configurable way, they only be retrieved by NETCONF</w:t>
              </w:r>
            </w:ins>
          </w:p>
          <w:p w14:paraId="37FEAD89" w14:textId="77777777" w:rsidR="00D708FE" w:rsidRDefault="00D708FE" w:rsidP="00D708FE">
            <w:pPr>
              <w:pStyle w:val="XML1"/>
              <w:rPr>
                <w:ins w:id="3779" w:author="Thomas Dietz" w:date="2012-08-08T16:18:00Z"/>
              </w:rPr>
            </w:pPr>
            <w:ins w:id="3780" w:author="Thomas Dietz" w:date="2012-08-08T16:18:00Z">
              <w:r>
                <w:t xml:space="preserve">        &amp;lt</w:t>
              </w:r>
              <w:proofErr w:type="gramStart"/>
              <w:r>
                <w:t>;get</w:t>
              </w:r>
              <w:proofErr w:type="gramEnd"/>
              <w:r>
                <w:t>&amp;gt; operations. Attemps to modify this element and its</w:t>
              </w:r>
            </w:ins>
          </w:p>
          <w:p w14:paraId="40542C13" w14:textId="77777777" w:rsidR="00D708FE" w:rsidRDefault="00D708FE" w:rsidP="00D708FE">
            <w:pPr>
              <w:pStyle w:val="XML1"/>
              <w:rPr>
                <w:ins w:id="3781" w:author="Thomas Dietz" w:date="2012-08-08T16:18:00Z"/>
              </w:rPr>
            </w:pPr>
            <w:ins w:id="3782" w:author="Thomas Dietz" w:date="2012-08-08T16:18:00Z">
              <w:r>
                <w:t xml:space="preserve">        children with a NETCONF &amp;lt;edit-config&amp;gt; operation MUST result</w:t>
              </w:r>
            </w:ins>
          </w:p>
          <w:p w14:paraId="782B9D6E" w14:textId="77777777" w:rsidR="00D708FE" w:rsidRDefault="00D708FE" w:rsidP="00D708FE">
            <w:pPr>
              <w:pStyle w:val="XML1"/>
              <w:rPr>
                <w:ins w:id="3783" w:author="Thomas Dietz" w:date="2012-08-08T16:18:00Z"/>
              </w:rPr>
            </w:pPr>
            <w:ins w:id="3784" w:author="Thomas Dietz" w:date="2012-08-08T16:18:00Z">
              <w:r>
                <w:t xml:space="preserve">        in an 'operation-not-supported' error with type</w:t>
              </w:r>
            </w:ins>
          </w:p>
          <w:p w14:paraId="3C437E92" w14:textId="77777777" w:rsidR="00D708FE" w:rsidRDefault="00D708FE" w:rsidP="00D708FE">
            <w:pPr>
              <w:pStyle w:val="XML1"/>
              <w:rPr>
                <w:ins w:id="3785" w:author="Thomas Dietz" w:date="2012-08-08T16:18:00Z"/>
              </w:rPr>
            </w:pPr>
            <w:ins w:id="3786" w:author="Thomas Dietz" w:date="2012-08-08T16:18:00Z">
              <w:r>
                <w:t xml:space="preserve">        '</w:t>
              </w:r>
              <w:proofErr w:type="gramStart"/>
              <w:r>
                <w:t>application</w:t>
              </w:r>
              <w:proofErr w:type="gramEnd"/>
              <w:r>
                <w:t>'.</w:t>
              </w:r>
            </w:ins>
          </w:p>
          <w:p w14:paraId="045B7964" w14:textId="77777777" w:rsidR="00D708FE" w:rsidRDefault="00D708FE" w:rsidP="00D708FE">
            <w:pPr>
              <w:pStyle w:val="XML1"/>
              <w:rPr>
                <w:ins w:id="3787" w:author="Thomas Dietz" w:date="2012-08-08T16:18:00Z"/>
              </w:rPr>
            </w:pPr>
            <w:ins w:id="3788" w:author="Thomas Dietz" w:date="2012-08-08T16:18:00Z">
              <w:r>
                <w:t xml:space="preserve">      &lt;/xs:documentation&gt;</w:t>
              </w:r>
            </w:ins>
          </w:p>
          <w:p w14:paraId="444C9658" w14:textId="77777777" w:rsidR="00D708FE" w:rsidRDefault="00D708FE" w:rsidP="00D708FE">
            <w:pPr>
              <w:pStyle w:val="XML1"/>
              <w:rPr>
                <w:ins w:id="3789" w:author="Thomas Dietz" w:date="2012-08-08T16:18:00Z"/>
              </w:rPr>
            </w:pPr>
            <w:ins w:id="3790" w:author="Thomas Dietz" w:date="2012-08-08T16:18:00Z">
              <w:r>
                <w:t xml:space="preserve">    &lt;/xs:annotation&gt;</w:t>
              </w:r>
            </w:ins>
          </w:p>
          <w:p w14:paraId="49307D78" w14:textId="77777777" w:rsidR="00D708FE" w:rsidRDefault="00D708FE" w:rsidP="00D708FE">
            <w:pPr>
              <w:pStyle w:val="XML1"/>
              <w:rPr>
                <w:ins w:id="3791" w:author="Thomas Dietz" w:date="2012-08-08T16:18:00Z"/>
              </w:rPr>
            </w:pPr>
          </w:p>
          <w:p w14:paraId="644A33B7" w14:textId="77777777" w:rsidR="00D708FE" w:rsidRDefault="00D708FE" w:rsidP="00D708FE">
            <w:pPr>
              <w:pStyle w:val="XML1"/>
              <w:rPr>
                <w:ins w:id="3792" w:author="Thomas Dietz" w:date="2012-08-08T16:18:00Z"/>
              </w:rPr>
            </w:pPr>
            <w:ins w:id="3793" w:author="Thomas Dietz" w:date="2012-08-08T16:18:00Z">
              <w:r>
                <w:t xml:space="preserve">    &lt;xs:sequence&gt;</w:t>
              </w:r>
            </w:ins>
          </w:p>
          <w:p w14:paraId="0DAEEC7E" w14:textId="77777777" w:rsidR="00D708FE" w:rsidRDefault="00D708FE" w:rsidP="00D708FE">
            <w:pPr>
              <w:pStyle w:val="XML1"/>
              <w:rPr>
                <w:ins w:id="3794" w:author="Thomas Dietz" w:date="2012-08-08T16:18:00Z"/>
              </w:rPr>
            </w:pPr>
            <w:ins w:id="3795" w:author="Thomas Dietz" w:date="2012-08-08T16:18:00Z">
              <w:r>
                <w:t xml:space="preserve">      &lt;xs:element name="rate"  type="OFPortRateType"&gt;</w:t>
              </w:r>
            </w:ins>
          </w:p>
          <w:p w14:paraId="0AB35EAA" w14:textId="77777777" w:rsidR="00D708FE" w:rsidRDefault="00D708FE" w:rsidP="00D708FE">
            <w:pPr>
              <w:pStyle w:val="XML1"/>
              <w:rPr>
                <w:ins w:id="3796" w:author="Thomas Dietz" w:date="2012-08-08T16:18:00Z"/>
              </w:rPr>
            </w:pPr>
            <w:ins w:id="3797" w:author="Thomas Dietz" w:date="2012-08-08T16:18:00Z">
              <w:r>
                <w:t xml:space="preserve">        &lt;xs:annotation&gt;</w:t>
              </w:r>
            </w:ins>
          </w:p>
          <w:p w14:paraId="1E435EC6" w14:textId="77777777" w:rsidR="00D708FE" w:rsidRDefault="00D708FE" w:rsidP="00D708FE">
            <w:pPr>
              <w:pStyle w:val="XML1"/>
              <w:rPr>
                <w:ins w:id="3798" w:author="Thomas Dietz" w:date="2012-08-08T16:18:00Z"/>
              </w:rPr>
            </w:pPr>
            <w:ins w:id="3799" w:author="Thomas Dietz" w:date="2012-08-08T16:18:00Z">
              <w:r>
                <w:t xml:space="preserve">          &lt;xs:documentation&gt;</w:t>
              </w:r>
            </w:ins>
          </w:p>
          <w:p w14:paraId="1997A28E" w14:textId="77777777" w:rsidR="00D708FE" w:rsidRDefault="00D708FE" w:rsidP="00D708FE">
            <w:pPr>
              <w:pStyle w:val="XML1"/>
              <w:rPr>
                <w:ins w:id="3800" w:author="Thomas Dietz" w:date="2012-08-08T16:18:00Z"/>
              </w:rPr>
            </w:pPr>
            <w:ins w:id="3801" w:author="Thomas Dietz" w:date="2012-08-08T16:18:00Z">
              <w:r>
                <w:t xml:space="preserve">            The transmission rate that is supported or</w:t>
              </w:r>
            </w:ins>
          </w:p>
          <w:p w14:paraId="6943E625" w14:textId="77777777" w:rsidR="00D708FE" w:rsidRDefault="00D708FE" w:rsidP="00D708FE">
            <w:pPr>
              <w:pStyle w:val="XML1"/>
              <w:rPr>
                <w:ins w:id="3802" w:author="Thomas Dietz" w:date="2012-08-08T16:18:00Z"/>
              </w:rPr>
            </w:pPr>
            <w:ins w:id="3803" w:author="Thomas Dietz" w:date="2012-08-08T16:18:00Z">
              <w:r>
                <w:t xml:space="preserve">            </w:t>
              </w:r>
              <w:proofErr w:type="gramStart"/>
              <w:r>
                <w:t>advertised</w:t>
              </w:r>
              <w:proofErr w:type="gramEnd"/>
              <w:r>
                <w:t>. Multiple transmissions rates are allowed.</w:t>
              </w:r>
            </w:ins>
          </w:p>
          <w:p w14:paraId="6CE0FAFF" w14:textId="77777777" w:rsidR="00D708FE" w:rsidRDefault="00D708FE" w:rsidP="00D708FE">
            <w:pPr>
              <w:pStyle w:val="XML1"/>
              <w:rPr>
                <w:ins w:id="3804" w:author="Thomas Dietz" w:date="2012-08-08T16:18:00Z"/>
              </w:rPr>
            </w:pPr>
          </w:p>
          <w:p w14:paraId="0E09F583" w14:textId="77777777" w:rsidR="00D708FE" w:rsidRDefault="00D708FE" w:rsidP="00D708FE">
            <w:pPr>
              <w:pStyle w:val="XML1"/>
              <w:rPr>
                <w:ins w:id="3805" w:author="Thomas Dietz" w:date="2012-08-08T16:18:00Z"/>
              </w:rPr>
            </w:pPr>
            <w:ins w:id="3806" w:author="Thomas Dietz" w:date="2012-08-08T16:18:00Z">
              <w:r>
                <w:t xml:space="preserve">            At least one element MUST be present in the NETCONF data</w:t>
              </w:r>
            </w:ins>
          </w:p>
          <w:p w14:paraId="2F1C5338" w14:textId="77777777" w:rsidR="00D708FE" w:rsidRDefault="00D708FE" w:rsidP="00D708FE">
            <w:pPr>
              <w:pStyle w:val="XML1"/>
              <w:rPr>
                <w:ins w:id="3807" w:author="Thomas Dietz" w:date="2012-08-08T16:18:00Z"/>
              </w:rPr>
            </w:pPr>
            <w:ins w:id="3808" w:author="Thomas Dietz" w:date="2012-08-08T16:18:00Z">
              <w:r>
                <w:t xml:space="preserve">            </w:t>
              </w:r>
              <w:proofErr w:type="gramStart"/>
              <w:r>
                <w:t>store</w:t>
              </w:r>
              <w:proofErr w:type="gramEnd"/>
              <w:r>
                <w:t>. If none of this elements is are present in a NETCONF</w:t>
              </w:r>
            </w:ins>
          </w:p>
          <w:p w14:paraId="6CB160C2" w14:textId="77777777" w:rsidR="00D708FE" w:rsidRDefault="00D708FE" w:rsidP="00D708FE">
            <w:pPr>
              <w:pStyle w:val="XML1"/>
              <w:rPr>
                <w:ins w:id="3809" w:author="Thomas Dietz" w:date="2012-08-08T16:18:00Z"/>
              </w:rPr>
            </w:pPr>
            <w:ins w:id="3810" w:author="Thomas Dietz" w:date="2012-08-08T16:18:00Z">
              <w:r>
                <w:t xml:space="preserve">            &amp;lt;edit-config&amp;gt; operation 'create', 'merge' or 'replace' and</w:t>
              </w:r>
            </w:ins>
          </w:p>
          <w:p w14:paraId="6BD9F560" w14:textId="77777777" w:rsidR="00D708FE" w:rsidRDefault="00D708FE" w:rsidP="00D708FE">
            <w:pPr>
              <w:pStyle w:val="XML1"/>
              <w:rPr>
                <w:ins w:id="3811" w:author="Thomas Dietz" w:date="2012-08-08T16:18:00Z"/>
              </w:rPr>
            </w:pPr>
            <w:ins w:id="3812" w:author="Thomas Dietz" w:date="2012-08-08T16:18:00Z">
              <w:r>
                <w:t xml:space="preserve">            the parent element does not exist, a 'data-missing' error</w:t>
              </w:r>
            </w:ins>
          </w:p>
          <w:p w14:paraId="23A74A4E" w14:textId="77777777" w:rsidR="00D708FE" w:rsidRDefault="00D708FE" w:rsidP="00D708FE">
            <w:pPr>
              <w:pStyle w:val="XML1"/>
              <w:rPr>
                <w:ins w:id="3813" w:author="Thomas Dietz" w:date="2012-08-08T16:18:00Z"/>
              </w:rPr>
            </w:pPr>
            <w:ins w:id="3814" w:author="Thomas Dietz" w:date="2012-08-08T16:18:00Z">
              <w:r>
                <w:t xml:space="preserve">            </w:t>
              </w:r>
              <w:proofErr w:type="gramStart"/>
              <w:r>
                <w:t>is</w:t>
              </w:r>
              <w:proofErr w:type="gramEnd"/>
              <w:r>
                <w:t xml:space="preserve"> returned.</w:t>
              </w:r>
            </w:ins>
          </w:p>
          <w:p w14:paraId="63DA5180" w14:textId="77777777" w:rsidR="00D708FE" w:rsidRDefault="00D708FE" w:rsidP="00D708FE">
            <w:pPr>
              <w:pStyle w:val="XML1"/>
              <w:rPr>
                <w:ins w:id="3815" w:author="Thomas Dietz" w:date="2012-08-08T16:18:00Z"/>
              </w:rPr>
            </w:pPr>
            <w:ins w:id="3816" w:author="Thomas Dietz" w:date="2012-08-08T16:18:00Z">
              <w:r>
                <w:t xml:space="preserve">          &lt;/xs:documentation&gt;</w:t>
              </w:r>
            </w:ins>
          </w:p>
          <w:p w14:paraId="49757A0F" w14:textId="77777777" w:rsidR="00D708FE" w:rsidRDefault="00D708FE" w:rsidP="00D708FE">
            <w:pPr>
              <w:pStyle w:val="XML1"/>
              <w:rPr>
                <w:ins w:id="3817" w:author="Thomas Dietz" w:date="2012-08-08T16:18:00Z"/>
              </w:rPr>
            </w:pPr>
            <w:ins w:id="3818" w:author="Thomas Dietz" w:date="2012-08-08T16:18:00Z">
              <w:r>
                <w:t xml:space="preserve">        &lt;/xs:annotation&gt;</w:t>
              </w:r>
            </w:ins>
          </w:p>
          <w:p w14:paraId="3AD87421" w14:textId="77777777" w:rsidR="00D708FE" w:rsidRDefault="00D708FE" w:rsidP="00D708FE">
            <w:pPr>
              <w:pStyle w:val="XML1"/>
              <w:rPr>
                <w:ins w:id="3819" w:author="Thomas Dietz" w:date="2012-08-08T16:18:00Z"/>
              </w:rPr>
            </w:pPr>
            <w:ins w:id="3820" w:author="Thomas Dietz" w:date="2012-08-08T16:18:00Z">
              <w:r>
                <w:t xml:space="preserve">      &lt;/xs:element&gt;</w:t>
              </w:r>
            </w:ins>
          </w:p>
          <w:p w14:paraId="1CEBF84C" w14:textId="77777777" w:rsidR="00D708FE" w:rsidRDefault="00D708FE" w:rsidP="00D708FE">
            <w:pPr>
              <w:pStyle w:val="XML1"/>
              <w:rPr>
                <w:ins w:id="3821" w:author="Thomas Dietz" w:date="2012-08-08T16:18:00Z"/>
              </w:rPr>
            </w:pPr>
            <w:ins w:id="3822" w:author="Thomas Dietz" w:date="2012-08-08T16:18:00Z">
              <w:r>
                <w:t xml:space="preserve">      &lt;xs:element name="auto-negotiate"  type="xs:boolean"&gt;</w:t>
              </w:r>
            </w:ins>
          </w:p>
          <w:p w14:paraId="23A13B13" w14:textId="77777777" w:rsidR="00D708FE" w:rsidRDefault="00D708FE" w:rsidP="00D708FE">
            <w:pPr>
              <w:pStyle w:val="XML1"/>
              <w:rPr>
                <w:ins w:id="3823" w:author="Thomas Dietz" w:date="2012-08-08T16:18:00Z"/>
              </w:rPr>
            </w:pPr>
            <w:ins w:id="3824" w:author="Thomas Dietz" w:date="2012-08-08T16:18:00Z">
              <w:r>
                <w:t xml:space="preserve">        &lt;xs:annotation&gt;</w:t>
              </w:r>
            </w:ins>
          </w:p>
          <w:p w14:paraId="7B641BF8" w14:textId="77777777" w:rsidR="00D708FE" w:rsidRDefault="00D708FE" w:rsidP="00D708FE">
            <w:pPr>
              <w:pStyle w:val="XML1"/>
              <w:rPr>
                <w:ins w:id="3825" w:author="Thomas Dietz" w:date="2012-08-08T16:18:00Z"/>
              </w:rPr>
            </w:pPr>
            <w:ins w:id="3826" w:author="Thomas Dietz" w:date="2012-08-08T16:18:00Z">
              <w:r>
                <w:t xml:space="preserve">          &lt;xs:documentation&gt;</w:t>
              </w:r>
            </w:ins>
          </w:p>
          <w:p w14:paraId="4A91F1A7" w14:textId="77777777" w:rsidR="00D708FE" w:rsidRDefault="00D708FE" w:rsidP="00D708FE">
            <w:pPr>
              <w:pStyle w:val="XML1"/>
              <w:rPr>
                <w:ins w:id="3827" w:author="Thomas Dietz" w:date="2012-08-08T16:18:00Z"/>
              </w:rPr>
            </w:pPr>
            <w:ins w:id="3828" w:author="Thomas Dietz" w:date="2012-08-08T16:18:00Z">
              <w:r>
                <w:t xml:space="preserve">            Specifies if auto-negotiation of transmission</w:t>
              </w:r>
            </w:ins>
          </w:p>
          <w:p w14:paraId="5BF0778C" w14:textId="77777777" w:rsidR="00D708FE" w:rsidRDefault="00D708FE" w:rsidP="00D708FE">
            <w:pPr>
              <w:pStyle w:val="XML1"/>
              <w:rPr>
                <w:ins w:id="3829" w:author="Thomas Dietz" w:date="2012-08-08T16:18:00Z"/>
              </w:rPr>
            </w:pPr>
            <w:ins w:id="3830" w:author="Thomas Dietz" w:date="2012-08-08T16:18:00Z">
              <w:r>
                <w:t xml:space="preserve">            </w:t>
              </w:r>
              <w:proofErr w:type="gramStart"/>
              <w:r>
                <w:t>parameters</w:t>
              </w:r>
              <w:proofErr w:type="gramEnd"/>
              <w:r>
                <w:t xml:space="preserve"> is enabled for the port.</w:t>
              </w:r>
            </w:ins>
          </w:p>
          <w:p w14:paraId="33271492" w14:textId="77777777" w:rsidR="00D708FE" w:rsidRDefault="00D708FE" w:rsidP="00D708FE">
            <w:pPr>
              <w:pStyle w:val="XML1"/>
              <w:rPr>
                <w:ins w:id="3831" w:author="Thomas Dietz" w:date="2012-08-08T16:18:00Z"/>
              </w:rPr>
            </w:pPr>
          </w:p>
          <w:p w14:paraId="7D4CEF4A" w14:textId="77777777" w:rsidR="00D708FE" w:rsidRDefault="00D708FE" w:rsidP="00D708FE">
            <w:pPr>
              <w:pStyle w:val="XML1"/>
              <w:rPr>
                <w:ins w:id="3832" w:author="Thomas Dietz" w:date="2012-08-08T16:18:00Z"/>
              </w:rPr>
            </w:pPr>
            <w:ins w:id="3833" w:author="Thomas Dietz" w:date="2012-08-08T16:18:00Z">
              <w:r>
                <w:t xml:space="preserve">            This element is optional. If this element is not present it</w:t>
              </w:r>
            </w:ins>
          </w:p>
          <w:p w14:paraId="0B84EA50" w14:textId="77777777" w:rsidR="00D708FE" w:rsidRDefault="00D708FE" w:rsidP="00D708FE">
            <w:pPr>
              <w:pStyle w:val="XML1"/>
              <w:rPr>
                <w:ins w:id="3834" w:author="Thomas Dietz" w:date="2012-08-08T16:18:00Z"/>
              </w:rPr>
            </w:pPr>
            <w:ins w:id="3835" w:author="Thomas Dietz" w:date="2012-08-08T16:18:00Z">
              <w:r>
                <w:t xml:space="preserve">            </w:t>
              </w:r>
              <w:proofErr w:type="gramStart"/>
              <w:r>
                <w:t>defaults</w:t>
              </w:r>
              <w:proofErr w:type="gramEnd"/>
              <w:r>
                <w:t xml:space="preserve"> to 'true'.</w:t>
              </w:r>
            </w:ins>
          </w:p>
          <w:p w14:paraId="051DBF48" w14:textId="77777777" w:rsidR="00D708FE" w:rsidRDefault="00D708FE" w:rsidP="00D708FE">
            <w:pPr>
              <w:pStyle w:val="XML1"/>
              <w:rPr>
                <w:ins w:id="3836" w:author="Thomas Dietz" w:date="2012-08-08T16:18:00Z"/>
              </w:rPr>
            </w:pPr>
            <w:ins w:id="3837" w:author="Thomas Dietz" w:date="2012-08-08T16:18:00Z">
              <w:r>
                <w:t xml:space="preserve">          &lt;/xs:documentation&gt;</w:t>
              </w:r>
            </w:ins>
          </w:p>
          <w:p w14:paraId="613FD3D1" w14:textId="77777777" w:rsidR="00D708FE" w:rsidRDefault="00D708FE" w:rsidP="00D708FE">
            <w:pPr>
              <w:pStyle w:val="XML1"/>
              <w:rPr>
                <w:ins w:id="3838" w:author="Thomas Dietz" w:date="2012-08-08T16:18:00Z"/>
              </w:rPr>
            </w:pPr>
            <w:ins w:id="3839" w:author="Thomas Dietz" w:date="2012-08-08T16:18:00Z">
              <w:r>
                <w:t xml:space="preserve">        &lt;/xs:annotation&gt;</w:t>
              </w:r>
            </w:ins>
          </w:p>
          <w:p w14:paraId="68ADEEA3" w14:textId="77777777" w:rsidR="00D708FE" w:rsidRDefault="00D708FE" w:rsidP="00D708FE">
            <w:pPr>
              <w:pStyle w:val="XML1"/>
              <w:rPr>
                <w:ins w:id="3840" w:author="Thomas Dietz" w:date="2012-08-08T16:18:00Z"/>
              </w:rPr>
            </w:pPr>
            <w:ins w:id="3841" w:author="Thomas Dietz" w:date="2012-08-08T16:18:00Z">
              <w:r>
                <w:t xml:space="preserve">      &lt;/xs:element&gt;</w:t>
              </w:r>
            </w:ins>
          </w:p>
          <w:p w14:paraId="73A8CAC3" w14:textId="77777777" w:rsidR="00D708FE" w:rsidRDefault="00D708FE" w:rsidP="00D708FE">
            <w:pPr>
              <w:pStyle w:val="XML1"/>
              <w:rPr>
                <w:ins w:id="3842" w:author="Thomas Dietz" w:date="2012-08-08T16:18:00Z"/>
              </w:rPr>
            </w:pPr>
            <w:ins w:id="3843" w:author="Thomas Dietz" w:date="2012-08-08T16:18:00Z">
              <w:r>
                <w:t xml:space="preserve">      &lt;xs:element name="medium"&gt;</w:t>
              </w:r>
            </w:ins>
          </w:p>
          <w:p w14:paraId="2D779C18" w14:textId="77777777" w:rsidR="00D708FE" w:rsidRDefault="00D708FE" w:rsidP="00D708FE">
            <w:pPr>
              <w:pStyle w:val="XML1"/>
              <w:rPr>
                <w:ins w:id="3844" w:author="Thomas Dietz" w:date="2012-08-08T16:18:00Z"/>
              </w:rPr>
            </w:pPr>
            <w:ins w:id="3845" w:author="Thomas Dietz" w:date="2012-08-08T16:18:00Z">
              <w:r>
                <w:t xml:space="preserve">        &lt;xs:annotation&gt;</w:t>
              </w:r>
            </w:ins>
          </w:p>
          <w:p w14:paraId="60AC04EE" w14:textId="77777777" w:rsidR="00D708FE" w:rsidRDefault="00D708FE" w:rsidP="00D708FE">
            <w:pPr>
              <w:pStyle w:val="XML1"/>
              <w:rPr>
                <w:ins w:id="3846" w:author="Thomas Dietz" w:date="2012-08-08T16:18:00Z"/>
              </w:rPr>
            </w:pPr>
            <w:ins w:id="3847" w:author="Thomas Dietz" w:date="2012-08-08T16:18:00Z">
              <w:r>
                <w:t xml:space="preserve">          &lt;xs:documentation&gt;</w:t>
              </w:r>
            </w:ins>
          </w:p>
          <w:p w14:paraId="424611DA" w14:textId="77777777" w:rsidR="00D708FE" w:rsidRDefault="00D708FE" w:rsidP="00D708FE">
            <w:pPr>
              <w:pStyle w:val="XML1"/>
              <w:rPr>
                <w:ins w:id="3848" w:author="Thomas Dietz" w:date="2012-08-08T16:18:00Z"/>
              </w:rPr>
            </w:pPr>
            <w:ins w:id="3849" w:author="Thomas Dietz" w:date="2012-08-08T16:18:00Z">
              <w:r>
                <w:t xml:space="preserve">            The transmission medium used by the port.</w:t>
              </w:r>
            </w:ins>
          </w:p>
          <w:p w14:paraId="1527A78C" w14:textId="77777777" w:rsidR="00D708FE" w:rsidRDefault="00D708FE" w:rsidP="00D708FE">
            <w:pPr>
              <w:pStyle w:val="XML1"/>
              <w:rPr>
                <w:ins w:id="3850" w:author="Thomas Dietz" w:date="2012-08-08T16:18:00Z"/>
              </w:rPr>
            </w:pPr>
            <w:ins w:id="3851" w:author="Thomas Dietz" w:date="2012-08-08T16:18:00Z">
              <w:r>
                <w:t xml:space="preserve">            Multiple media are allowed.</w:t>
              </w:r>
            </w:ins>
          </w:p>
          <w:p w14:paraId="2D53670C" w14:textId="77777777" w:rsidR="00D708FE" w:rsidRDefault="00D708FE" w:rsidP="00D708FE">
            <w:pPr>
              <w:pStyle w:val="XML1"/>
              <w:rPr>
                <w:ins w:id="3852" w:author="Thomas Dietz" w:date="2012-08-08T16:18:00Z"/>
              </w:rPr>
            </w:pPr>
          </w:p>
          <w:p w14:paraId="73A5123F" w14:textId="77777777" w:rsidR="00D708FE" w:rsidRDefault="00D708FE" w:rsidP="00D708FE">
            <w:pPr>
              <w:pStyle w:val="XML1"/>
              <w:rPr>
                <w:ins w:id="3853" w:author="Thomas Dietz" w:date="2012-08-08T16:18:00Z"/>
              </w:rPr>
            </w:pPr>
            <w:ins w:id="3854" w:author="Thomas Dietz" w:date="2012-08-08T16:18:00Z">
              <w:r>
                <w:t xml:space="preserve">            At least one element MUST be present in the NETCONF data</w:t>
              </w:r>
            </w:ins>
          </w:p>
          <w:p w14:paraId="1EB9E164" w14:textId="77777777" w:rsidR="00D708FE" w:rsidRDefault="00D708FE" w:rsidP="00D708FE">
            <w:pPr>
              <w:pStyle w:val="XML1"/>
              <w:rPr>
                <w:ins w:id="3855" w:author="Thomas Dietz" w:date="2012-08-08T16:18:00Z"/>
              </w:rPr>
            </w:pPr>
            <w:ins w:id="3856" w:author="Thomas Dietz" w:date="2012-08-08T16:18:00Z">
              <w:r>
                <w:t xml:space="preserve">            </w:t>
              </w:r>
              <w:proofErr w:type="gramStart"/>
              <w:r>
                <w:t>store</w:t>
              </w:r>
              <w:proofErr w:type="gramEnd"/>
              <w:r>
                <w:t>. If none of this elements is are present in a NETCONF</w:t>
              </w:r>
            </w:ins>
          </w:p>
          <w:p w14:paraId="5C087F62" w14:textId="77777777" w:rsidR="00D708FE" w:rsidRDefault="00D708FE" w:rsidP="00D708FE">
            <w:pPr>
              <w:pStyle w:val="XML1"/>
              <w:rPr>
                <w:ins w:id="3857" w:author="Thomas Dietz" w:date="2012-08-08T16:18:00Z"/>
              </w:rPr>
            </w:pPr>
            <w:ins w:id="3858" w:author="Thomas Dietz" w:date="2012-08-08T16:18:00Z">
              <w:r>
                <w:t xml:space="preserve">            &amp;lt;edit-config&amp;gt; operation 'create', 'merge' or 'replace' and</w:t>
              </w:r>
            </w:ins>
          </w:p>
          <w:p w14:paraId="4D0BCC6F" w14:textId="77777777" w:rsidR="00D708FE" w:rsidRDefault="00D708FE" w:rsidP="00D708FE">
            <w:pPr>
              <w:pStyle w:val="XML1"/>
              <w:rPr>
                <w:ins w:id="3859" w:author="Thomas Dietz" w:date="2012-08-08T16:18:00Z"/>
              </w:rPr>
            </w:pPr>
            <w:ins w:id="3860" w:author="Thomas Dietz" w:date="2012-08-08T16:18:00Z">
              <w:r>
                <w:t xml:space="preserve">            the parent element does not exist, a 'data-missing' error</w:t>
              </w:r>
            </w:ins>
          </w:p>
          <w:p w14:paraId="58AEA580" w14:textId="77777777" w:rsidR="00D708FE" w:rsidRDefault="00D708FE" w:rsidP="00D708FE">
            <w:pPr>
              <w:pStyle w:val="XML1"/>
              <w:rPr>
                <w:ins w:id="3861" w:author="Thomas Dietz" w:date="2012-08-08T16:18:00Z"/>
              </w:rPr>
            </w:pPr>
            <w:ins w:id="3862" w:author="Thomas Dietz" w:date="2012-08-08T16:18:00Z">
              <w:r>
                <w:t xml:space="preserve">            </w:t>
              </w:r>
              <w:proofErr w:type="gramStart"/>
              <w:r>
                <w:t>is</w:t>
              </w:r>
              <w:proofErr w:type="gramEnd"/>
              <w:r>
                <w:t xml:space="preserve"> returned.</w:t>
              </w:r>
            </w:ins>
          </w:p>
          <w:p w14:paraId="3F0FFDE9" w14:textId="77777777" w:rsidR="00D708FE" w:rsidRDefault="00D708FE" w:rsidP="00D708FE">
            <w:pPr>
              <w:pStyle w:val="XML1"/>
              <w:rPr>
                <w:ins w:id="3863" w:author="Thomas Dietz" w:date="2012-08-08T16:18:00Z"/>
              </w:rPr>
            </w:pPr>
            <w:ins w:id="3864" w:author="Thomas Dietz" w:date="2012-08-08T16:18:00Z">
              <w:r>
                <w:lastRenderedPageBreak/>
                <w:t xml:space="preserve">          &lt;/xs:documentation&gt;</w:t>
              </w:r>
            </w:ins>
          </w:p>
          <w:p w14:paraId="638CA863" w14:textId="77777777" w:rsidR="00D708FE" w:rsidRDefault="00D708FE" w:rsidP="00D708FE">
            <w:pPr>
              <w:pStyle w:val="XML1"/>
              <w:rPr>
                <w:ins w:id="3865" w:author="Thomas Dietz" w:date="2012-08-08T16:18:00Z"/>
              </w:rPr>
            </w:pPr>
            <w:ins w:id="3866" w:author="Thomas Dietz" w:date="2012-08-08T16:18:00Z">
              <w:r>
                <w:t xml:space="preserve">        &lt;/xs:annotation&gt;</w:t>
              </w:r>
            </w:ins>
          </w:p>
          <w:p w14:paraId="2624C884" w14:textId="77777777" w:rsidR="00D708FE" w:rsidRDefault="00D708FE" w:rsidP="00D708FE">
            <w:pPr>
              <w:pStyle w:val="XML1"/>
              <w:rPr>
                <w:ins w:id="3867" w:author="Thomas Dietz" w:date="2012-08-08T16:18:00Z"/>
              </w:rPr>
            </w:pPr>
            <w:ins w:id="3868" w:author="Thomas Dietz" w:date="2012-08-08T16:18:00Z">
              <w:r>
                <w:t xml:space="preserve">        &lt;xs:simpleType&gt;</w:t>
              </w:r>
            </w:ins>
          </w:p>
          <w:p w14:paraId="6C2D2EAA" w14:textId="77777777" w:rsidR="00D708FE" w:rsidRDefault="00D708FE" w:rsidP="00D708FE">
            <w:pPr>
              <w:pStyle w:val="XML1"/>
              <w:rPr>
                <w:ins w:id="3869" w:author="Thomas Dietz" w:date="2012-08-08T16:18:00Z"/>
              </w:rPr>
            </w:pPr>
            <w:ins w:id="3870" w:author="Thomas Dietz" w:date="2012-08-08T16:18:00Z">
              <w:r>
                <w:t xml:space="preserve">          &lt;xs:restriction base="xs:string"&gt;</w:t>
              </w:r>
            </w:ins>
          </w:p>
          <w:p w14:paraId="1C64313D" w14:textId="77777777" w:rsidR="00D708FE" w:rsidRDefault="00D708FE" w:rsidP="00D708FE">
            <w:pPr>
              <w:pStyle w:val="XML1"/>
              <w:rPr>
                <w:ins w:id="3871" w:author="Thomas Dietz" w:date="2012-08-08T16:18:00Z"/>
              </w:rPr>
            </w:pPr>
            <w:ins w:id="3872" w:author="Thomas Dietz" w:date="2012-08-08T16:18:00Z">
              <w:r>
                <w:t xml:space="preserve">            &lt;xs:enumeration value="copper"/&gt;</w:t>
              </w:r>
            </w:ins>
          </w:p>
          <w:p w14:paraId="4AC19FD7" w14:textId="77777777" w:rsidR="00D708FE" w:rsidRDefault="00D708FE" w:rsidP="00D708FE">
            <w:pPr>
              <w:pStyle w:val="XML1"/>
              <w:rPr>
                <w:ins w:id="3873" w:author="Thomas Dietz" w:date="2012-08-08T16:18:00Z"/>
              </w:rPr>
            </w:pPr>
            <w:ins w:id="3874" w:author="Thomas Dietz" w:date="2012-08-08T16:18:00Z">
              <w:r>
                <w:t xml:space="preserve">            &lt;xs:enumeration value="fiber"/&gt;</w:t>
              </w:r>
            </w:ins>
          </w:p>
          <w:p w14:paraId="011DDB2B" w14:textId="77777777" w:rsidR="00D708FE" w:rsidRDefault="00D708FE" w:rsidP="00D708FE">
            <w:pPr>
              <w:pStyle w:val="XML1"/>
              <w:rPr>
                <w:ins w:id="3875" w:author="Thomas Dietz" w:date="2012-08-08T16:18:00Z"/>
              </w:rPr>
            </w:pPr>
            <w:ins w:id="3876" w:author="Thomas Dietz" w:date="2012-08-08T16:18:00Z">
              <w:r>
                <w:t xml:space="preserve">          &lt;/xs:restriction&gt;</w:t>
              </w:r>
            </w:ins>
          </w:p>
          <w:p w14:paraId="716DAED9" w14:textId="77777777" w:rsidR="00D708FE" w:rsidRDefault="00D708FE" w:rsidP="00D708FE">
            <w:pPr>
              <w:pStyle w:val="XML1"/>
              <w:rPr>
                <w:ins w:id="3877" w:author="Thomas Dietz" w:date="2012-08-08T16:18:00Z"/>
              </w:rPr>
            </w:pPr>
            <w:ins w:id="3878" w:author="Thomas Dietz" w:date="2012-08-08T16:18:00Z">
              <w:r>
                <w:t xml:space="preserve">        &lt;/xs:simpleType&gt;</w:t>
              </w:r>
            </w:ins>
          </w:p>
          <w:p w14:paraId="17D9BDD0" w14:textId="77777777" w:rsidR="00D708FE" w:rsidRDefault="00D708FE" w:rsidP="00D708FE">
            <w:pPr>
              <w:pStyle w:val="XML1"/>
              <w:rPr>
                <w:ins w:id="3879" w:author="Thomas Dietz" w:date="2012-08-08T16:18:00Z"/>
              </w:rPr>
            </w:pPr>
            <w:ins w:id="3880" w:author="Thomas Dietz" w:date="2012-08-08T16:18:00Z">
              <w:r>
                <w:t xml:space="preserve">      &lt;/xs:element&gt;</w:t>
              </w:r>
            </w:ins>
          </w:p>
          <w:p w14:paraId="175380B3" w14:textId="77777777" w:rsidR="00D708FE" w:rsidRDefault="00D708FE" w:rsidP="00D708FE">
            <w:pPr>
              <w:pStyle w:val="XML1"/>
              <w:rPr>
                <w:ins w:id="3881" w:author="Thomas Dietz" w:date="2012-08-08T16:18:00Z"/>
              </w:rPr>
            </w:pPr>
            <w:ins w:id="3882" w:author="Thomas Dietz" w:date="2012-08-08T16:18:00Z">
              <w:r>
                <w:t xml:space="preserve">      &lt;xs:element name="pause"&gt;</w:t>
              </w:r>
            </w:ins>
          </w:p>
          <w:p w14:paraId="797D05FA" w14:textId="77777777" w:rsidR="00D708FE" w:rsidRDefault="00D708FE" w:rsidP="00D708FE">
            <w:pPr>
              <w:pStyle w:val="XML1"/>
              <w:rPr>
                <w:ins w:id="3883" w:author="Thomas Dietz" w:date="2012-08-08T16:18:00Z"/>
              </w:rPr>
            </w:pPr>
            <w:ins w:id="3884" w:author="Thomas Dietz" w:date="2012-08-08T16:18:00Z">
              <w:r>
                <w:t xml:space="preserve">        &lt;xs:annotation&gt;</w:t>
              </w:r>
            </w:ins>
          </w:p>
          <w:p w14:paraId="4C5B3571" w14:textId="77777777" w:rsidR="00D708FE" w:rsidRDefault="00D708FE" w:rsidP="00D708FE">
            <w:pPr>
              <w:pStyle w:val="XML1"/>
              <w:rPr>
                <w:ins w:id="3885" w:author="Thomas Dietz" w:date="2012-08-08T16:18:00Z"/>
              </w:rPr>
            </w:pPr>
            <w:ins w:id="3886" w:author="Thomas Dietz" w:date="2012-08-08T16:18:00Z">
              <w:r>
                <w:t xml:space="preserve">          &lt;xs:documentation&gt;</w:t>
              </w:r>
            </w:ins>
          </w:p>
          <w:p w14:paraId="621DFFFF" w14:textId="77777777" w:rsidR="00D708FE" w:rsidRDefault="00D708FE" w:rsidP="00D708FE">
            <w:pPr>
              <w:pStyle w:val="XML1"/>
              <w:rPr>
                <w:ins w:id="3887" w:author="Thomas Dietz" w:date="2012-08-08T16:18:00Z"/>
              </w:rPr>
            </w:pPr>
            <w:ins w:id="3888" w:author="Thomas Dietz" w:date="2012-08-08T16:18:00Z">
              <w:r>
                <w:t xml:space="preserve">            Specifies if pausing of transmission is</w:t>
              </w:r>
            </w:ins>
          </w:p>
          <w:p w14:paraId="33F2D292" w14:textId="77777777" w:rsidR="00D708FE" w:rsidRDefault="00D708FE" w:rsidP="00D708FE">
            <w:pPr>
              <w:pStyle w:val="XML1"/>
              <w:rPr>
                <w:ins w:id="3889" w:author="Thomas Dietz" w:date="2012-08-08T16:18:00Z"/>
              </w:rPr>
            </w:pPr>
            <w:ins w:id="3890" w:author="Thomas Dietz" w:date="2012-08-08T16:18:00Z">
              <w:r>
                <w:t xml:space="preserve">            supported at all and if yes if it is asymmetric or</w:t>
              </w:r>
            </w:ins>
          </w:p>
          <w:p w14:paraId="05850B53" w14:textId="77777777" w:rsidR="00D708FE" w:rsidRDefault="00D708FE" w:rsidP="00D708FE">
            <w:pPr>
              <w:pStyle w:val="XML1"/>
              <w:rPr>
                <w:ins w:id="3891" w:author="Thomas Dietz" w:date="2012-08-08T16:18:00Z"/>
              </w:rPr>
            </w:pPr>
            <w:ins w:id="3892" w:author="Thomas Dietz" w:date="2012-08-08T16:18:00Z">
              <w:r>
                <w:t xml:space="preserve">            </w:t>
              </w:r>
              <w:proofErr w:type="gramStart"/>
              <w:r>
                <w:t>symmetric</w:t>
              </w:r>
              <w:proofErr w:type="gramEnd"/>
              <w:r>
                <w:t>.</w:t>
              </w:r>
            </w:ins>
          </w:p>
          <w:p w14:paraId="5C103249" w14:textId="77777777" w:rsidR="00D708FE" w:rsidRDefault="00D708FE" w:rsidP="00D708FE">
            <w:pPr>
              <w:pStyle w:val="XML1"/>
              <w:rPr>
                <w:ins w:id="3893" w:author="Thomas Dietz" w:date="2012-08-08T16:18:00Z"/>
              </w:rPr>
            </w:pPr>
          </w:p>
          <w:p w14:paraId="74661121" w14:textId="77777777" w:rsidR="00D708FE" w:rsidRDefault="00D708FE" w:rsidP="00D708FE">
            <w:pPr>
              <w:pStyle w:val="XML1"/>
              <w:rPr>
                <w:ins w:id="3894" w:author="Thomas Dietz" w:date="2012-08-08T16:18:00Z"/>
              </w:rPr>
            </w:pPr>
            <w:ins w:id="3895" w:author="Thomas Dietz" w:date="2012-08-08T16:18:00Z">
              <w:r>
                <w:t xml:space="preserve">            This element MUST be present in the NETCONF data store.</w:t>
              </w:r>
            </w:ins>
          </w:p>
          <w:p w14:paraId="0AAC0D70" w14:textId="77777777" w:rsidR="00D708FE" w:rsidRDefault="00D708FE" w:rsidP="00D708FE">
            <w:pPr>
              <w:pStyle w:val="XML1"/>
              <w:rPr>
                <w:ins w:id="3896" w:author="Thomas Dietz" w:date="2012-08-08T16:18:00Z"/>
              </w:rPr>
            </w:pPr>
            <w:ins w:id="3897" w:author="Thomas Dietz" w:date="2012-08-08T16:18:00Z">
              <w:r>
                <w:t xml:space="preserve">            If this element is not present in a NETCONF &amp;lt;edit-config&amp;gt;</w:t>
              </w:r>
            </w:ins>
          </w:p>
          <w:p w14:paraId="058C2B20" w14:textId="77777777" w:rsidR="00D708FE" w:rsidRDefault="00D708FE" w:rsidP="00D708FE">
            <w:pPr>
              <w:pStyle w:val="XML1"/>
              <w:rPr>
                <w:ins w:id="3898" w:author="Thomas Dietz" w:date="2012-08-08T16:18:00Z"/>
              </w:rPr>
            </w:pPr>
            <w:ins w:id="3899" w:author="Thomas Dietz" w:date="2012-08-08T16:18:00Z">
              <w:r>
                <w:t xml:space="preserve">            operation 'create', 'merge' or 'replace' and the parent</w:t>
              </w:r>
            </w:ins>
          </w:p>
          <w:p w14:paraId="6D5F2F42" w14:textId="77777777" w:rsidR="00D708FE" w:rsidRDefault="00D708FE" w:rsidP="00D708FE">
            <w:pPr>
              <w:pStyle w:val="XML1"/>
              <w:rPr>
                <w:ins w:id="3900" w:author="Thomas Dietz" w:date="2012-08-08T16:18:00Z"/>
              </w:rPr>
            </w:pPr>
            <w:ins w:id="3901" w:author="Thomas Dietz" w:date="2012-08-08T16:18:00Z">
              <w:r>
                <w:t xml:space="preserve">            element does not exist, a 'data-missing' error is</w:t>
              </w:r>
            </w:ins>
          </w:p>
          <w:p w14:paraId="77A4DF80" w14:textId="77777777" w:rsidR="00D708FE" w:rsidRDefault="00D708FE" w:rsidP="00D708FE">
            <w:pPr>
              <w:pStyle w:val="XML1"/>
              <w:rPr>
                <w:ins w:id="3902" w:author="Thomas Dietz" w:date="2012-08-08T16:18:00Z"/>
              </w:rPr>
            </w:pPr>
            <w:ins w:id="3903" w:author="Thomas Dietz" w:date="2012-08-08T16:18:00Z">
              <w:r>
                <w:t xml:space="preserve">            </w:t>
              </w:r>
              <w:proofErr w:type="gramStart"/>
              <w:r>
                <w:t>returned</w:t>
              </w:r>
              <w:proofErr w:type="gramEnd"/>
              <w:r>
                <w:t>.</w:t>
              </w:r>
            </w:ins>
          </w:p>
          <w:p w14:paraId="0B1F1A54" w14:textId="77777777" w:rsidR="00D708FE" w:rsidRDefault="00D708FE" w:rsidP="00D708FE">
            <w:pPr>
              <w:pStyle w:val="XML1"/>
              <w:rPr>
                <w:ins w:id="3904" w:author="Thomas Dietz" w:date="2012-08-08T16:18:00Z"/>
              </w:rPr>
            </w:pPr>
            <w:ins w:id="3905" w:author="Thomas Dietz" w:date="2012-08-08T16:18:00Z">
              <w:r>
                <w:t xml:space="preserve">          &lt;/xs:documentation&gt;</w:t>
              </w:r>
            </w:ins>
          </w:p>
          <w:p w14:paraId="4341C07D" w14:textId="77777777" w:rsidR="00D708FE" w:rsidRDefault="00D708FE" w:rsidP="00D708FE">
            <w:pPr>
              <w:pStyle w:val="XML1"/>
              <w:rPr>
                <w:ins w:id="3906" w:author="Thomas Dietz" w:date="2012-08-08T16:18:00Z"/>
              </w:rPr>
            </w:pPr>
            <w:ins w:id="3907" w:author="Thomas Dietz" w:date="2012-08-08T16:18:00Z">
              <w:r>
                <w:t xml:space="preserve">        &lt;/xs:annotation&gt;</w:t>
              </w:r>
            </w:ins>
          </w:p>
          <w:p w14:paraId="4C82492F" w14:textId="77777777" w:rsidR="00D708FE" w:rsidRDefault="00D708FE" w:rsidP="00D708FE">
            <w:pPr>
              <w:pStyle w:val="XML1"/>
              <w:rPr>
                <w:ins w:id="3908" w:author="Thomas Dietz" w:date="2012-08-08T16:18:00Z"/>
              </w:rPr>
            </w:pPr>
            <w:ins w:id="3909" w:author="Thomas Dietz" w:date="2012-08-08T16:18:00Z">
              <w:r>
                <w:t xml:space="preserve">        &lt;xs:simpleType&gt;</w:t>
              </w:r>
            </w:ins>
          </w:p>
          <w:p w14:paraId="3D3E7EBE" w14:textId="77777777" w:rsidR="00D708FE" w:rsidRDefault="00D708FE" w:rsidP="00D708FE">
            <w:pPr>
              <w:pStyle w:val="XML1"/>
              <w:rPr>
                <w:ins w:id="3910" w:author="Thomas Dietz" w:date="2012-08-08T16:18:00Z"/>
              </w:rPr>
            </w:pPr>
            <w:ins w:id="3911" w:author="Thomas Dietz" w:date="2012-08-08T16:18:00Z">
              <w:r>
                <w:t xml:space="preserve">          &lt;xs:restriction base="xs:string"&gt;</w:t>
              </w:r>
            </w:ins>
          </w:p>
          <w:p w14:paraId="219123BB" w14:textId="77777777" w:rsidR="00D708FE" w:rsidRDefault="00D708FE" w:rsidP="00D708FE">
            <w:pPr>
              <w:pStyle w:val="XML1"/>
              <w:rPr>
                <w:ins w:id="3912" w:author="Thomas Dietz" w:date="2012-08-08T16:18:00Z"/>
              </w:rPr>
            </w:pPr>
            <w:ins w:id="3913" w:author="Thomas Dietz" w:date="2012-08-08T16:18:00Z">
              <w:r>
                <w:t xml:space="preserve">            &lt;xs:enumeration value="unsupported"/&gt;</w:t>
              </w:r>
            </w:ins>
          </w:p>
          <w:p w14:paraId="58147534" w14:textId="77777777" w:rsidR="00D708FE" w:rsidRDefault="00D708FE" w:rsidP="00D708FE">
            <w:pPr>
              <w:pStyle w:val="XML1"/>
              <w:rPr>
                <w:ins w:id="3914" w:author="Thomas Dietz" w:date="2012-08-08T16:18:00Z"/>
              </w:rPr>
            </w:pPr>
            <w:ins w:id="3915" w:author="Thomas Dietz" w:date="2012-08-08T16:18:00Z">
              <w:r>
                <w:t xml:space="preserve">            &lt;xs:enumeration value="symmetric"/&gt;</w:t>
              </w:r>
            </w:ins>
          </w:p>
          <w:p w14:paraId="23E1358B" w14:textId="77777777" w:rsidR="00D708FE" w:rsidRDefault="00D708FE" w:rsidP="00D708FE">
            <w:pPr>
              <w:pStyle w:val="XML1"/>
              <w:rPr>
                <w:ins w:id="3916" w:author="Thomas Dietz" w:date="2012-08-08T16:18:00Z"/>
              </w:rPr>
            </w:pPr>
            <w:ins w:id="3917" w:author="Thomas Dietz" w:date="2012-08-08T16:18:00Z">
              <w:r>
                <w:t xml:space="preserve">            &lt;xs:enumeration value="asymmetric"/&gt;</w:t>
              </w:r>
            </w:ins>
          </w:p>
          <w:p w14:paraId="11CFCD52" w14:textId="77777777" w:rsidR="00D708FE" w:rsidRDefault="00D708FE" w:rsidP="00D708FE">
            <w:pPr>
              <w:pStyle w:val="XML1"/>
              <w:rPr>
                <w:ins w:id="3918" w:author="Thomas Dietz" w:date="2012-08-08T16:18:00Z"/>
              </w:rPr>
            </w:pPr>
            <w:ins w:id="3919" w:author="Thomas Dietz" w:date="2012-08-08T16:18:00Z">
              <w:r>
                <w:t xml:space="preserve">          &lt;/xs:restriction&gt;</w:t>
              </w:r>
            </w:ins>
          </w:p>
          <w:p w14:paraId="6C0482A0" w14:textId="77777777" w:rsidR="00D708FE" w:rsidRDefault="00D708FE" w:rsidP="00D708FE">
            <w:pPr>
              <w:pStyle w:val="XML1"/>
              <w:rPr>
                <w:ins w:id="3920" w:author="Thomas Dietz" w:date="2012-08-08T16:18:00Z"/>
              </w:rPr>
            </w:pPr>
            <w:ins w:id="3921" w:author="Thomas Dietz" w:date="2012-08-08T16:18:00Z">
              <w:r>
                <w:t xml:space="preserve">        &lt;/xs:simpleType&gt;</w:t>
              </w:r>
            </w:ins>
          </w:p>
          <w:p w14:paraId="04142B0A" w14:textId="77777777" w:rsidR="00D708FE" w:rsidRDefault="00D708FE" w:rsidP="00D708FE">
            <w:pPr>
              <w:pStyle w:val="XML1"/>
              <w:rPr>
                <w:ins w:id="3922" w:author="Thomas Dietz" w:date="2012-08-08T16:18:00Z"/>
              </w:rPr>
            </w:pPr>
            <w:ins w:id="3923" w:author="Thomas Dietz" w:date="2012-08-08T16:18:00Z">
              <w:r>
                <w:t xml:space="preserve">      &lt;/xs:element&gt;</w:t>
              </w:r>
            </w:ins>
          </w:p>
          <w:p w14:paraId="14C3DC4D" w14:textId="77777777" w:rsidR="00D708FE" w:rsidRDefault="00D708FE" w:rsidP="00D708FE">
            <w:pPr>
              <w:pStyle w:val="XML1"/>
              <w:rPr>
                <w:ins w:id="3924" w:author="Thomas Dietz" w:date="2012-08-08T16:18:00Z"/>
              </w:rPr>
            </w:pPr>
            <w:ins w:id="3925" w:author="Thomas Dietz" w:date="2012-08-08T16:18:00Z">
              <w:r>
                <w:t xml:space="preserve">    &lt;/xs:sequence&gt;</w:t>
              </w:r>
            </w:ins>
          </w:p>
          <w:p w14:paraId="38E73C42" w14:textId="77777777" w:rsidR="00D708FE" w:rsidRDefault="00D708FE" w:rsidP="00D708FE">
            <w:pPr>
              <w:pStyle w:val="XML1"/>
              <w:rPr>
                <w:ins w:id="3926" w:author="Thomas Dietz" w:date="2012-08-08T16:18:00Z"/>
              </w:rPr>
            </w:pPr>
            <w:ins w:id="3927" w:author="Thomas Dietz" w:date="2012-08-08T16:18:00Z">
              <w:r>
                <w:t xml:space="preserve">  &lt;/xs:group&gt;</w:t>
              </w:r>
            </w:ins>
          </w:p>
          <w:p w14:paraId="19FF71FE" w14:textId="77777777" w:rsidR="00D708FE" w:rsidRDefault="00D708FE" w:rsidP="00D708FE">
            <w:pPr>
              <w:pStyle w:val="XML1"/>
              <w:rPr>
                <w:ins w:id="3928" w:author="Thomas Dietz" w:date="2012-08-08T16:18:00Z"/>
              </w:rPr>
            </w:pPr>
          </w:p>
          <w:p w14:paraId="77C4D1B8" w14:textId="77777777" w:rsidR="00D708FE" w:rsidRDefault="00D708FE" w:rsidP="00D708FE">
            <w:pPr>
              <w:pStyle w:val="XML1"/>
              <w:rPr>
                <w:ins w:id="3929" w:author="Thomas Dietz" w:date="2012-08-08T16:18:00Z"/>
              </w:rPr>
            </w:pPr>
            <w:ins w:id="3930" w:author="Thomas Dietz" w:date="2012-08-08T16:18:00Z">
              <w:r>
                <w:t xml:space="preserve">  &lt;xs:group name="DSAKeyValueType"&gt;</w:t>
              </w:r>
            </w:ins>
          </w:p>
          <w:p w14:paraId="54AE85BD" w14:textId="77777777" w:rsidR="00D708FE" w:rsidRDefault="00D708FE" w:rsidP="00D708FE">
            <w:pPr>
              <w:pStyle w:val="XML1"/>
              <w:rPr>
                <w:ins w:id="3931" w:author="Thomas Dietz" w:date="2012-08-08T16:18:00Z"/>
              </w:rPr>
            </w:pPr>
            <w:ins w:id="3932" w:author="Thomas Dietz" w:date="2012-08-08T16:18:00Z">
              <w:r>
                <w:t xml:space="preserve">    &lt;xs:annotation&gt;</w:t>
              </w:r>
            </w:ins>
          </w:p>
          <w:p w14:paraId="464D9447" w14:textId="77777777" w:rsidR="00D708FE" w:rsidRDefault="00D708FE" w:rsidP="00D708FE">
            <w:pPr>
              <w:pStyle w:val="XML1"/>
              <w:rPr>
                <w:ins w:id="3933" w:author="Thomas Dietz" w:date="2012-08-08T16:18:00Z"/>
              </w:rPr>
            </w:pPr>
            <w:ins w:id="3934" w:author="Thomas Dietz" w:date="2012-08-08T16:18:00Z">
              <w:r>
                <w:t xml:space="preserve">      &lt;xs:documentation&gt;</w:t>
              </w:r>
            </w:ins>
          </w:p>
          <w:p w14:paraId="293E41DC" w14:textId="77777777" w:rsidR="00D708FE" w:rsidRDefault="00D708FE" w:rsidP="00D708FE">
            <w:pPr>
              <w:pStyle w:val="XML1"/>
              <w:rPr>
                <w:ins w:id="3935" w:author="Thomas Dietz" w:date="2012-08-08T16:18:00Z"/>
              </w:rPr>
            </w:pPr>
            <w:ins w:id="3936" w:author="Thomas Dietz" w:date="2012-08-08T16:18:00Z">
              <w:r>
                <w:t xml:space="preserve">        DSA keys and the DSA signature algorithm are</w:t>
              </w:r>
            </w:ins>
          </w:p>
          <w:p w14:paraId="54715522" w14:textId="77777777" w:rsidR="00D708FE" w:rsidRDefault="00D708FE" w:rsidP="00D708FE">
            <w:pPr>
              <w:pStyle w:val="XML1"/>
              <w:rPr>
                <w:ins w:id="3937" w:author="Thomas Dietz" w:date="2012-08-08T16:18:00Z"/>
              </w:rPr>
            </w:pPr>
            <w:ins w:id="3938" w:author="Thomas Dietz" w:date="2012-08-08T16:18:00Z">
              <w:r>
                <w:t xml:space="preserve">        specified in 'FIPS PUB 186-2, Digital Signature Standard (DSS),</w:t>
              </w:r>
            </w:ins>
          </w:p>
          <w:p w14:paraId="1ADBECBE" w14:textId="77777777" w:rsidR="00D708FE" w:rsidRDefault="00D708FE" w:rsidP="00D708FE">
            <w:pPr>
              <w:pStyle w:val="XML1"/>
              <w:rPr>
                <w:ins w:id="3939" w:author="Thomas Dietz" w:date="2012-08-08T16:18:00Z"/>
              </w:rPr>
            </w:pPr>
            <w:ins w:id="3940" w:author="Thomas Dietz" w:date="2012-08-08T16:18:00Z">
              <w:r>
                <w:t xml:space="preserve">        U.S. Department of Commerce/National Institute of Standards and</w:t>
              </w:r>
            </w:ins>
          </w:p>
          <w:p w14:paraId="02160460" w14:textId="77777777" w:rsidR="00D708FE" w:rsidRDefault="00D708FE" w:rsidP="00D708FE">
            <w:pPr>
              <w:pStyle w:val="XML1"/>
              <w:rPr>
                <w:ins w:id="3941" w:author="Thomas Dietz" w:date="2012-08-08T16:18:00Z"/>
              </w:rPr>
            </w:pPr>
            <w:ins w:id="3942" w:author="Thomas Dietz" w:date="2012-08-08T16:18:00Z">
              <w:r>
                <w:t xml:space="preserve">        Technology,</w:t>
              </w:r>
            </w:ins>
          </w:p>
          <w:p w14:paraId="21B29811" w14:textId="77777777" w:rsidR="00D708FE" w:rsidRDefault="00D708FE" w:rsidP="00D708FE">
            <w:pPr>
              <w:pStyle w:val="XML1"/>
              <w:rPr>
                <w:ins w:id="3943" w:author="Thomas Dietz" w:date="2012-08-08T16:18:00Z"/>
              </w:rPr>
            </w:pPr>
            <w:ins w:id="3944" w:author="Thomas Dietz" w:date="2012-08-08T16:18:00Z">
              <w:r>
                <w:t xml:space="preserve">        </w:t>
              </w:r>
              <w:proofErr w:type="gramStart"/>
              <w:r>
                <w:t>http</w:t>
              </w:r>
              <w:proofErr w:type="gramEnd"/>
              <w:r>
                <w:t>://csrc.nist.gov/publications/fips/fips186-2/fips186-2.pdf'.</w:t>
              </w:r>
            </w:ins>
          </w:p>
          <w:p w14:paraId="5B8078B4" w14:textId="77777777" w:rsidR="00D708FE" w:rsidRDefault="00D708FE" w:rsidP="00D708FE">
            <w:pPr>
              <w:pStyle w:val="XML1"/>
              <w:rPr>
                <w:ins w:id="3945" w:author="Thomas Dietz" w:date="2012-08-08T16:18:00Z"/>
              </w:rPr>
            </w:pPr>
            <w:ins w:id="3946" w:author="Thomas Dietz" w:date="2012-08-08T16:18:00Z">
              <w:r>
                <w:t xml:space="preserve">        DSA public key values can have the following fields:</w:t>
              </w:r>
            </w:ins>
          </w:p>
          <w:p w14:paraId="6AA36888" w14:textId="77777777" w:rsidR="00D708FE" w:rsidRDefault="00D708FE" w:rsidP="00D708FE">
            <w:pPr>
              <w:pStyle w:val="XML1"/>
              <w:rPr>
                <w:ins w:id="3947" w:author="Thomas Dietz" w:date="2012-08-08T16:18:00Z"/>
              </w:rPr>
            </w:pPr>
          </w:p>
          <w:p w14:paraId="19EE0CC4" w14:textId="77777777" w:rsidR="00D708FE" w:rsidRDefault="00D708FE" w:rsidP="00D708FE">
            <w:pPr>
              <w:pStyle w:val="XML1"/>
              <w:rPr>
                <w:ins w:id="3948" w:author="Thomas Dietz" w:date="2012-08-08T16:18:00Z"/>
              </w:rPr>
            </w:pPr>
            <w:ins w:id="3949" w:author="Thomas Dietz" w:date="2012-08-08T16:18:00Z">
              <w:r>
                <w:t xml:space="preserve">        P</w:t>
              </w:r>
            </w:ins>
          </w:p>
          <w:p w14:paraId="5C6C6922" w14:textId="77777777" w:rsidR="00D708FE" w:rsidRDefault="00D708FE" w:rsidP="00D708FE">
            <w:pPr>
              <w:pStyle w:val="XML1"/>
              <w:rPr>
                <w:ins w:id="3950" w:author="Thomas Dietz" w:date="2012-08-08T16:18:00Z"/>
              </w:rPr>
            </w:pPr>
            <w:ins w:id="3951" w:author="Thomas Dietz" w:date="2012-08-08T16:18:00Z">
              <w:r>
                <w:t xml:space="preserve">        a prime modulus meeting the requirements of the standard</w:t>
              </w:r>
            </w:ins>
          </w:p>
          <w:p w14:paraId="460A2474" w14:textId="77777777" w:rsidR="00D708FE" w:rsidRDefault="00D708FE" w:rsidP="00D708FE">
            <w:pPr>
              <w:pStyle w:val="XML1"/>
              <w:rPr>
                <w:ins w:id="3952" w:author="Thomas Dietz" w:date="2012-08-08T16:18:00Z"/>
              </w:rPr>
            </w:pPr>
            <w:ins w:id="3953" w:author="Thomas Dietz" w:date="2012-08-08T16:18:00Z">
              <w:r>
                <w:t xml:space="preserve">        above</w:t>
              </w:r>
            </w:ins>
          </w:p>
          <w:p w14:paraId="0E254D96" w14:textId="77777777" w:rsidR="00D708FE" w:rsidRDefault="00D708FE" w:rsidP="00D708FE">
            <w:pPr>
              <w:pStyle w:val="XML1"/>
              <w:rPr>
                <w:ins w:id="3954" w:author="Thomas Dietz" w:date="2012-08-08T16:18:00Z"/>
              </w:rPr>
            </w:pPr>
            <w:ins w:id="3955" w:author="Thomas Dietz" w:date="2012-08-08T16:18:00Z">
              <w:r>
                <w:t xml:space="preserve">        Q</w:t>
              </w:r>
            </w:ins>
          </w:p>
          <w:p w14:paraId="481E25FE" w14:textId="77777777" w:rsidR="00D708FE" w:rsidRDefault="00D708FE" w:rsidP="00D708FE">
            <w:pPr>
              <w:pStyle w:val="XML1"/>
              <w:rPr>
                <w:ins w:id="3956" w:author="Thomas Dietz" w:date="2012-08-08T16:18:00Z"/>
              </w:rPr>
            </w:pPr>
            <w:ins w:id="3957" w:author="Thomas Dietz" w:date="2012-08-08T16:18:00Z">
              <w:r>
                <w:t xml:space="preserve">        an integer in the range 2**159 &amp;lt; Q &amp;lt; 2**160 which is a</w:t>
              </w:r>
            </w:ins>
          </w:p>
          <w:p w14:paraId="47A46B72" w14:textId="77777777" w:rsidR="00D708FE" w:rsidRDefault="00D708FE" w:rsidP="00D708FE">
            <w:pPr>
              <w:pStyle w:val="XML1"/>
              <w:rPr>
                <w:ins w:id="3958" w:author="Thomas Dietz" w:date="2012-08-08T16:18:00Z"/>
              </w:rPr>
            </w:pPr>
            <w:ins w:id="3959" w:author="Thomas Dietz" w:date="2012-08-08T16:18:00Z">
              <w:r>
                <w:t xml:space="preserve">        prime divisor of P-1</w:t>
              </w:r>
            </w:ins>
          </w:p>
          <w:p w14:paraId="09BADD05" w14:textId="77777777" w:rsidR="00D708FE" w:rsidRDefault="00D708FE" w:rsidP="00D708FE">
            <w:pPr>
              <w:pStyle w:val="XML1"/>
              <w:rPr>
                <w:ins w:id="3960" w:author="Thomas Dietz" w:date="2012-08-08T16:18:00Z"/>
              </w:rPr>
            </w:pPr>
            <w:ins w:id="3961" w:author="Thomas Dietz" w:date="2012-08-08T16:18:00Z">
              <w:r>
                <w:t xml:space="preserve">        G</w:t>
              </w:r>
            </w:ins>
          </w:p>
          <w:p w14:paraId="60BDABCE" w14:textId="77777777" w:rsidR="00D708FE" w:rsidRDefault="00D708FE" w:rsidP="00D708FE">
            <w:pPr>
              <w:pStyle w:val="XML1"/>
              <w:rPr>
                <w:ins w:id="3962" w:author="Thomas Dietz" w:date="2012-08-08T16:18:00Z"/>
              </w:rPr>
            </w:pPr>
            <w:ins w:id="3963" w:author="Thomas Dietz" w:date="2012-08-08T16:18:00Z">
              <w:r>
                <w:t xml:space="preserve">        an integer with certain properties with respect to P and Q</w:t>
              </w:r>
            </w:ins>
          </w:p>
          <w:p w14:paraId="6774F75E" w14:textId="77777777" w:rsidR="00D708FE" w:rsidRDefault="00D708FE" w:rsidP="00D708FE">
            <w:pPr>
              <w:pStyle w:val="XML1"/>
              <w:rPr>
                <w:ins w:id="3964" w:author="Thomas Dietz" w:date="2012-08-08T16:18:00Z"/>
              </w:rPr>
            </w:pPr>
            <w:ins w:id="3965" w:author="Thomas Dietz" w:date="2012-08-08T16:18:00Z">
              <w:r>
                <w:t xml:space="preserve">        J</w:t>
              </w:r>
            </w:ins>
          </w:p>
          <w:p w14:paraId="0D42C2D1" w14:textId="77777777" w:rsidR="00D708FE" w:rsidRDefault="00D708FE" w:rsidP="00D708FE">
            <w:pPr>
              <w:pStyle w:val="XML1"/>
              <w:rPr>
                <w:ins w:id="3966" w:author="Thomas Dietz" w:date="2012-08-08T16:18:00Z"/>
              </w:rPr>
            </w:pPr>
            <w:ins w:id="3967" w:author="Thomas Dietz" w:date="2012-08-08T16:18:00Z">
              <w:r>
                <w:t xml:space="preserve">        (P - 1) / Q</w:t>
              </w:r>
            </w:ins>
          </w:p>
          <w:p w14:paraId="55389475" w14:textId="77777777" w:rsidR="00D708FE" w:rsidRDefault="00D708FE" w:rsidP="00D708FE">
            <w:pPr>
              <w:pStyle w:val="XML1"/>
              <w:rPr>
                <w:ins w:id="3968" w:author="Thomas Dietz" w:date="2012-08-08T16:18:00Z"/>
              </w:rPr>
            </w:pPr>
            <w:ins w:id="3969" w:author="Thomas Dietz" w:date="2012-08-08T16:18:00Z">
              <w:r>
                <w:t xml:space="preserve">        Y</w:t>
              </w:r>
            </w:ins>
          </w:p>
          <w:p w14:paraId="76A41FBF" w14:textId="77777777" w:rsidR="00D708FE" w:rsidRDefault="00D708FE" w:rsidP="00D708FE">
            <w:pPr>
              <w:pStyle w:val="XML1"/>
              <w:rPr>
                <w:ins w:id="3970" w:author="Thomas Dietz" w:date="2012-08-08T16:18:00Z"/>
              </w:rPr>
            </w:pPr>
            <w:ins w:id="3971" w:author="Thomas Dietz" w:date="2012-08-08T16:18:00Z">
              <w:r>
                <w:t xml:space="preserve">        G**X mod P (where X is part of the private key and not made</w:t>
              </w:r>
            </w:ins>
          </w:p>
          <w:p w14:paraId="1162DB06" w14:textId="77777777" w:rsidR="00D708FE" w:rsidRDefault="00D708FE" w:rsidP="00D708FE">
            <w:pPr>
              <w:pStyle w:val="XML1"/>
              <w:rPr>
                <w:ins w:id="3972" w:author="Thomas Dietz" w:date="2012-08-08T16:18:00Z"/>
              </w:rPr>
            </w:pPr>
            <w:ins w:id="3973" w:author="Thomas Dietz" w:date="2012-08-08T16:18:00Z">
              <w:r>
                <w:lastRenderedPageBreak/>
                <w:t xml:space="preserve">        public)</w:t>
              </w:r>
            </w:ins>
          </w:p>
          <w:p w14:paraId="18793998" w14:textId="77777777" w:rsidR="00D708FE" w:rsidRDefault="00D708FE" w:rsidP="00D708FE">
            <w:pPr>
              <w:pStyle w:val="XML1"/>
              <w:rPr>
                <w:ins w:id="3974" w:author="Thomas Dietz" w:date="2012-08-08T16:18:00Z"/>
              </w:rPr>
            </w:pPr>
            <w:ins w:id="3975" w:author="Thomas Dietz" w:date="2012-08-08T16:18:00Z">
              <w:r>
                <w:t xml:space="preserve">        seed</w:t>
              </w:r>
            </w:ins>
          </w:p>
          <w:p w14:paraId="7DA32979" w14:textId="77777777" w:rsidR="00D708FE" w:rsidRDefault="00D708FE" w:rsidP="00D708FE">
            <w:pPr>
              <w:pStyle w:val="XML1"/>
              <w:rPr>
                <w:ins w:id="3976" w:author="Thomas Dietz" w:date="2012-08-08T16:18:00Z"/>
              </w:rPr>
            </w:pPr>
            <w:ins w:id="3977" w:author="Thomas Dietz" w:date="2012-08-08T16:18:00Z">
              <w:r>
                <w:t xml:space="preserve">        a DSA prime generation seed</w:t>
              </w:r>
            </w:ins>
          </w:p>
          <w:p w14:paraId="777AFC11" w14:textId="77777777" w:rsidR="00D708FE" w:rsidRDefault="00D708FE" w:rsidP="00D708FE">
            <w:pPr>
              <w:pStyle w:val="XML1"/>
              <w:rPr>
                <w:ins w:id="3978" w:author="Thomas Dietz" w:date="2012-08-08T16:18:00Z"/>
              </w:rPr>
            </w:pPr>
            <w:ins w:id="3979" w:author="Thomas Dietz" w:date="2012-08-08T16:18:00Z">
              <w:r>
                <w:t xml:space="preserve">        pgenCounter</w:t>
              </w:r>
            </w:ins>
          </w:p>
          <w:p w14:paraId="442514C8" w14:textId="77777777" w:rsidR="00D708FE" w:rsidRDefault="00D708FE" w:rsidP="00D708FE">
            <w:pPr>
              <w:pStyle w:val="XML1"/>
              <w:rPr>
                <w:ins w:id="3980" w:author="Thomas Dietz" w:date="2012-08-08T16:18:00Z"/>
              </w:rPr>
            </w:pPr>
            <w:ins w:id="3981" w:author="Thomas Dietz" w:date="2012-08-08T16:18:00Z">
              <w:r>
                <w:t xml:space="preserve">        a DSA prime generation counter</w:t>
              </w:r>
            </w:ins>
          </w:p>
          <w:p w14:paraId="5D9B1931" w14:textId="77777777" w:rsidR="00D708FE" w:rsidRDefault="00D708FE" w:rsidP="00D708FE">
            <w:pPr>
              <w:pStyle w:val="XML1"/>
              <w:rPr>
                <w:ins w:id="3982" w:author="Thomas Dietz" w:date="2012-08-08T16:18:00Z"/>
              </w:rPr>
            </w:pPr>
          </w:p>
          <w:p w14:paraId="22225328" w14:textId="77777777" w:rsidR="00D708FE" w:rsidRDefault="00D708FE" w:rsidP="00D708FE">
            <w:pPr>
              <w:pStyle w:val="XML1"/>
              <w:rPr>
                <w:ins w:id="3983" w:author="Thomas Dietz" w:date="2012-08-08T16:18:00Z"/>
              </w:rPr>
            </w:pPr>
            <w:ins w:id="3984" w:author="Thomas Dietz" w:date="2012-08-08T16:18:00Z">
              <w:r>
                <w:t xml:space="preserve">        Parameter J is avilable for inclusion solely for efficiency as</w:t>
              </w:r>
            </w:ins>
          </w:p>
          <w:p w14:paraId="19DCDDA8" w14:textId="77777777" w:rsidR="00D708FE" w:rsidRDefault="00D708FE" w:rsidP="00D708FE">
            <w:pPr>
              <w:pStyle w:val="XML1"/>
              <w:rPr>
                <w:ins w:id="3985" w:author="Thomas Dietz" w:date="2012-08-08T16:18:00Z"/>
              </w:rPr>
            </w:pPr>
            <w:ins w:id="3986" w:author="Thomas Dietz" w:date="2012-08-08T16:18:00Z">
              <w:r>
                <w:t xml:space="preserve">        it is calculatable from P and Q. Parameters seed and</w:t>
              </w:r>
            </w:ins>
          </w:p>
          <w:p w14:paraId="49302B61" w14:textId="77777777" w:rsidR="00D708FE" w:rsidRDefault="00D708FE" w:rsidP="00D708FE">
            <w:pPr>
              <w:pStyle w:val="XML1"/>
              <w:rPr>
                <w:ins w:id="3987" w:author="Thomas Dietz" w:date="2012-08-08T16:18:00Z"/>
              </w:rPr>
            </w:pPr>
            <w:ins w:id="3988" w:author="Thomas Dietz" w:date="2012-08-08T16:18:00Z">
              <w:r>
                <w:t xml:space="preserve">        pgenCounter are used in the DSA prime number generation</w:t>
              </w:r>
            </w:ins>
          </w:p>
          <w:p w14:paraId="57FD0EAA" w14:textId="77777777" w:rsidR="00D708FE" w:rsidRDefault="00D708FE" w:rsidP="00D708FE">
            <w:pPr>
              <w:pStyle w:val="XML1"/>
              <w:rPr>
                <w:ins w:id="3989" w:author="Thomas Dietz" w:date="2012-08-08T16:18:00Z"/>
              </w:rPr>
            </w:pPr>
            <w:ins w:id="3990" w:author="Thomas Dietz" w:date="2012-08-08T16:18:00Z">
              <w:r>
                <w:t xml:space="preserve">        </w:t>
              </w:r>
              <w:proofErr w:type="gramStart"/>
              <w:r>
                <w:t>algorithm</w:t>
              </w:r>
              <w:proofErr w:type="gramEnd"/>
              <w:r>
                <w:t xml:space="preserve"> specified in the above standard. As such, they are</w:t>
              </w:r>
            </w:ins>
          </w:p>
          <w:p w14:paraId="22287536" w14:textId="77777777" w:rsidR="00D708FE" w:rsidRDefault="00D708FE" w:rsidP="00D708FE">
            <w:pPr>
              <w:pStyle w:val="XML1"/>
              <w:rPr>
                <w:ins w:id="3991" w:author="Thomas Dietz" w:date="2012-08-08T16:18:00Z"/>
              </w:rPr>
            </w:pPr>
            <w:ins w:id="3992" w:author="Thomas Dietz" w:date="2012-08-08T16:18:00Z">
              <w:r>
                <w:t xml:space="preserve">        </w:t>
              </w:r>
              <w:proofErr w:type="gramStart"/>
              <w:r>
                <w:t>optional</w:t>
              </w:r>
              <w:proofErr w:type="gramEnd"/>
              <w:r>
                <w:t xml:space="preserve"> but MUST either both be present or both be absent.</w:t>
              </w:r>
            </w:ins>
          </w:p>
          <w:p w14:paraId="05257036" w14:textId="77777777" w:rsidR="00D708FE" w:rsidRDefault="00D708FE" w:rsidP="00D708FE">
            <w:pPr>
              <w:pStyle w:val="XML1"/>
              <w:rPr>
                <w:ins w:id="3993" w:author="Thomas Dietz" w:date="2012-08-08T16:18:00Z"/>
              </w:rPr>
            </w:pPr>
            <w:ins w:id="3994" w:author="Thomas Dietz" w:date="2012-08-08T16:18:00Z">
              <w:r>
                <w:t xml:space="preserve">        This prime generation algorithm is designed to provide</w:t>
              </w:r>
            </w:ins>
          </w:p>
          <w:p w14:paraId="084E880F" w14:textId="77777777" w:rsidR="00D708FE" w:rsidRDefault="00D708FE" w:rsidP="00D708FE">
            <w:pPr>
              <w:pStyle w:val="XML1"/>
              <w:rPr>
                <w:ins w:id="3995" w:author="Thomas Dietz" w:date="2012-08-08T16:18:00Z"/>
              </w:rPr>
            </w:pPr>
            <w:ins w:id="3996" w:author="Thomas Dietz" w:date="2012-08-08T16:18:00Z">
              <w:r>
                <w:t xml:space="preserve">        assurance that a weak prime is not being used and it yields a P</w:t>
              </w:r>
            </w:ins>
          </w:p>
          <w:p w14:paraId="47C66304" w14:textId="77777777" w:rsidR="00D708FE" w:rsidRDefault="00D708FE" w:rsidP="00D708FE">
            <w:pPr>
              <w:pStyle w:val="XML1"/>
              <w:rPr>
                <w:ins w:id="3997" w:author="Thomas Dietz" w:date="2012-08-08T16:18:00Z"/>
              </w:rPr>
            </w:pPr>
            <w:ins w:id="3998" w:author="Thomas Dietz" w:date="2012-08-08T16:18:00Z">
              <w:r>
                <w:t xml:space="preserve">        </w:t>
              </w:r>
              <w:proofErr w:type="gramStart"/>
              <w:r>
                <w:t>and</w:t>
              </w:r>
              <w:proofErr w:type="gramEnd"/>
              <w:r>
                <w:t xml:space="preserve"> Q value. Parameters P, Q, and G can be public and common to</w:t>
              </w:r>
            </w:ins>
          </w:p>
          <w:p w14:paraId="20D179CE" w14:textId="77777777" w:rsidR="00D708FE" w:rsidRDefault="00D708FE" w:rsidP="00D708FE">
            <w:pPr>
              <w:pStyle w:val="XML1"/>
              <w:rPr>
                <w:ins w:id="3999" w:author="Thomas Dietz" w:date="2012-08-08T16:18:00Z"/>
              </w:rPr>
            </w:pPr>
            <w:ins w:id="4000" w:author="Thomas Dietz" w:date="2012-08-08T16:18:00Z">
              <w:r>
                <w:t xml:space="preserve">        </w:t>
              </w:r>
              <w:proofErr w:type="gramStart"/>
              <w:r>
                <w:t>a</w:t>
              </w:r>
              <w:proofErr w:type="gramEnd"/>
              <w:r>
                <w:t xml:space="preserve"> group of users. They might be known from application context.</w:t>
              </w:r>
            </w:ins>
          </w:p>
          <w:p w14:paraId="1F3A9626" w14:textId="77777777" w:rsidR="00D708FE" w:rsidRDefault="00D708FE" w:rsidP="00D708FE">
            <w:pPr>
              <w:pStyle w:val="XML1"/>
              <w:rPr>
                <w:ins w:id="4001" w:author="Thomas Dietz" w:date="2012-08-08T16:18:00Z"/>
              </w:rPr>
            </w:pPr>
            <w:ins w:id="4002" w:author="Thomas Dietz" w:date="2012-08-08T16:18:00Z">
              <w:r>
                <w:t xml:space="preserve">        As such, they are optional but P and Q MUST either both appear</w:t>
              </w:r>
            </w:ins>
          </w:p>
          <w:p w14:paraId="259F0021" w14:textId="77777777" w:rsidR="00D708FE" w:rsidRDefault="00D708FE" w:rsidP="00D708FE">
            <w:pPr>
              <w:pStyle w:val="XML1"/>
              <w:rPr>
                <w:ins w:id="4003" w:author="Thomas Dietz" w:date="2012-08-08T16:18:00Z"/>
              </w:rPr>
            </w:pPr>
            <w:ins w:id="4004" w:author="Thomas Dietz" w:date="2012-08-08T16:18:00Z">
              <w:r>
                <w:t xml:space="preserve">        </w:t>
              </w:r>
              <w:proofErr w:type="gramStart"/>
              <w:r>
                <w:t>or</w:t>
              </w:r>
              <w:proofErr w:type="gramEnd"/>
              <w:r>
                <w:t xml:space="preserve"> both be absent. If all of P, Q, seed, and pgenCounter are</w:t>
              </w:r>
            </w:ins>
          </w:p>
          <w:p w14:paraId="5FD4C109" w14:textId="77777777" w:rsidR="00D708FE" w:rsidRDefault="00D708FE" w:rsidP="00D708FE">
            <w:pPr>
              <w:pStyle w:val="XML1"/>
              <w:rPr>
                <w:ins w:id="4005" w:author="Thomas Dietz" w:date="2012-08-08T16:18:00Z"/>
              </w:rPr>
            </w:pPr>
            <w:ins w:id="4006" w:author="Thomas Dietz" w:date="2012-08-08T16:18:00Z">
              <w:r>
                <w:t xml:space="preserve">        present, implementations are not required to check if they are</w:t>
              </w:r>
            </w:ins>
          </w:p>
          <w:p w14:paraId="7FFE684F" w14:textId="77777777" w:rsidR="00D708FE" w:rsidRDefault="00D708FE" w:rsidP="00D708FE">
            <w:pPr>
              <w:pStyle w:val="XML1"/>
              <w:rPr>
                <w:ins w:id="4007" w:author="Thomas Dietz" w:date="2012-08-08T16:18:00Z"/>
              </w:rPr>
            </w:pPr>
            <w:ins w:id="4008" w:author="Thomas Dietz" w:date="2012-08-08T16:18:00Z">
              <w:r>
                <w:t xml:space="preserve">        consistent and are free to use either P and Q or seed and</w:t>
              </w:r>
            </w:ins>
          </w:p>
          <w:p w14:paraId="5DF48A12" w14:textId="77777777" w:rsidR="00D708FE" w:rsidRDefault="00D708FE" w:rsidP="00D708FE">
            <w:pPr>
              <w:pStyle w:val="XML1"/>
              <w:rPr>
                <w:ins w:id="4009" w:author="Thomas Dietz" w:date="2012-08-08T16:18:00Z"/>
              </w:rPr>
            </w:pPr>
            <w:ins w:id="4010" w:author="Thomas Dietz" w:date="2012-08-08T16:18:00Z">
              <w:r>
                <w:t xml:space="preserve">        </w:t>
              </w:r>
              <w:proofErr w:type="gramStart"/>
              <w:r>
                <w:t>pgenCounter</w:t>
              </w:r>
              <w:proofErr w:type="gramEnd"/>
              <w:r>
                <w:t>. All parameters are encoded as base64 values.</w:t>
              </w:r>
            </w:ins>
          </w:p>
          <w:p w14:paraId="0961B99F" w14:textId="77777777" w:rsidR="00D708FE" w:rsidRDefault="00D708FE" w:rsidP="00D708FE">
            <w:pPr>
              <w:pStyle w:val="XML1"/>
              <w:rPr>
                <w:ins w:id="4011" w:author="Thomas Dietz" w:date="2012-08-08T16:18:00Z"/>
              </w:rPr>
            </w:pPr>
            <w:ins w:id="4012" w:author="Thomas Dietz" w:date="2012-08-08T16:18:00Z">
              <w:r>
                <w:t xml:space="preserve">      &lt;/xs:documentation&gt;</w:t>
              </w:r>
            </w:ins>
          </w:p>
          <w:p w14:paraId="051ABD84" w14:textId="77777777" w:rsidR="00D708FE" w:rsidRDefault="00D708FE" w:rsidP="00D708FE">
            <w:pPr>
              <w:pStyle w:val="XML1"/>
              <w:rPr>
                <w:ins w:id="4013" w:author="Thomas Dietz" w:date="2012-08-08T16:18:00Z"/>
              </w:rPr>
            </w:pPr>
            <w:ins w:id="4014" w:author="Thomas Dietz" w:date="2012-08-08T16:18:00Z">
              <w:r>
                <w:t xml:space="preserve">    &lt;/xs:annotation&gt;</w:t>
              </w:r>
            </w:ins>
          </w:p>
          <w:p w14:paraId="6DE51FA2" w14:textId="77777777" w:rsidR="00D708FE" w:rsidRDefault="00D708FE" w:rsidP="00D708FE">
            <w:pPr>
              <w:pStyle w:val="XML1"/>
              <w:rPr>
                <w:ins w:id="4015" w:author="Thomas Dietz" w:date="2012-08-08T16:18:00Z"/>
              </w:rPr>
            </w:pPr>
          </w:p>
          <w:p w14:paraId="09FB69EA" w14:textId="77777777" w:rsidR="00D708FE" w:rsidRDefault="00D708FE" w:rsidP="00D708FE">
            <w:pPr>
              <w:pStyle w:val="XML1"/>
              <w:rPr>
                <w:ins w:id="4016" w:author="Thomas Dietz" w:date="2012-08-08T16:18:00Z"/>
              </w:rPr>
            </w:pPr>
            <w:ins w:id="4017" w:author="Thomas Dietz" w:date="2012-08-08T16:18:00Z">
              <w:r>
                <w:t xml:space="preserve">    &lt;xs:sequence&gt;</w:t>
              </w:r>
            </w:ins>
          </w:p>
          <w:p w14:paraId="0D1AE43E" w14:textId="77777777" w:rsidR="00D708FE" w:rsidRDefault="00D708FE" w:rsidP="00D708FE">
            <w:pPr>
              <w:pStyle w:val="XML1"/>
              <w:rPr>
                <w:ins w:id="4018" w:author="Thomas Dietz" w:date="2012-08-08T16:18:00Z"/>
              </w:rPr>
            </w:pPr>
            <w:ins w:id="4019" w:author="Thomas Dietz" w:date="2012-08-08T16:18:00Z">
              <w:r>
                <w:t xml:space="preserve">      &lt;xs:element name="P"  type="xs:base64Binary"&gt;</w:t>
              </w:r>
            </w:ins>
          </w:p>
          <w:p w14:paraId="5BB2D4C5" w14:textId="77777777" w:rsidR="00D708FE" w:rsidRDefault="00D708FE" w:rsidP="00D708FE">
            <w:pPr>
              <w:pStyle w:val="XML1"/>
              <w:rPr>
                <w:ins w:id="4020" w:author="Thomas Dietz" w:date="2012-08-08T16:18:00Z"/>
              </w:rPr>
            </w:pPr>
            <w:ins w:id="4021" w:author="Thomas Dietz" w:date="2012-08-08T16:18:00Z">
              <w:r>
                <w:t xml:space="preserve">        &lt;xs:annotation&gt;</w:t>
              </w:r>
            </w:ins>
          </w:p>
          <w:p w14:paraId="769976E2" w14:textId="77777777" w:rsidR="00D708FE" w:rsidRDefault="00D708FE" w:rsidP="00D708FE">
            <w:pPr>
              <w:pStyle w:val="XML1"/>
              <w:rPr>
                <w:ins w:id="4022" w:author="Thomas Dietz" w:date="2012-08-08T16:18:00Z"/>
              </w:rPr>
            </w:pPr>
            <w:ins w:id="4023" w:author="Thomas Dietz" w:date="2012-08-08T16:18:00Z">
              <w:r>
                <w:t xml:space="preserve">          &lt;xs:documentation&gt;</w:t>
              </w:r>
            </w:ins>
          </w:p>
          <w:p w14:paraId="7872BCD3" w14:textId="77777777" w:rsidR="00D708FE" w:rsidRDefault="00D708FE" w:rsidP="00D708FE">
            <w:pPr>
              <w:pStyle w:val="XML1"/>
              <w:rPr>
                <w:ins w:id="4024" w:author="Thomas Dietz" w:date="2012-08-08T16:18:00Z"/>
              </w:rPr>
            </w:pPr>
            <w:ins w:id="4025" w:author="Thomas Dietz" w:date="2012-08-08T16:18:00Z">
              <w:r>
                <w:t xml:space="preserve">            This element is optional. It MUST be present in</w:t>
              </w:r>
            </w:ins>
          </w:p>
          <w:p w14:paraId="64C2ED1A" w14:textId="77777777" w:rsidR="00D708FE" w:rsidRDefault="00D708FE" w:rsidP="00D708FE">
            <w:pPr>
              <w:pStyle w:val="XML1"/>
              <w:rPr>
                <w:ins w:id="4026" w:author="Thomas Dietz" w:date="2012-08-08T16:18:00Z"/>
              </w:rPr>
            </w:pPr>
            <w:ins w:id="4027" w:author="Thomas Dietz" w:date="2012-08-08T16:18:00Z">
              <w:r>
                <w:t xml:space="preserve">            </w:t>
              </w:r>
              <w:proofErr w:type="gramStart"/>
              <w:r>
                <w:t>the</w:t>
              </w:r>
              <w:proofErr w:type="gramEnd"/>
              <w:r>
                <w:t xml:space="preserve"> NETCONF data store, if the element 'Q' is present.</w:t>
              </w:r>
            </w:ins>
          </w:p>
          <w:p w14:paraId="250EE16D" w14:textId="77777777" w:rsidR="00D708FE" w:rsidRDefault="00D708FE" w:rsidP="00D708FE">
            <w:pPr>
              <w:pStyle w:val="XML1"/>
              <w:rPr>
                <w:ins w:id="4028" w:author="Thomas Dietz" w:date="2012-08-08T16:18:00Z"/>
              </w:rPr>
            </w:pPr>
            <w:ins w:id="4029" w:author="Thomas Dietz" w:date="2012-08-08T16:18:00Z">
              <w:r>
                <w:t xml:space="preserve">                    </w:t>
              </w:r>
            </w:ins>
          </w:p>
          <w:p w14:paraId="46EAEA6A" w14:textId="77777777" w:rsidR="00D708FE" w:rsidRDefault="00D708FE" w:rsidP="00D708FE">
            <w:pPr>
              <w:pStyle w:val="XML1"/>
              <w:rPr>
                <w:ins w:id="4030" w:author="Thomas Dietz" w:date="2012-08-08T16:18:00Z"/>
              </w:rPr>
            </w:pPr>
            <w:ins w:id="4031" w:author="Thomas Dietz" w:date="2012-08-08T16:18:00Z">
              <w:r>
                <w:t xml:space="preserve">            If element 'Q' is present in a NETCONF &amp;lt;edit-config&amp;gt;</w:t>
              </w:r>
            </w:ins>
          </w:p>
          <w:p w14:paraId="3D2FB9DA" w14:textId="77777777" w:rsidR="00D708FE" w:rsidRDefault="00D708FE" w:rsidP="00D708FE">
            <w:pPr>
              <w:pStyle w:val="XML1"/>
              <w:rPr>
                <w:ins w:id="4032" w:author="Thomas Dietz" w:date="2012-08-08T16:18:00Z"/>
              </w:rPr>
            </w:pPr>
            <w:ins w:id="4033" w:author="Thomas Dietz" w:date="2012-08-08T16:18:00Z">
              <w:r>
                <w:t xml:space="preserve">            operation 'create', 'merge' or 'replace' and this element</w:t>
              </w:r>
            </w:ins>
          </w:p>
          <w:p w14:paraId="6AF9B5C3" w14:textId="77777777" w:rsidR="00D708FE" w:rsidRDefault="00D708FE" w:rsidP="00D708FE">
            <w:pPr>
              <w:pStyle w:val="XML1"/>
              <w:rPr>
                <w:ins w:id="4034" w:author="Thomas Dietz" w:date="2012-08-08T16:18:00Z"/>
              </w:rPr>
            </w:pPr>
            <w:ins w:id="4035" w:author="Thomas Dietz" w:date="2012-08-08T16:18:00Z">
              <w:r>
                <w:t xml:space="preserve">            </w:t>
              </w:r>
              <w:proofErr w:type="gramStart"/>
              <w:r>
                <w:t>is</w:t>
              </w:r>
              <w:proofErr w:type="gramEnd"/>
              <w:r>
                <w:t xml:space="preserve"> missing, a 'data-missing' error is returned.</w:t>
              </w:r>
            </w:ins>
          </w:p>
          <w:p w14:paraId="08BEE451" w14:textId="77777777" w:rsidR="00D708FE" w:rsidRDefault="00D708FE" w:rsidP="00D708FE">
            <w:pPr>
              <w:pStyle w:val="XML1"/>
              <w:rPr>
                <w:ins w:id="4036" w:author="Thomas Dietz" w:date="2012-08-08T16:18:00Z"/>
              </w:rPr>
            </w:pPr>
            <w:ins w:id="4037" w:author="Thomas Dietz" w:date="2012-08-08T16:18:00Z">
              <w:r>
                <w:t xml:space="preserve">          &lt;/xs:documentation&gt;</w:t>
              </w:r>
            </w:ins>
          </w:p>
          <w:p w14:paraId="1E49AF40" w14:textId="77777777" w:rsidR="00D708FE" w:rsidRDefault="00D708FE" w:rsidP="00D708FE">
            <w:pPr>
              <w:pStyle w:val="XML1"/>
              <w:rPr>
                <w:ins w:id="4038" w:author="Thomas Dietz" w:date="2012-08-08T16:18:00Z"/>
              </w:rPr>
            </w:pPr>
            <w:ins w:id="4039" w:author="Thomas Dietz" w:date="2012-08-08T16:18:00Z">
              <w:r>
                <w:t xml:space="preserve">        &lt;/xs:annotation&gt;</w:t>
              </w:r>
            </w:ins>
          </w:p>
          <w:p w14:paraId="0BD4EA18" w14:textId="77777777" w:rsidR="00D708FE" w:rsidRDefault="00D708FE" w:rsidP="00D708FE">
            <w:pPr>
              <w:pStyle w:val="XML1"/>
              <w:rPr>
                <w:ins w:id="4040" w:author="Thomas Dietz" w:date="2012-08-08T16:18:00Z"/>
              </w:rPr>
            </w:pPr>
            <w:ins w:id="4041" w:author="Thomas Dietz" w:date="2012-08-08T16:18:00Z">
              <w:r>
                <w:t xml:space="preserve">      &lt;/xs:element&gt;</w:t>
              </w:r>
            </w:ins>
          </w:p>
          <w:p w14:paraId="022544E8" w14:textId="77777777" w:rsidR="00D708FE" w:rsidRDefault="00D708FE" w:rsidP="00D708FE">
            <w:pPr>
              <w:pStyle w:val="XML1"/>
              <w:rPr>
                <w:ins w:id="4042" w:author="Thomas Dietz" w:date="2012-08-08T16:18:00Z"/>
              </w:rPr>
            </w:pPr>
            <w:ins w:id="4043" w:author="Thomas Dietz" w:date="2012-08-08T16:18:00Z">
              <w:r>
                <w:t xml:space="preserve">      &lt;xs:element name="Q"  type="xs:base64Binary"&gt;</w:t>
              </w:r>
            </w:ins>
          </w:p>
          <w:p w14:paraId="6AD135DF" w14:textId="77777777" w:rsidR="00D708FE" w:rsidRDefault="00D708FE" w:rsidP="00D708FE">
            <w:pPr>
              <w:pStyle w:val="XML1"/>
              <w:rPr>
                <w:ins w:id="4044" w:author="Thomas Dietz" w:date="2012-08-08T16:18:00Z"/>
              </w:rPr>
            </w:pPr>
            <w:ins w:id="4045" w:author="Thomas Dietz" w:date="2012-08-08T16:18:00Z">
              <w:r>
                <w:t xml:space="preserve">        &lt;xs:annotation&gt;</w:t>
              </w:r>
            </w:ins>
          </w:p>
          <w:p w14:paraId="770C91B0" w14:textId="77777777" w:rsidR="00D708FE" w:rsidRDefault="00D708FE" w:rsidP="00D708FE">
            <w:pPr>
              <w:pStyle w:val="XML1"/>
              <w:rPr>
                <w:ins w:id="4046" w:author="Thomas Dietz" w:date="2012-08-08T16:18:00Z"/>
              </w:rPr>
            </w:pPr>
            <w:ins w:id="4047" w:author="Thomas Dietz" w:date="2012-08-08T16:18:00Z">
              <w:r>
                <w:t xml:space="preserve">          &lt;xs:documentation&gt;</w:t>
              </w:r>
            </w:ins>
          </w:p>
          <w:p w14:paraId="383E1070" w14:textId="77777777" w:rsidR="00D708FE" w:rsidRDefault="00D708FE" w:rsidP="00D708FE">
            <w:pPr>
              <w:pStyle w:val="XML1"/>
              <w:rPr>
                <w:ins w:id="4048" w:author="Thomas Dietz" w:date="2012-08-08T16:18:00Z"/>
              </w:rPr>
            </w:pPr>
            <w:ins w:id="4049" w:author="Thomas Dietz" w:date="2012-08-08T16:18:00Z">
              <w:r>
                <w:t xml:space="preserve">            This element is optional. It MUST be present in</w:t>
              </w:r>
            </w:ins>
          </w:p>
          <w:p w14:paraId="40096A23" w14:textId="77777777" w:rsidR="00D708FE" w:rsidRDefault="00D708FE" w:rsidP="00D708FE">
            <w:pPr>
              <w:pStyle w:val="XML1"/>
              <w:rPr>
                <w:ins w:id="4050" w:author="Thomas Dietz" w:date="2012-08-08T16:18:00Z"/>
              </w:rPr>
            </w:pPr>
            <w:ins w:id="4051" w:author="Thomas Dietz" w:date="2012-08-08T16:18:00Z">
              <w:r>
                <w:t xml:space="preserve">            </w:t>
              </w:r>
              <w:proofErr w:type="gramStart"/>
              <w:r>
                <w:t>the</w:t>
              </w:r>
              <w:proofErr w:type="gramEnd"/>
              <w:r>
                <w:t xml:space="preserve"> NETCONF data store, if the element 'P' is present.</w:t>
              </w:r>
            </w:ins>
          </w:p>
          <w:p w14:paraId="44398533" w14:textId="77777777" w:rsidR="00D708FE" w:rsidRDefault="00D708FE" w:rsidP="00D708FE">
            <w:pPr>
              <w:pStyle w:val="XML1"/>
              <w:rPr>
                <w:ins w:id="4052" w:author="Thomas Dietz" w:date="2012-08-08T16:18:00Z"/>
              </w:rPr>
            </w:pPr>
            <w:ins w:id="4053" w:author="Thomas Dietz" w:date="2012-08-08T16:18:00Z">
              <w:r>
                <w:t xml:space="preserve">                    </w:t>
              </w:r>
            </w:ins>
          </w:p>
          <w:p w14:paraId="6DB7D01D" w14:textId="77777777" w:rsidR="00D708FE" w:rsidRDefault="00D708FE" w:rsidP="00D708FE">
            <w:pPr>
              <w:pStyle w:val="XML1"/>
              <w:rPr>
                <w:ins w:id="4054" w:author="Thomas Dietz" w:date="2012-08-08T16:18:00Z"/>
              </w:rPr>
            </w:pPr>
            <w:ins w:id="4055" w:author="Thomas Dietz" w:date="2012-08-08T16:18:00Z">
              <w:r>
                <w:t xml:space="preserve">            If element 'P' is present in a NETCONF &amp;lt;edit-config&amp;gt;</w:t>
              </w:r>
            </w:ins>
          </w:p>
          <w:p w14:paraId="3FB7D987" w14:textId="77777777" w:rsidR="00D708FE" w:rsidRDefault="00D708FE" w:rsidP="00D708FE">
            <w:pPr>
              <w:pStyle w:val="XML1"/>
              <w:rPr>
                <w:ins w:id="4056" w:author="Thomas Dietz" w:date="2012-08-08T16:18:00Z"/>
              </w:rPr>
            </w:pPr>
            <w:ins w:id="4057" w:author="Thomas Dietz" w:date="2012-08-08T16:18:00Z">
              <w:r>
                <w:t xml:space="preserve">            operation 'create', 'merge' or 'replace' and this element</w:t>
              </w:r>
            </w:ins>
          </w:p>
          <w:p w14:paraId="0B20E697" w14:textId="77777777" w:rsidR="00D708FE" w:rsidRDefault="00D708FE" w:rsidP="00D708FE">
            <w:pPr>
              <w:pStyle w:val="XML1"/>
              <w:rPr>
                <w:ins w:id="4058" w:author="Thomas Dietz" w:date="2012-08-08T16:18:00Z"/>
              </w:rPr>
            </w:pPr>
            <w:ins w:id="4059" w:author="Thomas Dietz" w:date="2012-08-08T16:18:00Z">
              <w:r>
                <w:t xml:space="preserve">            </w:t>
              </w:r>
              <w:proofErr w:type="gramStart"/>
              <w:r>
                <w:t>is</w:t>
              </w:r>
              <w:proofErr w:type="gramEnd"/>
              <w:r>
                <w:t xml:space="preserve"> missing, a 'data-missing' error is returned.</w:t>
              </w:r>
            </w:ins>
          </w:p>
          <w:p w14:paraId="083ADA78" w14:textId="77777777" w:rsidR="00D708FE" w:rsidRDefault="00D708FE" w:rsidP="00D708FE">
            <w:pPr>
              <w:pStyle w:val="XML1"/>
              <w:rPr>
                <w:ins w:id="4060" w:author="Thomas Dietz" w:date="2012-08-08T16:18:00Z"/>
              </w:rPr>
            </w:pPr>
            <w:ins w:id="4061" w:author="Thomas Dietz" w:date="2012-08-08T16:18:00Z">
              <w:r>
                <w:t xml:space="preserve">          &lt;/xs:documentation&gt;</w:t>
              </w:r>
            </w:ins>
          </w:p>
          <w:p w14:paraId="54DBD621" w14:textId="77777777" w:rsidR="00D708FE" w:rsidRDefault="00D708FE" w:rsidP="00D708FE">
            <w:pPr>
              <w:pStyle w:val="XML1"/>
              <w:rPr>
                <w:ins w:id="4062" w:author="Thomas Dietz" w:date="2012-08-08T16:18:00Z"/>
              </w:rPr>
            </w:pPr>
            <w:ins w:id="4063" w:author="Thomas Dietz" w:date="2012-08-08T16:18:00Z">
              <w:r>
                <w:t xml:space="preserve">        &lt;/xs:annotation&gt;</w:t>
              </w:r>
            </w:ins>
          </w:p>
          <w:p w14:paraId="10B29418" w14:textId="77777777" w:rsidR="00D708FE" w:rsidRDefault="00D708FE" w:rsidP="00D708FE">
            <w:pPr>
              <w:pStyle w:val="XML1"/>
              <w:rPr>
                <w:ins w:id="4064" w:author="Thomas Dietz" w:date="2012-08-08T16:18:00Z"/>
              </w:rPr>
            </w:pPr>
            <w:ins w:id="4065" w:author="Thomas Dietz" w:date="2012-08-08T16:18:00Z">
              <w:r>
                <w:t xml:space="preserve">      &lt;/xs:element&gt;</w:t>
              </w:r>
            </w:ins>
          </w:p>
          <w:p w14:paraId="2DE829F9" w14:textId="77777777" w:rsidR="00D708FE" w:rsidRDefault="00D708FE" w:rsidP="00D708FE">
            <w:pPr>
              <w:pStyle w:val="XML1"/>
              <w:rPr>
                <w:ins w:id="4066" w:author="Thomas Dietz" w:date="2012-08-08T16:18:00Z"/>
              </w:rPr>
            </w:pPr>
            <w:ins w:id="4067" w:author="Thomas Dietz" w:date="2012-08-08T16:18:00Z">
              <w:r>
                <w:t xml:space="preserve">      &lt;xs:element name="J"  type="xs:base64Binary"&gt;</w:t>
              </w:r>
            </w:ins>
          </w:p>
          <w:p w14:paraId="3E9EF359" w14:textId="77777777" w:rsidR="00D708FE" w:rsidRDefault="00D708FE" w:rsidP="00D708FE">
            <w:pPr>
              <w:pStyle w:val="XML1"/>
              <w:rPr>
                <w:ins w:id="4068" w:author="Thomas Dietz" w:date="2012-08-08T16:18:00Z"/>
              </w:rPr>
            </w:pPr>
            <w:ins w:id="4069" w:author="Thomas Dietz" w:date="2012-08-08T16:18:00Z">
              <w:r>
                <w:t xml:space="preserve">        &lt;xs:annotation&gt;</w:t>
              </w:r>
            </w:ins>
          </w:p>
          <w:p w14:paraId="72EA7884" w14:textId="77777777" w:rsidR="00D708FE" w:rsidRDefault="00D708FE" w:rsidP="00D708FE">
            <w:pPr>
              <w:pStyle w:val="XML1"/>
              <w:rPr>
                <w:ins w:id="4070" w:author="Thomas Dietz" w:date="2012-08-08T16:18:00Z"/>
              </w:rPr>
            </w:pPr>
            <w:ins w:id="4071" w:author="Thomas Dietz" w:date="2012-08-08T16:18:00Z">
              <w:r>
                <w:t xml:space="preserve">          &lt;xs:documentation&gt;</w:t>
              </w:r>
            </w:ins>
          </w:p>
          <w:p w14:paraId="281E6255" w14:textId="77777777" w:rsidR="00D708FE" w:rsidRDefault="00D708FE" w:rsidP="00D708FE">
            <w:pPr>
              <w:pStyle w:val="XML1"/>
              <w:rPr>
                <w:ins w:id="4072" w:author="Thomas Dietz" w:date="2012-08-08T16:18:00Z"/>
              </w:rPr>
            </w:pPr>
            <w:ins w:id="4073" w:author="Thomas Dietz" w:date="2012-08-08T16:18:00Z">
              <w:r>
                <w:t xml:space="preserve">            This element is optional.</w:t>
              </w:r>
            </w:ins>
          </w:p>
          <w:p w14:paraId="30AF0C74" w14:textId="77777777" w:rsidR="00D708FE" w:rsidRDefault="00D708FE" w:rsidP="00D708FE">
            <w:pPr>
              <w:pStyle w:val="XML1"/>
              <w:rPr>
                <w:ins w:id="4074" w:author="Thomas Dietz" w:date="2012-08-08T16:18:00Z"/>
              </w:rPr>
            </w:pPr>
            <w:ins w:id="4075" w:author="Thomas Dietz" w:date="2012-08-08T16:18:00Z">
              <w:r>
                <w:t xml:space="preserve">          &lt;/xs:documentation&gt;</w:t>
              </w:r>
            </w:ins>
          </w:p>
          <w:p w14:paraId="467D931C" w14:textId="77777777" w:rsidR="00D708FE" w:rsidRDefault="00D708FE" w:rsidP="00D708FE">
            <w:pPr>
              <w:pStyle w:val="XML1"/>
              <w:rPr>
                <w:ins w:id="4076" w:author="Thomas Dietz" w:date="2012-08-08T16:18:00Z"/>
              </w:rPr>
            </w:pPr>
            <w:ins w:id="4077" w:author="Thomas Dietz" w:date="2012-08-08T16:18:00Z">
              <w:r>
                <w:t xml:space="preserve">        &lt;/xs:annotation&gt;</w:t>
              </w:r>
            </w:ins>
          </w:p>
          <w:p w14:paraId="5A817243" w14:textId="77777777" w:rsidR="00D708FE" w:rsidRDefault="00D708FE" w:rsidP="00D708FE">
            <w:pPr>
              <w:pStyle w:val="XML1"/>
              <w:rPr>
                <w:ins w:id="4078" w:author="Thomas Dietz" w:date="2012-08-08T16:18:00Z"/>
              </w:rPr>
            </w:pPr>
            <w:ins w:id="4079" w:author="Thomas Dietz" w:date="2012-08-08T16:18:00Z">
              <w:r>
                <w:t xml:space="preserve">      &lt;/xs:element&gt;</w:t>
              </w:r>
            </w:ins>
          </w:p>
          <w:p w14:paraId="33094D0E" w14:textId="77777777" w:rsidR="00D708FE" w:rsidRDefault="00D708FE" w:rsidP="00D708FE">
            <w:pPr>
              <w:pStyle w:val="XML1"/>
              <w:rPr>
                <w:ins w:id="4080" w:author="Thomas Dietz" w:date="2012-08-08T16:18:00Z"/>
              </w:rPr>
            </w:pPr>
            <w:ins w:id="4081" w:author="Thomas Dietz" w:date="2012-08-08T16:18:00Z">
              <w:r>
                <w:t xml:space="preserve">      &lt;xs:element name="G"  type="xs:base64Binary"&gt;</w:t>
              </w:r>
            </w:ins>
          </w:p>
          <w:p w14:paraId="06DDEE54" w14:textId="77777777" w:rsidR="00D708FE" w:rsidRDefault="00D708FE" w:rsidP="00D708FE">
            <w:pPr>
              <w:pStyle w:val="XML1"/>
              <w:rPr>
                <w:ins w:id="4082" w:author="Thomas Dietz" w:date="2012-08-08T16:18:00Z"/>
              </w:rPr>
            </w:pPr>
            <w:ins w:id="4083" w:author="Thomas Dietz" w:date="2012-08-08T16:18:00Z">
              <w:r>
                <w:lastRenderedPageBreak/>
                <w:t xml:space="preserve">        &lt;xs:annotation&gt;</w:t>
              </w:r>
            </w:ins>
          </w:p>
          <w:p w14:paraId="0B0CB0A2" w14:textId="77777777" w:rsidR="00D708FE" w:rsidRDefault="00D708FE" w:rsidP="00D708FE">
            <w:pPr>
              <w:pStyle w:val="XML1"/>
              <w:rPr>
                <w:ins w:id="4084" w:author="Thomas Dietz" w:date="2012-08-08T16:18:00Z"/>
              </w:rPr>
            </w:pPr>
            <w:ins w:id="4085" w:author="Thomas Dietz" w:date="2012-08-08T16:18:00Z">
              <w:r>
                <w:t xml:space="preserve">          &lt;xs:documentation&gt;</w:t>
              </w:r>
            </w:ins>
          </w:p>
          <w:p w14:paraId="00E0FF76" w14:textId="77777777" w:rsidR="00D708FE" w:rsidRDefault="00D708FE" w:rsidP="00D708FE">
            <w:pPr>
              <w:pStyle w:val="XML1"/>
              <w:rPr>
                <w:ins w:id="4086" w:author="Thomas Dietz" w:date="2012-08-08T16:18:00Z"/>
              </w:rPr>
            </w:pPr>
            <w:ins w:id="4087" w:author="Thomas Dietz" w:date="2012-08-08T16:18:00Z">
              <w:r>
                <w:t xml:space="preserve">            This element is optional.</w:t>
              </w:r>
            </w:ins>
          </w:p>
          <w:p w14:paraId="52B505B7" w14:textId="77777777" w:rsidR="00D708FE" w:rsidRDefault="00D708FE" w:rsidP="00D708FE">
            <w:pPr>
              <w:pStyle w:val="XML1"/>
              <w:rPr>
                <w:ins w:id="4088" w:author="Thomas Dietz" w:date="2012-08-08T16:18:00Z"/>
              </w:rPr>
            </w:pPr>
            <w:ins w:id="4089" w:author="Thomas Dietz" w:date="2012-08-08T16:18:00Z">
              <w:r>
                <w:t xml:space="preserve">          &lt;/xs:documentation&gt;</w:t>
              </w:r>
            </w:ins>
          </w:p>
          <w:p w14:paraId="05A93200" w14:textId="77777777" w:rsidR="00D708FE" w:rsidRDefault="00D708FE" w:rsidP="00D708FE">
            <w:pPr>
              <w:pStyle w:val="XML1"/>
              <w:rPr>
                <w:ins w:id="4090" w:author="Thomas Dietz" w:date="2012-08-08T16:18:00Z"/>
              </w:rPr>
            </w:pPr>
            <w:ins w:id="4091" w:author="Thomas Dietz" w:date="2012-08-08T16:18:00Z">
              <w:r>
                <w:t xml:space="preserve">        &lt;/xs:annotation&gt;</w:t>
              </w:r>
            </w:ins>
          </w:p>
          <w:p w14:paraId="46EFD3E3" w14:textId="77777777" w:rsidR="00D708FE" w:rsidRDefault="00D708FE" w:rsidP="00D708FE">
            <w:pPr>
              <w:pStyle w:val="XML1"/>
              <w:rPr>
                <w:ins w:id="4092" w:author="Thomas Dietz" w:date="2012-08-08T16:18:00Z"/>
              </w:rPr>
            </w:pPr>
            <w:ins w:id="4093" w:author="Thomas Dietz" w:date="2012-08-08T16:18:00Z">
              <w:r>
                <w:t xml:space="preserve">      &lt;/xs:element&gt;</w:t>
              </w:r>
            </w:ins>
          </w:p>
          <w:p w14:paraId="79A0738B" w14:textId="77777777" w:rsidR="00D708FE" w:rsidRDefault="00D708FE" w:rsidP="00D708FE">
            <w:pPr>
              <w:pStyle w:val="XML1"/>
              <w:rPr>
                <w:ins w:id="4094" w:author="Thomas Dietz" w:date="2012-08-08T16:18:00Z"/>
              </w:rPr>
            </w:pPr>
            <w:ins w:id="4095" w:author="Thomas Dietz" w:date="2012-08-08T16:18:00Z">
              <w:r>
                <w:t xml:space="preserve">      &lt;xs:element name="Y"  type="xs:base64Binary"&gt;</w:t>
              </w:r>
            </w:ins>
          </w:p>
          <w:p w14:paraId="1B7D91A9" w14:textId="77777777" w:rsidR="00D708FE" w:rsidRDefault="00D708FE" w:rsidP="00D708FE">
            <w:pPr>
              <w:pStyle w:val="XML1"/>
              <w:rPr>
                <w:ins w:id="4096" w:author="Thomas Dietz" w:date="2012-08-08T16:18:00Z"/>
              </w:rPr>
            </w:pPr>
            <w:ins w:id="4097" w:author="Thomas Dietz" w:date="2012-08-08T16:18:00Z">
              <w:r>
                <w:t xml:space="preserve">        &lt;xs:annotation&gt;</w:t>
              </w:r>
            </w:ins>
          </w:p>
          <w:p w14:paraId="3B49C51B" w14:textId="77777777" w:rsidR="00D708FE" w:rsidRDefault="00D708FE" w:rsidP="00D708FE">
            <w:pPr>
              <w:pStyle w:val="XML1"/>
              <w:rPr>
                <w:ins w:id="4098" w:author="Thomas Dietz" w:date="2012-08-08T16:18:00Z"/>
              </w:rPr>
            </w:pPr>
            <w:ins w:id="4099" w:author="Thomas Dietz" w:date="2012-08-08T16:18:00Z">
              <w:r>
                <w:t xml:space="preserve">          &lt;xs:documentation&gt;</w:t>
              </w:r>
            </w:ins>
          </w:p>
          <w:p w14:paraId="181B65F1" w14:textId="77777777" w:rsidR="00D708FE" w:rsidRDefault="00D708FE" w:rsidP="00D708FE">
            <w:pPr>
              <w:pStyle w:val="XML1"/>
              <w:rPr>
                <w:ins w:id="4100" w:author="Thomas Dietz" w:date="2012-08-08T16:18:00Z"/>
              </w:rPr>
            </w:pPr>
            <w:ins w:id="4101" w:author="Thomas Dietz" w:date="2012-08-08T16:18:00Z">
              <w:r>
                <w:t xml:space="preserve">            This element MUST be present in the NETCONF data</w:t>
              </w:r>
            </w:ins>
          </w:p>
          <w:p w14:paraId="6E228CD0" w14:textId="77777777" w:rsidR="00D708FE" w:rsidRDefault="00D708FE" w:rsidP="00D708FE">
            <w:pPr>
              <w:pStyle w:val="XML1"/>
              <w:rPr>
                <w:ins w:id="4102" w:author="Thomas Dietz" w:date="2012-08-08T16:18:00Z"/>
              </w:rPr>
            </w:pPr>
            <w:ins w:id="4103" w:author="Thomas Dietz" w:date="2012-08-08T16:18:00Z">
              <w:r>
                <w:t xml:space="preserve">            </w:t>
              </w:r>
              <w:proofErr w:type="gramStart"/>
              <w:r>
                <w:t>store</w:t>
              </w:r>
              <w:proofErr w:type="gramEnd"/>
              <w:r>
                <w:t>. If this element is not present in a NETCONF</w:t>
              </w:r>
            </w:ins>
          </w:p>
          <w:p w14:paraId="3E810598" w14:textId="77777777" w:rsidR="00D708FE" w:rsidRDefault="00D708FE" w:rsidP="00D708FE">
            <w:pPr>
              <w:pStyle w:val="XML1"/>
              <w:rPr>
                <w:ins w:id="4104" w:author="Thomas Dietz" w:date="2012-08-08T16:18:00Z"/>
              </w:rPr>
            </w:pPr>
            <w:ins w:id="4105" w:author="Thomas Dietz" w:date="2012-08-08T16:18:00Z">
              <w:r>
                <w:t xml:space="preserve">            &amp;lt;edit-config&amp;gt; operation 'create', 'merge' or 'replace' and</w:t>
              </w:r>
            </w:ins>
          </w:p>
          <w:p w14:paraId="76C05F9F" w14:textId="77777777" w:rsidR="00D708FE" w:rsidRDefault="00D708FE" w:rsidP="00D708FE">
            <w:pPr>
              <w:pStyle w:val="XML1"/>
              <w:rPr>
                <w:ins w:id="4106" w:author="Thomas Dietz" w:date="2012-08-08T16:18:00Z"/>
              </w:rPr>
            </w:pPr>
            <w:ins w:id="4107" w:author="Thomas Dietz" w:date="2012-08-08T16:18:00Z">
              <w:r>
                <w:t xml:space="preserve">            the parent element does not exist, a 'data-missing' error</w:t>
              </w:r>
            </w:ins>
          </w:p>
          <w:p w14:paraId="4D215AEF" w14:textId="77777777" w:rsidR="00D708FE" w:rsidRDefault="00D708FE" w:rsidP="00D708FE">
            <w:pPr>
              <w:pStyle w:val="XML1"/>
              <w:rPr>
                <w:ins w:id="4108" w:author="Thomas Dietz" w:date="2012-08-08T16:18:00Z"/>
              </w:rPr>
            </w:pPr>
            <w:ins w:id="4109" w:author="Thomas Dietz" w:date="2012-08-08T16:18:00Z">
              <w:r>
                <w:t xml:space="preserve">            </w:t>
              </w:r>
              <w:proofErr w:type="gramStart"/>
              <w:r>
                <w:t>is</w:t>
              </w:r>
              <w:proofErr w:type="gramEnd"/>
              <w:r>
                <w:t xml:space="preserve"> returned.</w:t>
              </w:r>
            </w:ins>
          </w:p>
          <w:p w14:paraId="13AA6C8D" w14:textId="77777777" w:rsidR="00D708FE" w:rsidRDefault="00D708FE" w:rsidP="00D708FE">
            <w:pPr>
              <w:pStyle w:val="XML1"/>
              <w:rPr>
                <w:ins w:id="4110" w:author="Thomas Dietz" w:date="2012-08-08T16:18:00Z"/>
              </w:rPr>
            </w:pPr>
            <w:ins w:id="4111" w:author="Thomas Dietz" w:date="2012-08-08T16:18:00Z">
              <w:r>
                <w:t xml:space="preserve">          &lt;/xs:documentation&gt;</w:t>
              </w:r>
            </w:ins>
          </w:p>
          <w:p w14:paraId="0C131C04" w14:textId="77777777" w:rsidR="00D708FE" w:rsidRDefault="00D708FE" w:rsidP="00D708FE">
            <w:pPr>
              <w:pStyle w:val="XML1"/>
              <w:rPr>
                <w:ins w:id="4112" w:author="Thomas Dietz" w:date="2012-08-08T16:18:00Z"/>
              </w:rPr>
            </w:pPr>
            <w:ins w:id="4113" w:author="Thomas Dietz" w:date="2012-08-08T16:18:00Z">
              <w:r>
                <w:t xml:space="preserve">        &lt;/xs:annotation&gt;</w:t>
              </w:r>
            </w:ins>
          </w:p>
          <w:p w14:paraId="5426812C" w14:textId="77777777" w:rsidR="00D708FE" w:rsidRDefault="00D708FE" w:rsidP="00D708FE">
            <w:pPr>
              <w:pStyle w:val="XML1"/>
              <w:rPr>
                <w:ins w:id="4114" w:author="Thomas Dietz" w:date="2012-08-08T16:18:00Z"/>
              </w:rPr>
            </w:pPr>
            <w:ins w:id="4115" w:author="Thomas Dietz" w:date="2012-08-08T16:18:00Z">
              <w:r>
                <w:t xml:space="preserve">      &lt;/xs:element&gt;</w:t>
              </w:r>
            </w:ins>
          </w:p>
          <w:p w14:paraId="643645E8" w14:textId="77777777" w:rsidR="00D708FE" w:rsidRDefault="00D708FE" w:rsidP="00D708FE">
            <w:pPr>
              <w:pStyle w:val="XML1"/>
              <w:rPr>
                <w:ins w:id="4116" w:author="Thomas Dietz" w:date="2012-08-08T16:18:00Z"/>
              </w:rPr>
            </w:pPr>
            <w:ins w:id="4117" w:author="Thomas Dietz" w:date="2012-08-08T16:18:00Z">
              <w:r>
                <w:t xml:space="preserve">      &lt;xs:element name="Seed"  type="xs:base64Binary"&gt;</w:t>
              </w:r>
            </w:ins>
          </w:p>
          <w:p w14:paraId="1124B5B8" w14:textId="77777777" w:rsidR="00D708FE" w:rsidRDefault="00D708FE" w:rsidP="00D708FE">
            <w:pPr>
              <w:pStyle w:val="XML1"/>
              <w:rPr>
                <w:ins w:id="4118" w:author="Thomas Dietz" w:date="2012-08-08T16:18:00Z"/>
              </w:rPr>
            </w:pPr>
            <w:ins w:id="4119" w:author="Thomas Dietz" w:date="2012-08-08T16:18:00Z">
              <w:r>
                <w:t xml:space="preserve">        &lt;xs:annotation&gt;</w:t>
              </w:r>
            </w:ins>
          </w:p>
          <w:p w14:paraId="485BFE8D" w14:textId="77777777" w:rsidR="00D708FE" w:rsidRDefault="00D708FE" w:rsidP="00D708FE">
            <w:pPr>
              <w:pStyle w:val="XML1"/>
              <w:rPr>
                <w:ins w:id="4120" w:author="Thomas Dietz" w:date="2012-08-08T16:18:00Z"/>
              </w:rPr>
            </w:pPr>
            <w:ins w:id="4121" w:author="Thomas Dietz" w:date="2012-08-08T16:18:00Z">
              <w:r>
                <w:t xml:space="preserve">          &lt;xs:documentation&gt;</w:t>
              </w:r>
            </w:ins>
          </w:p>
          <w:p w14:paraId="0C415598" w14:textId="77777777" w:rsidR="00D708FE" w:rsidRDefault="00D708FE" w:rsidP="00D708FE">
            <w:pPr>
              <w:pStyle w:val="XML1"/>
              <w:rPr>
                <w:ins w:id="4122" w:author="Thomas Dietz" w:date="2012-08-08T16:18:00Z"/>
              </w:rPr>
            </w:pPr>
            <w:ins w:id="4123" w:author="Thomas Dietz" w:date="2012-08-08T16:18:00Z">
              <w:r>
                <w:t xml:space="preserve">            This element is optional. It MUST be present in</w:t>
              </w:r>
            </w:ins>
          </w:p>
          <w:p w14:paraId="417D710D" w14:textId="77777777" w:rsidR="00D708FE" w:rsidRDefault="00D708FE" w:rsidP="00D708FE">
            <w:pPr>
              <w:pStyle w:val="XML1"/>
              <w:rPr>
                <w:ins w:id="4124" w:author="Thomas Dietz" w:date="2012-08-08T16:18:00Z"/>
              </w:rPr>
            </w:pPr>
            <w:ins w:id="4125" w:author="Thomas Dietz" w:date="2012-08-08T16:18:00Z">
              <w:r>
                <w:t xml:space="preserve">            the NETCONF data store, if the element 'PgenCounter' is</w:t>
              </w:r>
            </w:ins>
          </w:p>
          <w:p w14:paraId="0466C87B" w14:textId="77777777" w:rsidR="00D708FE" w:rsidRDefault="00D708FE" w:rsidP="00D708FE">
            <w:pPr>
              <w:pStyle w:val="XML1"/>
              <w:rPr>
                <w:ins w:id="4126" w:author="Thomas Dietz" w:date="2012-08-08T16:18:00Z"/>
              </w:rPr>
            </w:pPr>
            <w:ins w:id="4127" w:author="Thomas Dietz" w:date="2012-08-08T16:18:00Z">
              <w:r>
                <w:t xml:space="preserve">            </w:t>
              </w:r>
              <w:proofErr w:type="gramStart"/>
              <w:r>
                <w:t>present</w:t>
              </w:r>
              <w:proofErr w:type="gramEnd"/>
              <w:r>
                <w:t>.</w:t>
              </w:r>
            </w:ins>
          </w:p>
          <w:p w14:paraId="7625D878" w14:textId="77777777" w:rsidR="00D708FE" w:rsidRDefault="00D708FE" w:rsidP="00D708FE">
            <w:pPr>
              <w:pStyle w:val="XML1"/>
              <w:rPr>
                <w:ins w:id="4128" w:author="Thomas Dietz" w:date="2012-08-08T16:18:00Z"/>
              </w:rPr>
            </w:pPr>
            <w:ins w:id="4129" w:author="Thomas Dietz" w:date="2012-08-08T16:18:00Z">
              <w:r>
                <w:t xml:space="preserve">                    </w:t>
              </w:r>
            </w:ins>
          </w:p>
          <w:p w14:paraId="24EE5FDE" w14:textId="77777777" w:rsidR="00D708FE" w:rsidRDefault="00D708FE" w:rsidP="00D708FE">
            <w:pPr>
              <w:pStyle w:val="XML1"/>
              <w:rPr>
                <w:ins w:id="4130" w:author="Thomas Dietz" w:date="2012-08-08T16:18:00Z"/>
              </w:rPr>
            </w:pPr>
            <w:ins w:id="4131" w:author="Thomas Dietz" w:date="2012-08-08T16:18:00Z">
              <w:r>
                <w:t xml:space="preserve">            If element 'PgenCounter' is present in a NETCONF</w:t>
              </w:r>
            </w:ins>
          </w:p>
          <w:p w14:paraId="67E08D41" w14:textId="77777777" w:rsidR="00D708FE" w:rsidRDefault="00D708FE" w:rsidP="00D708FE">
            <w:pPr>
              <w:pStyle w:val="XML1"/>
              <w:rPr>
                <w:ins w:id="4132" w:author="Thomas Dietz" w:date="2012-08-08T16:18:00Z"/>
              </w:rPr>
            </w:pPr>
            <w:ins w:id="4133" w:author="Thomas Dietz" w:date="2012-08-08T16:18:00Z">
              <w:r>
                <w:t xml:space="preserve">            &amp;lt;edit-config&amp;gt; operation 'create', 'merge' or 'replace' and</w:t>
              </w:r>
            </w:ins>
          </w:p>
          <w:p w14:paraId="2C97ED00" w14:textId="77777777" w:rsidR="00D708FE" w:rsidRDefault="00D708FE" w:rsidP="00D708FE">
            <w:pPr>
              <w:pStyle w:val="XML1"/>
              <w:rPr>
                <w:ins w:id="4134" w:author="Thomas Dietz" w:date="2012-08-08T16:18:00Z"/>
              </w:rPr>
            </w:pPr>
            <w:ins w:id="4135" w:author="Thomas Dietz" w:date="2012-08-08T16:18:00Z">
              <w:r>
                <w:t xml:space="preserve">            this element is missing, a 'data-missing' error is</w:t>
              </w:r>
            </w:ins>
          </w:p>
          <w:p w14:paraId="5B6BF28A" w14:textId="77777777" w:rsidR="00D708FE" w:rsidRDefault="00D708FE" w:rsidP="00D708FE">
            <w:pPr>
              <w:pStyle w:val="XML1"/>
              <w:rPr>
                <w:ins w:id="4136" w:author="Thomas Dietz" w:date="2012-08-08T16:18:00Z"/>
              </w:rPr>
            </w:pPr>
            <w:ins w:id="4137" w:author="Thomas Dietz" w:date="2012-08-08T16:18:00Z">
              <w:r>
                <w:t xml:space="preserve">            </w:t>
              </w:r>
              <w:proofErr w:type="gramStart"/>
              <w:r>
                <w:t>returned</w:t>
              </w:r>
              <w:proofErr w:type="gramEnd"/>
              <w:r>
                <w:t>.</w:t>
              </w:r>
            </w:ins>
          </w:p>
          <w:p w14:paraId="5744744B" w14:textId="77777777" w:rsidR="00D708FE" w:rsidRDefault="00D708FE" w:rsidP="00D708FE">
            <w:pPr>
              <w:pStyle w:val="XML1"/>
              <w:rPr>
                <w:ins w:id="4138" w:author="Thomas Dietz" w:date="2012-08-08T16:18:00Z"/>
              </w:rPr>
            </w:pPr>
            <w:ins w:id="4139" w:author="Thomas Dietz" w:date="2012-08-08T16:18:00Z">
              <w:r>
                <w:t xml:space="preserve">          &lt;/xs:documentation&gt;</w:t>
              </w:r>
            </w:ins>
          </w:p>
          <w:p w14:paraId="782E4B1E" w14:textId="77777777" w:rsidR="00D708FE" w:rsidRDefault="00D708FE" w:rsidP="00D708FE">
            <w:pPr>
              <w:pStyle w:val="XML1"/>
              <w:rPr>
                <w:ins w:id="4140" w:author="Thomas Dietz" w:date="2012-08-08T16:18:00Z"/>
              </w:rPr>
            </w:pPr>
            <w:ins w:id="4141" w:author="Thomas Dietz" w:date="2012-08-08T16:18:00Z">
              <w:r>
                <w:t xml:space="preserve">        &lt;/xs:annotation&gt;</w:t>
              </w:r>
            </w:ins>
          </w:p>
          <w:p w14:paraId="2304B0FE" w14:textId="77777777" w:rsidR="00D708FE" w:rsidRDefault="00D708FE" w:rsidP="00D708FE">
            <w:pPr>
              <w:pStyle w:val="XML1"/>
              <w:rPr>
                <w:ins w:id="4142" w:author="Thomas Dietz" w:date="2012-08-08T16:18:00Z"/>
              </w:rPr>
            </w:pPr>
            <w:ins w:id="4143" w:author="Thomas Dietz" w:date="2012-08-08T16:18:00Z">
              <w:r>
                <w:t xml:space="preserve">      &lt;/xs:element&gt;</w:t>
              </w:r>
            </w:ins>
          </w:p>
          <w:p w14:paraId="0606B3C1" w14:textId="77777777" w:rsidR="00D708FE" w:rsidRDefault="00D708FE" w:rsidP="00D708FE">
            <w:pPr>
              <w:pStyle w:val="XML1"/>
              <w:rPr>
                <w:ins w:id="4144" w:author="Thomas Dietz" w:date="2012-08-08T16:18:00Z"/>
              </w:rPr>
            </w:pPr>
            <w:ins w:id="4145" w:author="Thomas Dietz" w:date="2012-08-08T16:18:00Z">
              <w:r>
                <w:t xml:space="preserve">      &lt;xs:element name="PgenCounter"  type="xs:base64Binary"&gt;</w:t>
              </w:r>
            </w:ins>
          </w:p>
          <w:p w14:paraId="4A2A9E6C" w14:textId="77777777" w:rsidR="00D708FE" w:rsidRDefault="00D708FE" w:rsidP="00D708FE">
            <w:pPr>
              <w:pStyle w:val="XML1"/>
              <w:rPr>
                <w:ins w:id="4146" w:author="Thomas Dietz" w:date="2012-08-08T16:18:00Z"/>
              </w:rPr>
            </w:pPr>
            <w:ins w:id="4147" w:author="Thomas Dietz" w:date="2012-08-08T16:18:00Z">
              <w:r>
                <w:t xml:space="preserve">        &lt;xs:annotation&gt;</w:t>
              </w:r>
            </w:ins>
          </w:p>
          <w:p w14:paraId="600C6E9F" w14:textId="77777777" w:rsidR="00D708FE" w:rsidRDefault="00D708FE" w:rsidP="00D708FE">
            <w:pPr>
              <w:pStyle w:val="XML1"/>
              <w:rPr>
                <w:ins w:id="4148" w:author="Thomas Dietz" w:date="2012-08-08T16:18:00Z"/>
              </w:rPr>
            </w:pPr>
            <w:ins w:id="4149" w:author="Thomas Dietz" w:date="2012-08-08T16:18:00Z">
              <w:r>
                <w:t xml:space="preserve">          &lt;xs:documentation&gt;</w:t>
              </w:r>
            </w:ins>
          </w:p>
          <w:p w14:paraId="57FCBE59" w14:textId="77777777" w:rsidR="00D708FE" w:rsidRDefault="00D708FE" w:rsidP="00D708FE">
            <w:pPr>
              <w:pStyle w:val="XML1"/>
              <w:rPr>
                <w:ins w:id="4150" w:author="Thomas Dietz" w:date="2012-08-08T16:18:00Z"/>
              </w:rPr>
            </w:pPr>
            <w:ins w:id="4151" w:author="Thomas Dietz" w:date="2012-08-08T16:18:00Z">
              <w:r>
                <w:t xml:space="preserve">            This element is optional. It MUST be present in</w:t>
              </w:r>
            </w:ins>
          </w:p>
          <w:p w14:paraId="161F4E73" w14:textId="77777777" w:rsidR="00D708FE" w:rsidRDefault="00D708FE" w:rsidP="00D708FE">
            <w:pPr>
              <w:pStyle w:val="XML1"/>
              <w:rPr>
                <w:ins w:id="4152" w:author="Thomas Dietz" w:date="2012-08-08T16:18:00Z"/>
              </w:rPr>
            </w:pPr>
            <w:ins w:id="4153" w:author="Thomas Dietz" w:date="2012-08-08T16:18:00Z">
              <w:r>
                <w:t xml:space="preserve">            </w:t>
              </w:r>
              <w:proofErr w:type="gramStart"/>
              <w:r>
                <w:t>the</w:t>
              </w:r>
              <w:proofErr w:type="gramEnd"/>
              <w:r>
                <w:t xml:space="preserve"> NETCONF data store, if the element 'Seed' is present.</w:t>
              </w:r>
            </w:ins>
          </w:p>
          <w:p w14:paraId="4A115DC1" w14:textId="77777777" w:rsidR="00D708FE" w:rsidRDefault="00D708FE" w:rsidP="00D708FE">
            <w:pPr>
              <w:pStyle w:val="XML1"/>
              <w:rPr>
                <w:ins w:id="4154" w:author="Thomas Dietz" w:date="2012-08-08T16:18:00Z"/>
              </w:rPr>
            </w:pPr>
            <w:ins w:id="4155" w:author="Thomas Dietz" w:date="2012-08-08T16:18:00Z">
              <w:r>
                <w:t xml:space="preserve">                    </w:t>
              </w:r>
            </w:ins>
          </w:p>
          <w:p w14:paraId="17469600" w14:textId="77777777" w:rsidR="00D708FE" w:rsidRDefault="00D708FE" w:rsidP="00D708FE">
            <w:pPr>
              <w:pStyle w:val="XML1"/>
              <w:rPr>
                <w:ins w:id="4156" w:author="Thomas Dietz" w:date="2012-08-08T16:18:00Z"/>
              </w:rPr>
            </w:pPr>
            <w:ins w:id="4157" w:author="Thomas Dietz" w:date="2012-08-08T16:18:00Z">
              <w:r>
                <w:t xml:space="preserve">            If element 'Seed' is present in a NETCONF &amp;lt;edit-config&amp;gt;</w:t>
              </w:r>
            </w:ins>
          </w:p>
          <w:p w14:paraId="09F52C29" w14:textId="77777777" w:rsidR="00D708FE" w:rsidRDefault="00D708FE" w:rsidP="00D708FE">
            <w:pPr>
              <w:pStyle w:val="XML1"/>
              <w:rPr>
                <w:ins w:id="4158" w:author="Thomas Dietz" w:date="2012-08-08T16:18:00Z"/>
              </w:rPr>
            </w:pPr>
            <w:ins w:id="4159" w:author="Thomas Dietz" w:date="2012-08-08T16:18:00Z">
              <w:r>
                <w:t xml:space="preserve">            operation 'create', 'merge' or 'replace' and this element</w:t>
              </w:r>
            </w:ins>
          </w:p>
          <w:p w14:paraId="1DABD02D" w14:textId="77777777" w:rsidR="00D708FE" w:rsidRDefault="00D708FE" w:rsidP="00D708FE">
            <w:pPr>
              <w:pStyle w:val="XML1"/>
              <w:rPr>
                <w:ins w:id="4160" w:author="Thomas Dietz" w:date="2012-08-08T16:18:00Z"/>
              </w:rPr>
            </w:pPr>
            <w:ins w:id="4161" w:author="Thomas Dietz" w:date="2012-08-08T16:18:00Z">
              <w:r>
                <w:t xml:space="preserve">            </w:t>
              </w:r>
              <w:proofErr w:type="gramStart"/>
              <w:r>
                <w:t>is</w:t>
              </w:r>
              <w:proofErr w:type="gramEnd"/>
              <w:r>
                <w:t xml:space="preserve"> missing, a 'data-missing' error is returned.</w:t>
              </w:r>
            </w:ins>
          </w:p>
          <w:p w14:paraId="635E196D" w14:textId="77777777" w:rsidR="00D708FE" w:rsidRDefault="00D708FE" w:rsidP="00D708FE">
            <w:pPr>
              <w:pStyle w:val="XML1"/>
              <w:rPr>
                <w:ins w:id="4162" w:author="Thomas Dietz" w:date="2012-08-08T16:18:00Z"/>
              </w:rPr>
            </w:pPr>
            <w:ins w:id="4163" w:author="Thomas Dietz" w:date="2012-08-08T16:18:00Z">
              <w:r>
                <w:t xml:space="preserve">          &lt;/xs:documentation&gt;</w:t>
              </w:r>
            </w:ins>
          </w:p>
          <w:p w14:paraId="2C024497" w14:textId="77777777" w:rsidR="00D708FE" w:rsidRDefault="00D708FE" w:rsidP="00D708FE">
            <w:pPr>
              <w:pStyle w:val="XML1"/>
              <w:rPr>
                <w:ins w:id="4164" w:author="Thomas Dietz" w:date="2012-08-08T16:18:00Z"/>
              </w:rPr>
            </w:pPr>
            <w:ins w:id="4165" w:author="Thomas Dietz" w:date="2012-08-08T16:18:00Z">
              <w:r>
                <w:t xml:space="preserve">        &lt;/xs:annotation&gt;</w:t>
              </w:r>
            </w:ins>
          </w:p>
          <w:p w14:paraId="6E0E0E19" w14:textId="77777777" w:rsidR="00D708FE" w:rsidRDefault="00D708FE" w:rsidP="00D708FE">
            <w:pPr>
              <w:pStyle w:val="XML1"/>
              <w:rPr>
                <w:ins w:id="4166" w:author="Thomas Dietz" w:date="2012-08-08T16:18:00Z"/>
              </w:rPr>
            </w:pPr>
            <w:ins w:id="4167" w:author="Thomas Dietz" w:date="2012-08-08T16:18:00Z">
              <w:r>
                <w:t xml:space="preserve">      &lt;/xs:element&gt;</w:t>
              </w:r>
            </w:ins>
          </w:p>
          <w:p w14:paraId="2C3FCC98" w14:textId="77777777" w:rsidR="00D708FE" w:rsidRDefault="00D708FE" w:rsidP="00D708FE">
            <w:pPr>
              <w:pStyle w:val="XML1"/>
              <w:rPr>
                <w:ins w:id="4168" w:author="Thomas Dietz" w:date="2012-08-08T16:18:00Z"/>
              </w:rPr>
            </w:pPr>
            <w:ins w:id="4169" w:author="Thomas Dietz" w:date="2012-08-08T16:18:00Z">
              <w:r>
                <w:t xml:space="preserve">    &lt;/xs:sequence&gt;</w:t>
              </w:r>
            </w:ins>
          </w:p>
          <w:p w14:paraId="2698B245" w14:textId="77777777" w:rsidR="00D708FE" w:rsidRDefault="00D708FE" w:rsidP="00D708FE">
            <w:pPr>
              <w:pStyle w:val="XML1"/>
              <w:rPr>
                <w:ins w:id="4170" w:author="Thomas Dietz" w:date="2012-08-08T16:18:00Z"/>
              </w:rPr>
            </w:pPr>
            <w:ins w:id="4171" w:author="Thomas Dietz" w:date="2012-08-08T16:18:00Z">
              <w:r>
                <w:t xml:space="preserve">  &lt;/xs:group&gt;</w:t>
              </w:r>
            </w:ins>
          </w:p>
          <w:p w14:paraId="4AFBCCBE" w14:textId="77777777" w:rsidR="00D708FE" w:rsidRDefault="00D708FE" w:rsidP="00D708FE">
            <w:pPr>
              <w:pStyle w:val="XML1"/>
              <w:rPr>
                <w:ins w:id="4172" w:author="Thomas Dietz" w:date="2012-08-08T16:18:00Z"/>
              </w:rPr>
            </w:pPr>
          </w:p>
          <w:p w14:paraId="38EA8065" w14:textId="77777777" w:rsidR="00D708FE" w:rsidRDefault="00D708FE" w:rsidP="00D708FE">
            <w:pPr>
              <w:pStyle w:val="XML1"/>
              <w:rPr>
                <w:ins w:id="4173" w:author="Thomas Dietz" w:date="2012-08-08T16:18:00Z"/>
              </w:rPr>
            </w:pPr>
            <w:ins w:id="4174" w:author="Thomas Dietz" w:date="2012-08-08T16:18:00Z">
              <w:r>
                <w:t xml:space="preserve">  &lt;xs:group name="OFPortBaseTunnelType"&gt;</w:t>
              </w:r>
            </w:ins>
          </w:p>
          <w:p w14:paraId="174C87B3" w14:textId="77777777" w:rsidR="00D708FE" w:rsidRDefault="00D708FE" w:rsidP="00D708FE">
            <w:pPr>
              <w:pStyle w:val="XML1"/>
              <w:rPr>
                <w:ins w:id="4175" w:author="Thomas Dietz" w:date="2012-08-08T16:18:00Z"/>
              </w:rPr>
            </w:pPr>
            <w:ins w:id="4176" w:author="Thomas Dietz" w:date="2012-08-08T16:18:00Z">
              <w:r>
                <w:t xml:space="preserve">    &lt;xs:annotation&gt;</w:t>
              </w:r>
            </w:ins>
          </w:p>
          <w:p w14:paraId="6DFE8BCE" w14:textId="77777777" w:rsidR="00D708FE" w:rsidRDefault="00D708FE" w:rsidP="00D708FE">
            <w:pPr>
              <w:pStyle w:val="XML1"/>
              <w:rPr>
                <w:ins w:id="4177" w:author="Thomas Dietz" w:date="2012-08-08T16:18:00Z"/>
              </w:rPr>
            </w:pPr>
            <w:ins w:id="4178" w:author="Thomas Dietz" w:date="2012-08-08T16:18:00Z">
              <w:r>
                <w:t xml:space="preserve">      &lt;xs:documentation&gt;</w:t>
              </w:r>
            </w:ins>
          </w:p>
          <w:p w14:paraId="59465D5D" w14:textId="77777777" w:rsidR="00D708FE" w:rsidRDefault="00D708FE" w:rsidP="00D708FE">
            <w:pPr>
              <w:pStyle w:val="XML1"/>
              <w:rPr>
                <w:ins w:id="4179" w:author="Thomas Dietz" w:date="2012-08-08T16:18:00Z"/>
              </w:rPr>
            </w:pPr>
            <w:ins w:id="4180" w:author="Thomas Dietz" w:date="2012-08-08T16:18:00Z">
              <w:r>
                <w:t xml:space="preserve">        A group of common elements that are included</w:t>
              </w:r>
            </w:ins>
          </w:p>
          <w:p w14:paraId="7B789877" w14:textId="77777777" w:rsidR="00D708FE" w:rsidRDefault="00D708FE" w:rsidP="00D708FE">
            <w:pPr>
              <w:pStyle w:val="XML1"/>
              <w:rPr>
                <w:ins w:id="4181" w:author="Thomas Dietz" w:date="2012-08-08T16:18:00Z"/>
              </w:rPr>
            </w:pPr>
            <w:ins w:id="4182" w:author="Thomas Dietz" w:date="2012-08-08T16:18:00Z">
              <w:r>
                <w:t xml:space="preserve">        </w:t>
              </w:r>
              <w:proofErr w:type="gramStart"/>
              <w:r>
                <w:t>in</w:t>
              </w:r>
              <w:proofErr w:type="gramEnd"/>
              <w:r>
                <w:t xml:space="preserve"> every supported tunnel type.  Tunnels are modeled as </w:t>
              </w:r>
            </w:ins>
          </w:p>
          <w:p w14:paraId="5C7E0BB5" w14:textId="77777777" w:rsidR="00D708FE" w:rsidRDefault="00D708FE" w:rsidP="00D708FE">
            <w:pPr>
              <w:pStyle w:val="XML1"/>
              <w:rPr>
                <w:ins w:id="4183" w:author="Thomas Dietz" w:date="2012-08-08T16:18:00Z"/>
              </w:rPr>
            </w:pPr>
            <w:ins w:id="4184" w:author="Thomas Dietz" w:date="2012-08-08T16:18:00Z">
              <w:r>
                <w:t xml:space="preserve">        </w:t>
              </w:r>
              <w:proofErr w:type="gramStart"/>
              <w:r>
                <w:t>logical</w:t>
              </w:r>
              <w:proofErr w:type="gramEnd"/>
              <w:r>
                <w:t xml:space="preserve"> ports.</w:t>
              </w:r>
            </w:ins>
          </w:p>
          <w:p w14:paraId="6A940FF8" w14:textId="77777777" w:rsidR="00D708FE" w:rsidRDefault="00D708FE" w:rsidP="00D708FE">
            <w:pPr>
              <w:pStyle w:val="XML1"/>
              <w:rPr>
                <w:ins w:id="4185" w:author="Thomas Dietz" w:date="2012-08-08T16:18:00Z"/>
              </w:rPr>
            </w:pPr>
          </w:p>
          <w:p w14:paraId="4D35888A" w14:textId="77777777" w:rsidR="00D708FE" w:rsidRDefault="00D708FE" w:rsidP="00D708FE">
            <w:pPr>
              <w:pStyle w:val="XML1"/>
              <w:rPr>
                <w:ins w:id="4186" w:author="Thomas Dietz" w:date="2012-08-08T16:18:00Z"/>
              </w:rPr>
            </w:pPr>
            <w:ins w:id="4187" w:author="Thomas Dietz" w:date="2012-08-08T16:18:00Z">
              <w:r>
                <w:t xml:space="preserve">        One pair of local/remote endpoints must exist for a tunnel</w:t>
              </w:r>
            </w:ins>
          </w:p>
          <w:p w14:paraId="19C4021B" w14:textId="77777777" w:rsidR="00D708FE" w:rsidRDefault="00D708FE" w:rsidP="00D708FE">
            <w:pPr>
              <w:pStyle w:val="XML1"/>
              <w:rPr>
                <w:ins w:id="4188" w:author="Thomas Dietz" w:date="2012-08-08T16:18:00Z"/>
              </w:rPr>
            </w:pPr>
            <w:ins w:id="4189" w:author="Thomas Dietz" w:date="2012-08-08T16:18:00Z">
              <w:r>
                <w:t xml:space="preserve">        </w:t>
              </w:r>
              <w:proofErr w:type="gramStart"/>
              <w:r>
                <w:t>configuration</w:t>
              </w:r>
              <w:proofErr w:type="gramEnd"/>
              <w:r>
                <w:t>.</w:t>
              </w:r>
            </w:ins>
          </w:p>
          <w:p w14:paraId="0F9195D6" w14:textId="77777777" w:rsidR="00D708FE" w:rsidRDefault="00D708FE" w:rsidP="00D708FE">
            <w:pPr>
              <w:pStyle w:val="XML1"/>
              <w:rPr>
                <w:ins w:id="4190" w:author="Thomas Dietz" w:date="2012-08-08T16:18:00Z"/>
              </w:rPr>
            </w:pPr>
          </w:p>
          <w:p w14:paraId="5F2DE5EB" w14:textId="77777777" w:rsidR="00D708FE" w:rsidRDefault="00D708FE" w:rsidP="00D708FE">
            <w:pPr>
              <w:pStyle w:val="XML1"/>
              <w:rPr>
                <w:ins w:id="4191" w:author="Thomas Dietz" w:date="2012-08-08T16:18:00Z"/>
              </w:rPr>
            </w:pPr>
            <w:ins w:id="4192" w:author="Thomas Dietz" w:date="2012-08-08T16:18:00Z">
              <w:r>
                <w:lastRenderedPageBreak/>
                <w:t xml:space="preserve">        Only elements from one choice must exist at a time.</w:t>
              </w:r>
            </w:ins>
          </w:p>
          <w:p w14:paraId="7EDA4488" w14:textId="77777777" w:rsidR="00D708FE" w:rsidRDefault="00D708FE" w:rsidP="00D708FE">
            <w:pPr>
              <w:pStyle w:val="XML1"/>
              <w:rPr>
                <w:ins w:id="4193" w:author="Thomas Dietz" w:date="2012-08-08T16:18:00Z"/>
              </w:rPr>
            </w:pPr>
            <w:ins w:id="4194" w:author="Thomas Dietz" w:date="2012-08-08T16:18:00Z">
              <w:r>
                <w:t xml:space="preserve">      &lt;/xs:documentation&gt;</w:t>
              </w:r>
            </w:ins>
          </w:p>
          <w:p w14:paraId="1683FF48" w14:textId="77777777" w:rsidR="00D708FE" w:rsidRDefault="00D708FE" w:rsidP="00D708FE">
            <w:pPr>
              <w:pStyle w:val="XML1"/>
              <w:rPr>
                <w:ins w:id="4195" w:author="Thomas Dietz" w:date="2012-08-08T16:18:00Z"/>
              </w:rPr>
            </w:pPr>
            <w:ins w:id="4196" w:author="Thomas Dietz" w:date="2012-08-08T16:18:00Z">
              <w:r>
                <w:t xml:space="preserve">    &lt;/xs:annotation&gt;</w:t>
              </w:r>
            </w:ins>
          </w:p>
          <w:p w14:paraId="60E539F5" w14:textId="77777777" w:rsidR="00D708FE" w:rsidRDefault="00D708FE" w:rsidP="00D708FE">
            <w:pPr>
              <w:pStyle w:val="XML1"/>
              <w:rPr>
                <w:ins w:id="4197" w:author="Thomas Dietz" w:date="2012-08-08T16:18:00Z"/>
              </w:rPr>
            </w:pPr>
          </w:p>
          <w:p w14:paraId="54ED4CCF" w14:textId="77777777" w:rsidR="00D708FE" w:rsidRDefault="00D708FE" w:rsidP="00D708FE">
            <w:pPr>
              <w:pStyle w:val="XML1"/>
              <w:rPr>
                <w:ins w:id="4198" w:author="Thomas Dietz" w:date="2012-08-08T16:18:00Z"/>
              </w:rPr>
            </w:pPr>
            <w:ins w:id="4199" w:author="Thomas Dietz" w:date="2012-08-08T16:18:00Z">
              <w:r>
                <w:t xml:space="preserve">    &lt;xs:sequence&gt;</w:t>
              </w:r>
            </w:ins>
          </w:p>
          <w:p w14:paraId="2EA8951D" w14:textId="77777777" w:rsidR="00D708FE" w:rsidRDefault="00D708FE" w:rsidP="00D708FE">
            <w:pPr>
              <w:pStyle w:val="XML1"/>
              <w:rPr>
                <w:ins w:id="4200" w:author="Thomas Dietz" w:date="2012-08-08T16:18:00Z"/>
              </w:rPr>
            </w:pPr>
            <w:ins w:id="4201" w:author="Thomas Dietz" w:date="2012-08-08T16:18:00Z">
              <w:r>
                <w:t xml:space="preserve">      &lt;xs:choice&gt;</w:t>
              </w:r>
            </w:ins>
          </w:p>
          <w:p w14:paraId="146D534D" w14:textId="77777777" w:rsidR="00D708FE" w:rsidRDefault="00D708FE" w:rsidP="00D708FE">
            <w:pPr>
              <w:pStyle w:val="XML1"/>
              <w:rPr>
                <w:ins w:id="4202" w:author="Thomas Dietz" w:date="2012-08-08T16:18:00Z"/>
              </w:rPr>
            </w:pPr>
            <w:ins w:id="4203" w:author="Thomas Dietz" w:date="2012-08-08T16:18:00Z">
              <w:r>
                <w:t xml:space="preserve">        &lt;xs:sequence&gt;</w:t>
              </w:r>
            </w:ins>
          </w:p>
          <w:p w14:paraId="41217BAD" w14:textId="77777777" w:rsidR="00D708FE" w:rsidRDefault="00D708FE" w:rsidP="00D708FE">
            <w:pPr>
              <w:pStyle w:val="XML1"/>
              <w:rPr>
                <w:ins w:id="4204" w:author="Thomas Dietz" w:date="2012-08-08T16:18:00Z"/>
              </w:rPr>
            </w:pPr>
            <w:ins w:id="4205" w:author="Thomas Dietz" w:date="2012-08-08T16:18:00Z">
              <w:r>
                <w:t xml:space="preserve">          &lt;xs:element name="local-endpoint-ipv4-adress"  type="inet:ipv4-address"&gt;</w:t>
              </w:r>
            </w:ins>
          </w:p>
          <w:p w14:paraId="3C92795C" w14:textId="77777777" w:rsidR="00D708FE" w:rsidRDefault="00D708FE" w:rsidP="00D708FE">
            <w:pPr>
              <w:pStyle w:val="XML1"/>
              <w:rPr>
                <w:ins w:id="4206" w:author="Thomas Dietz" w:date="2012-08-08T16:18:00Z"/>
              </w:rPr>
            </w:pPr>
            <w:ins w:id="4207" w:author="Thomas Dietz" w:date="2012-08-08T16:18:00Z">
              <w:r>
                <w:t xml:space="preserve">            &lt;xs:annotation&gt;</w:t>
              </w:r>
            </w:ins>
          </w:p>
          <w:p w14:paraId="5A468C45" w14:textId="77777777" w:rsidR="00D708FE" w:rsidRDefault="00D708FE" w:rsidP="00D708FE">
            <w:pPr>
              <w:pStyle w:val="XML1"/>
              <w:rPr>
                <w:ins w:id="4208" w:author="Thomas Dietz" w:date="2012-08-08T16:18:00Z"/>
              </w:rPr>
            </w:pPr>
            <w:ins w:id="4209" w:author="Thomas Dietz" w:date="2012-08-08T16:18:00Z">
              <w:r>
                <w:t xml:space="preserve">              &lt;xs:documentation&gt;</w:t>
              </w:r>
            </w:ins>
          </w:p>
          <w:p w14:paraId="5F8028B4" w14:textId="77777777" w:rsidR="00D708FE" w:rsidRDefault="00D708FE" w:rsidP="00D708FE">
            <w:pPr>
              <w:pStyle w:val="XML1"/>
              <w:rPr>
                <w:ins w:id="4210" w:author="Thomas Dietz" w:date="2012-08-08T16:18:00Z"/>
              </w:rPr>
            </w:pPr>
            <w:ins w:id="4211" w:author="Thomas Dietz" w:date="2012-08-08T16:18:00Z">
              <w:r>
                <w:t xml:space="preserve">                The IPv4 address of the local tunnel</w:t>
              </w:r>
            </w:ins>
          </w:p>
          <w:p w14:paraId="52A661F9" w14:textId="77777777" w:rsidR="00D708FE" w:rsidRDefault="00D708FE" w:rsidP="00D708FE">
            <w:pPr>
              <w:pStyle w:val="XML1"/>
              <w:rPr>
                <w:ins w:id="4212" w:author="Thomas Dietz" w:date="2012-08-08T16:18:00Z"/>
              </w:rPr>
            </w:pPr>
            <w:ins w:id="4213" w:author="Thomas Dietz" w:date="2012-08-08T16:18:00Z">
              <w:r>
                <w:t xml:space="preserve">                </w:t>
              </w:r>
              <w:proofErr w:type="gramStart"/>
              <w:r>
                <w:t>endpoint</w:t>
              </w:r>
              <w:proofErr w:type="gramEnd"/>
              <w:r>
                <w:t>.</w:t>
              </w:r>
            </w:ins>
          </w:p>
          <w:p w14:paraId="54096C77" w14:textId="77777777" w:rsidR="00D708FE" w:rsidRDefault="00D708FE" w:rsidP="00D708FE">
            <w:pPr>
              <w:pStyle w:val="XML1"/>
              <w:rPr>
                <w:ins w:id="4214" w:author="Thomas Dietz" w:date="2012-08-08T16:18:00Z"/>
              </w:rPr>
            </w:pPr>
            <w:ins w:id="4215" w:author="Thomas Dietz" w:date="2012-08-08T16:18:00Z">
              <w:r>
                <w:t xml:space="preserve">              &lt;/xs:documentation&gt;</w:t>
              </w:r>
            </w:ins>
          </w:p>
          <w:p w14:paraId="0892F75D" w14:textId="77777777" w:rsidR="00D708FE" w:rsidRDefault="00D708FE" w:rsidP="00D708FE">
            <w:pPr>
              <w:pStyle w:val="XML1"/>
              <w:rPr>
                <w:ins w:id="4216" w:author="Thomas Dietz" w:date="2012-08-08T16:18:00Z"/>
              </w:rPr>
            </w:pPr>
            <w:ins w:id="4217" w:author="Thomas Dietz" w:date="2012-08-08T16:18:00Z">
              <w:r>
                <w:t xml:space="preserve">            &lt;/xs:annotation&gt;</w:t>
              </w:r>
            </w:ins>
          </w:p>
          <w:p w14:paraId="09284E01" w14:textId="77777777" w:rsidR="00D708FE" w:rsidRDefault="00D708FE" w:rsidP="00D708FE">
            <w:pPr>
              <w:pStyle w:val="XML1"/>
              <w:rPr>
                <w:ins w:id="4218" w:author="Thomas Dietz" w:date="2012-08-08T16:18:00Z"/>
              </w:rPr>
            </w:pPr>
            <w:ins w:id="4219" w:author="Thomas Dietz" w:date="2012-08-08T16:18:00Z">
              <w:r>
                <w:t xml:space="preserve">          &lt;/xs:element&gt;</w:t>
              </w:r>
            </w:ins>
          </w:p>
          <w:p w14:paraId="6A453E13" w14:textId="77777777" w:rsidR="00D708FE" w:rsidRDefault="00D708FE" w:rsidP="00D708FE">
            <w:pPr>
              <w:pStyle w:val="XML1"/>
              <w:rPr>
                <w:ins w:id="4220" w:author="Thomas Dietz" w:date="2012-08-08T16:18:00Z"/>
              </w:rPr>
            </w:pPr>
            <w:ins w:id="4221" w:author="Thomas Dietz" w:date="2012-08-08T16:18:00Z">
              <w:r>
                <w:t xml:space="preserve">          &lt;xs:element name="remote-endpoint-ipv4-adress"  type="inet:ipv4-address"&gt;</w:t>
              </w:r>
            </w:ins>
          </w:p>
          <w:p w14:paraId="7D6B4434" w14:textId="77777777" w:rsidR="00D708FE" w:rsidRDefault="00D708FE" w:rsidP="00D708FE">
            <w:pPr>
              <w:pStyle w:val="XML1"/>
              <w:rPr>
                <w:ins w:id="4222" w:author="Thomas Dietz" w:date="2012-08-08T16:18:00Z"/>
              </w:rPr>
            </w:pPr>
            <w:ins w:id="4223" w:author="Thomas Dietz" w:date="2012-08-08T16:18:00Z">
              <w:r>
                <w:t xml:space="preserve">            &lt;xs:annotation&gt;</w:t>
              </w:r>
            </w:ins>
          </w:p>
          <w:p w14:paraId="17246EE9" w14:textId="77777777" w:rsidR="00D708FE" w:rsidRDefault="00D708FE" w:rsidP="00D708FE">
            <w:pPr>
              <w:pStyle w:val="XML1"/>
              <w:rPr>
                <w:ins w:id="4224" w:author="Thomas Dietz" w:date="2012-08-08T16:18:00Z"/>
              </w:rPr>
            </w:pPr>
            <w:ins w:id="4225" w:author="Thomas Dietz" w:date="2012-08-08T16:18:00Z">
              <w:r>
                <w:t xml:space="preserve">              &lt;xs:documentation&gt;</w:t>
              </w:r>
            </w:ins>
          </w:p>
          <w:p w14:paraId="6BBFA966" w14:textId="77777777" w:rsidR="00D708FE" w:rsidRDefault="00D708FE" w:rsidP="00D708FE">
            <w:pPr>
              <w:pStyle w:val="XML1"/>
              <w:rPr>
                <w:ins w:id="4226" w:author="Thomas Dietz" w:date="2012-08-08T16:18:00Z"/>
              </w:rPr>
            </w:pPr>
            <w:ins w:id="4227" w:author="Thomas Dietz" w:date="2012-08-08T16:18:00Z">
              <w:r>
                <w:t xml:space="preserve">                The IPv4 address of the remote tunnel</w:t>
              </w:r>
            </w:ins>
          </w:p>
          <w:p w14:paraId="32D29635" w14:textId="77777777" w:rsidR="00D708FE" w:rsidRDefault="00D708FE" w:rsidP="00D708FE">
            <w:pPr>
              <w:pStyle w:val="XML1"/>
              <w:rPr>
                <w:ins w:id="4228" w:author="Thomas Dietz" w:date="2012-08-08T16:18:00Z"/>
              </w:rPr>
            </w:pPr>
            <w:ins w:id="4229" w:author="Thomas Dietz" w:date="2012-08-08T16:18:00Z">
              <w:r>
                <w:t xml:space="preserve">                </w:t>
              </w:r>
              <w:proofErr w:type="gramStart"/>
              <w:r>
                <w:t>endpoint</w:t>
              </w:r>
              <w:proofErr w:type="gramEnd"/>
              <w:r>
                <w:t>.</w:t>
              </w:r>
            </w:ins>
          </w:p>
          <w:p w14:paraId="53D93529" w14:textId="77777777" w:rsidR="00D708FE" w:rsidRDefault="00D708FE" w:rsidP="00D708FE">
            <w:pPr>
              <w:pStyle w:val="XML1"/>
              <w:rPr>
                <w:ins w:id="4230" w:author="Thomas Dietz" w:date="2012-08-08T16:18:00Z"/>
              </w:rPr>
            </w:pPr>
            <w:ins w:id="4231" w:author="Thomas Dietz" w:date="2012-08-08T16:18:00Z">
              <w:r>
                <w:t xml:space="preserve">              &lt;/xs:documentation&gt;</w:t>
              </w:r>
            </w:ins>
          </w:p>
          <w:p w14:paraId="4ED951CA" w14:textId="77777777" w:rsidR="00D708FE" w:rsidRDefault="00D708FE" w:rsidP="00D708FE">
            <w:pPr>
              <w:pStyle w:val="XML1"/>
              <w:rPr>
                <w:ins w:id="4232" w:author="Thomas Dietz" w:date="2012-08-08T16:18:00Z"/>
              </w:rPr>
            </w:pPr>
            <w:ins w:id="4233" w:author="Thomas Dietz" w:date="2012-08-08T16:18:00Z">
              <w:r>
                <w:t xml:space="preserve">            &lt;/xs:annotation&gt;</w:t>
              </w:r>
            </w:ins>
          </w:p>
          <w:p w14:paraId="0223A1CE" w14:textId="77777777" w:rsidR="00D708FE" w:rsidRDefault="00D708FE" w:rsidP="00D708FE">
            <w:pPr>
              <w:pStyle w:val="XML1"/>
              <w:rPr>
                <w:ins w:id="4234" w:author="Thomas Dietz" w:date="2012-08-08T16:18:00Z"/>
              </w:rPr>
            </w:pPr>
            <w:ins w:id="4235" w:author="Thomas Dietz" w:date="2012-08-08T16:18:00Z">
              <w:r>
                <w:t xml:space="preserve">          &lt;/xs:element&gt;</w:t>
              </w:r>
            </w:ins>
          </w:p>
          <w:p w14:paraId="2C031322" w14:textId="77777777" w:rsidR="00D708FE" w:rsidRDefault="00D708FE" w:rsidP="00D708FE">
            <w:pPr>
              <w:pStyle w:val="XML1"/>
              <w:rPr>
                <w:ins w:id="4236" w:author="Thomas Dietz" w:date="2012-08-08T16:18:00Z"/>
              </w:rPr>
            </w:pPr>
            <w:ins w:id="4237" w:author="Thomas Dietz" w:date="2012-08-08T16:18:00Z">
              <w:r>
                <w:t xml:space="preserve">        &lt;/xs:sequence&gt;</w:t>
              </w:r>
            </w:ins>
          </w:p>
          <w:p w14:paraId="0D01DB25" w14:textId="77777777" w:rsidR="00D708FE" w:rsidRDefault="00D708FE" w:rsidP="00D708FE">
            <w:pPr>
              <w:pStyle w:val="XML1"/>
              <w:rPr>
                <w:ins w:id="4238" w:author="Thomas Dietz" w:date="2012-08-08T16:18:00Z"/>
              </w:rPr>
            </w:pPr>
            <w:ins w:id="4239" w:author="Thomas Dietz" w:date="2012-08-08T16:18:00Z">
              <w:r>
                <w:t xml:space="preserve">        &lt;xs:sequence&gt;</w:t>
              </w:r>
            </w:ins>
          </w:p>
          <w:p w14:paraId="1B40D21E" w14:textId="77777777" w:rsidR="00D708FE" w:rsidRDefault="00D708FE" w:rsidP="00D708FE">
            <w:pPr>
              <w:pStyle w:val="XML1"/>
              <w:rPr>
                <w:ins w:id="4240" w:author="Thomas Dietz" w:date="2012-08-08T16:18:00Z"/>
              </w:rPr>
            </w:pPr>
            <w:ins w:id="4241" w:author="Thomas Dietz" w:date="2012-08-08T16:18:00Z">
              <w:r>
                <w:t xml:space="preserve">          &lt;xs:element name="local-endpoint-ipv6-adress"  type="inet:ipv6-address"&gt;</w:t>
              </w:r>
            </w:ins>
          </w:p>
          <w:p w14:paraId="20C97ACE" w14:textId="77777777" w:rsidR="00D708FE" w:rsidRDefault="00D708FE" w:rsidP="00D708FE">
            <w:pPr>
              <w:pStyle w:val="XML1"/>
              <w:rPr>
                <w:ins w:id="4242" w:author="Thomas Dietz" w:date="2012-08-08T16:18:00Z"/>
              </w:rPr>
            </w:pPr>
            <w:ins w:id="4243" w:author="Thomas Dietz" w:date="2012-08-08T16:18:00Z">
              <w:r>
                <w:t xml:space="preserve">            &lt;xs:annotation&gt;</w:t>
              </w:r>
            </w:ins>
          </w:p>
          <w:p w14:paraId="6C78E343" w14:textId="77777777" w:rsidR="00D708FE" w:rsidRDefault="00D708FE" w:rsidP="00D708FE">
            <w:pPr>
              <w:pStyle w:val="XML1"/>
              <w:rPr>
                <w:ins w:id="4244" w:author="Thomas Dietz" w:date="2012-08-08T16:18:00Z"/>
              </w:rPr>
            </w:pPr>
            <w:ins w:id="4245" w:author="Thomas Dietz" w:date="2012-08-08T16:18:00Z">
              <w:r>
                <w:t xml:space="preserve">              &lt;xs:documentation&gt;</w:t>
              </w:r>
            </w:ins>
          </w:p>
          <w:p w14:paraId="74B3648B" w14:textId="77777777" w:rsidR="00D708FE" w:rsidRDefault="00D708FE" w:rsidP="00D708FE">
            <w:pPr>
              <w:pStyle w:val="XML1"/>
              <w:rPr>
                <w:ins w:id="4246" w:author="Thomas Dietz" w:date="2012-08-08T16:18:00Z"/>
              </w:rPr>
            </w:pPr>
            <w:ins w:id="4247" w:author="Thomas Dietz" w:date="2012-08-08T16:18:00Z">
              <w:r>
                <w:t xml:space="preserve">                The IPv6 address of the local tunnel</w:t>
              </w:r>
            </w:ins>
          </w:p>
          <w:p w14:paraId="21251538" w14:textId="77777777" w:rsidR="00D708FE" w:rsidRDefault="00D708FE" w:rsidP="00D708FE">
            <w:pPr>
              <w:pStyle w:val="XML1"/>
              <w:rPr>
                <w:ins w:id="4248" w:author="Thomas Dietz" w:date="2012-08-08T16:18:00Z"/>
              </w:rPr>
            </w:pPr>
            <w:ins w:id="4249" w:author="Thomas Dietz" w:date="2012-08-08T16:18:00Z">
              <w:r>
                <w:t xml:space="preserve">                </w:t>
              </w:r>
              <w:proofErr w:type="gramStart"/>
              <w:r>
                <w:t>endpoint</w:t>
              </w:r>
              <w:proofErr w:type="gramEnd"/>
              <w:r>
                <w:t>.</w:t>
              </w:r>
            </w:ins>
          </w:p>
          <w:p w14:paraId="26ABCE67" w14:textId="77777777" w:rsidR="00D708FE" w:rsidRDefault="00D708FE" w:rsidP="00D708FE">
            <w:pPr>
              <w:pStyle w:val="XML1"/>
              <w:rPr>
                <w:ins w:id="4250" w:author="Thomas Dietz" w:date="2012-08-08T16:18:00Z"/>
              </w:rPr>
            </w:pPr>
            <w:ins w:id="4251" w:author="Thomas Dietz" w:date="2012-08-08T16:18:00Z">
              <w:r>
                <w:t xml:space="preserve">              &lt;/xs:documentation&gt;</w:t>
              </w:r>
            </w:ins>
          </w:p>
          <w:p w14:paraId="2819FCB8" w14:textId="77777777" w:rsidR="00D708FE" w:rsidRDefault="00D708FE" w:rsidP="00D708FE">
            <w:pPr>
              <w:pStyle w:val="XML1"/>
              <w:rPr>
                <w:ins w:id="4252" w:author="Thomas Dietz" w:date="2012-08-08T16:18:00Z"/>
              </w:rPr>
            </w:pPr>
            <w:ins w:id="4253" w:author="Thomas Dietz" w:date="2012-08-08T16:18:00Z">
              <w:r>
                <w:t xml:space="preserve">            &lt;/xs:annotation&gt;</w:t>
              </w:r>
            </w:ins>
          </w:p>
          <w:p w14:paraId="0800D445" w14:textId="77777777" w:rsidR="00D708FE" w:rsidRDefault="00D708FE" w:rsidP="00D708FE">
            <w:pPr>
              <w:pStyle w:val="XML1"/>
              <w:rPr>
                <w:ins w:id="4254" w:author="Thomas Dietz" w:date="2012-08-08T16:18:00Z"/>
              </w:rPr>
            </w:pPr>
            <w:ins w:id="4255" w:author="Thomas Dietz" w:date="2012-08-08T16:18:00Z">
              <w:r>
                <w:t xml:space="preserve">          &lt;/xs:element&gt;</w:t>
              </w:r>
            </w:ins>
          </w:p>
          <w:p w14:paraId="22DC221A" w14:textId="77777777" w:rsidR="00D708FE" w:rsidRDefault="00D708FE" w:rsidP="00D708FE">
            <w:pPr>
              <w:pStyle w:val="XML1"/>
              <w:rPr>
                <w:ins w:id="4256" w:author="Thomas Dietz" w:date="2012-08-08T16:18:00Z"/>
              </w:rPr>
            </w:pPr>
            <w:ins w:id="4257" w:author="Thomas Dietz" w:date="2012-08-08T16:18:00Z">
              <w:r>
                <w:t xml:space="preserve">          &lt;xs:element name="remote-endpoint-ipv6-adress"  type="inet:ipv6-address"&gt;</w:t>
              </w:r>
            </w:ins>
          </w:p>
          <w:p w14:paraId="7214FA69" w14:textId="77777777" w:rsidR="00D708FE" w:rsidRDefault="00D708FE" w:rsidP="00D708FE">
            <w:pPr>
              <w:pStyle w:val="XML1"/>
              <w:rPr>
                <w:ins w:id="4258" w:author="Thomas Dietz" w:date="2012-08-08T16:18:00Z"/>
              </w:rPr>
            </w:pPr>
            <w:ins w:id="4259" w:author="Thomas Dietz" w:date="2012-08-08T16:18:00Z">
              <w:r>
                <w:t xml:space="preserve">            &lt;xs:annotation&gt;</w:t>
              </w:r>
            </w:ins>
          </w:p>
          <w:p w14:paraId="29D78C7A" w14:textId="77777777" w:rsidR="00D708FE" w:rsidRDefault="00D708FE" w:rsidP="00D708FE">
            <w:pPr>
              <w:pStyle w:val="XML1"/>
              <w:rPr>
                <w:ins w:id="4260" w:author="Thomas Dietz" w:date="2012-08-08T16:18:00Z"/>
              </w:rPr>
            </w:pPr>
            <w:ins w:id="4261" w:author="Thomas Dietz" w:date="2012-08-08T16:18:00Z">
              <w:r>
                <w:t xml:space="preserve">              &lt;xs:documentation&gt;</w:t>
              </w:r>
            </w:ins>
          </w:p>
          <w:p w14:paraId="4D34E13D" w14:textId="77777777" w:rsidR="00D708FE" w:rsidRDefault="00D708FE" w:rsidP="00D708FE">
            <w:pPr>
              <w:pStyle w:val="XML1"/>
              <w:rPr>
                <w:ins w:id="4262" w:author="Thomas Dietz" w:date="2012-08-08T16:18:00Z"/>
              </w:rPr>
            </w:pPr>
            <w:ins w:id="4263" w:author="Thomas Dietz" w:date="2012-08-08T16:18:00Z">
              <w:r>
                <w:t xml:space="preserve">                The IPv6 address of the remote tunnel</w:t>
              </w:r>
            </w:ins>
          </w:p>
          <w:p w14:paraId="00B1AE7E" w14:textId="77777777" w:rsidR="00D708FE" w:rsidRDefault="00D708FE" w:rsidP="00D708FE">
            <w:pPr>
              <w:pStyle w:val="XML1"/>
              <w:rPr>
                <w:ins w:id="4264" w:author="Thomas Dietz" w:date="2012-08-08T16:18:00Z"/>
              </w:rPr>
            </w:pPr>
            <w:ins w:id="4265" w:author="Thomas Dietz" w:date="2012-08-08T16:18:00Z">
              <w:r>
                <w:t xml:space="preserve">                </w:t>
              </w:r>
              <w:proofErr w:type="gramStart"/>
              <w:r>
                <w:t>endpoint</w:t>
              </w:r>
              <w:proofErr w:type="gramEnd"/>
              <w:r>
                <w:t>.</w:t>
              </w:r>
            </w:ins>
          </w:p>
          <w:p w14:paraId="3B7FB645" w14:textId="77777777" w:rsidR="00D708FE" w:rsidRDefault="00D708FE" w:rsidP="00D708FE">
            <w:pPr>
              <w:pStyle w:val="XML1"/>
              <w:rPr>
                <w:ins w:id="4266" w:author="Thomas Dietz" w:date="2012-08-08T16:18:00Z"/>
              </w:rPr>
            </w:pPr>
            <w:ins w:id="4267" w:author="Thomas Dietz" w:date="2012-08-08T16:18:00Z">
              <w:r>
                <w:t xml:space="preserve">              &lt;/xs:documentation&gt;</w:t>
              </w:r>
            </w:ins>
          </w:p>
          <w:p w14:paraId="2D804C23" w14:textId="77777777" w:rsidR="00D708FE" w:rsidRDefault="00D708FE" w:rsidP="00D708FE">
            <w:pPr>
              <w:pStyle w:val="XML1"/>
              <w:rPr>
                <w:ins w:id="4268" w:author="Thomas Dietz" w:date="2012-08-08T16:18:00Z"/>
              </w:rPr>
            </w:pPr>
            <w:ins w:id="4269" w:author="Thomas Dietz" w:date="2012-08-08T16:18:00Z">
              <w:r>
                <w:t xml:space="preserve">            &lt;/xs:annotation&gt;</w:t>
              </w:r>
            </w:ins>
          </w:p>
          <w:p w14:paraId="2DF59C34" w14:textId="77777777" w:rsidR="00D708FE" w:rsidRDefault="00D708FE" w:rsidP="00D708FE">
            <w:pPr>
              <w:pStyle w:val="XML1"/>
              <w:rPr>
                <w:ins w:id="4270" w:author="Thomas Dietz" w:date="2012-08-08T16:18:00Z"/>
              </w:rPr>
            </w:pPr>
            <w:ins w:id="4271" w:author="Thomas Dietz" w:date="2012-08-08T16:18:00Z">
              <w:r>
                <w:t xml:space="preserve">          &lt;/xs:element&gt;</w:t>
              </w:r>
            </w:ins>
          </w:p>
          <w:p w14:paraId="4276474A" w14:textId="77777777" w:rsidR="00D708FE" w:rsidRDefault="00D708FE" w:rsidP="00D708FE">
            <w:pPr>
              <w:pStyle w:val="XML1"/>
              <w:rPr>
                <w:ins w:id="4272" w:author="Thomas Dietz" w:date="2012-08-08T16:18:00Z"/>
              </w:rPr>
            </w:pPr>
            <w:ins w:id="4273" w:author="Thomas Dietz" w:date="2012-08-08T16:18:00Z">
              <w:r>
                <w:t xml:space="preserve">        &lt;/xs:sequence&gt;</w:t>
              </w:r>
            </w:ins>
          </w:p>
          <w:p w14:paraId="4E99B7E6" w14:textId="77777777" w:rsidR="00D708FE" w:rsidRDefault="00D708FE" w:rsidP="00D708FE">
            <w:pPr>
              <w:pStyle w:val="XML1"/>
              <w:rPr>
                <w:ins w:id="4274" w:author="Thomas Dietz" w:date="2012-08-08T16:18:00Z"/>
              </w:rPr>
            </w:pPr>
            <w:ins w:id="4275" w:author="Thomas Dietz" w:date="2012-08-08T16:18:00Z">
              <w:r>
                <w:t xml:space="preserve">        &lt;xs:sequence&gt;</w:t>
              </w:r>
            </w:ins>
          </w:p>
          <w:p w14:paraId="7A30E079" w14:textId="77777777" w:rsidR="00D708FE" w:rsidRDefault="00D708FE" w:rsidP="00D708FE">
            <w:pPr>
              <w:pStyle w:val="XML1"/>
              <w:rPr>
                <w:ins w:id="4276" w:author="Thomas Dietz" w:date="2012-08-08T16:18:00Z"/>
              </w:rPr>
            </w:pPr>
            <w:ins w:id="4277" w:author="Thomas Dietz" w:date="2012-08-08T16:18:00Z">
              <w:r>
                <w:t xml:space="preserve">          &lt;xs:element name="local-endpoint-mac-adress"  type="yang:mac-address"&gt;</w:t>
              </w:r>
            </w:ins>
          </w:p>
          <w:p w14:paraId="40206DB4" w14:textId="77777777" w:rsidR="00D708FE" w:rsidRDefault="00D708FE" w:rsidP="00D708FE">
            <w:pPr>
              <w:pStyle w:val="XML1"/>
              <w:rPr>
                <w:ins w:id="4278" w:author="Thomas Dietz" w:date="2012-08-08T16:18:00Z"/>
              </w:rPr>
            </w:pPr>
            <w:ins w:id="4279" w:author="Thomas Dietz" w:date="2012-08-08T16:18:00Z">
              <w:r>
                <w:t xml:space="preserve">            &lt;xs:annotation&gt;</w:t>
              </w:r>
            </w:ins>
          </w:p>
          <w:p w14:paraId="371D73E0" w14:textId="77777777" w:rsidR="00D708FE" w:rsidRDefault="00D708FE" w:rsidP="00D708FE">
            <w:pPr>
              <w:pStyle w:val="XML1"/>
              <w:rPr>
                <w:ins w:id="4280" w:author="Thomas Dietz" w:date="2012-08-08T16:18:00Z"/>
              </w:rPr>
            </w:pPr>
            <w:ins w:id="4281" w:author="Thomas Dietz" w:date="2012-08-08T16:18:00Z">
              <w:r>
                <w:t xml:space="preserve">              &lt;xs:documentation&gt;</w:t>
              </w:r>
            </w:ins>
          </w:p>
          <w:p w14:paraId="7FF317E9" w14:textId="77777777" w:rsidR="00D708FE" w:rsidRDefault="00D708FE" w:rsidP="00D708FE">
            <w:pPr>
              <w:pStyle w:val="XML1"/>
              <w:rPr>
                <w:ins w:id="4282" w:author="Thomas Dietz" w:date="2012-08-08T16:18:00Z"/>
              </w:rPr>
            </w:pPr>
            <w:ins w:id="4283" w:author="Thomas Dietz" w:date="2012-08-08T16:18:00Z">
              <w:r>
                <w:t xml:space="preserve">                The MAC address of the local tunnel</w:t>
              </w:r>
            </w:ins>
          </w:p>
          <w:p w14:paraId="2BE9470C" w14:textId="77777777" w:rsidR="00D708FE" w:rsidRDefault="00D708FE" w:rsidP="00D708FE">
            <w:pPr>
              <w:pStyle w:val="XML1"/>
              <w:rPr>
                <w:ins w:id="4284" w:author="Thomas Dietz" w:date="2012-08-08T16:18:00Z"/>
              </w:rPr>
            </w:pPr>
            <w:ins w:id="4285" w:author="Thomas Dietz" w:date="2012-08-08T16:18:00Z">
              <w:r>
                <w:t xml:space="preserve">                </w:t>
              </w:r>
              <w:proofErr w:type="gramStart"/>
              <w:r>
                <w:t>endpoint</w:t>
              </w:r>
              <w:proofErr w:type="gramEnd"/>
              <w:r>
                <w:t>.</w:t>
              </w:r>
            </w:ins>
          </w:p>
          <w:p w14:paraId="2F576583" w14:textId="77777777" w:rsidR="00D708FE" w:rsidRDefault="00D708FE" w:rsidP="00D708FE">
            <w:pPr>
              <w:pStyle w:val="XML1"/>
              <w:rPr>
                <w:ins w:id="4286" w:author="Thomas Dietz" w:date="2012-08-08T16:18:00Z"/>
              </w:rPr>
            </w:pPr>
            <w:ins w:id="4287" w:author="Thomas Dietz" w:date="2012-08-08T16:18:00Z">
              <w:r>
                <w:t xml:space="preserve">              &lt;/xs:documentation&gt;</w:t>
              </w:r>
            </w:ins>
          </w:p>
          <w:p w14:paraId="46DE1760" w14:textId="77777777" w:rsidR="00D708FE" w:rsidRDefault="00D708FE" w:rsidP="00D708FE">
            <w:pPr>
              <w:pStyle w:val="XML1"/>
              <w:rPr>
                <w:ins w:id="4288" w:author="Thomas Dietz" w:date="2012-08-08T16:18:00Z"/>
              </w:rPr>
            </w:pPr>
            <w:ins w:id="4289" w:author="Thomas Dietz" w:date="2012-08-08T16:18:00Z">
              <w:r>
                <w:t xml:space="preserve">            &lt;/xs:annotation&gt;</w:t>
              </w:r>
            </w:ins>
          </w:p>
          <w:p w14:paraId="51338DF9" w14:textId="77777777" w:rsidR="00D708FE" w:rsidRDefault="00D708FE" w:rsidP="00D708FE">
            <w:pPr>
              <w:pStyle w:val="XML1"/>
              <w:rPr>
                <w:ins w:id="4290" w:author="Thomas Dietz" w:date="2012-08-08T16:18:00Z"/>
              </w:rPr>
            </w:pPr>
            <w:ins w:id="4291" w:author="Thomas Dietz" w:date="2012-08-08T16:18:00Z">
              <w:r>
                <w:t xml:space="preserve">          &lt;/xs:element&gt;</w:t>
              </w:r>
            </w:ins>
          </w:p>
          <w:p w14:paraId="41DA69F7" w14:textId="77777777" w:rsidR="00D708FE" w:rsidRDefault="00D708FE" w:rsidP="00D708FE">
            <w:pPr>
              <w:pStyle w:val="XML1"/>
              <w:rPr>
                <w:ins w:id="4292" w:author="Thomas Dietz" w:date="2012-08-08T16:18:00Z"/>
              </w:rPr>
            </w:pPr>
            <w:ins w:id="4293" w:author="Thomas Dietz" w:date="2012-08-08T16:18:00Z">
              <w:r>
                <w:lastRenderedPageBreak/>
                <w:t xml:space="preserve">          &lt;xs:element name="remote-endpoint-mac-adress"  type="yang:mac-address"&gt;</w:t>
              </w:r>
            </w:ins>
          </w:p>
          <w:p w14:paraId="732000C5" w14:textId="77777777" w:rsidR="00D708FE" w:rsidRDefault="00D708FE" w:rsidP="00D708FE">
            <w:pPr>
              <w:pStyle w:val="XML1"/>
              <w:rPr>
                <w:ins w:id="4294" w:author="Thomas Dietz" w:date="2012-08-08T16:18:00Z"/>
              </w:rPr>
            </w:pPr>
            <w:ins w:id="4295" w:author="Thomas Dietz" w:date="2012-08-08T16:18:00Z">
              <w:r>
                <w:t xml:space="preserve">            &lt;xs:annotation&gt;</w:t>
              </w:r>
            </w:ins>
          </w:p>
          <w:p w14:paraId="2DCA6FD1" w14:textId="77777777" w:rsidR="00D708FE" w:rsidRDefault="00D708FE" w:rsidP="00D708FE">
            <w:pPr>
              <w:pStyle w:val="XML1"/>
              <w:rPr>
                <w:ins w:id="4296" w:author="Thomas Dietz" w:date="2012-08-08T16:18:00Z"/>
              </w:rPr>
            </w:pPr>
            <w:ins w:id="4297" w:author="Thomas Dietz" w:date="2012-08-08T16:18:00Z">
              <w:r>
                <w:t xml:space="preserve">              &lt;xs:documentation&gt;</w:t>
              </w:r>
            </w:ins>
          </w:p>
          <w:p w14:paraId="4A306E21" w14:textId="77777777" w:rsidR="00D708FE" w:rsidRDefault="00D708FE" w:rsidP="00D708FE">
            <w:pPr>
              <w:pStyle w:val="XML1"/>
              <w:rPr>
                <w:ins w:id="4298" w:author="Thomas Dietz" w:date="2012-08-08T16:18:00Z"/>
              </w:rPr>
            </w:pPr>
            <w:ins w:id="4299" w:author="Thomas Dietz" w:date="2012-08-08T16:18:00Z">
              <w:r>
                <w:t xml:space="preserve">                The MAC address of the remote tunnel</w:t>
              </w:r>
            </w:ins>
          </w:p>
          <w:p w14:paraId="3EFDD396" w14:textId="77777777" w:rsidR="00D708FE" w:rsidRDefault="00D708FE" w:rsidP="00D708FE">
            <w:pPr>
              <w:pStyle w:val="XML1"/>
              <w:rPr>
                <w:ins w:id="4300" w:author="Thomas Dietz" w:date="2012-08-08T16:18:00Z"/>
              </w:rPr>
            </w:pPr>
            <w:ins w:id="4301" w:author="Thomas Dietz" w:date="2012-08-08T16:18:00Z">
              <w:r>
                <w:t xml:space="preserve">                </w:t>
              </w:r>
              <w:proofErr w:type="gramStart"/>
              <w:r>
                <w:t>endpoint</w:t>
              </w:r>
              <w:proofErr w:type="gramEnd"/>
              <w:r>
                <w:t>.</w:t>
              </w:r>
            </w:ins>
          </w:p>
          <w:p w14:paraId="2AAAF50A" w14:textId="77777777" w:rsidR="00D708FE" w:rsidRDefault="00D708FE" w:rsidP="00D708FE">
            <w:pPr>
              <w:pStyle w:val="XML1"/>
              <w:rPr>
                <w:ins w:id="4302" w:author="Thomas Dietz" w:date="2012-08-08T16:18:00Z"/>
              </w:rPr>
            </w:pPr>
            <w:ins w:id="4303" w:author="Thomas Dietz" w:date="2012-08-08T16:18:00Z">
              <w:r>
                <w:t xml:space="preserve">              &lt;/xs:documentation&gt;</w:t>
              </w:r>
            </w:ins>
          </w:p>
          <w:p w14:paraId="7B874869" w14:textId="77777777" w:rsidR="00D708FE" w:rsidRDefault="00D708FE" w:rsidP="00D708FE">
            <w:pPr>
              <w:pStyle w:val="XML1"/>
              <w:rPr>
                <w:ins w:id="4304" w:author="Thomas Dietz" w:date="2012-08-08T16:18:00Z"/>
              </w:rPr>
            </w:pPr>
            <w:ins w:id="4305" w:author="Thomas Dietz" w:date="2012-08-08T16:18:00Z">
              <w:r>
                <w:t xml:space="preserve">            &lt;/xs:annotation&gt;</w:t>
              </w:r>
            </w:ins>
          </w:p>
          <w:p w14:paraId="0FF1E4CD" w14:textId="77777777" w:rsidR="00D708FE" w:rsidRDefault="00D708FE" w:rsidP="00D708FE">
            <w:pPr>
              <w:pStyle w:val="XML1"/>
              <w:rPr>
                <w:ins w:id="4306" w:author="Thomas Dietz" w:date="2012-08-08T16:18:00Z"/>
              </w:rPr>
            </w:pPr>
            <w:ins w:id="4307" w:author="Thomas Dietz" w:date="2012-08-08T16:18:00Z">
              <w:r>
                <w:t xml:space="preserve">          &lt;/xs:element&gt;</w:t>
              </w:r>
            </w:ins>
          </w:p>
          <w:p w14:paraId="4DE33B4D" w14:textId="77777777" w:rsidR="00D708FE" w:rsidRDefault="00D708FE" w:rsidP="00D708FE">
            <w:pPr>
              <w:pStyle w:val="XML1"/>
              <w:rPr>
                <w:ins w:id="4308" w:author="Thomas Dietz" w:date="2012-08-08T16:18:00Z"/>
              </w:rPr>
            </w:pPr>
            <w:ins w:id="4309" w:author="Thomas Dietz" w:date="2012-08-08T16:18:00Z">
              <w:r>
                <w:t xml:space="preserve">        &lt;/xs:sequence&gt;</w:t>
              </w:r>
            </w:ins>
          </w:p>
          <w:p w14:paraId="2166E6F8" w14:textId="77777777" w:rsidR="00D708FE" w:rsidRDefault="00D708FE" w:rsidP="00D708FE">
            <w:pPr>
              <w:pStyle w:val="XML1"/>
              <w:rPr>
                <w:ins w:id="4310" w:author="Thomas Dietz" w:date="2012-08-08T16:18:00Z"/>
              </w:rPr>
            </w:pPr>
            <w:ins w:id="4311" w:author="Thomas Dietz" w:date="2012-08-08T16:18:00Z">
              <w:r>
                <w:t xml:space="preserve">      &lt;/xs:choice&gt;</w:t>
              </w:r>
            </w:ins>
          </w:p>
          <w:p w14:paraId="03B78473" w14:textId="77777777" w:rsidR="00D708FE" w:rsidRDefault="00D708FE" w:rsidP="00D708FE">
            <w:pPr>
              <w:pStyle w:val="XML1"/>
              <w:rPr>
                <w:ins w:id="4312" w:author="Thomas Dietz" w:date="2012-08-08T16:18:00Z"/>
              </w:rPr>
            </w:pPr>
            <w:ins w:id="4313" w:author="Thomas Dietz" w:date="2012-08-08T16:18:00Z">
              <w:r>
                <w:t xml:space="preserve">    &lt;/xs:sequence&gt;</w:t>
              </w:r>
            </w:ins>
          </w:p>
          <w:p w14:paraId="3260E6C7" w14:textId="77777777" w:rsidR="00D708FE" w:rsidRDefault="00D708FE" w:rsidP="00D708FE">
            <w:pPr>
              <w:pStyle w:val="XML1"/>
              <w:rPr>
                <w:ins w:id="4314" w:author="Thomas Dietz" w:date="2012-08-08T16:18:00Z"/>
              </w:rPr>
            </w:pPr>
            <w:ins w:id="4315" w:author="Thomas Dietz" w:date="2012-08-08T16:18:00Z">
              <w:r>
                <w:t xml:space="preserve">  &lt;/xs:group&gt;</w:t>
              </w:r>
            </w:ins>
          </w:p>
          <w:p w14:paraId="4A822035" w14:textId="77777777" w:rsidR="00D708FE" w:rsidRDefault="00D708FE" w:rsidP="00D708FE">
            <w:pPr>
              <w:pStyle w:val="XML1"/>
              <w:rPr>
                <w:ins w:id="4316" w:author="Thomas Dietz" w:date="2012-08-08T16:18:00Z"/>
              </w:rPr>
            </w:pPr>
          </w:p>
          <w:p w14:paraId="7D1A68C4" w14:textId="77777777" w:rsidR="00D708FE" w:rsidRDefault="00D708FE" w:rsidP="00D708FE">
            <w:pPr>
              <w:pStyle w:val="XML1"/>
              <w:rPr>
                <w:ins w:id="4317" w:author="Thomas Dietz" w:date="2012-08-08T16:18:00Z"/>
              </w:rPr>
            </w:pPr>
            <w:ins w:id="4318" w:author="Thomas Dietz" w:date="2012-08-08T16:18:00Z">
              <w:r>
                <w:t xml:space="preserve">  &lt;xs:group name="OFPortIPGRETunnelType"&gt;</w:t>
              </w:r>
            </w:ins>
          </w:p>
          <w:p w14:paraId="79322D66" w14:textId="77777777" w:rsidR="00D708FE" w:rsidRDefault="00D708FE" w:rsidP="00D708FE">
            <w:pPr>
              <w:pStyle w:val="XML1"/>
              <w:rPr>
                <w:ins w:id="4319" w:author="Thomas Dietz" w:date="2012-08-08T16:18:00Z"/>
              </w:rPr>
            </w:pPr>
            <w:ins w:id="4320" w:author="Thomas Dietz" w:date="2012-08-08T16:18:00Z">
              <w:r>
                <w:t xml:space="preserve">    &lt;xs:annotation&gt;</w:t>
              </w:r>
            </w:ins>
          </w:p>
          <w:p w14:paraId="1504882F" w14:textId="77777777" w:rsidR="00D708FE" w:rsidRDefault="00D708FE" w:rsidP="00D708FE">
            <w:pPr>
              <w:pStyle w:val="XML1"/>
              <w:rPr>
                <w:ins w:id="4321" w:author="Thomas Dietz" w:date="2012-08-08T16:18:00Z"/>
              </w:rPr>
            </w:pPr>
            <w:ins w:id="4322" w:author="Thomas Dietz" w:date="2012-08-08T16:18:00Z">
              <w:r>
                <w:t xml:space="preserve">      &lt;xs:documentation&gt;</w:t>
              </w:r>
            </w:ins>
          </w:p>
          <w:p w14:paraId="69E93CBA" w14:textId="77777777" w:rsidR="00D708FE" w:rsidRDefault="00D708FE" w:rsidP="00D708FE">
            <w:pPr>
              <w:pStyle w:val="XML1"/>
              <w:rPr>
                <w:ins w:id="4323" w:author="Thomas Dietz" w:date="2012-08-08T16:18:00Z"/>
              </w:rPr>
            </w:pPr>
            <w:ins w:id="4324" w:author="Thomas Dietz" w:date="2012-08-08T16:18:00Z">
              <w:r>
                <w:t xml:space="preserve">        Properties of a IP-in-GRE tunnel with key,</w:t>
              </w:r>
            </w:ins>
          </w:p>
          <w:p w14:paraId="33CB9A9D" w14:textId="77777777" w:rsidR="00D708FE" w:rsidRDefault="00D708FE" w:rsidP="00D708FE">
            <w:pPr>
              <w:pStyle w:val="XML1"/>
              <w:rPr>
                <w:ins w:id="4325" w:author="Thomas Dietz" w:date="2012-08-08T16:18:00Z"/>
              </w:rPr>
            </w:pPr>
            <w:ins w:id="4326" w:author="Thomas Dietz" w:date="2012-08-08T16:18:00Z">
              <w:r>
                <w:t xml:space="preserve">        </w:t>
              </w:r>
              <w:proofErr w:type="gramStart"/>
              <w:r>
                <w:t>checksum</w:t>
              </w:r>
              <w:proofErr w:type="gramEnd"/>
              <w:r>
                <w:t>, and sequence number information.</w:t>
              </w:r>
            </w:ins>
          </w:p>
          <w:p w14:paraId="24F75A38" w14:textId="77777777" w:rsidR="00D708FE" w:rsidRDefault="00D708FE" w:rsidP="00D708FE">
            <w:pPr>
              <w:pStyle w:val="XML1"/>
              <w:rPr>
                <w:ins w:id="4327" w:author="Thomas Dietz" w:date="2012-08-08T16:18:00Z"/>
              </w:rPr>
            </w:pPr>
            <w:ins w:id="4328" w:author="Thomas Dietz" w:date="2012-08-08T16:18:00Z">
              <w:r>
                <w:t xml:space="preserve">      &lt;/xs:documentation&gt;</w:t>
              </w:r>
            </w:ins>
          </w:p>
          <w:p w14:paraId="404CE060" w14:textId="77777777" w:rsidR="00D708FE" w:rsidRDefault="00D708FE" w:rsidP="00D708FE">
            <w:pPr>
              <w:pStyle w:val="XML1"/>
              <w:rPr>
                <w:ins w:id="4329" w:author="Thomas Dietz" w:date="2012-08-08T16:18:00Z"/>
              </w:rPr>
            </w:pPr>
            <w:ins w:id="4330" w:author="Thomas Dietz" w:date="2012-08-08T16:18:00Z">
              <w:r>
                <w:t xml:space="preserve">    &lt;/xs:annotation&gt;</w:t>
              </w:r>
            </w:ins>
          </w:p>
          <w:p w14:paraId="60488808" w14:textId="77777777" w:rsidR="00D708FE" w:rsidRDefault="00D708FE" w:rsidP="00D708FE">
            <w:pPr>
              <w:pStyle w:val="XML1"/>
              <w:rPr>
                <w:ins w:id="4331" w:author="Thomas Dietz" w:date="2012-08-08T16:18:00Z"/>
              </w:rPr>
            </w:pPr>
          </w:p>
          <w:p w14:paraId="59978DD8" w14:textId="77777777" w:rsidR="00D708FE" w:rsidRDefault="00D708FE" w:rsidP="00D708FE">
            <w:pPr>
              <w:pStyle w:val="XML1"/>
              <w:rPr>
                <w:ins w:id="4332" w:author="Thomas Dietz" w:date="2012-08-08T16:18:00Z"/>
              </w:rPr>
            </w:pPr>
            <w:ins w:id="4333" w:author="Thomas Dietz" w:date="2012-08-08T16:18:00Z">
              <w:r>
                <w:t xml:space="preserve">    &lt;xs:sequence&gt;</w:t>
              </w:r>
            </w:ins>
          </w:p>
          <w:p w14:paraId="262989BC" w14:textId="77777777" w:rsidR="00D708FE" w:rsidRDefault="00D708FE" w:rsidP="00D708FE">
            <w:pPr>
              <w:pStyle w:val="XML1"/>
              <w:rPr>
                <w:ins w:id="4334" w:author="Thomas Dietz" w:date="2012-08-08T16:18:00Z"/>
              </w:rPr>
            </w:pPr>
            <w:ins w:id="4335" w:author="Thomas Dietz" w:date="2012-08-08T16:18:00Z">
              <w:r>
                <w:t xml:space="preserve">      &lt;xs:group ref="OFPortBaseTunnelType"/&gt;</w:t>
              </w:r>
            </w:ins>
          </w:p>
          <w:p w14:paraId="2295CB37" w14:textId="77777777" w:rsidR="00D708FE" w:rsidRDefault="00D708FE" w:rsidP="00D708FE">
            <w:pPr>
              <w:pStyle w:val="XML1"/>
              <w:rPr>
                <w:ins w:id="4336" w:author="Thomas Dietz" w:date="2012-08-08T16:18:00Z"/>
              </w:rPr>
            </w:pPr>
            <w:ins w:id="4337" w:author="Thomas Dietz" w:date="2012-08-08T16:18:00Z">
              <w:r>
                <w:t xml:space="preserve">      &lt;xs:element name="checksum-present"  type="xs:boolean"&gt;</w:t>
              </w:r>
            </w:ins>
          </w:p>
          <w:p w14:paraId="67A1AF41" w14:textId="77777777" w:rsidR="00D708FE" w:rsidRDefault="00D708FE" w:rsidP="00D708FE">
            <w:pPr>
              <w:pStyle w:val="XML1"/>
              <w:rPr>
                <w:ins w:id="4338" w:author="Thomas Dietz" w:date="2012-08-08T16:18:00Z"/>
              </w:rPr>
            </w:pPr>
            <w:ins w:id="4339" w:author="Thomas Dietz" w:date="2012-08-08T16:18:00Z">
              <w:r>
                <w:t xml:space="preserve">        &lt;xs:annotation&gt;</w:t>
              </w:r>
            </w:ins>
          </w:p>
          <w:p w14:paraId="40CD4C3F" w14:textId="77777777" w:rsidR="00D708FE" w:rsidRDefault="00D708FE" w:rsidP="00D708FE">
            <w:pPr>
              <w:pStyle w:val="XML1"/>
              <w:rPr>
                <w:ins w:id="4340" w:author="Thomas Dietz" w:date="2012-08-08T16:18:00Z"/>
              </w:rPr>
            </w:pPr>
            <w:ins w:id="4341" w:author="Thomas Dietz" w:date="2012-08-08T16:18:00Z">
              <w:r>
                <w:t xml:space="preserve">          &lt;xs:documentation&gt;</w:t>
              </w:r>
            </w:ins>
          </w:p>
          <w:p w14:paraId="1EF2DB7D" w14:textId="77777777" w:rsidR="00D708FE" w:rsidRDefault="00D708FE" w:rsidP="00D708FE">
            <w:pPr>
              <w:pStyle w:val="XML1"/>
              <w:rPr>
                <w:ins w:id="4342" w:author="Thomas Dietz" w:date="2012-08-08T16:18:00Z"/>
              </w:rPr>
            </w:pPr>
            <w:ins w:id="4343" w:author="Thomas Dietz" w:date="2012-08-08T16:18:00Z">
              <w:r>
                <w:t xml:space="preserve">            Indicates presence of the GRE checksum.</w:t>
              </w:r>
            </w:ins>
          </w:p>
          <w:p w14:paraId="65DB12A4" w14:textId="77777777" w:rsidR="00D708FE" w:rsidRDefault="00D708FE" w:rsidP="00D708FE">
            <w:pPr>
              <w:pStyle w:val="XML1"/>
              <w:rPr>
                <w:ins w:id="4344" w:author="Thomas Dietz" w:date="2012-08-08T16:18:00Z"/>
              </w:rPr>
            </w:pPr>
            <w:ins w:id="4345" w:author="Thomas Dietz" w:date="2012-08-08T16:18:00Z">
              <w:r>
                <w:t xml:space="preserve">          &lt;/xs:documentation&gt;</w:t>
              </w:r>
            </w:ins>
          </w:p>
          <w:p w14:paraId="2066FB51" w14:textId="77777777" w:rsidR="00D708FE" w:rsidRDefault="00D708FE" w:rsidP="00D708FE">
            <w:pPr>
              <w:pStyle w:val="XML1"/>
              <w:rPr>
                <w:ins w:id="4346" w:author="Thomas Dietz" w:date="2012-08-08T16:18:00Z"/>
              </w:rPr>
            </w:pPr>
            <w:ins w:id="4347" w:author="Thomas Dietz" w:date="2012-08-08T16:18:00Z">
              <w:r>
                <w:t xml:space="preserve">        &lt;/xs:annotation&gt;</w:t>
              </w:r>
            </w:ins>
          </w:p>
          <w:p w14:paraId="29C40ED2" w14:textId="77777777" w:rsidR="00D708FE" w:rsidRDefault="00D708FE" w:rsidP="00D708FE">
            <w:pPr>
              <w:pStyle w:val="XML1"/>
              <w:rPr>
                <w:ins w:id="4348" w:author="Thomas Dietz" w:date="2012-08-08T16:18:00Z"/>
              </w:rPr>
            </w:pPr>
            <w:ins w:id="4349" w:author="Thomas Dietz" w:date="2012-08-08T16:18:00Z">
              <w:r>
                <w:t xml:space="preserve">      &lt;/xs:element&gt;</w:t>
              </w:r>
            </w:ins>
          </w:p>
          <w:p w14:paraId="61795133" w14:textId="77777777" w:rsidR="00D708FE" w:rsidRDefault="00D708FE" w:rsidP="00D708FE">
            <w:pPr>
              <w:pStyle w:val="XML1"/>
              <w:rPr>
                <w:ins w:id="4350" w:author="Thomas Dietz" w:date="2012-08-08T16:18:00Z"/>
              </w:rPr>
            </w:pPr>
            <w:ins w:id="4351" w:author="Thomas Dietz" w:date="2012-08-08T16:18:00Z">
              <w:r>
                <w:t xml:space="preserve">      &lt;xs:element name="key-present"  type="xs:boolean"&gt;</w:t>
              </w:r>
            </w:ins>
          </w:p>
          <w:p w14:paraId="062CF33D" w14:textId="77777777" w:rsidR="00D708FE" w:rsidRDefault="00D708FE" w:rsidP="00D708FE">
            <w:pPr>
              <w:pStyle w:val="XML1"/>
              <w:rPr>
                <w:ins w:id="4352" w:author="Thomas Dietz" w:date="2012-08-08T16:18:00Z"/>
              </w:rPr>
            </w:pPr>
            <w:ins w:id="4353" w:author="Thomas Dietz" w:date="2012-08-08T16:18:00Z">
              <w:r>
                <w:t xml:space="preserve">        &lt;xs:annotation&gt;</w:t>
              </w:r>
            </w:ins>
          </w:p>
          <w:p w14:paraId="057C193F" w14:textId="77777777" w:rsidR="00D708FE" w:rsidRDefault="00D708FE" w:rsidP="00D708FE">
            <w:pPr>
              <w:pStyle w:val="XML1"/>
              <w:rPr>
                <w:ins w:id="4354" w:author="Thomas Dietz" w:date="2012-08-08T16:18:00Z"/>
              </w:rPr>
            </w:pPr>
            <w:ins w:id="4355" w:author="Thomas Dietz" w:date="2012-08-08T16:18:00Z">
              <w:r>
                <w:t xml:space="preserve">          &lt;xs:documentation&gt;</w:t>
              </w:r>
            </w:ins>
          </w:p>
          <w:p w14:paraId="04E12E34" w14:textId="77777777" w:rsidR="00D708FE" w:rsidRDefault="00D708FE" w:rsidP="00D708FE">
            <w:pPr>
              <w:pStyle w:val="XML1"/>
              <w:rPr>
                <w:ins w:id="4356" w:author="Thomas Dietz" w:date="2012-08-08T16:18:00Z"/>
              </w:rPr>
            </w:pPr>
            <w:ins w:id="4357" w:author="Thomas Dietz" w:date="2012-08-08T16:18:00Z">
              <w:r>
                <w:t xml:space="preserve">            Indicates presence of the GRE key.</w:t>
              </w:r>
            </w:ins>
          </w:p>
          <w:p w14:paraId="4DB629BA" w14:textId="77777777" w:rsidR="00D708FE" w:rsidRDefault="00D708FE" w:rsidP="00D708FE">
            <w:pPr>
              <w:pStyle w:val="XML1"/>
              <w:rPr>
                <w:ins w:id="4358" w:author="Thomas Dietz" w:date="2012-08-08T16:18:00Z"/>
              </w:rPr>
            </w:pPr>
            <w:ins w:id="4359" w:author="Thomas Dietz" w:date="2012-08-08T16:18:00Z">
              <w:r>
                <w:t xml:space="preserve">          &lt;/xs:documentation&gt;</w:t>
              </w:r>
            </w:ins>
          </w:p>
          <w:p w14:paraId="606B9E2F" w14:textId="77777777" w:rsidR="00D708FE" w:rsidRDefault="00D708FE" w:rsidP="00D708FE">
            <w:pPr>
              <w:pStyle w:val="XML1"/>
              <w:rPr>
                <w:ins w:id="4360" w:author="Thomas Dietz" w:date="2012-08-08T16:18:00Z"/>
              </w:rPr>
            </w:pPr>
            <w:ins w:id="4361" w:author="Thomas Dietz" w:date="2012-08-08T16:18:00Z">
              <w:r>
                <w:t xml:space="preserve">        &lt;/xs:annotation&gt;</w:t>
              </w:r>
            </w:ins>
          </w:p>
          <w:p w14:paraId="1BA05435" w14:textId="77777777" w:rsidR="00D708FE" w:rsidRDefault="00D708FE" w:rsidP="00D708FE">
            <w:pPr>
              <w:pStyle w:val="XML1"/>
              <w:rPr>
                <w:ins w:id="4362" w:author="Thomas Dietz" w:date="2012-08-08T16:18:00Z"/>
              </w:rPr>
            </w:pPr>
            <w:ins w:id="4363" w:author="Thomas Dietz" w:date="2012-08-08T16:18:00Z">
              <w:r>
                <w:t xml:space="preserve">      &lt;/xs:element&gt;</w:t>
              </w:r>
            </w:ins>
          </w:p>
          <w:p w14:paraId="70CB34A4" w14:textId="77777777" w:rsidR="00D708FE" w:rsidRDefault="00D708FE" w:rsidP="00D708FE">
            <w:pPr>
              <w:pStyle w:val="XML1"/>
              <w:rPr>
                <w:ins w:id="4364" w:author="Thomas Dietz" w:date="2012-08-08T16:18:00Z"/>
              </w:rPr>
            </w:pPr>
            <w:ins w:id="4365" w:author="Thomas Dietz" w:date="2012-08-08T16:18:00Z">
              <w:r>
                <w:t xml:space="preserve">      &lt;xs:element name="key"  type="xs:unsignedInt"&gt;</w:t>
              </w:r>
            </w:ins>
          </w:p>
          <w:p w14:paraId="3EAF6B0B" w14:textId="77777777" w:rsidR="00D708FE" w:rsidRDefault="00D708FE" w:rsidP="00D708FE">
            <w:pPr>
              <w:pStyle w:val="XML1"/>
              <w:rPr>
                <w:ins w:id="4366" w:author="Thomas Dietz" w:date="2012-08-08T16:18:00Z"/>
              </w:rPr>
            </w:pPr>
            <w:ins w:id="4367" w:author="Thomas Dietz" w:date="2012-08-08T16:18:00Z">
              <w:r>
                <w:t xml:space="preserve">        &lt;xs:annotation&gt;</w:t>
              </w:r>
            </w:ins>
          </w:p>
          <w:p w14:paraId="6AAA5B63" w14:textId="77777777" w:rsidR="00D708FE" w:rsidRDefault="00D708FE" w:rsidP="00D708FE">
            <w:pPr>
              <w:pStyle w:val="XML1"/>
              <w:rPr>
                <w:ins w:id="4368" w:author="Thomas Dietz" w:date="2012-08-08T16:18:00Z"/>
              </w:rPr>
            </w:pPr>
            <w:ins w:id="4369" w:author="Thomas Dietz" w:date="2012-08-08T16:18:00Z">
              <w:r>
                <w:t xml:space="preserve">          &lt;xs:documentation&gt;</w:t>
              </w:r>
            </w:ins>
          </w:p>
          <w:p w14:paraId="2480CF5D" w14:textId="77777777" w:rsidR="00D708FE" w:rsidRDefault="00D708FE" w:rsidP="00D708FE">
            <w:pPr>
              <w:pStyle w:val="XML1"/>
              <w:rPr>
                <w:ins w:id="4370" w:author="Thomas Dietz" w:date="2012-08-08T16:18:00Z"/>
              </w:rPr>
            </w:pPr>
            <w:ins w:id="4371" w:author="Thomas Dietz" w:date="2012-08-08T16:18:00Z">
              <w:r>
                <w:t xml:space="preserve">            The (optional) key of the GRE tunnel.  It MAY</w:t>
              </w:r>
            </w:ins>
          </w:p>
          <w:p w14:paraId="7C9FF9EC" w14:textId="77777777" w:rsidR="00D708FE" w:rsidRDefault="00D708FE" w:rsidP="00D708FE">
            <w:pPr>
              <w:pStyle w:val="XML1"/>
              <w:rPr>
                <w:ins w:id="4372" w:author="Thomas Dietz" w:date="2012-08-08T16:18:00Z"/>
              </w:rPr>
            </w:pPr>
            <w:ins w:id="4373" w:author="Thomas Dietz" w:date="2012-08-08T16:18:00Z">
              <w:r>
                <w:t xml:space="preserve">            be used to set the OXM_OF_TUNNEL_ID match field metadata </w:t>
              </w:r>
            </w:ins>
          </w:p>
          <w:p w14:paraId="2043DC74" w14:textId="77777777" w:rsidR="00D708FE" w:rsidRDefault="00D708FE" w:rsidP="00D708FE">
            <w:pPr>
              <w:pStyle w:val="XML1"/>
              <w:rPr>
                <w:ins w:id="4374" w:author="Thomas Dietz" w:date="2012-08-08T16:18:00Z"/>
              </w:rPr>
            </w:pPr>
            <w:ins w:id="4375" w:author="Thomas Dietz" w:date="2012-08-08T16:18:00Z">
              <w:r>
                <w:t xml:space="preserve">            in the OpenFlow protocol</w:t>
              </w:r>
            </w:ins>
          </w:p>
          <w:p w14:paraId="666D226F" w14:textId="77777777" w:rsidR="00D708FE" w:rsidRDefault="00D708FE" w:rsidP="00D708FE">
            <w:pPr>
              <w:pStyle w:val="XML1"/>
              <w:rPr>
                <w:ins w:id="4376" w:author="Thomas Dietz" w:date="2012-08-08T16:18:00Z"/>
              </w:rPr>
            </w:pPr>
            <w:ins w:id="4377" w:author="Thomas Dietz" w:date="2012-08-08T16:18:00Z">
              <w:r>
                <w:t xml:space="preserve">          &lt;/xs:documentation&gt;</w:t>
              </w:r>
            </w:ins>
          </w:p>
          <w:p w14:paraId="03CEE36E" w14:textId="77777777" w:rsidR="00D708FE" w:rsidRDefault="00D708FE" w:rsidP="00D708FE">
            <w:pPr>
              <w:pStyle w:val="XML1"/>
              <w:rPr>
                <w:ins w:id="4378" w:author="Thomas Dietz" w:date="2012-08-08T16:18:00Z"/>
              </w:rPr>
            </w:pPr>
            <w:ins w:id="4379" w:author="Thomas Dietz" w:date="2012-08-08T16:18:00Z">
              <w:r>
                <w:t xml:space="preserve">        &lt;/xs:annotation&gt;</w:t>
              </w:r>
            </w:ins>
          </w:p>
          <w:p w14:paraId="32F7A40A" w14:textId="77777777" w:rsidR="00D708FE" w:rsidRDefault="00D708FE" w:rsidP="00D708FE">
            <w:pPr>
              <w:pStyle w:val="XML1"/>
              <w:rPr>
                <w:ins w:id="4380" w:author="Thomas Dietz" w:date="2012-08-08T16:18:00Z"/>
              </w:rPr>
            </w:pPr>
            <w:ins w:id="4381" w:author="Thomas Dietz" w:date="2012-08-08T16:18:00Z">
              <w:r>
                <w:t xml:space="preserve">      &lt;/xs:element&gt;</w:t>
              </w:r>
            </w:ins>
          </w:p>
          <w:p w14:paraId="615CEC7F" w14:textId="77777777" w:rsidR="00D708FE" w:rsidRDefault="00D708FE" w:rsidP="00D708FE">
            <w:pPr>
              <w:pStyle w:val="XML1"/>
              <w:rPr>
                <w:ins w:id="4382" w:author="Thomas Dietz" w:date="2012-08-08T16:18:00Z"/>
              </w:rPr>
            </w:pPr>
            <w:ins w:id="4383" w:author="Thomas Dietz" w:date="2012-08-08T16:18:00Z">
              <w:r>
                <w:t xml:space="preserve">      &lt;xs:element name="sequence-number-present"  type="xs:boolean"&gt;</w:t>
              </w:r>
            </w:ins>
          </w:p>
          <w:p w14:paraId="44E9AE4F" w14:textId="77777777" w:rsidR="00D708FE" w:rsidRDefault="00D708FE" w:rsidP="00D708FE">
            <w:pPr>
              <w:pStyle w:val="XML1"/>
              <w:rPr>
                <w:ins w:id="4384" w:author="Thomas Dietz" w:date="2012-08-08T16:18:00Z"/>
              </w:rPr>
            </w:pPr>
            <w:ins w:id="4385" w:author="Thomas Dietz" w:date="2012-08-08T16:18:00Z">
              <w:r>
                <w:t xml:space="preserve">        &lt;xs:annotation&gt;</w:t>
              </w:r>
            </w:ins>
          </w:p>
          <w:p w14:paraId="53D0F54C" w14:textId="77777777" w:rsidR="00D708FE" w:rsidRDefault="00D708FE" w:rsidP="00D708FE">
            <w:pPr>
              <w:pStyle w:val="XML1"/>
              <w:rPr>
                <w:ins w:id="4386" w:author="Thomas Dietz" w:date="2012-08-08T16:18:00Z"/>
              </w:rPr>
            </w:pPr>
            <w:ins w:id="4387" w:author="Thomas Dietz" w:date="2012-08-08T16:18:00Z">
              <w:r>
                <w:t xml:space="preserve">          &lt;xs:documentation&gt;</w:t>
              </w:r>
            </w:ins>
          </w:p>
          <w:p w14:paraId="125F5455" w14:textId="77777777" w:rsidR="00D708FE" w:rsidRDefault="00D708FE" w:rsidP="00D708FE">
            <w:pPr>
              <w:pStyle w:val="XML1"/>
              <w:rPr>
                <w:ins w:id="4388" w:author="Thomas Dietz" w:date="2012-08-08T16:18:00Z"/>
              </w:rPr>
            </w:pPr>
            <w:ins w:id="4389" w:author="Thomas Dietz" w:date="2012-08-08T16:18:00Z">
              <w:r>
                <w:t xml:space="preserve">            Indicates presence of the GRE sequence</w:t>
              </w:r>
            </w:ins>
          </w:p>
          <w:p w14:paraId="6E32EDAF" w14:textId="77777777" w:rsidR="00D708FE" w:rsidRDefault="00D708FE" w:rsidP="00D708FE">
            <w:pPr>
              <w:pStyle w:val="XML1"/>
              <w:rPr>
                <w:ins w:id="4390" w:author="Thomas Dietz" w:date="2012-08-08T16:18:00Z"/>
              </w:rPr>
            </w:pPr>
            <w:ins w:id="4391" w:author="Thomas Dietz" w:date="2012-08-08T16:18:00Z">
              <w:r>
                <w:t xml:space="preserve">            </w:t>
              </w:r>
              <w:proofErr w:type="gramStart"/>
              <w:r>
                <w:t>number</w:t>
              </w:r>
              <w:proofErr w:type="gramEnd"/>
              <w:r>
                <w:t>.</w:t>
              </w:r>
            </w:ins>
          </w:p>
          <w:p w14:paraId="32D5443E" w14:textId="77777777" w:rsidR="00D708FE" w:rsidRDefault="00D708FE" w:rsidP="00D708FE">
            <w:pPr>
              <w:pStyle w:val="XML1"/>
              <w:rPr>
                <w:ins w:id="4392" w:author="Thomas Dietz" w:date="2012-08-08T16:18:00Z"/>
              </w:rPr>
            </w:pPr>
            <w:ins w:id="4393" w:author="Thomas Dietz" w:date="2012-08-08T16:18:00Z">
              <w:r>
                <w:t xml:space="preserve">          &lt;/xs:documentation&gt;</w:t>
              </w:r>
            </w:ins>
          </w:p>
          <w:p w14:paraId="3AA7C721" w14:textId="77777777" w:rsidR="00D708FE" w:rsidRDefault="00D708FE" w:rsidP="00D708FE">
            <w:pPr>
              <w:pStyle w:val="XML1"/>
              <w:rPr>
                <w:ins w:id="4394" w:author="Thomas Dietz" w:date="2012-08-08T16:18:00Z"/>
              </w:rPr>
            </w:pPr>
            <w:ins w:id="4395" w:author="Thomas Dietz" w:date="2012-08-08T16:18:00Z">
              <w:r>
                <w:t xml:space="preserve">        &lt;/xs:annotation&gt;</w:t>
              </w:r>
            </w:ins>
          </w:p>
          <w:p w14:paraId="518F1734" w14:textId="77777777" w:rsidR="00D708FE" w:rsidRDefault="00D708FE" w:rsidP="00D708FE">
            <w:pPr>
              <w:pStyle w:val="XML1"/>
              <w:rPr>
                <w:ins w:id="4396" w:author="Thomas Dietz" w:date="2012-08-08T16:18:00Z"/>
              </w:rPr>
            </w:pPr>
            <w:ins w:id="4397" w:author="Thomas Dietz" w:date="2012-08-08T16:18:00Z">
              <w:r>
                <w:t xml:space="preserve">      &lt;/xs:element&gt;</w:t>
              </w:r>
            </w:ins>
          </w:p>
          <w:p w14:paraId="7979F40A" w14:textId="77777777" w:rsidR="00D708FE" w:rsidRDefault="00D708FE" w:rsidP="00D708FE">
            <w:pPr>
              <w:pStyle w:val="XML1"/>
              <w:rPr>
                <w:ins w:id="4398" w:author="Thomas Dietz" w:date="2012-08-08T16:18:00Z"/>
              </w:rPr>
            </w:pPr>
            <w:ins w:id="4399" w:author="Thomas Dietz" w:date="2012-08-08T16:18:00Z">
              <w:r>
                <w:t xml:space="preserve">    &lt;/xs:sequence&gt;</w:t>
              </w:r>
            </w:ins>
          </w:p>
          <w:p w14:paraId="56940EC7" w14:textId="77777777" w:rsidR="00D708FE" w:rsidRDefault="00D708FE" w:rsidP="00D708FE">
            <w:pPr>
              <w:pStyle w:val="XML1"/>
              <w:rPr>
                <w:ins w:id="4400" w:author="Thomas Dietz" w:date="2012-08-08T16:18:00Z"/>
              </w:rPr>
            </w:pPr>
            <w:ins w:id="4401" w:author="Thomas Dietz" w:date="2012-08-08T16:18:00Z">
              <w:r>
                <w:lastRenderedPageBreak/>
                <w:t xml:space="preserve">  &lt;/xs:group&gt;</w:t>
              </w:r>
            </w:ins>
          </w:p>
          <w:p w14:paraId="0907DEC2" w14:textId="77777777" w:rsidR="00D708FE" w:rsidRDefault="00D708FE" w:rsidP="00D708FE">
            <w:pPr>
              <w:pStyle w:val="XML1"/>
              <w:rPr>
                <w:ins w:id="4402" w:author="Thomas Dietz" w:date="2012-08-08T16:18:00Z"/>
              </w:rPr>
            </w:pPr>
          </w:p>
          <w:p w14:paraId="0DF972A0" w14:textId="77777777" w:rsidR="00D708FE" w:rsidRDefault="00D708FE" w:rsidP="00D708FE">
            <w:pPr>
              <w:pStyle w:val="XML1"/>
              <w:rPr>
                <w:ins w:id="4403" w:author="Thomas Dietz" w:date="2012-08-08T16:18:00Z"/>
              </w:rPr>
            </w:pPr>
            <w:ins w:id="4404" w:author="Thomas Dietz" w:date="2012-08-08T16:18:00Z">
              <w:r>
                <w:t xml:space="preserve">  &lt;xs:group name="OFPortNVGRETunnelType"&gt;</w:t>
              </w:r>
            </w:ins>
          </w:p>
          <w:p w14:paraId="35AF15CE" w14:textId="77777777" w:rsidR="00D708FE" w:rsidRDefault="00D708FE" w:rsidP="00D708FE">
            <w:pPr>
              <w:pStyle w:val="XML1"/>
              <w:rPr>
                <w:ins w:id="4405" w:author="Thomas Dietz" w:date="2012-08-08T16:18:00Z"/>
              </w:rPr>
            </w:pPr>
            <w:ins w:id="4406" w:author="Thomas Dietz" w:date="2012-08-08T16:18:00Z">
              <w:r>
                <w:t xml:space="preserve">    &lt;xs:annotation&gt;</w:t>
              </w:r>
            </w:ins>
          </w:p>
          <w:p w14:paraId="18E443B9" w14:textId="77777777" w:rsidR="00D708FE" w:rsidRDefault="00D708FE" w:rsidP="00D708FE">
            <w:pPr>
              <w:pStyle w:val="XML1"/>
              <w:rPr>
                <w:ins w:id="4407" w:author="Thomas Dietz" w:date="2012-08-08T16:18:00Z"/>
              </w:rPr>
            </w:pPr>
            <w:ins w:id="4408" w:author="Thomas Dietz" w:date="2012-08-08T16:18:00Z">
              <w:r>
                <w:t xml:space="preserve">      &lt;xs:documentation&gt;</w:t>
              </w:r>
            </w:ins>
          </w:p>
          <w:p w14:paraId="0806D96A" w14:textId="77777777" w:rsidR="00D708FE" w:rsidRDefault="00D708FE" w:rsidP="00D708FE">
            <w:pPr>
              <w:pStyle w:val="XML1"/>
              <w:rPr>
                <w:ins w:id="4409" w:author="Thomas Dietz" w:date="2012-08-08T16:18:00Z"/>
              </w:rPr>
            </w:pPr>
            <w:ins w:id="4410" w:author="Thomas Dietz" w:date="2012-08-08T16:18:00Z">
              <w:r>
                <w:t xml:space="preserve">        Properties of a NVGRE tunnel.</w:t>
              </w:r>
            </w:ins>
          </w:p>
          <w:p w14:paraId="09CF7CBF" w14:textId="77777777" w:rsidR="00D708FE" w:rsidRDefault="00D708FE" w:rsidP="00D708FE">
            <w:pPr>
              <w:pStyle w:val="XML1"/>
              <w:rPr>
                <w:ins w:id="4411" w:author="Thomas Dietz" w:date="2012-08-08T16:18:00Z"/>
              </w:rPr>
            </w:pPr>
            <w:ins w:id="4412" w:author="Thomas Dietz" w:date="2012-08-08T16:18:00Z">
              <w:r>
                <w:t xml:space="preserve">      &lt;/xs:documentation&gt;</w:t>
              </w:r>
            </w:ins>
          </w:p>
          <w:p w14:paraId="77F15891" w14:textId="77777777" w:rsidR="00D708FE" w:rsidRDefault="00D708FE" w:rsidP="00D708FE">
            <w:pPr>
              <w:pStyle w:val="XML1"/>
              <w:rPr>
                <w:ins w:id="4413" w:author="Thomas Dietz" w:date="2012-08-08T16:18:00Z"/>
              </w:rPr>
            </w:pPr>
            <w:ins w:id="4414" w:author="Thomas Dietz" w:date="2012-08-08T16:18:00Z">
              <w:r>
                <w:t xml:space="preserve">    &lt;/xs:annotation&gt;</w:t>
              </w:r>
            </w:ins>
          </w:p>
          <w:p w14:paraId="00DFA0D3" w14:textId="77777777" w:rsidR="00D708FE" w:rsidRDefault="00D708FE" w:rsidP="00D708FE">
            <w:pPr>
              <w:pStyle w:val="XML1"/>
              <w:rPr>
                <w:ins w:id="4415" w:author="Thomas Dietz" w:date="2012-08-08T16:18:00Z"/>
              </w:rPr>
            </w:pPr>
          </w:p>
          <w:p w14:paraId="1E297294" w14:textId="77777777" w:rsidR="00D708FE" w:rsidRDefault="00D708FE" w:rsidP="00D708FE">
            <w:pPr>
              <w:pStyle w:val="XML1"/>
              <w:rPr>
                <w:ins w:id="4416" w:author="Thomas Dietz" w:date="2012-08-08T16:18:00Z"/>
              </w:rPr>
            </w:pPr>
            <w:ins w:id="4417" w:author="Thomas Dietz" w:date="2012-08-08T16:18:00Z">
              <w:r>
                <w:t xml:space="preserve">    &lt;xs:sequence&gt;</w:t>
              </w:r>
            </w:ins>
          </w:p>
          <w:p w14:paraId="371D6CE3" w14:textId="77777777" w:rsidR="00D708FE" w:rsidRDefault="00D708FE" w:rsidP="00D708FE">
            <w:pPr>
              <w:pStyle w:val="XML1"/>
              <w:rPr>
                <w:ins w:id="4418" w:author="Thomas Dietz" w:date="2012-08-08T16:18:00Z"/>
              </w:rPr>
            </w:pPr>
            <w:ins w:id="4419" w:author="Thomas Dietz" w:date="2012-08-08T16:18:00Z">
              <w:r>
                <w:t xml:space="preserve">      &lt;xs:group ref="OFPortBaseTunnelType"/&gt;</w:t>
              </w:r>
            </w:ins>
          </w:p>
          <w:p w14:paraId="7EE70CA0" w14:textId="77777777" w:rsidR="00D708FE" w:rsidRDefault="00D708FE" w:rsidP="00D708FE">
            <w:pPr>
              <w:pStyle w:val="XML1"/>
              <w:rPr>
                <w:ins w:id="4420" w:author="Thomas Dietz" w:date="2012-08-08T16:18:00Z"/>
              </w:rPr>
            </w:pPr>
            <w:ins w:id="4421" w:author="Thomas Dietz" w:date="2012-08-08T16:18:00Z">
              <w:r>
                <w:t xml:space="preserve">      &lt;xs:element name="tni"  type="xs:unsignedInt"&gt;</w:t>
              </w:r>
            </w:ins>
          </w:p>
          <w:p w14:paraId="00DC5BA7" w14:textId="77777777" w:rsidR="00D708FE" w:rsidRDefault="00D708FE" w:rsidP="00D708FE">
            <w:pPr>
              <w:pStyle w:val="XML1"/>
              <w:rPr>
                <w:ins w:id="4422" w:author="Thomas Dietz" w:date="2012-08-08T16:18:00Z"/>
              </w:rPr>
            </w:pPr>
            <w:ins w:id="4423" w:author="Thomas Dietz" w:date="2012-08-08T16:18:00Z">
              <w:r>
                <w:t xml:space="preserve">        &lt;xs:annotation&gt;</w:t>
              </w:r>
            </w:ins>
          </w:p>
          <w:p w14:paraId="20B4BD02" w14:textId="77777777" w:rsidR="00D708FE" w:rsidRDefault="00D708FE" w:rsidP="00D708FE">
            <w:pPr>
              <w:pStyle w:val="XML1"/>
              <w:rPr>
                <w:ins w:id="4424" w:author="Thomas Dietz" w:date="2012-08-08T16:18:00Z"/>
              </w:rPr>
            </w:pPr>
            <w:ins w:id="4425" w:author="Thomas Dietz" w:date="2012-08-08T16:18:00Z">
              <w:r>
                <w:t xml:space="preserve">          &lt;xs:documentation&gt;</w:t>
              </w:r>
            </w:ins>
          </w:p>
          <w:p w14:paraId="50C3B711" w14:textId="77777777" w:rsidR="00D708FE" w:rsidRDefault="00D708FE" w:rsidP="00D708FE">
            <w:pPr>
              <w:pStyle w:val="XML1"/>
              <w:rPr>
                <w:ins w:id="4426" w:author="Thomas Dietz" w:date="2012-08-08T16:18:00Z"/>
              </w:rPr>
            </w:pPr>
            <w:ins w:id="4427" w:author="Thomas Dietz" w:date="2012-08-08T16:18:00Z">
              <w:r>
                <w:t xml:space="preserve">            Specifies the tenant network identifier</w:t>
              </w:r>
            </w:ins>
          </w:p>
          <w:p w14:paraId="7F52D523" w14:textId="77777777" w:rsidR="00D708FE" w:rsidRDefault="00D708FE" w:rsidP="00D708FE">
            <w:pPr>
              <w:pStyle w:val="XML1"/>
              <w:rPr>
                <w:ins w:id="4428" w:author="Thomas Dietz" w:date="2012-08-08T16:18:00Z"/>
              </w:rPr>
            </w:pPr>
            <w:ins w:id="4429" w:author="Thomas Dietz" w:date="2012-08-08T16:18:00Z">
              <w:r>
                <w:t xml:space="preserve">            assigned to all packets sent on the tunnel</w:t>
              </w:r>
            </w:ins>
          </w:p>
          <w:p w14:paraId="27C78CAA" w14:textId="77777777" w:rsidR="00D708FE" w:rsidRDefault="00D708FE" w:rsidP="00D708FE">
            <w:pPr>
              <w:pStyle w:val="XML1"/>
              <w:rPr>
                <w:ins w:id="4430" w:author="Thomas Dietz" w:date="2012-08-08T16:18:00Z"/>
              </w:rPr>
            </w:pPr>
            <w:ins w:id="4431" w:author="Thomas Dietz" w:date="2012-08-08T16:18:00Z">
              <w:r>
                <w:t xml:space="preserve">          &lt;/xs:documentation&gt;</w:t>
              </w:r>
            </w:ins>
          </w:p>
          <w:p w14:paraId="2D6C0D48" w14:textId="77777777" w:rsidR="00D708FE" w:rsidRDefault="00D708FE" w:rsidP="00D708FE">
            <w:pPr>
              <w:pStyle w:val="XML1"/>
              <w:rPr>
                <w:ins w:id="4432" w:author="Thomas Dietz" w:date="2012-08-08T16:18:00Z"/>
              </w:rPr>
            </w:pPr>
            <w:ins w:id="4433" w:author="Thomas Dietz" w:date="2012-08-08T16:18:00Z">
              <w:r>
                <w:t xml:space="preserve">        &lt;/xs:annotation&gt;</w:t>
              </w:r>
            </w:ins>
          </w:p>
          <w:p w14:paraId="25464D7D" w14:textId="77777777" w:rsidR="00D708FE" w:rsidRDefault="00D708FE" w:rsidP="00D708FE">
            <w:pPr>
              <w:pStyle w:val="XML1"/>
              <w:rPr>
                <w:ins w:id="4434" w:author="Thomas Dietz" w:date="2012-08-08T16:18:00Z"/>
              </w:rPr>
            </w:pPr>
            <w:ins w:id="4435" w:author="Thomas Dietz" w:date="2012-08-08T16:18:00Z">
              <w:r>
                <w:t xml:space="preserve">      &lt;/xs:element&gt;</w:t>
              </w:r>
            </w:ins>
          </w:p>
          <w:p w14:paraId="15176F15" w14:textId="77777777" w:rsidR="00D708FE" w:rsidRDefault="00D708FE" w:rsidP="00D708FE">
            <w:pPr>
              <w:pStyle w:val="XML1"/>
              <w:rPr>
                <w:ins w:id="4436" w:author="Thomas Dietz" w:date="2012-08-08T16:18:00Z"/>
              </w:rPr>
            </w:pPr>
            <w:ins w:id="4437" w:author="Thomas Dietz" w:date="2012-08-08T16:18:00Z">
              <w:r>
                <w:t xml:space="preserve">      &lt;xs:element name="tni-resv"  type="xs:unsignedInt"&gt;</w:t>
              </w:r>
            </w:ins>
          </w:p>
          <w:p w14:paraId="3F0D34B9" w14:textId="77777777" w:rsidR="00D708FE" w:rsidRDefault="00D708FE" w:rsidP="00D708FE">
            <w:pPr>
              <w:pStyle w:val="XML1"/>
              <w:rPr>
                <w:ins w:id="4438" w:author="Thomas Dietz" w:date="2012-08-08T16:18:00Z"/>
              </w:rPr>
            </w:pPr>
            <w:ins w:id="4439" w:author="Thomas Dietz" w:date="2012-08-08T16:18:00Z">
              <w:r>
                <w:t xml:space="preserve">        &lt;xs:annotation&gt;</w:t>
              </w:r>
            </w:ins>
          </w:p>
          <w:p w14:paraId="78AC6A9B" w14:textId="77777777" w:rsidR="00D708FE" w:rsidRDefault="00D708FE" w:rsidP="00D708FE">
            <w:pPr>
              <w:pStyle w:val="XML1"/>
              <w:rPr>
                <w:ins w:id="4440" w:author="Thomas Dietz" w:date="2012-08-08T16:18:00Z"/>
              </w:rPr>
            </w:pPr>
            <w:ins w:id="4441" w:author="Thomas Dietz" w:date="2012-08-08T16:18:00Z">
              <w:r>
                <w:t xml:space="preserve">          &lt;xs:documentation&gt;</w:t>
              </w:r>
            </w:ins>
          </w:p>
          <w:p w14:paraId="0982AE81" w14:textId="77777777" w:rsidR="00D708FE" w:rsidRDefault="00D708FE" w:rsidP="00D708FE">
            <w:pPr>
              <w:pStyle w:val="XML1"/>
              <w:rPr>
                <w:ins w:id="4442" w:author="Thomas Dietz" w:date="2012-08-08T16:18:00Z"/>
              </w:rPr>
            </w:pPr>
            <w:ins w:id="4443" w:author="Thomas Dietz" w:date="2012-08-08T16:18:00Z">
              <w:r>
                <w:t xml:space="preserve">            Used to set the reserved user-defined bits of</w:t>
              </w:r>
            </w:ins>
          </w:p>
          <w:p w14:paraId="756D3771" w14:textId="77777777" w:rsidR="00D708FE" w:rsidRDefault="00D708FE" w:rsidP="00D708FE">
            <w:pPr>
              <w:pStyle w:val="XML1"/>
              <w:rPr>
                <w:ins w:id="4444" w:author="Thomas Dietz" w:date="2012-08-08T16:18:00Z"/>
              </w:rPr>
            </w:pPr>
            <w:ins w:id="4445" w:author="Thomas Dietz" w:date="2012-08-08T16:18:00Z">
              <w:r>
                <w:t xml:space="preserve">            the GRE key field</w:t>
              </w:r>
            </w:ins>
          </w:p>
          <w:p w14:paraId="79F4ED2C" w14:textId="77777777" w:rsidR="00D708FE" w:rsidRDefault="00D708FE" w:rsidP="00D708FE">
            <w:pPr>
              <w:pStyle w:val="XML1"/>
              <w:rPr>
                <w:ins w:id="4446" w:author="Thomas Dietz" w:date="2012-08-08T16:18:00Z"/>
              </w:rPr>
            </w:pPr>
            <w:ins w:id="4447" w:author="Thomas Dietz" w:date="2012-08-08T16:18:00Z">
              <w:r>
                <w:t xml:space="preserve">          &lt;/xs:documentation&gt;</w:t>
              </w:r>
            </w:ins>
          </w:p>
          <w:p w14:paraId="443BAC3E" w14:textId="77777777" w:rsidR="00D708FE" w:rsidRDefault="00D708FE" w:rsidP="00D708FE">
            <w:pPr>
              <w:pStyle w:val="XML1"/>
              <w:rPr>
                <w:ins w:id="4448" w:author="Thomas Dietz" w:date="2012-08-08T16:18:00Z"/>
              </w:rPr>
            </w:pPr>
            <w:ins w:id="4449" w:author="Thomas Dietz" w:date="2012-08-08T16:18:00Z">
              <w:r>
                <w:t xml:space="preserve">        &lt;/xs:annotation&gt;</w:t>
              </w:r>
            </w:ins>
          </w:p>
          <w:p w14:paraId="404B98B8" w14:textId="77777777" w:rsidR="00D708FE" w:rsidRDefault="00D708FE" w:rsidP="00D708FE">
            <w:pPr>
              <w:pStyle w:val="XML1"/>
              <w:rPr>
                <w:ins w:id="4450" w:author="Thomas Dietz" w:date="2012-08-08T16:18:00Z"/>
              </w:rPr>
            </w:pPr>
            <w:ins w:id="4451" w:author="Thomas Dietz" w:date="2012-08-08T16:18:00Z">
              <w:r>
                <w:t xml:space="preserve">      &lt;/xs:element&gt;</w:t>
              </w:r>
            </w:ins>
          </w:p>
          <w:p w14:paraId="2F2EAEA6" w14:textId="77777777" w:rsidR="00D708FE" w:rsidRDefault="00D708FE" w:rsidP="00D708FE">
            <w:pPr>
              <w:pStyle w:val="XML1"/>
              <w:rPr>
                <w:ins w:id="4452" w:author="Thomas Dietz" w:date="2012-08-08T16:18:00Z"/>
              </w:rPr>
            </w:pPr>
            <w:ins w:id="4453" w:author="Thomas Dietz" w:date="2012-08-08T16:18:00Z">
              <w:r>
                <w:t xml:space="preserve">      &lt;xs:element name="tni-multicast-group"  type="inet:ip-address"&gt;</w:t>
              </w:r>
            </w:ins>
          </w:p>
          <w:p w14:paraId="2CEEEE0C" w14:textId="77777777" w:rsidR="00D708FE" w:rsidRDefault="00D708FE" w:rsidP="00D708FE">
            <w:pPr>
              <w:pStyle w:val="XML1"/>
              <w:rPr>
                <w:ins w:id="4454" w:author="Thomas Dietz" w:date="2012-08-08T16:18:00Z"/>
              </w:rPr>
            </w:pPr>
            <w:ins w:id="4455" w:author="Thomas Dietz" w:date="2012-08-08T16:18:00Z">
              <w:r>
                <w:t xml:space="preserve">        &lt;xs:annotation&gt;</w:t>
              </w:r>
            </w:ins>
          </w:p>
          <w:p w14:paraId="652F10BC" w14:textId="77777777" w:rsidR="00D708FE" w:rsidRDefault="00D708FE" w:rsidP="00D708FE">
            <w:pPr>
              <w:pStyle w:val="XML1"/>
              <w:rPr>
                <w:ins w:id="4456" w:author="Thomas Dietz" w:date="2012-08-08T16:18:00Z"/>
              </w:rPr>
            </w:pPr>
            <w:ins w:id="4457" w:author="Thomas Dietz" w:date="2012-08-08T16:18:00Z">
              <w:r>
                <w:t xml:space="preserve">          &lt;xs:documentation&gt;</w:t>
              </w:r>
            </w:ins>
          </w:p>
          <w:p w14:paraId="59A1D5FC" w14:textId="77777777" w:rsidR="00D708FE" w:rsidRDefault="00D708FE" w:rsidP="00D708FE">
            <w:pPr>
              <w:pStyle w:val="XML1"/>
              <w:rPr>
                <w:ins w:id="4458" w:author="Thomas Dietz" w:date="2012-08-08T16:18:00Z"/>
              </w:rPr>
            </w:pPr>
            <w:ins w:id="4459" w:author="Thomas Dietz" w:date="2012-08-08T16:18:00Z">
              <w:r>
                <w:t xml:space="preserve">            If IP multicast is used to support broadcast</w:t>
              </w:r>
            </w:ins>
          </w:p>
          <w:p w14:paraId="309B0EA6" w14:textId="77777777" w:rsidR="00D708FE" w:rsidRDefault="00D708FE" w:rsidP="00D708FE">
            <w:pPr>
              <w:pStyle w:val="XML1"/>
              <w:rPr>
                <w:ins w:id="4460" w:author="Thomas Dietz" w:date="2012-08-08T16:18:00Z"/>
              </w:rPr>
            </w:pPr>
            <w:ins w:id="4461" w:author="Thomas Dietz" w:date="2012-08-08T16:18:00Z">
              <w:r>
                <w:t xml:space="preserve">            on the tunnel this element specifies the corresponding </w:t>
              </w:r>
            </w:ins>
          </w:p>
          <w:p w14:paraId="478DB193" w14:textId="77777777" w:rsidR="00D708FE" w:rsidRDefault="00D708FE" w:rsidP="00D708FE">
            <w:pPr>
              <w:pStyle w:val="XML1"/>
              <w:rPr>
                <w:ins w:id="4462" w:author="Thomas Dietz" w:date="2012-08-08T16:18:00Z"/>
              </w:rPr>
            </w:pPr>
            <w:ins w:id="4463" w:author="Thomas Dietz" w:date="2012-08-08T16:18:00Z">
              <w:r>
                <w:t xml:space="preserve">            multicast IP address</w:t>
              </w:r>
            </w:ins>
          </w:p>
          <w:p w14:paraId="21E221E1" w14:textId="77777777" w:rsidR="00D708FE" w:rsidRDefault="00D708FE" w:rsidP="00D708FE">
            <w:pPr>
              <w:pStyle w:val="XML1"/>
              <w:rPr>
                <w:ins w:id="4464" w:author="Thomas Dietz" w:date="2012-08-08T16:18:00Z"/>
              </w:rPr>
            </w:pPr>
            <w:ins w:id="4465" w:author="Thomas Dietz" w:date="2012-08-08T16:18:00Z">
              <w:r>
                <w:t xml:space="preserve">          &lt;/xs:documentation&gt;</w:t>
              </w:r>
            </w:ins>
          </w:p>
          <w:p w14:paraId="7B3A8788" w14:textId="77777777" w:rsidR="00D708FE" w:rsidRDefault="00D708FE" w:rsidP="00D708FE">
            <w:pPr>
              <w:pStyle w:val="XML1"/>
              <w:rPr>
                <w:ins w:id="4466" w:author="Thomas Dietz" w:date="2012-08-08T16:18:00Z"/>
              </w:rPr>
            </w:pPr>
            <w:ins w:id="4467" w:author="Thomas Dietz" w:date="2012-08-08T16:18:00Z">
              <w:r>
                <w:t xml:space="preserve">        &lt;/xs:annotation&gt;</w:t>
              </w:r>
            </w:ins>
          </w:p>
          <w:p w14:paraId="0F6E6199" w14:textId="77777777" w:rsidR="00D708FE" w:rsidRDefault="00D708FE" w:rsidP="00D708FE">
            <w:pPr>
              <w:pStyle w:val="XML1"/>
              <w:rPr>
                <w:ins w:id="4468" w:author="Thomas Dietz" w:date="2012-08-08T16:18:00Z"/>
              </w:rPr>
            </w:pPr>
            <w:ins w:id="4469" w:author="Thomas Dietz" w:date="2012-08-08T16:18:00Z">
              <w:r>
                <w:t xml:space="preserve">      &lt;/xs:element&gt;</w:t>
              </w:r>
            </w:ins>
          </w:p>
          <w:p w14:paraId="18A2E15B" w14:textId="77777777" w:rsidR="00D708FE" w:rsidRDefault="00D708FE" w:rsidP="00D708FE">
            <w:pPr>
              <w:pStyle w:val="XML1"/>
              <w:rPr>
                <w:ins w:id="4470" w:author="Thomas Dietz" w:date="2012-08-08T16:18:00Z"/>
              </w:rPr>
            </w:pPr>
            <w:ins w:id="4471" w:author="Thomas Dietz" w:date="2012-08-08T16:18:00Z">
              <w:r>
                <w:t xml:space="preserve">    &lt;/xs:sequence&gt;</w:t>
              </w:r>
            </w:ins>
          </w:p>
          <w:p w14:paraId="3BAC316E" w14:textId="77777777" w:rsidR="00D708FE" w:rsidRDefault="00D708FE" w:rsidP="00D708FE">
            <w:pPr>
              <w:pStyle w:val="XML1"/>
              <w:rPr>
                <w:ins w:id="4472" w:author="Thomas Dietz" w:date="2012-08-08T16:18:00Z"/>
              </w:rPr>
            </w:pPr>
            <w:ins w:id="4473" w:author="Thomas Dietz" w:date="2012-08-08T16:18:00Z">
              <w:r>
                <w:t xml:space="preserve">  &lt;/xs:group&gt;</w:t>
              </w:r>
            </w:ins>
          </w:p>
          <w:p w14:paraId="57F12CD7" w14:textId="77777777" w:rsidR="00D708FE" w:rsidRDefault="00D708FE" w:rsidP="00D708FE">
            <w:pPr>
              <w:pStyle w:val="XML1"/>
              <w:rPr>
                <w:ins w:id="4474" w:author="Thomas Dietz" w:date="2012-08-08T16:18:00Z"/>
              </w:rPr>
            </w:pPr>
          </w:p>
          <w:p w14:paraId="5A5212D0" w14:textId="77777777" w:rsidR="00D708FE" w:rsidRDefault="00D708FE" w:rsidP="00D708FE">
            <w:pPr>
              <w:pStyle w:val="XML1"/>
              <w:rPr>
                <w:ins w:id="4475" w:author="Thomas Dietz" w:date="2012-08-08T16:18:00Z"/>
              </w:rPr>
            </w:pPr>
            <w:ins w:id="4476" w:author="Thomas Dietz" w:date="2012-08-08T16:18:00Z">
              <w:r>
                <w:t xml:space="preserve">  &lt;xs:group name="OFQueueType"&gt;</w:t>
              </w:r>
            </w:ins>
          </w:p>
          <w:p w14:paraId="19A8A62F" w14:textId="77777777" w:rsidR="00D708FE" w:rsidRDefault="00D708FE" w:rsidP="00D708FE">
            <w:pPr>
              <w:pStyle w:val="XML1"/>
              <w:rPr>
                <w:ins w:id="4477" w:author="Thomas Dietz" w:date="2012-08-08T16:18:00Z"/>
              </w:rPr>
            </w:pPr>
            <w:ins w:id="4478" w:author="Thomas Dietz" w:date="2012-08-08T16:18:00Z">
              <w:r>
                <w:t xml:space="preserve">    &lt;xs:annotation&gt;</w:t>
              </w:r>
            </w:ins>
          </w:p>
          <w:p w14:paraId="75FC0CC6" w14:textId="77777777" w:rsidR="00D708FE" w:rsidRDefault="00D708FE" w:rsidP="00D708FE">
            <w:pPr>
              <w:pStyle w:val="XML1"/>
              <w:rPr>
                <w:ins w:id="4479" w:author="Thomas Dietz" w:date="2012-08-08T16:18:00Z"/>
              </w:rPr>
            </w:pPr>
            <w:ins w:id="4480" w:author="Thomas Dietz" w:date="2012-08-08T16:18:00Z">
              <w:r>
                <w:t xml:space="preserve">      &lt;xs:documentation&gt;</w:t>
              </w:r>
            </w:ins>
          </w:p>
          <w:p w14:paraId="6182EE81" w14:textId="77777777" w:rsidR="00D708FE" w:rsidRDefault="00D708FE" w:rsidP="00D708FE">
            <w:pPr>
              <w:pStyle w:val="XML1"/>
              <w:rPr>
                <w:ins w:id="4481" w:author="Thomas Dietz" w:date="2012-08-08T16:18:00Z"/>
              </w:rPr>
            </w:pPr>
            <w:ins w:id="4482" w:author="Thomas Dietz" w:date="2012-08-08T16:18:00Z">
              <w:r>
                <w:t xml:space="preserve">        This grouping specifies all properties of a queue</w:t>
              </w:r>
            </w:ins>
          </w:p>
          <w:p w14:paraId="7704BE53" w14:textId="77777777" w:rsidR="00D708FE" w:rsidRDefault="00D708FE" w:rsidP="00D708FE">
            <w:pPr>
              <w:pStyle w:val="XML1"/>
              <w:rPr>
                <w:ins w:id="4483" w:author="Thomas Dietz" w:date="2012-08-08T16:18:00Z"/>
              </w:rPr>
            </w:pPr>
            <w:ins w:id="4484" w:author="Thomas Dietz" w:date="2012-08-08T16:18:00Z">
              <w:r>
                <w:t xml:space="preserve">        </w:t>
              </w:r>
              <w:proofErr w:type="gramStart"/>
              <w:r>
                <w:t>resource</w:t>
              </w:r>
              <w:proofErr w:type="gramEnd"/>
              <w:r>
                <w:t>.</w:t>
              </w:r>
            </w:ins>
          </w:p>
          <w:p w14:paraId="0C0672D6" w14:textId="77777777" w:rsidR="00D708FE" w:rsidRDefault="00D708FE" w:rsidP="00D708FE">
            <w:pPr>
              <w:pStyle w:val="XML1"/>
              <w:rPr>
                <w:ins w:id="4485" w:author="Thomas Dietz" w:date="2012-08-08T16:18:00Z"/>
              </w:rPr>
            </w:pPr>
          </w:p>
          <w:p w14:paraId="6E7038CE" w14:textId="77777777" w:rsidR="00D708FE" w:rsidRDefault="00D708FE" w:rsidP="00D708FE">
            <w:pPr>
              <w:pStyle w:val="XML1"/>
              <w:rPr>
                <w:ins w:id="4486" w:author="Thomas Dietz" w:date="2012-08-08T16:18:00Z"/>
              </w:rPr>
            </w:pPr>
            <w:ins w:id="4487" w:author="Thomas Dietz" w:date="2012-08-08T16:18:00Z">
              <w:r>
                <w:t xml:space="preserve">        NETCONF &amp;lt;edit-config&amp;gt; operations MUST be implemented as </w:t>
              </w:r>
            </w:ins>
          </w:p>
          <w:p w14:paraId="62403876" w14:textId="77777777" w:rsidR="00D708FE" w:rsidRDefault="00D708FE" w:rsidP="00D708FE">
            <w:pPr>
              <w:pStyle w:val="XML1"/>
              <w:rPr>
                <w:ins w:id="4488" w:author="Thomas Dietz" w:date="2012-08-08T16:18:00Z"/>
              </w:rPr>
            </w:pPr>
            <w:ins w:id="4489" w:author="Thomas Dietz" w:date="2012-08-08T16:18:00Z">
              <w:r>
                <w:t xml:space="preserve">        follows: </w:t>
              </w:r>
            </w:ins>
          </w:p>
          <w:p w14:paraId="54C2E9D9" w14:textId="77777777" w:rsidR="00D708FE" w:rsidRDefault="00D708FE" w:rsidP="00D708FE">
            <w:pPr>
              <w:pStyle w:val="XML1"/>
              <w:rPr>
                <w:ins w:id="4490" w:author="Thomas Dietz" w:date="2012-08-08T16:18:00Z"/>
              </w:rPr>
            </w:pPr>
          </w:p>
          <w:p w14:paraId="549201A6" w14:textId="77777777" w:rsidR="00D708FE" w:rsidRDefault="00D708FE" w:rsidP="00D708FE">
            <w:pPr>
              <w:pStyle w:val="XML1"/>
              <w:rPr>
                <w:ins w:id="4491" w:author="Thomas Dietz" w:date="2012-08-08T16:18:00Z"/>
              </w:rPr>
            </w:pPr>
            <w:ins w:id="4492" w:author="Thomas Dietz" w:date="2012-08-08T16:18:00Z">
              <w:r>
                <w:t xml:space="preserve">        * The 'resource-id' element of OFResoureType MUST be present</w:t>
              </w:r>
            </w:ins>
          </w:p>
          <w:p w14:paraId="005612A7" w14:textId="77777777" w:rsidR="00D708FE" w:rsidRDefault="00D708FE" w:rsidP="00D708FE">
            <w:pPr>
              <w:pStyle w:val="XML1"/>
              <w:rPr>
                <w:ins w:id="4493" w:author="Thomas Dietz" w:date="2012-08-08T16:18:00Z"/>
              </w:rPr>
            </w:pPr>
            <w:ins w:id="4494" w:author="Thomas Dietz" w:date="2012-08-08T16:18:00Z">
              <w:r>
                <w:t xml:space="preserve">        </w:t>
              </w:r>
              <w:proofErr w:type="gramStart"/>
              <w:r>
                <w:t>at</w:t>
              </w:r>
              <w:proofErr w:type="gramEnd"/>
              <w:r>
                <w:t xml:space="preserve"> all &amp;lt;edit-config&amp;gt; operations to identify the port.</w:t>
              </w:r>
            </w:ins>
          </w:p>
          <w:p w14:paraId="01163FE1" w14:textId="77777777" w:rsidR="00D708FE" w:rsidRDefault="00D708FE" w:rsidP="00D708FE">
            <w:pPr>
              <w:pStyle w:val="XML1"/>
              <w:rPr>
                <w:ins w:id="4495" w:author="Thomas Dietz" w:date="2012-08-08T16:18:00Z"/>
              </w:rPr>
            </w:pPr>
            <w:ins w:id="4496" w:author="Thomas Dietz" w:date="2012-08-08T16:18:00Z">
              <w:r>
                <w:t xml:space="preserve">        * If the operation is 'merge' or 'replace', the element is</w:t>
              </w:r>
            </w:ins>
          </w:p>
          <w:p w14:paraId="4D9D387C" w14:textId="77777777" w:rsidR="00D708FE" w:rsidRDefault="00D708FE" w:rsidP="00D708FE">
            <w:pPr>
              <w:pStyle w:val="XML1"/>
              <w:rPr>
                <w:ins w:id="4497" w:author="Thomas Dietz" w:date="2012-08-08T16:18:00Z"/>
              </w:rPr>
            </w:pPr>
            <w:ins w:id="4498" w:author="Thomas Dietz" w:date="2012-08-08T16:18:00Z">
              <w:r>
                <w:t xml:space="preserve">        created if it does not exist, and its value is set to the</w:t>
              </w:r>
            </w:ins>
          </w:p>
          <w:p w14:paraId="238CD988" w14:textId="77777777" w:rsidR="00D708FE" w:rsidRDefault="00D708FE" w:rsidP="00D708FE">
            <w:pPr>
              <w:pStyle w:val="XML1"/>
              <w:rPr>
                <w:ins w:id="4499" w:author="Thomas Dietz" w:date="2012-08-08T16:18:00Z"/>
              </w:rPr>
            </w:pPr>
            <w:ins w:id="4500" w:author="Thomas Dietz" w:date="2012-08-08T16:18:00Z">
              <w:r>
                <w:t xml:space="preserve">        </w:t>
              </w:r>
              <w:proofErr w:type="gramStart"/>
              <w:r>
                <w:t>value</w:t>
              </w:r>
              <w:proofErr w:type="gramEnd"/>
              <w:r>
                <w:t xml:space="preserve"> found in the XML RPC data.</w:t>
              </w:r>
            </w:ins>
          </w:p>
          <w:p w14:paraId="6D820574" w14:textId="77777777" w:rsidR="00D708FE" w:rsidRDefault="00D708FE" w:rsidP="00D708FE">
            <w:pPr>
              <w:pStyle w:val="XML1"/>
              <w:rPr>
                <w:ins w:id="4501" w:author="Thomas Dietz" w:date="2012-08-08T16:18:00Z"/>
              </w:rPr>
            </w:pPr>
            <w:ins w:id="4502" w:author="Thomas Dietz" w:date="2012-08-08T16:18:00Z">
              <w:r>
                <w:t xml:space="preserve">        * If the operation is 'create', the element is created if it</w:t>
              </w:r>
            </w:ins>
          </w:p>
          <w:p w14:paraId="3018252F" w14:textId="77777777" w:rsidR="00D708FE" w:rsidRDefault="00D708FE" w:rsidP="00D708FE">
            <w:pPr>
              <w:pStyle w:val="XML1"/>
              <w:rPr>
                <w:ins w:id="4503" w:author="Thomas Dietz" w:date="2012-08-08T16:18:00Z"/>
              </w:rPr>
            </w:pPr>
            <w:ins w:id="4504" w:author="Thomas Dietz" w:date="2012-08-08T16:18:00Z">
              <w:r>
                <w:t xml:space="preserve">        </w:t>
              </w:r>
              <w:proofErr w:type="gramStart"/>
              <w:r>
                <w:t>does</w:t>
              </w:r>
              <w:proofErr w:type="gramEnd"/>
              <w:r>
                <w:t xml:space="preserve"> not exist. If the element already exists, a</w:t>
              </w:r>
            </w:ins>
          </w:p>
          <w:p w14:paraId="29574116" w14:textId="77777777" w:rsidR="00D708FE" w:rsidRDefault="00D708FE" w:rsidP="00D708FE">
            <w:pPr>
              <w:pStyle w:val="XML1"/>
              <w:rPr>
                <w:ins w:id="4505" w:author="Thomas Dietz" w:date="2012-08-08T16:18:00Z"/>
              </w:rPr>
            </w:pPr>
            <w:ins w:id="4506" w:author="Thomas Dietz" w:date="2012-08-08T16:18:00Z">
              <w:r>
                <w:t xml:space="preserve">        'data</w:t>
              </w:r>
              <w:r>
                <w:rPr>
                  <w:rFonts w:ascii="MS Mincho" w:eastAsia="MS Mincho" w:hAnsi="MS Mincho" w:cs="MS Mincho" w:hint="eastAsia"/>
                </w:rPr>
                <w:t>‑</w:t>
              </w:r>
              <w:r>
                <w:t>exists' error is returned.</w:t>
              </w:r>
            </w:ins>
          </w:p>
          <w:p w14:paraId="1368A7A3" w14:textId="77777777" w:rsidR="00D708FE" w:rsidRDefault="00D708FE" w:rsidP="00D708FE">
            <w:pPr>
              <w:pStyle w:val="XML1"/>
              <w:rPr>
                <w:ins w:id="4507" w:author="Thomas Dietz" w:date="2012-08-08T16:18:00Z"/>
              </w:rPr>
            </w:pPr>
            <w:ins w:id="4508" w:author="Thomas Dietz" w:date="2012-08-08T16:18:00Z">
              <w:r>
                <w:lastRenderedPageBreak/>
                <w:t xml:space="preserve">        * If the operation is 'delete', the element is deleted if it</w:t>
              </w:r>
            </w:ins>
          </w:p>
          <w:p w14:paraId="30F3C5FF" w14:textId="77777777" w:rsidR="00D708FE" w:rsidRDefault="00D708FE" w:rsidP="00D708FE">
            <w:pPr>
              <w:pStyle w:val="XML1"/>
              <w:rPr>
                <w:ins w:id="4509" w:author="Thomas Dietz" w:date="2012-08-08T16:18:00Z"/>
              </w:rPr>
            </w:pPr>
            <w:ins w:id="4510" w:author="Thomas Dietz" w:date="2012-08-08T16:18:00Z">
              <w:r>
                <w:t xml:space="preserve">        </w:t>
              </w:r>
              <w:proofErr w:type="gramStart"/>
              <w:r>
                <w:t>exists</w:t>
              </w:r>
              <w:proofErr w:type="gramEnd"/>
              <w:r>
                <w:t>. If the element does not exist, a 'data</w:t>
              </w:r>
              <w:r>
                <w:rPr>
                  <w:rFonts w:ascii="MS Mincho" w:eastAsia="MS Mincho" w:hAnsi="MS Mincho" w:cs="MS Mincho" w:hint="eastAsia"/>
                </w:rPr>
                <w:t>‑</w:t>
              </w:r>
              <w:r>
                <w:t>missing'</w:t>
              </w:r>
            </w:ins>
          </w:p>
          <w:p w14:paraId="12FFA0CE" w14:textId="77777777" w:rsidR="00D708FE" w:rsidRDefault="00D708FE" w:rsidP="00D708FE">
            <w:pPr>
              <w:pStyle w:val="XML1"/>
              <w:rPr>
                <w:ins w:id="4511" w:author="Thomas Dietz" w:date="2012-08-08T16:18:00Z"/>
              </w:rPr>
            </w:pPr>
            <w:ins w:id="4512" w:author="Thomas Dietz" w:date="2012-08-08T16:18:00Z">
              <w:r>
                <w:t xml:space="preserve">        </w:t>
              </w:r>
              <w:proofErr w:type="gramStart"/>
              <w:r>
                <w:t>error</w:t>
              </w:r>
              <w:proofErr w:type="gramEnd"/>
              <w:r>
                <w:t xml:space="preserve"> is returned.</w:t>
              </w:r>
            </w:ins>
          </w:p>
          <w:p w14:paraId="73C8B827" w14:textId="77777777" w:rsidR="00D708FE" w:rsidRDefault="00D708FE" w:rsidP="00D708FE">
            <w:pPr>
              <w:pStyle w:val="XML1"/>
              <w:rPr>
                <w:ins w:id="4513" w:author="Thomas Dietz" w:date="2012-08-08T16:18:00Z"/>
              </w:rPr>
            </w:pPr>
            <w:ins w:id="4514" w:author="Thomas Dietz" w:date="2012-08-08T16:18:00Z">
              <w:r>
                <w:t xml:space="preserve">      &lt;/xs:documentation&gt;</w:t>
              </w:r>
            </w:ins>
          </w:p>
          <w:p w14:paraId="764DAEA5" w14:textId="77777777" w:rsidR="00D708FE" w:rsidRDefault="00D708FE" w:rsidP="00D708FE">
            <w:pPr>
              <w:pStyle w:val="XML1"/>
              <w:rPr>
                <w:ins w:id="4515" w:author="Thomas Dietz" w:date="2012-08-08T16:18:00Z"/>
              </w:rPr>
            </w:pPr>
            <w:ins w:id="4516" w:author="Thomas Dietz" w:date="2012-08-08T16:18:00Z">
              <w:r>
                <w:t xml:space="preserve">    &lt;/xs:annotation&gt;</w:t>
              </w:r>
            </w:ins>
          </w:p>
          <w:p w14:paraId="1D31E129" w14:textId="77777777" w:rsidR="00D708FE" w:rsidRDefault="00D708FE" w:rsidP="00D708FE">
            <w:pPr>
              <w:pStyle w:val="XML1"/>
              <w:rPr>
                <w:ins w:id="4517" w:author="Thomas Dietz" w:date="2012-08-08T16:18:00Z"/>
              </w:rPr>
            </w:pPr>
          </w:p>
          <w:p w14:paraId="1D97A70E" w14:textId="77777777" w:rsidR="00D708FE" w:rsidRDefault="00D708FE" w:rsidP="00D708FE">
            <w:pPr>
              <w:pStyle w:val="XML1"/>
              <w:rPr>
                <w:ins w:id="4518" w:author="Thomas Dietz" w:date="2012-08-08T16:18:00Z"/>
              </w:rPr>
            </w:pPr>
            <w:ins w:id="4519" w:author="Thomas Dietz" w:date="2012-08-08T16:18:00Z">
              <w:r>
                <w:t xml:space="preserve">    &lt;xs:sequence&gt;</w:t>
              </w:r>
            </w:ins>
          </w:p>
          <w:p w14:paraId="5DF090A9" w14:textId="77777777" w:rsidR="00D708FE" w:rsidRDefault="00D708FE" w:rsidP="00D708FE">
            <w:pPr>
              <w:pStyle w:val="XML1"/>
              <w:rPr>
                <w:ins w:id="4520" w:author="Thomas Dietz" w:date="2012-08-08T16:18:00Z"/>
              </w:rPr>
            </w:pPr>
            <w:ins w:id="4521" w:author="Thomas Dietz" w:date="2012-08-08T16:18:00Z">
              <w:r>
                <w:t xml:space="preserve">      &lt;xs:group ref="OFResourceType"/&gt;</w:t>
              </w:r>
            </w:ins>
          </w:p>
          <w:p w14:paraId="70EA95A8" w14:textId="77777777" w:rsidR="00D708FE" w:rsidRDefault="00D708FE" w:rsidP="00D708FE">
            <w:pPr>
              <w:pStyle w:val="XML1"/>
              <w:rPr>
                <w:ins w:id="4522" w:author="Thomas Dietz" w:date="2012-08-08T16:18:00Z"/>
              </w:rPr>
            </w:pPr>
            <w:ins w:id="4523" w:author="Thomas Dietz" w:date="2012-08-08T16:18:00Z">
              <w:r>
                <w:t xml:space="preserve">      &lt;xs:element name="id"  type="xs:unsignedLong"&gt;</w:t>
              </w:r>
            </w:ins>
          </w:p>
          <w:p w14:paraId="727C4E4E" w14:textId="77777777" w:rsidR="00D708FE" w:rsidRDefault="00D708FE" w:rsidP="00D708FE">
            <w:pPr>
              <w:pStyle w:val="XML1"/>
              <w:rPr>
                <w:ins w:id="4524" w:author="Thomas Dietz" w:date="2012-08-08T16:18:00Z"/>
              </w:rPr>
            </w:pPr>
            <w:ins w:id="4525" w:author="Thomas Dietz" w:date="2012-08-08T16:18:00Z">
              <w:r>
                <w:t xml:space="preserve">        &lt;xs:annotation&gt;</w:t>
              </w:r>
            </w:ins>
          </w:p>
          <w:p w14:paraId="25D50557" w14:textId="77777777" w:rsidR="00D708FE" w:rsidRDefault="00D708FE" w:rsidP="00D708FE">
            <w:pPr>
              <w:pStyle w:val="XML1"/>
              <w:rPr>
                <w:ins w:id="4526" w:author="Thomas Dietz" w:date="2012-08-08T16:18:00Z"/>
              </w:rPr>
            </w:pPr>
            <w:ins w:id="4527" w:author="Thomas Dietz" w:date="2012-08-08T16:18:00Z">
              <w:r>
                <w:t xml:space="preserve">          &lt;xs:documentation&gt;</w:t>
              </w:r>
            </w:ins>
          </w:p>
          <w:p w14:paraId="783AAFF2" w14:textId="77777777" w:rsidR="00D708FE" w:rsidRDefault="00D708FE" w:rsidP="00D708FE">
            <w:pPr>
              <w:pStyle w:val="XML1"/>
              <w:rPr>
                <w:ins w:id="4528" w:author="Thomas Dietz" w:date="2012-08-08T16:18:00Z"/>
              </w:rPr>
            </w:pPr>
            <w:ins w:id="4529" w:author="Thomas Dietz" w:date="2012-08-08T16:18:00Z">
              <w:r>
                <w:t xml:space="preserve">            This id identifies the OpenFlow Queue to </w:t>
              </w:r>
            </w:ins>
          </w:p>
          <w:p w14:paraId="7E7CD2D8" w14:textId="77777777" w:rsidR="00D708FE" w:rsidRDefault="00D708FE" w:rsidP="00D708FE">
            <w:pPr>
              <w:pStyle w:val="XML1"/>
              <w:rPr>
                <w:ins w:id="4530" w:author="Thomas Dietz" w:date="2012-08-08T16:18:00Z"/>
              </w:rPr>
            </w:pPr>
            <w:ins w:id="4531" w:author="Thomas Dietz" w:date="2012-08-08T16:18:00Z">
              <w:r>
                <w:t xml:space="preserve">            OpenFlow Controllers. It is assigned to an OpenFlow Queue </w:t>
              </w:r>
            </w:ins>
          </w:p>
          <w:p w14:paraId="15B192F2" w14:textId="77777777" w:rsidR="00D708FE" w:rsidRDefault="00D708FE" w:rsidP="00D708FE">
            <w:pPr>
              <w:pStyle w:val="XML1"/>
              <w:rPr>
                <w:ins w:id="4532" w:author="Thomas Dietz" w:date="2012-08-08T16:18:00Z"/>
              </w:rPr>
            </w:pPr>
            <w:ins w:id="4533" w:author="Thomas Dietz" w:date="2012-08-08T16:18:00Z">
              <w:r>
                <w:t xml:space="preserve">            latest when the OpenFlow Queue is associated with and</w:t>
              </w:r>
            </w:ins>
          </w:p>
          <w:p w14:paraId="585F05BC" w14:textId="77777777" w:rsidR="00D708FE" w:rsidRDefault="00D708FE" w:rsidP="00D708FE">
            <w:pPr>
              <w:pStyle w:val="XML1"/>
              <w:rPr>
                <w:ins w:id="4534" w:author="Thomas Dietz" w:date="2012-08-08T16:18:00Z"/>
              </w:rPr>
            </w:pPr>
            <w:ins w:id="4535" w:author="Thomas Dietz" w:date="2012-08-08T16:18:00Z">
              <w:r>
                <w:t xml:space="preserve">            OpenFlow Logical Switch.  If the OpenFlow Queue is</w:t>
              </w:r>
            </w:ins>
          </w:p>
          <w:p w14:paraId="506BE380" w14:textId="77777777" w:rsidR="00D708FE" w:rsidRDefault="00D708FE" w:rsidP="00D708FE">
            <w:pPr>
              <w:pStyle w:val="XML1"/>
              <w:rPr>
                <w:ins w:id="4536" w:author="Thomas Dietz" w:date="2012-08-08T16:18:00Z"/>
              </w:rPr>
            </w:pPr>
            <w:ins w:id="4537" w:author="Thomas Dietz" w:date="2012-08-08T16:18:00Z">
              <w:r>
                <w:t xml:space="preserve">            associated with an OpenFlow Logical Switch, this element</w:t>
              </w:r>
            </w:ins>
          </w:p>
          <w:p w14:paraId="5603760C" w14:textId="77777777" w:rsidR="00D708FE" w:rsidRDefault="00D708FE" w:rsidP="00D708FE">
            <w:pPr>
              <w:pStyle w:val="XML1"/>
              <w:rPr>
                <w:ins w:id="4538" w:author="Thomas Dietz" w:date="2012-08-08T16:18:00Z"/>
              </w:rPr>
            </w:pPr>
            <w:ins w:id="4539" w:author="Thomas Dietz" w:date="2012-08-08T16:18:00Z">
              <w:r>
                <w:t xml:space="preserve">            MUST be unique within the context of the OpenFlow Logical</w:t>
              </w:r>
            </w:ins>
          </w:p>
          <w:p w14:paraId="5DD48E50" w14:textId="77777777" w:rsidR="00D708FE" w:rsidRDefault="00D708FE" w:rsidP="00D708FE">
            <w:pPr>
              <w:pStyle w:val="XML1"/>
              <w:rPr>
                <w:ins w:id="4540" w:author="Thomas Dietz" w:date="2012-08-08T16:18:00Z"/>
              </w:rPr>
            </w:pPr>
            <w:ins w:id="4541" w:author="Thomas Dietz" w:date="2012-08-08T16:18:00Z">
              <w:r>
                <w:t xml:space="preserve">            Switch.  </w:t>
              </w:r>
            </w:ins>
          </w:p>
          <w:p w14:paraId="3E6478BE" w14:textId="77777777" w:rsidR="00D708FE" w:rsidRDefault="00D708FE" w:rsidP="00D708FE">
            <w:pPr>
              <w:pStyle w:val="XML1"/>
              <w:rPr>
                <w:ins w:id="4542" w:author="Thomas Dietz" w:date="2012-08-08T16:18:00Z"/>
              </w:rPr>
            </w:pPr>
            <w:ins w:id="4543" w:author="Thomas Dietz" w:date="2012-08-08T16:18:00Z">
              <w:r>
                <w:t xml:space="preserve">                  </w:t>
              </w:r>
            </w:ins>
          </w:p>
          <w:p w14:paraId="2F78D728" w14:textId="77777777" w:rsidR="00D708FE" w:rsidRDefault="00D708FE" w:rsidP="00D708FE">
            <w:pPr>
              <w:pStyle w:val="XML1"/>
              <w:rPr>
                <w:ins w:id="4544" w:author="Thomas Dietz" w:date="2012-08-08T16:18:00Z"/>
              </w:rPr>
            </w:pPr>
            <w:ins w:id="4545" w:author="Thomas Dietz" w:date="2012-08-08T16:18:00Z">
              <w:r>
                <w:t xml:space="preserve">            OpenFlow Capable Switch implementations may choose to</w:t>
              </w:r>
            </w:ins>
          </w:p>
          <w:p w14:paraId="49E2F3F8" w14:textId="77777777" w:rsidR="00D708FE" w:rsidRDefault="00D708FE" w:rsidP="00D708FE">
            <w:pPr>
              <w:pStyle w:val="XML1"/>
              <w:rPr>
                <w:ins w:id="4546" w:author="Thomas Dietz" w:date="2012-08-08T16:18:00Z"/>
              </w:rPr>
            </w:pPr>
            <w:ins w:id="4547" w:author="Thomas Dietz" w:date="2012-08-08T16:18:00Z">
              <w:r>
                <w:t xml:space="preserve">            assign values to OpenFlow Queues that are unique within the</w:t>
              </w:r>
            </w:ins>
          </w:p>
          <w:p w14:paraId="22B65427" w14:textId="77777777" w:rsidR="00D708FE" w:rsidRDefault="00D708FE" w:rsidP="00D708FE">
            <w:pPr>
              <w:pStyle w:val="XML1"/>
              <w:rPr>
                <w:ins w:id="4548" w:author="Thomas Dietz" w:date="2012-08-08T16:18:00Z"/>
              </w:rPr>
            </w:pPr>
            <w:ins w:id="4549" w:author="Thomas Dietz" w:date="2012-08-08T16:18:00Z">
              <w:r>
                <w:t xml:space="preserve">            </w:t>
              </w:r>
              <w:proofErr w:type="gramStart"/>
              <w:r>
                <w:t>context</w:t>
              </w:r>
              <w:proofErr w:type="gramEnd"/>
              <w:r>
                <w:t xml:space="preserve"> of the OpenFlow Logical Switch.  These id can be</w:t>
              </w:r>
            </w:ins>
          </w:p>
          <w:p w14:paraId="47C71497" w14:textId="77777777" w:rsidR="00D708FE" w:rsidRDefault="00D708FE" w:rsidP="00D708FE">
            <w:pPr>
              <w:pStyle w:val="XML1"/>
              <w:rPr>
                <w:ins w:id="4550" w:author="Thomas Dietz" w:date="2012-08-08T16:18:00Z"/>
              </w:rPr>
            </w:pPr>
            <w:ins w:id="4551" w:author="Thomas Dietz" w:date="2012-08-08T16:18:00Z">
              <w:r>
                <w:t xml:space="preserve">            used independent of assignments to OpenFlow Logical</w:t>
              </w:r>
            </w:ins>
          </w:p>
          <w:p w14:paraId="3B6DB614" w14:textId="77777777" w:rsidR="00D708FE" w:rsidRDefault="00D708FE" w:rsidP="00D708FE">
            <w:pPr>
              <w:pStyle w:val="XML1"/>
              <w:rPr>
                <w:ins w:id="4552" w:author="Thomas Dietz" w:date="2012-08-08T16:18:00Z"/>
              </w:rPr>
            </w:pPr>
            <w:ins w:id="4553" w:author="Thomas Dietz" w:date="2012-08-08T16:18:00Z">
              <w:r>
                <w:t xml:space="preserve">            Switches. </w:t>
              </w:r>
            </w:ins>
          </w:p>
          <w:p w14:paraId="7AEEF335" w14:textId="77777777" w:rsidR="00D708FE" w:rsidRDefault="00D708FE" w:rsidP="00D708FE">
            <w:pPr>
              <w:pStyle w:val="XML1"/>
              <w:rPr>
                <w:ins w:id="4554" w:author="Thomas Dietz" w:date="2012-08-08T16:18:00Z"/>
              </w:rPr>
            </w:pPr>
            <w:ins w:id="4555" w:author="Thomas Dietz" w:date="2012-08-08T16:18:00Z">
              <w:r>
                <w:t xml:space="preserve">                  </w:t>
              </w:r>
            </w:ins>
          </w:p>
          <w:p w14:paraId="3BF51F35" w14:textId="77777777" w:rsidR="00D708FE" w:rsidRDefault="00D708FE" w:rsidP="00D708FE">
            <w:pPr>
              <w:pStyle w:val="XML1"/>
              <w:rPr>
                <w:ins w:id="4556" w:author="Thomas Dietz" w:date="2012-08-08T16:18:00Z"/>
              </w:rPr>
            </w:pPr>
            <w:ins w:id="4557" w:author="Thomas Dietz" w:date="2012-08-08T16:18:00Z">
              <w:r>
                <w:t xml:space="preserve">            Other implementations may assign values to this element</w:t>
              </w:r>
            </w:ins>
          </w:p>
          <w:p w14:paraId="45BAFDC2" w14:textId="77777777" w:rsidR="00D708FE" w:rsidRDefault="00D708FE" w:rsidP="00D708FE">
            <w:pPr>
              <w:pStyle w:val="XML1"/>
              <w:rPr>
                <w:ins w:id="4558" w:author="Thomas Dietz" w:date="2012-08-08T16:18:00Z"/>
              </w:rPr>
            </w:pPr>
            <w:ins w:id="4559" w:author="Thomas Dietz" w:date="2012-08-08T16:18:00Z">
              <w:r>
                <w:t xml:space="preserve">            only if the OpenFlow Queue is assigned to an OpenFlow</w:t>
              </w:r>
            </w:ins>
          </w:p>
          <w:p w14:paraId="31A5DC96" w14:textId="77777777" w:rsidR="00D708FE" w:rsidRDefault="00D708FE" w:rsidP="00D708FE">
            <w:pPr>
              <w:pStyle w:val="XML1"/>
              <w:rPr>
                <w:ins w:id="4560" w:author="Thomas Dietz" w:date="2012-08-08T16:18:00Z"/>
              </w:rPr>
            </w:pPr>
            <w:ins w:id="4561" w:author="Thomas Dietz" w:date="2012-08-08T16:18:00Z">
              <w:r>
                <w:t xml:space="preserve">            Logical Switch.  If no value is currently assigned to this</w:t>
              </w:r>
            </w:ins>
          </w:p>
          <w:p w14:paraId="430C298E" w14:textId="77777777" w:rsidR="00D708FE" w:rsidRDefault="00D708FE" w:rsidP="00D708FE">
            <w:pPr>
              <w:pStyle w:val="XML1"/>
              <w:rPr>
                <w:ins w:id="4562" w:author="Thomas Dietz" w:date="2012-08-08T16:18:00Z"/>
              </w:rPr>
            </w:pPr>
            <w:ins w:id="4563" w:author="Thomas Dietz" w:date="2012-08-08T16:18:00Z">
              <w:r>
                <w:t xml:space="preserve">            element then this element MUST NOT be included in replies</w:t>
              </w:r>
            </w:ins>
          </w:p>
          <w:p w14:paraId="44A2F5DE" w14:textId="77777777" w:rsidR="00D708FE" w:rsidRDefault="00D708FE" w:rsidP="00D708FE">
            <w:pPr>
              <w:pStyle w:val="XML1"/>
              <w:rPr>
                <w:ins w:id="4564" w:author="Thomas Dietz" w:date="2012-08-08T16:18:00Z"/>
              </w:rPr>
            </w:pPr>
            <w:ins w:id="4565" w:author="Thomas Dietz" w:date="2012-08-08T16:18:00Z">
              <w:r>
                <w:t xml:space="preserve">            </w:t>
              </w:r>
              <w:proofErr w:type="gramStart"/>
              <w:r>
                <w:t>to</w:t>
              </w:r>
              <w:proofErr w:type="gramEnd"/>
              <w:r>
                <w:t xml:space="preserve"> NETCONF &amp;lt;get&amp;gt; requests. Since this element is not</w:t>
              </w:r>
            </w:ins>
          </w:p>
          <w:p w14:paraId="3ABF11DA" w14:textId="77777777" w:rsidR="00D708FE" w:rsidRDefault="00D708FE" w:rsidP="00D708FE">
            <w:pPr>
              <w:pStyle w:val="XML1"/>
              <w:rPr>
                <w:ins w:id="4566" w:author="Thomas Dietz" w:date="2012-08-08T16:18:00Z"/>
              </w:rPr>
            </w:pPr>
            <w:ins w:id="4567" w:author="Thomas Dietz" w:date="2012-08-08T16:18:00Z">
              <w:r>
                <w:t xml:space="preserve">            configurable with the NETCONF protocol it MUST NOT be</w:t>
              </w:r>
            </w:ins>
          </w:p>
          <w:p w14:paraId="4F1CA79E" w14:textId="77777777" w:rsidR="00D708FE" w:rsidRDefault="00D708FE" w:rsidP="00D708FE">
            <w:pPr>
              <w:pStyle w:val="XML1"/>
              <w:rPr>
                <w:ins w:id="4568" w:author="Thomas Dietz" w:date="2012-08-08T16:18:00Z"/>
              </w:rPr>
            </w:pPr>
            <w:ins w:id="4569" w:author="Thomas Dietz" w:date="2012-08-08T16:18:00Z">
              <w:r>
                <w:t xml:space="preserve">            </w:t>
              </w:r>
              <w:proofErr w:type="gramStart"/>
              <w:r>
                <w:t>included</w:t>
              </w:r>
              <w:proofErr w:type="gramEnd"/>
              <w:r>
                <w:t xml:space="preserve"> in replies to NETCONF &amp;lt;get-config&amp;gt; requests.</w:t>
              </w:r>
            </w:ins>
          </w:p>
          <w:p w14:paraId="195746EC" w14:textId="77777777" w:rsidR="00D708FE" w:rsidRDefault="00D708FE" w:rsidP="00D708FE">
            <w:pPr>
              <w:pStyle w:val="XML1"/>
              <w:rPr>
                <w:ins w:id="4570" w:author="Thomas Dietz" w:date="2012-08-08T16:18:00Z"/>
              </w:rPr>
            </w:pPr>
            <w:ins w:id="4571" w:author="Thomas Dietz" w:date="2012-08-08T16:18:00Z">
              <w:r>
                <w:t xml:space="preserve">          &lt;/xs:documentation&gt;</w:t>
              </w:r>
            </w:ins>
          </w:p>
          <w:p w14:paraId="44487C23" w14:textId="77777777" w:rsidR="00D708FE" w:rsidRDefault="00D708FE" w:rsidP="00D708FE">
            <w:pPr>
              <w:pStyle w:val="XML1"/>
              <w:rPr>
                <w:ins w:id="4572" w:author="Thomas Dietz" w:date="2012-08-08T16:18:00Z"/>
              </w:rPr>
            </w:pPr>
            <w:ins w:id="4573" w:author="Thomas Dietz" w:date="2012-08-08T16:18:00Z">
              <w:r>
                <w:t xml:space="preserve">        &lt;/xs:annotation&gt;</w:t>
              </w:r>
            </w:ins>
          </w:p>
          <w:p w14:paraId="2BCF3198" w14:textId="77777777" w:rsidR="00D708FE" w:rsidRDefault="00D708FE" w:rsidP="00D708FE">
            <w:pPr>
              <w:pStyle w:val="XML1"/>
              <w:rPr>
                <w:ins w:id="4574" w:author="Thomas Dietz" w:date="2012-08-08T16:18:00Z"/>
              </w:rPr>
            </w:pPr>
            <w:ins w:id="4575" w:author="Thomas Dietz" w:date="2012-08-08T16:18:00Z">
              <w:r>
                <w:t xml:space="preserve">      &lt;/xs:element&gt;</w:t>
              </w:r>
            </w:ins>
          </w:p>
          <w:p w14:paraId="46AE56C1" w14:textId="77777777" w:rsidR="00D708FE" w:rsidRDefault="00D708FE" w:rsidP="00D708FE">
            <w:pPr>
              <w:pStyle w:val="XML1"/>
              <w:rPr>
                <w:ins w:id="4576" w:author="Thomas Dietz" w:date="2012-08-08T16:18:00Z"/>
              </w:rPr>
            </w:pPr>
            <w:ins w:id="4577" w:author="Thomas Dietz" w:date="2012-08-08T16:18:00Z">
              <w:r>
                <w:t xml:space="preserve">      &lt;xs:element name="port"&gt;</w:t>
              </w:r>
            </w:ins>
          </w:p>
          <w:p w14:paraId="29430F58" w14:textId="77777777" w:rsidR="00D708FE" w:rsidRDefault="00D708FE" w:rsidP="00D708FE">
            <w:pPr>
              <w:pStyle w:val="XML1"/>
              <w:rPr>
                <w:ins w:id="4578" w:author="Thomas Dietz" w:date="2012-08-08T16:18:00Z"/>
              </w:rPr>
            </w:pPr>
            <w:ins w:id="4579" w:author="Thomas Dietz" w:date="2012-08-08T16:18:00Z">
              <w:r>
                <w:t xml:space="preserve">        &lt;xs:annotation&gt;</w:t>
              </w:r>
            </w:ins>
          </w:p>
          <w:p w14:paraId="0CB065A9" w14:textId="77777777" w:rsidR="00D708FE" w:rsidRDefault="00D708FE" w:rsidP="00D708FE">
            <w:pPr>
              <w:pStyle w:val="XML1"/>
              <w:rPr>
                <w:ins w:id="4580" w:author="Thomas Dietz" w:date="2012-08-08T16:18:00Z"/>
              </w:rPr>
            </w:pPr>
            <w:ins w:id="4581" w:author="Thomas Dietz" w:date="2012-08-08T16:18:00Z">
              <w:r>
                <w:t xml:space="preserve">          &lt;xs:documentation&gt;</w:t>
              </w:r>
            </w:ins>
          </w:p>
          <w:p w14:paraId="6638AAD5" w14:textId="77777777" w:rsidR="00D708FE" w:rsidRDefault="00D708FE" w:rsidP="00D708FE">
            <w:pPr>
              <w:pStyle w:val="XML1"/>
              <w:rPr>
                <w:ins w:id="4582" w:author="Thomas Dietz" w:date="2012-08-08T16:18:00Z"/>
              </w:rPr>
            </w:pPr>
            <w:ins w:id="4583" w:author="Thomas Dietz" w:date="2012-08-08T16:18:00Z">
              <w:r>
                <w:t xml:space="preserve">            Reference to port resources in the Capable</w:t>
              </w:r>
            </w:ins>
          </w:p>
          <w:p w14:paraId="26FE8E30" w14:textId="77777777" w:rsidR="00D708FE" w:rsidRDefault="00D708FE" w:rsidP="00D708FE">
            <w:pPr>
              <w:pStyle w:val="XML1"/>
              <w:rPr>
                <w:ins w:id="4584" w:author="Thomas Dietz" w:date="2012-08-08T16:18:00Z"/>
              </w:rPr>
            </w:pPr>
            <w:ins w:id="4585" w:author="Thomas Dietz" w:date="2012-08-08T16:18:00Z">
              <w:r>
                <w:t xml:space="preserve">            Switch.</w:t>
              </w:r>
            </w:ins>
          </w:p>
          <w:p w14:paraId="0EA194FE" w14:textId="77777777" w:rsidR="00D708FE" w:rsidRDefault="00D708FE" w:rsidP="00D708FE">
            <w:pPr>
              <w:pStyle w:val="XML1"/>
              <w:rPr>
                <w:ins w:id="4586" w:author="Thomas Dietz" w:date="2012-08-08T16:18:00Z"/>
              </w:rPr>
            </w:pPr>
            <w:ins w:id="4587" w:author="Thomas Dietz" w:date="2012-08-08T16:18:00Z">
              <w:r>
                <w:t xml:space="preserve">                  </w:t>
              </w:r>
            </w:ins>
          </w:p>
          <w:p w14:paraId="67DD87AC" w14:textId="77777777" w:rsidR="00D708FE" w:rsidRDefault="00D708FE" w:rsidP="00D708FE">
            <w:pPr>
              <w:pStyle w:val="XML1"/>
              <w:rPr>
                <w:ins w:id="4588" w:author="Thomas Dietz" w:date="2012-08-08T16:18:00Z"/>
              </w:rPr>
            </w:pPr>
            <w:ins w:id="4589" w:author="Thomas Dietz" w:date="2012-08-08T16:18:00Z">
              <w:r>
                <w:t xml:space="preserve">            This element associates an OpenFlow Queue with an OpenFlow </w:t>
              </w:r>
            </w:ins>
          </w:p>
          <w:p w14:paraId="38AAC28D" w14:textId="77777777" w:rsidR="00D708FE" w:rsidRDefault="00D708FE" w:rsidP="00D708FE">
            <w:pPr>
              <w:pStyle w:val="XML1"/>
              <w:rPr>
                <w:ins w:id="4590" w:author="Thomas Dietz" w:date="2012-08-08T16:18:00Z"/>
              </w:rPr>
            </w:pPr>
            <w:ins w:id="4591" w:author="Thomas Dietz" w:date="2012-08-08T16:18:00Z">
              <w:r>
                <w:t xml:space="preserve">            Port. If the OpenFlow Queue is associated with an OpenFlow </w:t>
              </w:r>
            </w:ins>
          </w:p>
          <w:p w14:paraId="09F678BD" w14:textId="77777777" w:rsidR="00D708FE" w:rsidRDefault="00D708FE" w:rsidP="00D708FE">
            <w:pPr>
              <w:pStyle w:val="XML1"/>
              <w:rPr>
                <w:ins w:id="4592" w:author="Thomas Dietz" w:date="2012-08-08T16:18:00Z"/>
              </w:rPr>
            </w:pPr>
            <w:ins w:id="4593" w:author="Thomas Dietz" w:date="2012-08-08T16:18:00Z">
              <w:r>
                <w:t xml:space="preserve">            Logical Switch S and this element is present, then it MUST </w:t>
              </w:r>
            </w:ins>
          </w:p>
          <w:p w14:paraId="4F829226" w14:textId="77777777" w:rsidR="00D708FE" w:rsidRDefault="00D708FE" w:rsidP="00D708FE">
            <w:pPr>
              <w:pStyle w:val="XML1"/>
              <w:rPr>
                <w:ins w:id="4594" w:author="Thomas Dietz" w:date="2012-08-08T16:18:00Z"/>
              </w:rPr>
            </w:pPr>
            <w:ins w:id="4595" w:author="Thomas Dietz" w:date="2012-08-08T16:18:00Z">
              <w:r>
                <w:t xml:space="preserve">            be set to the value of element resource-id of an OpenFlow</w:t>
              </w:r>
            </w:ins>
          </w:p>
          <w:p w14:paraId="5F2D8B14" w14:textId="77777777" w:rsidR="00D708FE" w:rsidRDefault="00D708FE" w:rsidP="00D708FE">
            <w:pPr>
              <w:pStyle w:val="XML1"/>
              <w:rPr>
                <w:ins w:id="4596" w:author="Thomas Dietz" w:date="2012-08-08T16:18:00Z"/>
              </w:rPr>
            </w:pPr>
            <w:ins w:id="4597" w:author="Thomas Dietz" w:date="2012-08-08T16:18:00Z">
              <w:r>
                <w:t xml:space="preserve">            Port which is associated with the OpenFlow Logical Switch</w:t>
              </w:r>
            </w:ins>
          </w:p>
          <w:p w14:paraId="713D5ED8" w14:textId="77777777" w:rsidR="00D708FE" w:rsidRDefault="00D708FE" w:rsidP="00D708FE">
            <w:pPr>
              <w:pStyle w:val="XML1"/>
              <w:rPr>
                <w:ins w:id="4598" w:author="Thomas Dietz" w:date="2012-08-08T16:18:00Z"/>
              </w:rPr>
            </w:pPr>
            <w:ins w:id="4599" w:author="Thomas Dietz" w:date="2012-08-08T16:18:00Z">
              <w:r>
                <w:t xml:space="preserve">            S.</w:t>
              </w:r>
            </w:ins>
          </w:p>
          <w:p w14:paraId="5A6C89D7" w14:textId="77777777" w:rsidR="00D708FE" w:rsidRDefault="00D708FE" w:rsidP="00D708FE">
            <w:pPr>
              <w:pStyle w:val="XML1"/>
              <w:rPr>
                <w:ins w:id="4600" w:author="Thomas Dietz" w:date="2012-08-08T16:18:00Z"/>
              </w:rPr>
            </w:pPr>
          </w:p>
          <w:p w14:paraId="10F0E33C" w14:textId="77777777" w:rsidR="00D708FE" w:rsidRDefault="00D708FE" w:rsidP="00D708FE">
            <w:pPr>
              <w:pStyle w:val="XML1"/>
              <w:rPr>
                <w:ins w:id="4601" w:author="Thomas Dietz" w:date="2012-08-08T16:18:00Z"/>
              </w:rPr>
            </w:pPr>
            <w:ins w:id="4602" w:author="Thomas Dietz" w:date="2012-08-08T16:18:00Z">
              <w:r>
                <w:t xml:space="preserve">            The element MUST refer to an element at the following path:</w:t>
              </w:r>
            </w:ins>
          </w:p>
          <w:p w14:paraId="044A3E61" w14:textId="77777777" w:rsidR="00D708FE" w:rsidRDefault="00D708FE" w:rsidP="00D708FE">
            <w:pPr>
              <w:pStyle w:val="XML1"/>
              <w:rPr>
                <w:ins w:id="4603" w:author="Thomas Dietz" w:date="2012-08-08T16:18:00Z"/>
              </w:rPr>
            </w:pPr>
            <w:ins w:id="4604" w:author="Thomas Dietz" w:date="2012-08-08T16:18:00Z">
              <w:r>
                <w:t xml:space="preserve">            /capable-switch/resources/port/resource-id</w:t>
              </w:r>
            </w:ins>
          </w:p>
          <w:p w14:paraId="2F47D0F4" w14:textId="77777777" w:rsidR="00D708FE" w:rsidRDefault="00D708FE" w:rsidP="00D708FE">
            <w:pPr>
              <w:pStyle w:val="XML1"/>
              <w:rPr>
                <w:ins w:id="4605" w:author="Thomas Dietz" w:date="2012-08-08T16:18:00Z"/>
              </w:rPr>
            </w:pPr>
            <w:ins w:id="4606" w:author="Thomas Dietz" w:date="2012-08-08T16:18:00Z">
              <w:r>
                <w:t xml:space="preserve">          &lt;/xs:documentation&gt;</w:t>
              </w:r>
            </w:ins>
          </w:p>
          <w:p w14:paraId="7127DF94" w14:textId="77777777" w:rsidR="00D708FE" w:rsidRDefault="00D708FE" w:rsidP="00D708FE">
            <w:pPr>
              <w:pStyle w:val="XML1"/>
              <w:rPr>
                <w:ins w:id="4607" w:author="Thomas Dietz" w:date="2012-08-08T16:18:00Z"/>
              </w:rPr>
            </w:pPr>
            <w:ins w:id="4608" w:author="Thomas Dietz" w:date="2012-08-08T16:18:00Z">
              <w:r>
                <w:t xml:space="preserve">        &lt;/xs:annotation&gt;</w:t>
              </w:r>
            </w:ins>
          </w:p>
          <w:p w14:paraId="21B920C9" w14:textId="77777777" w:rsidR="00D708FE" w:rsidRDefault="00D708FE" w:rsidP="00D708FE">
            <w:pPr>
              <w:pStyle w:val="XML1"/>
              <w:rPr>
                <w:ins w:id="4609" w:author="Thomas Dietz" w:date="2012-08-08T16:18:00Z"/>
              </w:rPr>
            </w:pPr>
            <w:ins w:id="4610" w:author="Thomas Dietz" w:date="2012-08-08T16:18:00Z">
              <w:r>
                <w:t xml:space="preserve">        &lt;xs:simpleType&gt;</w:t>
              </w:r>
            </w:ins>
          </w:p>
          <w:p w14:paraId="562B87C6" w14:textId="77777777" w:rsidR="00D708FE" w:rsidRDefault="00D708FE" w:rsidP="00D708FE">
            <w:pPr>
              <w:pStyle w:val="XML1"/>
              <w:rPr>
                <w:ins w:id="4611" w:author="Thomas Dietz" w:date="2012-08-08T16:18:00Z"/>
              </w:rPr>
            </w:pPr>
            <w:ins w:id="4612" w:author="Thomas Dietz" w:date="2012-08-08T16:18:00Z">
              <w:r>
                <w:t xml:space="preserve">          &lt;xs:restriction base="inet:uri"&gt;</w:t>
              </w:r>
            </w:ins>
          </w:p>
          <w:p w14:paraId="5F049F14" w14:textId="77777777" w:rsidR="00D708FE" w:rsidRDefault="00D708FE" w:rsidP="00D708FE">
            <w:pPr>
              <w:pStyle w:val="XML1"/>
              <w:rPr>
                <w:ins w:id="4613" w:author="Thomas Dietz" w:date="2012-08-08T16:18:00Z"/>
              </w:rPr>
            </w:pPr>
            <w:ins w:id="4614" w:author="Thomas Dietz" w:date="2012-08-08T16:18:00Z">
              <w:r>
                <w:t xml:space="preserve">          &lt;/xs:restriction&gt;</w:t>
              </w:r>
            </w:ins>
          </w:p>
          <w:p w14:paraId="4F57AE89" w14:textId="77777777" w:rsidR="00D708FE" w:rsidRDefault="00D708FE" w:rsidP="00D708FE">
            <w:pPr>
              <w:pStyle w:val="XML1"/>
              <w:rPr>
                <w:ins w:id="4615" w:author="Thomas Dietz" w:date="2012-08-08T16:18:00Z"/>
              </w:rPr>
            </w:pPr>
            <w:ins w:id="4616" w:author="Thomas Dietz" w:date="2012-08-08T16:18:00Z">
              <w:r>
                <w:t xml:space="preserve">        &lt;/xs:simpleType&gt;</w:t>
              </w:r>
            </w:ins>
          </w:p>
          <w:p w14:paraId="71CFA9AA" w14:textId="77777777" w:rsidR="00D708FE" w:rsidRDefault="00D708FE" w:rsidP="00D708FE">
            <w:pPr>
              <w:pStyle w:val="XML1"/>
              <w:rPr>
                <w:ins w:id="4617" w:author="Thomas Dietz" w:date="2012-08-08T16:18:00Z"/>
              </w:rPr>
            </w:pPr>
            <w:ins w:id="4618" w:author="Thomas Dietz" w:date="2012-08-08T16:18:00Z">
              <w:r>
                <w:lastRenderedPageBreak/>
                <w:t xml:space="preserve">      &lt;/xs:element&gt;</w:t>
              </w:r>
            </w:ins>
          </w:p>
          <w:p w14:paraId="46ACCE2D" w14:textId="77777777" w:rsidR="00D708FE" w:rsidRDefault="00D708FE" w:rsidP="00D708FE">
            <w:pPr>
              <w:pStyle w:val="XML1"/>
              <w:rPr>
                <w:ins w:id="4619" w:author="Thomas Dietz" w:date="2012-08-08T16:18:00Z"/>
              </w:rPr>
            </w:pPr>
            <w:ins w:id="4620" w:author="Thomas Dietz" w:date="2012-08-08T16:18:00Z">
              <w:r>
                <w:t xml:space="preserve">      &lt;xs:element name="properties"&gt;</w:t>
              </w:r>
            </w:ins>
          </w:p>
          <w:p w14:paraId="6E6E7215" w14:textId="77777777" w:rsidR="00D708FE" w:rsidRDefault="00D708FE" w:rsidP="00D708FE">
            <w:pPr>
              <w:pStyle w:val="XML1"/>
              <w:rPr>
                <w:ins w:id="4621" w:author="Thomas Dietz" w:date="2012-08-08T16:18:00Z"/>
              </w:rPr>
            </w:pPr>
            <w:ins w:id="4622" w:author="Thomas Dietz" w:date="2012-08-08T16:18:00Z">
              <w:r>
                <w:t xml:space="preserve">        &lt;xs:annotation&gt;</w:t>
              </w:r>
            </w:ins>
          </w:p>
          <w:p w14:paraId="1E1B7263" w14:textId="77777777" w:rsidR="00D708FE" w:rsidRDefault="00D708FE" w:rsidP="00D708FE">
            <w:pPr>
              <w:pStyle w:val="XML1"/>
              <w:rPr>
                <w:ins w:id="4623" w:author="Thomas Dietz" w:date="2012-08-08T16:18:00Z"/>
              </w:rPr>
            </w:pPr>
            <w:ins w:id="4624" w:author="Thomas Dietz" w:date="2012-08-08T16:18:00Z">
              <w:r>
                <w:t xml:space="preserve">          &lt;xs:documentation&gt;</w:t>
              </w:r>
            </w:ins>
          </w:p>
          <w:p w14:paraId="1E0002E1" w14:textId="77777777" w:rsidR="00D708FE" w:rsidRDefault="00D708FE" w:rsidP="00D708FE">
            <w:pPr>
              <w:pStyle w:val="XML1"/>
              <w:rPr>
                <w:ins w:id="4625" w:author="Thomas Dietz" w:date="2012-08-08T16:18:00Z"/>
              </w:rPr>
            </w:pPr>
            <w:ins w:id="4626" w:author="Thomas Dietz" w:date="2012-08-08T16:18:00Z">
              <w:r>
                <w:t xml:space="preserve">            The queue properties currently configured.</w:t>
              </w:r>
            </w:ins>
          </w:p>
          <w:p w14:paraId="017B2D16" w14:textId="77777777" w:rsidR="00D708FE" w:rsidRDefault="00D708FE" w:rsidP="00D708FE">
            <w:pPr>
              <w:pStyle w:val="XML1"/>
              <w:rPr>
                <w:ins w:id="4627" w:author="Thomas Dietz" w:date="2012-08-08T16:18:00Z"/>
              </w:rPr>
            </w:pPr>
            <w:ins w:id="4628" w:author="Thomas Dietz" w:date="2012-08-08T16:18:00Z">
              <w:r>
                <w:t xml:space="preserve">          &lt;/xs:documentation&gt;</w:t>
              </w:r>
            </w:ins>
          </w:p>
          <w:p w14:paraId="6D7D5312" w14:textId="77777777" w:rsidR="00D708FE" w:rsidRDefault="00D708FE" w:rsidP="00D708FE">
            <w:pPr>
              <w:pStyle w:val="XML1"/>
              <w:rPr>
                <w:ins w:id="4629" w:author="Thomas Dietz" w:date="2012-08-08T16:18:00Z"/>
              </w:rPr>
            </w:pPr>
            <w:ins w:id="4630" w:author="Thomas Dietz" w:date="2012-08-08T16:18:00Z">
              <w:r>
                <w:t xml:space="preserve">        &lt;/xs:annotation&gt;</w:t>
              </w:r>
            </w:ins>
          </w:p>
          <w:p w14:paraId="7BE8CE93" w14:textId="77777777" w:rsidR="00D708FE" w:rsidRDefault="00D708FE" w:rsidP="00D708FE">
            <w:pPr>
              <w:pStyle w:val="XML1"/>
              <w:rPr>
                <w:ins w:id="4631" w:author="Thomas Dietz" w:date="2012-08-08T16:18:00Z"/>
              </w:rPr>
            </w:pPr>
            <w:ins w:id="4632" w:author="Thomas Dietz" w:date="2012-08-08T16:18:00Z">
              <w:r>
                <w:t xml:space="preserve">        &lt;xs:complexType&gt;</w:t>
              </w:r>
            </w:ins>
          </w:p>
          <w:p w14:paraId="2D49DE81" w14:textId="77777777" w:rsidR="00D708FE" w:rsidRDefault="00D708FE" w:rsidP="00D708FE">
            <w:pPr>
              <w:pStyle w:val="XML1"/>
              <w:rPr>
                <w:ins w:id="4633" w:author="Thomas Dietz" w:date="2012-08-08T16:18:00Z"/>
              </w:rPr>
            </w:pPr>
            <w:ins w:id="4634" w:author="Thomas Dietz" w:date="2012-08-08T16:18:00Z">
              <w:r>
                <w:t xml:space="preserve">          &lt;xs:sequence&gt;</w:t>
              </w:r>
            </w:ins>
          </w:p>
          <w:p w14:paraId="05E9D382" w14:textId="77777777" w:rsidR="00D708FE" w:rsidRDefault="00D708FE" w:rsidP="00D708FE">
            <w:pPr>
              <w:pStyle w:val="XML1"/>
              <w:rPr>
                <w:ins w:id="4635" w:author="Thomas Dietz" w:date="2012-08-08T16:18:00Z"/>
              </w:rPr>
            </w:pPr>
            <w:ins w:id="4636" w:author="Thomas Dietz" w:date="2012-08-08T16:18:00Z">
              <w:r>
                <w:t xml:space="preserve">            &lt;xs:element name="min-rate" minOccurs="0"  type="OFTenthOfAPercentType"&gt;</w:t>
              </w:r>
            </w:ins>
          </w:p>
          <w:p w14:paraId="7663D121" w14:textId="77777777" w:rsidR="00D708FE" w:rsidRDefault="00D708FE" w:rsidP="00D708FE">
            <w:pPr>
              <w:pStyle w:val="XML1"/>
              <w:rPr>
                <w:ins w:id="4637" w:author="Thomas Dietz" w:date="2012-08-08T16:18:00Z"/>
              </w:rPr>
            </w:pPr>
            <w:ins w:id="4638" w:author="Thomas Dietz" w:date="2012-08-08T16:18:00Z">
              <w:r>
                <w:t xml:space="preserve">              &lt;xs:annotation&gt;</w:t>
              </w:r>
            </w:ins>
          </w:p>
          <w:p w14:paraId="6E5AD3F3" w14:textId="77777777" w:rsidR="00D708FE" w:rsidRDefault="00D708FE" w:rsidP="00D708FE">
            <w:pPr>
              <w:pStyle w:val="XML1"/>
              <w:rPr>
                <w:ins w:id="4639" w:author="Thomas Dietz" w:date="2012-08-08T16:18:00Z"/>
              </w:rPr>
            </w:pPr>
            <w:ins w:id="4640" w:author="Thomas Dietz" w:date="2012-08-08T16:18:00Z">
              <w:r>
                <w:t xml:space="preserve">                &lt;xs:documentation&gt;</w:t>
              </w:r>
            </w:ins>
          </w:p>
          <w:p w14:paraId="2D81FFF3" w14:textId="77777777" w:rsidR="00D708FE" w:rsidRDefault="00D708FE" w:rsidP="00D708FE">
            <w:pPr>
              <w:pStyle w:val="XML1"/>
              <w:rPr>
                <w:ins w:id="4641" w:author="Thomas Dietz" w:date="2012-08-08T16:18:00Z"/>
              </w:rPr>
            </w:pPr>
            <w:ins w:id="4642" w:author="Thomas Dietz" w:date="2012-08-08T16:18:00Z">
              <w:r>
                <w:t xml:space="preserve">                  The minimal rate that is reserved for this</w:t>
              </w:r>
            </w:ins>
          </w:p>
          <w:p w14:paraId="6F44CBB1" w14:textId="77777777" w:rsidR="00D708FE" w:rsidRDefault="00D708FE" w:rsidP="00D708FE">
            <w:pPr>
              <w:pStyle w:val="XML1"/>
              <w:rPr>
                <w:ins w:id="4643" w:author="Thomas Dietz" w:date="2012-08-08T16:18:00Z"/>
              </w:rPr>
            </w:pPr>
            <w:ins w:id="4644" w:author="Thomas Dietz" w:date="2012-08-08T16:18:00Z">
              <w:r>
                <w:t xml:space="preserve">                  </w:t>
              </w:r>
              <w:proofErr w:type="gramStart"/>
              <w:r>
                <w:t>queue</w:t>
              </w:r>
              <w:proofErr w:type="gramEnd"/>
              <w:r>
                <w:t xml:space="preserve"> in 1/10 of a percent of the actual rate.</w:t>
              </w:r>
            </w:ins>
          </w:p>
          <w:p w14:paraId="3D472AE7" w14:textId="77777777" w:rsidR="00D708FE" w:rsidRDefault="00D708FE" w:rsidP="00D708FE">
            <w:pPr>
              <w:pStyle w:val="XML1"/>
              <w:rPr>
                <w:ins w:id="4645" w:author="Thomas Dietz" w:date="2012-08-08T16:18:00Z"/>
              </w:rPr>
            </w:pPr>
          </w:p>
          <w:p w14:paraId="6E45C571" w14:textId="77777777" w:rsidR="00D708FE" w:rsidRDefault="00D708FE" w:rsidP="00D708FE">
            <w:pPr>
              <w:pStyle w:val="XML1"/>
              <w:rPr>
                <w:ins w:id="4646" w:author="Thomas Dietz" w:date="2012-08-08T16:18:00Z"/>
              </w:rPr>
            </w:pPr>
            <w:ins w:id="4647" w:author="Thomas Dietz" w:date="2012-08-08T16:18:00Z">
              <w:r>
                <w:t xml:space="preserve">                  This element is optional. If not present a min-rate is</w:t>
              </w:r>
            </w:ins>
          </w:p>
          <w:p w14:paraId="05B484FA" w14:textId="77777777" w:rsidR="00D708FE" w:rsidRDefault="00D708FE" w:rsidP="00D708FE">
            <w:pPr>
              <w:pStyle w:val="XML1"/>
              <w:rPr>
                <w:ins w:id="4648" w:author="Thomas Dietz" w:date="2012-08-08T16:18:00Z"/>
              </w:rPr>
            </w:pPr>
            <w:ins w:id="4649" w:author="Thomas Dietz" w:date="2012-08-08T16:18:00Z">
              <w:r>
                <w:t xml:space="preserve">                  </w:t>
              </w:r>
              <w:proofErr w:type="gramStart"/>
              <w:r>
                <w:t>not</w:t>
              </w:r>
              <w:proofErr w:type="gramEnd"/>
              <w:r>
                <w:t xml:space="preserve"> set.</w:t>
              </w:r>
            </w:ins>
          </w:p>
          <w:p w14:paraId="795E2722" w14:textId="77777777" w:rsidR="00D708FE" w:rsidRDefault="00D708FE" w:rsidP="00D708FE">
            <w:pPr>
              <w:pStyle w:val="XML1"/>
              <w:rPr>
                <w:ins w:id="4650" w:author="Thomas Dietz" w:date="2012-08-08T16:18:00Z"/>
              </w:rPr>
            </w:pPr>
            <w:ins w:id="4651" w:author="Thomas Dietz" w:date="2012-08-08T16:18:00Z">
              <w:r>
                <w:t xml:space="preserve">                &lt;/xs:documentation&gt;</w:t>
              </w:r>
            </w:ins>
          </w:p>
          <w:p w14:paraId="2C104C06" w14:textId="77777777" w:rsidR="00D708FE" w:rsidRDefault="00D708FE" w:rsidP="00D708FE">
            <w:pPr>
              <w:pStyle w:val="XML1"/>
              <w:rPr>
                <w:ins w:id="4652" w:author="Thomas Dietz" w:date="2012-08-08T16:18:00Z"/>
              </w:rPr>
            </w:pPr>
            <w:ins w:id="4653" w:author="Thomas Dietz" w:date="2012-08-08T16:18:00Z">
              <w:r>
                <w:t xml:space="preserve">              &lt;/xs:annotation&gt;</w:t>
              </w:r>
            </w:ins>
          </w:p>
          <w:p w14:paraId="084141A6" w14:textId="77777777" w:rsidR="00D708FE" w:rsidRDefault="00D708FE" w:rsidP="00D708FE">
            <w:pPr>
              <w:pStyle w:val="XML1"/>
              <w:rPr>
                <w:ins w:id="4654" w:author="Thomas Dietz" w:date="2012-08-08T16:18:00Z"/>
              </w:rPr>
            </w:pPr>
            <w:ins w:id="4655" w:author="Thomas Dietz" w:date="2012-08-08T16:18:00Z">
              <w:r>
                <w:t xml:space="preserve">            &lt;/xs:element&gt;</w:t>
              </w:r>
            </w:ins>
          </w:p>
          <w:p w14:paraId="4A802B03" w14:textId="77777777" w:rsidR="00D708FE" w:rsidRDefault="00D708FE" w:rsidP="00D708FE">
            <w:pPr>
              <w:pStyle w:val="XML1"/>
              <w:rPr>
                <w:ins w:id="4656" w:author="Thomas Dietz" w:date="2012-08-08T16:18:00Z"/>
              </w:rPr>
            </w:pPr>
            <w:ins w:id="4657" w:author="Thomas Dietz" w:date="2012-08-08T16:18:00Z">
              <w:r>
                <w:t xml:space="preserve">            &lt;xs:element name="max-rate" minOccurs="0"  type="OFTenthOfAPercentType"&gt;</w:t>
              </w:r>
            </w:ins>
          </w:p>
          <w:p w14:paraId="31FEE44A" w14:textId="77777777" w:rsidR="00D708FE" w:rsidRDefault="00D708FE" w:rsidP="00D708FE">
            <w:pPr>
              <w:pStyle w:val="XML1"/>
              <w:rPr>
                <w:ins w:id="4658" w:author="Thomas Dietz" w:date="2012-08-08T16:18:00Z"/>
              </w:rPr>
            </w:pPr>
            <w:ins w:id="4659" w:author="Thomas Dietz" w:date="2012-08-08T16:18:00Z">
              <w:r>
                <w:t xml:space="preserve">              &lt;xs:annotation&gt;</w:t>
              </w:r>
            </w:ins>
          </w:p>
          <w:p w14:paraId="1A88A854" w14:textId="77777777" w:rsidR="00D708FE" w:rsidRDefault="00D708FE" w:rsidP="00D708FE">
            <w:pPr>
              <w:pStyle w:val="XML1"/>
              <w:rPr>
                <w:ins w:id="4660" w:author="Thomas Dietz" w:date="2012-08-08T16:18:00Z"/>
              </w:rPr>
            </w:pPr>
            <w:ins w:id="4661" w:author="Thomas Dietz" w:date="2012-08-08T16:18:00Z">
              <w:r>
                <w:t xml:space="preserve">                &lt;xs:documentation&gt;</w:t>
              </w:r>
            </w:ins>
          </w:p>
          <w:p w14:paraId="07AE4FE6" w14:textId="77777777" w:rsidR="00D708FE" w:rsidRDefault="00D708FE" w:rsidP="00D708FE">
            <w:pPr>
              <w:pStyle w:val="XML1"/>
              <w:rPr>
                <w:ins w:id="4662" w:author="Thomas Dietz" w:date="2012-08-08T16:18:00Z"/>
              </w:rPr>
            </w:pPr>
            <w:ins w:id="4663" w:author="Thomas Dietz" w:date="2012-08-08T16:18:00Z">
              <w:r>
                <w:t xml:space="preserve">                  The maximum rate that is reserved for this</w:t>
              </w:r>
            </w:ins>
          </w:p>
          <w:p w14:paraId="453BD291" w14:textId="77777777" w:rsidR="00D708FE" w:rsidRDefault="00D708FE" w:rsidP="00D708FE">
            <w:pPr>
              <w:pStyle w:val="XML1"/>
              <w:rPr>
                <w:ins w:id="4664" w:author="Thomas Dietz" w:date="2012-08-08T16:18:00Z"/>
              </w:rPr>
            </w:pPr>
            <w:ins w:id="4665" w:author="Thomas Dietz" w:date="2012-08-08T16:18:00Z">
              <w:r>
                <w:t xml:space="preserve">                  </w:t>
              </w:r>
              <w:proofErr w:type="gramStart"/>
              <w:r>
                <w:t>queue</w:t>
              </w:r>
              <w:proofErr w:type="gramEnd"/>
              <w:r>
                <w:t xml:space="preserve"> in 1/10 of a percent of the actual rate.</w:t>
              </w:r>
            </w:ins>
          </w:p>
          <w:p w14:paraId="2309DE5E" w14:textId="77777777" w:rsidR="00D708FE" w:rsidRDefault="00D708FE" w:rsidP="00D708FE">
            <w:pPr>
              <w:pStyle w:val="XML1"/>
              <w:rPr>
                <w:ins w:id="4666" w:author="Thomas Dietz" w:date="2012-08-08T16:18:00Z"/>
              </w:rPr>
            </w:pPr>
          </w:p>
          <w:p w14:paraId="4CA47FE2" w14:textId="77777777" w:rsidR="00D708FE" w:rsidRDefault="00D708FE" w:rsidP="00D708FE">
            <w:pPr>
              <w:pStyle w:val="XML1"/>
              <w:rPr>
                <w:ins w:id="4667" w:author="Thomas Dietz" w:date="2012-08-08T16:18:00Z"/>
              </w:rPr>
            </w:pPr>
            <w:ins w:id="4668" w:author="Thomas Dietz" w:date="2012-08-08T16:18:00Z">
              <w:r>
                <w:t xml:space="preserve">                  This element is optional. If not present the max-rate is</w:t>
              </w:r>
            </w:ins>
          </w:p>
          <w:p w14:paraId="5DCAE2BB" w14:textId="77777777" w:rsidR="00D708FE" w:rsidRDefault="00D708FE" w:rsidP="00D708FE">
            <w:pPr>
              <w:pStyle w:val="XML1"/>
              <w:rPr>
                <w:ins w:id="4669" w:author="Thomas Dietz" w:date="2012-08-08T16:18:00Z"/>
              </w:rPr>
            </w:pPr>
            <w:ins w:id="4670" w:author="Thomas Dietz" w:date="2012-08-08T16:18:00Z">
              <w:r>
                <w:t xml:space="preserve">                  </w:t>
              </w:r>
              <w:proofErr w:type="gramStart"/>
              <w:r>
                <w:t>not</w:t>
              </w:r>
              <w:proofErr w:type="gramEnd"/>
              <w:r>
                <w:t xml:space="preserve"> set.</w:t>
              </w:r>
            </w:ins>
          </w:p>
          <w:p w14:paraId="4B6913C6" w14:textId="77777777" w:rsidR="00D708FE" w:rsidRDefault="00D708FE" w:rsidP="00D708FE">
            <w:pPr>
              <w:pStyle w:val="XML1"/>
              <w:rPr>
                <w:ins w:id="4671" w:author="Thomas Dietz" w:date="2012-08-08T16:18:00Z"/>
              </w:rPr>
            </w:pPr>
            <w:ins w:id="4672" w:author="Thomas Dietz" w:date="2012-08-08T16:18:00Z">
              <w:r>
                <w:t xml:space="preserve">                &lt;/xs:documentation&gt;</w:t>
              </w:r>
            </w:ins>
          </w:p>
          <w:p w14:paraId="192865BA" w14:textId="77777777" w:rsidR="00D708FE" w:rsidRDefault="00D708FE" w:rsidP="00D708FE">
            <w:pPr>
              <w:pStyle w:val="XML1"/>
              <w:rPr>
                <w:ins w:id="4673" w:author="Thomas Dietz" w:date="2012-08-08T16:18:00Z"/>
              </w:rPr>
            </w:pPr>
            <w:ins w:id="4674" w:author="Thomas Dietz" w:date="2012-08-08T16:18:00Z">
              <w:r>
                <w:t xml:space="preserve">              &lt;/xs:annotation&gt;</w:t>
              </w:r>
            </w:ins>
          </w:p>
          <w:p w14:paraId="3DD35F65" w14:textId="77777777" w:rsidR="00D708FE" w:rsidRDefault="00D708FE" w:rsidP="00D708FE">
            <w:pPr>
              <w:pStyle w:val="XML1"/>
              <w:rPr>
                <w:ins w:id="4675" w:author="Thomas Dietz" w:date="2012-08-08T16:18:00Z"/>
              </w:rPr>
            </w:pPr>
            <w:ins w:id="4676" w:author="Thomas Dietz" w:date="2012-08-08T16:18:00Z">
              <w:r>
                <w:t xml:space="preserve">            &lt;/xs:element&gt;</w:t>
              </w:r>
            </w:ins>
          </w:p>
          <w:p w14:paraId="70FF82D3" w14:textId="77777777" w:rsidR="00D708FE" w:rsidRDefault="00D708FE" w:rsidP="00D708FE">
            <w:pPr>
              <w:pStyle w:val="XML1"/>
              <w:rPr>
                <w:ins w:id="4677" w:author="Thomas Dietz" w:date="2012-08-08T16:18:00Z"/>
              </w:rPr>
            </w:pPr>
            <w:ins w:id="4678" w:author="Thomas Dietz" w:date="2012-08-08T16:18:00Z">
              <w:r>
                <w:t xml:space="preserve">            &lt;xs:element name="experimenter" minOccurs="0" maxOccurs="unbounded"  type="xs:unsignedInt"&gt;</w:t>
              </w:r>
            </w:ins>
          </w:p>
          <w:p w14:paraId="154AD064" w14:textId="77777777" w:rsidR="00D708FE" w:rsidRDefault="00D708FE" w:rsidP="00D708FE">
            <w:pPr>
              <w:pStyle w:val="XML1"/>
              <w:rPr>
                <w:ins w:id="4679" w:author="Thomas Dietz" w:date="2012-08-08T16:18:00Z"/>
              </w:rPr>
            </w:pPr>
            <w:ins w:id="4680" w:author="Thomas Dietz" w:date="2012-08-08T16:18:00Z">
              <w:r>
                <w:t xml:space="preserve">              &lt;xs:annotation&gt;</w:t>
              </w:r>
            </w:ins>
          </w:p>
          <w:p w14:paraId="722949D7" w14:textId="77777777" w:rsidR="00D708FE" w:rsidRDefault="00D708FE" w:rsidP="00D708FE">
            <w:pPr>
              <w:pStyle w:val="XML1"/>
              <w:rPr>
                <w:ins w:id="4681" w:author="Thomas Dietz" w:date="2012-08-08T16:18:00Z"/>
              </w:rPr>
            </w:pPr>
            <w:ins w:id="4682" w:author="Thomas Dietz" w:date="2012-08-08T16:18:00Z">
              <w:r>
                <w:t xml:space="preserve">                &lt;xs:documentation&gt;</w:t>
              </w:r>
            </w:ins>
          </w:p>
          <w:p w14:paraId="3502C22E" w14:textId="77777777" w:rsidR="00D708FE" w:rsidRDefault="00D708FE" w:rsidP="00D708FE">
            <w:pPr>
              <w:pStyle w:val="XML1"/>
              <w:rPr>
                <w:ins w:id="4683" w:author="Thomas Dietz" w:date="2012-08-08T16:18:00Z"/>
              </w:rPr>
            </w:pPr>
            <w:ins w:id="4684" w:author="Thomas Dietz" w:date="2012-08-08T16:18:00Z">
              <w:r>
                <w:t xml:space="preserve">                  A list of experimenter identifiers of queue</w:t>
              </w:r>
            </w:ins>
          </w:p>
          <w:p w14:paraId="45E028F7" w14:textId="77777777" w:rsidR="00D708FE" w:rsidRDefault="00D708FE" w:rsidP="00D708FE">
            <w:pPr>
              <w:pStyle w:val="XML1"/>
              <w:rPr>
                <w:ins w:id="4685" w:author="Thomas Dietz" w:date="2012-08-08T16:18:00Z"/>
              </w:rPr>
            </w:pPr>
            <w:ins w:id="4686" w:author="Thomas Dietz" w:date="2012-08-08T16:18:00Z">
              <w:r>
                <w:t xml:space="preserve">                  </w:t>
              </w:r>
              <w:proofErr w:type="gramStart"/>
              <w:r>
                <w:t>properties</w:t>
              </w:r>
              <w:proofErr w:type="gramEnd"/>
              <w:r>
                <w:t xml:space="preserve"> used.</w:t>
              </w:r>
            </w:ins>
          </w:p>
          <w:p w14:paraId="439065CB" w14:textId="77777777" w:rsidR="00D708FE" w:rsidRDefault="00D708FE" w:rsidP="00D708FE">
            <w:pPr>
              <w:pStyle w:val="XML1"/>
              <w:rPr>
                <w:ins w:id="4687" w:author="Thomas Dietz" w:date="2012-08-08T16:18:00Z"/>
              </w:rPr>
            </w:pPr>
          </w:p>
          <w:p w14:paraId="159E0353" w14:textId="77777777" w:rsidR="00D708FE" w:rsidRDefault="00D708FE" w:rsidP="00D708FE">
            <w:pPr>
              <w:pStyle w:val="XML1"/>
              <w:rPr>
                <w:ins w:id="4688" w:author="Thomas Dietz" w:date="2012-08-08T16:18:00Z"/>
              </w:rPr>
            </w:pPr>
            <w:ins w:id="4689" w:author="Thomas Dietz" w:date="2012-08-08T16:18:00Z">
              <w:r>
                <w:t xml:space="preserve">                  This element is optional.</w:t>
              </w:r>
            </w:ins>
          </w:p>
          <w:p w14:paraId="69F2542D" w14:textId="77777777" w:rsidR="00D708FE" w:rsidRDefault="00D708FE" w:rsidP="00D708FE">
            <w:pPr>
              <w:pStyle w:val="XML1"/>
              <w:rPr>
                <w:ins w:id="4690" w:author="Thomas Dietz" w:date="2012-08-08T16:18:00Z"/>
              </w:rPr>
            </w:pPr>
            <w:ins w:id="4691" w:author="Thomas Dietz" w:date="2012-08-08T16:18:00Z">
              <w:r>
                <w:t xml:space="preserve">                &lt;/xs:documentation&gt;</w:t>
              </w:r>
            </w:ins>
          </w:p>
          <w:p w14:paraId="10943810" w14:textId="77777777" w:rsidR="00D708FE" w:rsidRDefault="00D708FE" w:rsidP="00D708FE">
            <w:pPr>
              <w:pStyle w:val="XML1"/>
              <w:rPr>
                <w:ins w:id="4692" w:author="Thomas Dietz" w:date="2012-08-08T16:18:00Z"/>
              </w:rPr>
            </w:pPr>
            <w:ins w:id="4693" w:author="Thomas Dietz" w:date="2012-08-08T16:18:00Z">
              <w:r>
                <w:t xml:space="preserve">              &lt;/xs:annotation&gt;</w:t>
              </w:r>
            </w:ins>
          </w:p>
          <w:p w14:paraId="21377F01" w14:textId="77777777" w:rsidR="00D708FE" w:rsidRDefault="00D708FE" w:rsidP="00D708FE">
            <w:pPr>
              <w:pStyle w:val="XML1"/>
              <w:rPr>
                <w:ins w:id="4694" w:author="Thomas Dietz" w:date="2012-08-08T16:18:00Z"/>
              </w:rPr>
            </w:pPr>
            <w:ins w:id="4695" w:author="Thomas Dietz" w:date="2012-08-08T16:18:00Z">
              <w:r>
                <w:t xml:space="preserve">            &lt;/xs:element&gt;</w:t>
              </w:r>
            </w:ins>
          </w:p>
          <w:p w14:paraId="690FFDE3" w14:textId="77777777" w:rsidR="00D708FE" w:rsidRDefault="00D708FE" w:rsidP="00D708FE">
            <w:pPr>
              <w:pStyle w:val="XML1"/>
              <w:rPr>
                <w:ins w:id="4696" w:author="Thomas Dietz" w:date="2012-08-08T16:18:00Z"/>
              </w:rPr>
            </w:pPr>
            <w:ins w:id="4697" w:author="Thomas Dietz" w:date="2012-08-08T16:18:00Z">
              <w:r>
                <w:t xml:space="preserve">          &lt;/xs:sequence&gt;</w:t>
              </w:r>
            </w:ins>
          </w:p>
          <w:p w14:paraId="258BD3F8" w14:textId="77777777" w:rsidR="00D708FE" w:rsidRDefault="00D708FE" w:rsidP="00D708FE">
            <w:pPr>
              <w:pStyle w:val="XML1"/>
              <w:rPr>
                <w:ins w:id="4698" w:author="Thomas Dietz" w:date="2012-08-08T16:18:00Z"/>
              </w:rPr>
            </w:pPr>
            <w:ins w:id="4699" w:author="Thomas Dietz" w:date="2012-08-08T16:18:00Z">
              <w:r>
                <w:t xml:space="preserve">        &lt;/xs:complexType&gt;</w:t>
              </w:r>
            </w:ins>
          </w:p>
          <w:p w14:paraId="004F9728" w14:textId="77777777" w:rsidR="00D708FE" w:rsidRDefault="00D708FE" w:rsidP="00D708FE">
            <w:pPr>
              <w:pStyle w:val="XML1"/>
              <w:rPr>
                <w:ins w:id="4700" w:author="Thomas Dietz" w:date="2012-08-08T16:18:00Z"/>
              </w:rPr>
            </w:pPr>
            <w:ins w:id="4701" w:author="Thomas Dietz" w:date="2012-08-08T16:18:00Z">
              <w:r>
                <w:t xml:space="preserve">      &lt;/xs:element&gt;</w:t>
              </w:r>
            </w:ins>
          </w:p>
          <w:p w14:paraId="086686A4" w14:textId="77777777" w:rsidR="00D708FE" w:rsidRDefault="00D708FE" w:rsidP="00D708FE">
            <w:pPr>
              <w:pStyle w:val="XML1"/>
              <w:rPr>
                <w:ins w:id="4702" w:author="Thomas Dietz" w:date="2012-08-08T16:18:00Z"/>
              </w:rPr>
            </w:pPr>
            <w:ins w:id="4703" w:author="Thomas Dietz" w:date="2012-08-08T16:18:00Z">
              <w:r>
                <w:t xml:space="preserve">    &lt;/xs:sequence&gt;</w:t>
              </w:r>
            </w:ins>
          </w:p>
          <w:p w14:paraId="60480264" w14:textId="77777777" w:rsidR="00D708FE" w:rsidRDefault="00D708FE" w:rsidP="00D708FE">
            <w:pPr>
              <w:pStyle w:val="XML1"/>
              <w:rPr>
                <w:ins w:id="4704" w:author="Thomas Dietz" w:date="2012-08-08T16:18:00Z"/>
              </w:rPr>
            </w:pPr>
            <w:ins w:id="4705" w:author="Thomas Dietz" w:date="2012-08-08T16:18:00Z">
              <w:r>
                <w:t xml:space="preserve">  &lt;/xs:group&gt;</w:t>
              </w:r>
            </w:ins>
          </w:p>
          <w:p w14:paraId="4590A31D" w14:textId="77777777" w:rsidR="00D708FE" w:rsidRDefault="00D708FE" w:rsidP="00D708FE">
            <w:pPr>
              <w:pStyle w:val="XML1"/>
              <w:rPr>
                <w:ins w:id="4706" w:author="Thomas Dietz" w:date="2012-08-08T16:18:00Z"/>
              </w:rPr>
            </w:pPr>
          </w:p>
          <w:p w14:paraId="58CE768F" w14:textId="77777777" w:rsidR="00D708FE" w:rsidRDefault="00D708FE" w:rsidP="00D708FE">
            <w:pPr>
              <w:pStyle w:val="XML1"/>
              <w:rPr>
                <w:ins w:id="4707" w:author="Thomas Dietz" w:date="2012-08-08T16:18:00Z"/>
              </w:rPr>
            </w:pPr>
            <w:ins w:id="4708" w:author="Thomas Dietz" w:date="2012-08-08T16:18:00Z">
              <w:r>
                <w:t xml:space="preserve">  &lt;xs:group name="OFOwnedCertificateType"&gt;</w:t>
              </w:r>
            </w:ins>
          </w:p>
          <w:p w14:paraId="03A742CA" w14:textId="77777777" w:rsidR="00D708FE" w:rsidRDefault="00D708FE" w:rsidP="00D708FE">
            <w:pPr>
              <w:pStyle w:val="XML1"/>
              <w:rPr>
                <w:ins w:id="4709" w:author="Thomas Dietz" w:date="2012-08-08T16:18:00Z"/>
              </w:rPr>
            </w:pPr>
            <w:ins w:id="4710" w:author="Thomas Dietz" w:date="2012-08-08T16:18:00Z">
              <w:r>
                <w:t xml:space="preserve">    &lt;xs:annotation&gt;</w:t>
              </w:r>
            </w:ins>
          </w:p>
          <w:p w14:paraId="42B9F601" w14:textId="77777777" w:rsidR="00D708FE" w:rsidRDefault="00D708FE" w:rsidP="00D708FE">
            <w:pPr>
              <w:pStyle w:val="XML1"/>
              <w:rPr>
                <w:ins w:id="4711" w:author="Thomas Dietz" w:date="2012-08-08T16:18:00Z"/>
              </w:rPr>
            </w:pPr>
            <w:ins w:id="4712" w:author="Thomas Dietz" w:date="2012-08-08T16:18:00Z">
              <w:r>
                <w:t xml:space="preserve">      &lt;xs:documentation&gt;</w:t>
              </w:r>
            </w:ins>
          </w:p>
          <w:p w14:paraId="731F6E29" w14:textId="77777777" w:rsidR="00D708FE" w:rsidRDefault="00D708FE" w:rsidP="00D708FE">
            <w:pPr>
              <w:pStyle w:val="XML1"/>
              <w:rPr>
                <w:ins w:id="4713" w:author="Thomas Dietz" w:date="2012-08-08T16:18:00Z"/>
              </w:rPr>
            </w:pPr>
            <w:ins w:id="4714" w:author="Thomas Dietz" w:date="2012-08-08T16:18:00Z">
              <w:r>
                <w:t xml:space="preserve">        This grouping specifies a certificate and a</w:t>
              </w:r>
            </w:ins>
          </w:p>
          <w:p w14:paraId="17D20705" w14:textId="77777777" w:rsidR="00D708FE" w:rsidRDefault="00D708FE" w:rsidP="00D708FE">
            <w:pPr>
              <w:pStyle w:val="XML1"/>
              <w:rPr>
                <w:ins w:id="4715" w:author="Thomas Dietz" w:date="2012-08-08T16:18:00Z"/>
              </w:rPr>
            </w:pPr>
            <w:ins w:id="4716" w:author="Thomas Dietz" w:date="2012-08-08T16:18:00Z">
              <w:r>
                <w:t xml:space="preserve">        </w:t>
              </w:r>
              <w:proofErr w:type="gramStart"/>
              <w:r>
                <w:t>private</w:t>
              </w:r>
              <w:proofErr w:type="gramEnd"/>
              <w:r>
                <w:t xml:space="preserve"> key. It can be used by an OpenFlow Logical Switch for</w:t>
              </w:r>
            </w:ins>
          </w:p>
          <w:p w14:paraId="6F64027C" w14:textId="77777777" w:rsidR="00D708FE" w:rsidRDefault="00D708FE" w:rsidP="00D708FE">
            <w:pPr>
              <w:pStyle w:val="XML1"/>
              <w:rPr>
                <w:ins w:id="4717" w:author="Thomas Dietz" w:date="2012-08-08T16:18:00Z"/>
              </w:rPr>
            </w:pPr>
            <w:ins w:id="4718" w:author="Thomas Dietz" w:date="2012-08-08T16:18:00Z">
              <w:r>
                <w:t xml:space="preserve">        authenticating itself to a controller when a TLS connection</w:t>
              </w:r>
            </w:ins>
          </w:p>
          <w:p w14:paraId="6AC04DAC" w14:textId="77777777" w:rsidR="00D708FE" w:rsidRDefault="00D708FE" w:rsidP="00D708FE">
            <w:pPr>
              <w:pStyle w:val="XML1"/>
              <w:rPr>
                <w:ins w:id="4719" w:author="Thomas Dietz" w:date="2012-08-08T16:18:00Z"/>
              </w:rPr>
            </w:pPr>
            <w:ins w:id="4720" w:author="Thomas Dietz" w:date="2012-08-08T16:18:00Z">
              <w:r>
                <w:lastRenderedPageBreak/>
                <w:t xml:space="preserve">        </w:t>
              </w:r>
              <w:proofErr w:type="gramStart"/>
              <w:r>
                <w:t>is</w:t>
              </w:r>
              <w:proofErr w:type="gramEnd"/>
              <w:r>
                <w:t xml:space="preserve"> established.</w:t>
              </w:r>
            </w:ins>
          </w:p>
          <w:p w14:paraId="6E70BEA3" w14:textId="77777777" w:rsidR="00D708FE" w:rsidRDefault="00D708FE" w:rsidP="00D708FE">
            <w:pPr>
              <w:pStyle w:val="XML1"/>
              <w:rPr>
                <w:ins w:id="4721" w:author="Thomas Dietz" w:date="2012-08-08T16:18:00Z"/>
              </w:rPr>
            </w:pPr>
            <w:ins w:id="4722" w:author="Thomas Dietz" w:date="2012-08-08T16:18:00Z">
              <w:r>
                <w:t xml:space="preserve">      &lt;/xs:documentation&gt;</w:t>
              </w:r>
            </w:ins>
          </w:p>
          <w:p w14:paraId="764E566B" w14:textId="77777777" w:rsidR="00D708FE" w:rsidRDefault="00D708FE" w:rsidP="00D708FE">
            <w:pPr>
              <w:pStyle w:val="XML1"/>
              <w:rPr>
                <w:ins w:id="4723" w:author="Thomas Dietz" w:date="2012-08-08T16:18:00Z"/>
              </w:rPr>
            </w:pPr>
            <w:ins w:id="4724" w:author="Thomas Dietz" w:date="2012-08-08T16:18:00Z">
              <w:r>
                <w:t xml:space="preserve">    &lt;/xs:annotation&gt;</w:t>
              </w:r>
            </w:ins>
          </w:p>
          <w:p w14:paraId="36563398" w14:textId="77777777" w:rsidR="00D708FE" w:rsidRDefault="00D708FE" w:rsidP="00D708FE">
            <w:pPr>
              <w:pStyle w:val="XML1"/>
              <w:rPr>
                <w:ins w:id="4725" w:author="Thomas Dietz" w:date="2012-08-08T16:18:00Z"/>
              </w:rPr>
            </w:pPr>
          </w:p>
          <w:p w14:paraId="24061747" w14:textId="77777777" w:rsidR="00D708FE" w:rsidRDefault="00D708FE" w:rsidP="00D708FE">
            <w:pPr>
              <w:pStyle w:val="XML1"/>
              <w:rPr>
                <w:ins w:id="4726" w:author="Thomas Dietz" w:date="2012-08-08T16:18:00Z"/>
              </w:rPr>
            </w:pPr>
            <w:ins w:id="4727" w:author="Thomas Dietz" w:date="2012-08-08T16:18:00Z">
              <w:r>
                <w:t xml:space="preserve">    &lt;xs:sequence&gt;</w:t>
              </w:r>
            </w:ins>
          </w:p>
          <w:p w14:paraId="18B7B618" w14:textId="77777777" w:rsidR="00D708FE" w:rsidRDefault="00D708FE" w:rsidP="00D708FE">
            <w:pPr>
              <w:pStyle w:val="XML1"/>
              <w:rPr>
                <w:ins w:id="4728" w:author="Thomas Dietz" w:date="2012-08-08T16:18:00Z"/>
              </w:rPr>
            </w:pPr>
            <w:ins w:id="4729" w:author="Thomas Dietz" w:date="2012-08-08T16:18:00Z">
              <w:r>
                <w:t xml:space="preserve">      &lt;xs:group ref="OFResourceType"/&gt;</w:t>
              </w:r>
            </w:ins>
          </w:p>
          <w:p w14:paraId="5AD16C24" w14:textId="77777777" w:rsidR="00D708FE" w:rsidRDefault="00D708FE" w:rsidP="00D708FE">
            <w:pPr>
              <w:pStyle w:val="XML1"/>
              <w:rPr>
                <w:ins w:id="4730" w:author="Thomas Dietz" w:date="2012-08-08T16:18:00Z"/>
              </w:rPr>
            </w:pPr>
            <w:ins w:id="4731" w:author="Thomas Dietz" w:date="2012-08-08T16:18:00Z">
              <w:r>
                <w:t xml:space="preserve">      &lt;xs:element name="certificate"  type="xs:string"&gt;</w:t>
              </w:r>
            </w:ins>
          </w:p>
          <w:p w14:paraId="2F2E8E7A" w14:textId="77777777" w:rsidR="00D708FE" w:rsidRDefault="00D708FE" w:rsidP="00D708FE">
            <w:pPr>
              <w:pStyle w:val="XML1"/>
              <w:rPr>
                <w:ins w:id="4732" w:author="Thomas Dietz" w:date="2012-08-08T16:18:00Z"/>
              </w:rPr>
            </w:pPr>
            <w:ins w:id="4733" w:author="Thomas Dietz" w:date="2012-08-08T16:18:00Z">
              <w:r>
                <w:t xml:space="preserve">        &lt;xs:annotation&gt;</w:t>
              </w:r>
            </w:ins>
          </w:p>
          <w:p w14:paraId="281C994A" w14:textId="77777777" w:rsidR="00D708FE" w:rsidRDefault="00D708FE" w:rsidP="00D708FE">
            <w:pPr>
              <w:pStyle w:val="XML1"/>
              <w:rPr>
                <w:ins w:id="4734" w:author="Thomas Dietz" w:date="2012-08-08T16:18:00Z"/>
              </w:rPr>
            </w:pPr>
            <w:ins w:id="4735" w:author="Thomas Dietz" w:date="2012-08-08T16:18:00Z">
              <w:r>
                <w:t xml:space="preserve">          &lt;xs:documentation&gt;</w:t>
              </w:r>
            </w:ins>
          </w:p>
          <w:p w14:paraId="6C3183D9" w14:textId="77777777" w:rsidR="00D708FE" w:rsidRDefault="00D708FE" w:rsidP="00D708FE">
            <w:pPr>
              <w:pStyle w:val="XML1"/>
              <w:rPr>
                <w:ins w:id="4736" w:author="Thomas Dietz" w:date="2012-08-08T16:18:00Z"/>
              </w:rPr>
            </w:pPr>
            <w:ins w:id="4737" w:author="Thomas Dietz" w:date="2012-08-08T16:18:00Z">
              <w:r>
                <w:t xml:space="preserve">            An X.509 certificate in DER format base64</w:t>
              </w:r>
            </w:ins>
          </w:p>
          <w:p w14:paraId="429BFF1D" w14:textId="77777777" w:rsidR="00D708FE" w:rsidRDefault="00D708FE" w:rsidP="00D708FE">
            <w:pPr>
              <w:pStyle w:val="XML1"/>
              <w:rPr>
                <w:ins w:id="4738" w:author="Thomas Dietz" w:date="2012-08-08T16:18:00Z"/>
              </w:rPr>
            </w:pPr>
            <w:ins w:id="4739" w:author="Thomas Dietz" w:date="2012-08-08T16:18:00Z">
              <w:r>
                <w:t xml:space="preserve">            </w:t>
              </w:r>
              <w:proofErr w:type="gramStart"/>
              <w:r>
                <w:t>encoded</w:t>
              </w:r>
              <w:proofErr w:type="gramEnd"/>
              <w:r>
                <w:t>.</w:t>
              </w:r>
            </w:ins>
          </w:p>
          <w:p w14:paraId="7596C8EF" w14:textId="77777777" w:rsidR="00D708FE" w:rsidRDefault="00D708FE" w:rsidP="00D708FE">
            <w:pPr>
              <w:pStyle w:val="XML1"/>
              <w:rPr>
                <w:ins w:id="4740" w:author="Thomas Dietz" w:date="2012-08-08T16:18:00Z"/>
              </w:rPr>
            </w:pPr>
          </w:p>
          <w:p w14:paraId="34A76B04" w14:textId="77777777" w:rsidR="00D708FE" w:rsidRDefault="00D708FE" w:rsidP="00D708FE">
            <w:pPr>
              <w:pStyle w:val="XML1"/>
              <w:rPr>
                <w:ins w:id="4741" w:author="Thomas Dietz" w:date="2012-08-08T16:18:00Z"/>
              </w:rPr>
            </w:pPr>
            <w:ins w:id="4742" w:author="Thomas Dietz" w:date="2012-08-08T16:18:00Z">
              <w:r>
                <w:t xml:space="preserve">            This element MUST be present in the NETCONF data store.</w:t>
              </w:r>
            </w:ins>
          </w:p>
          <w:p w14:paraId="15C14B67" w14:textId="77777777" w:rsidR="00D708FE" w:rsidRDefault="00D708FE" w:rsidP="00D708FE">
            <w:pPr>
              <w:pStyle w:val="XML1"/>
              <w:rPr>
                <w:ins w:id="4743" w:author="Thomas Dietz" w:date="2012-08-08T16:18:00Z"/>
              </w:rPr>
            </w:pPr>
            <w:ins w:id="4744" w:author="Thomas Dietz" w:date="2012-08-08T16:18:00Z">
              <w:r>
                <w:t xml:space="preserve">            If this element is not present in a NETCONF &amp;lt;edit-config&amp;gt;</w:t>
              </w:r>
            </w:ins>
          </w:p>
          <w:p w14:paraId="337664D1" w14:textId="77777777" w:rsidR="00D708FE" w:rsidRDefault="00D708FE" w:rsidP="00D708FE">
            <w:pPr>
              <w:pStyle w:val="XML1"/>
              <w:rPr>
                <w:ins w:id="4745" w:author="Thomas Dietz" w:date="2012-08-08T16:18:00Z"/>
              </w:rPr>
            </w:pPr>
            <w:ins w:id="4746" w:author="Thomas Dietz" w:date="2012-08-08T16:18:00Z">
              <w:r>
                <w:t xml:space="preserve">            operation 'create', 'merge' or 'replace' and the parent</w:t>
              </w:r>
            </w:ins>
          </w:p>
          <w:p w14:paraId="60067AD1" w14:textId="77777777" w:rsidR="00D708FE" w:rsidRDefault="00D708FE" w:rsidP="00D708FE">
            <w:pPr>
              <w:pStyle w:val="XML1"/>
              <w:rPr>
                <w:ins w:id="4747" w:author="Thomas Dietz" w:date="2012-08-08T16:18:00Z"/>
              </w:rPr>
            </w:pPr>
            <w:ins w:id="4748" w:author="Thomas Dietz" w:date="2012-08-08T16:18:00Z">
              <w:r>
                <w:t xml:space="preserve">            element does not exist, a 'data-missing' error is</w:t>
              </w:r>
            </w:ins>
          </w:p>
          <w:p w14:paraId="73A29C68" w14:textId="77777777" w:rsidR="00D708FE" w:rsidRDefault="00D708FE" w:rsidP="00D708FE">
            <w:pPr>
              <w:pStyle w:val="XML1"/>
              <w:rPr>
                <w:ins w:id="4749" w:author="Thomas Dietz" w:date="2012-08-08T16:18:00Z"/>
              </w:rPr>
            </w:pPr>
            <w:ins w:id="4750" w:author="Thomas Dietz" w:date="2012-08-08T16:18:00Z">
              <w:r>
                <w:t xml:space="preserve">            </w:t>
              </w:r>
              <w:proofErr w:type="gramStart"/>
              <w:r>
                <w:t>returned</w:t>
              </w:r>
              <w:proofErr w:type="gramEnd"/>
              <w:r>
                <w:t>.</w:t>
              </w:r>
            </w:ins>
          </w:p>
          <w:p w14:paraId="405744FB" w14:textId="77777777" w:rsidR="00D708FE" w:rsidRDefault="00D708FE" w:rsidP="00D708FE">
            <w:pPr>
              <w:pStyle w:val="XML1"/>
              <w:rPr>
                <w:ins w:id="4751" w:author="Thomas Dietz" w:date="2012-08-08T16:18:00Z"/>
              </w:rPr>
            </w:pPr>
            <w:ins w:id="4752" w:author="Thomas Dietz" w:date="2012-08-08T16:18:00Z">
              <w:r>
                <w:t xml:space="preserve">          &lt;/xs:documentation&gt;</w:t>
              </w:r>
            </w:ins>
          </w:p>
          <w:p w14:paraId="6EFE2D1E" w14:textId="77777777" w:rsidR="00D708FE" w:rsidRDefault="00D708FE" w:rsidP="00D708FE">
            <w:pPr>
              <w:pStyle w:val="XML1"/>
              <w:rPr>
                <w:ins w:id="4753" w:author="Thomas Dietz" w:date="2012-08-08T16:18:00Z"/>
              </w:rPr>
            </w:pPr>
            <w:ins w:id="4754" w:author="Thomas Dietz" w:date="2012-08-08T16:18:00Z">
              <w:r>
                <w:t xml:space="preserve">        &lt;/xs:annotation&gt;</w:t>
              </w:r>
            </w:ins>
          </w:p>
          <w:p w14:paraId="2815D33B" w14:textId="77777777" w:rsidR="00D708FE" w:rsidRDefault="00D708FE" w:rsidP="00D708FE">
            <w:pPr>
              <w:pStyle w:val="XML1"/>
              <w:rPr>
                <w:ins w:id="4755" w:author="Thomas Dietz" w:date="2012-08-08T16:18:00Z"/>
              </w:rPr>
            </w:pPr>
            <w:ins w:id="4756" w:author="Thomas Dietz" w:date="2012-08-08T16:18:00Z">
              <w:r>
                <w:t xml:space="preserve">      &lt;/xs:element&gt;</w:t>
              </w:r>
            </w:ins>
          </w:p>
          <w:p w14:paraId="68555785" w14:textId="77777777" w:rsidR="00D708FE" w:rsidRDefault="00D708FE" w:rsidP="00D708FE">
            <w:pPr>
              <w:pStyle w:val="XML1"/>
              <w:rPr>
                <w:ins w:id="4757" w:author="Thomas Dietz" w:date="2012-08-08T16:18:00Z"/>
              </w:rPr>
            </w:pPr>
            <w:ins w:id="4758" w:author="Thomas Dietz" w:date="2012-08-08T16:18:00Z">
              <w:r>
                <w:t xml:space="preserve">      &lt;xs:element name="private-key"&gt;</w:t>
              </w:r>
            </w:ins>
          </w:p>
          <w:p w14:paraId="2D0B8865" w14:textId="77777777" w:rsidR="00D708FE" w:rsidRDefault="00D708FE" w:rsidP="00D708FE">
            <w:pPr>
              <w:pStyle w:val="XML1"/>
              <w:rPr>
                <w:ins w:id="4759" w:author="Thomas Dietz" w:date="2012-08-08T16:18:00Z"/>
              </w:rPr>
            </w:pPr>
            <w:ins w:id="4760" w:author="Thomas Dietz" w:date="2012-08-08T16:18:00Z">
              <w:r>
                <w:t xml:space="preserve">        &lt;xs:annotation&gt;</w:t>
              </w:r>
            </w:ins>
          </w:p>
          <w:p w14:paraId="2E7C66EE" w14:textId="77777777" w:rsidR="00D708FE" w:rsidRDefault="00D708FE" w:rsidP="00D708FE">
            <w:pPr>
              <w:pStyle w:val="XML1"/>
              <w:rPr>
                <w:ins w:id="4761" w:author="Thomas Dietz" w:date="2012-08-08T16:18:00Z"/>
              </w:rPr>
            </w:pPr>
            <w:ins w:id="4762" w:author="Thomas Dietz" w:date="2012-08-08T16:18:00Z">
              <w:r>
                <w:t xml:space="preserve">          &lt;xs:documentation&gt;</w:t>
              </w:r>
            </w:ins>
          </w:p>
          <w:p w14:paraId="758582F0" w14:textId="77777777" w:rsidR="00D708FE" w:rsidRDefault="00D708FE" w:rsidP="00D708FE">
            <w:pPr>
              <w:pStyle w:val="XML1"/>
              <w:rPr>
                <w:ins w:id="4763" w:author="Thomas Dietz" w:date="2012-08-08T16:18:00Z"/>
              </w:rPr>
            </w:pPr>
            <w:ins w:id="4764" w:author="Thomas Dietz" w:date="2012-08-08T16:18:00Z">
              <w:r>
                <w:t xml:space="preserve">            This element contains the private key</w:t>
              </w:r>
            </w:ins>
          </w:p>
          <w:p w14:paraId="1DFD2029" w14:textId="77777777" w:rsidR="00D708FE" w:rsidRDefault="00D708FE" w:rsidP="00D708FE">
            <w:pPr>
              <w:pStyle w:val="XML1"/>
              <w:rPr>
                <w:ins w:id="4765" w:author="Thomas Dietz" w:date="2012-08-08T16:18:00Z"/>
              </w:rPr>
            </w:pPr>
            <w:ins w:id="4766" w:author="Thomas Dietz" w:date="2012-08-08T16:18:00Z">
              <w:r>
                <w:t xml:space="preserve">            </w:t>
              </w:r>
              <w:proofErr w:type="gramStart"/>
              <w:r>
                <w:t>corresponding</w:t>
              </w:r>
              <w:proofErr w:type="gramEnd"/>
              <w:r>
                <w:t xml:space="preserve"> to the certificate. The private key is</w:t>
              </w:r>
            </w:ins>
          </w:p>
          <w:p w14:paraId="12C778D3" w14:textId="77777777" w:rsidR="00D708FE" w:rsidRDefault="00D708FE" w:rsidP="00D708FE">
            <w:pPr>
              <w:pStyle w:val="XML1"/>
              <w:rPr>
                <w:ins w:id="4767" w:author="Thomas Dietz" w:date="2012-08-08T16:18:00Z"/>
              </w:rPr>
            </w:pPr>
            <w:ins w:id="4768" w:author="Thomas Dietz" w:date="2012-08-08T16:18:00Z">
              <w:r>
                <w:t xml:space="preserve">            encoded as specified in XML-Signature Syntax and Processing</w:t>
              </w:r>
            </w:ins>
          </w:p>
          <w:p w14:paraId="0972E569" w14:textId="77777777" w:rsidR="00D708FE" w:rsidRDefault="00D708FE" w:rsidP="00D708FE">
            <w:pPr>
              <w:pStyle w:val="XML1"/>
              <w:rPr>
                <w:ins w:id="4769" w:author="Thomas Dietz" w:date="2012-08-08T16:18:00Z"/>
              </w:rPr>
            </w:pPr>
            <w:ins w:id="4770" w:author="Thomas Dietz" w:date="2012-08-08T16:18:00Z">
              <w:r>
                <w:t xml:space="preserve">            (http://www.w3.org/TR/2001/PR-xmldsig-core-20010820/).  </w:t>
              </w:r>
            </w:ins>
          </w:p>
          <w:p w14:paraId="17D7ADCF" w14:textId="77777777" w:rsidR="00D708FE" w:rsidRDefault="00D708FE" w:rsidP="00D708FE">
            <w:pPr>
              <w:pStyle w:val="XML1"/>
              <w:rPr>
                <w:ins w:id="4771" w:author="Thomas Dietz" w:date="2012-08-08T16:18:00Z"/>
              </w:rPr>
            </w:pPr>
            <w:ins w:id="4772" w:author="Thomas Dietz" w:date="2012-08-08T16:18:00Z">
              <w:r>
                <w:t xml:space="preserve">            Currently the </w:t>
              </w:r>
              <w:proofErr w:type="gramStart"/>
              <w:r>
                <w:t>specification only support</w:t>
              </w:r>
              <w:proofErr w:type="gramEnd"/>
              <w:r>
                <w:t xml:space="preserve"> DSA and RSA keys.</w:t>
              </w:r>
            </w:ins>
          </w:p>
          <w:p w14:paraId="4833AEAC" w14:textId="77777777" w:rsidR="00D708FE" w:rsidRDefault="00D708FE" w:rsidP="00D708FE">
            <w:pPr>
              <w:pStyle w:val="XML1"/>
              <w:rPr>
                <w:ins w:id="4773" w:author="Thomas Dietz" w:date="2012-08-08T16:18:00Z"/>
              </w:rPr>
            </w:pPr>
          </w:p>
          <w:p w14:paraId="01C0D979" w14:textId="77777777" w:rsidR="00D708FE" w:rsidRDefault="00D708FE" w:rsidP="00D708FE">
            <w:pPr>
              <w:pStyle w:val="XML1"/>
              <w:rPr>
                <w:ins w:id="4774" w:author="Thomas Dietz" w:date="2012-08-08T16:18:00Z"/>
              </w:rPr>
            </w:pPr>
            <w:ins w:id="4775" w:author="Thomas Dietz" w:date="2012-08-08T16:18:00Z">
              <w:r>
                <w:t xml:space="preserve">            This element MUST be present in the NETCONF data store.</w:t>
              </w:r>
            </w:ins>
          </w:p>
          <w:p w14:paraId="5E63BA64" w14:textId="77777777" w:rsidR="00D708FE" w:rsidRDefault="00D708FE" w:rsidP="00D708FE">
            <w:pPr>
              <w:pStyle w:val="XML1"/>
              <w:rPr>
                <w:ins w:id="4776" w:author="Thomas Dietz" w:date="2012-08-08T16:18:00Z"/>
              </w:rPr>
            </w:pPr>
            <w:ins w:id="4777" w:author="Thomas Dietz" w:date="2012-08-08T16:18:00Z">
              <w:r>
                <w:t xml:space="preserve">            If this element is not present in a NETCONF &amp;lt;edit-config&amp;gt;</w:t>
              </w:r>
            </w:ins>
          </w:p>
          <w:p w14:paraId="32F27A74" w14:textId="77777777" w:rsidR="00D708FE" w:rsidRDefault="00D708FE" w:rsidP="00D708FE">
            <w:pPr>
              <w:pStyle w:val="XML1"/>
              <w:rPr>
                <w:ins w:id="4778" w:author="Thomas Dietz" w:date="2012-08-08T16:18:00Z"/>
              </w:rPr>
            </w:pPr>
            <w:ins w:id="4779" w:author="Thomas Dietz" w:date="2012-08-08T16:18:00Z">
              <w:r>
                <w:t xml:space="preserve">            operation 'create', 'merge' or 'replace' and the parent</w:t>
              </w:r>
            </w:ins>
          </w:p>
          <w:p w14:paraId="1B5082BE" w14:textId="77777777" w:rsidR="00D708FE" w:rsidRDefault="00D708FE" w:rsidP="00D708FE">
            <w:pPr>
              <w:pStyle w:val="XML1"/>
              <w:rPr>
                <w:ins w:id="4780" w:author="Thomas Dietz" w:date="2012-08-08T16:18:00Z"/>
              </w:rPr>
            </w:pPr>
            <w:ins w:id="4781" w:author="Thomas Dietz" w:date="2012-08-08T16:18:00Z">
              <w:r>
                <w:t xml:space="preserve">            element does not exist, a 'data-missing' error is</w:t>
              </w:r>
            </w:ins>
          </w:p>
          <w:p w14:paraId="7AB47B40" w14:textId="77777777" w:rsidR="00D708FE" w:rsidRDefault="00D708FE" w:rsidP="00D708FE">
            <w:pPr>
              <w:pStyle w:val="XML1"/>
              <w:rPr>
                <w:ins w:id="4782" w:author="Thomas Dietz" w:date="2012-08-08T16:18:00Z"/>
              </w:rPr>
            </w:pPr>
            <w:ins w:id="4783" w:author="Thomas Dietz" w:date="2012-08-08T16:18:00Z">
              <w:r>
                <w:t xml:space="preserve">            </w:t>
              </w:r>
              <w:proofErr w:type="gramStart"/>
              <w:r>
                <w:t>returned</w:t>
              </w:r>
              <w:proofErr w:type="gramEnd"/>
              <w:r>
                <w:t>.</w:t>
              </w:r>
            </w:ins>
          </w:p>
          <w:p w14:paraId="78E94A58" w14:textId="77777777" w:rsidR="00D708FE" w:rsidRDefault="00D708FE" w:rsidP="00D708FE">
            <w:pPr>
              <w:pStyle w:val="XML1"/>
              <w:rPr>
                <w:ins w:id="4784" w:author="Thomas Dietz" w:date="2012-08-08T16:18:00Z"/>
              </w:rPr>
            </w:pPr>
            <w:ins w:id="4785" w:author="Thomas Dietz" w:date="2012-08-08T16:18:00Z">
              <w:r>
                <w:t xml:space="preserve">          &lt;/xs:documentation&gt;</w:t>
              </w:r>
            </w:ins>
          </w:p>
          <w:p w14:paraId="28D61B2A" w14:textId="77777777" w:rsidR="00D708FE" w:rsidRDefault="00D708FE" w:rsidP="00D708FE">
            <w:pPr>
              <w:pStyle w:val="XML1"/>
              <w:rPr>
                <w:ins w:id="4786" w:author="Thomas Dietz" w:date="2012-08-08T16:18:00Z"/>
              </w:rPr>
            </w:pPr>
            <w:ins w:id="4787" w:author="Thomas Dietz" w:date="2012-08-08T16:18:00Z">
              <w:r>
                <w:t xml:space="preserve">        &lt;/xs:annotation&gt;</w:t>
              </w:r>
            </w:ins>
          </w:p>
          <w:p w14:paraId="38DCE436" w14:textId="77777777" w:rsidR="00D708FE" w:rsidRDefault="00D708FE" w:rsidP="00D708FE">
            <w:pPr>
              <w:pStyle w:val="XML1"/>
              <w:rPr>
                <w:ins w:id="4788" w:author="Thomas Dietz" w:date="2012-08-08T16:18:00Z"/>
              </w:rPr>
            </w:pPr>
            <w:ins w:id="4789" w:author="Thomas Dietz" w:date="2012-08-08T16:18:00Z">
              <w:r>
                <w:t xml:space="preserve">        &lt;xs:complexType&gt;</w:t>
              </w:r>
            </w:ins>
          </w:p>
          <w:p w14:paraId="0D2BD02D" w14:textId="77777777" w:rsidR="00D708FE" w:rsidRDefault="00D708FE" w:rsidP="00D708FE">
            <w:pPr>
              <w:pStyle w:val="XML1"/>
              <w:rPr>
                <w:ins w:id="4790" w:author="Thomas Dietz" w:date="2012-08-08T16:18:00Z"/>
              </w:rPr>
            </w:pPr>
            <w:ins w:id="4791" w:author="Thomas Dietz" w:date="2012-08-08T16:18:00Z">
              <w:r>
                <w:t xml:space="preserve">          &lt;xs:sequence&gt;</w:t>
              </w:r>
            </w:ins>
          </w:p>
          <w:p w14:paraId="64DDF8AE" w14:textId="77777777" w:rsidR="00D708FE" w:rsidRDefault="00D708FE" w:rsidP="00D708FE">
            <w:pPr>
              <w:pStyle w:val="XML1"/>
              <w:rPr>
                <w:ins w:id="4792" w:author="Thomas Dietz" w:date="2012-08-08T16:18:00Z"/>
              </w:rPr>
            </w:pPr>
            <w:ins w:id="4793" w:author="Thomas Dietz" w:date="2012-08-08T16:18:00Z">
              <w:r>
                <w:t xml:space="preserve">            &lt;xs:group ref="KeyValueType"/&gt;</w:t>
              </w:r>
            </w:ins>
          </w:p>
          <w:p w14:paraId="329A1D1A" w14:textId="77777777" w:rsidR="00D708FE" w:rsidRDefault="00D708FE" w:rsidP="00D708FE">
            <w:pPr>
              <w:pStyle w:val="XML1"/>
              <w:rPr>
                <w:ins w:id="4794" w:author="Thomas Dietz" w:date="2012-08-08T16:18:00Z"/>
              </w:rPr>
            </w:pPr>
            <w:ins w:id="4795" w:author="Thomas Dietz" w:date="2012-08-08T16:18:00Z">
              <w:r>
                <w:t xml:space="preserve">          &lt;/xs:sequence&gt;</w:t>
              </w:r>
            </w:ins>
          </w:p>
          <w:p w14:paraId="5D5B4BE1" w14:textId="77777777" w:rsidR="00D708FE" w:rsidRDefault="00D708FE" w:rsidP="00D708FE">
            <w:pPr>
              <w:pStyle w:val="XML1"/>
              <w:rPr>
                <w:ins w:id="4796" w:author="Thomas Dietz" w:date="2012-08-08T16:18:00Z"/>
              </w:rPr>
            </w:pPr>
            <w:ins w:id="4797" w:author="Thomas Dietz" w:date="2012-08-08T16:18:00Z">
              <w:r>
                <w:t xml:space="preserve">        &lt;/xs:complexType&gt;</w:t>
              </w:r>
            </w:ins>
          </w:p>
          <w:p w14:paraId="127AE3FD" w14:textId="77777777" w:rsidR="00D708FE" w:rsidRDefault="00D708FE" w:rsidP="00D708FE">
            <w:pPr>
              <w:pStyle w:val="XML1"/>
              <w:rPr>
                <w:ins w:id="4798" w:author="Thomas Dietz" w:date="2012-08-08T16:18:00Z"/>
              </w:rPr>
            </w:pPr>
            <w:ins w:id="4799" w:author="Thomas Dietz" w:date="2012-08-08T16:18:00Z">
              <w:r>
                <w:t xml:space="preserve">      &lt;/xs:element&gt;</w:t>
              </w:r>
            </w:ins>
          </w:p>
          <w:p w14:paraId="0F890DF2" w14:textId="77777777" w:rsidR="00D708FE" w:rsidRDefault="00D708FE" w:rsidP="00D708FE">
            <w:pPr>
              <w:pStyle w:val="XML1"/>
              <w:rPr>
                <w:ins w:id="4800" w:author="Thomas Dietz" w:date="2012-08-08T16:18:00Z"/>
              </w:rPr>
            </w:pPr>
            <w:ins w:id="4801" w:author="Thomas Dietz" w:date="2012-08-08T16:18:00Z">
              <w:r>
                <w:t xml:space="preserve">    &lt;/xs:sequence&gt;</w:t>
              </w:r>
            </w:ins>
          </w:p>
          <w:p w14:paraId="17E8B6C3" w14:textId="77777777" w:rsidR="00D708FE" w:rsidRDefault="00D708FE" w:rsidP="00D708FE">
            <w:pPr>
              <w:pStyle w:val="XML1"/>
              <w:rPr>
                <w:ins w:id="4802" w:author="Thomas Dietz" w:date="2012-08-08T16:18:00Z"/>
              </w:rPr>
            </w:pPr>
            <w:ins w:id="4803" w:author="Thomas Dietz" w:date="2012-08-08T16:18:00Z">
              <w:r>
                <w:t xml:space="preserve">  &lt;/xs:group&gt;</w:t>
              </w:r>
            </w:ins>
          </w:p>
          <w:p w14:paraId="55B81302" w14:textId="77777777" w:rsidR="00D708FE" w:rsidRDefault="00D708FE" w:rsidP="00D708FE">
            <w:pPr>
              <w:pStyle w:val="XML1"/>
              <w:rPr>
                <w:ins w:id="4804" w:author="Thomas Dietz" w:date="2012-08-08T16:18:00Z"/>
              </w:rPr>
            </w:pPr>
          </w:p>
          <w:p w14:paraId="11BE0819" w14:textId="77777777" w:rsidR="00D708FE" w:rsidRDefault="00D708FE" w:rsidP="00D708FE">
            <w:pPr>
              <w:pStyle w:val="XML1"/>
              <w:rPr>
                <w:ins w:id="4805" w:author="Thomas Dietz" w:date="2012-08-08T16:18:00Z"/>
              </w:rPr>
            </w:pPr>
            <w:ins w:id="4806" w:author="Thomas Dietz" w:date="2012-08-08T16:18:00Z">
              <w:r>
                <w:t xml:space="preserve">  &lt;xs:group name="OFExternalCertificateType"&gt;</w:t>
              </w:r>
            </w:ins>
          </w:p>
          <w:p w14:paraId="42496ECA" w14:textId="77777777" w:rsidR="00D708FE" w:rsidRDefault="00D708FE" w:rsidP="00D708FE">
            <w:pPr>
              <w:pStyle w:val="XML1"/>
              <w:rPr>
                <w:ins w:id="4807" w:author="Thomas Dietz" w:date="2012-08-08T16:18:00Z"/>
              </w:rPr>
            </w:pPr>
            <w:ins w:id="4808" w:author="Thomas Dietz" w:date="2012-08-08T16:18:00Z">
              <w:r>
                <w:t xml:space="preserve">    &lt;xs:annotation&gt;</w:t>
              </w:r>
            </w:ins>
          </w:p>
          <w:p w14:paraId="162C0EB5" w14:textId="77777777" w:rsidR="00D708FE" w:rsidRDefault="00D708FE" w:rsidP="00D708FE">
            <w:pPr>
              <w:pStyle w:val="XML1"/>
              <w:rPr>
                <w:ins w:id="4809" w:author="Thomas Dietz" w:date="2012-08-08T16:18:00Z"/>
              </w:rPr>
            </w:pPr>
            <w:ins w:id="4810" w:author="Thomas Dietz" w:date="2012-08-08T16:18:00Z">
              <w:r>
                <w:t xml:space="preserve">      &lt;xs:documentation&gt;</w:t>
              </w:r>
            </w:ins>
          </w:p>
          <w:p w14:paraId="333CE8A2" w14:textId="77777777" w:rsidR="00D708FE" w:rsidRDefault="00D708FE" w:rsidP="00D708FE">
            <w:pPr>
              <w:pStyle w:val="XML1"/>
              <w:rPr>
                <w:ins w:id="4811" w:author="Thomas Dietz" w:date="2012-08-08T16:18:00Z"/>
              </w:rPr>
            </w:pPr>
            <w:ins w:id="4812" w:author="Thomas Dietz" w:date="2012-08-08T16:18:00Z">
              <w:r>
                <w:t xml:space="preserve">        This grouping specifies a certificate that can be</w:t>
              </w:r>
            </w:ins>
          </w:p>
          <w:p w14:paraId="42B54F24" w14:textId="77777777" w:rsidR="00D708FE" w:rsidRDefault="00D708FE" w:rsidP="00D708FE">
            <w:pPr>
              <w:pStyle w:val="XML1"/>
              <w:rPr>
                <w:ins w:id="4813" w:author="Thomas Dietz" w:date="2012-08-08T16:18:00Z"/>
              </w:rPr>
            </w:pPr>
            <w:ins w:id="4814" w:author="Thomas Dietz" w:date="2012-08-08T16:18:00Z">
              <w:r>
                <w:t xml:space="preserve">        used by an OpenFlow Logical Switch for authenticating a </w:t>
              </w:r>
            </w:ins>
          </w:p>
          <w:p w14:paraId="40A9EC13" w14:textId="77777777" w:rsidR="00D708FE" w:rsidRDefault="00D708FE" w:rsidP="00D708FE">
            <w:pPr>
              <w:pStyle w:val="XML1"/>
              <w:rPr>
                <w:ins w:id="4815" w:author="Thomas Dietz" w:date="2012-08-08T16:18:00Z"/>
              </w:rPr>
            </w:pPr>
            <w:ins w:id="4816" w:author="Thomas Dietz" w:date="2012-08-08T16:18:00Z">
              <w:r>
                <w:t xml:space="preserve">        </w:t>
              </w:r>
              <w:proofErr w:type="gramStart"/>
              <w:r>
                <w:t>controller</w:t>
              </w:r>
              <w:proofErr w:type="gramEnd"/>
              <w:r>
                <w:t xml:space="preserve"> when a TLS connection is established.</w:t>
              </w:r>
            </w:ins>
          </w:p>
          <w:p w14:paraId="51D26021" w14:textId="77777777" w:rsidR="00D708FE" w:rsidRDefault="00D708FE" w:rsidP="00D708FE">
            <w:pPr>
              <w:pStyle w:val="XML1"/>
              <w:rPr>
                <w:ins w:id="4817" w:author="Thomas Dietz" w:date="2012-08-08T16:18:00Z"/>
              </w:rPr>
            </w:pPr>
            <w:ins w:id="4818" w:author="Thomas Dietz" w:date="2012-08-08T16:18:00Z">
              <w:r>
                <w:t xml:space="preserve">      &lt;/xs:documentation&gt;</w:t>
              </w:r>
            </w:ins>
          </w:p>
          <w:p w14:paraId="0EBEB9EB" w14:textId="77777777" w:rsidR="00D708FE" w:rsidRDefault="00D708FE" w:rsidP="00D708FE">
            <w:pPr>
              <w:pStyle w:val="XML1"/>
              <w:rPr>
                <w:ins w:id="4819" w:author="Thomas Dietz" w:date="2012-08-08T16:18:00Z"/>
              </w:rPr>
            </w:pPr>
            <w:ins w:id="4820" w:author="Thomas Dietz" w:date="2012-08-08T16:18:00Z">
              <w:r>
                <w:t xml:space="preserve">    &lt;/xs:annotation&gt;</w:t>
              </w:r>
            </w:ins>
          </w:p>
          <w:p w14:paraId="45EF1D60" w14:textId="77777777" w:rsidR="00D708FE" w:rsidRDefault="00D708FE" w:rsidP="00D708FE">
            <w:pPr>
              <w:pStyle w:val="XML1"/>
              <w:rPr>
                <w:ins w:id="4821" w:author="Thomas Dietz" w:date="2012-08-08T16:18:00Z"/>
              </w:rPr>
            </w:pPr>
          </w:p>
          <w:p w14:paraId="0146BDC7" w14:textId="77777777" w:rsidR="00D708FE" w:rsidRDefault="00D708FE" w:rsidP="00D708FE">
            <w:pPr>
              <w:pStyle w:val="XML1"/>
              <w:rPr>
                <w:ins w:id="4822" w:author="Thomas Dietz" w:date="2012-08-08T16:18:00Z"/>
              </w:rPr>
            </w:pPr>
            <w:ins w:id="4823" w:author="Thomas Dietz" w:date="2012-08-08T16:18:00Z">
              <w:r>
                <w:t xml:space="preserve">    &lt;xs:sequence&gt;</w:t>
              </w:r>
            </w:ins>
          </w:p>
          <w:p w14:paraId="11EB1CDD" w14:textId="77777777" w:rsidR="00D708FE" w:rsidRDefault="00D708FE" w:rsidP="00D708FE">
            <w:pPr>
              <w:pStyle w:val="XML1"/>
              <w:rPr>
                <w:ins w:id="4824" w:author="Thomas Dietz" w:date="2012-08-08T16:18:00Z"/>
              </w:rPr>
            </w:pPr>
            <w:ins w:id="4825" w:author="Thomas Dietz" w:date="2012-08-08T16:18:00Z">
              <w:r>
                <w:t xml:space="preserve">      &lt;xs:group ref="OFResourceType"/&gt;</w:t>
              </w:r>
            </w:ins>
          </w:p>
          <w:p w14:paraId="03BF0C27" w14:textId="77777777" w:rsidR="00D708FE" w:rsidRDefault="00D708FE" w:rsidP="00D708FE">
            <w:pPr>
              <w:pStyle w:val="XML1"/>
              <w:rPr>
                <w:ins w:id="4826" w:author="Thomas Dietz" w:date="2012-08-08T16:18:00Z"/>
              </w:rPr>
            </w:pPr>
            <w:ins w:id="4827" w:author="Thomas Dietz" w:date="2012-08-08T16:18:00Z">
              <w:r>
                <w:lastRenderedPageBreak/>
                <w:t xml:space="preserve">      &lt;xs:element name="certificate"  type="xs:string"&gt;</w:t>
              </w:r>
            </w:ins>
          </w:p>
          <w:p w14:paraId="5341E62F" w14:textId="77777777" w:rsidR="00D708FE" w:rsidRDefault="00D708FE" w:rsidP="00D708FE">
            <w:pPr>
              <w:pStyle w:val="XML1"/>
              <w:rPr>
                <w:ins w:id="4828" w:author="Thomas Dietz" w:date="2012-08-08T16:18:00Z"/>
              </w:rPr>
            </w:pPr>
            <w:ins w:id="4829" w:author="Thomas Dietz" w:date="2012-08-08T16:18:00Z">
              <w:r>
                <w:t xml:space="preserve">        &lt;xs:annotation&gt;</w:t>
              </w:r>
            </w:ins>
          </w:p>
          <w:p w14:paraId="22286923" w14:textId="77777777" w:rsidR="00D708FE" w:rsidRDefault="00D708FE" w:rsidP="00D708FE">
            <w:pPr>
              <w:pStyle w:val="XML1"/>
              <w:rPr>
                <w:ins w:id="4830" w:author="Thomas Dietz" w:date="2012-08-08T16:18:00Z"/>
              </w:rPr>
            </w:pPr>
            <w:ins w:id="4831" w:author="Thomas Dietz" w:date="2012-08-08T16:18:00Z">
              <w:r>
                <w:t xml:space="preserve">          &lt;xs:documentation&gt;</w:t>
              </w:r>
            </w:ins>
          </w:p>
          <w:p w14:paraId="03562D99" w14:textId="77777777" w:rsidR="00D708FE" w:rsidRDefault="00D708FE" w:rsidP="00D708FE">
            <w:pPr>
              <w:pStyle w:val="XML1"/>
              <w:rPr>
                <w:ins w:id="4832" w:author="Thomas Dietz" w:date="2012-08-08T16:18:00Z"/>
              </w:rPr>
            </w:pPr>
            <w:ins w:id="4833" w:author="Thomas Dietz" w:date="2012-08-08T16:18:00Z">
              <w:r>
                <w:t xml:space="preserve">            An X.509 certificate in DER format base64</w:t>
              </w:r>
            </w:ins>
          </w:p>
          <w:p w14:paraId="1C1FFDCF" w14:textId="77777777" w:rsidR="00D708FE" w:rsidRDefault="00D708FE" w:rsidP="00D708FE">
            <w:pPr>
              <w:pStyle w:val="XML1"/>
              <w:rPr>
                <w:ins w:id="4834" w:author="Thomas Dietz" w:date="2012-08-08T16:18:00Z"/>
              </w:rPr>
            </w:pPr>
            <w:ins w:id="4835" w:author="Thomas Dietz" w:date="2012-08-08T16:18:00Z">
              <w:r>
                <w:t xml:space="preserve">            </w:t>
              </w:r>
              <w:proofErr w:type="gramStart"/>
              <w:r>
                <w:t>encoded</w:t>
              </w:r>
              <w:proofErr w:type="gramEnd"/>
              <w:r>
                <w:t>.</w:t>
              </w:r>
            </w:ins>
          </w:p>
          <w:p w14:paraId="12589CA8" w14:textId="77777777" w:rsidR="00D708FE" w:rsidRDefault="00D708FE" w:rsidP="00D708FE">
            <w:pPr>
              <w:pStyle w:val="XML1"/>
              <w:rPr>
                <w:ins w:id="4836" w:author="Thomas Dietz" w:date="2012-08-08T16:18:00Z"/>
              </w:rPr>
            </w:pPr>
          </w:p>
          <w:p w14:paraId="6C7EA42F" w14:textId="77777777" w:rsidR="00D708FE" w:rsidRDefault="00D708FE" w:rsidP="00D708FE">
            <w:pPr>
              <w:pStyle w:val="XML1"/>
              <w:rPr>
                <w:ins w:id="4837" w:author="Thomas Dietz" w:date="2012-08-08T16:18:00Z"/>
              </w:rPr>
            </w:pPr>
            <w:ins w:id="4838" w:author="Thomas Dietz" w:date="2012-08-08T16:18:00Z">
              <w:r>
                <w:t xml:space="preserve">            This element MUST be present in the NETCONF data store.</w:t>
              </w:r>
            </w:ins>
          </w:p>
          <w:p w14:paraId="516D8008" w14:textId="77777777" w:rsidR="00D708FE" w:rsidRDefault="00D708FE" w:rsidP="00D708FE">
            <w:pPr>
              <w:pStyle w:val="XML1"/>
              <w:rPr>
                <w:ins w:id="4839" w:author="Thomas Dietz" w:date="2012-08-08T16:18:00Z"/>
              </w:rPr>
            </w:pPr>
            <w:ins w:id="4840" w:author="Thomas Dietz" w:date="2012-08-08T16:18:00Z">
              <w:r>
                <w:t xml:space="preserve">            If this element is not present in a NETCONF &amp;lt;edit-config&amp;gt;</w:t>
              </w:r>
            </w:ins>
          </w:p>
          <w:p w14:paraId="70D58E64" w14:textId="77777777" w:rsidR="00D708FE" w:rsidRDefault="00D708FE" w:rsidP="00D708FE">
            <w:pPr>
              <w:pStyle w:val="XML1"/>
              <w:rPr>
                <w:ins w:id="4841" w:author="Thomas Dietz" w:date="2012-08-08T16:18:00Z"/>
              </w:rPr>
            </w:pPr>
            <w:ins w:id="4842" w:author="Thomas Dietz" w:date="2012-08-08T16:18:00Z">
              <w:r>
                <w:t xml:space="preserve">            operation 'create', 'merge' or 'replace' and the parent</w:t>
              </w:r>
            </w:ins>
          </w:p>
          <w:p w14:paraId="4BC48A37" w14:textId="77777777" w:rsidR="00D708FE" w:rsidRDefault="00D708FE" w:rsidP="00D708FE">
            <w:pPr>
              <w:pStyle w:val="XML1"/>
              <w:rPr>
                <w:ins w:id="4843" w:author="Thomas Dietz" w:date="2012-08-08T16:18:00Z"/>
              </w:rPr>
            </w:pPr>
            <w:ins w:id="4844" w:author="Thomas Dietz" w:date="2012-08-08T16:18:00Z">
              <w:r>
                <w:t xml:space="preserve">            element does not exist, a 'data-missing' error is</w:t>
              </w:r>
            </w:ins>
          </w:p>
          <w:p w14:paraId="4DF72B6F" w14:textId="77777777" w:rsidR="00D708FE" w:rsidRDefault="00D708FE" w:rsidP="00D708FE">
            <w:pPr>
              <w:pStyle w:val="XML1"/>
              <w:rPr>
                <w:ins w:id="4845" w:author="Thomas Dietz" w:date="2012-08-08T16:18:00Z"/>
              </w:rPr>
            </w:pPr>
            <w:ins w:id="4846" w:author="Thomas Dietz" w:date="2012-08-08T16:18:00Z">
              <w:r>
                <w:t xml:space="preserve">            </w:t>
              </w:r>
              <w:proofErr w:type="gramStart"/>
              <w:r>
                <w:t>returned</w:t>
              </w:r>
              <w:proofErr w:type="gramEnd"/>
              <w:r>
                <w:t>.</w:t>
              </w:r>
            </w:ins>
          </w:p>
          <w:p w14:paraId="1E4A17CB" w14:textId="77777777" w:rsidR="00D708FE" w:rsidRDefault="00D708FE" w:rsidP="00D708FE">
            <w:pPr>
              <w:pStyle w:val="XML1"/>
              <w:rPr>
                <w:ins w:id="4847" w:author="Thomas Dietz" w:date="2012-08-08T16:18:00Z"/>
              </w:rPr>
            </w:pPr>
            <w:ins w:id="4848" w:author="Thomas Dietz" w:date="2012-08-08T16:18:00Z">
              <w:r>
                <w:t xml:space="preserve">          &lt;/xs:documentation&gt;</w:t>
              </w:r>
            </w:ins>
          </w:p>
          <w:p w14:paraId="1B7F91C0" w14:textId="77777777" w:rsidR="00D708FE" w:rsidRDefault="00D708FE" w:rsidP="00D708FE">
            <w:pPr>
              <w:pStyle w:val="XML1"/>
              <w:rPr>
                <w:ins w:id="4849" w:author="Thomas Dietz" w:date="2012-08-08T16:18:00Z"/>
              </w:rPr>
            </w:pPr>
            <w:ins w:id="4850" w:author="Thomas Dietz" w:date="2012-08-08T16:18:00Z">
              <w:r>
                <w:t xml:space="preserve">        &lt;/xs:annotation&gt;</w:t>
              </w:r>
            </w:ins>
          </w:p>
          <w:p w14:paraId="080745C6" w14:textId="77777777" w:rsidR="00D708FE" w:rsidRDefault="00D708FE" w:rsidP="00D708FE">
            <w:pPr>
              <w:pStyle w:val="XML1"/>
              <w:rPr>
                <w:ins w:id="4851" w:author="Thomas Dietz" w:date="2012-08-08T16:18:00Z"/>
              </w:rPr>
            </w:pPr>
            <w:ins w:id="4852" w:author="Thomas Dietz" w:date="2012-08-08T16:18:00Z">
              <w:r>
                <w:t xml:space="preserve">      &lt;/xs:element&gt;</w:t>
              </w:r>
            </w:ins>
          </w:p>
          <w:p w14:paraId="1A0C7A4C" w14:textId="77777777" w:rsidR="00D708FE" w:rsidRDefault="00D708FE" w:rsidP="00D708FE">
            <w:pPr>
              <w:pStyle w:val="XML1"/>
              <w:rPr>
                <w:ins w:id="4853" w:author="Thomas Dietz" w:date="2012-08-08T16:18:00Z"/>
              </w:rPr>
            </w:pPr>
            <w:ins w:id="4854" w:author="Thomas Dietz" w:date="2012-08-08T16:18:00Z">
              <w:r>
                <w:t xml:space="preserve">    &lt;/xs:sequence&gt;</w:t>
              </w:r>
            </w:ins>
          </w:p>
          <w:p w14:paraId="6BBC8661" w14:textId="77777777" w:rsidR="00D708FE" w:rsidRDefault="00D708FE" w:rsidP="00D708FE">
            <w:pPr>
              <w:pStyle w:val="XML1"/>
              <w:rPr>
                <w:ins w:id="4855" w:author="Thomas Dietz" w:date="2012-08-08T16:18:00Z"/>
              </w:rPr>
            </w:pPr>
            <w:ins w:id="4856" w:author="Thomas Dietz" w:date="2012-08-08T16:18:00Z">
              <w:r>
                <w:t xml:space="preserve">  &lt;/xs:group&gt;</w:t>
              </w:r>
            </w:ins>
          </w:p>
          <w:p w14:paraId="3A7C3019" w14:textId="77777777" w:rsidR="00D708FE" w:rsidRDefault="00D708FE" w:rsidP="00D708FE">
            <w:pPr>
              <w:pStyle w:val="XML1"/>
              <w:rPr>
                <w:ins w:id="4857" w:author="Thomas Dietz" w:date="2012-08-08T16:18:00Z"/>
              </w:rPr>
            </w:pPr>
          </w:p>
          <w:p w14:paraId="494E0879" w14:textId="77777777" w:rsidR="00D708FE" w:rsidRDefault="00D708FE" w:rsidP="00D708FE">
            <w:pPr>
              <w:pStyle w:val="XML1"/>
              <w:rPr>
                <w:ins w:id="4858" w:author="Thomas Dietz" w:date="2012-08-08T16:18:00Z"/>
              </w:rPr>
            </w:pPr>
            <w:ins w:id="4859" w:author="Thomas Dietz" w:date="2012-08-08T16:18:00Z">
              <w:r>
                <w:t xml:space="preserve">  &lt;xs:group name="OFConfigurationPointType"&gt;</w:t>
              </w:r>
            </w:ins>
          </w:p>
          <w:p w14:paraId="51A7D82E" w14:textId="77777777" w:rsidR="00D708FE" w:rsidRDefault="00D708FE" w:rsidP="00D708FE">
            <w:pPr>
              <w:pStyle w:val="XML1"/>
              <w:rPr>
                <w:ins w:id="4860" w:author="Thomas Dietz" w:date="2012-08-08T16:18:00Z"/>
              </w:rPr>
            </w:pPr>
            <w:ins w:id="4861" w:author="Thomas Dietz" w:date="2012-08-08T16:18:00Z">
              <w:r>
                <w:t xml:space="preserve">    &lt;xs:annotation&gt;</w:t>
              </w:r>
            </w:ins>
          </w:p>
          <w:p w14:paraId="2F1D4ED4" w14:textId="77777777" w:rsidR="00D708FE" w:rsidRDefault="00D708FE" w:rsidP="00D708FE">
            <w:pPr>
              <w:pStyle w:val="XML1"/>
              <w:rPr>
                <w:ins w:id="4862" w:author="Thomas Dietz" w:date="2012-08-08T16:18:00Z"/>
              </w:rPr>
            </w:pPr>
            <w:ins w:id="4863" w:author="Thomas Dietz" w:date="2012-08-08T16:18:00Z">
              <w:r>
                <w:t xml:space="preserve">      &lt;xs:documentation&gt;</w:t>
              </w:r>
            </w:ins>
          </w:p>
          <w:p w14:paraId="1265E6FF" w14:textId="77777777" w:rsidR="00D708FE" w:rsidRDefault="00D708FE" w:rsidP="00D708FE">
            <w:pPr>
              <w:pStyle w:val="XML1"/>
              <w:rPr>
                <w:ins w:id="4864" w:author="Thomas Dietz" w:date="2012-08-08T16:18:00Z"/>
              </w:rPr>
            </w:pPr>
            <w:ins w:id="4865" w:author="Thomas Dietz" w:date="2012-08-08T16:18:00Z">
              <w:r>
                <w:t xml:space="preserve">        Representation of an OpenFlow Configuration Point.</w:t>
              </w:r>
            </w:ins>
          </w:p>
          <w:p w14:paraId="6A5B7F27" w14:textId="77777777" w:rsidR="00D708FE" w:rsidRDefault="00D708FE" w:rsidP="00D708FE">
            <w:pPr>
              <w:pStyle w:val="XML1"/>
              <w:rPr>
                <w:ins w:id="4866" w:author="Thomas Dietz" w:date="2012-08-08T16:18:00Z"/>
              </w:rPr>
            </w:pPr>
            <w:ins w:id="4867" w:author="Thomas Dietz" w:date="2012-08-08T16:18:00Z">
              <w:r>
                <w:t xml:space="preserve">        Instances of the Configuration Point class SHOULD be stored </w:t>
              </w:r>
            </w:ins>
          </w:p>
          <w:p w14:paraId="5329F60D" w14:textId="77777777" w:rsidR="00D708FE" w:rsidRDefault="00D708FE" w:rsidP="00D708FE">
            <w:pPr>
              <w:pStyle w:val="XML1"/>
              <w:rPr>
                <w:ins w:id="4868" w:author="Thomas Dietz" w:date="2012-08-08T16:18:00Z"/>
              </w:rPr>
            </w:pPr>
            <w:ins w:id="4869" w:author="Thomas Dietz" w:date="2012-08-08T16:18:00Z">
              <w:r>
                <w:t xml:space="preserve">        </w:t>
              </w:r>
              <w:proofErr w:type="gramStart"/>
              <w:r>
                <w:t>persistently</w:t>
              </w:r>
              <w:proofErr w:type="gramEnd"/>
              <w:r>
                <w:t xml:space="preserve"> across reboots of the OpenFlow Capable Switch.</w:t>
              </w:r>
            </w:ins>
          </w:p>
          <w:p w14:paraId="0BD1265F" w14:textId="77777777" w:rsidR="00D708FE" w:rsidRDefault="00D708FE" w:rsidP="00D708FE">
            <w:pPr>
              <w:pStyle w:val="XML1"/>
              <w:rPr>
                <w:ins w:id="4870" w:author="Thomas Dietz" w:date="2012-08-08T16:18:00Z"/>
              </w:rPr>
            </w:pPr>
            <w:ins w:id="4871" w:author="Thomas Dietz" w:date="2012-08-08T16:18:00Z">
              <w:r>
                <w:t xml:space="preserve">            </w:t>
              </w:r>
            </w:ins>
          </w:p>
          <w:p w14:paraId="71B9AF39" w14:textId="77777777" w:rsidR="00D708FE" w:rsidRDefault="00D708FE" w:rsidP="00D708FE">
            <w:pPr>
              <w:pStyle w:val="XML1"/>
              <w:rPr>
                <w:ins w:id="4872" w:author="Thomas Dietz" w:date="2012-08-08T16:18:00Z"/>
              </w:rPr>
            </w:pPr>
            <w:ins w:id="4873" w:author="Thomas Dietz" w:date="2012-08-08T16:18:00Z">
              <w:r>
                <w:t xml:space="preserve">        When a connection is established between an OpenFlow Capable </w:t>
              </w:r>
            </w:ins>
          </w:p>
          <w:p w14:paraId="7B841E0E" w14:textId="77777777" w:rsidR="00D708FE" w:rsidRDefault="00D708FE" w:rsidP="00D708FE">
            <w:pPr>
              <w:pStyle w:val="XML1"/>
              <w:rPr>
                <w:ins w:id="4874" w:author="Thomas Dietz" w:date="2012-08-08T16:18:00Z"/>
              </w:rPr>
            </w:pPr>
            <w:ins w:id="4875" w:author="Thomas Dietz" w:date="2012-08-08T16:18:00Z">
              <w:r>
                <w:t xml:space="preserve">        Switch and a Configuration Point the switch  MUST store the </w:t>
              </w:r>
            </w:ins>
          </w:p>
          <w:p w14:paraId="16820523" w14:textId="77777777" w:rsidR="00D708FE" w:rsidRDefault="00D708FE" w:rsidP="00D708FE">
            <w:pPr>
              <w:pStyle w:val="XML1"/>
              <w:rPr>
                <w:ins w:id="4876" w:author="Thomas Dietz" w:date="2012-08-08T16:18:00Z"/>
              </w:rPr>
            </w:pPr>
            <w:ins w:id="4877" w:author="Thomas Dietz" w:date="2012-08-08T16:18:00Z">
              <w:r>
                <w:t xml:space="preserve">        connection information in an instance of the Configuration </w:t>
              </w:r>
            </w:ins>
          </w:p>
          <w:p w14:paraId="150BC18C" w14:textId="77777777" w:rsidR="00D708FE" w:rsidRDefault="00D708FE" w:rsidP="00D708FE">
            <w:pPr>
              <w:pStyle w:val="XML1"/>
              <w:rPr>
                <w:ins w:id="4878" w:author="Thomas Dietz" w:date="2012-08-08T16:18:00Z"/>
              </w:rPr>
            </w:pPr>
            <w:ins w:id="4879" w:author="Thomas Dietz" w:date="2012-08-08T16:18:00Z">
              <w:r>
                <w:t xml:space="preserve">        Point class. If such an instance does not exist, the OpenFlow</w:t>
              </w:r>
            </w:ins>
          </w:p>
          <w:p w14:paraId="7F0CC350" w14:textId="77777777" w:rsidR="00D708FE" w:rsidRDefault="00D708FE" w:rsidP="00D708FE">
            <w:pPr>
              <w:pStyle w:val="XML1"/>
              <w:rPr>
                <w:ins w:id="4880" w:author="Thomas Dietz" w:date="2012-08-08T16:18:00Z"/>
              </w:rPr>
            </w:pPr>
            <w:ins w:id="4881" w:author="Thomas Dietz" w:date="2012-08-08T16:18:00Z">
              <w:r>
                <w:t xml:space="preserve">        Capable Switch MUST create an instance where it then stores </w:t>
              </w:r>
            </w:ins>
          </w:p>
          <w:p w14:paraId="27ADE1C1" w14:textId="77777777" w:rsidR="00D708FE" w:rsidRDefault="00D708FE" w:rsidP="00D708FE">
            <w:pPr>
              <w:pStyle w:val="XML1"/>
              <w:rPr>
                <w:ins w:id="4882" w:author="Thomas Dietz" w:date="2012-08-08T16:18:00Z"/>
              </w:rPr>
            </w:pPr>
            <w:ins w:id="4883" w:author="Thomas Dietz" w:date="2012-08-08T16:18:00Z">
              <w:r>
                <w:t xml:space="preserve">        </w:t>
              </w:r>
              <w:proofErr w:type="gramStart"/>
              <w:r>
                <w:t>the</w:t>
              </w:r>
              <w:proofErr w:type="gramEnd"/>
              <w:r>
                <w:t xml:space="preserve"> connection information.</w:t>
              </w:r>
            </w:ins>
          </w:p>
          <w:p w14:paraId="54BA6F2C" w14:textId="77777777" w:rsidR="00D708FE" w:rsidRDefault="00D708FE" w:rsidP="00D708FE">
            <w:pPr>
              <w:pStyle w:val="XML1"/>
              <w:rPr>
                <w:ins w:id="4884" w:author="Thomas Dietz" w:date="2012-08-08T16:18:00Z"/>
              </w:rPr>
            </w:pPr>
            <w:ins w:id="4885" w:author="Thomas Dietz" w:date="2012-08-08T16:18:00Z">
              <w:r>
                <w:t xml:space="preserve">            </w:t>
              </w:r>
            </w:ins>
          </w:p>
          <w:p w14:paraId="0F47BE75" w14:textId="77777777" w:rsidR="00D708FE" w:rsidRDefault="00D708FE" w:rsidP="00D708FE">
            <w:pPr>
              <w:pStyle w:val="XML1"/>
              <w:rPr>
                <w:ins w:id="4886" w:author="Thomas Dietz" w:date="2012-08-08T16:18:00Z"/>
              </w:rPr>
            </w:pPr>
            <w:ins w:id="4887" w:author="Thomas Dietz" w:date="2012-08-08T16:18:00Z">
              <w:r>
                <w:t xml:space="preserve">        An OpenFlow Capable Switch that cannot initiate a connection </w:t>
              </w:r>
            </w:ins>
          </w:p>
          <w:p w14:paraId="4E624F51" w14:textId="77777777" w:rsidR="00D708FE" w:rsidRDefault="00D708FE" w:rsidP="00D708FE">
            <w:pPr>
              <w:pStyle w:val="XML1"/>
              <w:rPr>
                <w:ins w:id="4888" w:author="Thomas Dietz" w:date="2012-08-08T16:18:00Z"/>
              </w:rPr>
            </w:pPr>
            <w:ins w:id="4889" w:author="Thomas Dietz" w:date="2012-08-08T16:18:00Z">
              <w:r>
                <w:t xml:space="preserve">        to a configuration point does not have to implement the </w:t>
              </w:r>
            </w:ins>
          </w:p>
          <w:p w14:paraId="2C89B4D6" w14:textId="77777777" w:rsidR="00D708FE" w:rsidRDefault="00D708FE" w:rsidP="00D708FE">
            <w:pPr>
              <w:pStyle w:val="XML1"/>
              <w:rPr>
                <w:ins w:id="4890" w:author="Thomas Dietz" w:date="2012-08-08T16:18:00Z"/>
              </w:rPr>
            </w:pPr>
            <w:ins w:id="4891" w:author="Thomas Dietz" w:date="2012-08-08T16:18:00Z">
              <w:r>
                <w:t xml:space="preserve">        Configuration Point class. It SHOULD block attempts to write</w:t>
              </w:r>
            </w:ins>
          </w:p>
          <w:p w14:paraId="39EB4A7D" w14:textId="77777777" w:rsidR="00D708FE" w:rsidRDefault="00D708FE" w:rsidP="00D708FE">
            <w:pPr>
              <w:pStyle w:val="XML1"/>
              <w:rPr>
                <w:ins w:id="4892" w:author="Thomas Dietz" w:date="2012-08-08T16:18:00Z"/>
              </w:rPr>
            </w:pPr>
            <w:ins w:id="4893" w:author="Thomas Dietz" w:date="2012-08-08T16:18:00Z">
              <w:r>
                <w:t xml:space="preserve">        to instances of the Configuration Point class with NETCONF </w:t>
              </w:r>
            </w:ins>
          </w:p>
          <w:p w14:paraId="12956199" w14:textId="77777777" w:rsidR="00D708FE" w:rsidRDefault="00D708FE" w:rsidP="00D708FE">
            <w:pPr>
              <w:pStyle w:val="XML1"/>
              <w:rPr>
                <w:ins w:id="4894" w:author="Thomas Dietz" w:date="2012-08-08T16:18:00Z"/>
              </w:rPr>
            </w:pPr>
            <w:ins w:id="4895" w:author="Thomas Dietz" w:date="2012-08-08T16:18:00Z">
              <w:r>
                <w:t xml:space="preserve">        &amp;lt</w:t>
              </w:r>
              <w:proofErr w:type="gramStart"/>
              <w:r>
                <w:t>;edit</w:t>
              </w:r>
              <w:proofErr w:type="gramEnd"/>
              <w:r>
                <w:t>-config&amp;gt; operations.</w:t>
              </w:r>
            </w:ins>
          </w:p>
          <w:p w14:paraId="07CDE94D" w14:textId="77777777" w:rsidR="00D708FE" w:rsidRDefault="00D708FE" w:rsidP="00D708FE">
            <w:pPr>
              <w:pStyle w:val="XML1"/>
              <w:rPr>
                <w:ins w:id="4896" w:author="Thomas Dietz" w:date="2012-08-08T16:18:00Z"/>
              </w:rPr>
            </w:pPr>
          </w:p>
          <w:p w14:paraId="017BE3BA" w14:textId="77777777" w:rsidR="00D708FE" w:rsidRDefault="00D708FE" w:rsidP="00D708FE">
            <w:pPr>
              <w:pStyle w:val="XML1"/>
              <w:rPr>
                <w:ins w:id="4897" w:author="Thomas Dietz" w:date="2012-08-08T16:18:00Z"/>
              </w:rPr>
            </w:pPr>
            <w:ins w:id="4898" w:author="Thomas Dietz" w:date="2012-08-08T16:18:00Z">
              <w:r>
                <w:t xml:space="preserve">        NETCONF &amp;lt;edit-config&amp;gt; operations MUST be implemented as </w:t>
              </w:r>
            </w:ins>
          </w:p>
          <w:p w14:paraId="08DC0541" w14:textId="77777777" w:rsidR="00D708FE" w:rsidRDefault="00D708FE" w:rsidP="00D708FE">
            <w:pPr>
              <w:pStyle w:val="XML1"/>
              <w:rPr>
                <w:ins w:id="4899" w:author="Thomas Dietz" w:date="2012-08-08T16:18:00Z"/>
              </w:rPr>
            </w:pPr>
            <w:ins w:id="4900" w:author="Thomas Dietz" w:date="2012-08-08T16:18:00Z">
              <w:r>
                <w:t xml:space="preserve">        follows: </w:t>
              </w:r>
            </w:ins>
          </w:p>
          <w:p w14:paraId="7BC2484E" w14:textId="77777777" w:rsidR="00D708FE" w:rsidRDefault="00D708FE" w:rsidP="00D708FE">
            <w:pPr>
              <w:pStyle w:val="XML1"/>
              <w:rPr>
                <w:ins w:id="4901" w:author="Thomas Dietz" w:date="2012-08-08T16:18:00Z"/>
              </w:rPr>
            </w:pPr>
          </w:p>
          <w:p w14:paraId="675CDECB" w14:textId="77777777" w:rsidR="00D708FE" w:rsidRDefault="00D708FE" w:rsidP="00D708FE">
            <w:pPr>
              <w:pStyle w:val="XML1"/>
              <w:rPr>
                <w:ins w:id="4902" w:author="Thomas Dietz" w:date="2012-08-08T16:18:00Z"/>
              </w:rPr>
            </w:pPr>
            <w:ins w:id="4903" w:author="Thomas Dietz" w:date="2012-08-08T16:18:00Z">
              <w:r>
                <w:t xml:space="preserve">        * The 'id' element MUST be present at all &amp;lt;edit-config&amp;gt;</w:t>
              </w:r>
            </w:ins>
          </w:p>
          <w:p w14:paraId="70DBFCF7" w14:textId="77777777" w:rsidR="00D708FE" w:rsidRDefault="00D708FE" w:rsidP="00D708FE">
            <w:pPr>
              <w:pStyle w:val="XML1"/>
              <w:rPr>
                <w:ins w:id="4904" w:author="Thomas Dietz" w:date="2012-08-08T16:18:00Z"/>
              </w:rPr>
            </w:pPr>
            <w:ins w:id="4905" w:author="Thomas Dietz" w:date="2012-08-08T16:18:00Z">
              <w:r>
                <w:t xml:space="preserve">        </w:t>
              </w:r>
              <w:proofErr w:type="gramStart"/>
              <w:r>
                <w:t>operations</w:t>
              </w:r>
              <w:proofErr w:type="gramEnd"/>
              <w:r>
                <w:t xml:space="preserve"> to identify the configuration point.</w:t>
              </w:r>
            </w:ins>
          </w:p>
          <w:p w14:paraId="42848D29" w14:textId="77777777" w:rsidR="00D708FE" w:rsidRDefault="00D708FE" w:rsidP="00D708FE">
            <w:pPr>
              <w:pStyle w:val="XML1"/>
              <w:rPr>
                <w:ins w:id="4906" w:author="Thomas Dietz" w:date="2012-08-08T16:18:00Z"/>
              </w:rPr>
            </w:pPr>
            <w:ins w:id="4907" w:author="Thomas Dietz" w:date="2012-08-08T16:18:00Z">
              <w:r>
                <w:t xml:space="preserve">        * If the operation is 'merge' or 'replace', the element is</w:t>
              </w:r>
            </w:ins>
          </w:p>
          <w:p w14:paraId="72283A47" w14:textId="77777777" w:rsidR="00D708FE" w:rsidRDefault="00D708FE" w:rsidP="00D708FE">
            <w:pPr>
              <w:pStyle w:val="XML1"/>
              <w:rPr>
                <w:ins w:id="4908" w:author="Thomas Dietz" w:date="2012-08-08T16:18:00Z"/>
              </w:rPr>
            </w:pPr>
            <w:ins w:id="4909" w:author="Thomas Dietz" w:date="2012-08-08T16:18:00Z">
              <w:r>
                <w:t xml:space="preserve">        created if it does not exist, and its value is set to the</w:t>
              </w:r>
            </w:ins>
          </w:p>
          <w:p w14:paraId="0C50B493" w14:textId="77777777" w:rsidR="00D708FE" w:rsidRDefault="00D708FE" w:rsidP="00D708FE">
            <w:pPr>
              <w:pStyle w:val="XML1"/>
              <w:rPr>
                <w:ins w:id="4910" w:author="Thomas Dietz" w:date="2012-08-08T16:18:00Z"/>
              </w:rPr>
            </w:pPr>
            <w:ins w:id="4911" w:author="Thomas Dietz" w:date="2012-08-08T16:18:00Z">
              <w:r>
                <w:t xml:space="preserve">        </w:t>
              </w:r>
              <w:proofErr w:type="gramStart"/>
              <w:r>
                <w:t>value</w:t>
              </w:r>
              <w:proofErr w:type="gramEnd"/>
              <w:r>
                <w:t xml:space="preserve"> found in the XML RPC data.</w:t>
              </w:r>
            </w:ins>
          </w:p>
          <w:p w14:paraId="0F2C2BC5" w14:textId="77777777" w:rsidR="00D708FE" w:rsidRDefault="00D708FE" w:rsidP="00D708FE">
            <w:pPr>
              <w:pStyle w:val="XML1"/>
              <w:rPr>
                <w:ins w:id="4912" w:author="Thomas Dietz" w:date="2012-08-08T16:18:00Z"/>
              </w:rPr>
            </w:pPr>
            <w:ins w:id="4913" w:author="Thomas Dietz" w:date="2012-08-08T16:18:00Z">
              <w:r>
                <w:t xml:space="preserve">        * If the operation is 'create', the element is created if it</w:t>
              </w:r>
            </w:ins>
          </w:p>
          <w:p w14:paraId="2C97D92B" w14:textId="77777777" w:rsidR="00D708FE" w:rsidRDefault="00D708FE" w:rsidP="00D708FE">
            <w:pPr>
              <w:pStyle w:val="XML1"/>
              <w:rPr>
                <w:ins w:id="4914" w:author="Thomas Dietz" w:date="2012-08-08T16:18:00Z"/>
              </w:rPr>
            </w:pPr>
            <w:ins w:id="4915" w:author="Thomas Dietz" w:date="2012-08-08T16:18:00Z">
              <w:r>
                <w:t xml:space="preserve">        </w:t>
              </w:r>
              <w:proofErr w:type="gramStart"/>
              <w:r>
                <w:t>does</w:t>
              </w:r>
              <w:proofErr w:type="gramEnd"/>
              <w:r>
                <w:t xml:space="preserve"> not exist. If the element already exists, a</w:t>
              </w:r>
            </w:ins>
          </w:p>
          <w:p w14:paraId="58730DBA" w14:textId="77777777" w:rsidR="00D708FE" w:rsidRDefault="00D708FE" w:rsidP="00D708FE">
            <w:pPr>
              <w:pStyle w:val="XML1"/>
              <w:rPr>
                <w:ins w:id="4916" w:author="Thomas Dietz" w:date="2012-08-08T16:18:00Z"/>
              </w:rPr>
            </w:pPr>
            <w:ins w:id="4917" w:author="Thomas Dietz" w:date="2012-08-08T16:18:00Z">
              <w:r>
                <w:t xml:space="preserve">        'data</w:t>
              </w:r>
              <w:r>
                <w:rPr>
                  <w:rFonts w:ascii="MS Mincho" w:eastAsia="MS Mincho" w:hAnsi="MS Mincho" w:cs="MS Mincho" w:hint="eastAsia"/>
                </w:rPr>
                <w:t>‑</w:t>
              </w:r>
              <w:r>
                <w:t>exists' error is returned.</w:t>
              </w:r>
            </w:ins>
          </w:p>
          <w:p w14:paraId="50E280DF" w14:textId="77777777" w:rsidR="00D708FE" w:rsidRDefault="00D708FE" w:rsidP="00D708FE">
            <w:pPr>
              <w:pStyle w:val="XML1"/>
              <w:rPr>
                <w:ins w:id="4918" w:author="Thomas Dietz" w:date="2012-08-08T16:18:00Z"/>
              </w:rPr>
            </w:pPr>
            <w:ins w:id="4919" w:author="Thomas Dietz" w:date="2012-08-08T16:18:00Z">
              <w:r>
                <w:t xml:space="preserve">        * If the operation is 'delete', the element is deleted if it</w:t>
              </w:r>
            </w:ins>
          </w:p>
          <w:p w14:paraId="1C76BEDC" w14:textId="77777777" w:rsidR="00D708FE" w:rsidRDefault="00D708FE" w:rsidP="00D708FE">
            <w:pPr>
              <w:pStyle w:val="XML1"/>
              <w:rPr>
                <w:ins w:id="4920" w:author="Thomas Dietz" w:date="2012-08-08T16:18:00Z"/>
              </w:rPr>
            </w:pPr>
            <w:ins w:id="4921" w:author="Thomas Dietz" w:date="2012-08-08T16:18:00Z">
              <w:r>
                <w:t xml:space="preserve">        </w:t>
              </w:r>
              <w:proofErr w:type="gramStart"/>
              <w:r>
                <w:t>exists</w:t>
              </w:r>
              <w:proofErr w:type="gramEnd"/>
              <w:r>
                <w:t>. If the element does not exist, a 'data</w:t>
              </w:r>
              <w:r>
                <w:rPr>
                  <w:rFonts w:ascii="MS Mincho" w:eastAsia="MS Mincho" w:hAnsi="MS Mincho" w:cs="MS Mincho" w:hint="eastAsia"/>
                </w:rPr>
                <w:t>‑</w:t>
              </w:r>
              <w:r>
                <w:t>missing'</w:t>
              </w:r>
            </w:ins>
          </w:p>
          <w:p w14:paraId="1284BB37" w14:textId="77777777" w:rsidR="00D708FE" w:rsidRDefault="00D708FE" w:rsidP="00D708FE">
            <w:pPr>
              <w:pStyle w:val="XML1"/>
              <w:rPr>
                <w:ins w:id="4922" w:author="Thomas Dietz" w:date="2012-08-08T16:18:00Z"/>
              </w:rPr>
            </w:pPr>
            <w:ins w:id="4923" w:author="Thomas Dietz" w:date="2012-08-08T16:18:00Z">
              <w:r>
                <w:t xml:space="preserve">        </w:t>
              </w:r>
              <w:proofErr w:type="gramStart"/>
              <w:r>
                <w:t>error</w:t>
              </w:r>
              <w:proofErr w:type="gramEnd"/>
              <w:r>
                <w:t xml:space="preserve"> is returned.</w:t>
              </w:r>
            </w:ins>
          </w:p>
          <w:p w14:paraId="090EF6CA" w14:textId="77777777" w:rsidR="00D708FE" w:rsidRDefault="00D708FE" w:rsidP="00D708FE">
            <w:pPr>
              <w:pStyle w:val="XML1"/>
              <w:rPr>
                <w:ins w:id="4924" w:author="Thomas Dietz" w:date="2012-08-08T16:18:00Z"/>
              </w:rPr>
            </w:pPr>
            <w:ins w:id="4925" w:author="Thomas Dietz" w:date="2012-08-08T16:18:00Z">
              <w:r>
                <w:t xml:space="preserve">      &lt;/xs:documentation&gt;</w:t>
              </w:r>
            </w:ins>
          </w:p>
          <w:p w14:paraId="1E1E53A4" w14:textId="77777777" w:rsidR="00D708FE" w:rsidRDefault="00D708FE" w:rsidP="00D708FE">
            <w:pPr>
              <w:pStyle w:val="XML1"/>
              <w:rPr>
                <w:ins w:id="4926" w:author="Thomas Dietz" w:date="2012-08-08T16:18:00Z"/>
              </w:rPr>
            </w:pPr>
            <w:ins w:id="4927" w:author="Thomas Dietz" w:date="2012-08-08T16:18:00Z">
              <w:r>
                <w:t xml:space="preserve">    &lt;/xs:annotation&gt;</w:t>
              </w:r>
            </w:ins>
          </w:p>
          <w:p w14:paraId="0C7B6D28" w14:textId="77777777" w:rsidR="00D708FE" w:rsidRDefault="00D708FE" w:rsidP="00D708FE">
            <w:pPr>
              <w:pStyle w:val="XML1"/>
              <w:rPr>
                <w:ins w:id="4928" w:author="Thomas Dietz" w:date="2012-08-08T16:18:00Z"/>
              </w:rPr>
            </w:pPr>
          </w:p>
          <w:p w14:paraId="7617624F" w14:textId="77777777" w:rsidR="00D708FE" w:rsidRDefault="00D708FE" w:rsidP="00D708FE">
            <w:pPr>
              <w:pStyle w:val="XML1"/>
              <w:rPr>
                <w:ins w:id="4929" w:author="Thomas Dietz" w:date="2012-08-08T16:18:00Z"/>
              </w:rPr>
            </w:pPr>
            <w:ins w:id="4930" w:author="Thomas Dietz" w:date="2012-08-08T16:18:00Z">
              <w:r>
                <w:t xml:space="preserve">    &lt;xs:sequence&gt;</w:t>
              </w:r>
            </w:ins>
          </w:p>
          <w:p w14:paraId="7A23552D" w14:textId="77777777" w:rsidR="00D708FE" w:rsidRDefault="00D708FE" w:rsidP="00D708FE">
            <w:pPr>
              <w:pStyle w:val="XML1"/>
              <w:rPr>
                <w:ins w:id="4931" w:author="Thomas Dietz" w:date="2012-08-08T16:18:00Z"/>
              </w:rPr>
            </w:pPr>
            <w:ins w:id="4932" w:author="Thomas Dietz" w:date="2012-08-08T16:18:00Z">
              <w:r>
                <w:t xml:space="preserve">      &lt;xs:element name="id"  type="OFConfigId"&gt;</w:t>
              </w:r>
            </w:ins>
          </w:p>
          <w:p w14:paraId="38878F84" w14:textId="77777777" w:rsidR="00D708FE" w:rsidRDefault="00D708FE" w:rsidP="00D708FE">
            <w:pPr>
              <w:pStyle w:val="XML1"/>
              <w:rPr>
                <w:ins w:id="4933" w:author="Thomas Dietz" w:date="2012-08-08T16:18:00Z"/>
              </w:rPr>
            </w:pPr>
            <w:ins w:id="4934" w:author="Thomas Dietz" w:date="2012-08-08T16:18:00Z">
              <w:r>
                <w:lastRenderedPageBreak/>
                <w:t xml:space="preserve">        &lt;xs:annotation&gt;</w:t>
              </w:r>
            </w:ins>
          </w:p>
          <w:p w14:paraId="439991A5" w14:textId="77777777" w:rsidR="00D708FE" w:rsidRDefault="00D708FE" w:rsidP="00D708FE">
            <w:pPr>
              <w:pStyle w:val="XML1"/>
              <w:rPr>
                <w:ins w:id="4935" w:author="Thomas Dietz" w:date="2012-08-08T16:18:00Z"/>
              </w:rPr>
            </w:pPr>
            <w:ins w:id="4936" w:author="Thomas Dietz" w:date="2012-08-08T16:18:00Z">
              <w:r>
                <w:t xml:space="preserve">          &lt;xs:documentation&gt;</w:t>
              </w:r>
            </w:ins>
          </w:p>
          <w:p w14:paraId="757546D9" w14:textId="77777777" w:rsidR="00D708FE" w:rsidRDefault="00D708FE" w:rsidP="00D708FE">
            <w:pPr>
              <w:pStyle w:val="XML1"/>
              <w:rPr>
                <w:ins w:id="4937" w:author="Thomas Dietz" w:date="2012-08-08T16:18:00Z"/>
              </w:rPr>
            </w:pPr>
            <w:ins w:id="4938" w:author="Thomas Dietz" w:date="2012-08-08T16:18:00Z">
              <w:r>
                <w:t xml:space="preserve">            A unique but locally arbitrary identifier that</w:t>
              </w:r>
            </w:ins>
          </w:p>
          <w:p w14:paraId="2F2BDFDB" w14:textId="77777777" w:rsidR="00D708FE" w:rsidRDefault="00D708FE" w:rsidP="00D708FE">
            <w:pPr>
              <w:pStyle w:val="XML1"/>
              <w:rPr>
                <w:ins w:id="4939" w:author="Thomas Dietz" w:date="2012-08-08T16:18:00Z"/>
              </w:rPr>
            </w:pPr>
            <w:ins w:id="4940" w:author="Thomas Dietz" w:date="2012-08-08T16:18:00Z">
              <w:r>
                <w:t xml:space="preserve">            identifies a Configuration Point within the context of an </w:t>
              </w:r>
            </w:ins>
          </w:p>
          <w:p w14:paraId="41379320" w14:textId="77777777" w:rsidR="00D708FE" w:rsidRDefault="00D708FE" w:rsidP="00D708FE">
            <w:pPr>
              <w:pStyle w:val="XML1"/>
              <w:rPr>
                <w:ins w:id="4941" w:author="Thomas Dietz" w:date="2012-08-08T16:18:00Z"/>
              </w:rPr>
            </w:pPr>
            <w:ins w:id="4942" w:author="Thomas Dietz" w:date="2012-08-08T16:18:00Z">
              <w:r>
                <w:t xml:space="preserve">            OpenFlow Capable Switch.</w:t>
              </w:r>
            </w:ins>
          </w:p>
          <w:p w14:paraId="0C13FFCE" w14:textId="77777777" w:rsidR="00D708FE" w:rsidRDefault="00D708FE" w:rsidP="00D708FE">
            <w:pPr>
              <w:pStyle w:val="XML1"/>
              <w:rPr>
                <w:ins w:id="4943" w:author="Thomas Dietz" w:date="2012-08-08T16:18:00Z"/>
              </w:rPr>
            </w:pPr>
          </w:p>
          <w:p w14:paraId="764938C1" w14:textId="77777777" w:rsidR="00D708FE" w:rsidRDefault="00D708FE" w:rsidP="00D708FE">
            <w:pPr>
              <w:pStyle w:val="XML1"/>
              <w:rPr>
                <w:ins w:id="4944" w:author="Thomas Dietz" w:date="2012-08-08T16:18:00Z"/>
              </w:rPr>
            </w:pPr>
            <w:ins w:id="4945" w:author="Thomas Dietz" w:date="2012-08-08T16:18:00Z">
              <w:r>
                <w:t xml:space="preserve">            This element MUST be present to identify the configuration</w:t>
              </w:r>
            </w:ins>
          </w:p>
          <w:p w14:paraId="721349C8" w14:textId="77777777" w:rsidR="00D708FE" w:rsidRDefault="00D708FE" w:rsidP="00D708FE">
            <w:pPr>
              <w:pStyle w:val="XML1"/>
              <w:rPr>
                <w:ins w:id="4946" w:author="Thomas Dietz" w:date="2012-08-08T16:18:00Z"/>
              </w:rPr>
            </w:pPr>
            <w:ins w:id="4947" w:author="Thomas Dietz" w:date="2012-08-08T16:18:00Z">
              <w:r>
                <w:t xml:space="preserve">            </w:t>
              </w:r>
              <w:proofErr w:type="gramStart"/>
              <w:r>
                <w:t>point</w:t>
              </w:r>
              <w:proofErr w:type="gramEnd"/>
              <w:r>
                <w:t>.</w:t>
              </w:r>
            </w:ins>
          </w:p>
          <w:p w14:paraId="69027FA8" w14:textId="77777777" w:rsidR="00D708FE" w:rsidRDefault="00D708FE" w:rsidP="00D708FE">
            <w:pPr>
              <w:pStyle w:val="XML1"/>
              <w:rPr>
                <w:ins w:id="4948" w:author="Thomas Dietz" w:date="2012-08-08T16:18:00Z"/>
              </w:rPr>
            </w:pPr>
            <w:ins w:id="4949" w:author="Thomas Dietz" w:date="2012-08-08T16:18:00Z">
              <w:r>
                <w:t xml:space="preserve">          &lt;/xs:documentation&gt;</w:t>
              </w:r>
            </w:ins>
          </w:p>
          <w:p w14:paraId="1FE82F91" w14:textId="77777777" w:rsidR="00D708FE" w:rsidRDefault="00D708FE" w:rsidP="00D708FE">
            <w:pPr>
              <w:pStyle w:val="XML1"/>
              <w:rPr>
                <w:ins w:id="4950" w:author="Thomas Dietz" w:date="2012-08-08T16:18:00Z"/>
              </w:rPr>
            </w:pPr>
            <w:ins w:id="4951" w:author="Thomas Dietz" w:date="2012-08-08T16:18:00Z">
              <w:r>
                <w:t xml:space="preserve">        &lt;/xs:annotation&gt;</w:t>
              </w:r>
            </w:ins>
          </w:p>
          <w:p w14:paraId="297597DB" w14:textId="77777777" w:rsidR="00D708FE" w:rsidRDefault="00D708FE" w:rsidP="00D708FE">
            <w:pPr>
              <w:pStyle w:val="XML1"/>
              <w:rPr>
                <w:ins w:id="4952" w:author="Thomas Dietz" w:date="2012-08-08T16:18:00Z"/>
              </w:rPr>
            </w:pPr>
            <w:ins w:id="4953" w:author="Thomas Dietz" w:date="2012-08-08T16:18:00Z">
              <w:r>
                <w:t xml:space="preserve">      &lt;/xs:element&gt;</w:t>
              </w:r>
            </w:ins>
          </w:p>
          <w:p w14:paraId="1F4F7FA8" w14:textId="77777777" w:rsidR="00D708FE" w:rsidRDefault="00D708FE" w:rsidP="00D708FE">
            <w:pPr>
              <w:pStyle w:val="XML1"/>
              <w:rPr>
                <w:ins w:id="4954" w:author="Thomas Dietz" w:date="2012-08-08T16:18:00Z"/>
              </w:rPr>
            </w:pPr>
            <w:ins w:id="4955" w:author="Thomas Dietz" w:date="2012-08-08T16:18:00Z">
              <w:r>
                <w:t xml:space="preserve">      &lt;xs:element name="uri"  type="inet:uri"&gt;</w:t>
              </w:r>
            </w:ins>
          </w:p>
          <w:p w14:paraId="47E1145E" w14:textId="77777777" w:rsidR="00D708FE" w:rsidRDefault="00D708FE" w:rsidP="00D708FE">
            <w:pPr>
              <w:pStyle w:val="XML1"/>
              <w:rPr>
                <w:ins w:id="4956" w:author="Thomas Dietz" w:date="2012-08-08T16:18:00Z"/>
              </w:rPr>
            </w:pPr>
            <w:ins w:id="4957" w:author="Thomas Dietz" w:date="2012-08-08T16:18:00Z">
              <w:r>
                <w:t xml:space="preserve">        &lt;xs:annotation&gt;</w:t>
              </w:r>
            </w:ins>
          </w:p>
          <w:p w14:paraId="20D726CD" w14:textId="77777777" w:rsidR="00D708FE" w:rsidRDefault="00D708FE" w:rsidP="00D708FE">
            <w:pPr>
              <w:pStyle w:val="XML1"/>
              <w:rPr>
                <w:ins w:id="4958" w:author="Thomas Dietz" w:date="2012-08-08T16:18:00Z"/>
              </w:rPr>
            </w:pPr>
            <w:ins w:id="4959" w:author="Thomas Dietz" w:date="2012-08-08T16:18:00Z">
              <w:r>
                <w:t xml:space="preserve">          &lt;xs:documentation&gt;</w:t>
              </w:r>
            </w:ins>
          </w:p>
          <w:p w14:paraId="78F85957" w14:textId="77777777" w:rsidR="00D708FE" w:rsidRDefault="00D708FE" w:rsidP="00D708FE">
            <w:pPr>
              <w:pStyle w:val="XML1"/>
              <w:rPr>
                <w:ins w:id="4960" w:author="Thomas Dietz" w:date="2012-08-08T16:18:00Z"/>
              </w:rPr>
            </w:pPr>
            <w:ins w:id="4961" w:author="Thomas Dietz" w:date="2012-08-08T16:18:00Z">
              <w:r>
                <w:t xml:space="preserve">            A locator of the Configuration Point.  It </w:t>
              </w:r>
            </w:ins>
          </w:p>
          <w:p w14:paraId="6A885AC2" w14:textId="77777777" w:rsidR="00D708FE" w:rsidRDefault="00D708FE" w:rsidP="00D708FE">
            <w:pPr>
              <w:pStyle w:val="XML1"/>
              <w:rPr>
                <w:ins w:id="4962" w:author="Thomas Dietz" w:date="2012-08-08T16:18:00Z"/>
              </w:rPr>
            </w:pPr>
            <w:ins w:id="4963" w:author="Thomas Dietz" w:date="2012-08-08T16:18:00Z">
              <w:r>
                <w:t xml:space="preserve">            identifies the location of the Configuration Point as a </w:t>
              </w:r>
            </w:ins>
          </w:p>
          <w:p w14:paraId="0C0EC3EF" w14:textId="77777777" w:rsidR="00D708FE" w:rsidRDefault="00D708FE" w:rsidP="00D708FE">
            <w:pPr>
              <w:pStyle w:val="XML1"/>
              <w:rPr>
                <w:ins w:id="4964" w:author="Thomas Dietz" w:date="2012-08-08T16:18:00Z"/>
              </w:rPr>
            </w:pPr>
            <w:ins w:id="4965" w:author="Thomas Dietz" w:date="2012-08-08T16:18:00Z">
              <w:r>
                <w:t xml:space="preserve">            service resource and MUST include all information necessary</w:t>
              </w:r>
            </w:ins>
          </w:p>
          <w:p w14:paraId="2D7F5A2D" w14:textId="77777777" w:rsidR="00D708FE" w:rsidRDefault="00D708FE" w:rsidP="00D708FE">
            <w:pPr>
              <w:pStyle w:val="XML1"/>
              <w:rPr>
                <w:ins w:id="4966" w:author="Thomas Dietz" w:date="2012-08-08T16:18:00Z"/>
              </w:rPr>
            </w:pPr>
            <w:ins w:id="4967" w:author="Thomas Dietz" w:date="2012-08-08T16:18:00Z">
              <w:r>
                <w:t xml:space="preserve">            for the OpenFlow Capable Switch to connect to the </w:t>
              </w:r>
            </w:ins>
          </w:p>
          <w:p w14:paraId="09B34C97" w14:textId="77777777" w:rsidR="00D708FE" w:rsidRDefault="00D708FE" w:rsidP="00D708FE">
            <w:pPr>
              <w:pStyle w:val="XML1"/>
              <w:rPr>
                <w:ins w:id="4968" w:author="Thomas Dietz" w:date="2012-08-08T16:18:00Z"/>
              </w:rPr>
            </w:pPr>
            <w:ins w:id="4969" w:author="Thomas Dietz" w:date="2012-08-08T16:18:00Z">
              <w:r>
                <w:t xml:space="preserve">            Configuration Point or re-connect to it should it become </w:t>
              </w:r>
            </w:ins>
          </w:p>
          <w:p w14:paraId="3E8DE0F9" w14:textId="77777777" w:rsidR="00D708FE" w:rsidRDefault="00D708FE" w:rsidP="00D708FE">
            <w:pPr>
              <w:pStyle w:val="XML1"/>
              <w:rPr>
                <w:ins w:id="4970" w:author="Thomas Dietz" w:date="2012-08-08T16:18:00Z"/>
              </w:rPr>
            </w:pPr>
            <w:ins w:id="4971" w:author="Thomas Dietz" w:date="2012-08-08T16:18:00Z">
              <w:r>
                <w:t xml:space="preserve">            </w:t>
              </w:r>
              <w:proofErr w:type="gramStart"/>
              <w:r>
                <w:t>disconnected</w:t>
              </w:r>
              <w:proofErr w:type="gramEnd"/>
              <w:r>
                <w:t xml:space="preserve">.  Such information MAY include, for example, </w:t>
              </w:r>
            </w:ins>
          </w:p>
          <w:p w14:paraId="63FC7910" w14:textId="77777777" w:rsidR="00D708FE" w:rsidRDefault="00D708FE" w:rsidP="00D708FE">
            <w:pPr>
              <w:pStyle w:val="XML1"/>
              <w:rPr>
                <w:ins w:id="4972" w:author="Thomas Dietz" w:date="2012-08-08T16:18:00Z"/>
              </w:rPr>
            </w:pPr>
            <w:ins w:id="4973" w:author="Thomas Dietz" w:date="2012-08-08T16:18:00Z">
              <w:r>
                <w:t xml:space="preserve">            protocol, fully qualified domain name, IP address, port </w:t>
              </w:r>
            </w:ins>
          </w:p>
          <w:p w14:paraId="67BD3506" w14:textId="77777777" w:rsidR="00D708FE" w:rsidRDefault="00D708FE" w:rsidP="00D708FE">
            <w:pPr>
              <w:pStyle w:val="XML1"/>
              <w:rPr>
                <w:ins w:id="4974" w:author="Thomas Dietz" w:date="2012-08-08T16:18:00Z"/>
              </w:rPr>
            </w:pPr>
            <w:ins w:id="4975" w:author="Thomas Dietz" w:date="2012-08-08T16:18:00Z">
              <w:r>
                <w:t xml:space="preserve">            </w:t>
              </w:r>
              <w:proofErr w:type="gramStart"/>
              <w:r>
                <w:t>number</w:t>
              </w:r>
              <w:proofErr w:type="gramEnd"/>
              <w:r>
                <w:t>, etc.</w:t>
              </w:r>
            </w:ins>
          </w:p>
          <w:p w14:paraId="60A81BB1" w14:textId="77777777" w:rsidR="00D708FE" w:rsidRDefault="00D708FE" w:rsidP="00D708FE">
            <w:pPr>
              <w:pStyle w:val="XML1"/>
              <w:rPr>
                <w:ins w:id="4976" w:author="Thomas Dietz" w:date="2012-08-08T16:18:00Z"/>
              </w:rPr>
            </w:pPr>
          </w:p>
          <w:p w14:paraId="2C3B4073" w14:textId="77777777" w:rsidR="00D708FE" w:rsidRDefault="00D708FE" w:rsidP="00D708FE">
            <w:pPr>
              <w:pStyle w:val="XML1"/>
              <w:rPr>
                <w:ins w:id="4977" w:author="Thomas Dietz" w:date="2012-08-08T16:18:00Z"/>
              </w:rPr>
            </w:pPr>
            <w:ins w:id="4978" w:author="Thomas Dietz" w:date="2012-08-08T16:18:00Z">
              <w:r>
                <w:t xml:space="preserve">            This element MUST be present in the NETCONF data store.</w:t>
              </w:r>
            </w:ins>
          </w:p>
          <w:p w14:paraId="78244BDF" w14:textId="77777777" w:rsidR="00D708FE" w:rsidRDefault="00D708FE" w:rsidP="00D708FE">
            <w:pPr>
              <w:pStyle w:val="XML1"/>
              <w:rPr>
                <w:ins w:id="4979" w:author="Thomas Dietz" w:date="2012-08-08T16:18:00Z"/>
              </w:rPr>
            </w:pPr>
            <w:ins w:id="4980" w:author="Thomas Dietz" w:date="2012-08-08T16:18:00Z">
              <w:r>
                <w:t xml:space="preserve">            If this element is not present in a NETCONF &amp;lt;edit-config&amp;gt;</w:t>
              </w:r>
            </w:ins>
          </w:p>
          <w:p w14:paraId="237FB0E2" w14:textId="77777777" w:rsidR="00D708FE" w:rsidRDefault="00D708FE" w:rsidP="00D708FE">
            <w:pPr>
              <w:pStyle w:val="XML1"/>
              <w:rPr>
                <w:ins w:id="4981" w:author="Thomas Dietz" w:date="2012-08-08T16:18:00Z"/>
              </w:rPr>
            </w:pPr>
            <w:ins w:id="4982" w:author="Thomas Dietz" w:date="2012-08-08T16:18:00Z">
              <w:r>
                <w:t xml:space="preserve">            operation 'create', 'merge' or 'replace' and the parent</w:t>
              </w:r>
            </w:ins>
          </w:p>
          <w:p w14:paraId="74B1A624" w14:textId="77777777" w:rsidR="00D708FE" w:rsidRDefault="00D708FE" w:rsidP="00D708FE">
            <w:pPr>
              <w:pStyle w:val="XML1"/>
              <w:rPr>
                <w:ins w:id="4983" w:author="Thomas Dietz" w:date="2012-08-08T16:18:00Z"/>
              </w:rPr>
            </w:pPr>
            <w:ins w:id="4984" w:author="Thomas Dietz" w:date="2012-08-08T16:18:00Z">
              <w:r>
                <w:t xml:space="preserve">            element does not exist, a 'data-missing' error is</w:t>
              </w:r>
            </w:ins>
          </w:p>
          <w:p w14:paraId="5E3F9D53" w14:textId="77777777" w:rsidR="00D708FE" w:rsidRDefault="00D708FE" w:rsidP="00D708FE">
            <w:pPr>
              <w:pStyle w:val="XML1"/>
              <w:rPr>
                <w:ins w:id="4985" w:author="Thomas Dietz" w:date="2012-08-08T16:18:00Z"/>
              </w:rPr>
            </w:pPr>
            <w:ins w:id="4986" w:author="Thomas Dietz" w:date="2012-08-08T16:18:00Z">
              <w:r>
                <w:t xml:space="preserve">            </w:t>
              </w:r>
              <w:proofErr w:type="gramStart"/>
              <w:r>
                <w:t>returned</w:t>
              </w:r>
              <w:proofErr w:type="gramEnd"/>
              <w:r>
                <w:t>.</w:t>
              </w:r>
            </w:ins>
          </w:p>
          <w:p w14:paraId="498368B8" w14:textId="77777777" w:rsidR="00D708FE" w:rsidRDefault="00D708FE" w:rsidP="00D708FE">
            <w:pPr>
              <w:pStyle w:val="XML1"/>
              <w:rPr>
                <w:ins w:id="4987" w:author="Thomas Dietz" w:date="2012-08-08T16:18:00Z"/>
              </w:rPr>
            </w:pPr>
            <w:ins w:id="4988" w:author="Thomas Dietz" w:date="2012-08-08T16:18:00Z">
              <w:r>
                <w:t xml:space="preserve">          &lt;/xs:documentation&gt;</w:t>
              </w:r>
            </w:ins>
          </w:p>
          <w:p w14:paraId="51554671" w14:textId="77777777" w:rsidR="00D708FE" w:rsidRDefault="00D708FE" w:rsidP="00D708FE">
            <w:pPr>
              <w:pStyle w:val="XML1"/>
              <w:rPr>
                <w:ins w:id="4989" w:author="Thomas Dietz" w:date="2012-08-08T16:18:00Z"/>
              </w:rPr>
            </w:pPr>
            <w:ins w:id="4990" w:author="Thomas Dietz" w:date="2012-08-08T16:18:00Z">
              <w:r>
                <w:t xml:space="preserve">        &lt;/xs:annotation&gt;</w:t>
              </w:r>
            </w:ins>
          </w:p>
          <w:p w14:paraId="4F7C3098" w14:textId="77777777" w:rsidR="00D708FE" w:rsidRDefault="00D708FE" w:rsidP="00D708FE">
            <w:pPr>
              <w:pStyle w:val="XML1"/>
              <w:rPr>
                <w:ins w:id="4991" w:author="Thomas Dietz" w:date="2012-08-08T16:18:00Z"/>
              </w:rPr>
            </w:pPr>
            <w:ins w:id="4992" w:author="Thomas Dietz" w:date="2012-08-08T16:18:00Z">
              <w:r>
                <w:t xml:space="preserve">      &lt;/xs:element&gt;</w:t>
              </w:r>
            </w:ins>
          </w:p>
          <w:p w14:paraId="6A61255C" w14:textId="77777777" w:rsidR="00D708FE" w:rsidRDefault="00D708FE" w:rsidP="00D708FE">
            <w:pPr>
              <w:pStyle w:val="XML1"/>
              <w:rPr>
                <w:ins w:id="4993" w:author="Thomas Dietz" w:date="2012-08-08T16:18:00Z"/>
              </w:rPr>
            </w:pPr>
            <w:ins w:id="4994" w:author="Thomas Dietz" w:date="2012-08-08T16:18:00Z">
              <w:r>
                <w:t xml:space="preserve">      &lt;xs:element name="protocol"  type="OFConfigurationPointProtocolType"&gt;</w:t>
              </w:r>
            </w:ins>
          </w:p>
          <w:p w14:paraId="2BE33B13" w14:textId="77777777" w:rsidR="00D708FE" w:rsidRDefault="00D708FE" w:rsidP="00D708FE">
            <w:pPr>
              <w:pStyle w:val="XML1"/>
              <w:rPr>
                <w:ins w:id="4995" w:author="Thomas Dietz" w:date="2012-08-08T16:18:00Z"/>
              </w:rPr>
            </w:pPr>
            <w:ins w:id="4996" w:author="Thomas Dietz" w:date="2012-08-08T16:18:00Z">
              <w:r>
                <w:t xml:space="preserve">        &lt;xs:annotation&gt;</w:t>
              </w:r>
            </w:ins>
          </w:p>
          <w:p w14:paraId="475E1D05" w14:textId="77777777" w:rsidR="00D708FE" w:rsidRDefault="00D708FE" w:rsidP="00D708FE">
            <w:pPr>
              <w:pStyle w:val="XML1"/>
              <w:rPr>
                <w:ins w:id="4997" w:author="Thomas Dietz" w:date="2012-08-08T16:18:00Z"/>
              </w:rPr>
            </w:pPr>
            <w:ins w:id="4998" w:author="Thomas Dietz" w:date="2012-08-08T16:18:00Z">
              <w:r>
                <w:t xml:space="preserve">          &lt;xs:documentation&gt;</w:t>
              </w:r>
            </w:ins>
          </w:p>
          <w:p w14:paraId="008C2FD9" w14:textId="77777777" w:rsidR="00D708FE" w:rsidRDefault="00D708FE" w:rsidP="00D708FE">
            <w:pPr>
              <w:pStyle w:val="XML1"/>
              <w:rPr>
                <w:ins w:id="4999" w:author="Thomas Dietz" w:date="2012-08-08T16:18:00Z"/>
              </w:rPr>
            </w:pPr>
            <w:ins w:id="5000" w:author="Thomas Dietz" w:date="2012-08-08T16:18:00Z">
              <w:r>
                <w:t xml:space="preserve">            The transport protocol that the Configuration</w:t>
              </w:r>
            </w:ins>
          </w:p>
          <w:p w14:paraId="1D1441F2" w14:textId="77777777" w:rsidR="00D708FE" w:rsidRDefault="00D708FE" w:rsidP="00D708FE">
            <w:pPr>
              <w:pStyle w:val="XML1"/>
              <w:rPr>
                <w:ins w:id="5001" w:author="Thomas Dietz" w:date="2012-08-08T16:18:00Z"/>
              </w:rPr>
            </w:pPr>
            <w:ins w:id="5002" w:author="Thomas Dietz" w:date="2012-08-08T16:18:00Z">
              <w:r>
                <w:t xml:space="preserve">            Point uses when communicating via NETCONF with the OpenFlow</w:t>
              </w:r>
            </w:ins>
          </w:p>
          <w:p w14:paraId="2D32978A" w14:textId="77777777" w:rsidR="00D708FE" w:rsidRDefault="00D708FE" w:rsidP="00D708FE">
            <w:pPr>
              <w:pStyle w:val="XML1"/>
              <w:rPr>
                <w:ins w:id="5003" w:author="Thomas Dietz" w:date="2012-08-08T16:18:00Z"/>
              </w:rPr>
            </w:pPr>
            <w:ins w:id="5004" w:author="Thomas Dietz" w:date="2012-08-08T16:18:00Z">
              <w:r>
                <w:t xml:space="preserve">            Capable Switch.</w:t>
              </w:r>
            </w:ins>
          </w:p>
          <w:p w14:paraId="08EC5813" w14:textId="77777777" w:rsidR="00D708FE" w:rsidRDefault="00D708FE" w:rsidP="00D708FE">
            <w:pPr>
              <w:pStyle w:val="XML1"/>
              <w:rPr>
                <w:ins w:id="5005" w:author="Thomas Dietz" w:date="2012-08-08T16:18:00Z"/>
              </w:rPr>
            </w:pPr>
          </w:p>
          <w:p w14:paraId="6DFB7EF1" w14:textId="77777777" w:rsidR="00D708FE" w:rsidRDefault="00D708FE" w:rsidP="00D708FE">
            <w:pPr>
              <w:pStyle w:val="XML1"/>
              <w:rPr>
                <w:ins w:id="5006" w:author="Thomas Dietz" w:date="2012-08-08T16:18:00Z"/>
              </w:rPr>
            </w:pPr>
            <w:ins w:id="5007" w:author="Thomas Dietz" w:date="2012-08-08T16:18:00Z">
              <w:r>
                <w:t xml:space="preserve">            This element is optional. If it is not present its value </w:t>
              </w:r>
            </w:ins>
          </w:p>
          <w:p w14:paraId="6441E849" w14:textId="77777777" w:rsidR="00D708FE" w:rsidRDefault="00D708FE" w:rsidP="00D708FE">
            <w:pPr>
              <w:pStyle w:val="XML1"/>
              <w:rPr>
                <w:ins w:id="5008" w:author="Thomas Dietz" w:date="2012-08-08T16:18:00Z"/>
              </w:rPr>
            </w:pPr>
            <w:ins w:id="5009" w:author="Thomas Dietz" w:date="2012-08-08T16:18:00Z">
              <w:r>
                <w:t xml:space="preserve">            </w:t>
              </w:r>
              <w:proofErr w:type="gramStart"/>
              <w:r>
                <w:t>defaults</w:t>
              </w:r>
              <w:proofErr w:type="gramEnd"/>
              <w:r>
                <w:t xml:space="preserve"> to 'ssh'.</w:t>
              </w:r>
            </w:ins>
          </w:p>
          <w:p w14:paraId="4F791CFF" w14:textId="77777777" w:rsidR="00D708FE" w:rsidRDefault="00D708FE" w:rsidP="00D708FE">
            <w:pPr>
              <w:pStyle w:val="XML1"/>
              <w:rPr>
                <w:ins w:id="5010" w:author="Thomas Dietz" w:date="2012-08-08T16:18:00Z"/>
              </w:rPr>
            </w:pPr>
            <w:ins w:id="5011" w:author="Thomas Dietz" w:date="2012-08-08T16:18:00Z">
              <w:r>
                <w:t xml:space="preserve">          &lt;/xs:documentation&gt;</w:t>
              </w:r>
            </w:ins>
          </w:p>
          <w:p w14:paraId="745A52BA" w14:textId="77777777" w:rsidR="00D708FE" w:rsidRDefault="00D708FE" w:rsidP="00D708FE">
            <w:pPr>
              <w:pStyle w:val="XML1"/>
              <w:rPr>
                <w:ins w:id="5012" w:author="Thomas Dietz" w:date="2012-08-08T16:18:00Z"/>
              </w:rPr>
            </w:pPr>
            <w:ins w:id="5013" w:author="Thomas Dietz" w:date="2012-08-08T16:18:00Z">
              <w:r>
                <w:t xml:space="preserve">        &lt;/xs:annotation&gt;</w:t>
              </w:r>
            </w:ins>
          </w:p>
          <w:p w14:paraId="48249F95" w14:textId="77777777" w:rsidR="00D708FE" w:rsidRDefault="00D708FE" w:rsidP="00D708FE">
            <w:pPr>
              <w:pStyle w:val="XML1"/>
              <w:rPr>
                <w:ins w:id="5014" w:author="Thomas Dietz" w:date="2012-08-08T16:18:00Z"/>
              </w:rPr>
            </w:pPr>
            <w:ins w:id="5015" w:author="Thomas Dietz" w:date="2012-08-08T16:18:00Z">
              <w:r>
                <w:t xml:space="preserve">      &lt;/xs:element&gt;</w:t>
              </w:r>
            </w:ins>
          </w:p>
          <w:p w14:paraId="400AF444" w14:textId="77777777" w:rsidR="00D708FE" w:rsidRDefault="00D708FE" w:rsidP="00D708FE">
            <w:pPr>
              <w:pStyle w:val="XML1"/>
              <w:rPr>
                <w:ins w:id="5016" w:author="Thomas Dietz" w:date="2012-08-08T16:18:00Z"/>
              </w:rPr>
            </w:pPr>
            <w:ins w:id="5017" w:author="Thomas Dietz" w:date="2012-08-08T16:18:00Z">
              <w:r>
                <w:t xml:space="preserve">    &lt;/xs:sequence&gt;</w:t>
              </w:r>
            </w:ins>
          </w:p>
          <w:p w14:paraId="7F49A612" w14:textId="77777777" w:rsidR="00D708FE" w:rsidRDefault="00D708FE" w:rsidP="00D708FE">
            <w:pPr>
              <w:pStyle w:val="XML1"/>
              <w:rPr>
                <w:ins w:id="5018" w:author="Thomas Dietz" w:date="2012-08-08T16:18:00Z"/>
              </w:rPr>
            </w:pPr>
            <w:ins w:id="5019" w:author="Thomas Dietz" w:date="2012-08-08T16:18:00Z">
              <w:r>
                <w:t xml:space="preserve">  &lt;/xs:group&gt;</w:t>
              </w:r>
            </w:ins>
          </w:p>
          <w:p w14:paraId="47750AC8" w14:textId="77777777" w:rsidR="00D708FE" w:rsidRDefault="00D708FE" w:rsidP="00D708FE">
            <w:pPr>
              <w:pStyle w:val="XML1"/>
              <w:rPr>
                <w:ins w:id="5020" w:author="Thomas Dietz" w:date="2012-08-08T16:18:00Z"/>
              </w:rPr>
            </w:pPr>
          </w:p>
          <w:p w14:paraId="702B7970" w14:textId="77777777" w:rsidR="00D708FE" w:rsidRDefault="00D708FE" w:rsidP="00D708FE">
            <w:pPr>
              <w:pStyle w:val="XML1"/>
              <w:rPr>
                <w:ins w:id="5021" w:author="Thomas Dietz" w:date="2012-08-08T16:18:00Z"/>
              </w:rPr>
            </w:pPr>
            <w:ins w:id="5022" w:author="Thomas Dietz" w:date="2012-08-08T16:18:00Z">
              <w:r>
                <w:t xml:space="preserve">  &lt;xs:group name="RSAKeyValueType"&gt;</w:t>
              </w:r>
            </w:ins>
          </w:p>
          <w:p w14:paraId="4EDEB546" w14:textId="77777777" w:rsidR="00D708FE" w:rsidRDefault="00D708FE" w:rsidP="00D708FE">
            <w:pPr>
              <w:pStyle w:val="XML1"/>
              <w:rPr>
                <w:ins w:id="5023" w:author="Thomas Dietz" w:date="2012-08-08T16:18:00Z"/>
              </w:rPr>
            </w:pPr>
            <w:ins w:id="5024" w:author="Thomas Dietz" w:date="2012-08-08T16:18:00Z">
              <w:r>
                <w:t xml:space="preserve">    &lt;xs:annotation&gt;</w:t>
              </w:r>
            </w:ins>
          </w:p>
          <w:p w14:paraId="50DD145F" w14:textId="77777777" w:rsidR="00D708FE" w:rsidRDefault="00D708FE" w:rsidP="00D708FE">
            <w:pPr>
              <w:pStyle w:val="XML1"/>
              <w:rPr>
                <w:ins w:id="5025" w:author="Thomas Dietz" w:date="2012-08-08T16:18:00Z"/>
              </w:rPr>
            </w:pPr>
            <w:ins w:id="5026" w:author="Thomas Dietz" w:date="2012-08-08T16:18:00Z">
              <w:r>
                <w:t xml:space="preserve">      &lt;xs:documentation&gt;</w:t>
              </w:r>
            </w:ins>
          </w:p>
          <w:p w14:paraId="4C636776" w14:textId="77777777" w:rsidR="00D708FE" w:rsidRDefault="00D708FE" w:rsidP="00D708FE">
            <w:pPr>
              <w:pStyle w:val="XML1"/>
              <w:rPr>
                <w:ins w:id="5027" w:author="Thomas Dietz" w:date="2012-08-08T16:18:00Z"/>
              </w:rPr>
            </w:pPr>
            <w:ins w:id="5028" w:author="Thomas Dietz" w:date="2012-08-08T16:18:00Z">
              <w:r>
                <w:t xml:space="preserve">        RSA key values have two fields: Modulus and</w:t>
              </w:r>
            </w:ins>
          </w:p>
          <w:p w14:paraId="1C8509BD" w14:textId="77777777" w:rsidR="00D708FE" w:rsidRDefault="00D708FE" w:rsidP="00D708FE">
            <w:pPr>
              <w:pStyle w:val="XML1"/>
              <w:rPr>
                <w:ins w:id="5029" w:author="Thomas Dietz" w:date="2012-08-08T16:18:00Z"/>
              </w:rPr>
            </w:pPr>
            <w:ins w:id="5030" w:author="Thomas Dietz" w:date="2012-08-08T16:18:00Z">
              <w:r>
                <w:t xml:space="preserve">        Exponent.</w:t>
              </w:r>
            </w:ins>
          </w:p>
          <w:p w14:paraId="36D35268" w14:textId="77777777" w:rsidR="00D708FE" w:rsidRDefault="00D708FE" w:rsidP="00D708FE">
            <w:pPr>
              <w:pStyle w:val="XML1"/>
              <w:rPr>
                <w:ins w:id="5031" w:author="Thomas Dietz" w:date="2012-08-08T16:18:00Z"/>
              </w:rPr>
            </w:pPr>
            <w:ins w:id="5032" w:author="Thomas Dietz" w:date="2012-08-08T16:18:00Z">
              <w:r>
                <w:t xml:space="preserve">      &lt;/xs:documentation&gt;</w:t>
              </w:r>
            </w:ins>
          </w:p>
          <w:p w14:paraId="640D22D7" w14:textId="77777777" w:rsidR="00D708FE" w:rsidRDefault="00D708FE" w:rsidP="00D708FE">
            <w:pPr>
              <w:pStyle w:val="XML1"/>
              <w:rPr>
                <w:ins w:id="5033" w:author="Thomas Dietz" w:date="2012-08-08T16:18:00Z"/>
              </w:rPr>
            </w:pPr>
            <w:ins w:id="5034" w:author="Thomas Dietz" w:date="2012-08-08T16:18:00Z">
              <w:r>
                <w:t xml:space="preserve">    &lt;/xs:annotation&gt;</w:t>
              </w:r>
            </w:ins>
          </w:p>
          <w:p w14:paraId="66FE81BF" w14:textId="77777777" w:rsidR="00D708FE" w:rsidRDefault="00D708FE" w:rsidP="00D708FE">
            <w:pPr>
              <w:pStyle w:val="XML1"/>
              <w:rPr>
                <w:ins w:id="5035" w:author="Thomas Dietz" w:date="2012-08-08T16:18:00Z"/>
              </w:rPr>
            </w:pPr>
          </w:p>
          <w:p w14:paraId="4CC46EF4" w14:textId="77777777" w:rsidR="00D708FE" w:rsidRDefault="00D708FE" w:rsidP="00D708FE">
            <w:pPr>
              <w:pStyle w:val="XML1"/>
              <w:rPr>
                <w:ins w:id="5036" w:author="Thomas Dietz" w:date="2012-08-08T16:18:00Z"/>
              </w:rPr>
            </w:pPr>
            <w:ins w:id="5037" w:author="Thomas Dietz" w:date="2012-08-08T16:18:00Z">
              <w:r>
                <w:t xml:space="preserve">    &lt;xs:sequence&gt;</w:t>
              </w:r>
            </w:ins>
          </w:p>
          <w:p w14:paraId="26E15611" w14:textId="77777777" w:rsidR="00D708FE" w:rsidRDefault="00D708FE" w:rsidP="00D708FE">
            <w:pPr>
              <w:pStyle w:val="XML1"/>
              <w:rPr>
                <w:ins w:id="5038" w:author="Thomas Dietz" w:date="2012-08-08T16:18:00Z"/>
              </w:rPr>
            </w:pPr>
            <w:ins w:id="5039" w:author="Thomas Dietz" w:date="2012-08-08T16:18:00Z">
              <w:r>
                <w:t xml:space="preserve">      &lt;xs:element name="Modulus"  type="xs:base64Binary"&gt;</w:t>
              </w:r>
            </w:ins>
          </w:p>
          <w:p w14:paraId="2DAF9255" w14:textId="77777777" w:rsidR="00D708FE" w:rsidRDefault="00D708FE" w:rsidP="00D708FE">
            <w:pPr>
              <w:pStyle w:val="XML1"/>
              <w:rPr>
                <w:ins w:id="5040" w:author="Thomas Dietz" w:date="2012-08-08T16:18:00Z"/>
              </w:rPr>
            </w:pPr>
            <w:ins w:id="5041" w:author="Thomas Dietz" w:date="2012-08-08T16:18:00Z">
              <w:r>
                <w:lastRenderedPageBreak/>
                <w:t xml:space="preserve">        &lt;xs:annotation&gt;</w:t>
              </w:r>
            </w:ins>
          </w:p>
          <w:p w14:paraId="438D9DA5" w14:textId="77777777" w:rsidR="00D708FE" w:rsidRDefault="00D708FE" w:rsidP="00D708FE">
            <w:pPr>
              <w:pStyle w:val="XML1"/>
              <w:rPr>
                <w:ins w:id="5042" w:author="Thomas Dietz" w:date="2012-08-08T16:18:00Z"/>
              </w:rPr>
            </w:pPr>
            <w:ins w:id="5043" w:author="Thomas Dietz" w:date="2012-08-08T16:18:00Z">
              <w:r>
                <w:t xml:space="preserve">          &lt;xs:documentation&gt;</w:t>
              </w:r>
            </w:ins>
          </w:p>
          <w:p w14:paraId="2AE5A9D2" w14:textId="77777777" w:rsidR="00D708FE" w:rsidRDefault="00D708FE" w:rsidP="00D708FE">
            <w:pPr>
              <w:pStyle w:val="XML1"/>
              <w:rPr>
                <w:ins w:id="5044" w:author="Thomas Dietz" w:date="2012-08-08T16:18:00Z"/>
              </w:rPr>
            </w:pPr>
            <w:ins w:id="5045" w:author="Thomas Dietz" w:date="2012-08-08T16:18:00Z">
              <w:r>
                <w:t xml:space="preserve">            This element MUST be present in the NETCONF data</w:t>
              </w:r>
            </w:ins>
          </w:p>
          <w:p w14:paraId="47B09FD3" w14:textId="77777777" w:rsidR="00D708FE" w:rsidRDefault="00D708FE" w:rsidP="00D708FE">
            <w:pPr>
              <w:pStyle w:val="XML1"/>
              <w:rPr>
                <w:ins w:id="5046" w:author="Thomas Dietz" w:date="2012-08-08T16:18:00Z"/>
              </w:rPr>
            </w:pPr>
            <w:ins w:id="5047" w:author="Thomas Dietz" w:date="2012-08-08T16:18:00Z">
              <w:r>
                <w:t xml:space="preserve">            </w:t>
              </w:r>
              <w:proofErr w:type="gramStart"/>
              <w:r>
                <w:t>store</w:t>
              </w:r>
              <w:proofErr w:type="gramEnd"/>
              <w:r>
                <w:t>. If this element is not present in a NETCONF</w:t>
              </w:r>
            </w:ins>
          </w:p>
          <w:p w14:paraId="5DF046E1" w14:textId="77777777" w:rsidR="00D708FE" w:rsidRDefault="00D708FE" w:rsidP="00D708FE">
            <w:pPr>
              <w:pStyle w:val="XML1"/>
              <w:rPr>
                <w:ins w:id="5048" w:author="Thomas Dietz" w:date="2012-08-08T16:18:00Z"/>
              </w:rPr>
            </w:pPr>
            <w:ins w:id="5049" w:author="Thomas Dietz" w:date="2012-08-08T16:18:00Z">
              <w:r>
                <w:t xml:space="preserve">            &amp;lt;edit-config&amp;gt; operation 'create', 'merge' or 'replace' and</w:t>
              </w:r>
            </w:ins>
          </w:p>
          <w:p w14:paraId="65DC0EC9" w14:textId="77777777" w:rsidR="00D708FE" w:rsidRDefault="00D708FE" w:rsidP="00D708FE">
            <w:pPr>
              <w:pStyle w:val="XML1"/>
              <w:rPr>
                <w:ins w:id="5050" w:author="Thomas Dietz" w:date="2012-08-08T16:18:00Z"/>
              </w:rPr>
            </w:pPr>
            <w:ins w:id="5051" w:author="Thomas Dietz" w:date="2012-08-08T16:18:00Z">
              <w:r>
                <w:t xml:space="preserve">            the parent element does not exist, a 'data-missing' error</w:t>
              </w:r>
            </w:ins>
          </w:p>
          <w:p w14:paraId="4630282F" w14:textId="77777777" w:rsidR="00D708FE" w:rsidRDefault="00D708FE" w:rsidP="00D708FE">
            <w:pPr>
              <w:pStyle w:val="XML1"/>
              <w:rPr>
                <w:ins w:id="5052" w:author="Thomas Dietz" w:date="2012-08-08T16:18:00Z"/>
              </w:rPr>
            </w:pPr>
            <w:ins w:id="5053" w:author="Thomas Dietz" w:date="2012-08-08T16:18:00Z">
              <w:r>
                <w:t xml:space="preserve">            </w:t>
              </w:r>
              <w:proofErr w:type="gramStart"/>
              <w:r>
                <w:t>is</w:t>
              </w:r>
              <w:proofErr w:type="gramEnd"/>
              <w:r>
                <w:t xml:space="preserve"> returned.</w:t>
              </w:r>
            </w:ins>
          </w:p>
          <w:p w14:paraId="408273E2" w14:textId="77777777" w:rsidR="00D708FE" w:rsidRDefault="00D708FE" w:rsidP="00D708FE">
            <w:pPr>
              <w:pStyle w:val="XML1"/>
              <w:rPr>
                <w:ins w:id="5054" w:author="Thomas Dietz" w:date="2012-08-08T16:18:00Z"/>
              </w:rPr>
            </w:pPr>
            <w:ins w:id="5055" w:author="Thomas Dietz" w:date="2012-08-08T16:18:00Z">
              <w:r>
                <w:t xml:space="preserve">          &lt;/xs:documentation&gt;</w:t>
              </w:r>
            </w:ins>
          </w:p>
          <w:p w14:paraId="67A472A6" w14:textId="77777777" w:rsidR="00D708FE" w:rsidRDefault="00D708FE" w:rsidP="00D708FE">
            <w:pPr>
              <w:pStyle w:val="XML1"/>
              <w:rPr>
                <w:ins w:id="5056" w:author="Thomas Dietz" w:date="2012-08-08T16:18:00Z"/>
              </w:rPr>
            </w:pPr>
            <w:ins w:id="5057" w:author="Thomas Dietz" w:date="2012-08-08T16:18:00Z">
              <w:r>
                <w:t xml:space="preserve">        &lt;/xs:annotation&gt;</w:t>
              </w:r>
            </w:ins>
          </w:p>
          <w:p w14:paraId="2ACF4A6F" w14:textId="77777777" w:rsidR="00D708FE" w:rsidRDefault="00D708FE" w:rsidP="00D708FE">
            <w:pPr>
              <w:pStyle w:val="XML1"/>
              <w:rPr>
                <w:ins w:id="5058" w:author="Thomas Dietz" w:date="2012-08-08T16:18:00Z"/>
              </w:rPr>
            </w:pPr>
            <w:ins w:id="5059" w:author="Thomas Dietz" w:date="2012-08-08T16:18:00Z">
              <w:r>
                <w:t xml:space="preserve">      &lt;/xs:element&gt;</w:t>
              </w:r>
            </w:ins>
          </w:p>
          <w:p w14:paraId="6D674F06" w14:textId="77777777" w:rsidR="00D708FE" w:rsidRDefault="00D708FE" w:rsidP="00D708FE">
            <w:pPr>
              <w:pStyle w:val="XML1"/>
              <w:rPr>
                <w:ins w:id="5060" w:author="Thomas Dietz" w:date="2012-08-08T16:18:00Z"/>
              </w:rPr>
            </w:pPr>
            <w:ins w:id="5061" w:author="Thomas Dietz" w:date="2012-08-08T16:18:00Z">
              <w:r>
                <w:t xml:space="preserve">      &lt;xs:element name="Exponent"  type="xs:base64Binary"&gt;</w:t>
              </w:r>
            </w:ins>
          </w:p>
          <w:p w14:paraId="2F4F9D0E" w14:textId="77777777" w:rsidR="00D708FE" w:rsidRDefault="00D708FE" w:rsidP="00D708FE">
            <w:pPr>
              <w:pStyle w:val="XML1"/>
              <w:rPr>
                <w:ins w:id="5062" w:author="Thomas Dietz" w:date="2012-08-08T16:18:00Z"/>
              </w:rPr>
            </w:pPr>
            <w:ins w:id="5063" w:author="Thomas Dietz" w:date="2012-08-08T16:18:00Z">
              <w:r>
                <w:t xml:space="preserve">        &lt;xs:annotation&gt;</w:t>
              </w:r>
            </w:ins>
          </w:p>
          <w:p w14:paraId="1C48EFF0" w14:textId="77777777" w:rsidR="00D708FE" w:rsidRDefault="00D708FE" w:rsidP="00D708FE">
            <w:pPr>
              <w:pStyle w:val="XML1"/>
              <w:rPr>
                <w:ins w:id="5064" w:author="Thomas Dietz" w:date="2012-08-08T16:18:00Z"/>
              </w:rPr>
            </w:pPr>
            <w:ins w:id="5065" w:author="Thomas Dietz" w:date="2012-08-08T16:18:00Z">
              <w:r>
                <w:t xml:space="preserve">          &lt;xs:documentation&gt;</w:t>
              </w:r>
            </w:ins>
          </w:p>
          <w:p w14:paraId="35299976" w14:textId="77777777" w:rsidR="00D708FE" w:rsidRDefault="00D708FE" w:rsidP="00D708FE">
            <w:pPr>
              <w:pStyle w:val="XML1"/>
              <w:rPr>
                <w:ins w:id="5066" w:author="Thomas Dietz" w:date="2012-08-08T16:18:00Z"/>
              </w:rPr>
            </w:pPr>
            <w:ins w:id="5067" w:author="Thomas Dietz" w:date="2012-08-08T16:18:00Z">
              <w:r>
                <w:t xml:space="preserve">            This element MUST be present in the NETCONF data</w:t>
              </w:r>
            </w:ins>
          </w:p>
          <w:p w14:paraId="17F12474" w14:textId="77777777" w:rsidR="00D708FE" w:rsidRDefault="00D708FE" w:rsidP="00D708FE">
            <w:pPr>
              <w:pStyle w:val="XML1"/>
              <w:rPr>
                <w:ins w:id="5068" w:author="Thomas Dietz" w:date="2012-08-08T16:18:00Z"/>
              </w:rPr>
            </w:pPr>
            <w:ins w:id="5069" w:author="Thomas Dietz" w:date="2012-08-08T16:18:00Z">
              <w:r>
                <w:t xml:space="preserve">            </w:t>
              </w:r>
              <w:proofErr w:type="gramStart"/>
              <w:r>
                <w:t>store</w:t>
              </w:r>
              <w:proofErr w:type="gramEnd"/>
              <w:r>
                <w:t>. If this element is not present in a NETCONF</w:t>
              </w:r>
            </w:ins>
          </w:p>
          <w:p w14:paraId="19102ECA" w14:textId="77777777" w:rsidR="00D708FE" w:rsidRDefault="00D708FE" w:rsidP="00D708FE">
            <w:pPr>
              <w:pStyle w:val="XML1"/>
              <w:rPr>
                <w:ins w:id="5070" w:author="Thomas Dietz" w:date="2012-08-08T16:18:00Z"/>
              </w:rPr>
            </w:pPr>
            <w:ins w:id="5071" w:author="Thomas Dietz" w:date="2012-08-08T16:18:00Z">
              <w:r>
                <w:t xml:space="preserve">            &amp;lt;edit-config&amp;gt; operation 'create', 'merge' or 'replace' and</w:t>
              </w:r>
            </w:ins>
          </w:p>
          <w:p w14:paraId="1CDFBB26" w14:textId="77777777" w:rsidR="00D708FE" w:rsidRDefault="00D708FE" w:rsidP="00D708FE">
            <w:pPr>
              <w:pStyle w:val="XML1"/>
              <w:rPr>
                <w:ins w:id="5072" w:author="Thomas Dietz" w:date="2012-08-08T16:18:00Z"/>
              </w:rPr>
            </w:pPr>
            <w:ins w:id="5073" w:author="Thomas Dietz" w:date="2012-08-08T16:18:00Z">
              <w:r>
                <w:t xml:space="preserve">            the parent element does not exist, a 'data-missing' error</w:t>
              </w:r>
            </w:ins>
          </w:p>
          <w:p w14:paraId="4E1B6A62" w14:textId="77777777" w:rsidR="00D708FE" w:rsidRDefault="00D708FE" w:rsidP="00D708FE">
            <w:pPr>
              <w:pStyle w:val="XML1"/>
              <w:rPr>
                <w:ins w:id="5074" w:author="Thomas Dietz" w:date="2012-08-08T16:18:00Z"/>
              </w:rPr>
            </w:pPr>
            <w:ins w:id="5075" w:author="Thomas Dietz" w:date="2012-08-08T16:18:00Z">
              <w:r>
                <w:t xml:space="preserve">            </w:t>
              </w:r>
              <w:proofErr w:type="gramStart"/>
              <w:r>
                <w:t>is</w:t>
              </w:r>
              <w:proofErr w:type="gramEnd"/>
              <w:r>
                <w:t xml:space="preserve"> returned.</w:t>
              </w:r>
            </w:ins>
          </w:p>
          <w:p w14:paraId="0CCD19AE" w14:textId="77777777" w:rsidR="00D708FE" w:rsidRDefault="00D708FE" w:rsidP="00D708FE">
            <w:pPr>
              <w:pStyle w:val="XML1"/>
              <w:rPr>
                <w:ins w:id="5076" w:author="Thomas Dietz" w:date="2012-08-08T16:18:00Z"/>
              </w:rPr>
            </w:pPr>
            <w:ins w:id="5077" w:author="Thomas Dietz" w:date="2012-08-08T16:18:00Z">
              <w:r>
                <w:t xml:space="preserve">          &lt;/xs:documentation&gt;</w:t>
              </w:r>
            </w:ins>
          </w:p>
          <w:p w14:paraId="335EE727" w14:textId="77777777" w:rsidR="00D708FE" w:rsidRDefault="00D708FE" w:rsidP="00D708FE">
            <w:pPr>
              <w:pStyle w:val="XML1"/>
              <w:rPr>
                <w:ins w:id="5078" w:author="Thomas Dietz" w:date="2012-08-08T16:18:00Z"/>
              </w:rPr>
            </w:pPr>
            <w:ins w:id="5079" w:author="Thomas Dietz" w:date="2012-08-08T16:18:00Z">
              <w:r>
                <w:t xml:space="preserve">        &lt;/xs:annotation&gt;</w:t>
              </w:r>
            </w:ins>
          </w:p>
          <w:p w14:paraId="5AD68CD2" w14:textId="77777777" w:rsidR="00D708FE" w:rsidRDefault="00D708FE" w:rsidP="00D708FE">
            <w:pPr>
              <w:pStyle w:val="XML1"/>
              <w:rPr>
                <w:ins w:id="5080" w:author="Thomas Dietz" w:date="2012-08-08T16:18:00Z"/>
              </w:rPr>
            </w:pPr>
            <w:ins w:id="5081" w:author="Thomas Dietz" w:date="2012-08-08T16:18:00Z">
              <w:r>
                <w:t xml:space="preserve">      &lt;/xs:element&gt;</w:t>
              </w:r>
            </w:ins>
          </w:p>
          <w:p w14:paraId="73E54354" w14:textId="77777777" w:rsidR="00D708FE" w:rsidRDefault="00D708FE" w:rsidP="00D708FE">
            <w:pPr>
              <w:pStyle w:val="XML1"/>
              <w:rPr>
                <w:ins w:id="5082" w:author="Thomas Dietz" w:date="2012-08-08T16:18:00Z"/>
              </w:rPr>
            </w:pPr>
            <w:ins w:id="5083" w:author="Thomas Dietz" w:date="2012-08-08T16:18:00Z">
              <w:r>
                <w:t xml:space="preserve">    &lt;/xs:sequence&gt;</w:t>
              </w:r>
            </w:ins>
          </w:p>
          <w:p w14:paraId="3D54F510" w14:textId="77777777" w:rsidR="00D708FE" w:rsidRDefault="00D708FE" w:rsidP="00D708FE">
            <w:pPr>
              <w:pStyle w:val="XML1"/>
              <w:rPr>
                <w:ins w:id="5084" w:author="Thomas Dietz" w:date="2012-08-08T16:18:00Z"/>
              </w:rPr>
            </w:pPr>
            <w:ins w:id="5085" w:author="Thomas Dietz" w:date="2012-08-08T16:18:00Z">
              <w:r>
                <w:t xml:space="preserve">  &lt;/xs:group&gt;</w:t>
              </w:r>
            </w:ins>
          </w:p>
          <w:p w14:paraId="7F4A30EA" w14:textId="77777777" w:rsidR="00D708FE" w:rsidRDefault="00D708FE" w:rsidP="00D708FE">
            <w:pPr>
              <w:pStyle w:val="XML1"/>
              <w:rPr>
                <w:ins w:id="5086" w:author="Thomas Dietz" w:date="2012-08-08T16:18:00Z"/>
              </w:rPr>
            </w:pPr>
          </w:p>
          <w:p w14:paraId="5C43737F" w14:textId="77777777" w:rsidR="00D708FE" w:rsidRDefault="00D708FE" w:rsidP="00D708FE">
            <w:pPr>
              <w:pStyle w:val="XML1"/>
              <w:rPr>
                <w:ins w:id="5087" w:author="Thomas Dietz" w:date="2012-08-08T16:18:00Z"/>
              </w:rPr>
            </w:pPr>
            <w:ins w:id="5088" w:author="Thomas Dietz" w:date="2012-08-08T16:18:00Z">
              <w:r>
                <w:t xml:space="preserve">  &lt;xs:group name="OFFlowTableType"&gt;</w:t>
              </w:r>
            </w:ins>
          </w:p>
          <w:p w14:paraId="22B2BDF5" w14:textId="77777777" w:rsidR="00D708FE" w:rsidRDefault="00D708FE" w:rsidP="00D708FE">
            <w:pPr>
              <w:pStyle w:val="XML1"/>
              <w:rPr>
                <w:ins w:id="5089" w:author="Thomas Dietz" w:date="2012-08-08T16:18:00Z"/>
              </w:rPr>
            </w:pPr>
            <w:ins w:id="5090" w:author="Thomas Dietz" w:date="2012-08-08T16:18:00Z">
              <w:r>
                <w:t xml:space="preserve">    &lt;xs:annotation&gt;</w:t>
              </w:r>
            </w:ins>
          </w:p>
          <w:p w14:paraId="3E2E2C48" w14:textId="77777777" w:rsidR="00D708FE" w:rsidRDefault="00D708FE" w:rsidP="00D708FE">
            <w:pPr>
              <w:pStyle w:val="XML1"/>
              <w:rPr>
                <w:ins w:id="5091" w:author="Thomas Dietz" w:date="2012-08-08T16:18:00Z"/>
              </w:rPr>
            </w:pPr>
            <w:ins w:id="5092" w:author="Thomas Dietz" w:date="2012-08-08T16:18:00Z">
              <w:r>
                <w:t xml:space="preserve">      &lt;xs:documentation&gt;</w:t>
              </w:r>
            </w:ins>
          </w:p>
          <w:p w14:paraId="0C659C8D" w14:textId="77777777" w:rsidR="00D708FE" w:rsidRDefault="00D708FE" w:rsidP="00D708FE">
            <w:pPr>
              <w:pStyle w:val="XML1"/>
              <w:rPr>
                <w:ins w:id="5093" w:author="Thomas Dietz" w:date="2012-08-08T16:18:00Z"/>
              </w:rPr>
            </w:pPr>
            <w:ins w:id="5094" w:author="Thomas Dietz" w:date="2012-08-08T16:18:00Z">
              <w:r>
                <w:t xml:space="preserve">        Representation of an OpenFlow Flow Table Resource.</w:t>
              </w:r>
            </w:ins>
          </w:p>
          <w:p w14:paraId="31339142" w14:textId="77777777" w:rsidR="00D708FE" w:rsidRDefault="00D708FE" w:rsidP="00D708FE">
            <w:pPr>
              <w:pStyle w:val="XML1"/>
              <w:rPr>
                <w:ins w:id="5095" w:author="Thomas Dietz" w:date="2012-08-08T16:18:00Z"/>
              </w:rPr>
            </w:pPr>
          </w:p>
          <w:p w14:paraId="2258681F" w14:textId="77777777" w:rsidR="00D708FE" w:rsidRDefault="00D708FE" w:rsidP="00D708FE">
            <w:pPr>
              <w:pStyle w:val="XML1"/>
              <w:rPr>
                <w:ins w:id="5096" w:author="Thomas Dietz" w:date="2012-08-08T16:18:00Z"/>
              </w:rPr>
            </w:pPr>
            <w:ins w:id="5097" w:author="Thomas Dietz" w:date="2012-08-08T16:18:00Z">
              <w:r>
                <w:t xml:space="preserve">        Elements in the type OFFlowTableType are not configurable and</w:t>
              </w:r>
            </w:ins>
          </w:p>
          <w:p w14:paraId="349F2A41" w14:textId="77777777" w:rsidR="00D708FE" w:rsidRDefault="00D708FE" w:rsidP="00D708FE">
            <w:pPr>
              <w:pStyle w:val="XML1"/>
              <w:rPr>
                <w:ins w:id="5098" w:author="Thomas Dietz" w:date="2012-08-08T16:18:00Z"/>
              </w:rPr>
            </w:pPr>
            <w:ins w:id="5099" w:author="Thomas Dietz" w:date="2012-08-08T16:18:00Z">
              <w:r>
                <w:t xml:space="preserve">        </w:t>
              </w:r>
              <w:proofErr w:type="gramStart"/>
              <w:r>
                <w:t>can</w:t>
              </w:r>
              <w:proofErr w:type="gramEnd"/>
              <w:r>
                <w:t xml:space="preserve"> only be retrieved by NETCONF &amp;lt;get&amp;gt; operations. Attemps to</w:t>
              </w:r>
            </w:ins>
          </w:p>
          <w:p w14:paraId="5924D3E8" w14:textId="77777777" w:rsidR="00D708FE" w:rsidRDefault="00D708FE" w:rsidP="00D708FE">
            <w:pPr>
              <w:pStyle w:val="XML1"/>
              <w:rPr>
                <w:ins w:id="5100" w:author="Thomas Dietz" w:date="2012-08-08T16:18:00Z"/>
              </w:rPr>
            </w:pPr>
            <w:ins w:id="5101" w:author="Thomas Dietz" w:date="2012-08-08T16:18:00Z">
              <w:r>
                <w:t xml:space="preserve">        modify this element and its children with a NETCONF</w:t>
              </w:r>
            </w:ins>
          </w:p>
          <w:p w14:paraId="74E25261" w14:textId="77777777" w:rsidR="00D708FE" w:rsidRDefault="00D708FE" w:rsidP="00D708FE">
            <w:pPr>
              <w:pStyle w:val="XML1"/>
              <w:rPr>
                <w:ins w:id="5102" w:author="Thomas Dietz" w:date="2012-08-08T16:18:00Z"/>
              </w:rPr>
            </w:pPr>
            <w:ins w:id="5103" w:author="Thomas Dietz" w:date="2012-08-08T16:18:00Z">
              <w:r>
                <w:t xml:space="preserve">        &amp;lt;edit-config&amp;gt; operation MUST result in an</w:t>
              </w:r>
            </w:ins>
          </w:p>
          <w:p w14:paraId="297F510B" w14:textId="77777777" w:rsidR="00D708FE" w:rsidRDefault="00D708FE" w:rsidP="00D708FE">
            <w:pPr>
              <w:pStyle w:val="XML1"/>
              <w:rPr>
                <w:ins w:id="5104" w:author="Thomas Dietz" w:date="2012-08-08T16:18:00Z"/>
              </w:rPr>
            </w:pPr>
            <w:ins w:id="5105" w:author="Thomas Dietz" w:date="2012-08-08T16:18:00Z">
              <w:r>
                <w:t xml:space="preserve">        'operation-not-supported' error with type 'application'.</w:t>
              </w:r>
            </w:ins>
          </w:p>
          <w:p w14:paraId="1454EBF0" w14:textId="77777777" w:rsidR="00D708FE" w:rsidRDefault="00D708FE" w:rsidP="00D708FE">
            <w:pPr>
              <w:pStyle w:val="XML1"/>
              <w:rPr>
                <w:ins w:id="5106" w:author="Thomas Dietz" w:date="2012-08-08T16:18:00Z"/>
              </w:rPr>
            </w:pPr>
            <w:ins w:id="5107" w:author="Thomas Dietz" w:date="2012-08-08T16:18:00Z">
              <w:r>
                <w:t xml:space="preserve">      &lt;/xs:documentation&gt;</w:t>
              </w:r>
            </w:ins>
          </w:p>
          <w:p w14:paraId="18EC20F8" w14:textId="77777777" w:rsidR="00D708FE" w:rsidRDefault="00D708FE" w:rsidP="00D708FE">
            <w:pPr>
              <w:pStyle w:val="XML1"/>
              <w:rPr>
                <w:ins w:id="5108" w:author="Thomas Dietz" w:date="2012-08-08T16:18:00Z"/>
              </w:rPr>
            </w:pPr>
            <w:ins w:id="5109" w:author="Thomas Dietz" w:date="2012-08-08T16:18:00Z">
              <w:r>
                <w:t xml:space="preserve">    &lt;/xs:annotation&gt;</w:t>
              </w:r>
            </w:ins>
          </w:p>
          <w:p w14:paraId="35B98836" w14:textId="77777777" w:rsidR="00D708FE" w:rsidRDefault="00D708FE" w:rsidP="00D708FE">
            <w:pPr>
              <w:pStyle w:val="XML1"/>
              <w:rPr>
                <w:ins w:id="5110" w:author="Thomas Dietz" w:date="2012-08-08T16:18:00Z"/>
              </w:rPr>
            </w:pPr>
          </w:p>
          <w:p w14:paraId="29AB4959" w14:textId="77777777" w:rsidR="00D708FE" w:rsidRDefault="00D708FE" w:rsidP="00D708FE">
            <w:pPr>
              <w:pStyle w:val="XML1"/>
              <w:rPr>
                <w:ins w:id="5111" w:author="Thomas Dietz" w:date="2012-08-08T16:18:00Z"/>
              </w:rPr>
            </w:pPr>
            <w:ins w:id="5112" w:author="Thomas Dietz" w:date="2012-08-08T16:18:00Z">
              <w:r>
                <w:t xml:space="preserve">    &lt;xs:sequence&gt;</w:t>
              </w:r>
            </w:ins>
          </w:p>
          <w:p w14:paraId="2B29AAFB" w14:textId="77777777" w:rsidR="00D708FE" w:rsidRDefault="00D708FE" w:rsidP="00D708FE">
            <w:pPr>
              <w:pStyle w:val="XML1"/>
              <w:rPr>
                <w:ins w:id="5113" w:author="Thomas Dietz" w:date="2012-08-08T16:18:00Z"/>
              </w:rPr>
            </w:pPr>
            <w:ins w:id="5114" w:author="Thomas Dietz" w:date="2012-08-08T16:18:00Z">
              <w:r>
                <w:t xml:space="preserve">      &lt;xs:group ref="OFResourceType"/&gt;</w:t>
              </w:r>
            </w:ins>
          </w:p>
          <w:p w14:paraId="78913C3E" w14:textId="77777777" w:rsidR="00D708FE" w:rsidRDefault="00D708FE" w:rsidP="00D708FE">
            <w:pPr>
              <w:pStyle w:val="XML1"/>
              <w:rPr>
                <w:ins w:id="5115" w:author="Thomas Dietz" w:date="2012-08-08T16:18:00Z"/>
              </w:rPr>
            </w:pPr>
            <w:ins w:id="5116" w:author="Thomas Dietz" w:date="2012-08-08T16:18:00Z">
              <w:r>
                <w:t xml:space="preserve">      &lt;xs:element name="max-entries"  type="xs:unsignedByte"&gt;</w:t>
              </w:r>
            </w:ins>
          </w:p>
          <w:p w14:paraId="76C1074A" w14:textId="77777777" w:rsidR="00D708FE" w:rsidRDefault="00D708FE" w:rsidP="00D708FE">
            <w:pPr>
              <w:pStyle w:val="XML1"/>
              <w:rPr>
                <w:ins w:id="5117" w:author="Thomas Dietz" w:date="2012-08-08T16:18:00Z"/>
              </w:rPr>
            </w:pPr>
            <w:ins w:id="5118" w:author="Thomas Dietz" w:date="2012-08-08T16:18:00Z">
              <w:r>
                <w:t xml:space="preserve">        &lt;xs:annotation&gt;</w:t>
              </w:r>
            </w:ins>
          </w:p>
          <w:p w14:paraId="664189F5" w14:textId="77777777" w:rsidR="00D708FE" w:rsidRDefault="00D708FE" w:rsidP="00D708FE">
            <w:pPr>
              <w:pStyle w:val="XML1"/>
              <w:rPr>
                <w:ins w:id="5119" w:author="Thomas Dietz" w:date="2012-08-08T16:18:00Z"/>
              </w:rPr>
            </w:pPr>
            <w:ins w:id="5120" w:author="Thomas Dietz" w:date="2012-08-08T16:18:00Z">
              <w:r>
                <w:t xml:space="preserve">          &lt;xs:documentation&gt;</w:t>
              </w:r>
            </w:ins>
          </w:p>
          <w:p w14:paraId="7B566161" w14:textId="77777777" w:rsidR="00D708FE" w:rsidRDefault="00D708FE" w:rsidP="00D708FE">
            <w:pPr>
              <w:pStyle w:val="XML1"/>
              <w:rPr>
                <w:ins w:id="5121" w:author="Thomas Dietz" w:date="2012-08-08T16:18:00Z"/>
              </w:rPr>
            </w:pPr>
            <w:ins w:id="5122" w:author="Thomas Dietz" w:date="2012-08-08T16:18:00Z">
              <w:r>
                <w:t xml:space="preserve">            The maximum number of flow entries supported by</w:t>
              </w:r>
            </w:ins>
          </w:p>
          <w:p w14:paraId="3BE2BD3A" w14:textId="77777777" w:rsidR="00D708FE" w:rsidRDefault="00D708FE" w:rsidP="00D708FE">
            <w:pPr>
              <w:pStyle w:val="XML1"/>
              <w:rPr>
                <w:ins w:id="5123" w:author="Thomas Dietz" w:date="2012-08-08T16:18:00Z"/>
              </w:rPr>
            </w:pPr>
            <w:ins w:id="5124" w:author="Thomas Dietz" w:date="2012-08-08T16:18:00Z">
              <w:r>
                <w:t xml:space="preserve">            </w:t>
              </w:r>
              <w:proofErr w:type="gramStart"/>
              <w:r>
                <w:t>the</w:t>
              </w:r>
              <w:proofErr w:type="gramEnd"/>
              <w:r>
                <w:t xml:space="preserve"> flow table.</w:t>
              </w:r>
            </w:ins>
          </w:p>
          <w:p w14:paraId="04821EA2" w14:textId="77777777" w:rsidR="00D708FE" w:rsidRDefault="00D708FE" w:rsidP="00D708FE">
            <w:pPr>
              <w:pStyle w:val="XML1"/>
              <w:rPr>
                <w:ins w:id="5125" w:author="Thomas Dietz" w:date="2012-08-08T16:18:00Z"/>
              </w:rPr>
            </w:pPr>
            <w:ins w:id="5126" w:author="Thomas Dietz" w:date="2012-08-08T16:18:00Z">
              <w:r>
                <w:t xml:space="preserve">          &lt;/xs:documentation&gt;</w:t>
              </w:r>
            </w:ins>
          </w:p>
          <w:p w14:paraId="0EDDE80C" w14:textId="77777777" w:rsidR="00D708FE" w:rsidRDefault="00D708FE" w:rsidP="00D708FE">
            <w:pPr>
              <w:pStyle w:val="XML1"/>
              <w:rPr>
                <w:ins w:id="5127" w:author="Thomas Dietz" w:date="2012-08-08T16:18:00Z"/>
              </w:rPr>
            </w:pPr>
            <w:ins w:id="5128" w:author="Thomas Dietz" w:date="2012-08-08T16:18:00Z">
              <w:r>
                <w:t xml:space="preserve">        &lt;/xs:annotation&gt;</w:t>
              </w:r>
            </w:ins>
          </w:p>
          <w:p w14:paraId="721BDADD" w14:textId="77777777" w:rsidR="00D708FE" w:rsidRDefault="00D708FE" w:rsidP="00D708FE">
            <w:pPr>
              <w:pStyle w:val="XML1"/>
              <w:rPr>
                <w:ins w:id="5129" w:author="Thomas Dietz" w:date="2012-08-08T16:18:00Z"/>
              </w:rPr>
            </w:pPr>
            <w:ins w:id="5130" w:author="Thomas Dietz" w:date="2012-08-08T16:18:00Z">
              <w:r>
                <w:t xml:space="preserve">      &lt;/xs:element&gt;</w:t>
              </w:r>
            </w:ins>
          </w:p>
          <w:p w14:paraId="31A84D91" w14:textId="77777777" w:rsidR="00D708FE" w:rsidRDefault="00D708FE" w:rsidP="00D708FE">
            <w:pPr>
              <w:pStyle w:val="XML1"/>
              <w:rPr>
                <w:ins w:id="5131" w:author="Thomas Dietz" w:date="2012-08-08T16:18:00Z"/>
              </w:rPr>
            </w:pPr>
            <w:ins w:id="5132" w:author="Thomas Dietz" w:date="2012-08-08T16:18:00Z">
              <w:r>
                <w:t xml:space="preserve">      &lt;xs:element name="next-tables"&gt;</w:t>
              </w:r>
            </w:ins>
          </w:p>
          <w:p w14:paraId="20B48221" w14:textId="77777777" w:rsidR="00D708FE" w:rsidRDefault="00D708FE" w:rsidP="00D708FE">
            <w:pPr>
              <w:pStyle w:val="XML1"/>
              <w:rPr>
                <w:ins w:id="5133" w:author="Thomas Dietz" w:date="2012-08-08T16:18:00Z"/>
              </w:rPr>
            </w:pPr>
            <w:ins w:id="5134" w:author="Thomas Dietz" w:date="2012-08-08T16:18:00Z">
              <w:r>
                <w:t xml:space="preserve">        &lt;xs:annotation&gt;</w:t>
              </w:r>
            </w:ins>
          </w:p>
          <w:p w14:paraId="47F0E648" w14:textId="77777777" w:rsidR="00D708FE" w:rsidRDefault="00D708FE" w:rsidP="00D708FE">
            <w:pPr>
              <w:pStyle w:val="XML1"/>
              <w:rPr>
                <w:ins w:id="5135" w:author="Thomas Dietz" w:date="2012-08-08T16:18:00Z"/>
              </w:rPr>
            </w:pPr>
            <w:ins w:id="5136" w:author="Thomas Dietz" w:date="2012-08-08T16:18:00Z">
              <w:r>
                <w:t xml:space="preserve">          &lt;xs:documentation&gt;</w:t>
              </w:r>
            </w:ins>
          </w:p>
          <w:p w14:paraId="7FBF3E21" w14:textId="77777777" w:rsidR="00D708FE" w:rsidRDefault="00D708FE" w:rsidP="00D708FE">
            <w:pPr>
              <w:pStyle w:val="XML1"/>
              <w:rPr>
                <w:ins w:id="5137" w:author="Thomas Dietz" w:date="2012-08-08T16:18:00Z"/>
              </w:rPr>
            </w:pPr>
            <w:ins w:id="5138" w:author="Thomas Dietz" w:date="2012-08-08T16:18:00Z">
              <w:r>
                <w:t xml:space="preserve">            An array of resource-ids of all flow tables that</w:t>
              </w:r>
            </w:ins>
          </w:p>
          <w:p w14:paraId="66BF805B" w14:textId="77777777" w:rsidR="00D708FE" w:rsidRDefault="00D708FE" w:rsidP="00D708FE">
            <w:pPr>
              <w:pStyle w:val="XML1"/>
              <w:rPr>
                <w:ins w:id="5139" w:author="Thomas Dietz" w:date="2012-08-08T16:18:00Z"/>
              </w:rPr>
            </w:pPr>
            <w:ins w:id="5140" w:author="Thomas Dietz" w:date="2012-08-08T16:18:00Z">
              <w:r>
                <w:t xml:space="preserve">            can be directly reached from this table using the </w:t>
              </w:r>
            </w:ins>
          </w:p>
          <w:p w14:paraId="5BAC1360" w14:textId="77777777" w:rsidR="00D708FE" w:rsidRDefault="00D708FE" w:rsidP="00D708FE">
            <w:pPr>
              <w:pStyle w:val="XML1"/>
              <w:rPr>
                <w:ins w:id="5141" w:author="Thomas Dietz" w:date="2012-08-08T16:18:00Z"/>
              </w:rPr>
            </w:pPr>
            <w:ins w:id="5142" w:author="Thomas Dietz" w:date="2012-08-08T16:18:00Z">
              <w:r>
                <w:t xml:space="preserve">            'goto-table' instruction.</w:t>
              </w:r>
            </w:ins>
          </w:p>
          <w:p w14:paraId="73702E6D" w14:textId="77777777" w:rsidR="00D708FE" w:rsidRDefault="00D708FE" w:rsidP="00D708FE">
            <w:pPr>
              <w:pStyle w:val="XML1"/>
              <w:rPr>
                <w:ins w:id="5143" w:author="Thomas Dietz" w:date="2012-08-08T16:18:00Z"/>
              </w:rPr>
            </w:pPr>
            <w:ins w:id="5144" w:author="Thomas Dietz" w:date="2012-08-08T16:18:00Z">
              <w:r>
                <w:t xml:space="preserve">          &lt;/xs:documentation&gt;</w:t>
              </w:r>
            </w:ins>
          </w:p>
          <w:p w14:paraId="31B202A9" w14:textId="77777777" w:rsidR="00D708FE" w:rsidRDefault="00D708FE" w:rsidP="00D708FE">
            <w:pPr>
              <w:pStyle w:val="XML1"/>
              <w:rPr>
                <w:ins w:id="5145" w:author="Thomas Dietz" w:date="2012-08-08T16:18:00Z"/>
              </w:rPr>
            </w:pPr>
            <w:ins w:id="5146" w:author="Thomas Dietz" w:date="2012-08-08T16:18:00Z">
              <w:r>
                <w:t xml:space="preserve">        &lt;/xs:annotation&gt;</w:t>
              </w:r>
            </w:ins>
          </w:p>
          <w:p w14:paraId="151CD900" w14:textId="77777777" w:rsidR="00D708FE" w:rsidRDefault="00D708FE" w:rsidP="00D708FE">
            <w:pPr>
              <w:pStyle w:val="XML1"/>
              <w:rPr>
                <w:ins w:id="5147" w:author="Thomas Dietz" w:date="2012-08-08T16:18:00Z"/>
              </w:rPr>
            </w:pPr>
            <w:ins w:id="5148" w:author="Thomas Dietz" w:date="2012-08-08T16:18:00Z">
              <w:r>
                <w:t xml:space="preserve">        &lt;xs:complexType&gt;</w:t>
              </w:r>
            </w:ins>
          </w:p>
          <w:p w14:paraId="0EBD930B" w14:textId="77777777" w:rsidR="00D708FE" w:rsidRDefault="00D708FE" w:rsidP="00D708FE">
            <w:pPr>
              <w:pStyle w:val="XML1"/>
              <w:rPr>
                <w:ins w:id="5149" w:author="Thomas Dietz" w:date="2012-08-08T16:18:00Z"/>
              </w:rPr>
            </w:pPr>
            <w:ins w:id="5150" w:author="Thomas Dietz" w:date="2012-08-08T16:18:00Z">
              <w:r>
                <w:lastRenderedPageBreak/>
                <w:t xml:space="preserve">          &lt;xs:sequence&gt;</w:t>
              </w:r>
            </w:ins>
          </w:p>
          <w:p w14:paraId="19BECFC3" w14:textId="77777777" w:rsidR="00D708FE" w:rsidRDefault="00D708FE" w:rsidP="00D708FE">
            <w:pPr>
              <w:pStyle w:val="XML1"/>
              <w:rPr>
                <w:ins w:id="5151" w:author="Thomas Dietz" w:date="2012-08-08T16:18:00Z"/>
              </w:rPr>
            </w:pPr>
            <w:ins w:id="5152" w:author="Thomas Dietz" w:date="2012-08-08T16:18:00Z">
              <w:r>
                <w:t xml:space="preserve">            &lt;xs:element name="table-id" minOccurs="0" maxOccurs="unbounded"  type="inet:uri"/&gt;</w:t>
              </w:r>
            </w:ins>
          </w:p>
          <w:p w14:paraId="4835193F" w14:textId="77777777" w:rsidR="00D708FE" w:rsidRDefault="00D708FE" w:rsidP="00D708FE">
            <w:pPr>
              <w:pStyle w:val="XML1"/>
              <w:rPr>
                <w:ins w:id="5153" w:author="Thomas Dietz" w:date="2012-08-08T16:18:00Z"/>
              </w:rPr>
            </w:pPr>
            <w:ins w:id="5154" w:author="Thomas Dietz" w:date="2012-08-08T16:18:00Z">
              <w:r>
                <w:t xml:space="preserve">          &lt;/xs:sequence&gt;</w:t>
              </w:r>
            </w:ins>
          </w:p>
          <w:p w14:paraId="38166293" w14:textId="77777777" w:rsidR="00D708FE" w:rsidRDefault="00D708FE" w:rsidP="00D708FE">
            <w:pPr>
              <w:pStyle w:val="XML1"/>
              <w:rPr>
                <w:ins w:id="5155" w:author="Thomas Dietz" w:date="2012-08-08T16:18:00Z"/>
              </w:rPr>
            </w:pPr>
            <w:ins w:id="5156" w:author="Thomas Dietz" w:date="2012-08-08T16:18:00Z">
              <w:r>
                <w:t xml:space="preserve">        &lt;/xs:complexType&gt;</w:t>
              </w:r>
            </w:ins>
          </w:p>
          <w:p w14:paraId="4DD06F54" w14:textId="77777777" w:rsidR="00D708FE" w:rsidRDefault="00D708FE" w:rsidP="00D708FE">
            <w:pPr>
              <w:pStyle w:val="XML1"/>
              <w:rPr>
                <w:ins w:id="5157" w:author="Thomas Dietz" w:date="2012-08-08T16:18:00Z"/>
              </w:rPr>
            </w:pPr>
            <w:ins w:id="5158" w:author="Thomas Dietz" w:date="2012-08-08T16:18:00Z">
              <w:r>
                <w:t xml:space="preserve">      &lt;/xs:element&gt;</w:t>
              </w:r>
            </w:ins>
          </w:p>
          <w:p w14:paraId="504BBFC2" w14:textId="77777777" w:rsidR="00D708FE" w:rsidRDefault="00D708FE" w:rsidP="00D708FE">
            <w:pPr>
              <w:pStyle w:val="XML1"/>
              <w:rPr>
                <w:ins w:id="5159" w:author="Thomas Dietz" w:date="2012-08-08T16:18:00Z"/>
              </w:rPr>
            </w:pPr>
            <w:ins w:id="5160" w:author="Thomas Dietz" w:date="2012-08-08T16:18:00Z">
              <w:r>
                <w:t xml:space="preserve">      &lt;xs:element name="instructions"&gt;</w:t>
              </w:r>
            </w:ins>
          </w:p>
          <w:p w14:paraId="050851F1" w14:textId="77777777" w:rsidR="00D708FE" w:rsidRDefault="00D708FE" w:rsidP="00D708FE">
            <w:pPr>
              <w:pStyle w:val="XML1"/>
              <w:rPr>
                <w:ins w:id="5161" w:author="Thomas Dietz" w:date="2012-08-08T16:18:00Z"/>
              </w:rPr>
            </w:pPr>
            <w:ins w:id="5162" w:author="Thomas Dietz" w:date="2012-08-08T16:18:00Z">
              <w:r>
                <w:t xml:space="preserve">        &lt;xs:annotation&gt;</w:t>
              </w:r>
            </w:ins>
          </w:p>
          <w:p w14:paraId="2B3C4393" w14:textId="77777777" w:rsidR="00D708FE" w:rsidRDefault="00D708FE" w:rsidP="00D708FE">
            <w:pPr>
              <w:pStyle w:val="XML1"/>
              <w:rPr>
                <w:ins w:id="5163" w:author="Thomas Dietz" w:date="2012-08-08T16:18:00Z"/>
              </w:rPr>
            </w:pPr>
            <w:ins w:id="5164" w:author="Thomas Dietz" w:date="2012-08-08T16:18:00Z">
              <w:r>
                <w:t xml:space="preserve">          &lt;xs:documentation&gt;</w:t>
              </w:r>
            </w:ins>
          </w:p>
          <w:p w14:paraId="41F91AA5" w14:textId="77777777" w:rsidR="00D708FE" w:rsidRDefault="00D708FE" w:rsidP="00D708FE">
            <w:pPr>
              <w:pStyle w:val="XML1"/>
              <w:rPr>
                <w:ins w:id="5165" w:author="Thomas Dietz" w:date="2012-08-08T16:18:00Z"/>
              </w:rPr>
            </w:pPr>
            <w:ins w:id="5166" w:author="Thomas Dietz" w:date="2012-08-08T16:18:00Z">
              <w:r>
                <w:t xml:space="preserve">            The list of all instruction types supported by</w:t>
              </w:r>
            </w:ins>
          </w:p>
          <w:p w14:paraId="0C800748" w14:textId="77777777" w:rsidR="00D708FE" w:rsidRDefault="00D708FE" w:rsidP="00D708FE">
            <w:pPr>
              <w:pStyle w:val="XML1"/>
              <w:rPr>
                <w:ins w:id="5167" w:author="Thomas Dietz" w:date="2012-08-08T16:18:00Z"/>
              </w:rPr>
            </w:pPr>
            <w:ins w:id="5168" w:author="Thomas Dietz" w:date="2012-08-08T16:18:00Z">
              <w:r>
                <w:t xml:space="preserve">            </w:t>
              </w:r>
              <w:proofErr w:type="gramStart"/>
              <w:r>
                <w:t>the</w:t>
              </w:r>
              <w:proofErr w:type="gramEnd"/>
              <w:r>
                <w:t xml:space="preserve"> flow table.</w:t>
              </w:r>
            </w:ins>
          </w:p>
          <w:p w14:paraId="26A418BE" w14:textId="77777777" w:rsidR="00D708FE" w:rsidRDefault="00D708FE" w:rsidP="00D708FE">
            <w:pPr>
              <w:pStyle w:val="XML1"/>
              <w:rPr>
                <w:ins w:id="5169" w:author="Thomas Dietz" w:date="2012-08-08T16:18:00Z"/>
              </w:rPr>
            </w:pPr>
            <w:ins w:id="5170" w:author="Thomas Dietz" w:date="2012-08-08T16:18:00Z">
              <w:r>
                <w:t xml:space="preserve">          &lt;/xs:documentation&gt;</w:t>
              </w:r>
            </w:ins>
          </w:p>
          <w:p w14:paraId="005604B9" w14:textId="77777777" w:rsidR="00D708FE" w:rsidRDefault="00D708FE" w:rsidP="00D708FE">
            <w:pPr>
              <w:pStyle w:val="XML1"/>
              <w:rPr>
                <w:ins w:id="5171" w:author="Thomas Dietz" w:date="2012-08-08T16:18:00Z"/>
              </w:rPr>
            </w:pPr>
            <w:ins w:id="5172" w:author="Thomas Dietz" w:date="2012-08-08T16:18:00Z">
              <w:r>
                <w:t xml:space="preserve">        &lt;/xs:annotation&gt;</w:t>
              </w:r>
            </w:ins>
          </w:p>
          <w:p w14:paraId="7EFFDC8F" w14:textId="77777777" w:rsidR="00D708FE" w:rsidRDefault="00D708FE" w:rsidP="00D708FE">
            <w:pPr>
              <w:pStyle w:val="XML1"/>
              <w:rPr>
                <w:ins w:id="5173" w:author="Thomas Dietz" w:date="2012-08-08T16:18:00Z"/>
              </w:rPr>
            </w:pPr>
            <w:ins w:id="5174" w:author="Thomas Dietz" w:date="2012-08-08T16:18:00Z">
              <w:r>
                <w:t xml:space="preserve">        &lt;xs:complexType&gt;</w:t>
              </w:r>
            </w:ins>
          </w:p>
          <w:p w14:paraId="38BD525C" w14:textId="77777777" w:rsidR="00D708FE" w:rsidRDefault="00D708FE" w:rsidP="00D708FE">
            <w:pPr>
              <w:pStyle w:val="XML1"/>
              <w:rPr>
                <w:ins w:id="5175" w:author="Thomas Dietz" w:date="2012-08-08T16:18:00Z"/>
              </w:rPr>
            </w:pPr>
            <w:ins w:id="5176" w:author="Thomas Dietz" w:date="2012-08-08T16:18:00Z">
              <w:r>
                <w:t xml:space="preserve">          &lt;xs:sequence&gt;</w:t>
              </w:r>
            </w:ins>
          </w:p>
          <w:p w14:paraId="520D779A" w14:textId="77777777" w:rsidR="00D708FE" w:rsidRDefault="00D708FE" w:rsidP="00D708FE">
            <w:pPr>
              <w:pStyle w:val="XML1"/>
              <w:rPr>
                <w:ins w:id="5177" w:author="Thomas Dietz" w:date="2012-08-08T16:18:00Z"/>
              </w:rPr>
            </w:pPr>
            <w:ins w:id="5178" w:author="Thomas Dietz" w:date="2012-08-08T16:18:00Z">
              <w:r>
                <w:t xml:space="preserve">            &lt;xs:element name="type" minOccurs="0" maxOccurs="unbounded"  type="OFInstructionType"/&gt;</w:t>
              </w:r>
            </w:ins>
          </w:p>
          <w:p w14:paraId="69B2232A" w14:textId="77777777" w:rsidR="00D708FE" w:rsidRDefault="00D708FE" w:rsidP="00D708FE">
            <w:pPr>
              <w:pStyle w:val="XML1"/>
              <w:rPr>
                <w:ins w:id="5179" w:author="Thomas Dietz" w:date="2012-08-08T16:18:00Z"/>
              </w:rPr>
            </w:pPr>
            <w:ins w:id="5180" w:author="Thomas Dietz" w:date="2012-08-08T16:18:00Z">
              <w:r>
                <w:t xml:space="preserve">          &lt;/xs:sequence&gt;</w:t>
              </w:r>
            </w:ins>
          </w:p>
          <w:p w14:paraId="71FBE263" w14:textId="77777777" w:rsidR="00D708FE" w:rsidRDefault="00D708FE" w:rsidP="00D708FE">
            <w:pPr>
              <w:pStyle w:val="XML1"/>
              <w:rPr>
                <w:ins w:id="5181" w:author="Thomas Dietz" w:date="2012-08-08T16:18:00Z"/>
              </w:rPr>
            </w:pPr>
            <w:ins w:id="5182" w:author="Thomas Dietz" w:date="2012-08-08T16:18:00Z">
              <w:r>
                <w:t xml:space="preserve">        &lt;/xs:complexType&gt;</w:t>
              </w:r>
            </w:ins>
          </w:p>
          <w:p w14:paraId="6728F1E3" w14:textId="77777777" w:rsidR="00D708FE" w:rsidRDefault="00D708FE" w:rsidP="00D708FE">
            <w:pPr>
              <w:pStyle w:val="XML1"/>
              <w:rPr>
                <w:ins w:id="5183" w:author="Thomas Dietz" w:date="2012-08-08T16:18:00Z"/>
              </w:rPr>
            </w:pPr>
            <w:ins w:id="5184" w:author="Thomas Dietz" w:date="2012-08-08T16:18:00Z">
              <w:r>
                <w:t xml:space="preserve">      &lt;/xs:element&gt;</w:t>
              </w:r>
            </w:ins>
          </w:p>
          <w:p w14:paraId="28D49052" w14:textId="77777777" w:rsidR="00D708FE" w:rsidRDefault="00D708FE" w:rsidP="00D708FE">
            <w:pPr>
              <w:pStyle w:val="XML1"/>
              <w:rPr>
                <w:ins w:id="5185" w:author="Thomas Dietz" w:date="2012-08-08T16:18:00Z"/>
              </w:rPr>
            </w:pPr>
            <w:ins w:id="5186" w:author="Thomas Dietz" w:date="2012-08-08T16:18:00Z">
              <w:r>
                <w:t xml:space="preserve">      &lt;xs:element name="matches"&gt;</w:t>
              </w:r>
            </w:ins>
          </w:p>
          <w:p w14:paraId="7DB1611E" w14:textId="77777777" w:rsidR="00D708FE" w:rsidRDefault="00D708FE" w:rsidP="00D708FE">
            <w:pPr>
              <w:pStyle w:val="XML1"/>
              <w:rPr>
                <w:ins w:id="5187" w:author="Thomas Dietz" w:date="2012-08-08T16:18:00Z"/>
              </w:rPr>
            </w:pPr>
            <w:ins w:id="5188" w:author="Thomas Dietz" w:date="2012-08-08T16:18:00Z">
              <w:r>
                <w:t xml:space="preserve">        &lt;xs:annotation&gt;</w:t>
              </w:r>
            </w:ins>
          </w:p>
          <w:p w14:paraId="18E7B91B" w14:textId="77777777" w:rsidR="00D708FE" w:rsidRDefault="00D708FE" w:rsidP="00D708FE">
            <w:pPr>
              <w:pStyle w:val="XML1"/>
              <w:rPr>
                <w:ins w:id="5189" w:author="Thomas Dietz" w:date="2012-08-08T16:18:00Z"/>
              </w:rPr>
            </w:pPr>
            <w:ins w:id="5190" w:author="Thomas Dietz" w:date="2012-08-08T16:18:00Z">
              <w:r>
                <w:t xml:space="preserve">          &lt;xs:documentation&gt;</w:t>
              </w:r>
            </w:ins>
          </w:p>
          <w:p w14:paraId="0CB5085E" w14:textId="77777777" w:rsidR="00D708FE" w:rsidRDefault="00D708FE" w:rsidP="00D708FE">
            <w:pPr>
              <w:pStyle w:val="XML1"/>
              <w:rPr>
                <w:ins w:id="5191" w:author="Thomas Dietz" w:date="2012-08-08T16:18:00Z"/>
              </w:rPr>
            </w:pPr>
            <w:ins w:id="5192" w:author="Thomas Dietz" w:date="2012-08-08T16:18:00Z">
              <w:r>
                <w:t xml:space="preserve">            The list of all match types supported by the</w:t>
              </w:r>
            </w:ins>
          </w:p>
          <w:p w14:paraId="180EC389" w14:textId="77777777" w:rsidR="00D708FE" w:rsidRDefault="00D708FE" w:rsidP="00D708FE">
            <w:pPr>
              <w:pStyle w:val="XML1"/>
              <w:rPr>
                <w:ins w:id="5193" w:author="Thomas Dietz" w:date="2012-08-08T16:18:00Z"/>
              </w:rPr>
            </w:pPr>
            <w:ins w:id="5194" w:author="Thomas Dietz" w:date="2012-08-08T16:18:00Z">
              <w:r>
                <w:t xml:space="preserve">            </w:t>
              </w:r>
              <w:proofErr w:type="gramStart"/>
              <w:r>
                <w:t>flow</w:t>
              </w:r>
              <w:proofErr w:type="gramEnd"/>
              <w:r>
                <w:t xml:space="preserve"> table.</w:t>
              </w:r>
            </w:ins>
          </w:p>
          <w:p w14:paraId="097019E4" w14:textId="77777777" w:rsidR="00D708FE" w:rsidRDefault="00D708FE" w:rsidP="00D708FE">
            <w:pPr>
              <w:pStyle w:val="XML1"/>
              <w:rPr>
                <w:ins w:id="5195" w:author="Thomas Dietz" w:date="2012-08-08T16:18:00Z"/>
              </w:rPr>
            </w:pPr>
            <w:ins w:id="5196" w:author="Thomas Dietz" w:date="2012-08-08T16:18:00Z">
              <w:r>
                <w:t xml:space="preserve">          &lt;/xs:documentation&gt;</w:t>
              </w:r>
            </w:ins>
          </w:p>
          <w:p w14:paraId="2C9DFF5E" w14:textId="77777777" w:rsidR="00D708FE" w:rsidRDefault="00D708FE" w:rsidP="00D708FE">
            <w:pPr>
              <w:pStyle w:val="XML1"/>
              <w:rPr>
                <w:ins w:id="5197" w:author="Thomas Dietz" w:date="2012-08-08T16:18:00Z"/>
              </w:rPr>
            </w:pPr>
            <w:ins w:id="5198" w:author="Thomas Dietz" w:date="2012-08-08T16:18:00Z">
              <w:r>
                <w:t xml:space="preserve">        &lt;/xs:annotation&gt;</w:t>
              </w:r>
            </w:ins>
          </w:p>
          <w:p w14:paraId="445A9430" w14:textId="77777777" w:rsidR="00D708FE" w:rsidRDefault="00D708FE" w:rsidP="00D708FE">
            <w:pPr>
              <w:pStyle w:val="XML1"/>
              <w:rPr>
                <w:ins w:id="5199" w:author="Thomas Dietz" w:date="2012-08-08T16:18:00Z"/>
              </w:rPr>
            </w:pPr>
            <w:ins w:id="5200" w:author="Thomas Dietz" w:date="2012-08-08T16:18:00Z">
              <w:r>
                <w:t xml:space="preserve">        &lt;xs:complexType&gt;</w:t>
              </w:r>
            </w:ins>
          </w:p>
          <w:p w14:paraId="61F3C383" w14:textId="77777777" w:rsidR="00D708FE" w:rsidRDefault="00D708FE" w:rsidP="00D708FE">
            <w:pPr>
              <w:pStyle w:val="XML1"/>
              <w:rPr>
                <w:ins w:id="5201" w:author="Thomas Dietz" w:date="2012-08-08T16:18:00Z"/>
              </w:rPr>
            </w:pPr>
            <w:ins w:id="5202" w:author="Thomas Dietz" w:date="2012-08-08T16:18:00Z">
              <w:r>
                <w:t xml:space="preserve">          &lt;xs:sequence&gt;</w:t>
              </w:r>
            </w:ins>
          </w:p>
          <w:p w14:paraId="5FA05CC4" w14:textId="77777777" w:rsidR="00D708FE" w:rsidRDefault="00D708FE" w:rsidP="00D708FE">
            <w:pPr>
              <w:pStyle w:val="XML1"/>
              <w:rPr>
                <w:ins w:id="5203" w:author="Thomas Dietz" w:date="2012-08-08T16:18:00Z"/>
              </w:rPr>
            </w:pPr>
            <w:ins w:id="5204" w:author="Thomas Dietz" w:date="2012-08-08T16:18:00Z">
              <w:r>
                <w:t xml:space="preserve">            &lt;xs:element name="type" minOccurs="0" maxOccurs="unbounded"  type="OFMatchFieldType"/&gt;</w:t>
              </w:r>
            </w:ins>
          </w:p>
          <w:p w14:paraId="2613C5CA" w14:textId="77777777" w:rsidR="00D708FE" w:rsidRDefault="00D708FE" w:rsidP="00D708FE">
            <w:pPr>
              <w:pStyle w:val="XML1"/>
              <w:rPr>
                <w:ins w:id="5205" w:author="Thomas Dietz" w:date="2012-08-08T16:18:00Z"/>
              </w:rPr>
            </w:pPr>
            <w:ins w:id="5206" w:author="Thomas Dietz" w:date="2012-08-08T16:18:00Z">
              <w:r>
                <w:t xml:space="preserve">          &lt;/xs:sequence&gt;</w:t>
              </w:r>
            </w:ins>
          </w:p>
          <w:p w14:paraId="5F979027" w14:textId="77777777" w:rsidR="00D708FE" w:rsidRDefault="00D708FE" w:rsidP="00D708FE">
            <w:pPr>
              <w:pStyle w:val="XML1"/>
              <w:rPr>
                <w:ins w:id="5207" w:author="Thomas Dietz" w:date="2012-08-08T16:18:00Z"/>
              </w:rPr>
            </w:pPr>
            <w:ins w:id="5208" w:author="Thomas Dietz" w:date="2012-08-08T16:18:00Z">
              <w:r>
                <w:t xml:space="preserve">        &lt;/xs:complexType&gt;</w:t>
              </w:r>
            </w:ins>
          </w:p>
          <w:p w14:paraId="548203BB" w14:textId="77777777" w:rsidR="00D708FE" w:rsidRDefault="00D708FE" w:rsidP="00D708FE">
            <w:pPr>
              <w:pStyle w:val="XML1"/>
              <w:rPr>
                <w:ins w:id="5209" w:author="Thomas Dietz" w:date="2012-08-08T16:18:00Z"/>
              </w:rPr>
            </w:pPr>
            <w:ins w:id="5210" w:author="Thomas Dietz" w:date="2012-08-08T16:18:00Z">
              <w:r>
                <w:t xml:space="preserve">      &lt;/xs:element&gt;</w:t>
              </w:r>
            </w:ins>
          </w:p>
          <w:p w14:paraId="1AD5F56D" w14:textId="77777777" w:rsidR="00D708FE" w:rsidRDefault="00D708FE" w:rsidP="00D708FE">
            <w:pPr>
              <w:pStyle w:val="XML1"/>
              <w:rPr>
                <w:ins w:id="5211" w:author="Thomas Dietz" w:date="2012-08-08T16:18:00Z"/>
              </w:rPr>
            </w:pPr>
            <w:ins w:id="5212" w:author="Thomas Dietz" w:date="2012-08-08T16:18:00Z">
              <w:r>
                <w:t xml:space="preserve">      &lt;xs:element name="write-actions"&gt;</w:t>
              </w:r>
            </w:ins>
          </w:p>
          <w:p w14:paraId="1D351DEF" w14:textId="77777777" w:rsidR="00D708FE" w:rsidRDefault="00D708FE" w:rsidP="00D708FE">
            <w:pPr>
              <w:pStyle w:val="XML1"/>
              <w:rPr>
                <w:ins w:id="5213" w:author="Thomas Dietz" w:date="2012-08-08T16:18:00Z"/>
              </w:rPr>
            </w:pPr>
            <w:ins w:id="5214" w:author="Thomas Dietz" w:date="2012-08-08T16:18:00Z">
              <w:r>
                <w:t xml:space="preserve">        &lt;xs:annotation&gt;</w:t>
              </w:r>
            </w:ins>
          </w:p>
          <w:p w14:paraId="19CA0A4E" w14:textId="77777777" w:rsidR="00D708FE" w:rsidRDefault="00D708FE" w:rsidP="00D708FE">
            <w:pPr>
              <w:pStyle w:val="XML1"/>
              <w:rPr>
                <w:ins w:id="5215" w:author="Thomas Dietz" w:date="2012-08-08T16:18:00Z"/>
              </w:rPr>
            </w:pPr>
            <w:ins w:id="5216" w:author="Thomas Dietz" w:date="2012-08-08T16:18:00Z">
              <w:r>
                <w:t xml:space="preserve">          &lt;xs:documentation&gt;</w:t>
              </w:r>
            </w:ins>
          </w:p>
          <w:p w14:paraId="76FA19D1" w14:textId="77777777" w:rsidR="00D708FE" w:rsidRDefault="00D708FE" w:rsidP="00D708FE">
            <w:pPr>
              <w:pStyle w:val="XML1"/>
              <w:rPr>
                <w:ins w:id="5217" w:author="Thomas Dietz" w:date="2012-08-08T16:18:00Z"/>
              </w:rPr>
            </w:pPr>
            <w:ins w:id="5218" w:author="Thomas Dietz" w:date="2012-08-08T16:18:00Z">
              <w:r>
                <w:t xml:space="preserve">            The list of all write action types supported by</w:t>
              </w:r>
            </w:ins>
          </w:p>
          <w:p w14:paraId="73BD4BB4" w14:textId="77777777" w:rsidR="00D708FE" w:rsidRDefault="00D708FE" w:rsidP="00D708FE">
            <w:pPr>
              <w:pStyle w:val="XML1"/>
              <w:rPr>
                <w:ins w:id="5219" w:author="Thomas Dietz" w:date="2012-08-08T16:18:00Z"/>
              </w:rPr>
            </w:pPr>
            <w:ins w:id="5220" w:author="Thomas Dietz" w:date="2012-08-08T16:18:00Z">
              <w:r>
                <w:t xml:space="preserve">            </w:t>
              </w:r>
              <w:proofErr w:type="gramStart"/>
              <w:r>
                <w:t>the</w:t>
              </w:r>
              <w:proofErr w:type="gramEnd"/>
              <w:r>
                <w:t xml:space="preserve"> flow table.</w:t>
              </w:r>
            </w:ins>
          </w:p>
          <w:p w14:paraId="400E1E12" w14:textId="77777777" w:rsidR="00D708FE" w:rsidRDefault="00D708FE" w:rsidP="00D708FE">
            <w:pPr>
              <w:pStyle w:val="XML1"/>
              <w:rPr>
                <w:ins w:id="5221" w:author="Thomas Dietz" w:date="2012-08-08T16:18:00Z"/>
              </w:rPr>
            </w:pPr>
            <w:ins w:id="5222" w:author="Thomas Dietz" w:date="2012-08-08T16:18:00Z">
              <w:r>
                <w:t xml:space="preserve">          &lt;/xs:documentation&gt;</w:t>
              </w:r>
            </w:ins>
          </w:p>
          <w:p w14:paraId="78A45EBE" w14:textId="77777777" w:rsidR="00D708FE" w:rsidRDefault="00D708FE" w:rsidP="00D708FE">
            <w:pPr>
              <w:pStyle w:val="XML1"/>
              <w:rPr>
                <w:ins w:id="5223" w:author="Thomas Dietz" w:date="2012-08-08T16:18:00Z"/>
              </w:rPr>
            </w:pPr>
            <w:ins w:id="5224" w:author="Thomas Dietz" w:date="2012-08-08T16:18:00Z">
              <w:r>
                <w:t xml:space="preserve">        &lt;/xs:annotation&gt;</w:t>
              </w:r>
            </w:ins>
          </w:p>
          <w:p w14:paraId="54D3A6CB" w14:textId="77777777" w:rsidR="00D708FE" w:rsidRDefault="00D708FE" w:rsidP="00D708FE">
            <w:pPr>
              <w:pStyle w:val="XML1"/>
              <w:rPr>
                <w:ins w:id="5225" w:author="Thomas Dietz" w:date="2012-08-08T16:18:00Z"/>
              </w:rPr>
            </w:pPr>
            <w:ins w:id="5226" w:author="Thomas Dietz" w:date="2012-08-08T16:18:00Z">
              <w:r>
                <w:t xml:space="preserve">        &lt;xs:complexType&gt;</w:t>
              </w:r>
            </w:ins>
          </w:p>
          <w:p w14:paraId="56B298AE" w14:textId="77777777" w:rsidR="00D708FE" w:rsidRDefault="00D708FE" w:rsidP="00D708FE">
            <w:pPr>
              <w:pStyle w:val="XML1"/>
              <w:rPr>
                <w:ins w:id="5227" w:author="Thomas Dietz" w:date="2012-08-08T16:18:00Z"/>
              </w:rPr>
            </w:pPr>
            <w:ins w:id="5228" w:author="Thomas Dietz" w:date="2012-08-08T16:18:00Z">
              <w:r>
                <w:t xml:space="preserve">          &lt;xs:sequence&gt;</w:t>
              </w:r>
            </w:ins>
          </w:p>
          <w:p w14:paraId="1C982A5F" w14:textId="77777777" w:rsidR="00D708FE" w:rsidRDefault="00D708FE" w:rsidP="00D708FE">
            <w:pPr>
              <w:pStyle w:val="XML1"/>
              <w:rPr>
                <w:ins w:id="5229" w:author="Thomas Dietz" w:date="2012-08-08T16:18:00Z"/>
              </w:rPr>
            </w:pPr>
            <w:ins w:id="5230" w:author="Thomas Dietz" w:date="2012-08-08T16:18:00Z">
              <w:r>
                <w:t xml:space="preserve">            &lt;xs:element name="type" minOccurs="0" maxOccurs="unbounded"  type="OFActionType"/&gt;</w:t>
              </w:r>
            </w:ins>
          </w:p>
          <w:p w14:paraId="149E4C37" w14:textId="77777777" w:rsidR="00D708FE" w:rsidRDefault="00D708FE" w:rsidP="00D708FE">
            <w:pPr>
              <w:pStyle w:val="XML1"/>
              <w:rPr>
                <w:ins w:id="5231" w:author="Thomas Dietz" w:date="2012-08-08T16:18:00Z"/>
              </w:rPr>
            </w:pPr>
            <w:ins w:id="5232" w:author="Thomas Dietz" w:date="2012-08-08T16:18:00Z">
              <w:r>
                <w:t xml:space="preserve">          &lt;/xs:sequence&gt;</w:t>
              </w:r>
            </w:ins>
          </w:p>
          <w:p w14:paraId="17DE9B52" w14:textId="77777777" w:rsidR="00D708FE" w:rsidRDefault="00D708FE" w:rsidP="00D708FE">
            <w:pPr>
              <w:pStyle w:val="XML1"/>
              <w:rPr>
                <w:ins w:id="5233" w:author="Thomas Dietz" w:date="2012-08-08T16:18:00Z"/>
              </w:rPr>
            </w:pPr>
            <w:ins w:id="5234" w:author="Thomas Dietz" w:date="2012-08-08T16:18:00Z">
              <w:r>
                <w:t xml:space="preserve">        &lt;/xs:complexType&gt;</w:t>
              </w:r>
            </w:ins>
          </w:p>
          <w:p w14:paraId="51F95B40" w14:textId="77777777" w:rsidR="00D708FE" w:rsidRDefault="00D708FE" w:rsidP="00D708FE">
            <w:pPr>
              <w:pStyle w:val="XML1"/>
              <w:rPr>
                <w:ins w:id="5235" w:author="Thomas Dietz" w:date="2012-08-08T16:18:00Z"/>
              </w:rPr>
            </w:pPr>
            <w:ins w:id="5236" w:author="Thomas Dietz" w:date="2012-08-08T16:18:00Z">
              <w:r>
                <w:t xml:space="preserve">      &lt;/xs:element&gt;</w:t>
              </w:r>
            </w:ins>
          </w:p>
          <w:p w14:paraId="662E8482" w14:textId="77777777" w:rsidR="00D708FE" w:rsidRDefault="00D708FE" w:rsidP="00D708FE">
            <w:pPr>
              <w:pStyle w:val="XML1"/>
              <w:rPr>
                <w:ins w:id="5237" w:author="Thomas Dietz" w:date="2012-08-08T16:18:00Z"/>
              </w:rPr>
            </w:pPr>
            <w:ins w:id="5238" w:author="Thomas Dietz" w:date="2012-08-08T16:18:00Z">
              <w:r>
                <w:t xml:space="preserve">      &lt;xs:element name="apply-actions"&gt;</w:t>
              </w:r>
            </w:ins>
          </w:p>
          <w:p w14:paraId="219E5C66" w14:textId="77777777" w:rsidR="00D708FE" w:rsidRDefault="00D708FE" w:rsidP="00D708FE">
            <w:pPr>
              <w:pStyle w:val="XML1"/>
              <w:rPr>
                <w:ins w:id="5239" w:author="Thomas Dietz" w:date="2012-08-08T16:18:00Z"/>
              </w:rPr>
            </w:pPr>
            <w:ins w:id="5240" w:author="Thomas Dietz" w:date="2012-08-08T16:18:00Z">
              <w:r>
                <w:t xml:space="preserve">        &lt;xs:annotation&gt;</w:t>
              </w:r>
            </w:ins>
          </w:p>
          <w:p w14:paraId="534B817B" w14:textId="77777777" w:rsidR="00D708FE" w:rsidRDefault="00D708FE" w:rsidP="00D708FE">
            <w:pPr>
              <w:pStyle w:val="XML1"/>
              <w:rPr>
                <w:ins w:id="5241" w:author="Thomas Dietz" w:date="2012-08-08T16:18:00Z"/>
              </w:rPr>
            </w:pPr>
            <w:ins w:id="5242" w:author="Thomas Dietz" w:date="2012-08-08T16:18:00Z">
              <w:r>
                <w:t xml:space="preserve">          &lt;xs:documentation&gt;</w:t>
              </w:r>
            </w:ins>
          </w:p>
          <w:p w14:paraId="12B33004" w14:textId="77777777" w:rsidR="00D708FE" w:rsidRDefault="00D708FE" w:rsidP="00D708FE">
            <w:pPr>
              <w:pStyle w:val="XML1"/>
              <w:rPr>
                <w:ins w:id="5243" w:author="Thomas Dietz" w:date="2012-08-08T16:18:00Z"/>
              </w:rPr>
            </w:pPr>
            <w:ins w:id="5244" w:author="Thomas Dietz" w:date="2012-08-08T16:18:00Z">
              <w:r>
                <w:t xml:space="preserve">            The list of all apply action types supported by</w:t>
              </w:r>
            </w:ins>
          </w:p>
          <w:p w14:paraId="7F45C53E" w14:textId="77777777" w:rsidR="00D708FE" w:rsidRDefault="00D708FE" w:rsidP="00D708FE">
            <w:pPr>
              <w:pStyle w:val="XML1"/>
              <w:rPr>
                <w:ins w:id="5245" w:author="Thomas Dietz" w:date="2012-08-08T16:18:00Z"/>
              </w:rPr>
            </w:pPr>
            <w:ins w:id="5246" w:author="Thomas Dietz" w:date="2012-08-08T16:18:00Z">
              <w:r>
                <w:t xml:space="preserve">            </w:t>
              </w:r>
              <w:proofErr w:type="gramStart"/>
              <w:r>
                <w:t>the</w:t>
              </w:r>
              <w:proofErr w:type="gramEnd"/>
              <w:r>
                <w:t xml:space="preserve"> flow table.</w:t>
              </w:r>
            </w:ins>
          </w:p>
          <w:p w14:paraId="32ACD9C7" w14:textId="77777777" w:rsidR="00D708FE" w:rsidRDefault="00D708FE" w:rsidP="00D708FE">
            <w:pPr>
              <w:pStyle w:val="XML1"/>
              <w:rPr>
                <w:ins w:id="5247" w:author="Thomas Dietz" w:date="2012-08-08T16:18:00Z"/>
              </w:rPr>
            </w:pPr>
            <w:ins w:id="5248" w:author="Thomas Dietz" w:date="2012-08-08T16:18:00Z">
              <w:r>
                <w:t xml:space="preserve">          &lt;/xs:documentation&gt;</w:t>
              </w:r>
            </w:ins>
          </w:p>
          <w:p w14:paraId="2C2B83AE" w14:textId="77777777" w:rsidR="00D708FE" w:rsidRDefault="00D708FE" w:rsidP="00D708FE">
            <w:pPr>
              <w:pStyle w:val="XML1"/>
              <w:rPr>
                <w:ins w:id="5249" w:author="Thomas Dietz" w:date="2012-08-08T16:18:00Z"/>
              </w:rPr>
            </w:pPr>
            <w:ins w:id="5250" w:author="Thomas Dietz" w:date="2012-08-08T16:18:00Z">
              <w:r>
                <w:t xml:space="preserve">        &lt;/xs:annotation&gt;</w:t>
              </w:r>
            </w:ins>
          </w:p>
          <w:p w14:paraId="1C6782A1" w14:textId="77777777" w:rsidR="00D708FE" w:rsidRDefault="00D708FE" w:rsidP="00D708FE">
            <w:pPr>
              <w:pStyle w:val="XML1"/>
              <w:rPr>
                <w:ins w:id="5251" w:author="Thomas Dietz" w:date="2012-08-08T16:18:00Z"/>
              </w:rPr>
            </w:pPr>
            <w:ins w:id="5252" w:author="Thomas Dietz" w:date="2012-08-08T16:18:00Z">
              <w:r>
                <w:t xml:space="preserve">        &lt;xs:complexType&gt;</w:t>
              </w:r>
            </w:ins>
          </w:p>
          <w:p w14:paraId="4A0B1ADA" w14:textId="77777777" w:rsidR="00D708FE" w:rsidRDefault="00D708FE" w:rsidP="00D708FE">
            <w:pPr>
              <w:pStyle w:val="XML1"/>
              <w:rPr>
                <w:ins w:id="5253" w:author="Thomas Dietz" w:date="2012-08-08T16:18:00Z"/>
              </w:rPr>
            </w:pPr>
            <w:ins w:id="5254" w:author="Thomas Dietz" w:date="2012-08-08T16:18:00Z">
              <w:r>
                <w:lastRenderedPageBreak/>
                <w:t xml:space="preserve">          &lt;xs:sequence&gt;</w:t>
              </w:r>
            </w:ins>
          </w:p>
          <w:p w14:paraId="2711F829" w14:textId="77777777" w:rsidR="00D708FE" w:rsidRDefault="00D708FE" w:rsidP="00D708FE">
            <w:pPr>
              <w:pStyle w:val="XML1"/>
              <w:rPr>
                <w:ins w:id="5255" w:author="Thomas Dietz" w:date="2012-08-08T16:18:00Z"/>
              </w:rPr>
            </w:pPr>
            <w:ins w:id="5256" w:author="Thomas Dietz" w:date="2012-08-08T16:18:00Z">
              <w:r>
                <w:t xml:space="preserve">            &lt;xs:element name="type" minOccurs="0" maxOccurs="unbounded"  type="OFActionType"/&gt;</w:t>
              </w:r>
            </w:ins>
          </w:p>
          <w:p w14:paraId="776A0400" w14:textId="77777777" w:rsidR="00D708FE" w:rsidRDefault="00D708FE" w:rsidP="00D708FE">
            <w:pPr>
              <w:pStyle w:val="XML1"/>
              <w:rPr>
                <w:ins w:id="5257" w:author="Thomas Dietz" w:date="2012-08-08T16:18:00Z"/>
              </w:rPr>
            </w:pPr>
            <w:ins w:id="5258" w:author="Thomas Dietz" w:date="2012-08-08T16:18:00Z">
              <w:r>
                <w:t xml:space="preserve">          &lt;/xs:sequence&gt;</w:t>
              </w:r>
            </w:ins>
          </w:p>
          <w:p w14:paraId="39285C4D" w14:textId="77777777" w:rsidR="00D708FE" w:rsidRDefault="00D708FE" w:rsidP="00D708FE">
            <w:pPr>
              <w:pStyle w:val="XML1"/>
              <w:rPr>
                <w:ins w:id="5259" w:author="Thomas Dietz" w:date="2012-08-08T16:18:00Z"/>
              </w:rPr>
            </w:pPr>
            <w:ins w:id="5260" w:author="Thomas Dietz" w:date="2012-08-08T16:18:00Z">
              <w:r>
                <w:t xml:space="preserve">        &lt;/xs:complexType&gt;</w:t>
              </w:r>
            </w:ins>
          </w:p>
          <w:p w14:paraId="5C69C9D1" w14:textId="77777777" w:rsidR="00D708FE" w:rsidRDefault="00D708FE" w:rsidP="00D708FE">
            <w:pPr>
              <w:pStyle w:val="XML1"/>
              <w:rPr>
                <w:ins w:id="5261" w:author="Thomas Dietz" w:date="2012-08-08T16:18:00Z"/>
              </w:rPr>
            </w:pPr>
            <w:ins w:id="5262" w:author="Thomas Dietz" w:date="2012-08-08T16:18:00Z">
              <w:r>
                <w:t xml:space="preserve">      &lt;/xs:element&gt;</w:t>
              </w:r>
            </w:ins>
          </w:p>
          <w:p w14:paraId="61703A94" w14:textId="77777777" w:rsidR="00D708FE" w:rsidRDefault="00D708FE" w:rsidP="00D708FE">
            <w:pPr>
              <w:pStyle w:val="XML1"/>
              <w:rPr>
                <w:ins w:id="5263" w:author="Thomas Dietz" w:date="2012-08-08T16:18:00Z"/>
              </w:rPr>
            </w:pPr>
            <w:ins w:id="5264" w:author="Thomas Dietz" w:date="2012-08-08T16:18:00Z">
              <w:r>
                <w:t xml:space="preserve">      &lt;xs:element name="write-setfields"&gt;</w:t>
              </w:r>
            </w:ins>
          </w:p>
          <w:p w14:paraId="29842FEF" w14:textId="77777777" w:rsidR="00D708FE" w:rsidRDefault="00D708FE" w:rsidP="00D708FE">
            <w:pPr>
              <w:pStyle w:val="XML1"/>
              <w:rPr>
                <w:ins w:id="5265" w:author="Thomas Dietz" w:date="2012-08-08T16:18:00Z"/>
              </w:rPr>
            </w:pPr>
            <w:ins w:id="5266" w:author="Thomas Dietz" w:date="2012-08-08T16:18:00Z">
              <w:r>
                <w:t xml:space="preserve">        &lt;xs:annotation&gt;</w:t>
              </w:r>
            </w:ins>
          </w:p>
          <w:p w14:paraId="4F2FBA71" w14:textId="77777777" w:rsidR="00D708FE" w:rsidRDefault="00D708FE" w:rsidP="00D708FE">
            <w:pPr>
              <w:pStyle w:val="XML1"/>
              <w:rPr>
                <w:ins w:id="5267" w:author="Thomas Dietz" w:date="2012-08-08T16:18:00Z"/>
              </w:rPr>
            </w:pPr>
            <w:ins w:id="5268" w:author="Thomas Dietz" w:date="2012-08-08T16:18:00Z">
              <w:r>
                <w:t xml:space="preserve">          &lt;xs:documentation&gt;</w:t>
              </w:r>
            </w:ins>
          </w:p>
          <w:p w14:paraId="751059FD" w14:textId="77777777" w:rsidR="00D708FE" w:rsidRDefault="00D708FE" w:rsidP="00D708FE">
            <w:pPr>
              <w:pStyle w:val="XML1"/>
              <w:rPr>
                <w:ins w:id="5269" w:author="Thomas Dietz" w:date="2012-08-08T16:18:00Z"/>
              </w:rPr>
            </w:pPr>
            <w:ins w:id="5270" w:author="Thomas Dietz" w:date="2012-08-08T16:18:00Z">
              <w:r>
                <w:t xml:space="preserve">            The list of all 'set-field' action types </w:t>
              </w:r>
            </w:ins>
          </w:p>
          <w:p w14:paraId="0F59300E" w14:textId="77777777" w:rsidR="00D708FE" w:rsidRDefault="00D708FE" w:rsidP="00D708FE">
            <w:pPr>
              <w:pStyle w:val="XML1"/>
              <w:rPr>
                <w:ins w:id="5271" w:author="Thomas Dietz" w:date="2012-08-08T16:18:00Z"/>
              </w:rPr>
            </w:pPr>
            <w:ins w:id="5272" w:author="Thomas Dietz" w:date="2012-08-08T16:18:00Z">
              <w:r>
                <w:t xml:space="preserve">            </w:t>
              </w:r>
              <w:proofErr w:type="gramStart"/>
              <w:r>
                <w:t>supported</w:t>
              </w:r>
              <w:proofErr w:type="gramEnd"/>
              <w:r>
                <w:t xml:space="preserve"> by the table using write actions.</w:t>
              </w:r>
            </w:ins>
          </w:p>
          <w:p w14:paraId="6B954733" w14:textId="77777777" w:rsidR="00D708FE" w:rsidRDefault="00D708FE" w:rsidP="00D708FE">
            <w:pPr>
              <w:pStyle w:val="XML1"/>
              <w:rPr>
                <w:ins w:id="5273" w:author="Thomas Dietz" w:date="2012-08-08T16:18:00Z"/>
              </w:rPr>
            </w:pPr>
            <w:ins w:id="5274" w:author="Thomas Dietz" w:date="2012-08-08T16:18:00Z">
              <w:r>
                <w:t xml:space="preserve">          &lt;/xs:documentation&gt;</w:t>
              </w:r>
            </w:ins>
          </w:p>
          <w:p w14:paraId="58D95F9E" w14:textId="77777777" w:rsidR="00D708FE" w:rsidRDefault="00D708FE" w:rsidP="00D708FE">
            <w:pPr>
              <w:pStyle w:val="XML1"/>
              <w:rPr>
                <w:ins w:id="5275" w:author="Thomas Dietz" w:date="2012-08-08T16:18:00Z"/>
              </w:rPr>
            </w:pPr>
            <w:ins w:id="5276" w:author="Thomas Dietz" w:date="2012-08-08T16:18:00Z">
              <w:r>
                <w:t xml:space="preserve">        &lt;/xs:annotation&gt;</w:t>
              </w:r>
            </w:ins>
          </w:p>
          <w:p w14:paraId="2636266A" w14:textId="77777777" w:rsidR="00D708FE" w:rsidRDefault="00D708FE" w:rsidP="00D708FE">
            <w:pPr>
              <w:pStyle w:val="XML1"/>
              <w:rPr>
                <w:ins w:id="5277" w:author="Thomas Dietz" w:date="2012-08-08T16:18:00Z"/>
              </w:rPr>
            </w:pPr>
            <w:ins w:id="5278" w:author="Thomas Dietz" w:date="2012-08-08T16:18:00Z">
              <w:r>
                <w:t xml:space="preserve">        &lt;xs:complexType&gt;</w:t>
              </w:r>
            </w:ins>
          </w:p>
          <w:p w14:paraId="066C6736" w14:textId="77777777" w:rsidR="00D708FE" w:rsidRDefault="00D708FE" w:rsidP="00D708FE">
            <w:pPr>
              <w:pStyle w:val="XML1"/>
              <w:rPr>
                <w:ins w:id="5279" w:author="Thomas Dietz" w:date="2012-08-08T16:18:00Z"/>
              </w:rPr>
            </w:pPr>
            <w:ins w:id="5280" w:author="Thomas Dietz" w:date="2012-08-08T16:18:00Z">
              <w:r>
                <w:t xml:space="preserve">          &lt;xs:sequence&gt;</w:t>
              </w:r>
            </w:ins>
          </w:p>
          <w:p w14:paraId="07C026A9" w14:textId="77777777" w:rsidR="00D708FE" w:rsidRDefault="00D708FE" w:rsidP="00D708FE">
            <w:pPr>
              <w:pStyle w:val="XML1"/>
              <w:rPr>
                <w:ins w:id="5281" w:author="Thomas Dietz" w:date="2012-08-08T16:18:00Z"/>
              </w:rPr>
            </w:pPr>
            <w:ins w:id="5282" w:author="Thomas Dietz" w:date="2012-08-08T16:18:00Z">
              <w:r>
                <w:t xml:space="preserve">            &lt;xs:element name="type" minOccurs="0" maxOccurs="unbounded"  type="OFMatchFieldType"/&gt;</w:t>
              </w:r>
            </w:ins>
          </w:p>
          <w:p w14:paraId="7197E307" w14:textId="77777777" w:rsidR="00D708FE" w:rsidRDefault="00D708FE" w:rsidP="00D708FE">
            <w:pPr>
              <w:pStyle w:val="XML1"/>
              <w:rPr>
                <w:ins w:id="5283" w:author="Thomas Dietz" w:date="2012-08-08T16:18:00Z"/>
              </w:rPr>
            </w:pPr>
            <w:ins w:id="5284" w:author="Thomas Dietz" w:date="2012-08-08T16:18:00Z">
              <w:r>
                <w:t xml:space="preserve">          &lt;/xs:sequence&gt;</w:t>
              </w:r>
            </w:ins>
          </w:p>
          <w:p w14:paraId="6AED883D" w14:textId="77777777" w:rsidR="00D708FE" w:rsidRDefault="00D708FE" w:rsidP="00D708FE">
            <w:pPr>
              <w:pStyle w:val="XML1"/>
              <w:rPr>
                <w:ins w:id="5285" w:author="Thomas Dietz" w:date="2012-08-08T16:18:00Z"/>
              </w:rPr>
            </w:pPr>
            <w:ins w:id="5286" w:author="Thomas Dietz" w:date="2012-08-08T16:18:00Z">
              <w:r>
                <w:t xml:space="preserve">        &lt;/xs:complexType&gt;</w:t>
              </w:r>
            </w:ins>
          </w:p>
          <w:p w14:paraId="35908060" w14:textId="77777777" w:rsidR="00D708FE" w:rsidRDefault="00D708FE" w:rsidP="00D708FE">
            <w:pPr>
              <w:pStyle w:val="XML1"/>
              <w:rPr>
                <w:ins w:id="5287" w:author="Thomas Dietz" w:date="2012-08-08T16:18:00Z"/>
              </w:rPr>
            </w:pPr>
            <w:ins w:id="5288" w:author="Thomas Dietz" w:date="2012-08-08T16:18:00Z">
              <w:r>
                <w:t xml:space="preserve">      &lt;/xs:element&gt;</w:t>
              </w:r>
            </w:ins>
          </w:p>
          <w:p w14:paraId="0399B23A" w14:textId="77777777" w:rsidR="00D708FE" w:rsidRDefault="00D708FE" w:rsidP="00D708FE">
            <w:pPr>
              <w:pStyle w:val="XML1"/>
              <w:rPr>
                <w:ins w:id="5289" w:author="Thomas Dietz" w:date="2012-08-08T16:18:00Z"/>
              </w:rPr>
            </w:pPr>
            <w:ins w:id="5290" w:author="Thomas Dietz" w:date="2012-08-08T16:18:00Z">
              <w:r>
                <w:t xml:space="preserve">      &lt;xs:element name="apply-setfields"&gt;</w:t>
              </w:r>
            </w:ins>
          </w:p>
          <w:p w14:paraId="3A571C42" w14:textId="77777777" w:rsidR="00D708FE" w:rsidRDefault="00D708FE" w:rsidP="00D708FE">
            <w:pPr>
              <w:pStyle w:val="XML1"/>
              <w:rPr>
                <w:ins w:id="5291" w:author="Thomas Dietz" w:date="2012-08-08T16:18:00Z"/>
              </w:rPr>
            </w:pPr>
            <w:ins w:id="5292" w:author="Thomas Dietz" w:date="2012-08-08T16:18:00Z">
              <w:r>
                <w:t xml:space="preserve">        &lt;xs:annotation&gt;</w:t>
              </w:r>
            </w:ins>
          </w:p>
          <w:p w14:paraId="3AE3EADD" w14:textId="77777777" w:rsidR="00D708FE" w:rsidRDefault="00D708FE" w:rsidP="00D708FE">
            <w:pPr>
              <w:pStyle w:val="XML1"/>
              <w:rPr>
                <w:ins w:id="5293" w:author="Thomas Dietz" w:date="2012-08-08T16:18:00Z"/>
              </w:rPr>
            </w:pPr>
            <w:ins w:id="5294" w:author="Thomas Dietz" w:date="2012-08-08T16:18:00Z">
              <w:r>
                <w:t xml:space="preserve">          &lt;xs:documentation&gt;</w:t>
              </w:r>
            </w:ins>
          </w:p>
          <w:p w14:paraId="54B606C9" w14:textId="77777777" w:rsidR="00D708FE" w:rsidRDefault="00D708FE" w:rsidP="00D708FE">
            <w:pPr>
              <w:pStyle w:val="XML1"/>
              <w:rPr>
                <w:ins w:id="5295" w:author="Thomas Dietz" w:date="2012-08-08T16:18:00Z"/>
              </w:rPr>
            </w:pPr>
            <w:ins w:id="5296" w:author="Thomas Dietz" w:date="2012-08-08T16:18:00Z">
              <w:r>
                <w:t xml:space="preserve">            The list of all 'set-field' action types </w:t>
              </w:r>
            </w:ins>
          </w:p>
          <w:p w14:paraId="662F3970" w14:textId="77777777" w:rsidR="00D708FE" w:rsidRDefault="00D708FE" w:rsidP="00D708FE">
            <w:pPr>
              <w:pStyle w:val="XML1"/>
              <w:rPr>
                <w:ins w:id="5297" w:author="Thomas Dietz" w:date="2012-08-08T16:18:00Z"/>
              </w:rPr>
            </w:pPr>
            <w:ins w:id="5298" w:author="Thomas Dietz" w:date="2012-08-08T16:18:00Z">
              <w:r>
                <w:t xml:space="preserve">            </w:t>
              </w:r>
              <w:proofErr w:type="gramStart"/>
              <w:r>
                <w:t>supported</w:t>
              </w:r>
              <w:proofErr w:type="gramEnd"/>
              <w:r>
                <w:t xml:space="preserve"> by the table using apply actions.</w:t>
              </w:r>
            </w:ins>
          </w:p>
          <w:p w14:paraId="3CBB7785" w14:textId="77777777" w:rsidR="00D708FE" w:rsidRDefault="00D708FE" w:rsidP="00D708FE">
            <w:pPr>
              <w:pStyle w:val="XML1"/>
              <w:rPr>
                <w:ins w:id="5299" w:author="Thomas Dietz" w:date="2012-08-08T16:18:00Z"/>
              </w:rPr>
            </w:pPr>
            <w:ins w:id="5300" w:author="Thomas Dietz" w:date="2012-08-08T16:18:00Z">
              <w:r>
                <w:t xml:space="preserve">          &lt;/xs:documentation&gt;</w:t>
              </w:r>
            </w:ins>
          </w:p>
          <w:p w14:paraId="7EE5107D" w14:textId="77777777" w:rsidR="00D708FE" w:rsidRDefault="00D708FE" w:rsidP="00D708FE">
            <w:pPr>
              <w:pStyle w:val="XML1"/>
              <w:rPr>
                <w:ins w:id="5301" w:author="Thomas Dietz" w:date="2012-08-08T16:18:00Z"/>
              </w:rPr>
            </w:pPr>
            <w:ins w:id="5302" w:author="Thomas Dietz" w:date="2012-08-08T16:18:00Z">
              <w:r>
                <w:t xml:space="preserve">        &lt;/xs:annotation&gt;</w:t>
              </w:r>
            </w:ins>
          </w:p>
          <w:p w14:paraId="34B6902F" w14:textId="77777777" w:rsidR="00D708FE" w:rsidRDefault="00D708FE" w:rsidP="00D708FE">
            <w:pPr>
              <w:pStyle w:val="XML1"/>
              <w:rPr>
                <w:ins w:id="5303" w:author="Thomas Dietz" w:date="2012-08-08T16:18:00Z"/>
              </w:rPr>
            </w:pPr>
            <w:ins w:id="5304" w:author="Thomas Dietz" w:date="2012-08-08T16:18:00Z">
              <w:r>
                <w:t xml:space="preserve">        &lt;xs:complexType&gt;</w:t>
              </w:r>
            </w:ins>
          </w:p>
          <w:p w14:paraId="5AC62FD1" w14:textId="77777777" w:rsidR="00D708FE" w:rsidRDefault="00D708FE" w:rsidP="00D708FE">
            <w:pPr>
              <w:pStyle w:val="XML1"/>
              <w:rPr>
                <w:ins w:id="5305" w:author="Thomas Dietz" w:date="2012-08-08T16:18:00Z"/>
              </w:rPr>
            </w:pPr>
            <w:ins w:id="5306" w:author="Thomas Dietz" w:date="2012-08-08T16:18:00Z">
              <w:r>
                <w:t xml:space="preserve">          &lt;xs:sequence&gt;</w:t>
              </w:r>
            </w:ins>
          </w:p>
          <w:p w14:paraId="00254F7A" w14:textId="77777777" w:rsidR="00D708FE" w:rsidRDefault="00D708FE" w:rsidP="00D708FE">
            <w:pPr>
              <w:pStyle w:val="XML1"/>
              <w:rPr>
                <w:ins w:id="5307" w:author="Thomas Dietz" w:date="2012-08-08T16:18:00Z"/>
              </w:rPr>
            </w:pPr>
            <w:ins w:id="5308" w:author="Thomas Dietz" w:date="2012-08-08T16:18:00Z">
              <w:r>
                <w:t xml:space="preserve">            &lt;xs:element name="type" minOccurs="0" maxOccurs="unbounded"  type="OFMatchFieldType"/&gt;</w:t>
              </w:r>
            </w:ins>
          </w:p>
          <w:p w14:paraId="3266BA09" w14:textId="77777777" w:rsidR="00D708FE" w:rsidRDefault="00D708FE" w:rsidP="00D708FE">
            <w:pPr>
              <w:pStyle w:val="XML1"/>
              <w:rPr>
                <w:ins w:id="5309" w:author="Thomas Dietz" w:date="2012-08-08T16:18:00Z"/>
              </w:rPr>
            </w:pPr>
            <w:ins w:id="5310" w:author="Thomas Dietz" w:date="2012-08-08T16:18:00Z">
              <w:r>
                <w:t xml:space="preserve">          &lt;/xs:sequence&gt;</w:t>
              </w:r>
            </w:ins>
          </w:p>
          <w:p w14:paraId="29FBC663" w14:textId="77777777" w:rsidR="00D708FE" w:rsidRDefault="00D708FE" w:rsidP="00D708FE">
            <w:pPr>
              <w:pStyle w:val="XML1"/>
              <w:rPr>
                <w:ins w:id="5311" w:author="Thomas Dietz" w:date="2012-08-08T16:18:00Z"/>
              </w:rPr>
            </w:pPr>
            <w:ins w:id="5312" w:author="Thomas Dietz" w:date="2012-08-08T16:18:00Z">
              <w:r>
                <w:t xml:space="preserve">        &lt;/xs:complexType&gt;</w:t>
              </w:r>
            </w:ins>
          </w:p>
          <w:p w14:paraId="3AF68108" w14:textId="77777777" w:rsidR="00D708FE" w:rsidRDefault="00D708FE" w:rsidP="00D708FE">
            <w:pPr>
              <w:pStyle w:val="XML1"/>
              <w:rPr>
                <w:ins w:id="5313" w:author="Thomas Dietz" w:date="2012-08-08T16:18:00Z"/>
              </w:rPr>
            </w:pPr>
            <w:ins w:id="5314" w:author="Thomas Dietz" w:date="2012-08-08T16:18:00Z">
              <w:r>
                <w:t xml:space="preserve">      &lt;/xs:element&gt;</w:t>
              </w:r>
            </w:ins>
          </w:p>
          <w:p w14:paraId="1DC0EB2C" w14:textId="77777777" w:rsidR="00D708FE" w:rsidRDefault="00D708FE" w:rsidP="00D708FE">
            <w:pPr>
              <w:pStyle w:val="XML1"/>
              <w:rPr>
                <w:ins w:id="5315" w:author="Thomas Dietz" w:date="2012-08-08T16:18:00Z"/>
              </w:rPr>
            </w:pPr>
            <w:ins w:id="5316" w:author="Thomas Dietz" w:date="2012-08-08T16:18:00Z">
              <w:r>
                <w:t xml:space="preserve">      &lt;xs:element name="wildcards"&gt;</w:t>
              </w:r>
            </w:ins>
          </w:p>
          <w:p w14:paraId="0D0AB39B" w14:textId="77777777" w:rsidR="00D708FE" w:rsidRDefault="00D708FE" w:rsidP="00D708FE">
            <w:pPr>
              <w:pStyle w:val="XML1"/>
              <w:rPr>
                <w:ins w:id="5317" w:author="Thomas Dietz" w:date="2012-08-08T16:18:00Z"/>
              </w:rPr>
            </w:pPr>
            <w:ins w:id="5318" w:author="Thomas Dietz" w:date="2012-08-08T16:18:00Z">
              <w:r>
                <w:t xml:space="preserve">        &lt;xs:annotation&gt;</w:t>
              </w:r>
            </w:ins>
          </w:p>
          <w:p w14:paraId="6E98F2C2" w14:textId="77777777" w:rsidR="00D708FE" w:rsidRDefault="00D708FE" w:rsidP="00D708FE">
            <w:pPr>
              <w:pStyle w:val="XML1"/>
              <w:rPr>
                <w:ins w:id="5319" w:author="Thomas Dietz" w:date="2012-08-08T16:18:00Z"/>
              </w:rPr>
            </w:pPr>
            <w:ins w:id="5320" w:author="Thomas Dietz" w:date="2012-08-08T16:18:00Z">
              <w:r>
                <w:t xml:space="preserve">          &lt;xs:documentation&gt;</w:t>
              </w:r>
            </w:ins>
          </w:p>
          <w:p w14:paraId="7CA5F82E" w14:textId="77777777" w:rsidR="00D708FE" w:rsidRDefault="00D708FE" w:rsidP="00D708FE">
            <w:pPr>
              <w:pStyle w:val="XML1"/>
              <w:rPr>
                <w:ins w:id="5321" w:author="Thomas Dietz" w:date="2012-08-08T16:18:00Z"/>
              </w:rPr>
            </w:pPr>
            <w:ins w:id="5322" w:author="Thomas Dietz" w:date="2012-08-08T16:18:00Z">
              <w:r>
                <w:t xml:space="preserve">            The list of all fields for which the table </w:t>
              </w:r>
            </w:ins>
          </w:p>
          <w:p w14:paraId="062EF8B9" w14:textId="77777777" w:rsidR="00D708FE" w:rsidRDefault="00D708FE" w:rsidP="00D708FE">
            <w:pPr>
              <w:pStyle w:val="XML1"/>
              <w:rPr>
                <w:ins w:id="5323" w:author="Thomas Dietz" w:date="2012-08-08T16:18:00Z"/>
              </w:rPr>
            </w:pPr>
            <w:ins w:id="5324" w:author="Thomas Dietz" w:date="2012-08-08T16:18:00Z">
              <w:r>
                <w:t xml:space="preserve">            </w:t>
              </w:r>
              <w:proofErr w:type="gramStart"/>
              <w:r>
                <w:t>supports</w:t>
              </w:r>
              <w:proofErr w:type="gramEnd"/>
              <w:r>
                <w:t xml:space="preserve"> wildcarding.</w:t>
              </w:r>
            </w:ins>
          </w:p>
          <w:p w14:paraId="530875FF" w14:textId="77777777" w:rsidR="00D708FE" w:rsidRDefault="00D708FE" w:rsidP="00D708FE">
            <w:pPr>
              <w:pStyle w:val="XML1"/>
              <w:rPr>
                <w:ins w:id="5325" w:author="Thomas Dietz" w:date="2012-08-08T16:18:00Z"/>
              </w:rPr>
            </w:pPr>
            <w:ins w:id="5326" w:author="Thomas Dietz" w:date="2012-08-08T16:18:00Z">
              <w:r>
                <w:t xml:space="preserve">          &lt;/xs:documentation&gt;</w:t>
              </w:r>
            </w:ins>
          </w:p>
          <w:p w14:paraId="06A39899" w14:textId="77777777" w:rsidR="00D708FE" w:rsidRDefault="00D708FE" w:rsidP="00D708FE">
            <w:pPr>
              <w:pStyle w:val="XML1"/>
              <w:rPr>
                <w:ins w:id="5327" w:author="Thomas Dietz" w:date="2012-08-08T16:18:00Z"/>
              </w:rPr>
            </w:pPr>
            <w:ins w:id="5328" w:author="Thomas Dietz" w:date="2012-08-08T16:18:00Z">
              <w:r>
                <w:t xml:space="preserve">        &lt;/xs:annotation&gt;</w:t>
              </w:r>
            </w:ins>
          </w:p>
          <w:p w14:paraId="4D21DAB5" w14:textId="77777777" w:rsidR="00D708FE" w:rsidRDefault="00D708FE" w:rsidP="00D708FE">
            <w:pPr>
              <w:pStyle w:val="XML1"/>
              <w:rPr>
                <w:ins w:id="5329" w:author="Thomas Dietz" w:date="2012-08-08T16:18:00Z"/>
              </w:rPr>
            </w:pPr>
            <w:ins w:id="5330" w:author="Thomas Dietz" w:date="2012-08-08T16:18:00Z">
              <w:r>
                <w:t xml:space="preserve">        &lt;xs:complexType&gt;</w:t>
              </w:r>
            </w:ins>
          </w:p>
          <w:p w14:paraId="26D02347" w14:textId="77777777" w:rsidR="00D708FE" w:rsidRDefault="00D708FE" w:rsidP="00D708FE">
            <w:pPr>
              <w:pStyle w:val="XML1"/>
              <w:rPr>
                <w:ins w:id="5331" w:author="Thomas Dietz" w:date="2012-08-08T16:18:00Z"/>
              </w:rPr>
            </w:pPr>
            <w:ins w:id="5332" w:author="Thomas Dietz" w:date="2012-08-08T16:18:00Z">
              <w:r>
                <w:t xml:space="preserve">          &lt;xs:sequence&gt;</w:t>
              </w:r>
            </w:ins>
          </w:p>
          <w:p w14:paraId="19E62640" w14:textId="77777777" w:rsidR="00D708FE" w:rsidRDefault="00D708FE" w:rsidP="00D708FE">
            <w:pPr>
              <w:pStyle w:val="XML1"/>
              <w:rPr>
                <w:ins w:id="5333" w:author="Thomas Dietz" w:date="2012-08-08T16:18:00Z"/>
              </w:rPr>
            </w:pPr>
            <w:ins w:id="5334" w:author="Thomas Dietz" w:date="2012-08-08T16:18:00Z">
              <w:r>
                <w:t xml:space="preserve">            &lt;xs:element name="type" minOccurs="0" maxOccurs="unbounded"  type="OFMatchFieldType"/&gt;</w:t>
              </w:r>
            </w:ins>
          </w:p>
          <w:p w14:paraId="2D56155B" w14:textId="77777777" w:rsidR="00D708FE" w:rsidRDefault="00D708FE" w:rsidP="00D708FE">
            <w:pPr>
              <w:pStyle w:val="XML1"/>
              <w:rPr>
                <w:ins w:id="5335" w:author="Thomas Dietz" w:date="2012-08-08T16:18:00Z"/>
              </w:rPr>
            </w:pPr>
            <w:ins w:id="5336" w:author="Thomas Dietz" w:date="2012-08-08T16:18:00Z">
              <w:r>
                <w:t xml:space="preserve">          &lt;/xs:sequence&gt;</w:t>
              </w:r>
            </w:ins>
          </w:p>
          <w:p w14:paraId="5A7E0F0F" w14:textId="77777777" w:rsidR="00D708FE" w:rsidRDefault="00D708FE" w:rsidP="00D708FE">
            <w:pPr>
              <w:pStyle w:val="XML1"/>
              <w:rPr>
                <w:ins w:id="5337" w:author="Thomas Dietz" w:date="2012-08-08T16:18:00Z"/>
              </w:rPr>
            </w:pPr>
            <w:ins w:id="5338" w:author="Thomas Dietz" w:date="2012-08-08T16:18:00Z">
              <w:r>
                <w:t xml:space="preserve">        &lt;/xs:complexType&gt;</w:t>
              </w:r>
            </w:ins>
          </w:p>
          <w:p w14:paraId="3114ABD6" w14:textId="77777777" w:rsidR="00D708FE" w:rsidRDefault="00D708FE" w:rsidP="00D708FE">
            <w:pPr>
              <w:pStyle w:val="XML1"/>
              <w:rPr>
                <w:ins w:id="5339" w:author="Thomas Dietz" w:date="2012-08-08T16:18:00Z"/>
              </w:rPr>
            </w:pPr>
            <w:ins w:id="5340" w:author="Thomas Dietz" w:date="2012-08-08T16:18:00Z">
              <w:r>
                <w:t xml:space="preserve">      &lt;/xs:element&gt;</w:t>
              </w:r>
            </w:ins>
          </w:p>
          <w:p w14:paraId="0110EE1D" w14:textId="77777777" w:rsidR="00D708FE" w:rsidRDefault="00D708FE" w:rsidP="00D708FE">
            <w:pPr>
              <w:pStyle w:val="XML1"/>
              <w:rPr>
                <w:ins w:id="5341" w:author="Thomas Dietz" w:date="2012-08-08T16:18:00Z"/>
              </w:rPr>
            </w:pPr>
            <w:ins w:id="5342" w:author="Thomas Dietz" w:date="2012-08-08T16:18:00Z">
              <w:r>
                <w:t xml:space="preserve">      &lt;xs:element name="metadata-match"  type="hex-binary"&gt;</w:t>
              </w:r>
            </w:ins>
          </w:p>
          <w:p w14:paraId="018B78F3" w14:textId="77777777" w:rsidR="00D708FE" w:rsidRDefault="00D708FE" w:rsidP="00D708FE">
            <w:pPr>
              <w:pStyle w:val="XML1"/>
              <w:rPr>
                <w:ins w:id="5343" w:author="Thomas Dietz" w:date="2012-08-08T16:18:00Z"/>
              </w:rPr>
            </w:pPr>
            <w:ins w:id="5344" w:author="Thomas Dietz" w:date="2012-08-08T16:18:00Z">
              <w:r>
                <w:t xml:space="preserve">        &lt;xs:annotation&gt;</w:t>
              </w:r>
            </w:ins>
          </w:p>
          <w:p w14:paraId="5EABAE69" w14:textId="77777777" w:rsidR="00D708FE" w:rsidRDefault="00D708FE" w:rsidP="00D708FE">
            <w:pPr>
              <w:pStyle w:val="XML1"/>
              <w:rPr>
                <w:ins w:id="5345" w:author="Thomas Dietz" w:date="2012-08-08T16:18:00Z"/>
              </w:rPr>
            </w:pPr>
            <w:ins w:id="5346" w:author="Thomas Dietz" w:date="2012-08-08T16:18:00Z">
              <w:r>
                <w:t xml:space="preserve">          &lt;xs:documentation&gt;</w:t>
              </w:r>
            </w:ins>
          </w:p>
          <w:p w14:paraId="7B4ED6F4" w14:textId="77777777" w:rsidR="00D708FE" w:rsidRDefault="00D708FE" w:rsidP="00D708FE">
            <w:pPr>
              <w:pStyle w:val="XML1"/>
              <w:rPr>
                <w:ins w:id="5347" w:author="Thomas Dietz" w:date="2012-08-08T16:18:00Z"/>
              </w:rPr>
            </w:pPr>
            <w:ins w:id="5348" w:author="Thomas Dietz" w:date="2012-08-08T16:18:00Z">
              <w:r>
                <w:t xml:space="preserve">            This element indicates the bits of the metadata </w:t>
              </w:r>
            </w:ins>
          </w:p>
          <w:p w14:paraId="1A995A4F" w14:textId="77777777" w:rsidR="00D708FE" w:rsidRDefault="00D708FE" w:rsidP="00D708FE">
            <w:pPr>
              <w:pStyle w:val="XML1"/>
              <w:rPr>
                <w:ins w:id="5349" w:author="Thomas Dietz" w:date="2012-08-08T16:18:00Z"/>
              </w:rPr>
            </w:pPr>
            <w:ins w:id="5350" w:author="Thomas Dietz" w:date="2012-08-08T16:18:00Z">
              <w:r>
                <w:t xml:space="preserve">            </w:t>
              </w:r>
              <w:proofErr w:type="gramStart"/>
              <w:r>
                <w:t>field</w:t>
              </w:r>
              <w:proofErr w:type="gramEnd"/>
              <w:r>
                <w:t xml:space="preserve"> on which the flow table can match.  It is represented</w:t>
              </w:r>
            </w:ins>
          </w:p>
          <w:p w14:paraId="082A525C" w14:textId="77777777" w:rsidR="00D708FE" w:rsidRDefault="00D708FE" w:rsidP="00D708FE">
            <w:pPr>
              <w:pStyle w:val="XML1"/>
              <w:rPr>
                <w:ins w:id="5351" w:author="Thomas Dietz" w:date="2012-08-08T16:18:00Z"/>
              </w:rPr>
            </w:pPr>
            <w:ins w:id="5352" w:author="Thomas Dietz" w:date="2012-08-08T16:18:00Z">
              <w:r>
                <w:t xml:space="preserve">            as 64-bit integer in hexadecimal digits([0-9a-fA-F]) </w:t>
              </w:r>
            </w:ins>
          </w:p>
          <w:p w14:paraId="5AA635BD" w14:textId="77777777" w:rsidR="00D708FE" w:rsidRDefault="00D708FE" w:rsidP="00D708FE">
            <w:pPr>
              <w:pStyle w:val="XML1"/>
              <w:rPr>
                <w:ins w:id="5353" w:author="Thomas Dietz" w:date="2012-08-08T16:18:00Z"/>
              </w:rPr>
            </w:pPr>
            <w:ins w:id="5354" w:author="Thomas Dietz" w:date="2012-08-08T16:18:00Z">
              <w:r>
                <w:t xml:space="preserve">            </w:t>
              </w:r>
              <w:proofErr w:type="gramStart"/>
              <w:r>
                <w:t>format</w:t>
              </w:r>
              <w:proofErr w:type="gramEnd"/>
              <w:r>
                <w:t>.</w:t>
              </w:r>
            </w:ins>
          </w:p>
          <w:p w14:paraId="356874D8" w14:textId="77777777" w:rsidR="00D708FE" w:rsidRDefault="00D708FE" w:rsidP="00D708FE">
            <w:pPr>
              <w:pStyle w:val="XML1"/>
              <w:rPr>
                <w:ins w:id="5355" w:author="Thomas Dietz" w:date="2012-08-08T16:18:00Z"/>
              </w:rPr>
            </w:pPr>
            <w:ins w:id="5356" w:author="Thomas Dietz" w:date="2012-08-08T16:18:00Z">
              <w:r>
                <w:t xml:space="preserve">          &lt;/xs:documentation&gt;</w:t>
              </w:r>
            </w:ins>
          </w:p>
          <w:p w14:paraId="03574C80" w14:textId="77777777" w:rsidR="00D708FE" w:rsidRDefault="00D708FE" w:rsidP="00D708FE">
            <w:pPr>
              <w:pStyle w:val="XML1"/>
              <w:rPr>
                <w:ins w:id="5357" w:author="Thomas Dietz" w:date="2012-08-08T16:18:00Z"/>
              </w:rPr>
            </w:pPr>
            <w:ins w:id="5358" w:author="Thomas Dietz" w:date="2012-08-08T16:18:00Z">
              <w:r>
                <w:lastRenderedPageBreak/>
                <w:t xml:space="preserve">        &lt;/xs:annotation&gt;</w:t>
              </w:r>
            </w:ins>
          </w:p>
          <w:p w14:paraId="471E8FA9" w14:textId="77777777" w:rsidR="00D708FE" w:rsidRDefault="00D708FE" w:rsidP="00D708FE">
            <w:pPr>
              <w:pStyle w:val="XML1"/>
              <w:rPr>
                <w:ins w:id="5359" w:author="Thomas Dietz" w:date="2012-08-08T16:18:00Z"/>
              </w:rPr>
            </w:pPr>
            <w:ins w:id="5360" w:author="Thomas Dietz" w:date="2012-08-08T16:18:00Z">
              <w:r>
                <w:t xml:space="preserve">      &lt;/xs:element&gt;</w:t>
              </w:r>
            </w:ins>
          </w:p>
          <w:p w14:paraId="7A7A12F8" w14:textId="77777777" w:rsidR="00D708FE" w:rsidRDefault="00D708FE" w:rsidP="00D708FE">
            <w:pPr>
              <w:pStyle w:val="XML1"/>
              <w:rPr>
                <w:ins w:id="5361" w:author="Thomas Dietz" w:date="2012-08-08T16:18:00Z"/>
              </w:rPr>
            </w:pPr>
            <w:ins w:id="5362" w:author="Thomas Dietz" w:date="2012-08-08T16:18:00Z">
              <w:r>
                <w:t xml:space="preserve">      &lt;xs:element name="metadata-write"  type="hex-binary"&gt;</w:t>
              </w:r>
            </w:ins>
          </w:p>
          <w:p w14:paraId="3836A65C" w14:textId="77777777" w:rsidR="00D708FE" w:rsidRDefault="00D708FE" w:rsidP="00D708FE">
            <w:pPr>
              <w:pStyle w:val="XML1"/>
              <w:rPr>
                <w:ins w:id="5363" w:author="Thomas Dietz" w:date="2012-08-08T16:18:00Z"/>
              </w:rPr>
            </w:pPr>
            <w:ins w:id="5364" w:author="Thomas Dietz" w:date="2012-08-08T16:18:00Z">
              <w:r>
                <w:t xml:space="preserve">        &lt;xs:annotation&gt;</w:t>
              </w:r>
            </w:ins>
          </w:p>
          <w:p w14:paraId="2398F16A" w14:textId="77777777" w:rsidR="00D708FE" w:rsidRDefault="00D708FE" w:rsidP="00D708FE">
            <w:pPr>
              <w:pStyle w:val="XML1"/>
              <w:rPr>
                <w:ins w:id="5365" w:author="Thomas Dietz" w:date="2012-08-08T16:18:00Z"/>
              </w:rPr>
            </w:pPr>
            <w:ins w:id="5366" w:author="Thomas Dietz" w:date="2012-08-08T16:18:00Z">
              <w:r>
                <w:t xml:space="preserve">          &lt;xs:documentation&gt;</w:t>
              </w:r>
            </w:ins>
          </w:p>
          <w:p w14:paraId="3D7228C1" w14:textId="77777777" w:rsidR="00D708FE" w:rsidRDefault="00D708FE" w:rsidP="00D708FE">
            <w:pPr>
              <w:pStyle w:val="XML1"/>
              <w:rPr>
                <w:ins w:id="5367" w:author="Thomas Dietz" w:date="2012-08-08T16:18:00Z"/>
              </w:rPr>
            </w:pPr>
            <w:ins w:id="5368" w:author="Thomas Dietz" w:date="2012-08-08T16:18:00Z">
              <w:r>
                <w:t xml:space="preserve">            This element indicates the bits of the metadata </w:t>
              </w:r>
            </w:ins>
          </w:p>
          <w:p w14:paraId="5F924542" w14:textId="77777777" w:rsidR="00D708FE" w:rsidRDefault="00D708FE" w:rsidP="00D708FE">
            <w:pPr>
              <w:pStyle w:val="XML1"/>
              <w:rPr>
                <w:ins w:id="5369" w:author="Thomas Dietz" w:date="2012-08-08T16:18:00Z"/>
              </w:rPr>
            </w:pPr>
            <w:ins w:id="5370" w:author="Thomas Dietz" w:date="2012-08-08T16:18:00Z">
              <w:r>
                <w:t xml:space="preserve">            field on which flow table can write using the </w:t>
              </w:r>
            </w:ins>
          </w:p>
          <w:p w14:paraId="0977EA51" w14:textId="77777777" w:rsidR="00D708FE" w:rsidRDefault="00D708FE" w:rsidP="00D708FE">
            <w:pPr>
              <w:pStyle w:val="XML1"/>
              <w:rPr>
                <w:ins w:id="5371" w:author="Thomas Dietz" w:date="2012-08-08T16:18:00Z"/>
              </w:rPr>
            </w:pPr>
            <w:ins w:id="5372" w:author="Thomas Dietz" w:date="2012-08-08T16:18:00Z">
              <w:r>
                <w:t xml:space="preserve">            'write-metadata' instruction.  It is represented as </w:t>
              </w:r>
            </w:ins>
          </w:p>
          <w:p w14:paraId="5864EA22" w14:textId="77777777" w:rsidR="00D708FE" w:rsidRDefault="00D708FE" w:rsidP="00D708FE">
            <w:pPr>
              <w:pStyle w:val="XML1"/>
              <w:rPr>
                <w:ins w:id="5373" w:author="Thomas Dietz" w:date="2012-08-08T16:18:00Z"/>
              </w:rPr>
            </w:pPr>
            <w:ins w:id="5374" w:author="Thomas Dietz" w:date="2012-08-08T16:18:00Z">
              <w:r>
                <w:t xml:space="preserve">            64-bit integer in hexadecimal </w:t>
              </w:r>
              <w:proofErr w:type="gramStart"/>
              <w:r>
                <w:t>digits(</w:t>
              </w:r>
              <w:proofErr w:type="gramEnd"/>
              <w:r>
                <w:t>[0-9a-fA-F]) format.</w:t>
              </w:r>
            </w:ins>
          </w:p>
          <w:p w14:paraId="327709D9" w14:textId="77777777" w:rsidR="00D708FE" w:rsidRDefault="00D708FE" w:rsidP="00D708FE">
            <w:pPr>
              <w:pStyle w:val="XML1"/>
              <w:rPr>
                <w:ins w:id="5375" w:author="Thomas Dietz" w:date="2012-08-08T16:18:00Z"/>
              </w:rPr>
            </w:pPr>
            <w:ins w:id="5376" w:author="Thomas Dietz" w:date="2012-08-08T16:18:00Z">
              <w:r>
                <w:t xml:space="preserve">          &lt;/xs:documentation&gt;</w:t>
              </w:r>
            </w:ins>
          </w:p>
          <w:p w14:paraId="1BC1881A" w14:textId="77777777" w:rsidR="00D708FE" w:rsidRDefault="00D708FE" w:rsidP="00D708FE">
            <w:pPr>
              <w:pStyle w:val="XML1"/>
              <w:rPr>
                <w:ins w:id="5377" w:author="Thomas Dietz" w:date="2012-08-08T16:18:00Z"/>
              </w:rPr>
            </w:pPr>
            <w:ins w:id="5378" w:author="Thomas Dietz" w:date="2012-08-08T16:18:00Z">
              <w:r>
                <w:t xml:space="preserve">        &lt;/xs:annotation&gt;</w:t>
              </w:r>
            </w:ins>
          </w:p>
          <w:p w14:paraId="6A8EFEBF" w14:textId="77777777" w:rsidR="00D708FE" w:rsidRDefault="00D708FE" w:rsidP="00D708FE">
            <w:pPr>
              <w:pStyle w:val="XML1"/>
              <w:rPr>
                <w:ins w:id="5379" w:author="Thomas Dietz" w:date="2012-08-08T16:18:00Z"/>
              </w:rPr>
            </w:pPr>
            <w:ins w:id="5380" w:author="Thomas Dietz" w:date="2012-08-08T16:18:00Z">
              <w:r>
                <w:t xml:space="preserve">      &lt;/xs:element&gt;</w:t>
              </w:r>
            </w:ins>
          </w:p>
          <w:p w14:paraId="0ACFD329" w14:textId="77777777" w:rsidR="00D708FE" w:rsidRDefault="00D708FE" w:rsidP="00D708FE">
            <w:pPr>
              <w:pStyle w:val="XML1"/>
              <w:rPr>
                <w:ins w:id="5381" w:author="Thomas Dietz" w:date="2012-08-08T16:18:00Z"/>
              </w:rPr>
            </w:pPr>
            <w:ins w:id="5382" w:author="Thomas Dietz" w:date="2012-08-08T16:18:00Z">
              <w:r>
                <w:t xml:space="preserve">    &lt;/xs:sequence&gt;</w:t>
              </w:r>
            </w:ins>
          </w:p>
          <w:p w14:paraId="61E48357" w14:textId="77777777" w:rsidR="00D708FE" w:rsidRDefault="00D708FE" w:rsidP="00D708FE">
            <w:pPr>
              <w:pStyle w:val="XML1"/>
              <w:rPr>
                <w:ins w:id="5383" w:author="Thomas Dietz" w:date="2012-08-08T16:18:00Z"/>
              </w:rPr>
            </w:pPr>
            <w:ins w:id="5384" w:author="Thomas Dietz" w:date="2012-08-08T16:18:00Z">
              <w:r>
                <w:t xml:space="preserve">  &lt;/xs:group&gt;</w:t>
              </w:r>
            </w:ins>
          </w:p>
          <w:p w14:paraId="168F8A55" w14:textId="77777777" w:rsidR="00D708FE" w:rsidRDefault="00D708FE" w:rsidP="00D708FE">
            <w:pPr>
              <w:pStyle w:val="XML1"/>
              <w:rPr>
                <w:ins w:id="5385" w:author="Thomas Dietz" w:date="2012-08-08T16:18:00Z"/>
              </w:rPr>
            </w:pPr>
          </w:p>
          <w:p w14:paraId="1BBA9DAC" w14:textId="77777777" w:rsidR="00D708FE" w:rsidRDefault="00D708FE" w:rsidP="00D708FE">
            <w:pPr>
              <w:pStyle w:val="XML1"/>
              <w:rPr>
                <w:ins w:id="5386" w:author="Thomas Dietz" w:date="2012-08-08T16:18:00Z"/>
              </w:rPr>
            </w:pPr>
            <w:ins w:id="5387" w:author="Thomas Dietz" w:date="2012-08-08T16:18:00Z">
              <w:r>
                <w:t xml:space="preserve">  &lt;xs:group name="OFLogicalSwitchType"&gt;</w:t>
              </w:r>
            </w:ins>
          </w:p>
          <w:p w14:paraId="613F8B33" w14:textId="77777777" w:rsidR="00D708FE" w:rsidRDefault="00D708FE" w:rsidP="00D708FE">
            <w:pPr>
              <w:pStyle w:val="XML1"/>
              <w:rPr>
                <w:ins w:id="5388" w:author="Thomas Dietz" w:date="2012-08-08T16:18:00Z"/>
              </w:rPr>
            </w:pPr>
            <w:ins w:id="5389" w:author="Thomas Dietz" w:date="2012-08-08T16:18:00Z">
              <w:r>
                <w:t xml:space="preserve">    &lt;xs:annotation&gt;</w:t>
              </w:r>
            </w:ins>
          </w:p>
          <w:p w14:paraId="5DCC1AD0" w14:textId="77777777" w:rsidR="00D708FE" w:rsidRDefault="00D708FE" w:rsidP="00D708FE">
            <w:pPr>
              <w:pStyle w:val="XML1"/>
              <w:rPr>
                <w:ins w:id="5390" w:author="Thomas Dietz" w:date="2012-08-08T16:18:00Z"/>
              </w:rPr>
            </w:pPr>
            <w:ins w:id="5391" w:author="Thomas Dietz" w:date="2012-08-08T16:18:00Z">
              <w:r>
                <w:t xml:space="preserve">      &lt;xs:documentation&gt;</w:t>
              </w:r>
            </w:ins>
          </w:p>
          <w:p w14:paraId="7A2D7DFE" w14:textId="77777777" w:rsidR="00D708FE" w:rsidRDefault="00D708FE" w:rsidP="00D708FE">
            <w:pPr>
              <w:pStyle w:val="XML1"/>
              <w:rPr>
                <w:ins w:id="5392" w:author="Thomas Dietz" w:date="2012-08-08T16:18:00Z"/>
              </w:rPr>
            </w:pPr>
            <w:ins w:id="5393" w:author="Thomas Dietz" w:date="2012-08-08T16:18:00Z">
              <w:r>
                <w:t xml:space="preserve">        This grouping specifies all properties of an</w:t>
              </w:r>
            </w:ins>
          </w:p>
          <w:p w14:paraId="3E4770B6" w14:textId="77777777" w:rsidR="00D708FE" w:rsidRDefault="00D708FE" w:rsidP="00D708FE">
            <w:pPr>
              <w:pStyle w:val="XML1"/>
              <w:rPr>
                <w:ins w:id="5394" w:author="Thomas Dietz" w:date="2012-08-08T16:18:00Z"/>
              </w:rPr>
            </w:pPr>
            <w:ins w:id="5395" w:author="Thomas Dietz" w:date="2012-08-08T16:18:00Z">
              <w:r>
                <w:t xml:space="preserve">        OpenFlow Logical Switch.</w:t>
              </w:r>
            </w:ins>
          </w:p>
          <w:p w14:paraId="55BBBE1F" w14:textId="77777777" w:rsidR="00D708FE" w:rsidRDefault="00D708FE" w:rsidP="00D708FE">
            <w:pPr>
              <w:pStyle w:val="XML1"/>
              <w:rPr>
                <w:ins w:id="5396" w:author="Thomas Dietz" w:date="2012-08-08T16:18:00Z"/>
              </w:rPr>
            </w:pPr>
          </w:p>
          <w:p w14:paraId="1E799A75" w14:textId="77777777" w:rsidR="00D708FE" w:rsidRDefault="00D708FE" w:rsidP="00D708FE">
            <w:pPr>
              <w:pStyle w:val="XML1"/>
              <w:rPr>
                <w:ins w:id="5397" w:author="Thomas Dietz" w:date="2012-08-08T16:18:00Z"/>
              </w:rPr>
            </w:pPr>
            <w:ins w:id="5398" w:author="Thomas Dietz" w:date="2012-08-08T16:18:00Z">
              <w:r>
                <w:t xml:space="preserve">        Elements of type OFLogicalSwitchType cannot be created or</w:t>
              </w:r>
            </w:ins>
          </w:p>
          <w:p w14:paraId="3A274343" w14:textId="77777777" w:rsidR="00D708FE" w:rsidRDefault="00D708FE" w:rsidP="00D708FE">
            <w:pPr>
              <w:pStyle w:val="XML1"/>
              <w:rPr>
                <w:ins w:id="5399" w:author="Thomas Dietz" w:date="2012-08-08T16:18:00Z"/>
              </w:rPr>
            </w:pPr>
            <w:ins w:id="5400" w:author="Thomas Dietz" w:date="2012-08-08T16:18:00Z">
              <w:r>
                <w:t xml:space="preserve">        deleted with NETCONF &amp;lt;edit-config&amp;gt; operations 'create' or</w:t>
              </w:r>
            </w:ins>
          </w:p>
          <w:p w14:paraId="0F4C2321" w14:textId="77777777" w:rsidR="00D708FE" w:rsidRDefault="00D708FE" w:rsidP="00D708FE">
            <w:pPr>
              <w:pStyle w:val="XML1"/>
              <w:rPr>
                <w:ins w:id="5401" w:author="Thomas Dietz" w:date="2012-08-08T16:18:00Z"/>
              </w:rPr>
            </w:pPr>
            <w:ins w:id="5402" w:author="Thomas Dietz" w:date="2012-08-08T16:18:00Z">
              <w:r>
                <w:t xml:space="preserve">        '</w:t>
              </w:r>
              <w:proofErr w:type="gramStart"/>
              <w:r>
                <w:t>delete</w:t>
              </w:r>
              <w:proofErr w:type="gramEnd"/>
              <w:r>
                <w:t>'. The other NETCONF &amp;lt;edit-config&amp;gt; operations MUST be</w:t>
              </w:r>
            </w:ins>
          </w:p>
          <w:p w14:paraId="76EC6EE5" w14:textId="77777777" w:rsidR="00D708FE" w:rsidRDefault="00D708FE" w:rsidP="00D708FE">
            <w:pPr>
              <w:pStyle w:val="XML1"/>
              <w:rPr>
                <w:ins w:id="5403" w:author="Thomas Dietz" w:date="2012-08-08T16:18:00Z"/>
              </w:rPr>
            </w:pPr>
            <w:ins w:id="5404" w:author="Thomas Dietz" w:date="2012-08-08T16:18:00Z">
              <w:r>
                <w:t xml:space="preserve">        implemented as follows: </w:t>
              </w:r>
            </w:ins>
          </w:p>
          <w:p w14:paraId="67673316" w14:textId="77777777" w:rsidR="00D708FE" w:rsidRDefault="00D708FE" w:rsidP="00D708FE">
            <w:pPr>
              <w:pStyle w:val="XML1"/>
              <w:rPr>
                <w:ins w:id="5405" w:author="Thomas Dietz" w:date="2012-08-08T16:18:00Z"/>
              </w:rPr>
            </w:pPr>
          </w:p>
          <w:p w14:paraId="7D1FC268" w14:textId="77777777" w:rsidR="00D708FE" w:rsidRDefault="00D708FE" w:rsidP="00D708FE">
            <w:pPr>
              <w:pStyle w:val="XML1"/>
              <w:rPr>
                <w:ins w:id="5406" w:author="Thomas Dietz" w:date="2012-08-08T16:18:00Z"/>
              </w:rPr>
            </w:pPr>
            <w:ins w:id="5407" w:author="Thomas Dietz" w:date="2012-08-08T16:18:00Z">
              <w:r>
                <w:t xml:space="preserve">        * The 'id' element MUST be present at all &amp;lt;edit-config&amp;gt;</w:t>
              </w:r>
            </w:ins>
          </w:p>
          <w:p w14:paraId="467213CE" w14:textId="77777777" w:rsidR="00D708FE" w:rsidRDefault="00D708FE" w:rsidP="00D708FE">
            <w:pPr>
              <w:pStyle w:val="XML1"/>
              <w:rPr>
                <w:ins w:id="5408" w:author="Thomas Dietz" w:date="2012-08-08T16:18:00Z"/>
              </w:rPr>
            </w:pPr>
            <w:ins w:id="5409" w:author="Thomas Dietz" w:date="2012-08-08T16:18:00Z">
              <w:r>
                <w:t xml:space="preserve">        </w:t>
              </w:r>
              <w:proofErr w:type="gramStart"/>
              <w:r>
                <w:t>operations</w:t>
              </w:r>
              <w:proofErr w:type="gramEnd"/>
              <w:r>
                <w:t xml:space="preserve"> to identify the OpenFlow Logical Switch.</w:t>
              </w:r>
            </w:ins>
          </w:p>
          <w:p w14:paraId="216EA1A0" w14:textId="77777777" w:rsidR="00D708FE" w:rsidRDefault="00D708FE" w:rsidP="00D708FE">
            <w:pPr>
              <w:pStyle w:val="XML1"/>
              <w:rPr>
                <w:ins w:id="5410" w:author="Thomas Dietz" w:date="2012-08-08T16:18:00Z"/>
              </w:rPr>
            </w:pPr>
            <w:ins w:id="5411" w:author="Thomas Dietz" w:date="2012-08-08T16:18:00Z">
              <w:r>
                <w:t xml:space="preserve">        * If the operation is 'merge' or 'replace', and the element</w:t>
              </w:r>
            </w:ins>
          </w:p>
          <w:p w14:paraId="2C3B3E29" w14:textId="77777777" w:rsidR="00D708FE" w:rsidRDefault="00D708FE" w:rsidP="00D708FE">
            <w:pPr>
              <w:pStyle w:val="XML1"/>
              <w:rPr>
                <w:ins w:id="5412" w:author="Thomas Dietz" w:date="2012-08-08T16:18:00Z"/>
              </w:rPr>
            </w:pPr>
            <w:ins w:id="5413" w:author="Thomas Dietz" w:date="2012-08-08T16:18:00Z">
              <w:r>
                <w:t xml:space="preserve">        </w:t>
              </w:r>
              <w:proofErr w:type="gramStart"/>
              <w:r>
                <w:t>does</w:t>
              </w:r>
              <w:proofErr w:type="gramEnd"/>
              <w:r>
                <w:t xml:space="preserve"> not exist, a 'data-missing' error is returned. If the</w:t>
              </w:r>
            </w:ins>
          </w:p>
          <w:p w14:paraId="77CC65DC" w14:textId="77777777" w:rsidR="00D708FE" w:rsidRDefault="00D708FE" w:rsidP="00D708FE">
            <w:pPr>
              <w:pStyle w:val="XML1"/>
              <w:rPr>
                <w:ins w:id="5414" w:author="Thomas Dietz" w:date="2012-08-08T16:18:00Z"/>
              </w:rPr>
            </w:pPr>
            <w:ins w:id="5415" w:author="Thomas Dietz" w:date="2012-08-08T16:18:00Z">
              <w:r>
                <w:t xml:space="preserve">        element exists its value is set to the value found in the</w:t>
              </w:r>
            </w:ins>
          </w:p>
          <w:p w14:paraId="776CA73F" w14:textId="77777777" w:rsidR="00D708FE" w:rsidRDefault="00D708FE" w:rsidP="00D708FE">
            <w:pPr>
              <w:pStyle w:val="XML1"/>
              <w:rPr>
                <w:ins w:id="5416" w:author="Thomas Dietz" w:date="2012-08-08T16:18:00Z"/>
              </w:rPr>
            </w:pPr>
            <w:ins w:id="5417" w:author="Thomas Dietz" w:date="2012-08-08T16:18:00Z">
              <w:r>
                <w:t xml:space="preserve">        XML RPC data.</w:t>
              </w:r>
            </w:ins>
          </w:p>
          <w:p w14:paraId="1E592588" w14:textId="77777777" w:rsidR="00D708FE" w:rsidRDefault="00D708FE" w:rsidP="00D708FE">
            <w:pPr>
              <w:pStyle w:val="XML1"/>
              <w:rPr>
                <w:ins w:id="5418" w:author="Thomas Dietz" w:date="2012-08-08T16:18:00Z"/>
              </w:rPr>
            </w:pPr>
            <w:ins w:id="5419" w:author="Thomas Dietz" w:date="2012-08-08T16:18:00Z">
              <w:r>
                <w:t xml:space="preserve">        * If the operation is 'create', a 'operation-not-supported'</w:t>
              </w:r>
            </w:ins>
          </w:p>
          <w:p w14:paraId="5D019FCE" w14:textId="77777777" w:rsidR="00D708FE" w:rsidRDefault="00D708FE" w:rsidP="00D708FE">
            <w:pPr>
              <w:pStyle w:val="XML1"/>
              <w:rPr>
                <w:ins w:id="5420" w:author="Thomas Dietz" w:date="2012-08-08T16:18:00Z"/>
              </w:rPr>
            </w:pPr>
            <w:ins w:id="5421" w:author="Thomas Dietz" w:date="2012-08-08T16:18:00Z">
              <w:r>
                <w:t xml:space="preserve">        </w:t>
              </w:r>
              <w:proofErr w:type="gramStart"/>
              <w:r>
                <w:t>error</w:t>
              </w:r>
              <w:proofErr w:type="gramEnd"/>
              <w:r>
                <w:t xml:space="preserve"> with type 'application' is returned.</w:t>
              </w:r>
            </w:ins>
          </w:p>
          <w:p w14:paraId="225C9407" w14:textId="77777777" w:rsidR="00D708FE" w:rsidRDefault="00D708FE" w:rsidP="00D708FE">
            <w:pPr>
              <w:pStyle w:val="XML1"/>
              <w:rPr>
                <w:ins w:id="5422" w:author="Thomas Dietz" w:date="2012-08-08T16:18:00Z"/>
              </w:rPr>
            </w:pPr>
            <w:ins w:id="5423" w:author="Thomas Dietz" w:date="2012-08-08T16:18:00Z">
              <w:r>
                <w:t xml:space="preserve">        * If the operation is 'delete', 'operation-not-supported'</w:t>
              </w:r>
            </w:ins>
          </w:p>
          <w:p w14:paraId="54A7A37D" w14:textId="77777777" w:rsidR="00D708FE" w:rsidRDefault="00D708FE" w:rsidP="00D708FE">
            <w:pPr>
              <w:pStyle w:val="XML1"/>
              <w:rPr>
                <w:ins w:id="5424" w:author="Thomas Dietz" w:date="2012-08-08T16:18:00Z"/>
              </w:rPr>
            </w:pPr>
            <w:ins w:id="5425" w:author="Thomas Dietz" w:date="2012-08-08T16:18:00Z">
              <w:r>
                <w:t xml:space="preserve">        </w:t>
              </w:r>
              <w:proofErr w:type="gramStart"/>
              <w:r>
                <w:t>error</w:t>
              </w:r>
              <w:proofErr w:type="gramEnd"/>
              <w:r>
                <w:t xml:space="preserve"> with type 'application' is returned.</w:t>
              </w:r>
            </w:ins>
          </w:p>
          <w:p w14:paraId="3E37CF2C" w14:textId="77777777" w:rsidR="00D708FE" w:rsidRDefault="00D708FE" w:rsidP="00D708FE">
            <w:pPr>
              <w:pStyle w:val="XML1"/>
              <w:rPr>
                <w:ins w:id="5426" w:author="Thomas Dietz" w:date="2012-08-08T16:18:00Z"/>
              </w:rPr>
            </w:pPr>
            <w:ins w:id="5427" w:author="Thomas Dietz" w:date="2012-08-08T16:18:00Z">
              <w:r>
                <w:t xml:space="preserve">      &lt;/xs:documentation&gt;</w:t>
              </w:r>
            </w:ins>
          </w:p>
          <w:p w14:paraId="7E139FE0" w14:textId="77777777" w:rsidR="00D708FE" w:rsidRDefault="00D708FE" w:rsidP="00D708FE">
            <w:pPr>
              <w:pStyle w:val="XML1"/>
              <w:rPr>
                <w:ins w:id="5428" w:author="Thomas Dietz" w:date="2012-08-08T16:18:00Z"/>
              </w:rPr>
            </w:pPr>
            <w:ins w:id="5429" w:author="Thomas Dietz" w:date="2012-08-08T16:18:00Z">
              <w:r>
                <w:t xml:space="preserve">    &lt;/xs:annotation&gt;</w:t>
              </w:r>
            </w:ins>
          </w:p>
          <w:p w14:paraId="51E94CDC" w14:textId="77777777" w:rsidR="00D708FE" w:rsidRDefault="00D708FE" w:rsidP="00D708FE">
            <w:pPr>
              <w:pStyle w:val="XML1"/>
              <w:rPr>
                <w:ins w:id="5430" w:author="Thomas Dietz" w:date="2012-08-08T16:18:00Z"/>
              </w:rPr>
            </w:pPr>
          </w:p>
          <w:p w14:paraId="7E3670C1" w14:textId="77777777" w:rsidR="00D708FE" w:rsidRDefault="00D708FE" w:rsidP="00D708FE">
            <w:pPr>
              <w:pStyle w:val="XML1"/>
              <w:rPr>
                <w:ins w:id="5431" w:author="Thomas Dietz" w:date="2012-08-08T16:18:00Z"/>
              </w:rPr>
            </w:pPr>
            <w:ins w:id="5432" w:author="Thomas Dietz" w:date="2012-08-08T16:18:00Z">
              <w:r>
                <w:t xml:space="preserve">    &lt;xs:sequence&gt;</w:t>
              </w:r>
            </w:ins>
          </w:p>
          <w:p w14:paraId="09909E58" w14:textId="77777777" w:rsidR="00D708FE" w:rsidRDefault="00D708FE" w:rsidP="00D708FE">
            <w:pPr>
              <w:pStyle w:val="XML1"/>
              <w:rPr>
                <w:ins w:id="5433" w:author="Thomas Dietz" w:date="2012-08-08T16:18:00Z"/>
              </w:rPr>
            </w:pPr>
            <w:ins w:id="5434" w:author="Thomas Dietz" w:date="2012-08-08T16:18:00Z">
              <w:r>
                <w:t xml:space="preserve">      &lt;xs:element name="id"  type="OFConfigId"&gt;</w:t>
              </w:r>
            </w:ins>
          </w:p>
          <w:p w14:paraId="0C173D9C" w14:textId="77777777" w:rsidR="00D708FE" w:rsidRDefault="00D708FE" w:rsidP="00D708FE">
            <w:pPr>
              <w:pStyle w:val="XML1"/>
              <w:rPr>
                <w:ins w:id="5435" w:author="Thomas Dietz" w:date="2012-08-08T16:18:00Z"/>
              </w:rPr>
            </w:pPr>
            <w:ins w:id="5436" w:author="Thomas Dietz" w:date="2012-08-08T16:18:00Z">
              <w:r>
                <w:t xml:space="preserve">        &lt;xs:annotation&gt;</w:t>
              </w:r>
            </w:ins>
          </w:p>
          <w:p w14:paraId="72A34084" w14:textId="77777777" w:rsidR="00D708FE" w:rsidRDefault="00D708FE" w:rsidP="00D708FE">
            <w:pPr>
              <w:pStyle w:val="XML1"/>
              <w:rPr>
                <w:ins w:id="5437" w:author="Thomas Dietz" w:date="2012-08-08T16:18:00Z"/>
              </w:rPr>
            </w:pPr>
            <w:ins w:id="5438" w:author="Thomas Dietz" w:date="2012-08-08T16:18:00Z">
              <w:r>
                <w:t xml:space="preserve">          &lt;xs:documentation&gt;</w:t>
              </w:r>
            </w:ins>
          </w:p>
          <w:p w14:paraId="7BEF06A7" w14:textId="77777777" w:rsidR="00D708FE" w:rsidRDefault="00D708FE" w:rsidP="00D708FE">
            <w:pPr>
              <w:pStyle w:val="XML1"/>
              <w:rPr>
                <w:ins w:id="5439" w:author="Thomas Dietz" w:date="2012-08-08T16:18:00Z"/>
              </w:rPr>
            </w:pPr>
            <w:ins w:id="5440" w:author="Thomas Dietz" w:date="2012-08-08T16:18:00Z">
              <w:r>
                <w:t xml:space="preserve">            A unique but locally arbitrary identifier that</w:t>
              </w:r>
            </w:ins>
          </w:p>
          <w:p w14:paraId="1BDF3ADE" w14:textId="77777777" w:rsidR="00D708FE" w:rsidRDefault="00D708FE" w:rsidP="00D708FE">
            <w:pPr>
              <w:pStyle w:val="XML1"/>
              <w:rPr>
                <w:ins w:id="5441" w:author="Thomas Dietz" w:date="2012-08-08T16:18:00Z"/>
              </w:rPr>
            </w:pPr>
            <w:ins w:id="5442" w:author="Thomas Dietz" w:date="2012-08-08T16:18:00Z">
              <w:r>
                <w:t xml:space="preserve">            identifies a Logical Switch within the context of an</w:t>
              </w:r>
            </w:ins>
          </w:p>
          <w:p w14:paraId="5DE21669" w14:textId="77777777" w:rsidR="00D708FE" w:rsidRDefault="00D708FE" w:rsidP="00D708FE">
            <w:pPr>
              <w:pStyle w:val="XML1"/>
              <w:rPr>
                <w:ins w:id="5443" w:author="Thomas Dietz" w:date="2012-08-08T16:18:00Z"/>
              </w:rPr>
            </w:pPr>
            <w:ins w:id="5444" w:author="Thomas Dietz" w:date="2012-08-08T16:18:00Z">
              <w:r>
                <w:t xml:space="preserve">            OpenFlow Capable Switch. It MUST be persistent across</w:t>
              </w:r>
            </w:ins>
          </w:p>
          <w:p w14:paraId="4582AA16" w14:textId="77777777" w:rsidR="00D708FE" w:rsidRDefault="00D708FE" w:rsidP="00D708FE">
            <w:pPr>
              <w:pStyle w:val="XML1"/>
              <w:rPr>
                <w:ins w:id="5445" w:author="Thomas Dietz" w:date="2012-08-08T16:18:00Z"/>
              </w:rPr>
            </w:pPr>
            <w:ins w:id="5446" w:author="Thomas Dietz" w:date="2012-08-08T16:18:00Z">
              <w:r>
                <w:t xml:space="preserve">            </w:t>
              </w:r>
              <w:proofErr w:type="gramStart"/>
              <w:r>
                <w:t>reboots</w:t>
              </w:r>
              <w:proofErr w:type="gramEnd"/>
              <w:r>
                <w:t xml:space="preserve"> of the OpenFlow Capable Switch.</w:t>
              </w:r>
            </w:ins>
          </w:p>
          <w:p w14:paraId="40C3F611" w14:textId="77777777" w:rsidR="00D708FE" w:rsidRDefault="00D708FE" w:rsidP="00D708FE">
            <w:pPr>
              <w:pStyle w:val="XML1"/>
              <w:rPr>
                <w:ins w:id="5447" w:author="Thomas Dietz" w:date="2012-08-08T16:18:00Z"/>
              </w:rPr>
            </w:pPr>
          </w:p>
          <w:p w14:paraId="38C3CF7B" w14:textId="77777777" w:rsidR="00D708FE" w:rsidRDefault="00D708FE" w:rsidP="00D708FE">
            <w:pPr>
              <w:pStyle w:val="XML1"/>
              <w:rPr>
                <w:ins w:id="5448" w:author="Thomas Dietz" w:date="2012-08-08T16:18:00Z"/>
              </w:rPr>
            </w:pPr>
            <w:ins w:id="5449" w:author="Thomas Dietz" w:date="2012-08-08T16:18:00Z">
              <w:r>
                <w:t xml:space="preserve">            This element MUST be present to identify the OpenFlow</w:t>
              </w:r>
            </w:ins>
          </w:p>
          <w:p w14:paraId="4AFB6B56" w14:textId="77777777" w:rsidR="00D708FE" w:rsidRDefault="00D708FE" w:rsidP="00D708FE">
            <w:pPr>
              <w:pStyle w:val="XML1"/>
              <w:rPr>
                <w:ins w:id="5450" w:author="Thomas Dietz" w:date="2012-08-08T16:18:00Z"/>
              </w:rPr>
            </w:pPr>
            <w:ins w:id="5451" w:author="Thomas Dietz" w:date="2012-08-08T16:18:00Z">
              <w:r>
                <w:t xml:space="preserve">            Logical Switch.</w:t>
              </w:r>
            </w:ins>
          </w:p>
          <w:p w14:paraId="2A51B14A" w14:textId="77777777" w:rsidR="00D708FE" w:rsidRDefault="00D708FE" w:rsidP="00D708FE">
            <w:pPr>
              <w:pStyle w:val="XML1"/>
              <w:rPr>
                <w:ins w:id="5452" w:author="Thomas Dietz" w:date="2012-08-08T16:18:00Z"/>
              </w:rPr>
            </w:pPr>
            <w:ins w:id="5453" w:author="Thomas Dietz" w:date="2012-08-08T16:18:00Z">
              <w:r>
                <w:t xml:space="preserve">          &lt;/xs:documentation&gt;</w:t>
              </w:r>
            </w:ins>
          </w:p>
          <w:p w14:paraId="1B0B1EB4" w14:textId="77777777" w:rsidR="00D708FE" w:rsidRDefault="00D708FE" w:rsidP="00D708FE">
            <w:pPr>
              <w:pStyle w:val="XML1"/>
              <w:rPr>
                <w:ins w:id="5454" w:author="Thomas Dietz" w:date="2012-08-08T16:18:00Z"/>
              </w:rPr>
            </w:pPr>
            <w:ins w:id="5455" w:author="Thomas Dietz" w:date="2012-08-08T16:18:00Z">
              <w:r>
                <w:t xml:space="preserve">        &lt;/xs:annotation&gt;</w:t>
              </w:r>
            </w:ins>
          </w:p>
          <w:p w14:paraId="14A5A96C" w14:textId="77777777" w:rsidR="00D708FE" w:rsidRDefault="00D708FE" w:rsidP="00D708FE">
            <w:pPr>
              <w:pStyle w:val="XML1"/>
              <w:rPr>
                <w:ins w:id="5456" w:author="Thomas Dietz" w:date="2012-08-08T16:18:00Z"/>
              </w:rPr>
            </w:pPr>
            <w:ins w:id="5457" w:author="Thomas Dietz" w:date="2012-08-08T16:18:00Z">
              <w:r>
                <w:t xml:space="preserve">      &lt;/xs:element&gt;</w:t>
              </w:r>
            </w:ins>
          </w:p>
          <w:p w14:paraId="32615965" w14:textId="77777777" w:rsidR="00D708FE" w:rsidRDefault="00D708FE" w:rsidP="00D708FE">
            <w:pPr>
              <w:pStyle w:val="XML1"/>
              <w:rPr>
                <w:ins w:id="5458" w:author="Thomas Dietz" w:date="2012-08-08T16:18:00Z"/>
              </w:rPr>
            </w:pPr>
            <w:ins w:id="5459" w:author="Thomas Dietz" w:date="2012-08-08T16:18:00Z">
              <w:r>
                <w:t xml:space="preserve">      &lt;xs:element name="capabilities"&gt;</w:t>
              </w:r>
            </w:ins>
          </w:p>
          <w:p w14:paraId="5BAF4444" w14:textId="77777777" w:rsidR="00D708FE" w:rsidRDefault="00D708FE" w:rsidP="00D708FE">
            <w:pPr>
              <w:pStyle w:val="XML1"/>
              <w:rPr>
                <w:ins w:id="5460" w:author="Thomas Dietz" w:date="2012-08-08T16:18:00Z"/>
              </w:rPr>
            </w:pPr>
            <w:ins w:id="5461" w:author="Thomas Dietz" w:date="2012-08-08T16:18:00Z">
              <w:r>
                <w:t xml:space="preserve">        &lt;xs:annotation&gt;</w:t>
              </w:r>
            </w:ins>
          </w:p>
          <w:p w14:paraId="6DDAD6F7" w14:textId="77777777" w:rsidR="00D708FE" w:rsidRDefault="00D708FE" w:rsidP="00D708FE">
            <w:pPr>
              <w:pStyle w:val="XML1"/>
              <w:rPr>
                <w:ins w:id="5462" w:author="Thomas Dietz" w:date="2012-08-08T16:18:00Z"/>
              </w:rPr>
            </w:pPr>
            <w:ins w:id="5463" w:author="Thomas Dietz" w:date="2012-08-08T16:18:00Z">
              <w:r>
                <w:t xml:space="preserve">          &lt;xs:documentation&gt;</w:t>
              </w:r>
            </w:ins>
          </w:p>
          <w:p w14:paraId="7F75C201" w14:textId="77777777" w:rsidR="00D708FE" w:rsidRDefault="00D708FE" w:rsidP="00D708FE">
            <w:pPr>
              <w:pStyle w:val="XML1"/>
              <w:rPr>
                <w:ins w:id="5464" w:author="Thomas Dietz" w:date="2012-08-08T16:18:00Z"/>
              </w:rPr>
            </w:pPr>
            <w:ins w:id="5465" w:author="Thomas Dietz" w:date="2012-08-08T16:18:00Z">
              <w:r>
                <w:lastRenderedPageBreak/>
                <w:t xml:space="preserve">            This element contains all capability items that</w:t>
              </w:r>
            </w:ins>
          </w:p>
          <w:p w14:paraId="63A09F5D" w14:textId="77777777" w:rsidR="00D708FE" w:rsidRDefault="00D708FE" w:rsidP="00D708FE">
            <w:pPr>
              <w:pStyle w:val="XML1"/>
              <w:rPr>
                <w:ins w:id="5466" w:author="Thomas Dietz" w:date="2012-08-08T16:18:00Z"/>
              </w:rPr>
            </w:pPr>
            <w:ins w:id="5467" w:author="Thomas Dietz" w:date="2012-08-08T16:18:00Z">
              <w:r>
                <w:t xml:space="preserve">            </w:t>
              </w:r>
              <w:proofErr w:type="gramStart"/>
              <w:r>
                <w:t>an</w:t>
              </w:r>
              <w:proofErr w:type="gramEnd"/>
              <w:r>
                <w:t xml:space="preserve"> OpenFlow Logical Switch MAY implement.</w:t>
              </w:r>
            </w:ins>
          </w:p>
          <w:p w14:paraId="240EAE7E" w14:textId="77777777" w:rsidR="00D708FE" w:rsidRDefault="00D708FE" w:rsidP="00D708FE">
            <w:pPr>
              <w:pStyle w:val="XML1"/>
              <w:rPr>
                <w:ins w:id="5468" w:author="Thomas Dietz" w:date="2012-08-08T16:18:00Z"/>
              </w:rPr>
            </w:pPr>
          </w:p>
          <w:p w14:paraId="6248ED57" w14:textId="77777777" w:rsidR="00D708FE" w:rsidRDefault="00D708FE" w:rsidP="00D708FE">
            <w:pPr>
              <w:pStyle w:val="XML1"/>
              <w:rPr>
                <w:ins w:id="5469" w:author="Thomas Dietz" w:date="2012-08-08T16:18:00Z"/>
              </w:rPr>
            </w:pPr>
            <w:ins w:id="5470" w:author="Thomas Dietz" w:date="2012-08-08T16:18:00Z">
              <w:r>
                <w:t xml:space="preserve">            This element and its children can only be retrieved by</w:t>
              </w:r>
            </w:ins>
          </w:p>
          <w:p w14:paraId="22C60D15" w14:textId="77777777" w:rsidR="00D708FE" w:rsidRDefault="00D708FE" w:rsidP="00D708FE">
            <w:pPr>
              <w:pStyle w:val="XML1"/>
              <w:rPr>
                <w:ins w:id="5471" w:author="Thomas Dietz" w:date="2012-08-08T16:18:00Z"/>
              </w:rPr>
            </w:pPr>
            <w:ins w:id="5472" w:author="Thomas Dietz" w:date="2012-08-08T16:18:00Z">
              <w:r>
                <w:t xml:space="preserve">            NETCONF &amp;lt;get&amp;gt; operation since it contain no configuration</w:t>
              </w:r>
            </w:ins>
          </w:p>
          <w:p w14:paraId="22F09661" w14:textId="77777777" w:rsidR="00D708FE" w:rsidRDefault="00D708FE" w:rsidP="00D708FE">
            <w:pPr>
              <w:pStyle w:val="XML1"/>
              <w:rPr>
                <w:ins w:id="5473" w:author="Thomas Dietz" w:date="2012-08-08T16:18:00Z"/>
              </w:rPr>
            </w:pPr>
            <w:ins w:id="5474" w:author="Thomas Dietz" w:date="2012-08-08T16:18:00Z">
              <w:r>
                <w:t xml:space="preserve">            </w:t>
              </w:r>
              <w:proofErr w:type="gramStart"/>
              <w:r>
                <w:t>data</w:t>
              </w:r>
              <w:proofErr w:type="gramEnd"/>
              <w:r>
                <w:t>.</w:t>
              </w:r>
            </w:ins>
          </w:p>
          <w:p w14:paraId="02C5C01D" w14:textId="77777777" w:rsidR="00D708FE" w:rsidRDefault="00D708FE" w:rsidP="00D708FE">
            <w:pPr>
              <w:pStyle w:val="XML1"/>
              <w:rPr>
                <w:ins w:id="5475" w:author="Thomas Dietz" w:date="2012-08-08T16:18:00Z"/>
              </w:rPr>
            </w:pPr>
            <w:ins w:id="5476" w:author="Thomas Dietz" w:date="2012-08-08T16:18:00Z">
              <w:r>
                <w:t xml:space="preserve">          &lt;/xs:documentation&gt;</w:t>
              </w:r>
            </w:ins>
          </w:p>
          <w:p w14:paraId="7767C6D6" w14:textId="77777777" w:rsidR="00D708FE" w:rsidRDefault="00D708FE" w:rsidP="00D708FE">
            <w:pPr>
              <w:pStyle w:val="XML1"/>
              <w:rPr>
                <w:ins w:id="5477" w:author="Thomas Dietz" w:date="2012-08-08T16:18:00Z"/>
              </w:rPr>
            </w:pPr>
            <w:ins w:id="5478" w:author="Thomas Dietz" w:date="2012-08-08T16:18:00Z">
              <w:r>
                <w:t xml:space="preserve">        &lt;/xs:annotation&gt;</w:t>
              </w:r>
            </w:ins>
          </w:p>
          <w:p w14:paraId="634409B0" w14:textId="77777777" w:rsidR="00D708FE" w:rsidRDefault="00D708FE" w:rsidP="00D708FE">
            <w:pPr>
              <w:pStyle w:val="XML1"/>
              <w:rPr>
                <w:ins w:id="5479" w:author="Thomas Dietz" w:date="2012-08-08T16:18:00Z"/>
              </w:rPr>
            </w:pPr>
            <w:ins w:id="5480" w:author="Thomas Dietz" w:date="2012-08-08T16:18:00Z">
              <w:r>
                <w:t xml:space="preserve">        &lt;xs:complexType&gt;</w:t>
              </w:r>
            </w:ins>
          </w:p>
          <w:p w14:paraId="44347EC7" w14:textId="77777777" w:rsidR="00D708FE" w:rsidRDefault="00D708FE" w:rsidP="00D708FE">
            <w:pPr>
              <w:pStyle w:val="XML1"/>
              <w:rPr>
                <w:ins w:id="5481" w:author="Thomas Dietz" w:date="2012-08-08T16:18:00Z"/>
              </w:rPr>
            </w:pPr>
            <w:ins w:id="5482" w:author="Thomas Dietz" w:date="2012-08-08T16:18:00Z">
              <w:r>
                <w:t xml:space="preserve">          &lt;xs:sequence&gt;</w:t>
              </w:r>
            </w:ins>
          </w:p>
          <w:p w14:paraId="2CF069F7" w14:textId="77777777" w:rsidR="00D708FE" w:rsidRDefault="00D708FE" w:rsidP="00D708FE">
            <w:pPr>
              <w:pStyle w:val="XML1"/>
              <w:rPr>
                <w:ins w:id="5483" w:author="Thomas Dietz" w:date="2012-08-08T16:18:00Z"/>
              </w:rPr>
            </w:pPr>
            <w:ins w:id="5484" w:author="Thomas Dietz" w:date="2012-08-08T16:18:00Z">
              <w:r>
                <w:t xml:space="preserve">            &lt;xs:group ref="OFLogicalSwitchCapabilitiesType"/&gt;</w:t>
              </w:r>
            </w:ins>
          </w:p>
          <w:p w14:paraId="1E1E021F" w14:textId="77777777" w:rsidR="00D708FE" w:rsidRDefault="00D708FE" w:rsidP="00D708FE">
            <w:pPr>
              <w:pStyle w:val="XML1"/>
              <w:rPr>
                <w:ins w:id="5485" w:author="Thomas Dietz" w:date="2012-08-08T16:18:00Z"/>
              </w:rPr>
            </w:pPr>
            <w:ins w:id="5486" w:author="Thomas Dietz" w:date="2012-08-08T16:18:00Z">
              <w:r>
                <w:t xml:space="preserve">          &lt;/xs:sequence&gt;</w:t>
              </w:r>
            </w:ins>
          </w:p>
          <w:p w14:paraId="00442D7E" w14:textId="77777777" w:rsidR="00D708FE" w:rsidRDefault="00D708FE" w:rsidP="00D708FE">
            <w:pPr>
              <w:pStyle w:val="XML1"/>
              <w:rPr>
                <w:ins w:id="5487" w:author="Thomas Dietz" w:date="2012-08-08T16:18:00Z"/>
              </w:rPr>
            </w:pPr>
            <w:ins w:id="5488" w:author="Thomas Dietz" w:date="2012-08-08T16:18:00Z">
              <w:r>
                <w:t xml:space="preserve">        &lt;/xs:complexType&gt;</w:t>
              </w:r>
            </w:ins>
          </w:p>
          <w:p w14:paraId="5291E029" w14:textId="77777777" w:rsidR="00D708FE" w:rsidRDefault="00D708FE" w:rsidP="00D708FE">
            <w:pPr>
              <w:pStyle w:val="XML1"/>
              <w:rPr>
                <w:ins w:id="5489" w:author="Thomas Dietz" w:date="2012-08-08T16:18:00Z"/>
              </w:rPr>
            </w:pPr>
            <w:ins w:id="5490" w:author="Thomas Dietz" w:date="2012-08-08T16:18:00Z">
              <w:r>
                <w:t xml:space="preserve">      &lt;/xs:element&gt;</w:t>
              </w:r>
            </w:ins>
          </w:p>
          <w:p w14:paraId="4151773D" w14:textId="77777777" w:rsidR="00D708FE" w:rsidRDefault="00D708FE" w:rsidP="00D708FE">
            <w:pPr>
              <w:pStyle w:val="XML1"/>
              <w:rPr>
                <w:ins w:id="5491" w:author="Thomas Dietz" w:date="2012-08-08T16:18:00Z"/>
              </w:rPr>
            </w:pPr>
            <w:ins w:id="5492" w:author="Thomas Dietz" w:date="2012-08-08T16:18:00Z">
              <w:r>
                <w:t xml:space="preserve">      &lt;xs:element name="datapath-id"  type="datapath-id-type"&gt;</w:t>
              </w:r>
            </w:ins>
          </w:p>
          <w:p w14:paraId="6D582810" w14:textId="77777777" w:rsidR="00D708FE" w:rsidRDefault="00D708FE" w:rsidP="00D708FE">
            <w:pPr>
              <w:pStyle w:val="XML1"/>
              <w:rPr>
                <w:ins w:id="5493" w:author="Thomas Dietz" w:date="2012-08-08T16:18:00Z"/>
              </w:rPr>
            </w:pPr>
            <w:ins w:id="5494" w:author="Thomas Dietz" w:date="2012-08-08T16:18:00Z">
              <w:r>
                <w:t xml:space="preserve">        &lt;xs:annotation&gt;</w:t>
              </w:r>
            </w:ins>
          </w:p>
          <w:p w14:paraId="6A05E3E6" w14:textId="77777777" w:rsidR="00D708FE" w:rsidRDefault="00D708FE" w:rsidP="00D708FE">
            <w:pPr>
              <w:pStyle w:val="XML1"/>
              <w:rPr>
                <w:ins w:id="5495" w:author="Thomas Dietz" w:date="2012-08-08T16:18:00Z"/>
              </w:rPr>
            </w:pPr>
            <w:ins w:id="5496" w:author="Thomas Dietz" w:date="2012-08-08T16:18:00Z">
              <w:r>
                <w:t xml:space="preserve">          &lt;xs:documentation&gt;</w:t>
              </w:r>
            </w:ins>
          </w:p>
          <w:p w14:paraId="7F04D295" w14:textId="77777777" w:rsidR="00D708FE" w:rsidRDefault="00D708FE" w:rsidP="00D708FE">
            <w:pPr>
              <w:pStyle w:val="XML1"/>
              <w:rPr>
                <w:ins w:id="5497" w:author="Thomas Dietz" w:date="2012-08-08T16:18:00Z"/>
              </w:rPr>
            </w:pPr>
            <w:ins w:id="5498" w:author="Thomas Dietz" w:date="2012-08-08T16:18:00Z">
              <w:r>
                <w:t xml:space="preserve">            The datapath identifier of the Logical Switch</w:t>
              </w:r>
            </w:ins>
          </w:p>
          <w:p w14:paraId="770F8AC6" w14:textId="77777777" w:rsidR="00D708FE" w:rsidRDefault="00D708FE" w:rsidP="00D708FE">
            <w:pPr>
              <w:pStyle w:val="XML1"/>
              <w:rPr>
                <w:ins w:id="5499" w:author="Thomas Dietz" w:date="2012-08-08T16:18:00Z"/>
              </w:rPr>
            </w:pPr>
            <w:ins w:id="5500" w:author="Thomas Dietz" w:date="2012-08-08T16:18:00Z">
              <w:r>
                <w:t xml:space="preserve">            that uniquely identifies this Logical Switch within the</w:t>
              </w:r>
            </w:ins>
          </w:p>
          <w:p w14:paraId="2A4BB64E" w14:textId="77777777" w:rsidR="00D708FE" w:rsidRDefault="00D708FE" w:rsidP="00D708FE">
            <w:pPr>
              <w:pStyle w:val="XML1"/>
              <w:rPr>
                <w:ins w:id="5501" w:author="Thomas Dietz" w:date="2012-08-08T16:18:00Z"/>
              </w:rPr>
            </w:pPr>
            <w:ins w:id="5502" w:author="Thomas Dietz" w:date="2012-08-08T16:18:00Z">
              <w:r>
                <w:t xml:space="preserve">            context of all OpenFlow Controllers associated with the</w:t>
              </w:r>
            </w:ins>
          </w:p>
          <w:p w14:paraId="359DA93A" w14:textId="77777777" w:rsidR="00D708FE" w:rsidRDefault="00D708FE" w:rsidP="00D708FE">
            <w:pPr>
              <w:pStyle w:val="XML1"/>
              <w:rPr>
                <w:ins w:id="5503" w:author="Thomas Dietz" w:date="2012-08-08T16:18:00Z"/>
              </w:rPr>
            </w:pPr>
            <w:ins w:id="5504" w:author="Thomas Dietz" w:date="2012-08-08T16:18:00Z">
              <w:r>
                <w:t xml:space="preserve">            OpenFlow Logical Switch.  The datapath identifier is a</w:t>
              </w:r>
            </w:ins>
          </w:p>
          <w:p w14:paraId="2A4EA1FB" w14:textId="77777777" w:rsidR="00DF476A" w:rsidRDefault="00DF476A" w:rsidP="00DF476A">
            <w:pPr>
              <w:pStyle w:val="XML1"/>
              <w:rPr>
                <w:ins w:id="5505" w:author="Thomas Dietz" w:date="2012-08-10T14:39:00Z"/>
              </w:rPr>
            </w:pPr>
            <w:ins w:id="5506" w:author="Thomas Dietz" w:date="2012-08-10T14:39:00Z">
              <w:r>
                <w:t xml:space="preserve">            string value that MUST be formatted as a sequence of 8</w:t>
              </w:r>
            </w:ins>
          </w:p>
          <w:p w14:paraId="25A8D9A6" w14:textId="77777777" w:rsidR="00DF476A" w:rsidRDefault="00DF476A" w:rsidP="00DF476A">
            <w:pPr>
              <w:pStyle w:val="XML1"/>
              <w:rPr>
                <w:ins w:id="5507" w:author="Thomas Dietz" w:date="2012-08-10T14:39:00Z"/>
              </w:rPr>
            </w:pPr>
            <w:ins w:id="5508" w:author="Thomas Dietz" w:date="2012-08-10T14:39:00Z">
              <w:r>
                <w:t xml:space="preserve">            2-digit hexadecimal numbers that are separated by colons,</w:t>
              </w:r>
            </w:ins>
          </w:p>
          <w:p w14:paraId="59B2895F" w14:textId="77777777" w:rsidR="00DF476A" w:rsidRDefault="00DF476A" w:rsidP="00DF476A">
            <w:pPr>
              <w:pStyle w:val="XML1"/>
              <w:rPr>
                <w:ins w:id="5509" w:author="Thomas Dietz" w:date="2012-08-10T14:39:00Z"/>
              </w:rPr>
            </w:pPr>
            <w:ins w:id="5510" w:author="Thomas Dietz" w:date="2012-08-10T14:39:00Z">
              <w:r>
                <w:t xml:space="preserve">            </w:t>
              </w:r>
              <w:proofErr w:type="gramStart"/>
              <w:r>
                <w:t>for</w:t>
              </w:r>
              <w:proofErr w:type="gramEnd"/>
              <w:r>
                <w:t xml:space="preserve"> example, '01:23:45:67:89:ab:cd:ef'.  When processing a</w:t>
              </w:r>
            </w:ins>
          </w:p>
          <w:p w14:paraId="314CFA13" w14:textId="77777777" w:rsidR="00DF476A" w:rsidRDefault="00DF476A" w:rsidP="00DF476A">
            <w:pPr>
              <w:pStyle w:val="XML1"/>
              <w:rPr>
                <w:ins w:id="5511" w:author="Thomas Dietz" w:date="2012-08-10T14:39:00Z"/>
              </w:rPr>
            </w:pPr>
            <w:ins w:id="5512" w:author="Thomas Dietz" w:date="2012-08-10T14:39:00Z">
              <w:r>
                <w:t xml:space="preserve">            datapath identifier, the case of the decimal digits MUST be</w:t>
              </w:r>
            </w:ins>
          </w:p>
          <w:p w14:paraId="7AACD701" w14:textId="71226857" w:rsidR="00D708FE" w:rsidRDefault="00DF476A" w:rsidP="00DF476A">
            <w:pPr>
              <w:pStyle w:val="XML1"/>
              <w:rPr>
                <w:ins w:id="5513" w:author="Thomas Dietz" w:date="2012-08-10T14:39:00Z"/>
              </w:rPr>
            </w:pPr>
            <w:ins w:id="5514" w:author="Thomas Dietz" w:date="2012-08-10T14:39:00Z">
              <w:r>
                <w:t xml:space="preserve">            </w:t>
              </w:r>
              <w:proofErr w:type="gramStart"/>
              <w:r>
                <w:t>ignored</w:t>
              </w:r>
              <w:proofErr w:type="gramEnd"/>
              <w:r>
                <w:t>.</w:t>
              </w:r>
            </w:ins>
          </w:p>
          <w:p w14:paraId="5009CFB6" w14:textId="77777777" w:rsidR="00DF476A" w:rsidRDefault="00DF476A" w:rsidP="00DF476A">
            <w:pPr>
              <w:pStyle w:val="XML1"/>
              <w:rPr>
                <w:ins w:id="5515" w:author="Thomas Dietz" w:date="2012-08-08T16:18:00Z"/>
              </w:rPr>
            </w:pPr>
          </w:p>
          <w:p w14:paraId="53C12864" w14:textId="77777777" w:rsidR="00D708FE" w:rsidRDefault="00D708FE" w:rsidP="00D708FE">
            <w:pPr>
              <w:pStyle w:val="XML1"/>
              <w:rPr>
                <w:ins w:id="5516" w:author="Thomas Dietz" w:date="2012-08-08T16:18:00Z"/>
              </w:rPr>
            </w:pPr>
            <w:ins w:id="5517" w:author="Thomas Dietz" w:date="2012-08-08T16:18:00Z">
              <w:r>
                <w:t xml:space="preserve">            This element MUST be present in the NETCONF data store.</w:t>
              </w:r>
            </w:ins>
          </w:p>
          <w:p w14:paraId="343754E1" w14:textId="77777777" w:rsidR="00D708FE" w:rsidRDefault="00D708FE" w:rsidP="00D708FE">
            <w:pPr>
              <w:pStyle w:val="XML1"/>
              <w:rPr>
                <w:ins w:id="5518" w:author="Thomas Dietz" w:date="2012-08-08T16:18:00Z"/>
              </w:rPr>
            </w:pPr>
            <w:ins w:id="5519" w:author="Thomas Dietz" w:date="2012-08-08T16:18:00Z">
              <w:r>
                <w:t xml:space="preserve">            If this element is not present in a NETCONF &amp;lt;edit-config&amp;gt;</w:t>
              </w:r>
            </w:ins>
          </w:p>
          <w:p w14:paraId="49BFF954" w14:textId="77777777" w:rsidR="00D708FE" w:rsidRDefault="00D708FE" w:rsidP="00D708FE">
            <w:pPr>
              <w:pStyle w:val="XML1"/>
              <w:rPr>
                <w:ins w:id="5520" w:author="Thomas Dietz" w:date="2012-08-08T16:18:00Z"/>
              </w:rPr>
            </w:pPr>
            <w:ins w:id="5521" w:author="Thomas Dietz" w:date="2012-08-08T16:18:00Z">
              <w:r>
                <w:t xml:space="preserve">            operation 'create', 'merge' or 'replace' and the parent</w:t>
              </w:r>
            </w:ins>
          </w:p>
          <w:p w14:paraId="64CCF131" w14:textId="77777777" w:rsidR="00D708FE" w:rsidRDefault="00D708FE" w:rsidP="00D708FE">
            <w:pPr>
              <w:pStyle w:val="XML1"/>
              <w:rPr>
                <w:ins w:id="5522" w:author="Thomas Dietz" w:date="2012-08-08T16:18:00Z"/>
              </w:rPr>
            </w:pPr>
            <w:ins w:id="5523" w:author="Thomas Dietz" w:date="2012-08-08T16:18:00Z">
              <w:r>
                <w:t xml:space="preserve">            element does not exist, a 'data-missing' error is</w:t>
              </w:r>
            </w:ins>
          </w:p>
          <w:p w14:paraId="254DD14D" w14:textId="77777777" w:rsidR="00D708FE" w:rsidRDefault="00D708FE" w:rsidP="00D708FE">
            <w:pPr>
              <w:pStyle w:val="XML1"/>
              <w:rPr>
                <w:ins w:id="5524" w:author="Thomas Dietz" w:date="2012-08-08T16:18:00Z"/>
              </w:rPr>
            </w:pPr>
            <w:ins w:id="5525" w:author="Thomas Dietz" w:date="2012-08-08T16:18:00Z">
              <w:r>
                <w:t xml:space="preserve">            </w:t>
              </w:r>
              <w:proofErr w:type="gramStart"/>
              <w:r>
                <w:t>returned</w:t>
              </w:r>
              <w:proofErr w:type="gramEnd"/>
              <w:r>
                <w:t>.</w:t>
              </w:r>
            </w:ins>
          </w:p>
          <w:p w14:paraId="35632B0C" w14:textId="77777777" w:rsidR="00D708FE" w:rsidRDefault="00D708FE" w:rsidP="00D708FE">
            <w:pPr>
              <w:pStyle w:val="XML1"/>
              <w:rPr>
                <w:ins w:id="5526" w:author="Thomas Dietz" w:date="2012-08-08T16:18:00Z"/>
              </w:rPr>
            </w:pPr>
            <w:ins w:id="5527" w:author="Thomas Dietz" w:date="2012-08-08T16:18:00Z">
              <w:r>
                <w:t xml:space="preserve">          &lt;/xs:documentation&gt;</w:t>
              </w:r>
            </w:ins>
          </w:p>
          <w:p w14:paraId="38774E6A" w14:textId="77777777" w:rsidR="00D708FE" w:rsidRDefault="00D708FE" w:rsidP="00D708FE">
            <w:pPr>
              <w:pStyle w:val="XML1"/>
              <w:rPr>
                <w:ins w:id="5528" w:author="Thomas Dietz" w:date="2012-08-08T16:18:00Z"/>
              </w:rPr>
            </w:pPr>
            <w:ins w:id="5529" w:author="Thomas Dietz" w:date="2012-08-08T16:18:00Z">
              <w:r>
                <w:t xml:space="preserve">        &lt;/xs:annotation&gt;</w:t>
              </w:r>
            </w:ins>
          </w:p>
          <w:p w14:paraId="5408174B" w14:textId="77777777" w:rsidR="00D708FE" w:rsidRDefault="00D708FE" w:rsidP="00D708FE">
            <w:pPr>
              <w:pStyle w:val="XML1"/>
              <w:rPr>
                <w:ins w:id="5530" w:author="Thomas Dietz" w:date="2012-08-08T16:18:00Z"/>
              </w:rPr>
            </w:pPr>
            <w:ins w:id="5531" w:author="Thomas Dietz" w:date="2012-08-08T16:18:00Z">
              <w:r>
                <w:t xml:space="preserve">      &lt;/xs:element&gt;</w:t>
              </w:r>
            </w:ins>
          </w:p>
          <w:p w14:paraId="55726978" w14:textId="77777777" w:rsidR="00D708FE" w:rsidRDefault="00D708FE" w:rsidP="00D708FE">
            <w:pPr>
              <w:pStyle w:val="XML1"/>
              <w:rPr>
                <w:ins w:id="5532" w:author="Thomas Dietz" w:date="2012-08-08T16:18:00Z"/>
              </w:rPr>
            </w:pPr>
            <w:ins w:id="5533" w:author="Thomas Dietz" w:date="2012-08-08T16:18:00Z">
              <w:r>
                <w:t xml:space="preserve">      &lt;xs:element name="enabled"  type="xs:boolean"&gt;</w:t>
              </w:r>
            </w:ins>
          </w:p>
          <w:p w14:paraId="2144F68A" w14:textId="77777777" w:rsidR="00D708FE" w:rsidRDefault="00D708FE" w:rsidP="00D708FE">
            <w:pPr>
              <w:pStyle w:val="XML1"/>
              <w:rPr>
                <w:ins w:id="5534" w:author="Thomas Dietz" w:date="2012-08-08T16:18:00Z"/>
              </w:rPr>
            </w:pPr>
            <w:ins w:id="5535" w:author="Thomas Dietz" w:date="2012-08-08T16:18:00Z">
              <w:r>
                <w:t xml:space="preserve">        &lt;xs:annotation&gt;</w:t>
              </w:r>
            </w:ins>
          </w:p>
          <w:p w14:paraId="6DB2CCB8" w14:textId="77777777" w:rsidR="00D708FE" w:rsidRDefault="00D708FE" w:rsidP="00D708FE">
            <w:pPr>
              <w:pStyle w:val="XML1"/>
              <w:rPr>
                <w:ins w:id="5536" w:author="Thomas Dietz" w:date="2012-08-08T16:18:00Z"/>
              </w:rPr>
            </w:pPr>
            <w:ins w:id="5537" w:author="Thomas Dietz" w:date="2012-08-08T16:18:00Z">
              <w:r>
                <w:t xml:space="preserve">          &lt;xs:documentation&gt;</w:t>
              </w:r>
            </w:ins>
          </w:p>
          <w:p w14:paraId="7F649EB5" w14:textId="77777777" w:rsidR="00D708FE" w:rsidRDefault="00D708FE" w:rsidP="00D708FE">
            <w:pPr>
              <w:pStyle w:val="XML1"/>
              <w:rPr>
                <w:ins w:id="5538" w:author="Thomas Dietz" w:date="2012-08-08T16:18:00Z"/>
              </w:rPr>
            </w:pPr>
            <w:ins w:id="5539" w:author="Thomas Dietz" w:date="2012-08-08T16:18:00Z">
              <w:r>
                <w:t xml:space="preserve">            This element indicates the administrative state</w:t>
              </w:r>
            </w:ins>
          </w:p>
          <w:p w14:paraId="52298D4C" w14:textId="77777777" w:rsidR="00D708FE" w:rsidRDefault="00D708FE" w:rsidP="00D708FE">
            <w:pPr>
              <w:pStyle w:val="XML1"/>
              <w:rPr>
                <w:ins w:id="5540" w:author="Thomas Dietz" w:date="2012-08-08T16:18:00Z"/>
              </w:rPr>
            </w:pPr>
            <w:ins w:id="5541" w:author="Thomas Dietz" w:date="2012-08-08T16:18:00Z">
              <w:r>
                <w:t xml:space="preserve">            </w:t>
              </w:r>
              <w:proofErr w:type="gramStart"/>
              <w:r>
                <w:t>of</w:t>
              </w:r>
              <w:proofErr w:type="gramEnd"/>
              <w:r>
                <w:t xml:space="preserve"> the OpenFlow Logical Switch.  A value of 'false' means</w:t>
              </w:r>
            </w:ins>
          </w:p>
          <w:p w14:paraId="1F1E8D14" w14:textId="77777777" w:rsidR="00D708FE" w:rsidRDefault="00D708FE" w:rsidP="00D708FE">
            <w:pPr>
              <w:pStyle w:val="XML1"/>
              <w:rPr>
                <w:ins w:id="5542" w:author="Thomas Dietz" w:date="2012-08-08T16:18:00Z"/>
              </w:rPr>
            </w:pPr>
            <w:ins w:id="5543" w:author="Thomas Dietz" w:date="2012-08-08T16:18:00Z">
              <w:r>
                <w:t xml:space="preserve">            the OpenFlow Logical Switch MUST NOT communicate with any </w:t>
              </w:r>
            </w:ins>
          </w:p>
          <w:p w14:paraId="72170464" w14:textId="77777777" w:rsidR="00D708FE" w:rsidRDefault="00D708FE" w:rsidP="00D708FE">
            <w:pPr>
              <w:pStyle w:val="XML1"/>
              <w:rPr>
                <w:ins w:id="5544" w:author="Thomas Dietz" w:date="2012-08-08T16:18:00Z"/>
              </w:rPr>
            </w:pPr>
            <w:ins w:id="5545" w:author="Thomas Dietz" w:date="2012-08-08T16:18:00Z">
              <w:r>
                <w:t xml:space="preserve">            OpenFlow Controllers, MUST NOT conduct any OpenFlow </w:t>
              </w:r>
            </w:ins>
          </w:p>
          <w:p w14:paraId="78105F25" w14:textId="77777777" w:rsidR="00D708FE" w:rsidRDefault="00D708FE" w:rsidP="00D708FE">
            <w:pPr>
              <w:pStyle w:val="XML1"/>
              <w:rPr>
                <w:ins w:id="5546" w:author="Thomas Dietz" w:date="2012-08-08T16:18:00Z"/>
              </w:rPr>
            </w:pPr>
            <w:ins w:id="5547" w:author="Thomas Dietz" w:date="2012-08-08T16:18:00Z">
              <w:r>
                <w:t xml:space="preserve">            processing, and SHOULD NOT be utilizing computational or </w:t>
              </w:r>
            </w:ins>
          </w:p>
          <w:p w14:paraId="271F0129" w14:textId="77777777" w:rsidR="00D708FE" w:rsidRDefault="00D708FE" w:rsidP="00D708FE">
            <w:pPr>
              <w:pStyle w:val="XML1"/>
              <w:rPr>
                <w:ins w:id="5548" w:author="Thomas Dietz" w:date="2012-08-08T16:18:00Z"/>
              </w:rPr>
            </w:pPr>
            <w:ins w:id="5549" w:author="Thomas Dietz" w:date="2012-08-08T16:18:00Z">
              <w:r>
                <w:t xml:space="preserve">            </w:t>
              </w:r>
              <w:proofErr w:type="gramStart"/>
              <w:r>
                <w:t>network</w:t>
              </w:r>
              <w:proofErr w:type="gramEnd"/>
              <w:r>
                <w:t xml:space="preserve"> resources of the underlying platform.</w:t>
              </w:r>
            </w:ins>
          </w:p>
          <w:p w14:paraId="6B7C38F7" w14:textId="77777777" w:rsidR="00D708FE" w:rsidRDefault="00D708FE" w:rsidP="00D708FE">
            <w:pPr>
              <w:pStyle w:val="XML1"/>
              <w:rPr>
                <w:ins w:id="5550" w:author="Thomas Dietz" w:date="2012-08-08T16:18:00Z"/>
              </w:rPr>
            </w:pPr>
          </w:p>
          <w:p w14:paraId="17A248FB" w14:textId="77777777" w:rsidR="00D708FE" w:rsidRDefault="00D708FE" w:rsidP="00D708FE">
            <w:pPr>
              <w:pStyle w:val="XML1"/>
              <w:rPr>
                <w:ins w:id="5551" w:author="Thomas Dietz" w:date="2012-08-08T16:18:00Z"/>
              </w:rPr>
            </w:pPr>
            <w:ins w:id="5552" w:author="Thomas Dietz" w:date="2012-08-08T16:18:00Z">
              <w:r>
                <w:t xml:space="preserve">            This element is optional. If this element is not present it</w:t>
              </w:r>
            </w:ins>
          </w:p>
          <w:p w14:paraId="47D67237" w14:textId="77777777" w:rsidR="00D708FE" w:rsidRDefault="00D708FE" w:rsidP="00D708FE">
            <w:pPr>
              <w:pStyle w:val="XML1"/>
              <w:rPr>
                <w:ins w:id="5553" w:author="Thomas Dietz" w:date="2012-08-08T16:18:00Z"/>
              </w:rPr>
            </w:pPr>
            <w:ins w:id="5554" w:author="Thomas Dietz" w:date="2012-08-08T16:18:00Z">
              <w:r>
                <w:t xml:space="preserve">            </w:t>
              </w:r>
              <w:proofErr w:type="gramStart"/>
              <w:r>
                <w:t>defaults</w:t>
              </w:r>
              <w:proofErr w:type="gramEnd"/>
              <w:r>
                <w:t xml:space="preserve"> to 'false'.</w:t>
              </w:r>
            </w:ins>
          </w:p>
          <w:p w14:paraId="08E88831" w14:textId="77777777" w:rsidR="00D708FE" w:rsidRDefault="00D708FE" w:rsidP="00D708FE">
            <w:pPr>
              <w:pStyle w:val="XML1"/>
              <w:rPr>
                <w:ins w:id="5555" w:author="Thomas Dietz" w:date="2012-08-08T16:18:00Z"/>
              </w:rPr>
            </w:pPr>
            <w:ins w:id="5556" w:author="Thomas Dietz" w:date="2012-08-08T16:18:00Z">
              <w:r>
                <w:t xml:space="preserve">          &lt;/xs:documentation&gt;</w:t>
              </w:r>
            </w:ins>
          </w:p>
          <w:p w14:paraId="5BBD7BF8" w14:textId="77777777" w:rsidR="00D708FE" w:rsidRDefault="00D708FE" w:rsidP="00D708FE">
            <w:pPr>
              <w:pStyle w:val="XML1"/>
              <w:rPr>
                <w:ins w:id="5557" w:author="Thomas Dietz" w:date="2012-08-08T16:18:00Z"/>
              </w:rPr>
            </w:pPr>
            <w:ins w:id="5558" w:author="Thomas Dietz" w:date="2012-08-08T16:18:00Z">
              <w:r>
                <w:t xml:space="preserve">        &lt;/xs:annotation&gt;</w:t>
              </w:r>
            </w:ins>
          </w:p>
          <w:p w14:paraId="0F49AD77" w14:textId="77777777" w:rsidR="00D708FE" w:rsidRDefault="00D708FE" w:rsidP="00D708FE">
            <w:pPr>
              <w:pStyle w:val="XML1"/>
              <w:rPr>
                <w:ins w:id="5559" w:author="Thomas Dietz" w:date="2012-08-08T16:18:00Z"/>
              </w:rPr>
            </w:pPr>
            <w:ins w:id="5560" w:author="Thomas Dietz" w:date="2012-08-08T16:18:00Z">
              <w:r>
                <w:t xml:space="preserve">      &lt;/xs:element&gt;</w:t>
              </w:r>
            </w:ins>
          </w:p>
          <w:p w14:paraId="189075F1" w14:textId="77777777" w:rsidR="00D708FE" w:rsidRDefault="00D708FE" w:rsidP="00D708FE">
            <w:pPr>
              <w:pStyle w:val="XML1"/>
              <w:rPr>
                <w:ins w:id="5561" w:author="Thomas Dietz" w:date="2012-08-08T16:18:00Z"/>
              </w:rPr>
            </w:pPr>
            <w:ins w:id="5562" w:author="Thomas Dietz" w:date="2012-08-08T16:18:00Z">
              <w:r>
                <w:t xml:space="preserve">      &lt;xs:element name="check-controller-certificate"  type="xs:boolean"&gt;</w:t>
              </w:r>
            </w:ins>
          </w:p>
          <w:p w14:paraId="79094B81" w14:textId="77777777" w:rsidR="00D708FE" w:rsidRDefault="00D708FE" w:rsidP="00D708FE">
            <w:pPr>
              <w:pStyle w:val="XML1"/>
              <w:rPr>
                <w:ins w:id="5563" w:author="Thomas Dietz" w:date="2012-08-08T16:18:00Z"/>
              </w:rPr>
            </w:pPr>
            <w:ins w:id="5564" w:author="Thomas Dietz" w:date="2012-08-08T16:18:00Z">
              <w:r>
                <w:t xml:space="preserve">        &lt;xs:annotation&gt;</w:t>
              </w:r>
            </w:ins>
          </w:p>
          <w:p w14:paraId="74A29377" w14:textId="77777777" w:rsidR="00D708FE" w:rsidRDefault="00D708FE" w:rsidP="00D708FE">
            <w:pPr>
              <w:pStyle w:val="XML1"/>
              <w:rPr>
                <w:ins w:id="5565" w:author="Thomas Dietz" w:date="2012-08-08T16:18:00Z"/>
              </w:rPr>
            </w:pPr>
            <w:ins w:id="5566" w:author="Thomas Dietz" w:date="2012-08-08T16:18:00Z">
              <w:r>
                <w:t xml:space="preserve">          &lt;xs:documentation&gt;</w:t>
              </w:r>
            </w:ins>
          </w:p>
          <w:p w14:paraId="1C0022F6" w14:textId="77777777" w:rsidR="00D708FE" w:rsidRDefault="00D708FE" w:rsidP="00D708FE">
            <w:pPr>
              <w:pStyle w:val="XML1"/>
              <w:rPr>
                <w:ins w:id="5567" w:author="Thomas Dietz" w:date="2012-08-08T16:18:00Z"/>
              </w:rPr>
            </w:pPr>
            <w:ins w:id="5568" w:author="Thomas Dietz" w:date="2012-08-08T16:18:00Z">
              <w:r>
                <w:t xml:space="preserve">            This element indicates the behavior of the </w:t>
              </w:r>
            </w:ins>
          </w:p>
          <w:p w14:paraId="4C49EC0B" w14:textId="77777777" w:rsidR="00D708FE" w:rsidRDefault="00D708FE" w:rsidP="00D708FE">
            <w:pPr>
              <w:pStyle w:val="XML1"/>
              <w:rPr>
                <w:ins w:id="5569" w:author="Thomas Dietz" w:date="2012-08-08T16:18:00Z"/>
              </w:rPr>
            </w:pPr>
            <w:ins w:id="5570" w:author="Thomas Dietz" w:date="2012-08-08T16:18:00Z">
              <w:r>
                <w:t xml:space="preserve">            OpenFlow Logical Switch when connecting to an OpenFlow</w:t>
              </w:r>
            </w:ins>
          </w:p>
          <w:p w14:paraId="4AF13012" w14:textId="77777777" w:rsidR="00D708FE" w:rsidRDefault="00D708FE" w:rsidP="00D708FE">
            <w:pPr>
              <w:pStyle w:val="XML1"/>
              <w:rPr>
                <w:ins w:id="5571" w:author="Thomas Dietz" w:date="2012-08-08T16:18:00Z"/>
              </w:rPr>
            </w:pPr>
            <w:ins w:id="5572" w:author="Thomas Dietz" w:date="2012-08-08T16:18:00Z">
              <w:r>
                <w:t xml:space="preserve">            Controller.  </w:t>
              </w:r>
            </w:ins>
          </w:p>
          <w:p w14:paraId="21CE06B8" w14:textId="77777777" w:rsidR="00D708FE" w:rsidRDefault="00D708FE" w:rsidP="00D708FE">
            <w:pPr>
              <w:pStyle w:val="XML1"/>
              <w:rPr>
                <w:ins w:id="5573" w:author="Thomas Dietz" w:date="2012-08-08T16:18:00Z"/>
              </w:rPr>
            </w:pPr>
            <w:ins w:id="5574" w:author="Thomas Dietz" w:date="2012-08-08T16:18:00Z">
              <w:r>
                <w:lastRenderedPageBreak/>
                <w:t xml:space="preserve">                  </w:t>
              </w:r>
            </w:ins>
          </w:p>
          <w:p w14:paraId="77E4950F" w14:textId="77777777" w:rsidR="00D708FE" w:rsidRDefault="00D708FE" w:rsidP="00D708FE">
            <w:pPr>
              <w:pStyle w:val="XML1"/>
              <w:rPr>
                <w:ins w:id="5575" w:author="Thomas Dietz" w:date="2012-08-08T16:18:00Z"/>
              </w:rPr>
            </w:pPr>
            <w:ins w:id="5576" w:author="Thomas Dietz" w:date="2012-08-08T16:18:00Z">
              <w:r>
                <w:t xml:space="preserve">            If set to value 'false', the logical switch will connect to</w:t>
              </w:r>
            </w:ins>
          </w:p>
          <w:p w14:paraId="173766F3" w14:textId="77777777" w:rsidR="00D708FE" w:rsidRDefault="00D708FE" w:rsidP="00D708FE">
            <w:pPr>
              <w:pStyle w:val="XML1"/>
              <w:rPr>
                <w:ins w:id="5577" w:author="Thomas Dietz" w:date="2012-08-08T16:18:00Z"/>
              </w:rPr>
            </w:pPr>
            <w:ins w:id="5578" w:author="Thomas Dietz" w:date="2012-08-08T16:18:00Z">
              <w:r>
                <w:t xml:space="preserve">            </w:t>
              </w:r>
              <w:proofErr w:type="gramStart"/>
              <w:r>
                <w:t>a</w:t>
              </w:r>
              <w:proofErr w:type="gramEnd"/>
              <w:r>
                <w:t xml:space="preserve"> controller without checking any controller certificate.  </w:t>
              </w:r>
            </w:ins>
          </w:p>
          <w:p w14:paraId="43752D8D" w14:textId="77777777" w:rsidR="00D708FE" w:rsidRDefault="00D708FE" w:rsidP="00D708FE">
            <w:pPr>
              <w:pStyle w:val="XML1"/>
              <w:rPr>
                <w:ins w:id="5579" w:author="Thomas Dietz" w:date="2012-08-08T16:18:00Z"/>
              </w:rPr>
            </w:pPr>
            <w:ins w:id="5580" w:author="Thomas Dietz" w:date="2012-08-08T16:18:00Z">
              <w:r>
                <w:t xml:space="preserve">                  </w:t>
              </w:r>
            </w:ins>
          </w:p>
          <w:p w14:paraId="016159AF" w14:textId="77777777" w:rsidR="00D708FE" w:rsidRDefault="00D708FE" w:rsidP="00D708FE">
            <w:pPr>
              <w:pStyle w:val="XML1"/>
              <w:rPr>
                <w:ins w:id="5581" w:author="Thomas Dietz" w:date="2012-08-08T16:18:00Z"/>
              </w:rPr>
            </w:pPr>
            <w:ins w:id="5582" w:author="Thomas Dietz" w:date="2012-08-08T16:18:00Z">
              <w:r>
                <w:t xml:space="preserve">            If set to value 'true', then the logical switch will</w:t>
              </w:r>
            </w:ins>
          </w:p>
          <w:p w14:paraId="0EBA51CA" w14:textId="77777777" w:rsidR="00D708FE" w:rsidRDefault="00D708FE" w:rsidP="00D708FE">
            <w:pPr>
              <w:pStyle w:val="XML1"/>
              <w:rPr>
                <w:ins w:id="5583" w:author="Thomas Dietz" w:date="2012-08-08T16:18:00Z"/>
              </w:rPr>
            </w:pPr>
            <w:ins w:id="5584" w:author="Thomas Dietz" w:date="2012-08-08T16:18:00Z">
              <w:r>
                <w:t xml:space="preserve">            connect to a controller with element &amp;lt;protocol&amp;gt; set to</w:t>
              </w:r>
            </w:ins>
          </w:p>
          <w:p w14:paraId="1CE0633D" w14:textId="77777777" w:rsidR="00D708FE" w:rsidRDefault="00D708FE" w:rsidP="00D708FE">
            <w:pPr>
              <w:pStyle w:val="XML1"/>
              <w:rPr>
                <w:ins w:id="5585" w:author="Thomas Dietz" w:date="2012-08-08T16:18:00Z"/>
              </w:rPr>
            </w:pPr>
            <w:ins w:id="5586" w:author="Thomas Dietz" w:date="2012-08-08T16:18:00Z">
              <w:r>
                <w:t xml:space="preserve">            'TLS', only if the controller provides a certificate that</w:t>
              </w:r>
            </w:ins>
          </w:p>
          <w:p w14:paraId="674BEA9F" w14:textId="77777777" w:rsidR="00D708FE" w:rsidRDefault="00D708FE" w:rsidP="00D708FE">
            <w:pPr>
              <w:pStyle w:val="XML1"/>
              <w:rPr>
                <w:ins w:id="5587" w:author="Thomas Dietz" w:date="2012-08-08T16:18:00Z"/>
              </w:rPr>
            </w:pPr>
            <w:ins w:id="5588" w:author="Thomas Dietz" w:date="2012-08-08T16:18:00Z">
              <w:r>
                <w:t xml:space="preserve">            can be verified with one of the certificates stored in the</w:t>
              </w:r>
            </w:ins>
          </w:p>
          <w:p w14:paraId="6674B495" w14:textId="77777777" w:rsidR="00D708FE" w:rsidRDefault="00D708FE" w:rsidP="00D708FE">
            <w:pPr>
              <w:pStyle w:val="XML1"/>
              <w:rPr>
                <w:ins w:id="5589" w:author="Thomas Dietz" w:date="2012-08-08T16:18:00Z"/>
              </w:rPr>
            </w:pPr>
            <w:ins w:id="5590" w:author="Thomas Dietz" w:date="2012-08-08T16:18:00Z">
              <w:r>
                <w:t xml:space="preserve">            list called external-certificates in the OpenFlow Capable</w:t>
              </w:r>
            </w:ins>
          </w:p>
          <w:p w14:paraId="2640A00E" w14:textId="77777777" w:rsidR="00D708FE" w:rsidRDefault="00D708FE" w:rsidP="00D708FE">
            <w:pPr>
              <w:pStyle w:val="XML1"/>
              <w:rPr>
                <w:ins w:id="5591" w:author="Thomas Dietz" w:date="2012-08-08T16:18:00Z"/>
              </w:rPr>
            </w:pPr>
            <w:ins w:id="5592" w:author="Thomas Dietz" w:date="2012-08-08T16:18:00Z">
              <w:r>
                <w:t xml:space="preserve">            Switch.  </w:t>
              </w:r>
            </w:ins>
          </w:p>
          <w:p w14:paraId="18491074" w14:textId="77777777" w:rsidR="00D708FE" w:rsidRDefault="00D708FE" w:rsidP="00D708FE">
            <w:pPr>
              <w:pStyle w:val="XML1"/>
              <w:rPr>
                <w:ins w:id="5593" w:author="Thomas Dietz" w:date="2012-08-08T16:18:00Z"/>
              </w:rPr>
            </w:pPr>
            <w:ins w:id="5594" w:author="Thomas Dietz" w:date="2012-08-08T16:18:00Z">
              <w:r>
                <w:t xml:space="preserve">                  </w:t>
              </w:r>
            </w:ins>
          </w:p>
          <w:p w14:paraId="4609040A" w14:textId="77777777" w:rsidR="00D708FE" w:rsidRDefault="00D708FE" w:rsidP="00D708FE">
            <w:pPr>
              <w:pStyle w:val="XML1"/>
              <w:rPr>
                <w:ins w:id="5595" w:author="Thomas Dietz" w:date="2012-08-08T16:18:00Z"/>
              </w:rPr>
            </w:pPr>
            <w:ins w:id="5596" w:author="Thomas Dietz" w:date="2012-08-08T16:18:00Z">
              <w:r>
                <w:t xml:space="preserve">            If a certificate cannot be validated, the OpenFlow Logical </w:t>
              </w:r>
            </w:ins>
          </w:p>
          <w:p w14:paraId="62ECBB90" w14:textId="77777777" w:rsidR="00D708FE" w:rsidRDefault="00D708FE" w:rsidP="00D708FE">
            <w:pPr>
              <w:pStyle w:val="XML1"/>
              <w:rPr>
                <w:ins w:id="5597" w:author="Thomas Dietz" w:date="2012-08-08T16:18:00Z"/>
              </w:rPr>
            </w:pPr>
            <w:ins w:id="5598" w:author="Thomas Dietz" w:date="2012-08-08T16:18:00Z">
              <w:r>
                <w:t xml:space="preserve">            Switch MUST terminate communication with the corresponding</w:t>
              </w:r>
            </w:ins>
          </w:p>
          <w:p w14:paraId="2EE46B8A" w14:textId="77777777" w:rsidR="00D708FE" w:rsidRDefault="00D708FE" w:rsidP="00D708FE">
            <w:pPr>
              <w:pStyle w:val="XML1"/>
              <w:rPr>
                <w:ins w:id="5599" w:author="Thomas Dietz" w:date="2012-08-08T16:18:00Z"/>
              </w:rPr>
            </w:pPr>
            <w:ins w:id="5600" w:author="Thomas Dietz" w:date="2012-08-08T16:18:00Z">
              <w:r>
                <w:t xml:space="preserve">            OpenFlow Controller, MUST NOT conduct any OpenFlow</w:t>
              </w:r>
            </w:ins>
          </w:p>
          <w:p w14:paraId="0BFE5A03" w14:textId="77777777" w:rsidR="00D708FE" w:rsidRDefault="00D708FE" w:rsidP="00D708FE">
            <w:pPr>
              <w:pStyle w:val="XML1"/>
              <w:rPr>
                <w:ins w:id="5601" w:author="Thomas Dietz" w:date="2012-08-08T16:18:00Z"/>
              </w:rPr>
            </w:pPr>
            <w:ins w:id="5602" w:author="Thomas Dietz" w:date="2012-08-08T16:18:00Z">
              <w:r>
                <w:t xml:space="preserve">            processing on requests of this OpenFlow controller, and </w:t>
              </w:r>
            </w:ins>
          </w:p>
          <w:p w14:paraId="37CFE681" w14:textId="77777777" w:rsidR="00D708FE" w:rsidRDefault="00D708FE" w:rsidP="00D708FE">
            <w:pPr>
              <w:pStyle w:val="XML1"/>
              <w:rPr>
                <w:ins w:id="5603" w:author="Thomas Dietz" w:date="2012-08-08T16:18:00Z"/>
              </w:rPr>
            </w:pPr>
            <w:ins w:id="5604" w:author="Thomas Dietz" w:date="2012-08-08T16:18:00Z">
              <w:r>
                <w:t xml:space="preserve">            SHOULD NOT further utilize any computational or network </w:t>
              </w:r>
            </w:ins>
          </w:p>
          <w:p w14:paraId="3DCAAC4B" w14:textId="77777777" w:rsidR="00D708FE" w:rsidRDefault="00D708FE" w:rsidP="00D708FE">
            <w:pPr>
              <w:pStyle w:val="XML1"/>
              <w:rPr>
                <w:ins w:id="5605" w:author="Thomas Dietz" w:date="2012-08-08T16:18:00Z"/>
              </w:rPr>
            </w:pPr>
            <w:ins w:id="5606" w:author="Thomas Dietz" w:date="2012-08-08T16:18:00Z">
              <w:r>
                <w:t xml:space="preserve">            </w:t>
              </w:r>
              <w:proofErr w:type="gramStart"/>
              <w:r>
                <w:t>resources</w:t>
              </w:r>
              <w:proofErr w:type="gramEnd"/>
              <w:r>
                <w:t xml:space="preserve"> of for dealing with this connection.</w:t>
              </w:r>
            </w:ins>
          </w:p>
          <w:p w14:paraId="23409363" w14:textId="77777777" w:rsidR="00D708FE" w:rsidRDefault="00D708FE" w:rsidP="00D708FE">
            <w:pPr>
              <w:pStyle w:val="XML1"/>
              <w:rPr>
                <w:ins w:id="5607" w:author="Thomas Dietz" w:date="2012-08-08T16:18:00Z"/>
              </w:rPr>
            </w:pPr>
            <w:ins w:id="5608" w:author="Thomas Dietz" w:date="2012-08-08T16:18:00Z">
              <w:r>
                <w:t xml:space="preserve">                  </w:t>
              </w:r>
            </w:ins>
          </w:p>
          <w:p w14:paraId="7F630425" w14:textId="77777777" w:rsidR="00D708FE" w:rsidRDefault="00D708FE" w:rsidP="00D708FE">
            <w:pPr>
              <w:pStyle w:val="XML1"/>
              <w:rPr>
                <w:ins w:id="5609" w:author="Thomas Dietz" w:date="2012-08-08T16:18:00Z"/>
              </w:rPr>
            </w:pPr>
            <w:ins w:id="5610" w:author="Thomas Dietz" w:date="2012-08-08T16:18:00Z">
              <w:r>
                <w:t xml:space="preserve">            If set to value 'true', the OpenFlow Logical Switch MUST</w:t>
              </w:r>
            </w:ins>
          </w:p>
          <w:p w14:paraId="14A2EEB7" w14:textId="77777777" w:rsidR="00D708FE" w:rsidRDefault="00D708FE" w:rsidP="00D708FE">
            <w:pPr>
              <w:pStyle w:val="XML1"/>
              <w:rPr>
                <w:ins w:id="5611" w:author="Thomas Dietz" w:date="2012-08-08T16:18:00Z"/>
              </w:rPr>
            </w:pPr>
            <w:ins w:id="5612" w:author="Thomas Dietz" w:date="2012-08-08T16:18:00Z">
              <w:r>
                <w:t xml:space="preserve">            NOT connect to any OpenFlow Controller that does not</w:t>
              </w:r>
            </w:ins>
          </w:p>
          <w:p w14:paraId="49AC8BEA" w14:textId="77777777" w:rsidR="00D708FE" w:rsidRDefault="00D708FE" w:rsidP="00D708FE">
            <w:pPr>
              <w:pStyle w:val="XML1"/>
              <w:rPr>
                <w:ins w:id="5613" w:author="Thomas Dietz" w:date="2012-08-08T16:18:00Z"/>
              </w:rPr>
            </w:pPr>
            <w:ins w:id="5614" w:author="Thomas Dietz" w:date="2012-08-08T16:18:00Z">
              <w:r>
                <w:t xml:space="preserve">            </w:t>
              </w:r>
              <w:proofErr w:type="gramStart"/>
              <w:r>
                <w:t>provide</w:t>
              </w:r>
              <w:proofErr w:type="gramEnd"/>
              <w:r>
                <w:t xml:space="preserve"> a certificate. This implies that it cannot connect</w:t>
              </w:r>
            </w:ins>
          </w:p>
          <w:p w14:paraId="7B807B01" w14:textId="77777777" w:rsidR="00D708FE" w:rsidRDefault="00D708FE" w:rsidP="00D708FE">
            <w:pPr>
              <w:pStyle w:val="XML1"/>
              <w:rPr>
                <w:ins w:id="5615" w:author="Thomas Dietz" w:date="2012-08-08T16:18:00Z"/>
              </w:rPr>
            </w:pPr>
            <w:ins w:id="5616" w:author="Thomas Dietz" w:date="2012-08-08T16:18:00Z">
              <w:r>
                <w:t xml:space="preserve">            to an OpenFlow controller that has the value of element</w:t>
              </w:r>
            </w:ins>
          </w:p>
          <w:p w14:paraId="0AFBBDE4" w14:textId="77777777" w:rsidR="00D708FE" w:rsidRDefault="00D708FE" w:rsidP="00D708FE">
            <w:pPr>
              <w:pStyle w:val="XML1"/>
              <w:rPr>
                <w:ins w:id="5617" w:author="Thomas Dietz" w:date="2012-08-08T16:18:00Z"/>
              </w:rPr>
            </w:pPr>
            <w:ins w:id="5618" w:author="Thomas Dietz" w:date="2012-08-08T16:18:00Z">
              <w:r>
                <w:t xml:space="preserve">            </w:t>
              </w:r>
              <w:proofErr w:type="gramStart"/>
              <w:r>
                <w:t>protocol</w:t>
              </w:r>
              <w:proofErr w:type="gramEnd"/>
              <w:r>
                <w:t xml:space="preserve"> set to 'TCP'. Only connections with protocol 'TLS'</w:t>
              </w:r>
            </w:ins>
          </w:p>
          <w:p w14:paraId="76B09649" w14:textId="77777777" w:rsidR="00D708FE" w:rsidRDefault="00D708FE" w:rsidP="00D708FE">
            <w:pPr>
              <w:pStyle w:val="XML1"/>
              <w:rPr>
                <w:ins w:id="5619" w:author="Thomas Dietz" w:date="2012-08-08T16:18:00Z"/>
              </w:rPr>
            </w:pPr>
            <w:ins w:id="5620" w:author="Thomas Dietz" w:date="2012-08-08T16:18:00Z">
              <w:r>
                <w:t xml:space="preserve">            </w:t>
              </w:r>
              <w:proofErr w:type="gramStart"/>
              <w:r>
                <w:t>are</w:t>
              </w:r>
              <w:proofErr w:type="gramEnd"/>
              <w:r>
                <w:t xml:space="preserve"> possible in this case.</w:t>
              </w:r>
            </w:ins>
          </w:p>
          <w:p w14:paraId="6F827324" w14:textId="77777777" w:rsidR="00D708FE" w:rsidRDefault="00D708FE" w:rsidP="00D708FE">
            <w:pPr>
              <w:pStyle w:val="XML1"/>
              <w:rPr>
                <w:ins w:id="5621" w:author="Thomas Dietz" w:date="2012-08-08T16:18:00Z"/>
              </w:rPr>
            </w:pPr>
          </w:p>
          <w:p w14:paraId="7A88193F" w14:textId="77777777" w:rsidR="00D708FE" w:rsidRDefault="00D708FE" w:rsidP="00D708FE">
            <w:pPr>
              <w:pStyle w:val="XML1"/>
              <w:rPr>
                <w:ins w:id="5622" w:author="Thomas Dietz" w:date="2012-08-08T16:18:00Z"/>
              </w:rPr>
            </w:pPr>
            <w:ins w:id="5623" w:author="Thomas Dietz" w:date="2012-08-08T16:18:00Z">
              <w:r>
                <w:t xml:space="preserve">            This element is optional. If this element is not present it</w:t>
              </w:r>
            </w:ins>
          </w:p>
          <w:p w14:paraId="523D78C0" w14:textId="77777777" w:rsidR="00D708FE" w:rsidRDefault="00D708FE" w:rsidP="00D708FE">
            <w:pPr>
              <w:pStyle w:val="XML1"/>
              <w:rPr>
                <w:ins w:id="5624" w:author="Thomas Dietz" w:date="2012-08-08T16:18:00Z"/>
              </w:rPr>
            </w:pPr>
            <w:ins w:id="5625" w:author="Thomas Dietz" w:date="2012-08-08T16:18:00Z">
              <w:r>
                <w:t xml:space="preserve">            </w:t>
              </w:r>
              <w:proofErr w:type="gramStart"/>
              <w:r>
                <w:t>defaults</w:t>
              </w:r>
              <w:proofErr w:type="gramEnd"/>
              <w:r>
                <w:t xml:space="preserve"> to 'false'.</w:t>
              </w:r>
            </w:ins>
          </w:p>
          <w:p w14:paraId="1B4E4920" w14:textId="77777777" w:rsidR="00D708FE" w:rsidRDefault="00D708FE" w:rsidP="00D708FE">
            <w:pPr>
              <w:pStyle w:val="XML1"/>
              <w:rPr>
                <w:ins w:id="5626" w:author="Thomas Dietz" w:date="2012-08-08T16:18:00Z"/>
              </w:rPr>
            </w:pPr>
            <w:ins w:id="5627" w:author="Thomas Dietz" w:date="2012-08-08T16:18:00Z">
              <w:r>
                <w:t xml:space="preserve">          &lt;/xs:documentation&gt;</w:t>
              </w:r>
            </w:ins>
          </w:p>
          <w:p w14:paraId="25580F44" w14:textId="77777777" w:rsidR="00D708FE" w:rsidRDefault="00D708FE" w:rsidP="00D708FE">
            <w:pPr>
              <w:pStyle w:val="XML1"/>
              <w:rPr>
                <w:ins w:id="5628" w:author="Thomas Dietz" w:date="2012-08-08T16:18:00Z"/>
              </w:rPr>
            </w:pPr>
            <w:ins w:id="5629" w:author="Thomas Dietz" w:date="2012-08-08T16:18:00Z">
              <w:r>
                <w:t xml:space="preserve">        &lt;/xs:annotation&gt;</w:t>
              </w:r>
            </w:ins>
          </w:p>
          <w:p w14:paraId="3E4E77D9" w14:textId="77777777" w:rsidR="00D708FE" w:rsidRDefault="00D708FE" w:rsidP="00D708FE">
            <w:pPr>
              <w:pStyle w:val="XML1"/>
              <w:rPr>
                <w:ins w:id="5630" w:author="Thomas Dietz" w:date="2012-08-08T16:18:00Z"/>
              </w:rPr>
            </w:pPr>
            <w:ins w:id="5631" w:author="Thomas Dietz" w:date="2012-08-08T16:18:00Z">
              <w:r>
                <w:t xml:space="preserve">      &lt;/xs:element&gt;</w:t>
              </w:r>
            </w:ins>
          </w:p>
          <w:p w14:paraId="635898FF" w14:textId="77777777" w:rsidR="00D708FE" w:rsidRDefault="00D708FE" w:rsidP="00D708FE">
            <w:pPr>
              <w:pStyle w:val="XML1"/>
              <w:rPr>
                <w:ins w:id="5632" w:author="Thomas Dietz" w:date="2012-08-08T16:18:00Z"/>
              </w:rPr>
            </w:pPr>
            <w:ins w:id="5633" w:author="Thomas Dietz" w:date="2012-08-08T16:18:00Z">
              <w:r>
                <w:t xml:space="preserve">      &lt;xs:element name="lost-connection-behavior"&gt;</w:t>
              </w:r>
            </w:ins>
          </w:p>
          <w:p w14:paraId="58F24E52" w14:textId="77777777" w:rsidR="00D708FE" w:rsidRDefault="00D708FE" w:rsidP="00D708FE">
            <w:pPr>
              <w:pStyle w:val="XML1"/>
              <w:rPr>
                <w:ins w:id="5634" w:author="Thomas Dietz" w:date="2012-08-08T16:18:00Z"/>
              </w:rPr>
            </w:pPr>
            <w:ins w:id="5635" w:author="Thomas Dietz" w:date="2012-08-08T16:18:00Z">
              <w:r>
                <w:t xml:space="preserve">        &lt;xs:annotation&gt;</w:t>
              </w:r>
            </w:ins>
          </w:p>
          <w:p w14:paraId="62B377E7" w14:textId="77777777" w:rsidR="00D708FE" w:rsidRDefault="00D708FE" w:rsidP="00D708FE">
            <w:pPr>
              <w:pStyle w:val="XML1"/>
              <w:rPr>
                <w:ins w:id="5636" w:author="Thomas Dietz" w:date="2012-08-08T16:18:00Z"/>
              </w:rPr>
            </w:pPr>
            <w:ins w:id="5637" w:author="Thomas Dietz" w:date="2012-08-08T16:18:00Z">
              <w:r>
                <w:t xml:space="preserve">          &lt;xs:documentation&gt;</w:t>
              </w:r>
            </w:ins>
          </w:p>
          <w:p w14:paraId="1A0BCA23" w14:textId="77777777" w:rsidR="00D708FE" w:rsidRDefault="00D708FE" w:rsidP="00D708FE">
            <w:pPr>
              <w:pStyle w:val="XML1"/>
              <w:rPr>
                <w:ins w:id="5638" w:author="Thomas Dietz" w:date="2012-08-08T16:18:00Z"/>
              </w:rPr>
            </w:pPr>
            <w:ins w:id="5639" w:author="Thomas Dietz" w:date="2012-08-08T16:18:00Z">
              <w:r>
                <w:t xml:space="preserve">            This element indicates the the behavior of the </w:t>
              </w:r>
            </w:ins>
          </w:p>
          <w:p w14:paraId="515665CC" w14:textId="77777777" w:rsidR="00D708FE" w:rsidRDefault="00D708FE" w:rsidP="00D708FE">
            <w:pPr>
              <w:pStyle w:val="XML1"/>
              <w:rPr>
                <w:ins w:id="5640" w:author="Thomas Dietz" w:date="2012-08-08T16:18:00Z"/>
              </w:rPr>
            </w:pPr>
            <w:ins w:id="5641" w:author="Thomas Dietz" w:date="2012-08-08T16:18:00Z">
              <w:r>
                <w:t xml:space="preserve">            OpenFlow Logical Switch in case it loses contact with all </w:t>
              </w:r>
            </w:ins>
          </w:p>
          <w:p w14:paraId="7A8C2F14" w14:textId="77777777" w:rsidR="00D708FE" w:rsidRDefault="00D708FE" w:rsidP="00D708FE">
            <w:pPr>
              <w:pStyle w:val="XML1"/>
              <w:rPr>
                <w:ins w:id="5642" w:author="Thomas Dietz" w:date="2012-08-08T16:18:00Z"/>
              </w:rPr>
            </w:pPr>
            <w:ins w:id="5643" w:author="Thomas Dietz" w:date="2012-08-08T16:18:00Z">
              <w:r>
                <w:t xml:space="preserve">            OpenFlow Controllers.  There are two alternative modes in</w:t>
              </w:r>
            </w:ins>
          </w:p>
          <w:p w14:paraId="6EF708A6" w14:textId="77777777" w:rsidR="00D708FE" w:rsidRDefault="00D708FE" w:rsidP="00D708FE">
            <w:pPr>
              <w:pStyle w:val="XML1"/>
              <w:rPr>
                <w:ins w:id="5644" w:author="Thomas Dietz" w:date="2012-08-08T16:18:00Z"/>
              </w:rPr>
            </w:pPr>
            <w:ins w:id="5645" w:author="Thomas Dietz" w:date="2012-08-08T16:18:00Z">
              <w:r>
                <w:t xml:space="preserve">            such a case: fails secure mode and fail standalone mode as</w:t>
              </w:r>
            </w:ins>
          </w:p>
          <w:p w14:paraId="1613C836" w14:textId="77777777" w:rsidR="00D708FE" w:rsidRDefault="00D708FE" w:rsidP="00D708FE">
            <w:pPr>
              <w:pStyle w:val="XML1"/>
              <w:rPr>
                <w:ins w:id="5646" w:author="Thomas Dietz" w:date="2012-08-08T16:18:00Z"/>
              </w:rPr>
            </w:pPr>
            <w:ins w:id="5647" w:author="Thomas Dietz" w:date="2012-08-08T16:18:00Z">
              <w:r>
                <w:t xml:space="preserve">            defined by the OpenFlow protocol specification version 1.2,</w:t>
              </w:r>
            </w:ins>
          </w:p>
          <w:p w14:paraId="0FF4757E" w14:textId="77777777" w:rsidR="00D708FE" w:rsidRDefault="00D708FE" w:rsidP="00D708FE">
            <w:pPr>
              <w:pStyle w:val="XML1"/>
              <w:rPr>
                <w:ins w:id="5648" w:author="Thomas Dietz" w:date="2012-08-08T16:18:00Z"/>
              </w:rPr>
            </w:pPr>
            <w:ins w:id="5649" w:author="Thomas Dietz" w:date="2012-08-08T16:18:00Z">
              <w:r>
                <w:t xml:space="preserve">            </w:t>
              </w:r>
              <w:proofErr w:type="gramStart"/>
              <w:r>
                <w:t>section</w:t>
              </w:r>
              <w:proofErr w:type="gramEnd"/>
              <w:r>
                <w:t xml:space="preserve"> 6.4.  These are the only allowed values for this</w:t>
              </w:r>
            </w:ins>
          </w:p>
          <w:p w14:paraId="304C2D41" w14:textId="77777777" w:rsidR="00D708FE" w:rsidRDefault="00D708FE" w:rsidP="00D708FE">
            <w:pPr>
              <w:pStyle w:val="XML1"/>
              <w:rPr>
                <w:ins w:id="5650" w:author="Thomas Dietz" w:date="2012-08-08T16:18:00Z"/>
              </w:rPr>
            </w:pPr>
            <w:ins w:id="5651" w:author="Thomas Dietz" w:date="2012-08-08T16:18:00Z">
              <w:r>
                <w:t xml:space="preserve">            </w:t>
              </w:r>
              <w:proofErr w:type="gramStart"/>
              <w:r>
                <w:t>element</w:t>
              </w:r>
              <w:proofErr w:type="gramEnd"/>
              <w:r>
                <w:t>. Default is the fail secure mode.</w:t>
              </w:r>
            </w:ins>
          </w:p>
          <w:p w14:paraId="7570DF37" w14:textId="77777777" w:rsidR="00D708FE" w:rsidRDefault="00D708FE" w:rsidP="00D708FE">
            <w:pPr>
              <w:pStyle w:val="XML1"/>
              <w:rPr>
                <w:ins w:id="5652" w:author="Thomas Dietz" w:date="2012-08-08T16:18:00Z"/>
              </w:rPr>
            </w:pPr>
          </w:p>
          <w:p w14:paraId="06304190" w14:textId="77777777" w:rsidR="00D708FE" w:rsidRDefault="00D708FE" w:rsidP="00D708FE">
            <w:pPr>
              <w:pStyle w:val="XML1"/>
              <w:rPr>
                <w:ins w:id="5653" w:author="Thomas Dietz" w:date="2012-08-08T16:18:00Z"/>
              </w:rPr>
            </w:pPr>
            <w:ins w:id="5654" w:author="Thomas Dietz" w:date="2012-08-08T16:18:00Z">
              <w:r>
                <w:t xml:space="preserve">            This element is optional. If this element is not present it</w:t>
              </w:r>
            </w:ins>
          </w:p>
          <w:p w14:paraId="044FD91A" w14:textId="77777777" w:rsidR="00D708FE" w:rsidRDefault="00D708FE" w:rsidP="00D708FE">
            <w:pPr>
              <w:pStyle w:val="XML1"/>
              <w:rPr>
                <w:ins w:id="5655" w:author="Thomas Dietz" w:date="2012-08-08T16:18:00Z"/>
              </w:rPr>
            </w:pPr>
            <w:ins w:id="5656" w:author="Thomas Dietz" w:date="2012-08-08T16:18:00Z">
              <w:r>
                <w:t xml:space="preserve">            </w:t>
              </w:r>
              <w:proofErr w:type="gramStart"/>
              <w:r>
                <w:t>defaults</w:t>
              </w:r>
              <w:proofErr w:type="gramEnd"/>
              <w:r>
                <w:t xml:space="preserve"> to 'failSecureMode'.</w:t>
              </w:r>
            </w:ins>
          </w:p>
          <w:p w14:paraId="06487F3C" w14:textId="77777777" w:rsidR="00D708FE" w:rsidRDefault="00D708FE" w:rsidP="00D708FE">
            <w:pPr>
              <w:pStyle w:val="XML1"/>
              <w:rPr>
                <w:ins w:id="5657" w:author="Thomas Dietz" w:date="2012-08-08T16:18:00Z"/>
              </w:rPr>
            </w:pPr>
            <w:ins w:id="5658" w:author="Thomas Dietz" w:date="2012-08-08T16:18:00Z">
              <w:r>
                <w:t xml:space="preserve">          &lt;/xs:documentation&gt;</w:t>
              </w:r>
            </w:ins>
          </w:p>
          <w:p w14:paraId="2645CA89" w14:textId="77777777" w:rsidR="00D708FE" w:rsidRDefault="00D708FE" w:rsidP="00D708FE">
            <w:pPr>
              <w:pStyle w:val="XML1"/>
              <w:rPr>
                <w:ins w:id="5659" w:author="Thomas Dietz" w:date="2012-08-08T16:18:00Z"/>
              </w:rPr>
            </w:pPr>
            <w:ins w:id="5660" w:author="Thomas Dietz" w:date="2012-08-08T16:18:00Z">
              <w:r>
                <w:t xml:space="preserve">        &lt;/xs:annotation&gt;</w:t>
              </w:r>
            </w:ins>
          </w:p>
          <w:p w14:paraId="5E77A3EA" w14:textId="77777777" w:rsidR="00D708FE" w:rsidRDefault="00D708FE" w:rsidP="00D708FE">
            <w:pPr>
              <w:pStyle w:val="XML1"/>
              <w:rPr>
                <w:ins w:id="5661" w:author="Thomas Dietz" w:date="2012-08-08T16:18:00Z"/>
              </w:rPr>
            </w:pPr>
            <w:ins w:id="5662" w:author="Thomas Dietz" w:date="2012-08-08T16:18:00Z">
              <w:r>
                <w:t xml:space="preserve">        &lt;xs:simpleType&gt;</w:t>
              </w:r>
            </w:ins>
          </w:p>
          <w:p w14:paraId="2ED8200D" w14:textId="77777777" w:rsidR="00D708FE" w:rsidRDefault="00D708FE" w:rsidP="00D708FE">
            <w:pPr>
              <w:pStyle w:val="XML1"/>
              <w:rPr>
                <w:ins w:id="5663" w:author="Thomas Dietz" w:date="2012-08-08T16:18:00Z"/>
              </w:rPr>
            </w:pPr>
            <w:ins w:id="5664" w:author="Thomas Dietz" w:date="2012-08-08T16:18:00Z">
              <w:r>
                <w:t xml:space="preserve">          &lt;xs:restriction base="xs:string"&gt;</w:t>
              </w:r>
            </w:ins>
          </w:p>
          <w:p w14:paraId="3452569C" w14:textId="77777777" w:rsidR="00D708FE" w:rsidRDefault="00D708FE" w:rsidP="00D708FE">
            <w:pPr>
              <w:pStyle w:val="XML1"/>
              <w:rPr>
                <w:ins w:id="5665" w:author="Thomas Dietz" w:date="2012-08-08T16:18:00Z"/>
              </w:rPr>
            </w:pPr>
            <w:ins w:id="5666" w:author="Thomas Dietz" w:date="2012-08-08T16:18:00Z">
              <w:r>
                <w:t xml:space="preserve">            &lt;xs:enumeration value="failSecureMode"/&gt;</w:t>
              </w:r>
            </w:ins>
          </w:p>
          <w:p w14:paraId="55D167E0" w14:textId="77777777" w:rsidR="00D708FE" w:rsidRDefault="00D708FE" w:rsidP="00D708FE">
            <w:pPr>
              <w:pStyle w:val="XML1"/>
              <w:rPr>
                <w:ins w:id="5667" w:author="Thomas Dietz" w:date="2012-08-08T16:18:00Z"/>
              </w:rPr>
            </w:pPr>
            <w:ins w:id="5668" w:author="Thomas Dietz" w:date="2012-08-08T16:18:00Z">
              <w:r>
                <w:t xml:space="preserve">            &lt;xs:enumeration value="failStandaloneMode"/&gt;</w:t>
              </w:r>
            </w:ins>
          </w:p>
          <w:p w14:paraId="5D8AE7F8" w14:textId="77777777" w:rsidR="00D708FE" w:rsidRDefault="00D708FE" w:rsidP="00D708FE">
            <w:pPr>
              <w:pStyle w:val="XML1"/>
              <w:rPr>
                <w:ins w:id="5669" w:author="Thomas Dietz" w:date="2012-08-08T16:18:00Z"/>
              </w:rPr>
            </w:pPr>
            <w:ins w:id="5670" w:author="Thomas Dietz" w:date="2012-08-08T16:18:00Z">
              <w:r>
                <w:t xml:space="preserve">          &lt;/xs:restriction&gt;</w:t>
              </w:r>
            </w:ins>
          </w:p>
          <w:p w14:paraId="34F20F01" w14:textId="77777777" w:rsidR="00D708FE" w:rsidRDefault="00D708FE" w:rsidP="00D708FE">
            <w:pPr>
              <w:pStyle w:val="XML1"/>
              <w:rPr>
                <w:ins w:id="5671" w:author="Thomas Dietz" w:date="2012-08-08T16:18:00Z"/>
              </w:rPr>
            </w:pPr>
            <w:ins w:id="5672" w:author="Thomas Dietz" w:date="2012-08-08T16:18:00Z">
              <w:r>
                <w:t xml:space="preserve">        &lt;/xs:simpleType&gt;</w:t>
              </w:r>
            </w:ins>
          </w:p>
          <w:p w14:paraId="45366125" w14:textId="77777777" w:rsidR="00D708FE" w:rsidRDefault="00D708FE" w:rsidP="00D708FE">
            <w:pPr>
              <w:pStyle w:val="XML1"/>
              <w:rPr>
                <w:ins w:id="5673" w:author="Thomas Dietz" w:date="2012-08-08T16:18:00Z"/>
              </w:rPr>
            </w:pPr>
            <w:ins w:id="5674" w:author="Thomas Dietz" w:date="2012-08-08T16:18:00Z">
              <w:r>
                <w:t xml:space="preserve">      &lt;/xs:element&gt;</w:t>
              </w:r>
            </w:ins>
          </w:p>
          <w:p w14:paraId="5239A2BB" w14:textId="77777777" w:rsidR="00D708FE" w:rsidRDefault="00D708FE" w:rsidP="00D708FE">
            <w:pPr>
              <w:pStyle w:val="XML1"/>
              <w:rPr>
                <w:ins w:id="5675" w:author="Thomas Dietz" w:date="2012-08-08T16:18:00Z"/>
              </w:rPr>
            </w:pPr>
            <w:ins w:id="5676" w:author="Thomas Dietz" w:date="2012-08-08T16:18:00Z">
              <w:r>
                <w:t xml:space="preserve">      &lt;xs:element name="controllers"&gt;</w:t>
              </w:r>
            </w:ins>
          </w:p>
          <w:p w14:paraId="0824B50E" w14:textId="77777777" w:rsidR="00D708FE" w:rsidRDefault="00D708FE" w:rsidP="00D708FE">
            <w:pPr>
              <w:pStyle w:val="XML1"/>
              <w:rPr>
                <w:ins w:id="5677" w:author="Thomas Dietz" w:date="2012-08-08T16:18:00Z"/>
              </w:rPr>
            </w:pPr>
            <w:ins w:id="5678" w:author="Thomas Dietz" w:date="2012-08-08T16:18:00Z">
              <w:r>
                <w:t xml:space="preserve">        &lt;xs:annotation&gt;</w:t>
              </w:r>
            </w:ins>
          </w:p>
          <w:p w14:paraId="03429AC1" w14:textId="77777777" w:rsidR="00D708FE" w:rsidRDefault="00D708FE" w:rsidP="00D708FE">
            <w:pPr>
              <w:pStyle w:val="XML1"/>
              <w:rPr>
                <w:ins w:id="5679" w:author="Thomas Dietz" w:date="2012-08-08T16:18:00Z"/>
              </w:rPr>
            </w:pPr>
            <w:ins w:id="5680" w:author="Thomas Dietz" w:date="2012-08-08T16:18:00Z">
              <w:r>
                <w:t xml:space="preserve">          &lt;xs:documentation&gt;</w:t>
              </w:r>
            </w:ins>
          </w:p>
          <w:p w14:paraId="2D378839" w14:textId="77777777" w:rsidR="00D708FE" w:rsidRDefault="00D708FE" w:rsidP="00D708FE">
            <w:pPr>
              <w:pStyle w:val="XML1"/>
              <w:rPr>
                <w:ins w:id="5681" w:author="Thomas Dietz" w:date="2012-08-08T16:18:00Z"/>
              </w:rPr>
            </w:pPr>
            <w:ins w:id="5682" w:author="Thomas Dietz" w:date="2012-08-08T16:18:00Z">
              <w:r>
                <w:t xml:space="preserve">            The list of controllers for this Logical switch.</w:t>
              </w:r>
            </w:ins>
          </w:p>
          <w:p w14:paraId="4671CFB2" w14:textId="77777777" w:rsidR="00D708FE" w:rsidRDefault="00D708FE" w:rsidP="00D708FE">
            <w:pPr>
              <w:pStyle w:val="XML1"/>
              <w:rPr>
                <w:ins w:id="5683" w:author="Thomas Dietz" w:date="2012-08-08T16:18:00Z"/>
              </w:rPr>
            </w:pPr>
          </w:p>
          <w:p w14:paraId="1739BA1B" w14:textId="77777777" w:rsidR="00D708FE" w:rsidRDefault="00D708FE" w:rsidP="00D708FE">
            <w:pPr>
              <w:pStyle w:val="XML1"/>
              <w:rPr>
                <w:ins w:id="5684" w:author="Thomas Dietz" w:date="2012-08-08T16:18:00Z"/>
              </w:rPr>
            </w:pPr>
            <w:ins w:id="5685" w:author="Thomas Dietz" w:date="2012-08-08T16:18:00Z">
              <w:r>
                <w:t xml:space="preserve">            The element 'id' of OFControllerType MUST be unique within</w:t>
              </w:r>
            </w:ins>
          </w:p>
          <w:p w14:paraId="1CA55A81" w14:textId="77777777" w:rsidR="00D708FE" w:rsidRDefault="00D708FE" w:rsidP="00D708FE">
            <w:pPr>
              <w:pStyle w:val="XML1"/>
              <w:rPr>
                <w:ins w:id="5686" w:author="Thomas Dietz" w:date="2012-08-08T16:18:00Z"/>
              </w:rPr>
            </w:pPr>
            <w:ins w:id="5687" w:author="Thomas Dietz" w:date="2012-08-08T16:18:00Z">
              <w:r>
                <w:t xml:space="preserve">            </w:t>
              </w:r>
              <w:proofErr w:type="gramStart"/>
              <w:r>
                <w:t>this</w:t>
              </w:r>
              <w:proofErr w:type="gramEnd"/>
              <w:r>
                <w:t xml:space="preserve"> list.</w:t>
              </w:r>
            </w:ins>
          </w:p>
          <w:p w14:paraId="0E8DBF4A" w14:textId="77777777" w:rsidR="00D708FE" w:rsidRDefault="00D708FE" w:rsidP="00D708FE">
            <w:pPr>
              <w:pStyle w:val="XML1"/>
              <w:rPr>
                <w:ins w:id="5688" w:author="Thomas Dietz" w:date="2012-08-08T16:18:00Z"/>
              </w:rPr>
            </w:pPr>
            <w:ins w:id="5689" w:author="Thomas Dietz" w:date="2012-08-08T16:18:00Z">
              <w:r>
                <w:t xml:space="preserve">          &lt;/xs:documentation&gt;</w:t>
              </w:r>
            </w:ins>
          </w:p>
          <w:p w14:paraId="6EF024BD" w14:textId="77777777" w:rsidR="00D708FE" w:rsidRDefault="00D708FE" w:rsidP="00D708FE">
            <w:pPr>
              <w:pStyle w:val="XML1"/>
              <w:rPr>
                <w:ins w:id="5690" w:author="Thomas Dietz" w:date="2012-08-08T16:18:00Z"/>
              </w:rPr>
            </w:pPr>
            <w:ins w:id="5691" w:author="Thomas Dietz" w:date="2012-08-08T16:18:00Z">
              <w:r>
                <w:t xml:space="preserve">        &lt;/xs:annotation&gt;</w:t>
              </w:r>
            </w:ins>
          </w:p>
          <w:p w14:paraId="0DBE62F8" w14:textId="77777777" w:rsidR="00D708FE" w:rsidRDefault="00D708FE" w:rsidP="00D708FE">
            <w:pPr>
              <w:pStyle w:val="XML1"/>
              <w:rPr>
                <w:ins w:id="5692" w:author="Thomas Dietz" w:date="2012-08-08T16:18:00Z"/>
              </w:rPr>
            </w:pPr>
            <w:ins w:id="5693" w:author="Thomas Dietz" w:date="2012-08-08T16:18:00Z">
              <w:r>
                <w:t xml:space="preserve">        &lt;xs:complexType&gt;</w:t>
              </w:r>
            </w:ins>
          </w:p>
          <w:p w14:paraId="5BE784C1" w14:textId="77777777" w:rsidR="00D708FE" w:rsidRDefault="00D708FE" w:rsidP="00D708FE">
            <w:pPr>
              <w:pStyle w:val="XML1"/>
              <w:rPr>
                <w:ins w:id="5694" w:author="Thomas Dietz" w:date="2012-08-08T16:18:00Z"/>
              </w:rPr>
            </w:pPr>
            <w:ins w:id="5695" w:author="Thomas Dietz" w:date="2012-08-08T16:18:00Z">
              <w:r>
                <w:t xml:space="preserve">          &lt;xs:sequence&gt;</w:t>
              </w:r>
            </w:ins>
          </w:p>
          <w:p w14:paraId="5BDCD6F3" w14:textId="77777777" w:rsidR="00D708FE" w:rsidRDefault="00D708FE" w:rsidP="00D708FE">
            <w:pPr>
              <w:pStyle w:val="XML1"/>
              <w:rPr>
                <w:ins w:id="5696" w:author="Thomas Dietz" w:date="2012-08-08T16:18:00Z"/>
              </w:rPr>
            </w:pPr>
            <w:ins w:id="5697" w:author="Thomas Dietz" w:date="2012-08-08T16:18:00Z">
              <w:r>
                <w:t xml:space="preserve">            &lt;xs:element name="controller" minOccurs="0" maxOccurs="unbounded"&gt;</w:t>
              </w:r>
            </w:ins>
          </w:p>
          <w:p w14:paraId="422F0543" w14:textId="77777777" w:rsidR="00D708FE" w:rsidRDefault="00D708FE" w:rsidP="00D708FE">
            <w:pPr>
              <w:pStyle w:val="XML1"/>
              <w:rPr>
                <w:ins w:id="5698" w:author="Thomas Dietz" w:date="2012-08-08T16:18:00Z"/>
              </w:rPr>
            </w:pPr>
            <w:ins w:id="5699" w:author="Thomas Dietz" w:date="2012-08-08T16:18:00Z">
              <w:r>
                <w:t xml:space="preserve">              &lt;xs:annotation&gt;</w:t>
              </w:r>
            </w:ins>
          </w:p>
          <w:p w14:paraId="20E9C524" w14:textId="77777777" w:rsidR="00D708FE" w:rsidRDefault="00D708FE" w:rsidP="00D708FE">
            <w:pPr>
              <w:pStyle w:val="XML1"/>
              <w:rPr>
                <w:ins w:id="5700" w:author="Thomas Dietz" w:date="2012-08-08T16:18:00Z"/>
              </w:rPr>
            </w:pPr>
            <w:ins w:id="5701" w:author="Thomas Dietz" w:date="2012-08-08T16:18:00Z">
              <w:r>
                <w:t xml:space="preserve">                &lt;xs:documentation&gt;</w:t>
              </w:r>
            </w:ins>
          </w:p>
          <w:p w14:paraId="433CBBD6" w14:textId="77777777" w:rsidR="00D708FE" w:rsidRDefault="00D708FE" w:rsidP="00D708FE">
            <w:pPr>
              <w:pStyle w:val="XML1"/>
              <w:rPr>
                <w:ins w:id="5702" w:author="Thomas Dietz" w:date="2012-08-08T16:18:00Z"/>
              </w:rPr>
            </w:pPr>
            <w:ins w:id="5703" w:author="Thomas Dietz" w:date="2012-08-08T16:18:00Z">
              <w:r>
                <w:t xml:space="preserve">                  The list of OpenFlow Controllers that are </w:t>
              </w:r>
            </w:ins>
          </w:p>
          <w:p w14:paraId="0BFEDEB5" w14:textId="77777777" w:rsidR="00D708FE" w:rsidRDefault="00D708FE" w:rsidP="00D708FE">
            <w:pPr>
              <w:pStyle w:val="XML1"/>
              <w:rPr>
                <w:ins w:id="5704" w:author="Thomas Dietz" w:date="2012-08-08T16:18:00Z"/>
              </w:rPr>
            </w:pPr>
            <w:ins w:id="5705" w:author="Thomas Dietz" w:date="2012-08-08T16:18:00Z">
              <w:r>
                <w:t xml:space="preserve">                  </w:t>
              </w:r>
              <w:proofErr w:type="gramStart"/>
              <w:r>
                <w:t>assigned</w:t>
              </w:r>
              <w:proofErr w:type="gramEnd"/>
              <w:r>
                <w:t xml:space="preserve"> to the OpenFlow Logical Switch.  The switch MUST</w:t>
              </w:r>
            </w:ins>
          </w:p>
          <w:p w14:paraId="4BB270B0" w14:textId="77777777" w:rsidR="00D708FE" w:rsidRDefault="00D708FE" w:rsidP="00D708FE">
            <w:pPr>
              <w:pStyle w:val="XML1"/>
              <w:rPr>
                <w:ins w:id="5706" w:author="Thomas Dietz" w:date="2012-08-08T16:18:00Z"/>
              </w:rPr>
            </w:pPr>
            <w:ins w:id="5707" w:author="Thomas Dietz" w:date="2012-08-08T16:18:00Z">
              <w:r>
                <w:t xml:space="preserve">                  NOT connect to any OpenFlow Controller that is not</w:t>
              </w:r>
            </w:ins>
          </w:p>
          <w:p w14:paraId="1799ECDA" w14:textId="77777777" w:rsidR="00D708FE" w:rsidRDefault="00D708FE" w:rsidP="00D708FE">
            <w:pPr>
              <w:pStyle w:val="XML1"/>
              <w:rPr>
                <w:ins w:id="5708" w:author="Thomas Dietz" w:date="2012-08-08T16:18:00Z"/>
              </w:rPr>
            </w:pPr>
            <w:ins w:id="5709" w:author="Thomas Dietz" w:date="2012-08-08T16:18:00Z">
              <w:r>
                <w:t xml:space="preserve">                  </w:t>
              </w:r>
              <w:proofErr w:type="gramStart"/>
              <w:r>
                <w:t>contained</w:t>
              </w:r>
              <w:proofErr w:type="gramEnd"/>
              <w:r>
                <w:t xml:space="preserve"> in this list.</w:t>
              </w:r>
            </w:ins>
          </w:p>
          <w:p w14:paraId="072023AB" w14:textId="77777777" w:rsidR="00D708FE" w:rsidRDefault="00D708FE" w:rsidP="00D708FE">
            <w:pPr>
              <w:pStyle w:val="XML1"/>
              <w:rPr>
                <w:ins w:id="5710" w:author="Thomas Dietz" w:date="2012-08-08T16:18:00Z"/>
              </w:rPr>
            </w:pPr>
          </w:p>
          <w:p w14:paraId="7704FAA2" w14:textId="77777777" w:rsidR="00D708FE" w:rsidRDefault="00D708FE" w:rsidP="00D708FE">
            <w:pPr>
              <w:pStyle w:val="XML1"/>
              <w:rPr>
                <w:ins w:id="5711" w:author="Thomas Dietz" w:date="2012-08-08T16:18:00Z"/>
              </w:rPr>
            </w:pPr>
            <w:ins w:id="5712" w:author="Thomas Dietz" w:date="2012-08-08T16:18:00Z">
              <w:r>
                <w:t xml:space="preserve">                  NETCONF &amp;lt;edit-config&amp;gt; operations MUST be implemented as </w:t>
              </w:r>
            </w:ins>
          </w:p>
          <w:p w14:paraId="15101CCE" w14:textId="77777777" w:rsidR="00D708FE" w:rsidRDefault="00D708FE" w:rsidP="00D708FE">
            <w:pPr>
              <w:pStyle w:val="XML1"/>
              <w:rPr>
                <w:ins w:id="5713" w:author="Thomas Dietz" w:date="2012-08-08T16:18:00Z"/>
              </w:rPr>
            </w:pPr>
            <w:ins w:id="5714" w:author="Thomas Dietz" w:date="2012-08-08T16:18:00Z">
              <w:r>
                <w:t xml:space="preserve">                  follows: </w:t>
              </w:r>
            </w:ins>
          </w:p>
          <w:p w14:paraId="262DB95E" w14:textId="77777777" w:rsidR="00D708FE" w:rsidRDefault="00D708FE" w:rsidP="00D708FE">
            <w:pPr>
              <w:pStyle w:val="XML1"/>
              <w:rPr>
                <w:ins w:id="5715" w:author="Thomas Dietz" w:date="2012-08-08T16:18:00Z"/>
              </w:rPr>
            </w:pPr>
          </w:p>
          <w:p w14:paraId="432D1D45" w14:textId="77777777" w:rsidR="00D708FE" w:rsidRDefault="00D708FE" w:rsidP="00D708FE">
            <w:pPr>
              <w:pStyle w:val="XML1"/>
              <w:rPr>
                <w:ins w:id="5716" w:author="Thomas Dietz" w:date="2012-08-08T16:18:00Z"/>
              </w:rPr>
            </w:pPr>
            <w:ins w:id="5717" w:author="Thomas Dietz" w:date="2012-08-08T16:18:00Z">
              <w:r>
                <w:t xml:space="preserve">                  * The 'id' element MUST be present at all &amp;lt;edit-config&amp;gt;</w:t>
              </w:r>
            </w:ins>
          </w:p>
          <w:p w14:paraId="34C8BCE7" w14:textId="77777777" w:rsidR="00D708FE" w:rsidRDefault="00D708FE" w:rsidP="00D708FE">
            <w:pPr>
              <w:pStyle w:val="XML1"/>
              <w:rPr>
                <w:ins w:id="5718" w:author="Thomas Dietz" w:date="2012-08-08T16:18:00Z"/>
              </w:rPr>
            </w:pPr>
            <w:ins w:id="5719" w:author="Thomas Dietz" w:date="2012-08-08T16:18:00Z">
              <w:r>
                <w:t xml:space="preserve">                  </w:t>
              </w:r>
              <w:proofErr w:type="gramStart"/>
              <w:r>
                <w:t>operations</w:t>
              </w:r>
              <w:proofErr w:type="gramEnd"/>
              <w:r>
                <w:t xml:space="preserve"> to identify the controller.</w:t>
              </w:r>
            </w:ins>
          </w:p>
          <w:p w14:paraId="1403C5C8" w14:textId="77777777" w:rsidR="00D708FE" w:rsidRDefault="00D708FE" w:rsidP="00D708FE">
            <w:pPr>
              <w:pStyle w:val="XML1"/>
              <w:rPr>
                <w:ins w:id="5720" w:author="Thomas Dietz" w:date="2012-08-08T16:18:00Z"/>
              </w:rPr>
            </w:pPr>
            <w:ins w:id="5721" w:author="Thomas Dietz" w:date="2012-08-08T16:18:00Z">
              <w:r>
                <w:t xml:space="preserve">                  * If the operation is 'merge' or 'replace', the element</w:t>
              </w:r>
            </w:ins>
          </w:p>
          <w:p w14:paraId="6FC757A7" w14:textId="77777777" w:rsidR="00D708FE" w:rsidRDefault="00D708FE" w:rsidP="00D708FE">
            <w:pPr>
              <w:pStyle w:val="XML1"/>
              <w:rPr>
                <w:ins w:id="5722" w:author="Thomas Dietz" w:date="2012-08-08T16:18:00Z"/>
              </w:rPr>
            </w:pPr>
            <w:ins w:id="5723" w:author="Thomas Dietz" w:date="2012-08-08T16:18:00Z">
              <w:r>
                <w:t xml:space="preserve">                  is created if it does not exist, and its value is set</w:t>
              </w:r>
            </w:ins>
          </w:p>
          <w:p w14:paraId="4D7AA53E" w14:textId="77777777" w:rsidR="00D708FE" w:rsidRDefault="00D708FE" w:rsidP="00D708FE">
            <w:pPr>
              <w:pStyle w:val="XML1"/>
              <w:rPr>
                <w:ins w:id="5724" w:author="Thomas Dietz" w:date="2012-08-08T16:18:00Z"/>
              </w:rPr>
            </w:pPr>
            <w:ins w:id="5725" w:author="Thomas Dietz" w:date="2012-08-08T16:18:00Z">
              <w:r>
                <w:t xml:space="preserve">                  </w:t>
              </w:r>
              <w:proofErr w:type="gramStart"/>
              <w:r>
                <w:t>to</w:t>
              </w:r>
              <w:proofErr w:type="gramEnd"/>
              <w:r>
                <w:t xml:space="preserve"> the value found in the XML RPC data.</w:t>
              </w:r>
            </w:ins>
          </w:p>
          <w:p w14:paraId="752213DC" w14:textId="77777777" w:rsidR="00D708FE" w:rsidRDefault="00D708FE" w:rsidP="00D708FE">
            <w:pPr>
              <w:pStyle w:val="XML1"/>
              <w:rPr>
                <w:ins w:id="5726" w:author="Thomas Dietz" w:date="2012-08-08T16:18:00Z"/>
              </w:rPr>
            </w:pPr>
            <w:ins w:id="5727" w:author="Thomas Dietz" w:date="2012-08-08T16:18:00Z">
              <w:r>
                <w:t xml:space="preserve">                  * If the operation is 'create', the element is created if</w:t>
              </w:r>
            </w:ins>
          </w:p>
          <w:p w14:paraId="3760E50B" w14:textId="77777777" w:rsidR="00D708FE" w:rsidRDefault="00D708FE" w:rsidP="00D708FE">
            <w:pPr>
              <w:pStyle w:val="XML1"/>
              <w:rPr>
                <w:ins w:id="5728" w:author="Thomas Dietz" w:date="2012-08-08T16:18:00Z"/>
              </w:rPr>
            </w:pPr>
            <w:ins w:id="5729" w:author="Thomas Dietz" w:date="2012-08-08T16:18:00Z">
              <w:r>
                <w:t xml:space="preserve">                  </w:t>
              </w:r>
              <w:proofErr w:type="gramStart"/>
              <w:r>
                <w:t>it</w:t>
              </w:r>
              <w:proofErr w:type="gramEnd"/>
              <w:r>
                <w:t xml:space="preserve"> does not exist. If the element already exists, a</w:t>
              </w:r>
            </w:ins>
          </w:p>
          <w:p w14:paraId="1B3FB615" w14:textId="77777777" w:rsidR="00D708FE" w:rsidRDefault="00D708FE" w:rsidP="00D708FE">
            <w:pPr>
              <w:pStyle w:val="XML1"/>
              <w:rPr>
                <w:ins w:id="5730" w:author="Thomas Dietz" w:date="2012-08-08T16:18:00Z"/>
              </w:rPr>
            </w:pPr>
            <w:ins w:id="5731" w:author="Thomas Dietz" w:date="2012-08-08T16:18:00Z">
              <w:r>
                <w:t xml:space="preserve">                  'data</w:t>
              </w:r>
              <w:r>
                <w:rPr>
                  <w:rFonts w:ascii="MS Mincho" w:eastAsia="MS Mincho" w:hAnsi="MS Mincho" w:cs="MS Mincho" w:hint="eastAsia"/>
                </w:rPr>
                <w:t>‑</w:t>
              </w:r>
              <w:r>
                <w:t>exists' error is returned.</w:t>
              </w:r>
            </w:ins>
          </w:p>
          <w:p w14:paraId="76390A5C" w14:textId="77777777" w:rsidR="00D708FE" w:rsidRDefault="00D708FE" w:rsidP="00D708FE">
            <w:pPr>
              <w:pStyle w:val="XML1"/>
              <w:rPr>
                <w:ins w:id="5732" w:author="Thomas Dietz" w:date="2012-08-08T16:18:00Z"/>
              </w:rPr>
            </w:pPr>
            <w:ins w:id="5733" w:author="Thomas Dietz" w:date="2012-08-08T16:18:00Z">
              <w:r>
                <w:t xml:space="preserve">                  * If the operation is 'delete', the element is deleted if</w:t>
              </w:r>
            </w:ins>
          </w:p>
          <w:p w14:paraId="054F573F" w14:textId="77777777" w:rsidR="00D708FE" w:rsidRDefault="00D708FE" w:rsidP="00D708FE">
            <w:pPr>
              <w:pStyle w:val="XML1"/>
              <w:rPr>
                <w:ins w:id="5734" w:author="Thomas Dietz" w:date="2012-08-08T16:18:00Z"/>
              </w:rPr>
            </w:pPr>
            <w:ins w:id="5735" w:author="Thomas Dietz" w:date="2012-08-08T16:18:00Z">
              <w:r>
                <w:t xml:space="preserve">                  </w:t>
              </w:r>
              <w:proofErr w:type="gramStart"/>
              <w:r>
                <w:t>it</w:t>
              </w:r>
              <w:proofErr w:type="gramEnd"/>
              <w:r>
                <w:t xml:space="preserve"> exists. If the element does not exist, a </w:t>
              </w:r>
            </w:ins>
          </w:p>
          <w:p w14:paraId="4FD2CE0C" w14:textId="77777777" w:rsidR="00D708FE" w:rsidRDefault="00D708FE" w:rsidP="00D708FE">
            <w:pPr>
              <w:pStyle w:val="XML1"/>
              <w:rPr>
                <w:ins w:id="5736" w:author="Thomas Dietz" w:date="2012-08-08T16:18:00Z"/>
              </w:rPr>
            </w:pPr>
            <w:ins w:id="5737" w:author="Thomas Dietz" w:date="2012-08-08T16:18:00Z">
              <w:r>
                <w:t xml:space="preserve">                  'data</w:t>
              </w:r>
              <w:r>
                <w:rPr>
                  <w:rFonts w:ascii="MS Mincho" w:eastAsia="MS Mincho" w:hAnsi="MS Mincho" w:cs="MS Mincho" w:hint="eastAsia"/>
                </w:rPr>
                <w:t>‑</w:t>
              </w:r>
              <w:r>
                <w:t>missing' error is returned.</w:t>
              </w:r>
            </w:ins>
          </w:p>
          <w:p w14:paraId="65378B1B" w14:textId="77777777" w:rsidR="00D708FE" w:rsidRDefault="00D708FE" w:rsidP="00D708FE">
            <w:pPr>
              <w:pStyle w:val="XML1"/>
              <w:rPr>
                <w:ins w:id="5738" w:author="Thomas Dietz" w:date="2012-08-08T16:18:00Z"/>
              </w:rPr>
            </w:pPr>
            <w:ins w:id="5739" w:author="Thomas Dietz" w:date="2012-08-08T16:18:00Z">
              <w:r>
                <w:t xml:space="preserve">                &lt;/xs:documentation&gt;</w:t>
              </w:r>
            </w:ins>
          </w:p>
          <w:p w14:paraId="1EE08877" w14:textId="77777777" w:rsidR="00D708FE" w:rsidRDefault="00D708FE" w:rsidP="00D708FE">
            <w:pPr>
              <w:pStyle w:val="XML1"/>
              <w:rPr>
                <w:ins w:id="5740" w:author="Thomas Dietz" w:date="2012-08-08T16:18:00Z"/>
              </w:rPr>
            </w:pPr>
            <w:ins w:id="5741" w:author="Thomas Dietz" w:date="2012-08-08T16:18:00Z">
              <w:r>
                <w:t xml:space="preserve">              &lt;/xs:annotation&gt;</w:t>
              </w:r>
            </w:ins>
          </w:p>
          <w:p w14:paraId="26E00829" w14:textId="77777777" w:rsidR="00D708FE" w:rsidRDefault="00D708FE" w:rsidP="00D708FE">
            <w:pPr>
              <w:pStyle w:val="XML1"/>
              <w:rPr>
                <w:ins w:id="5742" w:author="Thomas Dietz" w:date="2012-08-08T16:18:00Z"/>
              </w:rPr>
            </w:pPr>
            <w:ins w:id="5743" w:author="Thomas Dietz" w:date="2012-08-08T16:18:00Z">
              <w:r>
                <w:t xml:space="preserve">              &lt;xs:complexType&gt;</w:t>
              </w:r>
            </w:ins>
          </w:p>
          <w:p w14:paraId="7BA5D8F2" w14:textId="77777777" w:rsidR="00D708FE" w:rsidRDefault="00D708FE" w:rsidP="00D708FE">
            <w:pPr>
              <w:pStyle w:val="XML1"/>
              <w:rPr>
                <w:ins w:id="5744" w:author="Thomas Dietz" w:date="2012-08-08T16:18:00Z"/>
              </w:rPr>
            </w:pPr>
            <w:ins w:id="5745" w:author="Thomas Dietz" w:date="2012-08-08T16:18:00Z">
              <w:r>
                <w:t xml:space="preserve">                &lt;xs:sequence&gt;</w:t>
              </w:r>
            </w:ins>
          </w:p>
          <w:p w14:paraId="2480A3C4" w14:textId="77777777" w:rsidR="00D708FE" w:rsidRDefault="00D708FE" w:rsidP="00D708FE">
            <w:pPr>
              <w:pStyle w:val="XML1"/>
              <w:rPr>
                <w:ins w:id="5746" w:author="Thomas Dietz" w:date="2012-08-08T16:18:00Z"/>
              </w:rPr>
            </w:pPr>
            <w:ins w:id="5747" w:author="Thomas Dietz" w:date="2012-08-08T16:18:00Z">
              <w:r>
                <w:t xml:space="preserve">                  &lt;xs:group ref="OFControllerType"/&gt;</w:t>
              </w:r>
            </w:ins>
          </w:p>
          <w:p w14:paraId="76176699" w14:textId="77777777" w:rsidR="00D708FE" w:rsidRDefault="00D708FE" w:rsidP="00D708FE">
            <w:pPr>
              <w:pStyle w:val="XML1"/>
              <w:rPr>
                <w:ins w:id="5748" w:author="Thomas Dietz" w:date="2012-08-08T16:18:00Z"/>
              </w:rPr>
            </w:pPr>
            <w:ins w:id="5749" w:author="Thomas Dietz" w:date="2012-08-08T16:18:00Z">
              <w:r>
                <w:t xml:space="preserve">                &lt;/xs:sequence&gt;</w:t>
              </w:r>
            </w:ins>
          </w:p>
          <w:p w14:paraId="7AC7F7F6" w14:textId="77777777" w:rsidR="00D708FE" w:rsidRDefault="00D708FE" w:rsidP="00D708FE">
            <w:pPr>
              <w:pStyle w:val="XML1"/>
              <w:rPr>
                <w:ins w:id="5750" w:author="Thomas Dietz" w:date="2012-08-08T16:18:00Z"/>
              </w:rPr>
            </w:pPr>
            <w:ins w:id="5751" w:author="Thomas Dietz" w:date="2012-08-08T16:18:00Z">
              <w:r>
                <w:t xml:space="preserve">              &lt;/xs:complexType&gt;</w:t>
              </w:r>
            </w:ins>
          </w:p>
          <w:p w14:paraId="64808649" w14:textId="77777777" w:rsidR="00D708FE" w:rsidRDefault="00D708FE" w:rsidP="00D708FE">
            <w:pPr>
              <w:pStyle w:val="XML1"/>
              <w:rPr>
                <w:ins w:id="5752" w:author="Thomas Dietz" w:date="2012-08-08T16:18:00Z"/>
              </w:rPr>
            </w:pPr>
            <w:ins w:id="5753" w:author="Thomas Dietz" w:date="2012-08-08T16:18:00Z">
              <w:r>
                <w:t xml:space="preserve">            &lt;/xs:element&gt;</w:t>
              </w:r>
            </w:ins>
          </w:p>
          <w:p w14:paraId="31AC8A58" w14:textId="77777777" w:rsidR="00D708FE" w:rsidRDefault="00D708FE" w:rsidP="00D708FE">
            <w:pPr>
              <w:pStyle w:val="XML1"/>
              <w:rPr>
                <w:ins w:id="5754" w:author="Thomas Dietz" w:date="2012-08-08T16:18:00Z"/>
              </w:rPr>
            </w:pPr>
            <w:ins w:id="5755" w:author="Thomas Dietz" w:date="2012-08-08T16:18:00Z">
              <w:r>
                <w:t xml:space="preserve">          &lt;/xs:sequence&gt;</w:t>
              </w:r>
            </w:ins>
          </w:p>
          <w:p w14:paraId="4344140E" w14:textId="77777777" w:rsidR="00D708FE" w:rsidRDefault="00D708FE" w:rsidP="00D708FE">
            <w:pPr>
              <w:pStyle w:val="XML1"/>
              <w:rPr>
                <w:ins w:id="5756" w:author="Thomas Dietz" w:date="2012-08-08T16:18:00Z"/>
              </w:rPr>
            </w:pPr>
            <w:ins w:id="5757" w:author="Thomas Dietz" w:date="2012-08-08T16:18:00Z">
              <w:r>
                <w:t xml:space="preserve">        &lt;/xs:complexType&gt;</w:t>
              </w:r>
            </w:ins>
          </w:p>
          <w:p w14:paraId="25C23EDF" w14:textId="77777777" w:rsidR="00D708FE" w:rsidRDefault="00D708FE" w:rsidP="00D708FE">
            <w:pPr>
              <w:pStyle w:val="XML1"/>
              <w:rPr>
                <w:ins w:id="5758" w:author="Thomas Dietz" w:date="2012-08-08T16:18:00Z"/>
              </w:rPr>
            </w:pPr>
            <w:ins w:id="5759" w:author="Thomas Dietz" w:date="2012-08-08T16:18:00Z">
              <w:r>
                <w:t xml:space="preserve">        &lt;xs:key name="key_controllers_controller"&gt;</w:t>
              </w:r>
            </w:ins>
          </w:p>
          <w:p w14:paraId="27F2A610" w14:textId="77777777" w:rsidR="00D708FE" w:rsidRDefault="00D708FE" w:rsidP="00D708FE">
            <w:pPr>
              <w:pStyle w:val="XML1"/>
              <w:rPr>
                <w:ins w:id="5760" w:author="Thomas Dietz" w:date="2012-08-08T16:18:00Z"/>
              </w:rPr>
            </w:pPr>
            <w:ins w:id="5761" w:author="Thomas Dietz" w:date="2012-08-08T16:18:00Z">
              <w:r>
                <w:t xml:space="preserve">          &lt;xs:selector xpath="of11-config:controller"/&gt;</w:t>
              </w:r>
            </w:ins>
          </w:p>
          <w:p w14:paraId="22D97E5E" w14:textId="77777777" w:rsidR="00D708FE" w:rsidRDefault="00D708FE" w:rsidP="00D708FE">
            <w:pPr>
              <w:pStyle w:val="XML1"/>
              <w:rPr>
                <w:ins w:id="5762" w:author="Thomas Dietz" w:date="2012-08-08T16:18:00Z"/>
              </w:rPr>
            </w:pPr>
            <w:ins w:id="5763" w:author="Thomas Dietz" w:date="2012-08-08T16:18:00Z">
              <w:r>
                <w:t xml:space="preserve">          &lt;xs:field xpath="of11-config:id"/&gt;</w:t>
              </w:r>
            </w:ins>
          </w:p>
          <w:p w14:paraId="0CD1ABBA" w14:textId="77777777" w:rsidR="00D708FE" w:rsidRDefault="00D708FE" w:rsidP="00D708FE">
            <w:pPr>
              <w:pStyle w:val="XML1"/>
              <w:rPr>
                <w:ins w:id="5764" w:author="Thomas Dietz" w:date="2012-08-08T16:18:00Z"/>
              </w:rPr>
            </w:pPr>
            <w:ins w:id="5765" w:author="Thomas Dietz" w:date="2012-08-08T16:18:00Z">
              <w:r>
                <w:t xml:space="preserve">        &lt;/xs:key&gt;</w:t>
              </w:r>
            </w:ins>
          </w:p>
          <w:p w14:paraId="62B5AE4C" w14:textId="77777777" w:rsidR="00D708FE" w:rsidRDefault="00D708FE" w:rsidP="00D708FE">
            <w:pPr>
              <w:pStyle w:val="XML1"/>
              <w:rPr>
                <w:ins w:id="5766" w:author="Thomas Dietz" w:date="2012-08-08T16:18:00Z"/>
              </w:rPr>
            </w:pPr>
            <w:ins w:id="5767" w:author="Thomas Dietz" w:date="2012-08-08T16:18:00Z">
              <w:r>
                <w:t xml:space="preserve">      &lt;/xs:element&gt;</w:t>
              </w:r>
            </w:ins>
          </w:p>
          <w:p w14:paraId="6EEC8E7F" w14:textId="77777777" w:rsidR="00D708FE" w:rsidRDefault="00D708FE" w:rsidP="00D708FE">
            <w:pPr>
              <w:pStyle w:val="XML1"/>
              <w:rPr>
                <w:ins w:id="5768" w:author="Thomas Dietz" w:date="2012-08-08T16:18:00Z"/>
              </w:rPr>
            </w:pPr>
            <w:ins w:id="5769" w:author="Thomas Dietz" w:date="2012-08-08T16:18:00Z">
              <w:r>
                <w:t xml:space="preserve">      &lt;xs:element name="resources"&gt;</w:t>
              </w:r>
            </w:ins>
          </w:p>
          <w:p w14:paraId="042385C4" w14:textId="77777777" w:rsidR="00D708FE" w:rsidRDefault="00D708FE" w:rsidP="00D708FE">
            <w:pPr>
              <w:pStyle w:val="XML1"/>
              <w:rPr>
                <w:ins w:id="5770" w:author="Thomas Dietz" w:date="2012-08-08T16:18:00Z"/>
              </w:rPr>
            </w:pPr>
            <w:ins w:id="5771" w:author="Thomas Dietz" w:date="2012-08-08T16:18:00Z">
              <w:r>
                <w:t xml:space="preserve">        &lt;xs:annotation&gt;</w:t>
              </w:r>
            </w:ins>
          </w:p>
          <w:p w14:paraId="61CF6BC5" w14:textId="77777777" w:rsidR="00D708FE" w:rsidRDefault="00D708FE" w:rsidP="00D708FE">
            <w:pPr>
              <w:pStyle w:val="XML1"/>
              <w:rPr>
                <w:ins w:id="5772" w:author="Thomas Dietz" w:date="2012-08-08T16:18:00Z"/>
              </w:rPr>
            </w:pPr>
            <w:ins w:id="5773" w:author="Thomas Dietz" w:date="2012-08-08T16:18:00Z">
              <w:r>
                <w:t xml:space="preserve">          &lt;xs:documentation&gt;</w:t>
              </w:r>
            </w:ins>
          </w:p>
          <w:p w14:paraId="6D664DEA" w14:textId="77777777" w:rsidR="00D708FE" w:rsidRDefault="00D708FE" w:rsidP="00D708FE">
            <w:pPr>
              <w:pStyle w:val="XML1"/>
              <w:rPr>
                <w:ins w:id="5774" w:author="Thomas Dietz" w:date="2012-08-08T16:18:00Z"/>
              </w:rPr>
            </w:pPr>
            <w:ins w:id="5775" w:author="Thomas Dietz" w:date="2012-08-08T16:18:00Z">
              <w:r>
                <w:t xml:space="preserve">            The list of identifiers of all resources of the</w:t>
              </w:r>
            </w:ins>
          </w:p>
          <w:p w14:paraId="08C7F2B0" w14:textId="77777777" w:rsidR="00D708FE" w:rsidRDefault="00D708FE" w:rsidP="00D708FE">
            <w:pPr>
              <w:pStyle w:val="XML1"/>
              <w:rPr>
                <w:ins w:id="5776" w:author="Thomas Dietz" w:date="2012-08-08T16:18:00Z"/>
              </w:rPr>
            </w:pPr>
            <w:ins w:id="5777" w:author="Thomas Dietz" w:date="2012-08-08T16:18:00Z">
              <w:r>
                <w:t xml:space="preserve">            OpenFlow Capable Switch that the OpenFlow Logical Switch</w:t>
              </w:r>
            </w:ins>
          </w:p>
          <w:p w14:paraId="79B5F3F8" w14:textId="77777777" w:rsidR="00D708FE" w:rsidRDefault="00D708FE" w:rsidP="00D708FE">
            <w:pPr>
              <w:pStyle w:val="XML1"/>
              <w:rPr>
                <w:ins w:id="5778" w:author="Thomas Dietz" w:date="2012-08-08T16:18:00Z"/>
              </w:rPr>
            </w:pPr>
            <w:ins w:id="5779" w:author="Thomas Dietz" w:date="2012-08-08T16:18:00Z">
              <w:r>
                <w:t xml:space="preserve">            </w:t>
              </w:r>
              <w:proofErr w:type="gramStart"/>
              <w:r>
                <w:t>has</w:t>
              </w:r>
              <w:proofErr w:type="gramEnd"/>
              <w:r>
                <w:t xml:space="preserve"> exclusive or non-exclusive access to.  A resource is </w:t>
              </w:r>
            </w:ins>
          </w:p>
          <w:p w14:paraId="545D6D79" w14:textId="77777777" w:rsidR="00D708FE" w:rsidRDefault="00D708FE" w:rsidP="00D708FE">
            <w:pPr>
              <w:pStyle w:val="XML1"/>
              <w:rPr>
                <w:ins w:id="5780" w:author="Thomas Dietz" w:date="2012-08-08T16:18:00Z"/>
              </w:rPr>
            </w:pPr>
            <w:ins w:id="5781" w:author="Thomas Dietz" w:date="2012-08-08T16:18:00Z">
              <w:r>
                <w:t xml:space="preserve">            </w:t>
              </w:r>
              <w:proofErr w:type="gramStart"/>
              <w:r>
                <w:t>identified</w:t>
              </w:r>
              <w:proofErr w:type="gramEnd"/>
              <w:r>
                <w:t xml:space="preserve"> by the value of its resource-identifier element.</w:t>
              </w:r>
            </w:ins>
          </w:p>
          <w:p w14:paraId="1F3DA8E1" w14:textId="77777777" w:rsidR="00D708FE" w:rsidRDefault="00D708FE" w:rsidP="00D708FE">
            <w:pPr>
              <w:pStyle w:val="XML1"/>
              <w:rPr>
                <w:ins w:id="5782" w:author="Thomas Dietz" w:date="2012-08-08T16:18:00Z"/>
              </w:rPr>
            </w:pPr>
            <w:ins w:id="5783" w:author="Thomas Dietz" w:date="2012-08-08T16:18:00Z">
              <w:r>
                <w:t xml:space="preserve">            For each resource identifier value in this list, there MUST</w:t>
              </w:r>
            </w:ins>
          </w:p>
          <w:p w14:paraId="1B848520" w14:textId="77777777" w:rsidR="00D708FE" w:rsidRDefault="00D708FE" w:rsidP="00D708FE">
            <w:pPr>
              <w:pStyle w:val="XML1"/>
              <w:rPr>
                <w:ins w:id="5784" w:author="Thomas Dietz" w:date="2012-08-08T16:18:00Z"/>
              </w:rPr>
            </w:pPr>
            <w:ins w:id="5785" w:author="Thomas Dietz" w:date="2012-08-08T16:18:00Z">
              <w:r>
                <w:t xml:space="preserve">            be an element with a matching resource identifier value in </w:t>
              </w:r>
            </w:ins>
          </w:p>
          <w:p w14:paraId="45F3D7BE" w14:textId="77777777" w:rsidR="00D708FE" w:rsidRDefault="00D708FE" w:rsidP="00D708FE">
            <w:pPr>
              <w:pStyle w:val="XML1"/>
              <w:rPr>
                <w:ins w:id="5786" w:author="Thomas Dietz" w:date="2012-08-08T16:18:00Z"/>
              </w:rPr>
            </w:pPr>
            <w:ins w:id="5787" w:author="Thomas Dietz" w:date="2012-08-08T16:18:00Z">
              <w:r>
                <w:lastRenderedPageBreak/>
                <w:t xml:space="preserve">            </w:t>
              </w:r>
              <w:proofErr w:type="gramStart"/>
              <w:r>
                <w:t>the</w:t>
              </w:r>
              <w:proofErr w:type="gramEnd"/>
              <w:r>
                <w:t xml:space="preserve"> resources list of the OpenFlow Capable Switch.</w:t>
              </w:r>
            </w:ins>
          </w:p>
          <w:p w14:paraId="36A879ED" w14:textId="77777777" w:rsidR="00D708FE" w:rsidRDefault="00D708FE" w:rsidP="00D708FE">
            <w:pPr>
              <w:pStyle w:val="XML1"/>
              <w:rPr>
                <w:ins w:id="5788" w:author="Thomas Dietz" w:date="2012-08-08T16:18:00Z"/>
              </w:rPr>
            </w:pPr>
            <w:ins w:id="5789" w:author="Thomas Dietz" w:date="2012-08-08T16:18:00Z">
              <w:r>
                <w:t xml:space="preserve">                  </w:t>
              </w:r>
            </w:ins>
          </w:p>
          <w:p w14:paraId="785A5422" w14:textId="77777777" w:rsidR="00D708FE" w:rsidRDefault="00D708FE" w:rsidP="00D708FE">
            <w:pPr>
              <w:pStyle w:val="XML1"/>
              <w:rPr>
                <w:ins w:id="5790" w:author="Thomas Dietz" w:date="2012-08-08T16:18:00Z"/>
              </w:rPr>
            </w:pPr>
            <w:ins w:id="5791" w:author="Thomas Dietz" w:date="2012-08-08T16:18:00Z">
              <w:r>
                <w:t xml:space="preserve">            Identifiers of this list are contained in elements</w:t>
              </w:r>
            </w:ins>
          </w:p>
          <w:p w14:paraId="3C5A90CA" w14:textId="77777777" w:rsidR="00D708FE" w:rsidRDefault="00D708FE" w:rsidP="00D708FE">
            <w:pPr>
              <w:pStyle w:val="XML1"/>
              <w:rPr>
                <w:ins w:id="5792" w:author="Thomas Dietz" w:date="2012-08-08T16:18:00Z"/>
              </w:rPr>
            </w:pPr>
            <w:ins w:id="5793" w:author="Thomas Dietz" w:date="2012-08-08T16:18:00Z">
              <w:r>
                <w:t xml:space="preserve">            indicating the type of resource: 'port', 'queue',</w:t>
              </w:r>
            </w:ins>
          </w:p>
          <w:p w14:paraId="7971798F" w14:textId="77777777" w:rsidR="00D708FE" w:rsidRDefault="00D708FE" w:rsidP="00D708FE">
            <w:pPr>
              <w:pStyle w:val="XML1"/>
              <w:rPr>
                <w:ins w:id="5794" w:author="Thomas Dietz" w:date="2012-08-08T16:18:00Z"/>
              </w:rPr>
            </w:pPr>
            <w:ins w:id="5795" w:author="Thomas Dietz" w:date="2012-08-08T16:18:00Z">
              <w:r>
                <w:t xml:space="preserve">            '</w:t>
              </w:r>
              <w:proofErr w:type="gramStart"/>
              <w:r>
                <w:t>certificate</w:t>
              </w:r>
              <w:proofErr w:type="gramEnd"/>
              <w:r>
                <w:t>', or 'flow-table'.  Depending on the type,</w:t>
              </w:r>
            </w:ins>
          </w:p>
          <w:p w14:paraId="11515D89" w14:textId="77777777" w:rsidR="00D708FE" w:rsidRDefault="00D708FE" w:rsidP="00D708FE">
            <w:pPr>
              <w:pStyle w:val="XML1"/>
              <w:rPr>
                <w:ins w:id="5796" w:author="Thomas Dietz" w:date="2012-08-08T16:18:00Z"/>
              </w:rPr>
            </w:pPr>
            <w:ins w:id="5797" w:author="Thomas Dietz" w:date="2012-08-08T16:18:00Z">
              <w:r>
                <w:t xml:space="preserve">            </w:t>
              </w:r>
              <w:proofErr w:type="gramStart"/>
              <w:r>
                <w:t>different</w:t>
              </w:r>
              <w:proofErr w:type="gramEnd"/>
              <w:r>
                <w:t xml:space="preserve"> constraints apply.  These are specified in</w:t>
              </w:r>
            </w:ins>
          </w:p>
          <w:p w14:paraId="797E0A89" w14:textId="77777777" w:rsidR="00D708FE" w:rsidRDefault="00D708FE" w:rsidP="00D708FE">
            <w:pPr>
              <w:pStyle w:val="XML1"/>
              <w:rPr>
                <w:ins w:id="5798" w:author="Thomas Dietz" w:date="2012-08-08T16:18:00Z"/>
              </w:rPr>
            </w:pPr>
            <w:ins w:id="5799" w:author="Thomas Dietz" w:date="2012-08-08T16:18:00Z">
              <w:r>
                <w:t xml:space="preserve">            </w:t>
              </w:r>
              <w:proofErr w:type="gramStart"/>
              <w:r>
                <w:t>separate</w:t>
              </w:r>
              <w:proofErr w:type="gramEnd"/>
              <w:r>
                <w:t xml:space="preserve"> descriptions per type.</w:t>
              </w:r>
            </w:ins>
          </w:p>
          <w:p w14:paraId="73672BB1" w14:textId="77777777" w:rsidR="00D708FE" w:rsidRDefault="00D708FE" w:rsidP="00D708FE">
            <w:pPr>
              <w:pStyle w:val="XML1"/>
              <w:rPr>
                <w:ins w:id="5800" w:author="Thomas Dietz" w:date="2012-08-08T16:18:00Z"/>
              </w:rPr>
            </w:pPr>
          </w:p>
          <w:p w14:paraId="58042427" w14:textId="77777777" w:rsidR="00D708FE" w:rsidRDefault="00D708FE" w:rsidP="00D708FE">
            <w:pPr>
              <w:pStyle w:val="XML1"/>
              <w:rPr>
                <w:ins w:id="5801" w:author="Thomas Dietz" w:date="2012-08-08T16:18:00Z"/>
              </w:rPr>
            </w:pPr>
            <w:ins w:id="5802" w:author="Thomas Dietz" w:date="2012-08-08T16:18:00Z">
              <w:r>
                <w:t xml:space="preserve">            At present the elements in this lists are not configurable</w:t>
              </w:r>
            </w:ins>
          </w:p>
          <w:p w14:paraId="31EBD9F0" w14:textId="77777777" w:rsidR="00D708FE" w:rsidRDefault="00D708FE" w:rsidP="00D708FE">
            <w:pPr>
              <w:pStyle w:val="XML1"/>
              <w:rPr>
                <w:ins w:id="5803" w:author="Thomas Dietz" w:date="2012-08-08T16:18:00Z"/>
              </w:rPr>
            </w:pPr>
            <w:ins w:id="5804" w:author="Thomas Dietz" w:date="2012-08-08T16:18:00Z">
              <w:r>
                <w:t xml:space="preserve">            and can only be retrieved by NETCONF &amp;lt;get&amp;gt; or &amp;lt;get-config&amp;gt;</w:t>
              </w:r>
            </w:ins>
          </w:p>
          <w:p w14:paraId="4014A9FF" w14:textId="77777777" w:rsidR="00D708FE" w:rsidRDefault="00D708FE" w:rsidP="00D708FE">
            <w:pPr>
              <w:pStyle w:val="XML1"/>
              <w:rPr>
                <w:ins w:id="5805" w:author="Thomas Dietz" w:date="2012-08-08T16:18:00Z"/>
              </w:rPr>
            </w:pPr>
            <w:ins w:id="5806" w:author="Thomas Dietz" w:date="2012-08-08T16:18:00Z">
              <w:r>
                <w:t xml:space="preserve">            </w:t>
              </w:r>
              <w:proofErr w:type="gramStart"/>
              <w:r>
                <w:t>operations</w:t>
              </w:r>
              <w:proofErr w:type="gramEnd"/>
              <w:r>
                <w:t>. Attemps to modify this element and its children</w:t>
              </w:r>
            </w:ins>
          </w:p>
          <w:p w14:paraId="73CA855C" w14:textId="77777777" w:rsidR="00D708FE" w:rsidRDefault="00D708FE" w:rsidP="00D708FE">
            <w:pPr>
              <w:pStyle w:val="XML1"/>
              <w:rPr>
                <w:ins w:id="5807" w:author="Thomas Dietz" w:date="2012-08-08T16:18:00Z"/>
              </w:rPr>
            </w:pPr>
            <w:ins w:id="5808" w:author="Thomas Dietz" w:date="2012-08-08T16:18:00Z">
              <w:r>
                <w:t xml:space="preserve">            with a NETCONF &amp;lt;edit-config&amp;gt; operation MUST result in an </w:t>
              </w:r>
            </w:ins>
          </w:p>
          <w:p w14:paraId="3B6AFF93" w14:textId="77777777" w:rsidR="00D708FE" w:rsidRDefault="00D708FE" w:rsidP="00D708FE">
            <w:pPr>
              <w:pStyle w:val="XML1"/>
              <w:rPr>
                <w:ins w:id="5809" w:author="Thomas Dietz" w:date="2012-08-08T16:18:00Z"/>
              </w:rPr>
            </w:pPr>
            <w:ins w:id="5810" w:author="Thomas Dietz" w:date="2012-08-08T16:18:00Z">
              <w:r>
                <w:t xml:space="preserve">            'operation-not-supported' error with type 'application'.</w:t>
              </w:r>
            </w:ins>
          </w:p>
          <w:p w14:paraId="12DB8C7D" w14:textId="77777777" w:rsidR="00D708FE" w:rsidRDefault="00D708FE" w:rsidP="00D708FE">
            <w:pPr>
              <w:pStyle w:val="XML1"/>
              <w:rPr>
                <w:ins w:id="5811" w:author="Thomas Dietz" w:date="2012-08-08T16:18:00Z"/>
              </w:rPr>
            </w:pPr>
            <w:ins w:id="5812" w:author="Thomas Dietz" w:date="2012-08-08T16:18:00Z">
              <w:r>
                <w:t xml:space="preserve">          &lt;/xs:documentation&gt;</w:t>
              </w:r>
            </w:ins>
          </w:p>
          <w:p w14:paraId="0BA941F9" w14:textId="77777777" w:rsidR="00D708FE" w:rsidRDefault="00D708FE" w:rsidP="00D708FE">
            <w:pPr>
              <w:pStyle w:val="XML1"/>
              <w:rPr>
                <w:ins w:id="5813" w:author="Thomas Dietz" w:date="2012-08-08T16:18:00Z"/>
              </w:rPr>
            </w:pPr>
            <w:ins w:id="5814" w:author="Thomas Dietz" w:date="2012-08-08T16:18:00Z">
              <w:r>
                <w:t xml:space="preserve">        &lt;/xs:annotation&gt;</w:t>
              </w:r>
            </w:ins>
          </w:p>
          <w:p w14:paraId="7754A786" w14:textId="77777777" w:rsidR="00D708FE" w:rsidRDefault="00D708FE" w:rsidP="00D708FE">
            <w:pPr>
              <w:pStyle w:val="XML1"/>
              <w:rPr>
                <w:ins w:id="5815" w:author="Thomas Dietz" w:date="2012-08-08T16:18:00Z"/>
              </w:rPr>
            </w:pPr>
            <w:ins w:id="5816" w:author="Thomas Dietz" w:date="2012-08-08T16:18:00Z">
              <w:r>
                <w:t xml:space="preserve">        &lt;xs:complexType&gt;</w:t>
              </w:r>
            </w:ins>
          </w:p>
          <w:p w14:paraId="05ABB71F" w14:textId="77777777" w:rsidR="00D708FE" w:rsidRDefault="00D708FE" w:rsidP="00D708FE">
            <w:pPr>
              <w:pStyle w:val="XML1"/>
              <w:rPr>
                <w:ins w:id="5817" w:author="Thomas Dietz" w:date="2012-08-08T16:18:00Z"/>
              </w:rPr>
            </w:pPr>
            <w:ins w:id="5818" w:author="Thomas Dietz" w:date="2012-08-08T16:18:00Z">
              <w:r>
                <w:t xml:space="preserve">          &lt;xs:sequence&gt;</w:t>
              </w:r>
            </w:ins>
          </w:p>
          <w:p w14:paraId="279CC1E8" w14:textId="77777777" w:rsidR="00D708FE" w:rsidRDefault="00D708FE" w:rsidP="00D708FE">
            <w:pPr>
              <w:pStyle w:val="XML1"/>
              <w:rPr>
                <w:ins w:id="5819" w:author="Thomas Dietz" w:date="2012-08-08T16:18:00Z"/>
              </w:rPr>
            </w:pPr>
            <w:ins w:id="5820" w:author="Thomas Dietz" w:date="2012-08-08T16:18:00Z">
              <w:r>
                <w:t xml:space="preserve">            &lt;xs:element name="port" minOccurs="0" maxOccurs="unbounded"&gt;</w:t>
              </w:r>
            </w:ins>
          </w:p>
          <w:p w14:paraId="43C7AA1D" w14:textId="77777777" w:rsidR="00D708FE" w:rsidRDefault="00D708FE" w:rsidP="00D708FE">
            <w:pPr>
              <w:pStyle w:val="XML1"/>
              <w:rPr>
                <w:ins w:id="5821" w:author="Thomas Dietz" w:date="2012-08-08T16:18:00Z"/>
              </w:rPr>
            </w:pPr>
            <w:ins w:id="5822" w:author="Thomas Dietz" w:date="2012-08-08T16:18:00Z">
              <w:r>
                <w:t xml:space="preserve">              &lt;xs:annotation&gt;</w:t>
              </w:r>
            </w:ins>
          </w:p>
          <w:p w14:paraId="5DD5E34A" w14:textId="77777777" w:rsidR="00D708FE" w:rsidRDefault="00D708FE" w:rsidP="00D708FE">
            <w:pPr>
              <w:pStyle w:val="XML1"/>
              <w:rPr>
                <w:ins w:id="5823" w:author="Thomas Dietz" w:date="2012-08-08T16:18:00Z"/>
              </w:rPr>
            </w:pPr>
            <w:ins w:id="5824" w:author="Thomas Dietz" w:date="2012-08-08T16:18:00Z">
              <w:r>
                <w:t xml:space="preserve">                &lt;xs:documentation&gt;</w:t>
              </w:r>
            </w:ins>
          </w:p>
          <w:p w14:paraId="717D7608" w14:textId="77777777" w:rsidR="00D708FE" w:rsidRDefault="00D708FE" w:rsidP="00D708FE">
            <w:pPr>
              <w:pStyle w:val="XML1"/>
              <w:rPr>
                <w:ins w:id="5825" w:author="Thomas Dietz" w:date="2012-08-08T16:18:00Z"/>
              </w:rPr>
            </w:pPr>
            <w:ins w:id="5826" w:author="Thomas Dietz" w:date="2012-08-08T16:18:00Z">
              <w:r>
                <w:t xml:space="preserve">                  A resource identifier of a port of the </w:t>
              </w:r>
            </w:ins>
          </w:p>
          <w:p w14:paraId="7525FD2D" w14:textId="77777777" w:rsidR="00D708FE" w:rsidRDefault="00D708FE" w:rsidP="00D708FE">
            <w:pPr>
              <w:pStyle w:val="XML1"/>
              <w:rPr>
                <w:ins w:id="5827" w:author="Thomas Dietz" w:date="2012-08-08T16:18:00Z"/>
              </w:rPr>
            </w:pPr>
            <w:ins w:id="5828" w:author="Thomas Dietz" w:date="2012-08-08T16:18:00Z">
              <w:r>
                <w:t xml:space="preserve">                  OpenFlow Capable Switch that the OpenFlow Logical Switch</w:t>
              </w:r>
            </w:ins>
          </w:p>
          <w:p w14:paraId="4D6E9352" w14:textId="77777777" w:rsidR="00D708FE" w:rsidRDefault="00D708FE" w:rsidP="00D708FE">
            <w:pPr>
              <w:pStyle w:val="XML1"/>
              <w:rPr>
                <w:ins w:id="5829" w:author="Thomas Dietz" w:date="2012-08-08T16:18:00Z"/>
              </w:rPr>
            </w:pPr>
            <w:ins w:id="5830" w:author="Thomas Dietz" w:date="2012-08-08T16:18:00Z">
              <w:r>
                <w:t xml:space="preserve">                  </w:t>
              </w:r>
              <w:proofErr w:type="gramStart"/>
              <w:r>
                <w:t>has</w:t>
              </w:r>
              <w:proofErr w:type="gramEnd"/>
              <w:r>
                <w:t xml:space="preserve"> exclusive access to.</w:t>
              </w:r>
            </w:ins>
          </w:p>
          <w:p w14:paraId="261680E4" w14:textId="77777777" w:rsidR="00D708FE" w:rsidRDefault="00D708FE" w:rsidP="00D708FE">
            <w:pPr>
              <w:pStyle w:val="XML1"/>
              <w:rPr>
                <w:ins w:id="5831" w:author="Thomas Dietz" w:date="2012-08-08T16:18:00Z"/>
              </w:rPr>
            </w:pPr>
          </w:p>
          <w:p w14:paraId="485B64F9" w14:textId="77777777" w:rsidR="00D708FE" w:rsidRDefault="00D708FE" w:rsidP="00D708FE">
            <w:pPr>
              <w:pStyle w:val="XML1"/>
              <w:rPr>
                <w:ins w:id="5832" w:author="Thomas Dietz" w:date="2012-08-08T16:18:00Z"/>
              </w:rPr>
            </w:pPr>
            <w:ins w:id="5833" w:author="Thomas Dietz" w:date="2012-08-08T16:18:00Z">
              <w:r>
                <w:t xml:space="preserve">                  The elements in this list MUST refer to elements at the</w:t>
              </w:r>
            </w:ins>
          </w:p>
          <w:p w14:paraId="753D7C7F" w14:textId="77777777" w:rsidR="00D708FE" w:rsidRDefault="00D708FE" w:rsidP="00D708FE">
            <w:pPr>
              <w:pStyle w:val="XML1"/>
              <w:rPr>
                <w:ins w:id="5834" w:author="Thomas Dietz" w:date="2012-08-08T16:18:00Z"/>
              </w:rPr>
            </w:pPr>
            <w:ins w:id="5835" w:author="Thomas Dietz" w:date="2012-08-08T16:18:00Z">
              <w:r>
                <w:t xml:space="preserve">                  following path:</w:t>
              </w:r>
            </w:ins>
          </w:p>
          <w:p w14:paraId="52DDFE62" w14:textId="77777777" w:rsidR="00D708FE" w:rsidRDefault="00D708FE" w:rsidP="00D708FE">
            <w:pPr>
              <w:pStyle w:val="XML1"/>
              <w:rPr>
                <w:ins w:id="5836" w:author="Thomas Dietz" w:date="2012-08-08T16:18:00Z"/>
              </w:rPr>
            </w:pPr>
            <w:ins w:id="5837" w:author="Thomas Dietz" w:date="2012-08-08T16:18:00Z">
              <w:r>
                <w:t xml:space="preserve">                  /capable-switch/resources/port/resource-id</w:t>
              </w:r>
            </w:ins>
          </w:p>
          <w:p w14:paraId="2974E52C" w14:textId="77777777" w:rsidR="00D708FE" w:rsidRDefault="00D708FE" w:rsidP="00D708FE">
            <w:pPr>
              <w:pStyle w:val="XML1"/>
              <w:rPr>
                <w:ins w:id="5838" w:author="Thomas Dietz" w:date="2012-08-08T16:18:00Z"/>
              </w:rPr>
            </w:pPr>
          </w:p>
          <w:p w14:paraId="04888E39" w14:textId="77777777" w:rsidR="00D708FE" w:rsidRDefault="00D708FE" w:rsidP="00D708FE">
            <w:pPr>
              <w:pStyle w:val="XML1"/>
              <w:rPr>
                <w:ins w:id="5839" w:author="Thomas Dietz" w:date="2012-08-08T16:18:00Z"/>
              </w:rPr>
            </w:pPr>
            <w:ins w:id="5840" w:author="Thomas Dietz" w:date="2012-08-08T16:18:00Z">
              <w:r>
                <w:t xml:space="preserve">                  Elements in this list MUST be unique. This means each</w:t>
              </w:r>
            </w:ins>
          </w:p>
          <w:p w14:paraId="05C4CDE5" w14:textId="77777777" w:rsidR="00D708FE" w:rsidRDefault="00D708FE" w:rsidP="00D708FE">
            <w:pPr>
              <w:pStyle w:val="XML1"/>
              <w:rPr>
                <w:ins w:id="5841" w:author="Thomas Dietz" w:date="2012-08-08T16:18:00Z"/>
              </w:rPr>
            </w:pPr>
            <w:ins w:id="5842" w:author="Thomas Dietz" w:date="2012-08-08T16:18:00Z">
              <w:r>
                <w:t xml:space="preserve">                  </w:t>
              </w:r>
              <w:proofErr w:type="gramStart"/>
              <w:r>
                <w:t>port</w:t>
              </w:r>
              <w:proofErr w:type="gramEnd"/>
              <w:r>
                <w:t xml:space="preserve"> element can only be referenced once.</w:t>
              </w:r>
            </w:ins>
          </w:p>
          <w:p w14:paraId="6A1B6B9B" w14:textId="77777777" w:rsidR="00D708FE" w:rsidRDefault="00D708FE" w:rsidP="00D708FE">
            <w:pPr>
              <w:pStyle w:val="XML1"/>
              <w:rPr>
                <w:ins w:id="5843" w:author="Thomas Dietz" w:date="2012-08-08T16:18:00Z"/>
              </w:rPr>
            </w:pPr>
            <w:ins w:id="5844" w:author="Thomas Dietz" w:date="2012-08-08T16:18:00Z">
              <w:r>
                <w:t xml:space="preserve">                &lt;/xs:documentation&gt;</w:t>
              </w:r>
            </w:ins>
          </w:p>
          <w:p w14:paraId="38FC19F6" w14:textId="77777777" w:rsidR="00D708FE" w:rsidRDefault="00D708FE" w:rsidP="00D708FE">
            <w:pPr>
              <w:pStyle w:val="XML1"/>
              <w:rPr>
                <w:ins w:id="5845" w:author="Thomas Dietz" w:date="2012-08-08T16:18:00Z"/>
              </w:rPr>
            </w:pPr>
            <w:ins w:id="5846" w:author="Thomas Dietz" w:date="2012-08-08T16:18:00Z">
              <w:r>
                <w:t xml:space="preserve">              &lt;/xs:annotation&gt;</w:t>
              </w:r>
            </w:ins>
          </w:p>
          <w:p w14:paraId="3A7CC77D" w14:textId="77777777" w:rsidR="00D708FE" w:rsidRDefault="00D708FE" w:rsidP="00D708FE">
            <w:pPr>
              <w:pStyle w:val="XML1"/>
              <w:rPr>
                <w:ins w:id="5847" w:author="Thomas Dietz" w:date="2012-08-08T16:18:00Z"/>
              </w:rPr>
            </w:pPr>
            <w:ins w:id="5848" w:author="Thomas Dietz" w:date="2012-08-08T16:18:00Z">
              <w:r>
                <w:t xml:space="preserve">              &lt;xs:simpleType&gt;</w:t>
              </w:r>
            </w:ins>
          </w:p>
          <w:p w14:paraId="5FFDC712" w14:textId="77777777" w:rsidR="00D708FE" w:rsidRDefault="00D708FE" w:rsidP="00D708FE">
            <w:pPr>
              <w:pStyle w:val="XML1"/>
              <w:rPr>
                <w:ins w:id="5849" w:author="Thomas Dietz" w:date="2012-08-08T16:18:00Z"/>
              </w:rPr>
            </w:pPr>
            <w:ins w:id="5850" w:author="Thomas Dietz" w:date="2012-08-08T16:18:00Z">
              <w:r>
                <w:t xml:space="preserve">                &lt;xs:restriction base="inet:uri"&gt;</w:t>
              </w:r>
            </w:ins>
          </w:p>
          <w:p w14:paraId="25CAF461" w14:textId="77777777" w:rsidR="00D708FE" w:rsidRDefault="00D708FE" w:rsidP="00D708FE">
            <w:pPr>
              <w:pStyle w:val="XML1"/>
              <w:rPr>
                <w:ins w:id="5851" w:author="Thomas Dietz" w:date="2012-08-08T16:18:00Z"/>
              </w:rPr>
            </w:pPr>
            <w:ins w:id="5852" w:author="Thomas Dietz" w:date="2012-08-08T16:18:00Z">
              <w:r>
                <w:t xml:space="preserve">                &lt;/xs:restriction&gt;</w:t>
              </w:r>
            </w:ins>
          </w:p>
          <w:p w14:paraId="760DE3DC" w14:textId="77777777" w:rsidR="00D708FE" w:rsidRDefault="00D708FE" w:rsidP="00D708FE">
            <w:pPr>
              <w:pStyle w:val="XML1"/>
              <w:rPr>
                <w:ins w:id="5853" w:author="Thomas Dietz" w:date="2012-08-08T16:18:00Z"/>
              </w:rPr>
            </w:pPr>
            <w:ins w:id="5854" w:author="Thomas Dietz" w:date="2012-08-08T16:18:00Z">
              <w:r>
                <w:t xml:space="preserve">              &lt;/xs:simpleType&gt;</w:t>
              </w:r>
            </w:ins>
          </w:p>
          <w:p w14:paraId="0DEB58B9" w14:textId="77777777" w:rsidR="00D708FE" w:rsidRDefault="00D708FE" w:rsidP="00D708FE">
            <w:pPr>
              <w:pStyle w:val="XML1"/>
              <w:rPr>
                <w:ins w:id="5855" w:author="Thomas Dietz" w:date="2012-08-08T16:18:00Z"/>
              </w:rPr>
            </w:pPr>
            <w:ins w:id="5856" w:author="Thomas Dietz" w:date="2012-08-08T16:18:00Z">
              <w:r>
                <w:t xml:space="preserve">            &lt;/xs:element&gt;</w:t>
              </w:r>
            </w:ins>
          </w:p>
          <w:p w14:paraId="18B776F8" w14:textId="77777777" w:rsidR="00D708FE" w:rsidRDefault="00D708FE" w:rsidP="00D708FE">
            <w:pPr>
              <w:pStyle w:val="XML1"/>
              <w:rPr>
                <w:ins w:id="5857" w:author="Thomas Dietz" w:date="2012-08-08T16:18:00Z"/>
              </w:rPr>
            </w:pPr>
            <w:ins w:id="5858" w:author="Thomas Dietz" w:date="2012-08-08T16:18:00Z">
              <w:r>
                <w:t xml:space="preserve">            &lt;xs:element name="queue" minOccurs="0" maxOccurs="unbounded"&gt;</w:t>
              </w:r>
            </w:ins>
          </w:p>
          <w:p w14:paraId="515BBFB1" w14:textId="77777777" w:rsidR="00D708FE" w:rsidRDefault="00D708FE" w:rsidP="00D708FE">
            <w:pPr>
              <w:pStyle w:val="XML1"/>
              <w:rPr>
                <w:ins w:id="5859" w:author="Thomas Dietz" w:date="2012-08-08T16:18:00Z"/>
              </w:rPr>
            </w:pPr>
            <w:ins w:id="5860" w:author="Thomas Dietz" w:date="2012-08-08T16:18:00Z">
              <w:r>
                <w:t xml:space="preserve">              &lt;xs:annotation&gt;</w:t>
              </w:r>
            </w:ins>
          </w:p>
          <w:p w14:paraId="47D5BA99" w14:textId="77777777" w:rsidR="00D708FE" w:rsidRDefault="00D708FE" w:rsidP="00D708FE">
            <w:pPr>
              <w:pStyle w:val="XML1"/>
              <w:rPr>
                <w:ins w:id="5861" w:author="Thomas Dietz" w:date="2012-08-08T16:18:00Z"/>
              </w:rPr>
            </w:pPr>
            <w:ins w:id="5862" w:author="Thomas Dietz" w:date="2012-08-08T16:18:00Z">
              <w:r>
                <w:t xml:space="preserve">                &lt;xs:documentation&gt;</w:t>
              </w:r>
            </w:ins>
          </w:p>
          <w:p w14:paraId="6D645C7E" w14:textId="77777777" w:rsidR="00D708FE" w:rsidRDefault="00D708FE" w:rsidP="00D708FE">
            <w:pPr>
              <w:pStyle w:val="XML1"/>
              <w:rPr>
                <w:ins w:id="5863" w:author="Thomas Dietz" w:date="2012-08-08T16:18:00Z"/>
              </w:rPr>
            </w:pPr>
            <w:ins w:id="5864" w:author="Thomas Dietz" w:date="2012-08-08T16:18:00Z">
              <w:r>
                <w:t xml:space="preserve">                  A resource identifier of a queue of the</w:t>
              </w:r>
            </w:ins>
          </w:p>
          <w:p w14:paraId="3E3D309B" w14:textId="77777777" w:rsidR="00D708FE" w:rsidRDefault="00D708FE" w:rsidP="00D708FE">
            <w:pPr>
              <w:pStyle w:val="XML1"/>
              <w:rPr>
                <w:ins w:id="5865" w:author="Thomas Dietz" w:date="2012-08-08T16:18:00Z"/>
              </w:rPr>
            </w:pPr>
            <w:ins w:id="5866" w:author="Thomas Dietz" w:date="2012-08-08T16:18:00Z">
              <w:r>
                <w:t xml:space="preserve">                  OpenFlow Capable Switch that the OpenFlow Logical Switch</w:t>
              </w:r>
            </w:ins>
          </w:p>
          <w:p w14:paraId="4C7E7443" w14:textId="77777777" w:rsidR="00D708FE" w:rsidRDefault="00D708FE" w:rsidP="00D708FE">
            <w:pPr>
              <w:pStyle w:val="XML1"/>
              <w:rPr>
                <w:ins w:id="5867" w:author="Thomas Dietz" w:date="2012-08-08T16:18:00Z"/>
              </w:rPr>
            </w:pPr>
            <w:ins w:id="5868" w:author="Thomas Dietz" w:date="2012-08-08T16:18:00Z">
              <w:r>
                <w:t xml:space="preserve">                  </w:t>
              </w:r>
              <w:proofErr w:type="gramStart"/>
              <w:r>
                <w:t>has</w:t>
              </w:r>
              <w:proofErr w:type="gramEnd"/>
              <w:r>
                <w:t xml:space="preserve"> exclusive access to.</w:t>
              </w:r>
            </w:ins>
          </w:p>
          <w:p w14:paraId="2A3F12E5" w14:textId="77777777" w:rsidR="00D708FE" w:rsidRDefault="00D708FE" w:rsidP="00D708FE">
            <w:pPr>
              <w:pStyle w:val="XML1"/>
              <w:rPr>
                <w:ins w:id="5869" w:author="Thomas Dietz" w:date="2012-08-08T16:18:00Z"/>
              </w:rPr>
            </w:pPr>
          </w:p>
          <w:p w14:paraId="50C4ABE3" w14:textId="77777777" w:rsidR="00D708FE" w:rsidRDefault="00D708FE" w:rsidP="00D708FE">
            <w:pPr>
              <w:pStyle w:val="XML1"/>
              <w:rPr>
                <w:ins w:id="5870" w:author="Thomas Dietz" w:date="2012-08-08T16:18:00Z"/>
              </w:rPr>
            </w:pPr>
            <w:ins w:id="5871" w:author="Thomas Dietz" w:date="2012-08-08T16:18:00Z">
              <w:r>
                <w:t xml:space="preserve">                  The elements in this list MUST refer to elements at the</w:t>
              </w:r>
            </w:ins>
          </w:p>
          <w:p w14:paraId="2403155C" w14:textId="77777777" w:rsidR="00D708FE" w:rsidRDefault="00D708FE" w:rsidP="00D708FE">
            <w:pPr>
              <w:pStyle w:val="XML1"/>
              <w:rPr>
                <w:ins w:id="5872" w:author="Thomas Dietz" w:date="2012-08-08T16:18:00Z"/>
              </w:rPr>
            </w:pPr>
            <w:ins w:id="5873" w:author="Thomas Dietz" w:date="2012-08-08T16:18:00Z">
              <w:r>
                <w:t xml:space="preserve">                  following path:</w:t>
              </w:r>
            </w:ins>
          </w:p>
          <w:p w14:paraId="2557217F" w14:textId="77777777" w:rsidR="00D708FE" w:rsidRDefault="00D708FE" w:rsidP="00D708FE">
            <w:pPr>
              <w:pStyle w:val="XML1"/>
              <w:rPr>
                <w:ins w:id="5874" w:author="Thomas Dietz" w:date="2012-08-08T16:18:00Z"/>
              </w:rPr>
            </w:pPr>
            <w:ins w:id="5875" w:author="Thomas Dietz" w:date="2012-08-08T16:18:00Z">
              <w:r>
                <w:t xml:space="preserve">                  /capable-switch/resources/queue/resource-id</w:t>
              </w:r>
            </w:ins>
          </w:p>
          <w:p w14:paraId="1AACCC06" w14:textId="77777777" w:rsidR="00D708FE" w:rsidRDefault="00D708FE" w:rsidP="00D708FE">
            <w:pPr>
              <w:pStyle w:val="XML1"/>
              <w:rPr>
                <w:ins w:id="5876" w:author="Thomas Dietz" w:date="2012-08-08T16:18:00Z"/>
              </w:rPr>
            </w:pPr>
          </w:p>
          <w:p w14:paraId="721BAF35" w14:textId="77777777" w:rsidR="00D708FE" w:rsidRDefault="00D708FE" w:rsidP="00D708FE">
            <w:pPr>
              <w:pStyle w:val="XML1"/>
              <w:rPr>
                <w:ins w:id="5877" w:author="Thomas Dietz" w:date="2012-08-08T16:18:00Z"/>
              </w:rPr>
            </w:pPr>
            <w:ins w:id="5878" w:author="Thomas Dietz" w:date="2012-08-08T16:18:00Z">
              <w:r>
                <w:t xml:space="preserve">                  Elements in this list MUST be unique. This means each</w:t>
              </w:r>
            </w:ins>
          </w:p>
          <w:p w14:paraId="2B1D8AD4" w14:textId="77777777" w:rsidR="00D708FE" w:rsidRDefault="00D708FE" w:rsidP="00D708FE">
            <w:pPr>
              <w:pStyle w:val="XML1"/>
              <w:rPr>
                <w:ins w:id="5879" w:author="Thomas Dietz" w:date="2012-08-08T16:18:00Z"/>
              </w:rPr>
            </w:pPr>
            <w:ins w:id="5880" w:author="Thomas Dietz" w:date="2012-08-08T16:18:00Z">
              <w:r>
                <w:t xml:space="preserve">                  </w:t>
              </w:r>
              <w:proofErr w:type="gramStart"/>
              <w:r>
                <w:t>queue</w:t>
              </w:r>
              <w:proofErr w:type="gramEnd"/>
              <w:r>
                <w:t xml:space="preserve"> element can only be referenced once.</w:t>
              </w:r>
            </w:ins>
          </w:p>
          <w:p w14:paraId="2763A32F" w14:textId="77777777" w:rsidR="00D708FE" w:rsidRDefault="00D708FE" w:rsidP="00D708FE">
            <w:pPr>
              <w:pStyle w:val="XML1"/>
              <w:rPr>
                <w:ins w:id="5881" w:author="Thomas Dietz" w:date="2012-08-08T16:18:00Z"/>
              </w:rPr>
            </w:pPr>
            <w:ins w:id="5882" w:author="Thomas Dietz" w:date="2012-08-08T16:18:00Z">
              <w:r>
                <w:t xml:space="preserve">                &lt;/xs:documentation&gt;</w:t>
              </w:r>
            </w:ins>
          </w:p>
          <w:p w14:paraId="34781672" w14:textId="77777777" w:rsidR="00D708FE" w:rsidRDefault="00D708FE" w:rsidP="00D708FE">
            <w:pPr>
              <w:pStyle w:val="XML1"/>
              <w:rPr>
                <w:ins w:id="5883" w:author="Thomas Dietz" w:date="2012-08-08T16:18:00Z"/>
              </w:rPr>
            </w:pPr>
            <w:ins w:id="5884" w:author="Thomas Dietz" w:date="2012-08-08T16:18:00Z">
              <w:r>
                <w:t xml:space="preserve">              &lt;/xs:annotation&gt;</w:t>
              </w:r>
            </w:ins>
          </w:p>
          <w:p w14:paraId="7E01DB1E" w14:textId="77777777" w:rsidR="00D708FE" w:rsidRDefault="00D708FE" w:rsidP="00D708FE">
            <w:pPr>
              <w:pStyle w:val="XML1"/>
              <w:rPr>
                <w:ins w:id="5885" w:author="Thomas Dietz" w:date="2012-08-08T16:18:00Z"/>
              </w:rPr>
            </w:pPr>
            <w:ins w:id="5886" w:author="Thomas Dietz" w:date="2012-08-08T16:18:00Z">
              <w:r>
                <w:t xml:space="preserve">              &lt;xs:simpleType&gt;</w:t>
              </w:r>
            </w:ins>
          </w:p>
          <w:p w14:paraId="28400795" w14:textId="77777777" w:rsidR="00D708FE" w:rsidRDefault="00D708FE" w:rsidP="00D708FE">
            <w:pPr>
              <w:pStyle w:val="XML1"/>
              <w:rPr>
                <w:ins w:id="5887" w:author="Thomas Dietz" w:date="2012-08-08T16:18:00Z"/>
              </w:rPr>
            </w:pPr>
            <w:ins w:id="5888" w:author="Thomas Dietz" w:date="2012-08-08T16:18:00Z">
              <w:r>
                <w:t xml:space="preserve">                &lt;xs:restriction base="inet:uri"&gt;</w:t>
              </w:r>
            </w:ins>
          </w:p>
          <w:p w14:paraId="3B6FB85E" w14:textId="77777777" w:rsidR="00D708FE" w:rsidRDefault="00D708FE" w:rsidP="00D708FE">
            <w:pPr>
              <w:pStyle w:val="XML1"/>
              <w:rPr>
                <w:ins w:id="5889" w:author="Thomas Dietz" w:date="2012-08-08T16:18:00Z"/>
              </w:rPr>
            </w:pPr>
            <w:ins w:id="5890" w:author="Thomas Dietz" w:date="2012-08-08T16:18:00Z">
              <w:r>
                <w:t xml:space="preserve">                &lt;/xs:restriction&gt;</w:t>
              </w:r>
            </w:ins>
          </w:p>
          <w:p w14:paraId="4800D4CD" w14:textId="77777777" w:rsidR="00D708FE" w:rsidRDefault="00D708FE" w:rsidP="00D708FE">
            <w:pPr>
              <w:pStyle w:val="XML1"/>
              <w:rPr>
                <w:ins w:id="5891" w:author="Thomas Dietz" w:date="2012-08-08T16:18:00Z"/>
              </w:rPr>
            </w:pPr>
            <w:ins w:id="5892" w:author="Thomas Dietz" w:date="2012-08-08T16:18:00Z">
              <w:r>
                <w:lastRenderedPageBreak/>
                <w:t xml:space="preserve">              &lt;/xs:simpleType&gt;</w:t>
              </w:r>
            </w:ins>
          </w:p>
          <w:p w14:paraId="62F09077" w14:textId="77777777" w:rsidR="00D708FE" w:rsidRDefault="00D708FE" w:rsidP="00D708FE">
            <w:pPr>
              <w:pStyle w:val="XML1"/>
              <w:rPr>
                <w:ins w:id="5893" w:author="Thomas Dietz" w:date="2012-08-08T16:18:00Z"/>
              </w:rPr>
            </w:pPr>
            <w:ins w:id="5894" w:author="Thomas Dietz" w:date="2012-08-08T16:18:00Z">
              <w:r>
                <w:t xml:space="preserve">            &lt;/xs:element&gt;</w:t>
              </w:r>
            </w:ins>
          </w:p>
          <w:p w14:paraId="41E316D2" w14:textId="77777777" w:rsidR="00D708FE" w:rsidRDefault="00D708FE" w:rsidP="00D708FE">
            <w:pPr>
              <w:pStyle w:val="XML1"/>
              <w:rPr>
                <w:ins w:id="5895" w:author="Thomas Dietz" w:date="2012-08-08T16:18:00Z"/>
              </w:rPr>
            </w:pPr>
            <w:ins w:id="5896" w:author="Thomas Dietz" w:date="2012-08-08T16:18:00Z">
              <w:r>
                <w:t xml:space="preserve">            &lt;xs:element name="certificate" minOccurs="0"&gt;</w:t>
              </w:r>
            </w:ins>
          </w:p>
          <w:p w14:paraId="3FEF5E37" w14:textId="77777777" w:rsidR="00D708FE" w:rsidRDefault="00D708FE" w:rsidP="00D708FE">
            <w:pPr>
              <w:pStyle w:val="XML1"/>
              <w:rPr>
                <w:ins w:id="5897" w:author="Thomas Dietz" w:date="2012-08-08T16:18:00Z"/>
              </w:rPr>
            </w:pPr>
            <w:ins w:id="5898" w:author="Thomas Dietz" w:date="2012-08-08T16:18:00Z">
              <w:r>
                <w:t xml:space="preserve">              &lt;xs:annotation&gt;</w:t>
              </w:r>
            </w:ins>
          </w:p>
          <w:p w14:paraId="5CFE3B58" w14:textId="77777777" w:rsidR="00D708FE" w:rsidRDefault="00D708FE" w:rsidP="00D708FE">
            <w:pPr>
              <w:pStyle w:val="XML1"/>
              <w:rPr>
                <w:ins w:id="5899" w:author="Thomas Dietz" w:date="2012-08-08T16:18:00Z"/>
              </w:rPr>
            </w:pPr>
            <w:ins w:id="5900" w:author="Thomas Dietz" w:date="2012-08-08T16:18:00Z">
              <w:r>
                <w:t xml:space="preserve">                &lt;xs:documentation&gt;</w:t>
              </w:r>
            </w:ins>
          </w:p>
          <w:p w14:paraId="2037973B" w14:textId="77777777" w:rsidR="00D708FE" w:rsidRDefault="00D708FE" w:rsidP="00D708FE">
            <w:pPr>
              <w:pStyle w:val="XML1"/>
              <w:rPr>
                <w:ins w:id="5901" w:author="Thomas Dietz" w:date="2012-08-08T16:18:00Z"/>
              </w:rPr>
            </w:pPr>
            <w:ins w:id="5902" w:author="Thomas Dietz" w:date="2012-08-08T16:18:00Z">
              <w:r>
                <w:t xml:space="preserve">                  The resource identifier of the owned</w:t>
              </w:r>
            </w:ins>
          </w:p>
          <w:p w14:paraId="0FB17A5E" w14:textId="77777777" w:rsidR="00D708FE" w:rsidRDefault="00D708FE" w:rsidP="00D708FE">
            <w:pPr>
              <w:pStyle w:val="XML1"/>
              <w:rPr>
                <w:ins w:id="5903" w:author="Thomas Dietz" w:date="2012-08-08T16:18:00Z"/>
              </w:rPr>
            </w:pPr>
            <w:ins w:id="5904" w:author="Thomas Dietz" w:date="2012-08-08T16:18:00Z">
              <w:r>
                <w:t xml:space="preserve">                  certificate in the OpenFlow Capable Switch that the</w:t>
              </w:r>
            </w:ins>
          </w:p>
          <w:p w14:paraId="26B02A03" w14:textId="77777777" w:rsidR="00D708FE" w:rsidRDefault="00D708FE" w:rsidP="00D708FE">
            <w:pPr>
              <w:pStyle w:val="XML1"/>
              <w:rPr>
                <w:ins w:id="5905" w:author="Thomas Dietz" w:date="2012-08-08T16:18:00Z"/>
              </w:rPr>
            </w:pPr>
            <w:ins w:id="5906" w:author="Thomas Dietz" w:date="2012-08-08T16:18:00Z">
              <w:r>
                <w:t xml:space="preserve">                  OpenFlow Logical Switch uses to identify itself.  This</w:t>
              </w:r>
            </w:ins>
          </w:p>
          <w:p w14:paraId="4F4881F7" w14:textId="77777777" w:rsidR="00D708FE" w:rsidRDefault="00D708FE" w:rsidP="00D708FE">
            <w:pPr>
              <w:pStyle w:val="XML1"/>
              <w:rPr>
                <w:ins w:id="5907" w:author="Thomas Dietz" w:date="2012-08-08T16:18:00Z"/>
              </w:rPr>
            </w:pPr>
            <w:ins w:id="5908" w:author="Thomas Dietz" w:date="2012-08-08T16:18:00Z">
              <w:r>
                <w:t xml:space="preserve">                  element MUST NOT occur more than once in an OpenFlow</w:t>
              </w:r>
            </w:ins>
          </w:p>
          <w:p w14:paraId="2BAEC882" w14:textId="77777777" w:rsidR="00D708FE" w:rsidRDefault="00D708FE" w:rsidP="00D708FE">
            <w:pPr>
              <w:pStyle w:val="XML1"/>
              <w:rPr>
                <w:ins w:id="5909" w:author="Thomas Dietz" w:date="2012-08-08T16:18:00Z"/>
              </w:rPr>
            </w:pPr>
            <w:ins w:id="5910" w:author="Thomas Dietz" w:date="2012-08-08T16:18:00Z">
              <w:r>
                <w:t xml:space="preserve">                  Logical Switch's resource list.  </w:t>
              </w:r>
            </w:ins>
          </w:p>
          <w:p w14:paraId="6B4EECA7" w14:textId="77777777" w:rsidR="00D708FE" w:rsidRDefault="00D708FE" w:rsidP="00D708FE">
            <w:pPr>
              <w:pStyle w:val="XML1"/>
              <w:rPr>
                <w:ins w:id="5911" w:author="Thomas Dietz" w:date="2012-08-08T16:18:00Z"/>
              </w:rPr>
            </w:pPr>
            <w:ins w:id="5912" w:author="Thomas Dietz" w:date="2012-08-08T16:18:00Z">
              <w:r>
                <w:t xml:space="preserve">                          </w:t>
              </w:r>
            </w:ins>
          </w:p>
          <w:p w14:paraId="4DD9C32B" w14:textId="77777777" w:rsidR="00D708FE" w:rsidRDefault="00D708FE" w:rsidP="00D708FE">
            <w:pPr>
              <w:pStyle w:val="XML1"/>
              <w:rPr>
                <w:ins w:id="5913" w:author="Thomas Dietz" w:date="2012-08-08T16:18:00Z"/>
              </w:rPr>
            </w:pPr>
            <w:ins w:id="5914" w:author="Thomas Dietz" w:date="2012-08-08T16:18:00Z">
              <w:r>
                <w:t xml:space="preserve">                  If no such element is in an OpenFlow Logical Switch's </w:t>
              </w:r>
            </w:ins>
          </w:p>
          <w:p w14:paraId="3621363E" w14:textId="77777777" w:rsidR="00D708FE" w:rsidRDefault="00D708FE" w:rsidP="00D708FE">
            <w:pPr>
              <w:pStyle w:val="XML1"/>
              <w:rPr>
                <w:ins w:id="5915" w:author="Thomas Dietz" w:date="2012-08-08T16:18:00Z"/>
              </w:rPr>
            </w:pPr>
            <w:ins w:id="5916" w:author="Thomas Dietz" w:date="2012-08-08T16:18:00Z">
              <w:r>
                <w:t xml:space="preserve">                  resource list, then the OpenFlow Logical Switch does not </w:t>
              </w:r>
            </w:ins>
          </w:p>
          <w:p w14:paraId="332AB866" w14:textId="77777777" w:rsidR="00D708FE" w:rsidRDefault="00D708FE" w:rsidP="00D708FE">
            <w:pPr>
              <w:pStyle w:val="XML1"/>
              <w:rPr>
                <w:ins w:id="5917" w:author="Thomas Dietz" w:date="2012-08-08T16:18:00Z"/>
              </w:rPr>
            </w:pPr>
            <w:ins w:id="5918" w:author="Thomas Dietz" w:date="2012-08-08T16:18:00Z">
              <w:r>
                <w:t xml:space="preserve">                  authenticate itself towards an OpenFloe Controller with a</w:t>
              </w:r>
            </w:ins>
          </w:p>
          <w:p w14:paraId="08F0ECA9" w14:textId="77777777" w:rsidR="00D708FE" w:rsidRDefault="00D708FE" w:rsidP="00D708FE">
            <w:pPr>
              <w:pStyle w:val="XML1"/>
              <w:rPr>
                <w:ins w:id="5919" w:author="Thomas Dietz" w:date="2012-08-08T16:18:00Z"/>
              </w:rPr>
            </w:pPr>
            <w:ins w:id="5920" w:author="Thomas Dietz" w:date="2012-08-08T16:18:00Z">
              <w:r>
                <w:t xml:space="preserve">                  </w:t>
              </w:r>
              <w:proofErr w:type="gramStart"/>
              <w:r>
                <w:t>certificate</w:t>
              </w:r>
              <w:proofErr w:type="gramEnd"/>
              <w:r>
                <w:t>.  If this element is present, then the</w:t>
              </w:r>
            </w:ins>
          </w:p>
          <w:p w14:paraId="1DB3CD70" w14:textId="77777777" w:rsidR="00D708FE" w:rsidRDefault="00D708FE" w:rsidP="00D708FE">
            <w:pPr>
              <w:pStyle w:val="XML1"/>
              <w:rPr>
                <w:ins w:id="5921" w:author="Thomas Dietz" w:date="2012-08-08T16:18:00Z"/>
              </w:rPr>
            </w:pPr>
            <w:ins w:id="5922" w:author="Thomas Dietz" w:date="2012-08-08T16:18:00Z">
              <w:r>
                <w:t xml:space="preserve">                  OpenFlow Logical Switch MUST provide this certificate for</w:t>
              </w:r>
            </w:ins>
          </w:p>
          <w:p w14:paraId="15DD0474" w14:textId="77777777" w:rsidR="00D708FE" w:rsidRDefault="00D708FE" w:rsidP="00D708FE">
            <w:pPr>
              <w:pStyle w:val="XML1"/>
              <w:rPr>
                <w:ins w:id="5923" w:author="Thomas Dietz" w:date="2012-08-08T16:18:00Z"/>
              </w:rPr>
            </w:pPr>
            <w:ins w:id="5924" w:author="Thomas Dietz" w:date="2012-08-08T16:18:00Z">
              <w:r>
                <w:t xml:space="preserve">                  authentication to an OpenFlow Controller when setting up</w:t>
              </w:r>
            </w:ins>
          </w:p>
          <w:p w14:paraId="5B00838C" w14:textId="77777777" w:rsidR="00D708FE" w:rsidRDefault="00D708FE" w:rsidP="00D708FE">
            <w:pPr>
              <w:pStyle w:val="XML1"/>
              <w:rPr>
                <w:ins w:id="5925" w:author="Thomas Dietz" w:date="2012-08-08T16:18:00Z"/>
              </w:rPr>
            </w:pPr>
            <w:ins w:id="5926" w:author="Thomas Dietz" w:date="2012-08-08T16:18:00Z">
              <w:r>
                <w:t xml:space="preserve">                  </w:t>
              </w:r>
              <w:proofErr w:type="gramStart"/>
              <w:r>
                <w:t>a</w:t>
              </w:r>
              <w:proofErr w:type="gramEnd"/>
              <w:r>
                <w:t xml:space="preserve"> TLS connection.  </w:t>
              </w:r>
            </w:ins>
          </w:p>
          <w:p w14:paraId="3DC36E8C" w14:textId="77777777" w:rsidR="00D708FE" w:rsidRDefault="00D708FE" w:rsidP="00D708FE">
            <w:pPr>
              <w:pStyle w:val="XML1"/>
              <w:rPr>
                <w:ins w:id="5927" w:author="Thomas Dietz" w:date="2012-08-08T16:18:00Z"/>
              </w:rPr>
            </w:pPr>
            <w:ins w:id="5928" w:author="Thomas Dietz" w:date="2012-08-08T16:18:00Z">
              <w:r>
                <w:t xml:space="preserve">                          </w:t>
              </w:r>
            </w:ins>
          </w:p>
          <w:p w14:paraId="0D74BECA" w14:textId="77777777" w:rsidR="00D708FE" w:rsidRDefault="00D708FE" w:rsidP="00D708FE">
            <w:pPr>
              <w:pStyle w:val="XML1"/>
              <w:rPr>
                <w:ins w:id="5929" w:author="Thomas Dietz" w:date="2012-08-08T16:18:00Z"/>
              </w:rPr>
            </w:pPr>
            <w:ins w:id="5930" w:author="Thomas Dietz" w:date="2012-08-08T16:18:00Z">
              <w:r>
                <w:t xml:space="preserve">                  For TCP connections this element is irrelevant.</w:t>
              </w:r>
            </w:ins>
          </w:p>
          <w:p w14:paraId="52C7FB43" w14:textId="77777777" w:rsidR="00D708FE" w:rsidRDefault="00D708FE" w:rsidP="00D708FE">
            <w:pPr>
              <w:pStyle w:val="XML1"/>
              <w:rPr>
                <w:ins w:id="5931" w:author="Thomas Dietz" w:date="2012-08-08T16:18:00Z"/>
              </w:rPr>
            </w:pPr>
          </w:p>
          <w:p w14:paraId="5CFF15CD" w14:textId="77777777" w:rsidR="00D708FE" w:rsidRDefault="00D708FE" w:rsidP="00D708FE">
            <w:pPr>
              <w:pStyle w:val="XML1"/>
              <w:rPr>
                <w:ins w:id="5932" w:author="Thomas Dietz" w:date="2012-08-08T16:18:00Z"/>
              </w:rPr>
            </w:pPr>
            <w:ins w:id="5933" w:author="Thomas Dietz" w:date="2012-08-08T16:18:00Z">
              <w:r>
                <w:t xml:space="preserve">                  The element MUST refer to an element at the following</w:t>
              </w:r>
            </w:ins>
          </w:p>
          <w:p w14:paraId="40F438DB" w14:textId="77777777" w:rsidR="00D708FE" w:rsidRDefault="00D708FE" w:rsidP="00D708FE">
            <w:pPr>
              <w:pStyle w:val="XML1"/>
              <w:rPr>
                <w:ins w:id="5934" w:author="Thomas Dietz" w:date="2012-08-08T16:18:00Z"/>
              </w:rPr>
            </w:pPr>
            <w:ins w:id="5935" w:author="Thomas Dietz" w:date="2012-08-08T16:18:00Z">
              <w:r>
                <w:t xml:space="preserve">                  path:</w:t>
              </w:r>
            </w:ins>
          </w:p>
          <w:p w14:paraId="74360C29" w14:textId="77777777" w:rsidR="00D708FE" w:rsidRDefault="00D708FE" w:rsidP="00D708FE">
            <w:pPr>
              <w:pStyle w:val="XML1"/>
              <w:rPr>
                <w:ins w:id="5936" w:author="Thomas Dietz" w:date="2012-08-08T16:18:00Z"/>
              </w:rPr>
            </w:pPr>
            <w:ins w:id="5937" w:author="Thomas Dietz" w:date="2012-08-08T16:18:00Z">
              <w:r>
                <w:t xml:space="preserve">                  /capable-switch/resources/owned-certificate/resource-id</w:t>
              </w:r>
            </w:ins>
          </w:p>
          <w:p w14:paraId="587D8298" w14:textId="77777777" w:rsidR="00D708FE" w:rsidRDefault="00D708FE" w:rsidP="00D708FE">
            <w:pPr>
              <w:pStyle w:val="XML1"/>
              <w:rPr>
                <w:ins w:id="5938" w:author="Thomas Dietz" w:date="2012-08-08T16:18:00Z"/>
              </w:rPr>
            </w:pPr>
          </w:p>
          <w:p w14:paraId="6207EB3E" w14:textId="77777777" w:rsidR="00D708FE" w:rsidRDefault="00D708FE" w:rsidP="00D708FE">
            <w:pPr>
              <w:pStyle w:val="XML1"/>
              <w:rPr>
                <w:ins w:id="5939" w:author="Thomas Dietz" w:date="2012-08-08T16:18:00Z"/>
              </w:rPr>
            </w:pPr>
            <w:ins w:id="5940" w:author="Thomas Dietz" w:date="2012-08-08T16:18:00Z">
              <w:r>
                <w:t xml:space="preserve">                &lt;/xs:documentation&gt;</w:t>
              </w:r>
            </w:ins>
          </w:p>
          <w:p w14:paraId="64D8842F" w14:textId="77777777" w:rsidR="00D708FE" w:rsidRDefault="00D708FE" w:rsidP="00D708FE">
            <w:pPr>
              <w:pStyle w:val="XML1"/>
              <w:rPr>
                <w:ins w:id="5941" w:author="Thomas Dietz" w:date="2012-08-08T16:18:00Z"/>
              </w:rPr>
            </w:pPr>
            <w:ins w:id="5942" w:author="Thomas Dietz" w:date="2012-08-08T16:18:00Z">
              <w:r>
                <w:t xml:space="preserve">              &lt;/xs:annotation&gt;</w:t>
              </w:r>
            </w:ins>
          </w:p>
          <w:p w14:paraId="6153F708" w14:textId="77777777" w:rsidR="00D708FE" w:rsidRDefault="00D708FE" w:rsidP="00D708FE">
            <w:pPr>
              <w:pStyle w:val="XML1"/>
              <w:rPr>
                <w:ins w:id="5943" w:author="Thomas Dietz" w:date="2012-08-08T16:18:00Z"/>
              </w:rPr>
            </w:pPr>
            <w:ins w:id="5944" w:author="Thomas Dietz" w:date="2012-08-08T16:18:00Z">
              <w:r>
                <w:t xml:space="preserve">              &lt;xs:simpleType&gt;</w:t>
              </w:r>
            </w:ins>
          </w:p>
          <w:p w14:paraId="6D38E6B0" w14:textId="77777777" w:rsidR="00D708FE" w:rsidRDefault="00D708FE" w:rsidP="00D708FE">
            <w:pPr>
              <w:pStyle w:val="XML1"/>
              <w:rPr>
                <w:ins w:id="5945" w:author="Thomas Dietz" w:date="2012-08-08T16:18:00Z"/>
              </w:rPr>
            </w:pPr>
            <w:ins w:id="5946" w:author="Thomas Dietz" w:date="2012-08-08T16:18:00Z">
              <w:r>
                <w:t xml:space="preserve">                &lt;xs:restriction base="inet:uri"&gt;</w:t>
              </w:r>
            </w:ins>
          </w:p>
          <w:p w14:paraId="3AF6E6A6" w14:textId="77777777" w:rsidR="00D708FE" w:rsidRDefault="00D708FE" w:rsidP="00D708FE">
            <w:pPr>
              <w:pStyle w:val="XML1"/>
              <w:rPr>
                <w:ins w:id="5947" w:author="Thomas Dietz" w:date="2012-08-08T16:18:00Z"/>
              </w:rPr>
            </w:pPr>
            <w:ins w:id="5948" w:author="Thomas Dietz" w:date="2012-08-08T16:18:00Z">
              <w:r>
                <w:t xml:space="preserve">                &lt;/xs:restriction&gt;</w:t>
              </w:r>
            </w:ins>
          </w:p>
          <w:p w14:paraId="2CFB39C2" w14:textId="77777777" w:rsidR="00D708FE" w:rsidRDefault="00D708FE" w:rsidP="00D708FE">
            <w:pPr>
              <w:pStyle w:val="XML1"/>
              <w:rPr>
                <w:ins w:id="5949" w:author="Thomas Dietz" w:date="2012-08-08T16:18:00Z"/>
              </w:rPr>
            </w:pPr>
            <w:ins w:id="5950" w:author="Thomas Dietz" w:date="2012-08-08T16:18:00Z">
              <w:r>
                <w:t xml:space="preserve">              &lt;/xs:simpleType&gt;</w:t>
              </w:r>
            </w:ins>
          </w:p>
          <w:p w14:paraId="3CE39DF2" w14:textId="77777777" w:rsidR="00D708FE" w:rsidRDefault="00D708FE" w:rsidP="00D708FE">
            <w:pPr>
              <w:pStyle w:val="XML1"/>
              <w:rPr>
                <w:ins w:id="5951" w:author="Thomas Dietz" w:date="2012-08-08T16:18:00Z"/>
              </w:rPr>
            </w:pPr>
            <w:ins w:id="5952" w:author="Thomas Dietz" w:date="2012-08-08T16:18:00Z">
              <w:r>
                <w:t xml:space="preserve">            &lt;/xs:element&gt;</w:t>
              </w:r>
            </w:ins>
          </w:p>
          <w:p w14:paraId="032F17EC" w14:textId="77777777" w:rsidR="00D708FE" w:rsidRDefault="00D708FE" w:rsidP="00D708FE">
            <w:pPr>
              <w:pStyle w:val="XML1"/>
              <w:rPr>
                <w:ins w:id="5953" w:author="Thomas Dietz" w:date="2012-08-08T16:18:00Z"/>
              </w:rPr>
            </w:pPr>
            <w:ins w:id="5954" w:author="Thomas Dietz" w:date="2012-08-08T16:18:00Z">
              <w:r>
                <w:t xml:space="preserve">            &lt;xs:element name="flow-table" minOccurs="0" maxOccurs="unbounded"&gt;</w:t>
              </w:r>
            </w:ins>
          </w:p>
          <w:p w14:paraId="40B56564" w14:textId="77777777" w:rsidR="00D708FE" w:rsidRDefault="00D708FE" w:rsidP="00D708FE">
            <w:pPr>
              <w:pStyle w:val="XML1"/>
              <w:rPr>
                <w:ins w:id="5955" w:author="Thomas Dietz" w:date="2012-08-08T16:18:00Z"/>
              </w:rPr>
            </w:pPr>
            <w:ins w:id="5956" w:author="Thomas Dietz" w:date="2012-08-08T16:18:00Z">
              <w:r>
                <w:t xml:space="preserve">              &lt;xs:annotation&gt;</w:t>
              </w:r>
            </w:ins>
          </w:p>
          <w:p w14:paraId="09FF9110" w14:textId="77777777" w:rsidR="00D708FE" w:rsidRDefault="00D708FE" w:rsidP="00D708FE">
            <w:pPr>
              <w:pStyle w:val="XML1"/>
              <w:rPr>
                <w:ins w:id="5957" w:author="Thomas Dietz" w:date="2012-08-08T16:18:00Z"/>
              </w:rPr>
            </w:pPr>
            <w:ins w:id="5958" w:author="Thomas Dietz" w:date="2012-08-08T16:18:00Z">
              <w:r>
                <w:t xml:space="preserve">                &lt;xs:documentation&gt;</w:t>
              </w:r>
            </w:ins>
          </w:p>
          <w:p w14:paraId="2C6CD43A" w14:textId="77777777" w:rsidR="00D708FE" w:rsidRDefault="00D708FE" w:rsidP="00D708FE">
            <w:pPr>
              <w:pStyle w:val="XML1"/>
              <w:rPr>
                <w:ins w:id="5959" w:author="Thomas Dietz" w:date="2012-08-08T16:18:00Z"/>
              </w:rPr>
            </w:pPr>
            <w:ins w:id="5960" w:author="Thomas Dietz" w:date="2012-08-08T16:18:00Z">
              <w:r>
                <w:t xml:space="preserve">                  A resource identifier of a flow table of the </w:t>
              </w:r>
            </w:ins>
          </w:p>
          <w:p w14:paraId="66167E7F" w14:textId="77777777" w:rsidR="00D708FE" w:rsidRDefault="00D708FE" w:rsidP="00D708FE">
            <w:pPr>
              <w:pStyle w:val="XML1"/>
              <w:rPr>
                <w:ins w:id="5961" w:author="Thomas Dietz" w:date="2012-08-08T16:18:00Z"/>
              </w:rPr>
            </w:pPr>
            <w:ins w:id="5962" w:author="Thomas Dietz" w:date="2012-08-08T16:18:00Z">
              <w:r>
                <w:t xml:space="preserve">                  OpenFlow Capable Switch that the OpenFlow Logical Switch </w:t>
              </w:r>
            </w:ins>
          </w:p>
          <w:p w14:paraId="07FFCEA4" w14:textId="77777777" w:rsidR="00D708FE" w:rsidRDefault="00D708FE" w:rsidP="00D708FE">
            <w:pPr>
              <w:pStyle w:val="XML1"/>
              <w:rPr>
                <w:ins w:id="5963" w:author="Thomas Dietz" w:date="2012-08-08T16:18:00Z"/>
              </w:rPr>
            </w:pPr>
            <w:ins w:id="5964" w:author="Thomas Dietz" w:date="2012-08-08T16:18:00Z">
              <w:r>
                <w:t xml:space="preserve">                  </w:t>
              </w:r>
              <w:proofErr w:type="gramStart"/>
              <w:r>
                <w:t>has</w:t>
              </w:r>
              <w:proofErr w:type="gramEnd"/>
              <w:r>
                <w:t xml:space="preserve"> exclusive access to.</w:t>
              </w:r>
            </w:ins>
          </w:p>
          <w:p w14:paraId="7BA730C2" w14:textId="77777777" w:rsidR="00D708FE" w:rsidRDefault="00D708FE" w:rsidP="00D708FE">
            <w:pPr>
              <w:pStyle w:val="XML1"/>
              <w:rPr>
                <w:ins w:id="5965" w:author="Thomas Dietz" w:date="2012-08-08T16:18:00Z"/>
              </w:rPr>
            </w:pPr>
          </w:p>
          <w:p w14:paraId="580671BE" w14:textId="77777777" w:rsidR="00D708FE" w:rsidRDefault="00D708FE" w:rsidP="00D708FE">
            <w:pPr>
              <w:pStyle w:val="XML1"/>
              <w:rPr>
                <w:ins w:id="5966" w:author="Thomas Dietz" w:date="2012-08-08T16:18:00Z"/>
              </w:rPr>
            </w:pPr>
            <w:ins w:id="5967" w:author="Thomas Dietz" w:date="2012-08-08T16:18:00Z">
              <w:r>
                <w:t xml:space="preserve">                  The elements in this list MUST refer to elements at the</w:t>
              </w:r>
            </w:ins>
          </w:p>
          <w:p w14:paraId="0A467C30" w14:textId="77777777" w:rsidR="00D708FE" w:rsidRDefault="00D708FE" w:rsidP="00D708FE">
            <w:pPr>
              <w:pStyle w:val="XML1"/>
              <w:rPr>
                <w:ins w:id="5968" w:author="Thomas Dietz" w:date="2012-08-08T16:18:00Z"/>
              </w:rPr>
            </w:pPr>
            <w:ins w:id="5969" w:author="Thomas Dietz" w:date="2012-08-08T16:18:00Z">
              <w:r>
                <w:t xml:space="preserve">                  following path:</w:t>
              </w:r>
            </w:ins>
          </w:p>
          <w:p w14:paraId="4D170212" w14:textId="77777777" w:rsidR="00D708FE" w:rsidRDefault="00D708FE" w:rsidP="00D708FE">
            <w:pPr>
              <w:pStyle w:val="XML1"/>
              <w:rPr>
                <w:ins w:id="5970" w:author="Thomas Dietz" w:date="2012-08-08T16:18:00Z"/>
              </w:rPr>
            </w:pPr>
            <w:ins w:id="5971" w:author="Thomas Dietz" w:date="2012-08-08T16:18:00Z">
              <w:r>
                <w:t xml:space="preserve">                  /capable-switch/resources/flow-table/resource-id</w:t>
              </w:r>
            </w:ins>
          </w:p>
          <w:p w14:paraId="06B75511" w14:textId="77777777" w:rsidR="00D708FE" w:rsidRDefault="00D708FE" w:rsidP="00D708FE">
            <w:pPr>
              <w:pStyle w:val="XML1"/>
              <w:rPr>
                <w:ins w:id="5972" w:author="Thomas Dietz" w:date="2012-08-08T16:18:00Z"/>
              </w:rPr>
            </w:pPr>
          </w:p>
          <w:p w14:paraId="42472F90" w14:textId="77777777" w:rsidR="00D708FE" w:rsidRDefault="00D708FE" w:rsidP="00D708FE">
            <w:pPr>
              <w:pStyle w:val="XML1"/>
              <w:rPr>
                <w:ins w:id="5973" w:author="Thomas Dietz" w:date="2012-08-08T16:18:00Z"/>
              </w:rPr>
            </w:pPr>
            <w:ins w:id="5974" w:author="Thomas Dietz" w:date="2012-08-08T16:18:00Z">
              <w:r>
                <w:t xml:space="preserve">                  Elements in this list MUST be unique. This means each</w:t>
              </w:r>
            </w:ins>
          </w:p>
          <w:p w14:paraId="3FF87E9B" w14:textId="77777777" w:rsidR="00D708FE" w:rsidRDefault="00D708FE" w:rsidP="00D708FE">
            <w:pPr>
              <w:pStyle w:val="XML1"/>
              <w:rPr>
                <w:ins w:id="5975" w:author="Thomas Dietz" w:date="2012-08-08T16:18:00Z"/>
              </w:rPr>
            </w:pPr>
            <w:ins w:id="5976" w:author="Thomas Dietz" w:date="2012-08-08T16:18:00Z">
              <w:r>
                <w:t xml:space="preserve">                  </w:t>
              </w:r>
              <w:proofErr w:type="gramStart"/>
              <w:r>
                <w:t>flow-table</w:t>
              </w:r>
              <w:proofErr w:type="gramEnd"/>
              <w:r>
                <w:t xml:space="preserve"> element can only be referenced once.</w:t>
              </w:r>
            </w:ins>
          </w:p>
          <w:p w14:paraId="3B1DCB3D" w14:textId="77777777" w:rsidR="00D708FE" w:rsidRDefault="00D708FE" w:rsidP="00D708FE">
            <w:pPr>
              <w:pStyle w:val="XML1"/>
              <w:rPr>
                <w:ins w:id="5977" w:author="Thomas Dietz" w:date="2012-08-08T16:18:00Z"/>
              </w:rPr>
            </w:pPr>
            <w:ins w:id="5978" w:author="Thomas Dietz" w:date="2012-08-08T16:18:00Z">
              <w:r>
                <w:t xml:space="preserve">                &lt;/xs:documentation&gt;</w:t>
              </w:r>
            </w:ins>
          </w:p>
          <w:p w14:paraId="010AAF37" w14:textId="77777777" w:rsidR="00D708FE" w:rsidRDefault="00D708FE" w:rsidP="00D708FE">
            <w:pPr>
              <w:pStyle w:val="XML1"/>
              <w:rPr>
                <w:ins w:id="5979" w:author="Thomas Dietz" w:date="2012-08-08T16:18:00Z"/>
              </w:rPr>
            </w:pPr>
            <w:ins w:id="5980" w:author="Thomas Dietz" w:date="2012-08-08T16:18:00Z">
              <w:r>
                <w:t xml:space="preserve">              &lt;/xs:annotation&gt;</w:t>
              </w:r>
            </w:ins>
          </w:p>
          <w:p w14:paraId="11F09279" w14:textId="77777777" w:rsidR="00D708FE" w:rsidRDefault="00D708FE" w:rsidP="00D708FE">
            <w:pPr>
              <w:pStyle w:val="XML1"/>
              <w:rPr>
                <w:ins w:id="5981" w:author="Thomas Dietz" w:date="2012-08-08T16:18:00Z"/>
              </w:rPr>
            </w:pPr>
            <w:ins w:id="5982" w:author="Thomas Dietz" w:date="2012-08-08T16:18:00Z">
              <w:r>
                <w:t xml:space="preserve">              &lt;xs:simpleType&gt;</w:t>
              </w:r>
            </w:ins>
          </w:p>
          <w:p w14:paraId="552FD5FE" w14:textId="77777777" w:rsidR="00D708FE" w:rsidRDefault="00D708FE" w:rsidP="00D708FE">
            <w:pPr>
              <w:pStyle w:val="XML1"/>
              <w:rPr>
                <w:ins w:id="5983" w:author="Thomas Dietz" w:date="2012-08-08T16:18:00Z"/>
              </w:rPr>
            </w:pPr>
            <w:ins w:id="5984" w:author="Thomas Dietz" w:date="2012-08-08T16:18:00Z">
              <w:r>
                <w:t xml:space="preserve">                &lt;xs:restriction base="inet:uri"&gt;</w:t>
              </w:r>
            </w:ins>
          </w:p>
          <w:p w14:paraId="273152CB" w14:textId="77777777" w:rsidR="00D708FE" w:rsidRDefault="00D708FE" w:rsidP="00D708FE">
            <w:pPr>
              <w:pStyle w:val="XML1"/>
              <w:rPr>
                <w:ins w:id="5985" w:author="Thomas Dietz" w:date="2012-08-08T16:18:00Z"/>
              </w:rPr>
            </w:pPr>
            <w:ins w:id="5986" w:author="Thomas Dietz" w:date="2012-08-08T16:18:00Z">
              <w:r>
                <w:t xml:space="preserve">                &lt;/xs:restriction&gt;</w:t>
              </w:r>
            </w:ins>
          </w:p>
          <w:p w14:paraId="2A420BFD" w14:textId="77777777" w:rsidR="00D708FE" w:rsidRDefault="00D708FE" w:rsidP="00D708FE">
            <w:pPr>
              <w:pStyle w:val="XML1"/>
              <w:rPr>
                <w:ins w:id="5987" w:author="Thomas Dietz" w:date="2012-08-08T16:18:00Z"/>
              </w:rPr>
            </w:pPr>
            <w:ins w:id="5988" w:author="Thomas Dietz" w:date="2012-08-08T16:18:00Z">
              <w:r>
                <w:t xml:space="preserve">              &lt;/xs:simpleType&gt;</w:t>
              </w:r>
            </w:ins>
          </w:p>
          <w:p w14:paraId="42D2C55F" w14:textId="77777777" w:rsidR="00D708FE" w:rsidRDefault="00D708FE" w:rsidP="00D708FE">
            <w:pPr>
              <w:pStyle w:val="XML1"/>
              <w:rPr>
                <w:ins w:id="5989" w:author="Thomas Dietz" w:date="2012-08-08T16:18:00Z"/>
              </w:rPr>
            </w:pPr>
            <w:ins w:id="5990" w:author="Thomas Dietz" w:date="2012-08-08T16:18:00Z">
              <w:r>
                <w:t xml:space="preserve">            &lt;/xs:element&gt;</w:t>
              </w:r>
            </w:ins>
          </w:p>
          <w:p w14:paraId="2AEAACE6" w14:textId="77777777" w:rsidR="00D708FE" w:rsidRDefault="00D708FE" w:rsidP="00D708FE">
            <w:pPr>
              <w:pStyle w:val="XML1"/>
              <w:rPr>
                <w:ins w:id="5991" w:author="Thomas Dietz" w:date="2012-08-08T16:18:00Z"/>
              </w:rPr>
            </w:pPr>
            <w:ins w:id="5992" w:author="Thomas Dietz" w:date="2012-08-08T16:18:00Z">
              <w:r>
                <w:t xml:space="preserve">          &lt;/xs:sequence&gt;</w:t>
              </w:r>
            </w:ins>
          </w:p>
          <w:p w14:paraId="07F7AFCD" w14:textId="77777777" w:rsidR="00D708FE" w:rsidRDefault="00D708FE" w:rsidP="00D708FE">
            <w:pPr>
              <w:pStyle w:val="XML1"/>
              <w:rPr>
                <w:ins w:id="5993" w:author="Thomas Dietz" w:date="2012-08-08T16:18:00Z"/>
              </w:rPr>
            </w:pPr>
            <w:ins w:id="5994" w:author="Thomas Dietz" w:date="2012-08-08T16:18:00Z">
              <w:r>
                <w:t xml:space="preserve">        &lt;/xs:complexType&gt;</w:t>
              </w:r>
            </w:ins>
          </w:p>
          <w:p w14:paraId="44200072" w14:textId="77777777" w:rsidR="00D708FE" w:rsidRDefault="00D708FE" w:rsidP="00D708FE">
            <w:pPr>
              <w:pStyle w:val="XML1"/>
              <w:rPr>
                <w:ins w:id="5995" w:author="Thomas Dietz" w:date="2012-08-08T16:18:00Z"/>
              </w:rPr>
            </w:pPr>
            <w:ins w:id="5996" w:author="Thomas Dietz" w:date="2012-08-08T16:18:00Z">
              <w:r>
                <w:t xml:space="preserve">      &lt;/xs:element&gt;</w:t>
              </w:r>
            </w:ins>
          </w:p>
          <w:p w14:paraId="1ABDFF5E" w14:textId="77777777" w:rsidR="00D708FE" w:rsidRDefault="00D708FE" w:rsidP="00D708FE">
            <w:pPr>
              <w:pStyle w:val="XML1"/>
              <w:rPr>
                <w:ins w:id="5997" w:author="Thomas Dietz" w:date="2012-08-08T16:18:00Z"/>
              </w:rPr>
            </w:pPr>
            <w:ins w:id="5998" w:author="Thomas Dietz" w:date="2012-08-08T16:18:00Z">
              <w:r>
                <w:lastRenderedPageBreak/>
                <w:t xml:space="preserve">    &lt;/xs:sequence&gt;</w:t>
              </w:r>
            </w:ins>
          </w:p>
          <w:p w14:paraId="05FA667C" w14:textId="77777777" w:rsidR="00D708FE" w:rsidRDefault="00D708FE" w:rsidP="00D708FE">
            <w:pPr>
              <w:pStyle w:val="XML1"/>
              <w:rPr>
                <w:ins w:id="5999" w:author="Thomas Dietz" w:date="2012-08-08T16:18:00Z"/>
              </w:rPr>
            </w:pPr>
            <w:ins w:id="6000" w:author="Thomas Dietz" w:date="2012-08-08T16:18:00Z">
              <w:r>
                <w:t xml:space="preserve">  &lt;/xs:group&gt;</w:t>
              </w:r>
            </w:ins>
          </w:p>
          <w:p w14:paraId="723A5266" w14:textId="77777777" w:rsidR="00D708FE" w:rsidRDefault="00D708FE" w:rsidP="00D708FE">
            <w:pPr>
              <w:pStyle w:val="XML1"/>
              <w:rPr>
                <w:ins w:id="6001" w:author="Thomas Dietz" w:date="2012-08-08T16:18:00Z"/>
              </w:rPr>
            </w:pPr>
          </w:p>
          <w:p w14:paraId="42780B77" w14:textId="77777777" w:rsidR="00D708FE" w:rsidRDefault="00D708FE" w:rsidP="00D708FE">
            <w:pPr>
              <w:pStyle w:val="XML1"/>
              <w:rPr>
                <w:ins w:id="6002" w:author="Thomas Dietz" w:date="2012-08-08T16:18:00Z"/>
              </w:rPr>
            </w:pPr>
            <w:ins w:id="6003" w:author="Thomas Dietz" w:date="2012-08-08T16:18:00Z">
              <w:r>
                <w:t xml:space="preserve">  &lt;xs:group name="KeyValueType"&gt;</w:t>
              </w:r>
            </w:ins>
          </w:p>
          <w:p w14:paraId="125CAA2D" w14:textId="77777777" w:rsidR="00D708FE" w:rsidRDefault="00D708FE" w:rsidP="00D708FE">
            <w:pPr>
              <w:pStyle w:val="XML1"/>
              <w:rPr>
                <w:ins w:id="6004" w:author="Thomas Dietz" w:date="2012-08-08T16:18:00Z"/>
              </w:rPr>
            </w:pPr>
            <w:ins w:id="6005" w:author="Thomas Dietz" w:date="2012-08-08T16:18:00Z">
              <w:r>
                <w:t xml:space="preserve">    &lt;xs:annotation&gt;</w:t>
              </w:r>
            </w:ins>
          </w:p>
          <w:p w14:paraId="07F940F1" w14:textId="77777777" w:rsidR="00D708FE" w:rsidRDefault="00D708FE" w:rsidP="00D708FE">
            <w:pPr>
              <w:pStyle w:val="XML1"/>
              <w:rPr>
                <w:ins w:id="6006" w:author="Thomas Dietz" w:date="2012-08-08T16:18:00Z"/>
              </w:rPr>
            </w:pPr>
            <w:ins w:id="6007" w:author="Thomas Dietz" w:date="2012-08-08T16:18:00Z">
              <w:r>
                <w:t xml:space="preserve">      &lt;xs:documentation&gt;</w:t>
              </w:r>
            </w:ins>
          </w:p>
          <w:p w14:paraId="003D00B2" w14:textId="77777777" w:rsidR="00D708FE" w:rsidRDefault="00D708FE" w:rsidP="00D708FE">
            <w:pPr>
              <w:pStyle w:val="XML1"/>
              <w:rPr>
                <w:ins w:id="6008" w:author="Thomas Dietz" w:date="2012-08-08T16:18:00Z"/>
              </w:rPr>
            </w:pPr>
            <w:ins w:id="6009" w:author="Thomas Dietz" w:date="2012-08-08T16:18:00Z">
              <w:r>
                <w:t xml:space="preserve">        The KeyValue element contains a single public key</w:t>
              </w:r>
            </w:ins>
          </w:p>
          <w:p w14:paraId="3F506769" w14:textId="77777777" w:rsidR="00D708FE" w:rsidRDefault="00D708FE" w:rsidP="00D708FE">
            <w:pPr>
              <w:pStyle w:val="XML1"/>
              <w:rPr>
                <w:ins w:id="6010" w:author="Thomas Dietz" w:date="2012-08-08T16:18:00Z"/>
              </w:rPr>
            </w:pPr>
            <w:ins w:id="6011" w:author="Thomas Dietz" w:date="2012-08-08T16:18:00Z">
              <w:r>
                <w:t xml:space="preserve">        </w:t>
              </w:r>
              <w:proofErr w:type="gramStart"/>
              <w:r>
                <w:t>that</w:t>
              </w:r>
              <w:proofErr w:type="gramEnd"/>
              <w:r>
                <w:t xml:space="preserve"> may be useful in validating the signature.</w:t>
              </w:r>
            </w:ins>
          </w:p>
          <w:p w14:paraId="0A9BEA36" w14:textId="77777777" w:rsidR="00D708FE" w:rsidRDefault="00D708FE" w:rsidP="00D708FE">
            <w:pPr>
              <w:pStyle w:val="XML1"/>
              <w:rPr>
                <w:ins w:id="6012" w:author="Thomas Dietz" w:date="2012-08-08T16:18:00Z"/>
              </w:rPr>
            </w:pPr>
          </w:p>
          <w:p w14:paraId="1A74CAEC" w14:textId="77777777" w:rsidR="00D708FE" w:rsidRDefault="00D708FE" w:rsidP="00D708FE">
            <w:pPr>
              <w:pStyle w:val="XML1"/>
              <w:rPr>
                <w:ins w:id="6013" w:author="Thomas Dietz" w:date="2012-08-08T16:18:00Z"/>
              </w:rPr>
            </w:pPr>
            <w:ins w:id="6014" w:author="Thomas Dietz" w:date="2012-08-08T16:18:00Z">
              <w:r>
                <w:t xml:space="preserve">        NETCONF &amp;lt;edit-config&amp;gt; operations MUST be implemented as </w:t>
              </w:r>
            </w:ins>
          </w:p>
          <w:p w14:paraId="0D998725" w14:textId="77777777" w:rsidR="00D708FE" w:rsidRDefault="00D708FE" w:rsidP="00D708FE">
            <w:pPr>
              <w:pStyle w:val="XML1"/>
              <w:rPr>
                <w:ins w:id="6015" w:author="Thomas Dietz" w:date="2012-08-08T16:18:00Z"/>
              </w:rPr>
            </w:pPr>
            <w:ins w:id="6016" w:author="Thomas Dietz" w:date="2012-08-08T16:18:00Z">
              <w:r>
                <w:t xml:space="preserve">        follows: </w:t>
              </w:r>
            </w:ins>
          </w:p>
          <w:p w14:paraId="55E24DE3" w14:textId="77777777" w:rsidR="00D708FE" w:rsidRDefault="00D708FE" w:rsidP="00D708FE">
            <w:pPr>
              <w:pStyle w:val="XML1"/>
              <w:rPr>
                <w:ins w:id="6017" w:author="Thomas Dietz" w:date="2012-08-08T16:18:00Z"/>
              </w:rPr>
            </w:pPr>
          </w:p>
          <w:p w14:paraId="65D2E730" w14:textId="77777777" w:rsidR="00D708FE" w:rsidRDefault="00D708FE" w:rsidP="00D708FE">
            <w:pPr>
              <w:pStyle w:val="XML1"/>
              <w:rPr>
                <w:ins w:id="6018" w:author="Thomas Dietz" w:date="2012-08-08T16:18:00Z"/>
              </w:rPr>
            </w:pPr>
            <w:ins w:id="6019" w:author="Thomas Dietz" w:date="2012-08-08T16:18:00Z">
              <w:r>
                <w:t xml:space="preserve">        * Exactly one of the elemenst 'DSAKeyValue' or 'RSAKeyValue'</w:t>
              </w:r>
            </w:ins>
          </w:p>
          <w:p w14:paraId="66FC0197" w14:textId="77777777" w:rsidR="00D708FE" w:rsidRDefault="00D708FE" w:rsidP="00D708FE">
            <w:pPr>
              <w:pStyle w:val="XML1"/>
              <w:rPr>
                <w:ins w:id="6020" w:author="Thomas Dietz" w:date="2012-08-08T16:18:00Z"/>
              </w:rPr>
            </w:pPr>
            <w:ins w:id="6021" w:author="Thomas Dietz" w:date="2012-08-08T16:18:00Z">
              <w:r>
                <w:t xml:space="preserve">        </w:t>
              </w:r>
              <w:proofErr w:type="gramStart"/>
              <w:r>
                <w:t>all</w:t>
              </w:r>
              <w:proofErr w:type="gramEnd"/>
              <w:r>
                <w:t xml:space="preserve"> &amp;lt;edit-config&amp;gt; operations.</w:t>
              </w:r>
            </w:ins>
          </w:p>
          <w:p w14:paraId="6CD5DFEF" w14:textId="77777777" w:rsidR="00D708FE" w:rsidRDefault="00D708FE" w:rsidP="00D708FE">
            <w:pPr>
              <w:pStyle w:val="XML1"/>
              <w:rPr>
                <w:ins w:id="6022" w:author="Thomas Dietz" w:date="2012-08-08T16:18:00Z"/>
              </w:rPr>
            </w:pPr>
            <w:ins w:id="6023" w:author="Thomas Dietz" w:date="2012-08-08T16:18:00Z">
              <w:r>
                <w:t xml:space="preserve">        * If the operation is 'merge' or 'replace', the element is</w:t>
              </w:r>
            </w:ins>
          </w:p>
          <w:p w14:paraId="63FCCB1C" w14:textId="77777777" w:rsidR="00D708FE" w:rsidRDefault="00D708FE" w:rsidP="00D708FE">
            <w:pPr>
              <w:pStyle w:val="XML1"/>
              <w:rPr>
                <w:ins w:id="6024" w:author="Thomas Dietz" w:date="2012-08-08T16:18:00Z"/>
              </w:rPr>
            </w:pPr>
            <w:ins w:id="6025" w:author="Thomas Dietz" w:date="2012-08-08T16:18:00Z">
              <w:r>
                <w:t xml:space="preserve">        created if it does not exist, and its value is set to the</w:t>
              </w:r>
            </w:ins>
          </w:p>
          <w:p w14:paraId="7408D19A" w14:textId="77777777" w:rsidR="00D708FE" w:rsidRDefault="00D708FE" w:rsidP="00D708FE">
            <w:pPr>
              <w:pStyle w:val="XML1"/>
              <w:rPr>
                <w:ins w:id="6026" w:author="Thomas Dietz" w:date="2012-08-08T16:18:00Z"/>
              </w:rPr>
            </w:pPr>
            <w:ins w:id="6027" w:author="Thomas Dietz" w:date="2012-08-08T16:18:00Z">
              <w:r>
                <w:t xml:space="preserve">        </w:t>
              </w:r>
              <w:proofErr w:type="gramStart"/>
              <w:r>
                <w:t>value</w:t>
              </w:r>
              <w:proofErr w:type="gramEnd"/>
              <w:r>
                <w:t xml:space="preserve"> found in the XML RPC data.</w:t>
              </w:r>
            </w:ins>
          </w:p>
          <w:p w14:paraId="115DF862" w14:textId="77777777" w:rsidR="00D708FE" w:rsidRDefault="00D708FE" w:rsidP="00D708FE">
            <w:pPr>
              <w:pStyle w:val="XML1"/>
              <w:rPr>
                <w:ins w:id="6028" w:author="Thomas Dietz" w:date="2012-08-08T16:18:00Z"/>
              </w:rPr>
            </w:pPr>
            <w:ins w:id="6029" w:author="Thomas Dietz" w:date="2012-08-08T16:18:00Z">
              <w:r>
                <w:t xml:space="preserve">        * If the operation is 'create', the element is created if it</w:t>
              </w:r>
            </w:ins>
          </w:p>
          <w:p w14:paraId="5D0E8F9B" w14:textId="77777777" w:rsidR="00D708FE" w:rsidRDefault="00D708FE" w:rsidP="00D708FE">
            <w:pPr>
              <w:pStyle w:val="XML1"/>
              <w:rPr>
                <w:ins w:id="6030" w:author="Thomas Dietz" w:date="2012-08-08T16:18:00Z"/>
              </w:rPr>
            </w:pPr>
            <w:ins w:id="6031" w:author="Thomas Dietz" w:date="2012-08-08T16:18:00Z">
              <w:r>
                <w:t xml:space="preserve">        </w:t>
              </w:r>
              <w:proofErr w:type="gramStart"/>
              <w:r>
                <w:t>does</w:t>
              </w:r>
              <w:proofErr w:type="gramEnd"/>
              <w:r>
                <w:t xml:space="preserve"> not exist. If the element already exists, a</w:t>
              </w:r>
            </w:ins>
          </w:p>
          <w:p w14:paraId="12A81C81" w14:textId="77777777" w:rsidR="00D708FE" w:rsidRDefault="00D708FE" w:rsidP="00D708FE">
            <w:pPr>
              <w:pStyle w:val="XML1"/>
              <w:rPr>
                <w:ins w:id="6032" w:author="Thomas Dietz" w:date="2012-08-08T16:18:00Z"/>
              </w:rPr>
            </w:pPr>
            <w:ins w:id="6033" w:author="Thomas Dietz" w:date="2012-08-08T16:18:00Z">
              <w:r>
                <w:t xml:space="preserve">        'data</w:t>
              </w:r>
              <w:r>
                <w:rPr>
                  <w:rFonts w:ascii="MS Mincho" w:eastAsia="MS Mincho" w:hAnsi="MS Mincho" w:cs="MS Mincho" w:hint="eastAsia"/>
                </w:rPr>
                <w:t>‑</w:t>
              </w:r>
              <w:r>
                <w:t>exists' error is returned.</w:t>
              </w:r>
            </w:ins>
          </w:p>
          <w:p w14:paraId="565A499E" w14:textId="77777777" w:rsidR="00D708FE" w:rsidRDefault="00D708FE" w:rsidP="00D708FE">
            <w:pPr>
              <w:pStyle w:val="XML1"/>
              <w:rPr>
                <w:ins w:id="6034" w:author="Thomas Dietz" w:date="2012-08-08T16:18:00Z"/>
              </w:rPr>
            </w:pPr>
            <w:ins w:id="6035" w:author="Thomas Dietz" w:date="2012-08-08T16:18:00Z">
              <w:r>
                <w:t xml:space="preserve">        * If the operation is 'delete', the element is deleted if it</w:t>
              </w:r>
            </w:ins>
          </w:p>
          <w:p w14:paraId="60C71A8C" w14:textId="77777777" w:rsidR="00D708FE" w:rsidRDefault="00D708FE" w:rsidP="00D708FE">
            <w:pPr>
              <w:pStyle w:val="XML1"/>
              <w:rPr>
                <w:ins w:id="6036" w:author="Thomas Dietz" w:date="2012-08-08T16:18:00Z"/>
              </w:rPr>
            </w:pPr>
            <w:ins w:id="6037" w:author="Thomas Dietz" w:date="2012-08-08T16:18:00Z">
              <w:r>
                <w:t xml:space="preserve">        </w:t>
              </w:r>
              <w:proofErr w:type="gramStart"/>
              <w:r>
                <w:t>exists</w:t>
              </w:r>
              <w:proofErr w:type="gramEnd"/>
              <w:r>
                <w:t>. If the element does not exist, a 'data</w:t>
              </w:r>
              <w:r>
                <w:rPr>
                  <w:rFonts w:ascii="MS Mincho" w:eastAsia="MS Mincho" w:hAnsi="MS Mincho" w:cs="MS Mincho" w:hint="eastAsia"/>
                </w:rPr>
                <w:t>‑</w:t>
              </w:r>
              <w:r>
                <w:t>missing'</w:t>
              </w:r>
            </w:ins>
          </w:p>
          <w:p w14:paraId="51525921" w14:textId="77777777" w:rsidR="00D708FE" w:rsidRDefault="00D708FE" w:rsidP="00D708FE">
            <w:pPr>
              <w:pStyle w:val="XML1"/>
              <w:rPr>
                <w:ins w:id="6038" w:author="Thomas Dietz" w:date="2012-08-08T16:18:00Z"/>
              </w:rPr>
            </w:pPr>
            <w:ins w:id="6039" w:author="Thomas Dietz" w:date="2012-08-08T16:18:00Z">
              <w:r>
                <w:t xml:space="preserve">        </w:t>
              </w:r>
              <w:proofErr w:type="gramStart"/>
              <w:r>
                <w:t>error</w:t>
              </w:r>
              <w:proofErr w:type="gramEnd"/>
              <w:r>
                <w:t xml:space="preserve"> is returned.</w:t>
              </w:r>
            </w:ins>
          </w:p>
          <w:p w14:paraId="5F3232E2" w14:textId="77777777" w:rsidR="00D708FE" w:rsidRDefault="00D708FE" w:rsidP="00D708FE">
            <w:pPr>
              <w:pStyle w:val="XML1"/>
              <w:rPr>
                <w:ins w:id="6040" w:author="Thomas Dietz" w:date="2012-08-08T16:18:00Z"/>
              </w:rPr>
            </w:pPr>
            <w:ins w:id="6041" w:author="Thomas Dietz" w:date="2012-08-08T16:18:00Z">
              <w:r>
                <w:t xml:space="preserve">      &lt;/xs:documentation&gt;</w:t>
              </w:r>
            </w:ins>
          </w:p>
          <w:p w14:paraId="23D6F786" w14:textId="77777777" w:rsidR="00D708FE" w:rsidRDefault="00D708FE" w:rsidP="00D708FE">
            <w:pPr>
              <w:pStyle w:val="XML1"/>
              <w:rPr>
                <w:ins w:id="6042" w:author="Thomas Dietz" w:date="2012-08-08T16:18:00Z"/>
              </w:rPr>
            </w:pPr>
            <w:ins w:id="6043" w:author="Thomas Dietz" w:date="2012-08-08T16:18:00Z">
              <w:r>
                <w:t xml:space="preserve">    &lt;/xs:annotation&gt;</w:t>
              </w:r>
            </w:ins>
          </w:p>
          <w:p w14:paraId="08E286FB" w14:textId="77777777" w:rsidR="00D708FE" w:rsidRDefault="00D708FE" w:rsidP="00D708FE">
            <w:pPr>
              <w:pStyle w:val="XML1"/>
              <w:rPr>
                <w:ins w:id="6044" w:author="Thomas Dietz" w:date="2012-08-08T16:18:00Z"/>
              </w:rPr>
            </w:pPr>
          </w:p>
          <w:p w14:paraId="7561009B" w14:textId="77777777" w:rsidR="00D708FE" w:rsidRDefault="00D708FE" w:rsidP="00D708FE">
            <w:pPr>
              <w:pStyle w:val="XML1"/>
              <w:rPr>
                <w:ins w:id="6045" w:author="Thomas Dietz" w:date="2012-08-08T16:18:00Z"/>
              </w:rPr>
            </w:pPr>
            <w:ins w:id="6046" w:author="Thomas Dietz" w:date="2012-08-08T16:18:00Z">
              <w:r>
                <w:t xml:space="preserve">    &lt;xs:sequence&gt;</w:t>
              </w:r>
            </w:ins>
          </w:p>
          <w:p w14:paraId="256127B5" w14:textId="77777777" w:rsidR="00D708FE" w:rsidRDefault="00D708FE" w:rsidP="00D708FE">
            <w:pPr>
              <w:pStyle w:val="XML1"/>
              <w:rPr>
                <w:ins w:id="6047" w:author="Thomas Dietz" w:date="2012-08-08T16:18:00Z"/>
              </w:rPr>
            </w:pPr>
            <w:ins w:id="6048" w:author="Thomas Dietz" w:date="2012-08-08T16:18:00Z">
              <w:r>
                <w:t xml:space="preserve">      &lt;xs:choice&gt;</w:t>
              </w:r>
            </w:ins>
          </w:p>
          <w:p w14:paraId="1B3D05BA" w14:textId="77777777" w:rsidR="00D708FE" w:rsidRDefault="00D708FE" w:rsidP="00D708FE">
            <w:pPr>
              <w:pStyle w:val="XML1"/>
              <w:rPr>
                <w:ins w:id="6049" w:author="Thomas Dietz" w:date="2012-08-08T16:18:00Z"/>
              </w:rPr>
            </w:pPr>
            <w:ins w:id="6050" w:author="Thomas Dietz" w:date="2012-08-08T16:18:00Z">
              <w:r>
                <w:t xml:space="preserve">        &lt;xs:sequence&gt;</w:t>
              </w:r>
            </w:ins>
          </w:p>
          <w:p w14:paraId="0F11622D" w14:textId="77777777" w:rsidR="00D708FE" w:rsidRDefault="00D708FE" w:rsidP="00D708FE">
            <w:pPr>
              <w:pStyle w:val="XML1"/>
              <w:rPr>
                <w:ins w:id="6051" w:author="Thomas Dietz" w:date="2012-08-08T16:18:00Z"/>
              </w:rPr>
            </w:pPr>
            <w:ins w:id="6052" w:author="Thomas Dietz" w:date="2012-08-08T16:18:00Z">
              <w:r>
                <w:t xml:space="preserve">          &lt;xs:element name="DSAKeyValue"&gt;</w:t>
              </w:r>
            </w:ins>
          </w:p>
          <w:p w14:paraId="28F01544" w14:textId="77777777" w:rsidR="00D708FE" w:rsidRDefault="00D708FE" w:rsidP="00D708FE">
            <w:pPr>
              <w:pStyle w:val="XML1"/>
              <w:rPr>
                <w:ins w:id="6053" w:author="Thomas Dietz" w:date="2012-08-08T16:18:00Z"/>
              </w:rPr>
            </w:pPr>
            <w:ins w:id="6054" w:author="Thomas Dietz" w:date="2012-08-08T16:18:00Z">
              <w:r>
                <w:t xml:space="preserve">            &lt;xs:complexType&gt;</w:t>
              </w:r>
            </w:ins>
          </w:p>
          <w:p w14:paraId="1D6C9F08" w14:textId="77777777" w:rsidR="00D708FE" w:rsidRDefault="00D708FE" w:rsidP="00D708FE">
            <w:pPr>
              <w:pStyle w:val="XML1"/>
              <w:rPr>
                <w:ins w:id="6055" w:author="Thomas Dietz" w:date="2012-08-08T16:18:00Z"/>
              </w:rPr>
            </w:pPr>
            <w:ins w:id="6056" w:author="Thomas Dietz" w:date="2012-08-08T16:18:00Z">
              <w:r>
                <w:t xml:space="preserve">              &lt;xs:sequence&gt;</w:t>
              </w:r>
            </w:ins>
          </w:p>
          <w:p w14:paraId="6B1DBAC3" w14:textId="77777777" w:rsidR="00D708FE" w:rsidRDefault="00D708FE" w:rsidP="00D708FE">
            <w:pPr>
              <w:pStyle w:val="XML1"/>
              <w:rPr>
                <w:ins w:id="6057" w:author="Thomas Dietz" w:date="2012-08-08T16:18:00Z"/>
              </w:rPr>
            </w:pPr>
            <w:ins w:id="6058" w:author="Thomas Dietz" w:date="2012-08-08T16:18:00Z">
              <w:r>
                <w:t xml:space="preserve">                &lt;xs:group ref="DSAKeyValueType"/&gt;</w:t>
              </w:r>
            </w:ins>
          </w:p>
          <w:p w14:paraId="6E92C844" w14:textId="77777777" w:rsidR="00D708FE" w:rsidRDefault="00D708FE" w:rsidP="00D708FE">
            <w:pPr>
              <w:pStyle w:val="XML1"/>
              <w:rPr>
                <w:ins w:id="6059" w:author="Thomas Dietz" w:date="2012-08-08T16:18:00Z"/>
              </w:rPr>
            </w:pPr>
            <w:ins w:id="6060" w:author="Thomas Dietz" w:date="2012-08-08T16:18:00Z">
              <w:r>
                <w:t xml:space="preserve">              &lt;/xs:sequence&gt;</w:t>
              </w:r>
            </w:ins>
          </w:p>
          <w:p w14:paraId="1019DB75" w14:textId="77777777" w:rsidR="00D708FE" w:rsidRDefault="00D708FE" w:rsidP="00D708FE">
            <w:pPr>
              <w:pStyle w:val="XML1"/>
              <w:rPr>
                <w:ins w:id="6061" w:author="Thomas Dietz" w:date="2012-08-08T16:18:00Z"/>
              </w:rPr>
            </w:pPr>
            <w:ins w:id="6062" w:author="Thomas Dietz" w:date="2012-08-08T16:18:00Z">
              <w:r>
                <w:t xml:space="preserve">            &lt;/xs:complexType&gt;</w:t>
              </w:r>
            </w:ins>
          </w:p>
          <w:p w14:paraId="4B04C9A1" w14:textId="77777777" w:rsidR="00D708FE" w:rsidRDefault="00D708FE" w:rsidP="00D708FE">
            <w:pPr>
              <w:pStyle w:val="XML1"/>
              <w:rPr>
                <w:ins w:id="6063" w:author="Thomas Dietz" w:date="2012-08-08T16:18:00Z"/>
              </w:rPr>
            </w:pPr>
            <w:ins w:id="6064" w:author="Thomas Dietz" w:date="2012-08-08T16:18:00Z">
              <w:r>
                <w:t xml:space="preserve">          &lt;/xs:element&gt;</w:t>
              </w:r>
            </w:ins>
          </w:p>
          <w:p w14:paraId="11B81330" w14:textId="77777777" w:rsidR="00D708FE" w:rsidRDefault="00D708FE" w:rsidP="00D708FE">
            <w:pPr>
              <w:pStyle w:val="XML1"/>
              <w:rPr>
                <w:ins w:id="6065" w:author="Thomas Dietz" w:date="2012-08-08T16:18:00Z"/>
              </w:rPr>
            </w:pPr>
            <w:ins w:id="6066" w:author="Thomas Dietz" w:date="2012-08-08T16:18:00Z">
              <w:r>
                <w:t xml:space="preserve">        &lt;/xs:sequence&gt;</w:t>
              </w:r>
            </w:ins>
          </w:p>
          <w:p w14:paraId="5DC4C8EA" w14:textId="77777777" w:rsidR="00D708FE" w:rsidRDefault="00D708FE" w:rsidP="00D708FE">
            <w:pPr>
              <w:pStyle w:val="XML1"/>
              <w:rPr>
                <w:ins w:id="6067" w:author="Thomas Dietz" w:date="2012-08-08T16:18:00Z"/>
              </w:rPr>
            </w:pPr>
            <w:ins w:id="6068" w:author="Thomas Dietz" w:date="2012-08-08T16:18:00Z">
              <w:r>
                <w:t xml:space="preserve">        &lt;xs:sequence&gt;</w:t>
              </w:r>
            </w:ins>
          </w:p>
          <w:p w14:paraId="615CA6DA" w14:textId="77777777" w:rsidR="00D708FE" w:rsidRDefault="00D708FE" w:rsidP="00D708FE">
            <w:pPr>
              <w:pStyle w:val="XML1"/>
              <w:rPr>
                <w:ins w:id="6069" w:author="Thomas Dietz" w:date="2012-08-08T16:18:00Z"/>
              </w:rPr>
            </w:pPr>
            <w:ins w:id="6070" w:author="Thomas Dietz" w:date="2012-08-08T16:18:00Z">
              <w:r>
                <w:t xml:space="preserve">          &lt;xs:element name="RSAKeyValue"&gt;</w:t>
              </w:r>
            </w:ins>
          </w:p>
          <w:p w14:paraId="3A79DDF9" w14:textId="77777777" w:rsidR="00D708FE" w:rsidRDefault="00D708FE" w:rsidP="00D708FE">
            <w:pPr>
              <w:pStyle w:val="XML1"/>
              <w:rPr>
                <w:ins w:id="6071" w:author="Thomas Dietz" w:date="2012-08-08T16:18:00Z"/>
              </w:rPr>
            </w:pPr>
            <w:ins w:id="6072" w:author="Thomas Dietz" w:date="2012-08-08T16:18:00Z">
              <w:r>
                <w:t xml:space="preserve">            &lt;xs:complexType&gt;</w:t>
              </w:r>
            </w:ins>
          </w:p>
          <w:p w14:paraId="70457F0F" w14:textId="77777777" w:rsidR="00D708FE" w:rsidRDefault="00D708FE" w:rsidP="00D708FE">
            <w:pPr>
              <w:pStyle w:val="XML1"/>
              <w:rPr>
                <w:ins w:id="6073" w:author="Thomas Dietz" w:date="2012-08-08T16:18:00Z"/>
              </w:rPr>
            </w:pPr>
            <w:ins w:id="6074" w:author="Thomas Dietz" w:date="2012-08-08T16:18:00Z">
              <w:r>
                <w:t xml:space="preserve">              &lt;xs:sequence&gt;</w:t>
              </w:r>
            </w:ins>
          </w:p>
          <w:p w14:paraId="352847FA" w14:textId="77777777" w:rsidR="00D708FE" w:rsidRDefault="00D708FE" w:rsidP="00D708FE">
            <w:pPr>
              <w:pStyle w:val="XML1"/>
              <w:rPr>
                <w:ins w:id="6075" w:author="Thomas Dietz" w:date="2012-08-08T16:18:00Z"/>
              </w:rPr>
            </w:pPr>
            <w:ins w:id="6076" w:author="Thomas Dietz" w:date="2012-08-08T16:18:00Z">
              <w:r>
                <w:t xml:space="preserve">                &lt;xs:group ref="RSAKeyValueType"/&gt;</w:t>
              </w:r>
            </w:ins>
          </w:p>
          <w:p w14:paraId="655E2074" w14:textId="77777777" w:rsidR="00D708FE" w:rsidRDefault="00D708FE" w:rsidP="00D708FE">
            <w:pPr>
              <w:pStyle w:val="XML1"/>
              <w:rPr>
                <w:ins w:id="6077" w:author="Thomas Dietz" w:date="2012-08-08T16:18:00Z"/>
              </w:rPr>
            </w:pPr>
            <w:ins w:id="6078" w:author="Thomas Dietz" w:date="2012-08-08T16:18:00Z">
              <w:r>
                <w:t xml:space="preserve">              &lt;/xs:sequence&gt;</w:t>
              </w:r>
            </w:ins>
          </w:p>
          <w:p w14:paraId="670FEBCA" w14:textId="77777777" w:rsidR="00D708FE" w:rsidRDefault="00D708FE" w:rsidP="00D708FE">
            <w:pPr>
              <w:pStyle w:val="XML1"/>
              <w:rPr>
                <w:ins w:id="6079" w:author="Thomas Dietz" w:date="2012-08-08T16:18:00Z"/>
              </w:rPr>
            </w:pPr>
            <w:ins w:id="6080" w:author="Thomas Dietz" w:date="2012-08-08T16:18:00Z">
              <w:r>
                <w:t xml:space="preserve">            &lt;/xs:complexType&gt;</w:t>
              </w:r>
            </w:ins>
          </w:p>
          <w:p w14:paraId="68D58291" w14:textId="77777777" w:rsidR="00D708FE" w:rsidRDefault="00D708FE" w:rsidP="00D708FE">
            <w:pPr>
              <w:pStyle w:val="XML1"/>
              <w:rPr>
                <w:ins w:id="6081" w:author="Thomas Dietz" w:date="2012-08-08T16:18:00Z"/>
              </w:rPr>
            </w:pPr>
            <w:ins w:id="6082" w:author="Thomas Dietz" w:date="2012-08-08T16:18:00Z">
              <w:r>
                <w:t xml:space="preserve">          &lt;/xs:element&gt;</w:t>
              </w:r>
            </w:ins>
          </w:p>
          <w:p w14:paraId="61FEDAE0" w14:textId="77777777" w:rsidR="00D708FE" w:rsidRDefault="00D708FE" w:rsidP="00D708FE">
            <w:pPr>
              <w:pStyle w:val="XML1"/>
              <w:rPr>
                <w:ins w:id="6083" w:author="Thomas Dietz" w:date="2012-08-08T16:18:00Z"/>
              </w:rPr>
            </w:pPr>
            <w:ins w:id="6084" w:author="Thomas Dietz" w:date="2012-08-08T16:18:00Z">
              <w:r>
                <w:t xml:space="preserve">        &lt;/xs:sequence&gt;</w:t>
              </w:r>
            </w:ins>
          </w:p>
          <w:p w14:paraId="091FBA4A" w14:textId="77777777" w:rsidR="00D708FE" w:rsidRDefault="00D708FE" w:rsidP="00D708FE">
            <w:pPr>
              <w:pStyle w:val="XML1"/>
              <w:rPr>
                <w:ins w:id="6085" w:author="Thomas Dietz" w:date="2012-08-08T16:18:00Z"/>
              </w:rPr>
            </w:pPr>
            <w:ins w:id="6086" w:author="Thomas Dietz" w:date="2012-08-08T16:18:00Z">
              <w:r>
                <w:t xml:space="preserve">      &lt;/xs:choice&gt;</w:t>
              </w:r>
            </w:ins>
          </w:p>
          <w:p w14:paraId="213A667A" w14:textId="77777777" w:rsidR="00D708FE" w:rsidRDefault="00D708FE" w:rsidP="00D708FE">
            <w:pPr>
              <w:pStyle w:val="XML1"/>
              <w:rPr>
                <w:ins w:id="6087" w:author="Thomas Dietz" w:date="2012-08-08T16:18:00Z"/>
              </w:rPr>
            </w:pPr>
            <w:ins w:id="6088" w:author="Thomas Dietz" w:date="2012-08-08T16:18:00Z">
              <w:r>
                <w:t xml:space="preserve">    &lt;/xs:sequence&gt;</w:t>
              </w:r>
            </w:ins>
          </w:p>
          <w:p w14:paraId="587A15A2" w14:textId="77777777" w:rsidR="00D708FE" w:rsidRDefault="00D708FE" w:rsidP="00D708FE">
            <w:pPr>
              <w:pStyle w:val="XML1"/>
              <w:rPr>
                <w:ins w:id="6089" w:author="Thomas Dietz" w:date="2012-08-08T16:18:00Z"/>
              </w:rPr>
            </w:pPr>
            <w:ins w:id="6090" w:author="Thomas Dietz" w:date="2012-08-08T16:18:00Z">
              <w:r>
                <w:t xml:space="preserve">  &lt;/xs:group&gt;</w:t>
              </w:r>
            </w:ins>
          </w:p>
          <w:p w14:paraId="5E9CD459" w14:textId="77777777" w:rsidR="00D708FE" w:rsidRDefault="00D708FE" w:rsidP="00D708FE">
            <w:pPr>
              <w:pStyle w:val="XML1"/>
              <w:rPr>
                <w:ins w:id="6091" w:author="Thomas Dietz" w:date="2012-08-08T16:18:00Z"/>
              </w:rPr>
            </w:pPr>
          </w:p>
          <w:p w14:paraId="418B34C5" w14:textId="77777777" w:rsidR="00D708FE" w:rsidRDefault="00D708FE" w:rsidP="00D708FE">
            <w:pPr>
              <w:pStyle w:val="XML1"/>
              <w:rPr>
                <w:ins w:id="6092" w:author="Thomas Dietz" w:date="2012-08-08T16:18:00Z"/>
              </w:rPr>
            </w:pPr>
            <w:ins w:id="6093" w:author="Thomas Dietz" w:date="2012-08-08T16:18:00Z">
              <w:r>
                <w:t xml:space="preserve">  &lt;xs:group name="OFLogicalSwitchCapabilitiesType"&gt;</w:t>
              </w:r>
            </w:ins>
          </w:p>
          <w:p w14:paraId="14744CA0" w14:textId="77777777" w:rsidR="00D708FE" w:rsidRDefault="00D708FE" w:rsidP="00D708FE">
            <w:pPr>
              <w:pStyle w:val="XML1"/>
              <w:rPr>
                <w:ins w:id="6094" w:author="Thomas Dietz" w:date="2012-08-08T16:18:00Z"/>
              </w:rPr>
            </w:pPr>
            <w:ins w:id="6095" w:author="Thomas Dietz" w:date="2012-08-08T16:18:00Z">
              <w:r>
                <w:t xml:space="preserve">    &lt;xs:annotation&gt;</w:t>
              </w:r>
            </w:ins>
          </w:p>
          <w:p w14:paraId="4CAC4E8C" w14:textId="77777777" w:rsidR="00D708FE" w:rsidRDefault="00D708FE" w:rsidP="00D708FE">
            <w:pPr>
              <w:pStyle w:val="XML1"/>
              <w:rPr>
                <w:ins w:id="6096" w:author="Thomas Dietz" w:date="2012-08-08T16:18:00Z"/>
              </w:rPr>
            </w:pPr>
            <w:ins w:id="6097" w:author="Thomas Dietz" w:date="2012-08-08T16:18:00Z">
              <w:r>
                <w:t xml:space="preserve">      &lt;xs:documentation&gt;</w:t>
              </w:r>
            </w:ins>
          </w:p>
          <w:p w14:paraId="094E2216" w14:textId="77777777" w:rsidR="00D708FE" w:rsidRDefault="00D708FE" w:rsidP="00D708FE">
            <w:pPr>
              <w:pStyle w:val="XML1"/>
              <w:rPr>
                <w:ins w:id="6098" w:author="Thomas Dietz" w:date="2012-08-08T16:18:00Z"/>
              </w:rPr>
            </w:pPr>
            <w:ins w:id="6099" w:author="Thomas Dietz" w:date="2012-08-08T16:18:00Z">
              <w:r>
                <w:t xml:space="preserve">        This grouping specifies all properties of an</w:t>
              </w:r>
            </w:ins>
          </w:p>
          <w:p w14:paraId="157E5593" w14:textId="77777777" w:rsidR="00D708FE" w:rsidRDefault="00D708FE" w:rsidP="00D708FE">
            <w:pPr>
              <w:pStyle w:val="XML1"/>
              <w:rPr>
                <w:ins w:id="6100" w:author="Thomas Dietz" w:date="2012-08-08T16:18:00Z"/>
              </w:rPr>
            </w:pPr>
            <w:ins w:id="6101" w:author="Thomas Dietz" w:date="2012-08-08T16:18:00Z">
              <w:r>
                <w:t xml:space="preserve">        OpenFlow logical switch's capabilities.</w:t>
              </w:r>
            </w:ins>
          </w:p>
          <w:p w14:paraId="2AA5A8FE" w14:textId="77777777" w:rsidR="00D708FE" w:rsidRDefault="00D708FE" w:rsidP="00D708FE">
            <w:pPr>
              <w:pStyle w:val="XML1"/>
              <w:rPr>
                <w:ins w:id="6102" w:author="Thomas Dietz" w:date="2012-08-08T16:18:00Z"/>
              </w:rPr>
            </w:pPr>
          </w:p>
          <w:p w14:paraId="3050E1C8" w14:textId="77777777" w:rsidR="00D708FE" w:rsidRDefault="00D708FE" w:rsidP="00D708FE">
            <w:pPr>
              <w:pStyle w:val="XML1"/>
              <w:rPr>
                <w:ins w:id="6103" w:author="Thomas Dietz" w:date="2012-08-08T16:18:00Z"/>
              </w:rPr>
            </w:pPr>
            <w:ins w:id="6104" w:author="Thomas Dietz" w:date="2012-08-08T16:18:00Z">
              <w:r>
                <w:lastRenderedPageBreak/>
                <w:t xml:space="preserve">        Elements in the type OFLogicalSwitchCapabilitiesType are not</w:t>
              </w:r>
            </w:ins>
          </w:p>
          <w:p w14:paraId="29F27067" w14:textId="77777777" w:rsidR="00D708FE" w:rsidRDefault="00D708FE" w:rsidP="00D708FE">
            <w:pPr>
              <w:pStyle w:val="XML1"/>
              <w:rPr>
                <w:ins w:id="6105" w:author="Thomas Dietz" w:date="2012-08-08T16:18:00Z"/>
              </w:rPr>
            </w:pPr>
            <w:ins w:id="6106" w:author="Thomas Dietz" w:date="2012-08-08T16:18:00Z">
              <w:r>
                <w:t xml:space="preserve">        configurable and can only be retrieved by NETCONF &amp;lt;get&amp;gt;</w:t>
              </w:r>
            </w:ins>
          </w:p>
          <w:p w14:paraId="54CEE27A" w14:textId="77777777" w:rsidR="00D708FE" w:rsidRDefault="00D708FE" w:rsidP="00D708FE">
            <w:pPr>
              <w:pStyle w:val="XML1"/>
              <w:rPr>
                <w:ins w:id="6107" w:author="Thomas Dietz" w:date="2012-08-08T16:18:00Z"/>
              </w:rPr>
            </w:pPr>
            <w:ins w:id="6108" w:author="Thomas Dietz" w:date="2012-08-08T16:18:00Z">
              <w:r>
                <w:t xml:space="preserve">        </w:t>
              </w:r>
              <w:proofErr w:type="gramStart"/>
              <w:r>
                <w:t>operations</w:t>
              </w:r>
              <w:proofErr w:type="gramEnd"/>
              <w:r>
                <w:t>. Attemps to modify this element and its children</w:t>
              </w:r>
            </w:ins>
          </w:p>
          <w:p w14:paraId="1FD351F7" w14:textId="77777777" w:rsidR="00D708FE" w:rsidRDefault="00D708FE" w:rsidP="00D708FE">
            <w:pPr>
              <w:pStyle w:val="XML1"/>
              <w:rPr>
                <w:ins w:id="6109" w:author="Thomas Dietz" w:date="2012-08-08T16:18:00Z"/>
              </w:rPr>
            </w:pPr>
            <w:ins w:id="6110" w:author="Thomas Dietz" w:date="2012-08-08T16:18:00Z">
              <w:r>
                <w:t xml:space="preserve">        with a NETCONF &amp;lt;edit-config&amp;gt; operation MUST result in an </w:t>
              </w:r>
            </w:ins>
          </w:p>
          <w:p w14:paraId="08FC3CF0" w14:textId="77777777" w:rsidR="00D708FE" w:rsidRDefault="00D708FE" w:rsidP="00D708FE">
            <w:pPr>
              <w:pStyle w:val="XML1"/>
              <w:rPr>
                <w:ins w:id="6111" w:author="Thomas Dietz" w:date="2012-08-08T16:18:00Z"/>
              </w:rPr>
            </w:pPr>
            <w:ins w:id="6112" w:author="Thomas Dietz" w:date="2012-08-08T16:18:00Z">
              <w:r>
                <w:t xml:space="preserve">        'operation-not-supported' error with type 'application'.</w:t>
              </w:r>
            </w:ins>
          </w:p>
          <w:p w14:paraId="4FBA6C3F" w14:textId="77777777" w:rsidR="00D708FE" w:rsidRDefault="00D708FE" w:rsidP="00D708FE">
            <w:pPr>
              <w:pStyle w:val="XML1"/>
              <w:rPr>
                <w:ins w:id="6113" w:author="Thomas Dietz" w:date="2012-08-08T16:18:00Z"/>
              </w:rPr>
            </w:pPr>
            <w:ins w:id="6114" w:author="Thomas Dietz" w:date="2012-08-08T16:18:00Z">
              <w:r>
                <w:t xml:space="preserve">      &lt;/xs:documentation&gt;</w:t>
              </w:r>
            </w:ins>
          </w:p>
          <w:p w14:paraId="3DD79B68" w14:textId="77777777" w:rsidR="00D708FE" w:rsidRDefault="00D708FE" w:rsidP="00D708FE">
            <w:pPr>
              <w:pStyle w:val="XML1"/>
              <w:rPr>
                <w:ins w:id="6115" w:author="Thomas Dietz" w:date="2012-08-08T16:18:00Z"/>
              </w:rPr>
            </w:pPr>
            <w:ins w:id="6116" w:author="Thomas Dietz" w:date="2012-08-08T16:18:00Z">
              <w:r>
                <w:t xml:space="preserve">    &lt;/xs:annotation&gt;</w:t>
              </w:r>
            </w:ins>
          </w:p>
          <w:p w14:paraId="1371BB8D" w14:textId="77777777" w:rsidR="00D708FE" w:rsidRDefault="00D708FE" w:rsidP="00D708FE">
            <w:pPr>
              <w:pStyle w:val="XML1"/>
              <w:rPr>
                <w:ins w:id="6117" w:author="Thomas Dietz" w:date="2012-08-08T16:18:00Z"/>
              </w:rPr>
            </w:pPr>
          </w:p>
          <w:p w14:paraId="0D34D0BD" w14:textId="77777777" w:rsidR="00D708FE" w:rsidRDefault="00D708FE" w:rsidP="00D708FE">
            <w:pPr>
              <w:pStyle w:val="XML1"/>
              <w:rPr>
                <w:ins w:id="6118" w:author="Thomas Dietz" w:date="2012-08-08T16:18:00Z"/>
              </w:rPr>
            </w:pPr>
            <w:ins w:id="6119" w:author="Thomas Dietz" w:date="2012-08-08T16:18:00Z">
              <w:r>
                <w:t xml:space="preserve">    &lt;xs:sequence&gt;</w:t>
              </w:r>
            </w:ins>
          </w:p>
          <w:p w14:paraId="3E38A532" w14:textId="77777777" w:rsidR="00D708FE" w:rsidRDefault="00D708FE" w:rsidP="00D708FE">
            <w:pPr>
              <w:pStyle w:val="XML1"/>
              <w:rPr>
                <w:ins w:id="6120" w:author="Thomas Dietz" w:date="2012-08-08T16:18:00Z"/>
              </w:rPr>
            </w:pPr>
            <w:ins w:id="6121" w:author="Thomas Dietz" w:date="2012-08-08T16:18:00Z">
              <w:r>
                <w:t xml:space="preserve">      &lt;xs:element name="max-buffered-packets"  type="xs:unsignedInt"&gt;</w:t>
              </w:r>
            </w:ins>
          </w:p>
          <w:p w14:paraId="1E265465" w14:textId="77777777" w:rsidR="00D708FE" w:rsidRDefault="00D708FE" w:rsidP="00D708FE">
            <w:pPr>
              <w:pStyle w:val="XML1"/>
              <w:rPr>
                <w:ins w:id="6122" w:author="Thomas Dietz" w:date="2012-08-08T16:18:00Z"/>
              </w:rPr>
            </w:pPr>
            <w:ins w:id="6123" w:author="Thomas Dietz" w:date="2012-08-08T16:18:00Z">
              <w:r>
                <w:t xml:space="preserve">        &lt;xs:annotation&gt;</w:t>
              </w:r>
            </w:ins>
          </w:p>
          <w:p w14:paraId="3F806961" w14:textId="77777777" w:rsidR="00D708FE" w:rsidRDefault="00D708FE" w:rsidP="00D708FE">
            <w:pPr>
              <w:pStyle w:val="XML1"/>
              <w:rPr>
                <w:ins w:id="6124" w:author="Thomas Dietz" w:date="2012-08-08T16:18:00Z"/>
              </w:rPr>
            </w:pPr>
            <w:ins w:id="6125" w:author="Thomas Dietz" w:date="2012-08-08T16:18:00Z">
              <w:r>
                <w:t xml:space="preserve">          &lt;xs:documentation&gt;</w:t>
              </w:r>
            </w:ins>
          </w:p>
          <w:p w14:paraId="3C577B0A" w14:textId="77777777" w:rsidR="00D708FE" w:rsidRDefault="00D708FE" w:rsidP="00D708FE">
            <w:pPr>
              <w:pStyle w:val="XML1"/>
              <w:rPr>
                <w:ins w:id="6126" w:author="Thomas Dietz" w:date="2012-08-08T16:18:00Z"/>
              </w:rPr>
            </w:pPr>
            <w:ins w:id="6127" w:author="Thomas Dietz" w:date="2012-08-08T16:18:00Z">
              <w:r>
                <w:t xml:space="preserve">            The maximum number of packets the logical switch</w:t>
              </w:r>
            </w:ins>
          </w:p>
          <w:p w14:paraId="03180F72" w14:textId="77777777" w:rsidR="00D708FE" w:rsidRDefault="00D708FE" w:rsidP="00D708FE">
            <w:pPr>
              <w:pStyle w:val="XML1"/>
              <w:rPr>
                <w:ins w:id="6128" w:author="Thomas Dietz" w:date="2012-08-08T16:18:00Z"/>
              </w:rPr>
            </w:pPr>
            <w:ins w:id="6129" w:author="Thomas Dietz" w:date="2012-08-08T16:18:00Z">
              <w:r>
                <w:t xml:space="preserve">            can buffer when sending packets to the controller using</w:t>
              </w:r>
            </w:ins>
          </w:p>
          <w:p w14:paraId="4D152F9A" w14:textId="77777777" w:rsidR="00D708FE" w:rsidRDefault="00D708FE" w:rsidP="00D708FE">
            <w:pPr>
              <w:pStyle w:val="XML1"/>
              <w:rPr>
                <w:ins w:id="6130" w:author="Thomas Dietz" w:date="2012-08-08T16:18:00Z"/>
              </w:rPr>
            </w:pPr>
            <w:ins w:id="6131" w:author="Thomas Dietz" w:date="2012-08-08T16:18:00Z">
              <w:r>
                <w:t xml:space="preserve">            </w:t>
              </w:r>
              <w:proofErr w:type="gramStart"/>
              <w:r>
                <w:t>packet-in</w:t>
              </w:r>
              <w:proofErr w:type="gramEnd"/>
              <w:r>
                <w:t xml:space="preserve"> messages.</w:t>
              </w:r>
            </w:ins>
          </w:p>
          <w:p w14:paraId="40D000B6" w14:textId="77777777" w:rsidR="00D708FE" w:rsidRDefault="00D708FE" w:rsidP="00D708FE">
            <w:pPr>
              <w:pStyle w:val="XML1"/>
              <w:rPr>
                <w:ins w:id="6132" w:author="Thomas Dietz" w:date="2012-08-08T16:18:00Z"/>
              </w:rPr>
            </w:pPr>
            <w:ins w:id="6133" w:author="Thomas Dietz" w:date="2012-08-08T16:18:00Z">
              <w:r>
                <w:t xml:space="preserve">          &lt;/xs:documentation&gt;</w:t>
              </w:r>
            </w:ins>
          </w:p>
          <w:p w14:paraId="06B827D4" w14:textId="77777777" w:rsidR="00D708FE" w:rsidRDefault="00D708FE" w:rsidP="00D708FE">
            <w:pPr>
              <w:pStyle w:val="XML1"/>
              <w:rPr>
                <w:ins w:id="6134" w:author="Thomas Dietz" w:date="2012-08-08T16:18:00Z"/>
              </w:rPr>
            </w:pPr>
            <w:ins w:id="6135" w:author="Thomas Dietz" w:date="2012-08-08T16:18:00Z">
              <w:r>
                <w:t xml:space="preserve">        &lt;/xs:annotation&gt;</w:t>
              </w:r>
            </w:ins>
          </w:p>
          <w:p w14:paraId="61DC9E18" w14:textId="77777777" w:rsidR="00D708FE" w:rsidRDefault="00D708FE" w:rsidP="00D708FE">
            <w:pPr>
              <w:pStyle w:val="XML1"/>
              <w:rPr>
                <w:ins w:id="6136" w:author="Thomas Dietz" w:date="2012-08-08T16:18:00Z"/>
              </w:rPr>
            </w:pPr>
            <w:ins w:id="6137" w:author="Thomas Dietz" w:date="2012-08-08T16:18:00Z">
              <w:r>
                <w:t xml:space="preserve">      &lt;/xs:element&gt;</w:t>
              </w:r>
            </w:ins>
          </w:p>
          <w:p w14:paraId="67A9F3C1" w14:textId="77777777" w:rsidR="00D708FE" w:rsidRDefault="00D708FE" w:rsidP="00D708FE">
            <w:pPr>
              <w:pStyle w:val="XML1"/>
              <w:rPr>
                <w:ins w:id="6138" w:author="Thomas Dietz" w:date="2012-08-08T16:18:00Z"/>
              </w:rPr>
            </w:pPr>
            <w:ins w:id="6139" w:author="Thomas Dietz" w:date="2012-08-08T16:18:00Z">
              <w:r>
                <w:t xml:space="preserve">      &lt;xs:element name="max-tables"  type="xs:unsignedByte"&gt;</w:t>
              </w:r>
            </w:ins>
          </w:p>
          <w:p w14:paraId="7DF928AC" w14:textId="77777777" w:rsidR="00D708FE" w:rsidRDefault="00D708FE" w:rsidP="00D708FE">
            <w:pPr>
              <w:pStyle w:val="XML1"/>
              <w:rPr>
                <w:ins w:id="6140" w:author="Thomas Dietz" w:date="2012-08-08T16:18:00Z"/>
              </w:rPr>
            </w:pPr>
            <w:ins w:id="6141" w:author="Thomas Dietz" w:date="2012-08-08T16:18:00Z">
              <w:r>
                <w:t xml:space="preserve">        &lt;xs:annotation&gt;</w:t>
              </w:r>
            </w:ins>
          </w:p>
          <w:p w14:paraId="5A9A4E76" w14:textId="77777777" w:rsidR="00D708FE" w:rsidRDefault="00D708FE" w:rsidP="00D708FE">
            <w:pPr>
              <w:pStyle w:val="XML1"/>
              <w:rPr>
                <w:ins w:id="6142" w:author="Thomas Dietz" w:date="2012-08-08T16:18:00Z"/>
              </w:rPr>
            </w:pPr>
            <w:ins w:id="6143" w:author="Thomas Dietz" w:date="2012-08-08T16:18:00Z">
              <w:r>
                <w:t xml:space="preserve">          &lt;xs:documentation&gt;</w:t>
              </w:r>
            </w:ins>
          </w:p>
          <w:p w14:paraId="6CC0E7FF" w14:textId="77777777" w:rsidR="00D708FE" w:rsidRDefault="00D708FE" w:rsidP="00D708FE">
            <w:pPr>
              <w:pStyle w:val="XML1"/>
              <w:rPr>
                <w:ins w:id="6144" w:author="Thomas Dietz" w:date="2012-08-08T16:18:00Z"/>
              </w:rPr>
            </w:pPr>
            <w:ins w:id="6145" w:author="Thomas Dietz" w:date="2012-08-08T16:18:00Z">
              <w:r>
                <w:t xml:space="preserve">            The number of flow tables supported by the</w:t>
              </w:r>
            </w:ins>
          </w:p>
          <w:p w14:paraId="3F910764" w14:textId="77777777" w:rsidR="00D708FE" w:rsidRDefault="00D708FE" w:rsidP="00D708FE">
            <w:pPr>
              <w:pStyle w:val="XML1"/>
              <w:rPr>
                <w:ins w:id="6146" w:author="Thomas Dietz" w:date="2012-08-08T16:18:00Z"/>
              </w:rPr>
            </w:pPr>
            <w:ins w:id="6147" w:author="Thomas Dietz" w:date="2012-08-08T16:18:00Z">
              <w:r>
                <w:t xml:space="preserve">            </w:t>
              </w:r>
              <w:proofErr w:type="gramStart"/>
              <w:r>
                <w:t>logical</w:t>
              </w:r>
              <w:proofErr w:type="gramEnd"/>
              <w:r>
                <w:t xml:space="preserve"> switch.</w:t>
              </w:r>
            </w:ins>
          </w:p>
          <w:p w14:paraId="39D5546E" w14:textId="77777777" w:rsidR="00D708FE" w:rsidRDefault="00D708FE" w:rsidP="00D708FE">
            <w:pPr>
              <w:pStyle w:val="XML1"/>
              <w:rPr>
                <w:ins w:id="6148" w:author="Thomas Dietz" w:date="2012-08-08T16:18:00Z"/>
              </w:rPr>
            </w:pPr>
            <w:ins w:id="6149" w:author="Thomas Dietz" w:date="2012-08-08T16:18:00Z">
              <w:r>
                <w:t xml:space="preserve">          &lt;/xs:documentation&gt;</w:t>
              </w:r>
            </w:ins>
          </w:p>
          <w:p w14:paraId="4814D647" w14:textId="77777777" w:rsidR="00D708FE" w:rsidRDefault="00D708FE" w:rsidP="00D708FE">
            <w:pPr>
              <w:pStyle w:val="XML1"/>
              <w:rPr>
                <w:ins w:id="6150" w:author="Thomas Dietz" w:date="2012-08-08T16:18:00Z"/>
              </w:rPr>
            </w:pPr>
            <w:ins w:id="6151" w:author="Thomas Dietz" w:date="2012-08-08T16:18:00Z">
              <w:r>
                <w:t xml:space="preserve">        &lt;/xs:annotation&gt;</w:t>
              </w:r>
            </w:ins>
          </w:p>
          <w:p w14:paraId="626D4539" w14:textId="77777777" w:rsidR="00D708FE" w:rsidRDefault="00D708FE" w:rsidP="00D708FE">
            <w:pPr>
              <w:pStyle w:val="XML1"/>
              <w:rPr>
                <w:ins w:id="6152" w:author="Thomas Dietz" w:date="2012-08-08T16:18:00Z"/>
              </w:rPr>
            </w:pPr>
            <w:ins w:id="6153" w:author="Thomas Dietz" w:date="2012-08-08T16:18:00Z">
              <w:r>
                <w:t xml:space="preserve">      &lt;/xs:element&gt;</w:t>
              </w:r>
            </w:ins>
          </w:p>
          <w:p w14:paraId="150576F9" w14:textId="77777777" w:rsidR="00D708FE" w:rsidRDefault="00D708FE" w:rsidP="00D708FE">
            <w:pPr>
              <w:pStyle w:val="XML1"/>
              <w:rPr>
                <w:ins w:id="6154" w:author="Thomas Dietz" w:date="2012-08-08T16:18:00Z"/>
              </w:rPr>
            </w:pPr>
            <w:ins w:id="6155" w:author="Thomas Dietz" w:date="2012-08-08T16:18:00Z">
              <w:r>
                <w:t xml:space="preserve">      &lt;xs:element name="max-ports"  type="xs:unsignedInt"&gt;</w:t>
              </w:r>
            </w:ins>
          </w:p>
          <w:p w14:paraId="0DB1EB14" w14:textId="77777777" w:rsidR="00D708FE" w:rsidRDefault="00D708FE" w:rsidP="00D708FE">
            <w:pPr>
              <w:pStyle w:val="XML1"/>
              <w:rPr>
                <w:ins w:id="6156" w:author="Thomas Dietz" w:date="2012-08-08T16:18:00Z"/>
              </w:rPr>
            </w:pPr>
            <w:ins w:id="6157" w:author="Thomas Dietz" w:date="2012-08-08T16:18:00Z">
              <w:r>
                <w:t xml:space="preserve">        &lt;xs:annotation&gt;</w:t>
              </w:r>
            </w:ins>
          </w:p>
          <w:p w14:paraId="7D940FB7" w14:textId="77777777" w:rsidR="00D708FE" w:rsidRDefault="00D708FE" w:rsidP="00D708FE">
            <w:pPr>
              <w:pStyle w:val="XML1"/>
              <w:rPr>
                <w:ins w:id="6158" w:author="Thomas Dietz" w:date="2012-08-08T16:18:00Z"/>
              </w:rPr>
            </w:pPr>
            <w:ins w:id="6159" w:author="Thomas Dietz" w:date="2012-08-08T16:18:00Z">
              <w:r>
                <w:t xml:space="preserve">          &lt;xs:documentation&gt;</w:t>
              </w:r>
            </w:ins>
          </w:p>
          <w:p w14:paraId="342BDB30" w14:textId="77777777" w:rsidR="00D708FE" w:rsidRDefault="00D708FE" w:rsidP="00D708FE">
            <w:pPr>
              <w:pStyle w:val="XML1"/>
              <w:rPr>
                <w:ins w:id="6160" w:author="Thomas Dietz" w:date="2012-08-08T16:18:00Z"/>
              </w:rPr>
            </w:pPr>
            <w:ins w:id="6161" w:author="Thomas Dietz" w:date="2012-08-08T16:18:00Z">
              <w:r>
                <w:t xml:space="preserve">            The number of flow tables supported by the</w:t>
              </w:r>
            </w:ins>
          </w:p>
          <w:p w14:paraId="11849615" w14:textId="77777777" w:rsidR="00D708FE" w:rsidRDefault="00D708FE" w:rsidP="00D708FE">
            <w:pPr>
              <w:pStyle w:val="XML1"/>
              <w:rPr>
                <w:ins w:id="6162" w:author="Thomas Dietz" w:date="2012-08-08T16:18:00Z"/>
              </w:rPr>
            </w:pPr>
            <w:ins w:id="6163" w:author="Thomas Dietz" w:date="2012-08-08T16:18:00Z">
              <w:r>
                <w:t xml:space="preserve">            </w:t>
              </w:r>
              <w:proofErr w:type="gramStart"/>
              <w:r>
                <w:t>logical</w:t>
              </w:r>
              <w:proofErr w:type="gramEnd"/>
              <w:r>
                <w:t xml:space="preserve"> switch.</w:t>
              </w:r>
            </w:ins>
          </w:p>
          <w:p w14:paraId="267E6EB5" w14:textId="77777777" w:rsidR="00D708FE" w:rsidRDefault="00D708FE" w:rsidP="00D708FE">
            <w:pPr>
              <w:pStyle w:val="XML1"/>
              <w:rPr>
                <w:ins w:id="6164" w:author="Thomas Dietz" w:date="2012-08-08T16:18:00Z"/>
              </w:rPr>
            </w:pPr>
            <w:ins w:id="6165" w:author="Thomas Dietz" w:date="2012-08-08T16:18:00Z">
              <w:r>
                <w:t xml:space="preserve">          &lt;/xs:documentation&gt;</w:t>
              </w:r>
            </w:ins>
          </w:p>
          <w:p w14:paraId="5B69EFBE" w14:textId="77777777" w:rsidR="00D708FE" w:rsidRDefault="00D708FE" w:rsidP="00D708FE">
            <w:pPr>
              <w:pStyle w:val="XML1"/>
              <w:rPr>
                <w:ins w:id="6166" w:author="Thomas Dietz" w:date="2012-08-08T16:18:00Z"/>
              </w:rPr>
            </w:pPr>
            <w:ins w:id="6167" w:author="Thomas Dietz" w:date="2012-08-08T16:18:00Z">
              <w:r>
                <w:t xml:space="preserve">        &lt;/xs:annotation&gt;</w:t>
              </w:r>
            </w:ins>
          </w:p>
          <w:p w14:paraId="0A1F2BA3" w14:textId="77777777" w:rsidR="00D708FE" w:rsidRDefault="00D708FE" w:rsidP="00D708FE">
            <w:pPr>
              <w:pStyle w:val="XML1"/>
              <w:rPr>
                <w:ins w:id="6168" w:author="Thomas Dietz" w:date="2012-08-08T16:18:00Z"/>
              </w:rPr>
            </w:pPr>
            <w:ins w:id="6169" w:author="Thomas Dietz" w:date="2012-08-08T16:18:00Z">
              <w:r>
                <w:t xml:space="preserve">      &lt;/xs:element&gt;</w:t>
              </w:r>
            </w:ins>
          </w:p>
          <w:p w14:paraId="68D9B6FF" w14:textId="77777777" w:rsidR="00D708FE" w:rsidRDefault="00D708FE" w:rsidP="00D708FE">
            <w:pPr>
              <w:pStyle w:val="XML1"/>
              <w:rPr>
                <w:ins w:id="6170" w:author="Thomas Dietz" w:date="2012-08-08T16:18:00Z"/>
              </w:rPr>
            </w:pPr>
            <w:ins w:id="6171" w:author="Thomas Dietz" w:date="2012-08-08T16:18:00Z">
              <w:r>
                <w:t xml:space="preserve">      &lt;xs:element name="flow-statistics"  type="xs:boolean"&gt;</w:t>
              </w:r>
            </w:ins>
          </w:p>
          <w:p w14:paraId="034E49FA" w14:textId="77777777" w:rsidR="00D708FE" w:rsidRDefault="00D708FE" w:rsidP="00D708FE">
            <w:pPr>
              <w:pStyle w:val="XML1"/>
              <w:rPr>
                <w:ins w:id="6172" w:author="Thomas Dietz" w:date="2012-08-08T16:18:00Z"/>
              </w:rPr>
            </w:pPr>
            <w:ins w:id="6173" w:author="Thomas Dietz" w:date="2012-08-08T16:18:00Z">
              <w:r>
                <w:t xml:space="preserve">        &lt;xs:annotation&gt;</w:t>
              </w:r>
            </w:ins>
          </w:p>
          <w:p w14:paraId="6D78C087" w14:textId="77777777" w:rsidR="00D708FE" w:rsidRDefault="00D708FE" w:rsidP="00D708FE">
            <w:pPr>
              <w:pStyle w:val="XML1"/>
              <w:rPr>
                <w:ins w:id="6174" w:author="Thomas Dietz" w:date="2012-08-08T16:18:00Z"/>
              </w:rPr>
            </w:pPr>
            <w:ins w:id="6175" w:author="Thomas Dietz" w:date="2012-08-08T16:18:00Z">
              <w:r>
                <w:t xml:space="preserve">          &lt;xs:documentation&gt;</w:t>
              </w:r>
            </w:ins>
          </w:p>
          <w:p w14:paraId="4C7EEA8A" w14:textId="77777777" w:rsidR="00D708FE" w:rsidRDefault="00D708FE" w:rsidP="00D708FE">
            <w:pPr>
              <w:pStyle w:val="XML1"/>
              <w:rPr>
                <w:ins w:id="6176" w:author="Thomas Dietz" w:date="2012-08-08T16:18:00Z"/>
              </w:rPr>
            </w:pPr>
            <w:ins w:id="6177" w:author="Thomas Dietz" w:date="2012-08-08T16:18:00Z">
              <w:r>
                <w:t xml:space="preserve">            Specifies if the logical switch supports flow</w:t>
              </w:r>
            </w:ins>
          </w:p>
          <w:p w14:paraId="3BF88554" w14:textId="77777777" w:rsidR="00D708FE" w:rsidRDefault="00D708FE" w:rsidP="00D708FE">
            <w:pPr>
              <w:pStyle w:val="XML1"/>
              <w:rPr>
                <w:ins w:id="6178" w:author="Thomas Dietz" w:date="2012-08-08T16:18:00Z"/>
              </w:rPr>
            </w:pPr>
            <w:ins w:id="6179" w:author="Thomas Dietz" w:date="2012-08-08T16:18:00Z">
              <w:r>
                <w:t xml:space="preserve">            </w:t>
              </w:r>
              <w:proofErr w:type="gramStart"/>
              <w:r>
                <w:t>statistics</w:t>
              </w:r>
              <w:proofErr w:type="gramEnd"/>
              <w:r>
                <w:t>.</w:t>
              </w:r>
            </w:ins>
          </w:p>
          <w:p w14:paraId="481FAF26" w14:textId="77777777" w:rsidR="00D708FE" w:rsidRDefault="00D708FE" w:rsidP="00D708FE">
            <w:pPr>
              <w:pStyle w:val="XML1"/>
              <w:rPr>
                <w:ins w:id="6180" w:author="Thomas Dietz" w:date="2012-08-08T16:18:00Z"/>
              </w:rPr>
            </w:pPr>
            <w:ins w:id="6181" w:author="Thomas Dietz" w:date="2012-08-08T16:18:00Z">
              <w:r>
                <w:t xml:space="preserve">          &lt;/xs:documentation&gt;</w:t>
              </w:r>
            </w:ins>
          </w:p>
          <w:p w14:paraId="028F1129" w14:textId="77777777" w:rsidR="00D708FE" w:rsidRDefault="00D708FE" w:rsidP="00D708FE">
            <w:pPr>
              <w:pStyle w:val="XML1"/>
              <w:rPr>
                <w:ins w:id="6182" w:author="Thomas Dietz" w:date="2012-08-08T16:18:00Z"/>
              </w:rPr>
            </w:pPr>
            <w:ins w:id="6183" w:author="Thomas Dietz" w:date="2012-08-08T16:18:00Z">
              <w:r>
                <w:t xml:space="preserve">        &lt;/xs:annotation&gt;</w:t>
              </w:r>
            </w:ins>
          </w:p>
          <w:p w14:paraId="459208E4" w14:textId="77777777" w:rsidR="00D708FE" w:rsidRDefault="00D708FE" w:rsidP="00D708FE">
            <w:pPr>
              <w:pStyle w:val="XML1"/>
              <w:rPr>
                <w:ins w:id="6184" w:author="Thomas Dietz" w:date="2012-08-08T16:18:00Z"/>
              </w:rPr>
            </w:pPr>
            <w:ins w:id="6185" w:author="Thomas Dietz" w:date="2012-08-08T16:18:00Z">
              <w:r>
                <w:t xml:space="preserve">      &lt;/xs:element&gt;</w:t>
              </w:r>
            </w:ins>
          </w:p>
          <w:p w14:paraId="0E6BF91C" w14:textId="77777777" w:rsidR="00D708FE" w:rsidRDefault="00D708FE" w:rsidP="00D708FE">
            <w:pPr>
              <w:pStyle w:val="XML1"/>
              <w:rPr>
                <w:ins w:id="6186" w:author="Thomas Dietz" w:date="2012-08-08T16:18:00Z"/>
              </w:rPr>
            </w:pPr>
            <w:ins w:id="6187" w:author="Thomas Dietz" w:date="2012-08-08T16:18:00Z">
              <w:r>
                <w:t xml:space="preserve">      &lt;xs:element name="table-statistics"  type="xs:boolean"&gt;</w:t>
              </w:r>
            </w:ins>
          </w:p>
          <w:p w14:paraId="5F406F54" w14:textId="77777777" w:rsidR="00D708FE" w:rsidRDefault="00D708FE" w:rsidP="00D708FE">
            <w:pPr>
              <w:pStyle w:val="XML1"/>
              <w:rPr>
                <w:ins w:id="6188" w:author="Thomas Dietz" w:date="2012-08-08T16:18:00Z"/>
              </w:rPr>
            </w:pPr>
            <w:ins w:id="6189" w:author="Thomas Dietz" w:date="2012-08-08T16:18:00Z">
              <w:r>
                <w:t xml:space="preserve">        &lt;xs:annotation&gt;</w:t>
              </w:r>
            </w:ins>
          </w:p>
          <w:p w14:paraId="45FBC048" w14:textId="77777777" w:rsidR="00D708FE" w:rsidRDefault="00D708FE" w:rsidP="00D708FE">
            <w:pPr>
              <w:pStyle w:val="XML1"/>
              <w:rPr>
                <w:ins w:id="6190" w:author="Thomas Dietz" w:date="2012-08-08T16:18:00Z"/>
              </w:rPr>
            </w:pPr>
            <w:ins w:id="6191" w:author="Thomas Dietz" w:date="2012-08-08T16:18:00Z">
              <w:r>
                <w:t xml:space="preserve">          &lt;xs:documentation&gt;</w:t>
              </w:r>
            </w:ins>
          </w:p>
          <w:p w14:paraId="660C7108" w14:textId="77777777" w:rsidR="00D708FE" w:rsidRDefault="00D708FE" w:rsidP="00D708FE">
            <w:pPr>
              <w:pStyle w:val="XML1"/>
              <w:rPr>
                <w:ins w:id="6192" w:author="Thomas Dietz" w:date="2012-08-08T16:18:00Z"/>
              </w:rPr>
            </w:pPr>
            <w:ins w:id="6193" w:author="Thomas Dietz" w:date="2012-08-08T16:18:00Z">
              <w:r>
                <w:t xml:space="preserve">            Specifies if the logical switch supports table</w:t>
              </w:r>
            </w:ins>
          </w:p>
          <w:p w14:paraId="065928CF" w14:textId="77777777" w:rsidR="00D708FE" w:rsidRDefault="00D708FE" w:rsidP="00D708FE">
            <w:pPr>
              <w:pStyle w:val="XML1"/>
              <w:rPr>
                <w:ins w:id="6194" w:author="Thomas Dietz" w:date="2012-08-08T16:18:00Z"/>
              </w:rPr>
            </w:pPr>
            <w:ins w:id="6195" w:author="Thomas Dietz" w:date="2012-08-08T16:18:00Z">
              <w:r>
                <w:t xml:space="preserve">            </w:t>
              </w:r>
              <w:proofErr w:type="gramStart"/>
              <w:r>
                <w:t>statistics</w:t>
              </w:r>
              <w:proofErr w:type="gramEnd"/>
              <w:r>
                <w:t>.</w:t>
              </w:r>
            </w:ins>
          </w:p>
          <w:p w14:paraId="257F4C11" w14:textId="77777777" w:rsidR="00D708FE" w:rsidRDefault="00D708FE" w:rsidP="00D708FE">
            <w:pPr>
              <w:pStyle w:val="XML1"/>
              <w:rPr>
                <w:ins w:id="6196" w:author="Thomas Dietz" w:date="2012-08-08T16:18:00Z"/>
              </w:rPr>
            </w:pPr>
            <w:ins w:id="6197" w:author="Thomas Dietz" w:date="2012-08-08T16:18:00Z">
              <w:r>
                <w:t xml:space="preserve">          &lt;/xs:documentation&gt;</w:t>
              </w:r>
            </w:ins>
          </w:p>
          <w:p w14:paraId="1F95EADD" w14:textId="77777777" w:rsidR="00D708FE" w:rsidRDefault="00D708FE" w:rsidP="00D708FE">
            <w:pPr>
              <w:pStyle w:val="XML1"/>
              <w:rPr>
                <w:ins w:id="6198" w:author="Thomas Dietz" w:date="2012-08-08T16:18:00Z"/>
              </w:rPr>
            </w:pPr>
            <w:ins w:id="6199" w:author="Thomas Dietz" w:date="2012-08-08T16:18:00Z">
              <w:r>
                <w:t xml:space="preserve">        &lt;/xs:annotation&gt;</w:t>
              </w:r>
            </w:ins>
          </w:p>
          <w:p w14:paraId="555FED16" w14:textId="77777777" w:rsidR="00D708FE" w:rsidRDefault="00D708FE" w:rsidP="00D708FE">
            <w:pPr>
              <w:pStyle w:val="XML1"/>
              <w:rPr>
                <w:ins w:id="6200" w:author="Thomas Dietz" w:date="2012-08-08T16:18:00Z"/>
              </w:rPr>
            </w:pPr>
            <w:ins w:id="6201" w:author="Thomas Dietz" w:date="2012-08-08T16:18:00Z">
              <w:r>
                <w:t xml:space="preserve">      &lt;/xs:element&gt;</w:t>
              </w:r>
            </w:ins>
          </w:p>
          <w:p w14:paraId="5C1745CC" w14:textId="77777777" w:rsidR="00D708FE" w:rsidRDefault="00D708FE" w:rsidP="00D708FE">
            <w:pPr>
              <w:pStyle w:val="XML1"/>
              <w:rPr>
                <w:ins w:id="6202" w:author="Thomas Dietz" w:date="2012-08-08T16:18:00Z"/>
              </w:rPr>
            </w:pPr>
            <w:ins w:id="6203" w:author="Thomas Dietz" w:date="2012-08-08T16:18:00Z">
              <w:r>
                <w:t xml:space="preserve">      &lt;xs:element name="port-statistics"  type="xs:boolean"&gt;</w:t>
              </w:r>
            </w:ins>
          </w:p>
          <w:p w14:paraId="03DD9707" w14:textId="77777777" w:rsidR="00D708FE" w:rsidRDefault="00D708FE" w:rsidP="00D708FE">
            <w:pPr>
              <w:pStyle w:val="XML1"/>
              <w:rPr>
                <w:ins w:id="6204" w:author="Thomas Dietz" w:date="2012-08-08T16:18:00Z"/>
              </w:rPr>
            </w:pPr>
            <w:ins w:id="6205" w:author="Thomas Dietz" w:date="2012-08-08T16:18:00Z">
              <w:r>
                <w:t xml:space="preserve">        &lt;xs:annotation&gt;</w:t>
              </w:r>
            </w:ins>
          </w:p>
          <w:p w14:paraId="66F79AF1" w14:textId="77777777" w:rsidR="00D708FE" w:rsidRDefault="00D708FE" w:rsidP="00D708FE">
            <w:pPr>
              <w:pStyle w:val="XML1"/>
              <w:rPr>
                <w:ins w:id="6206" w:author="Thomas Dietz" w:date="2012-08-08T16:18:00Z"/>
              </w:rPr>
            </w:pPr>
            <w:ins w:id="6207" w:author="Thomas Dietz" w:date="2012-08-08T16:18:00Z">
              <w:r>
                <w:t xml:space="preserve">          &lt;xs:documentation&gt;</w:t>
              </w:r>
            </w:ins>
          </w:p>
          <w:p w14:paraId="4400009E" w14:textId="77777777" w:rsidR="00D708FE" w:rsidRDefault="00D708FE" w:rsidP="00D708FE">
            <w:pPr>
              <w:pStyle w:val="XML1"/>
              <w:rPr>
                <w:ins w:id="6208" w:author="Thomas Dietz" w:date="2012-08-08T16:18:00Z"/>
              </w:rPr>
            </w:pPr>
            <w:ins w:id="6209" w:author="Thomas Dietz" w:date="2012-08-08T16:18:00Z">
              <w:r>
                <w:t xml:space="preserve">            Specifies if the logical switch supports port</w:t>
              </w:r>
            </w:ins>
          </w:p>
          <w:p w14:paraId="4F248AE9" w14:textId="77777777" w:rsidR="00D708FE" w:rsidRDefault="00D708FE" w:rsidP="00D708FE">
            <w:pPr>
              <w:pStyle w:val="XML1"/>
              <w:rPr>
                <w:ins w:id="6210" w:author="Thomas Dietz" w:date="2012-08-08T16:18:00Z"/>
              </w:rPr>
            </w:pPr>
            <w:ins w:id="6211" w:author="Thomas Dietz" w:date="2012-08-08T16:18:00Z">
              <w:r>
                <w:t xml:space="preserve">            </w:t>
              </w:r>
              <w:proofErr w:type="gramStart"/>
              <w:r>
                <w:t>statistics</w:t>
              </w:r>
              <w:proofErr w:type="gramEnd"/>
              <w:r>
                <w:t>.</w:t>
              </w:r>
            </w:ins>
          </w:p>
          <w:p w14:paraId="47F1DA7F" w14:textId="77777777" w:rsidR="00D708FE" w:rsidRDefault="00D708FE" w:rsidP="00D708FE">
            <w:pPr>
              <w:pStyle w:val="XML1"/>
              <w:rPr>
                <w:ins w:id="6212" w:author="Thomas Dietz" w:date="2012-08-08T16:18:00Z"/>
              </w:rPr>
            </w:pPr>
            <w:ins w:id="6213" w:author="Thomas Dietz" w:date="2012-08-08T16:18:00Z">
              <w:r>
                <w:t xml:space="preserve">          &lt;/xs:documentation&gt;</w:t>
              </w:r>
            </w:ins>
          </w:p>
          <w:p w14:paraId="2458096A" w14:textId="77777777" w:rsidR="00D708FE" w:rsidRDefault="00D708FE" w:rsidP="00D708FE">
            <w:pPr>
              <w:pStyle w:val="XML1"/>
              <w:rPr>
                <w:ins w:id="6214" w:author="Thomas Dietz" w:date="2012-08-08T16:18:00Z"/>
              </w:rPr>
            </w:pPr>
            <w:ins w:id="6215" w:author="Thomas Dietz" w:date="2012-08-08T16:18:00Z">
              <w:r>
                <w:lastRenderedPageBreak/>
                <w:t xml:space="preserve">        &lt;/xs:annotation&gt;</w:t>
              </w:r>
            </w:ins>
          </w:p>
          <w:p w14:paraId="606DE1BA" w14:textId="77777777" w:rsidR="00D708FE" w:rsidRDefault="00D708FE" w:rsidP="00D708FE">
            <w:pPr>
              <w:pStyle w:val="XML1"/>
              <w:rPr>
                <w:ins w:id="6216" w:author="Thomas Dietz" w:date="2012-08-08T16:18:00Z"/>
              </w:rPr>
            </w:pPr>
            <w:ins w:id="6217" w:author="Thomas Dietz" w:date="2012-08-08T16:18:00Z">
              <w:r>
                <w:t xml:space="preserve">      &lt;/xs:element&gt;</w:t>
              </w:r>
            </w:ins>
          </w:p>
          <w:p w14:paraId="72797B94" w14:textId="77777777" w:rsidR="00D708FE" w:rsidRDefault="00D708FE" w:rsidP="00D708FE">
            <w:pPr>
              <w:pStyle w:val="XML1"/>
              <w:rPr>
                <w:ins w:id="6218" w:author="Thomas Dietz" w:date="2012-08-08T16:18:00Z"/>
              </w:rPr>
            </w:pPr>
            <w:ins w:id="6219" w:author="Thomas Dietz" w:date="2012-08-08T16:18:00Z">
              <w:r>
                <w:t xml:space="preserve">      &lt;xs:element name="group-statistics"  type="xs:boolean"&gt;</w:t>
              </w:r>
            </w:ins>
          </w:p>
          <w:p w14:paraId="3986C2E5" w14:textId="77777777" w:rsidR="00D708FE" w:rsidRDefault="00D708FE" w:rsidP="00D708FE">
            <w:pPr>
              <w:pStyle w:val="XML1"/>
              <w:rPr>
                <w:ins w:id="6220" w:author="Thomas Dietz" w:date="2012-08-08T16:18:00Z"/>
              </w:rPr>
            </w:pPr>
            <w:ins w:id="6221" w:author="Thomas Dietz" w:date="2012-08-08T16:18:00Z">
              <w:r>
                <w:t xml:space="preserve">        &lt;xs:annotation&gt;</w:t>
              </w:r>
            </w:ins>
          </w:p>
          <w:p w14:paraId="01EF94DA" w14:textId="77777777" w:rsidR="00D708FE" w:rsidRDefault="00D708FE" w:rsidP="00D708FE">
            <w:pPr>
              <w:pStyle w:val="XML1"/>
              <w:rPr>
                <w:ins w:id="6222" w:author="Thomas Dietz" w:date="2012-08-08T16:18:00Z"/>
              </w:rPr>
            </w:pPr>
            <w:ins w:id="6223" w:author="Thomas Dietz" w:date="2012-08-08T16:18:00Z">
              <w:r>
                <w:t xml:space="preserve">          &lt;xs:documentation&gt;</w:t>
              </w:r>
            </w:ins>
          </w:p>
          <w:p w14:paraId="5F2E1183" w14:textId="77777777" w:rsidR="00D708FE" w:rsidRDefault="00D708FE" w:rsidP="00D708FE">
            <w:pPr>
              <w:pStyle w:val="XML1"/>
              <w:rPr>
                <w:ins w:id="6224" w:author="Thomas Dietz" w:date="2012-08-08T16:18:00Z"/>
              </w:rPr>
            </w:pPr>
            <w:ins w:id="6225" w:author="Thomas Dietz" w:date="2012-08-08T16:18:00Z">
              <w:r>
                <w:t xml:space="preserve">            Specifies if the logical switch supports group</w:t>
              </w:r>
            </w:ins>
          </w:p>
          <w:p w14:paraId="0562AFC7" w14:textId="77777777" w:rsidR="00D708FE" w:rsidRDefault="00D708FE" w:rsidP="00D708FE">
            <w:pPr>
              <w:pStyle w:val="XML1"/>
              <w:rPr>
                <w:ins w:id="6226" w:author="Thomas Dietz" w:date="2012-08-08T16:18:00Z"/>
              </w:rPr>
            </w:pPr>
            <w:ins w:id="6227" w:author="Thomas Dietz" w:date="2012-08-08T16:18:00Z">
              <w:r>
                <w:t xml:space="preserve">            </w:t>
              </w:r>
              <w:proofErr w:type="gramStart"/>
              <w:r>
                <w:t>statistics</w:t>
              </w:r>
              <w:proofErr w:type="gramEnd"/>
              <w:r>
                <w:t>.</w:t>
              </w:r>
            </w:ins>
          </w:p>
          <w:p w14:paraId="35FE1FF6" w14:textId="77777777" w:rsidR="00D708FE" w:rsidRDefault="00D708FE" w:rsidP="00D708FE">
            <w:pPr>
              <w:pStyle w:val="XML1"/>
              <w:rPr>
                <w:ins w:id="6228" w:author="Thomas Dietz" w:date="2012-08-08T16:18:00Z"/>
              </w:rPr>
            </w:pPr>
            <w:ins w:id="6229" w:author="Thomas Dietz" w:date="2012-08-08T16:18:00Z">
              <w:r>
                <w:t xml:space="preserve">          &lt;/xs:documentation&gt;</w:t>
              </w:r>
            </w:ins>
          </w:p>
          <w:p w14:paraId="711D02D2" w14:textId="77777777" w:rsidR="00D708FE" w:rsidRDefault="00D708FE" w:rsidP="00D708FE">
            <w:pPr>
              <w:pStyle w:val="XML1"/>
              <w:rPr>
                <w:ins w:id="6230" w:author="Thomas Dietz" w:date="2012-08-08T16:18:00Z"/>
              </w:rPr>
            </w:pPr>
            <w:ins w:id="6231" w:author="Thomas Dietz" w:date="2012-08-08T16:18:00Z">
              <w:r>
                <w:t xml:space="preserve">        &lt;/xs:annotation&gt;</w:t>
              </w:r>
            </w:ins>
          </w:p>
          <w:p w14:paraId="0102260F" w14:textId="77777777" w:rsidR="00D708FE" w:rsidRDefault="00D708FE" w:rsidP="00D708FE">
            <w:pPr>
              <w:pStyle w:val="XML1"/>
              <w:rPr>
                <w:ins w:id="6232" w:author="Thomas Dietz" w:date="2012-08-08T16:18:00Z"/>
              </w:rPr>
            </w:pPr>
            <w:ins w:id="6233" w:author="Thomas Dietz" w:date="2012-08-08T16:18:00Z">
              <w:r>
                <w:t xml:space="preserve">      &lt;/xs:element&gt;</w:t>
              </w:r>
            </w:ins>
          </w:p>
          <w:p w14:paraId="4A7AB2FD" w14:textId="77777777" w:rsidR="00D708FE" w:rsidRDefault="00D708FE" w:rsidP="00D708FE">
            <w:pPr>
              <w:pStyle w:val="XML1"/>
              <w:rPr>
                <w:ins w:id="6234" w:author="Thomas Dietz" w:date="2012-08-08T16:18:00Z"/>
              </w:rPr>
            </w:pPr>
            <w:ins w:id="6235" w:author="Thomas Dietz" w:date="2012-08-08T16:18:00Z">
              <w:r>
                <w:t xml:space="preserve">      &lt;xs:element name="queue-statistics"  type="xs:boolean"&gt;</w:t>
              </w:r>
            </w:ins>
          </w:p>
          <w:p w14:paraId="60316DD3" w14:textId="77777777" w:rsidR="00D708FE" w:rsidRDefault="00D708FE" w:rsidP="00D708FE">
            <w:pPr>
              <w:pStyle w:val="XML1"/>
              <w:rPr>
                <w:ins w:id="6236" w:author="Thomas Dietz" w:date="2012-08-08T16:18:00Z"/>
              </w:rPr>
            </w:pPr>
            <w:ins w:id="6237" w:author="Thomas Dietz" w:date="2012-08-08T16:18:00Z">
              <w:r>
                <w:t xml:space="preserve">        &lt;xs:annotation&gt;</w:t>
              </w:r>
            </w:ins>
          </w:p>
          <w:p w14:paraId="634F1BC1" w14:textId="77777777" w:rsidR="00D708FE" w:rsidRDefault="00D708FE" w:rsidP="00D708FE">
            <w:pPr>
              <w:pStyle w:val="XML1"/>
              <w:rPr>
                <w:ins w:id="6238" w:author="Thomas Dietz" w:date="2012-08-08T16:18:00Z"/>
              </w:rPr>
            </w:pPr>
            <w:ins w:id="6239" w:author="Thomas Dietz" w:date="2012-08-08T16:18:00Z">
              <w:r>
                <w:t xml:space="preserve">          &lt;xs:documentation&gt;</w:t>
              </w:r>
            </w:ins>
          </w:p>
          <w:p w14:paraId="6CE8AEBA" w14:textId="77777777" w:rsidR="00D708FE" w:rsidRDefault="00D708FE" w:rsidP="00D708FE">
            <w:pPr>
              <w:pStyle w:val="XML1"/>
              <w:rPr>
                <w:ins w:id="6240" w:author="Thomas Dietz" w:date="2012-08-08T16:18:00Z"/>
              </w:rPr>
            </w:pPr>
            <w:ins w:id="6241" w:author="Thomas Dietz" w:date="2012-08-08T16:18:00Z">
              <w:r>
                <w:t xml:space="preserve">            Specifies if the logical switch supports queue</w:t>
              </w:r>
            </w:ins>
          </w:p>
          <w:p w14:paraId="3583F9D3" w14:textId="77777777" w:rsidR="00D708FE" w:rsidRDefault="00D708FE" w:rsidP="00D708FE">
            <w:pPr>
              <w:pStyle w:val="XML1"/>
              <w:rPr>
                <w:ins w:id="6242" w:author="Thomas Dietz" w:date="2012-08-08T16:18:00Z"/>
              </w:rPr>
            </w:pPr>
            <w:ins w:id="6243" w:author="Thomas Dietz" w:date="2012-08-08T16:18:00Z">
              <w:r>
                <w:t xml:space="preserve">            </w:t>
              </w:r>
              <w:proofErr w:type="gramStart"/>
              <w:r>
                <w:t>statistics</w:t>
              </w:r>
              <w:proofErr w:type="gramEnd"/>
              <w:r>
                <w:t>.</w:t>
              </w:r>
            </w:ins>
          </w:p>
          <w:p w14:paraId="2313EED8" w14:textId="77777777" w:rsidR="00D708FE" w:rsidRDefault="00D708FE" w:rsidP="00D708FE">
            <w:pPr>
              <w:pStyle w:val="XML1"/>
              <w:rPr>
                <w:ins w:id="6244" w:author="Thomas Dietz" w:date="2012-08-08T16:18:00Z"/>
              </w:rPr>
            </w:pPr>
            <w:ins w:id="6245" w:author="Thomas Dietz" w:date="2012-08-08T16:18:00Z">
              <w:r>
                <w:t xml:space="preserve">          &lt;/xs:documentation&gt;</w:t>
              </w:r>
            </w:ins>
          </w:p>
          <w:p w14:paraId="4EBE8A1E" w14:textId="77777777" w:rsidR="00D708FE" w:rsidRDefault="00D708FE" w:rsidP="00D708FE">
            <w:pPr>
              <w:pStyle w:val="XML1"/>
              <w:rPr>
                <w:ins w:id="6246" w:author="Thomas Dietz" w:date="2012-08-08T16:18:00Z"/>
              </w:rPr>
            </w:pPr>
            <w:ins w:id="6247" w:author="Thomas Dietz" w:date="2012-08-08T16:18:00Z">
              <w:r>
                <w:t xml:space="preserve">        &lt;/xs:annotation&gt;</w:t>
              </w:r>
            </w:ins>
          </w:p>
          <w:p w14:paraId="7EC57CD5" w14:textId="77777777" w:rsidR="00D708FE" w:rsidRDefault="00D708FE" w:rsidP="00D708FE">
            <w:pPr>
              <w:pStyle w:val="XML1"/>
              <w:rPr>
                <w:ins w:id="6248" w:author="Thomas Dietz" w:date="2012-08-08T16:18:00Z"/>
              </w:rPr>
            </w:pPr>
            <w:ins w:id="6249" w:author="Thomas Dietz" w:date="2012-08-08T16:18:00Z">
              <w:r>
                <w:t xml:space="preserve">      &lt;/xs:element&gt;</w:t>
              </w:r>
            </w:ins>
          </w:p>
          <w:p w14:paraId="7952F2B5" w14:textId="77777777" w:rsidR="00D708FE" w:rsidRDefault="00D708FE" w:rsidP="00D708FE">
            <w:pPr>
              <w:pStyle w:val="XML1"/>
              <w:rPr>
                <w:ins w:id="6250" w:author="Thomas Dietz" w:date="2012-08-08T16:18:00Z"/>
              </w:rPr>
            </w:pPr>
            <w:ins w:id="6251" w:author="Thomas Dietz" w:date="2012-08-08T16:18:00Z">
              <w:r>
                <w:t xml:space="preserve">      &lt;xs:element name="reassemble-ip-fragments"  type="xs:boolean"&gt;</w:t>
              </w:r>
            </w:ins>
          </w:p>
          <w:p w14:paraId="7E360934" w14:textId="77777777" w:rsidR="00D708FE" w:rsidRDefault="00D708FE" w:rsidP="00D708FE">
            <w:pPr>
              <w:pStyle w:val="XML1"/>
              <w:rPr>
                <w:ins w:id="6252" w:author="Thomas Dietz" w:date="2012-08-08T16:18:00Z"/>
              </w:rPr>
            </w:pPr>
            <w:ins w:id="6253" w:author="Thomas Dietz" w:date="2012-08-08T16:18:00Z">
              <w:r>
                <w:t xml:space="preserve">        &lt;xs:annotation&gt;</w:t>
              </w:r>
            </w:ins>
          </w:p>
          <w:p w14:paraId="7A0C0F0A" w14:textId="77777777" w:rsidR="00D708FE" w:rsidRDefault="00D708FE" w:rsidP="00D708FE">
            <w:pPr>
              <w:pStyle w:val="XML1"/>
              <w:rPr>
                <w:ins w:id="6254" w:author="Thomas Dietz" w:date="2012-08-08T16:18:00Z"/>
              </w:rPr>
            </w:pPr>
            <w:ins w:id="6255" w:author="Thomas Dietz" w:date="2012-08-08T16:18:00Z">
              <w:r>
                <w:t xml:space="preserve">          &lt;xs:documentation&gt;</w:t>
              </w:r>
            </w:ins>
          </w:p>
          <w:p w14:paraId="3BA9FC47" w14:textId="77777777" w:rsidR="00D708FE" w:rsidRDefault="00D708FE" w:rsidP="00D708FE">
            <w:pPr>
              <w:pStyle w:val="XML1"/>
              <w:rPr>
                <w:ins w:id="6256" w:author="Thomas Dietz" w:date="2012-08-08T16:18:00Z"/>
              </w:rPr>
            </w:pPr>
            <w:ins w:id="6257" w:author="Thomas Dietz" w:date="2012-08-08T16:18:00Z">
              <w:r>
                <w:t xml:space="preserve">            Specifies if the logical switch supports</w:t>
              </w:r>
            </w:ins>
          </w:p>
          <w:p w14:paraId="033FFD33" w14:textId="77777777" w:rsidR="00D708FE" w:rsidRDefault="00D708FE" w:rsidP="00D708FE">
            <w:pPr>
              <w:pStyle w:val="XML1"/>
              <w:rPr>
                <w:ins w:id="6258" w:author="Thomas Dietz" w:date="2012-08-08T16:18:00Z"/>
              </w:rPr>
            </w:pPr>
            <w:ins w:id="6259" w:author="Thomas Dietz" w:date="2012-08-08T16:18:00Z">
              <w:r>
                <w:t xml:space="preserve">            </w:t>
              </w:r>
              <w:proofErr w:type="gramStart"/>
              <w:r>
                <w:t>reassemble</w:t>
              </w:r>
              <w:proofErr w:type="gramEnd"/>
              <w:r>
                <w:t xml:space="preserve"> IP fragments.</w:t>
              </w:r>
            </w:ins>
          </w:p>
          <w:p w14:paraId="48E132FE" w14:textId="77777777" w:rsidR="00D708FE" w:rsidRDefault="00D708FE" w:rsidP="00D708FE">
            <w:pPr>
              <w:pStyle w:val="XML1"/>
              <w:rPr>
                <w:ins w:id="6260" w:author="Thomas Dietz" w:date="2012-08-08T16:18:00Z"/>
              </w:rPr>
            </w:pPr>
            <w:ins w:id="6261" w:author="Thomas Dietz" w:date="2012-08-08T16:18:00Z">
              <w:r>
                <w:t xml:space="preserve">          &lt;/xs:documentation&gt;</w:t>
              </w:r>
            </w:ins>
          </w:p>
          <w:p w14:paraId="026E0D3A" w14:textId="77777777" w:rsidR="00D708FE" w:rsidRDefault="00D708FE" w:rsidP="00D708FE">
            <w:pPr>
              <w:pStyle w:val="XML1"/>
              <w:rPr>
                <w:ins w:id="6262" w:author="Thomas Dietz" w:date="2012-08-08T16:18:00Z"/>
              </w:rPr>
            </w:pPr>
            <w:ins w:id="6263" w:author="Thomas Dietz" w:date="2012-08-08T16:18:00Z">
              <w:r>
                <w:t xml:space="preserve">        &lt;/xs:annotation&gt;</w:t>
              </w:r>
            </w:ins>
          </w:p>
          <w:p w14:paraId="52FE111B" w14:textId="77777777" w:rsidR="00D708FE" w:rsidRDefault="00D708FE" w:rsidP="00D708FE">
            <w:pPr>
              <w:pStyle w:val="XML1"/>
              <w:rPr>
                <w:ins w:id="6264" w:author="Thomas Dietz" w:date="2012-08-08T16:18:00Z"/>
              </w:rPr>
            </w:pPr>
            <w:ins w:id="6265" w:author="Thomas Dietz" w:date="2012-08-08T16:18:00Z">
              <w:r>
                <w:t xml:space="preserve">      &lt;/xs:element&gt;</w:t>
              </w:r>
            </w:ins>
          </w:p>
          <w:p w14:paraId="77E32B00" w14:textId="77777777" w:rsidR="00D708FE" w:rsidRDefault="00D708FE" w:rsidP="00D708FE">
            <w:pPr>
              <w:pStyle w:val="XML1"/>
              <w:rPr>
                <w:ins w:id="6266" w:author="Thomas Dietz" w:date="2012-08-08T16:18:00Z"/>
              </w:rPr>
            </w:pPr>
            <w:ins w:id="6267" w:author="Thomas Dietz" w:date="2012-08-08T16:18:00Z">
              <w:r>
                <w:t xml:space="preserve">      &lt;xs:element name="block-looping-ports"  type="xs:boolean"&gt;</w:t>
              </w:r>
            </w:ins>
          </w:p>
          <w:p w14:paraId="60F588F2" w14:textId="77777777" w:rsidR="00D708FE" w:rsidRDefault="00D708FE" w:rsidP="00D708FE">
            <w:pPr>
              <w:pStyle w:val="XML1"/>
              <w:rPr>
                <w:ins w:id="6268" w:author="Thomas Dietz" w:date="2012-08-08T16:18:00Z"/>
              </w:rPr>
            </w:pPr>
            <w:ins w:id="6269" w:author="Thomas Dietz" w:date="2012-08-08T16:18:00Z">
              <w:r>
                <w:t xml:space="preserve">        &lt;xs:annotation&gt;</w:t>
              </w:r>
            </w:ins>
          </w:p>
          <w:p w14:paraId="4693A5F9" w14:textId="77777777" w:rsidR="00D708FE" w:rsidRDefault="00D708FE" w:rsidP="00D708FE">
            <w:pPr>
              <w:pStyle w:val="XML1"/>
              <w:rPr>
                <w:ins w:id="6270" w:author="Thomas Dietz" w:date="2012-08-08T16:18:00Z"/>
              </w:rPr>
            </w:pPr>
            <w:ins w:id="6271" w:author="Thomas Dietz" w:date="2012-08-08T16:18:00Z">
              <w:r>
                <w:t xml:space="preserve">          &lt;xs:documentation&gt;</w:t>
              </w:r>
            </w:ins>
          </w:p>
          <w:p w14:paraId="2953172D" w14:textId="77777777" w:rsidR="00D708FE" w:rsidRDefault="00D708FE" w:rsidP="00D708FE">
            <w:pPr>
              <w:pStyle w:val="XML1"/>
              <w:rPr>
                <w:ins w:id="6272" w:author="Thomas Dietz" w:date="2012-08-08T16:18:00Z"/>
              </w:rPr>
            </w:pPr>
            <w:ins w:id="6273" w:author="Thomas Dietz" w:date="2012-08-08T16:18:00Z">
              <w:r>
                <w:t xml:space="preserve">            'true' indicates that a switch protocol outside</w:t>
              </w:r>
            </w:ins>
          </w:p>
          <w:p w14:paraId="73ACEB64" w14:textId="77777777" w:rsidR="00D708FE" w:rsidRDefault="00D708FE" w:rsidP="00D708FE">
            <w:pPr>
              <w:pStyle w:val="XML1"/>
              <w:rPr>
                <w:ins w:id="6274" w:author="Thomas Dietz" w:date="2012-08-08T16:18:00Z"/>
              </w:rPr>
            </w:pPr>
            <w:ins w:id="6275" w:author="Thomas Dietz" w:date="2012-08-08T16:18:00Z">
              <w:r>
                <w:t xml:space="preserve">            of OpenFlow, such as 802.1D Spanning Tree, will detect</w:t>
              </w:r>
            </w:ins>
          </w:p>
          <w:p w14:paraId="4BCF578F" w14:textId="77777777" w:rsidR="00D708FE" w:rsidRDefault="00D708FE" w:rsidP="00D708FE">
            <w:pPr>
              <w:pStyle w:val="XML1"/>
              <w:rPr>
                <w:ins w:id="6276" w:author="Thomas Dietz" w:date="2012-08-08T16:18:00Z"/>
              </w:rPr>
            </w:pPr>
            <w:ins w:id="6277" w:author="Thomas Dietz" w:date="2012-08-08T16:18:00Z">
              <w:r>
                <w:t xml:space="preserve">            </w:t>
              </w:r>
              <w:proofErr w:type="gramStart"/>
              <w:r>
                <w:t>topology</w:t>
              </w:r>
              <w:proofErr w:type="gramEnd"/>
              <w:r>
                <w:t xml:space="preserve"> loops and block ports to prevent packet loops.</w:t>
              </w:r>
            </w:ins>
          </w:p>
          <w:p w14:paraId="6C5EE8EE" w14:textId="77777777" w:rsidR="00D708FE" w:rsidRDefault="00D708FE" w:rsidP="00D708FE">
            <w:pPr>
              <w:pStyle w:val="XML1"/>
              <w:rPr>
                <w:ins w:id="6278" w:author="Thomas Dietz" w:date="2012-08-08T16:18:00Z"/>
              </w:rPr>
            </w:pPr>
            <w:ins w:id="6279" w:author="Thomas Dietz" w:date="2012-08-08T16:18:00Z">
              <w:r>
                <w:t xml:space="preserve">          &lt;/xs:documentation&gt;</w:t>
              </w:r>
            </w:ins>
          </w:p>
          <w:p w14:paraId="101AE674" w14:textId="77777777" w:rsidR="00D708FE" w:rsidRDefault="00D708FE" w:rsidP="00D708FE">
            <w:pPr>
              <w:pStyle w:val="XML1"/>
              <w:rPr>
                <w:ins w:id="6280" w:author="Thomas Dietz" w:date="2012-08-08T16:18:00Z"/>
              </w:rPr>
            </w:pPr>
            <w:ins w:id="6281" w:author="Thomas Dietz" w:date="2012-08-08T16:18:00Z">
              <w:r>
                <w:t xml:space="preserve">        &lt;/xs:annotation&gt;</w:t>
              </w:r>
            </w:ins>
          </w:p>
          <w:p w14:paraId="7307AA82" w14:textId="77777777" w:rsidR="00D708FE" w:rsidRDefault="00D708FE" w:rsidP="00D708FE">
            <w:pPr>
              <w:pStyle w:val="XML1"/>
              <w:rPr>
                <w:ins w:id="6282" w:author="Thomas Dietz" w:date="2012-08-08T16:18:00Z"/>
              </w:rPr>
            </w:pPr>
            <w:ins w:id="6283" w:author="Thomas Dietz" w:date="2012-08-08T16:18:00Z">
              <w:r>
                <w:t xml:space="preserve">      &lt;/xs:element&gt;</w:t>
              </w:r>
            </w:ins>
          </w:p>
          <w:p w14:paraId="08252A2D" w14:textId="77777777" w:rsidR="00D708FE" w:rsidRDefault="00D708FE" w:rsidP="00D708FE">
            <w:pPr>
              <w:pStyle w:val="XML1"/>
              <w:rPr>
                <w:ins w:id="6284" w:author="Thomas Dietz" w:date="2012-08-08T16:18:00Z"/>
              </w:rPr>
            </w:pPr>
            <w:ins w:id="6285" w:author="Thomas Dietz" w:date="2012-08-08T16:18:00Z">
              <w:r>
                <w:t xml:space="preserve">      &lt;xs:element name="reserved-port-types"&gt;</w:t>
              </w:r>
            </w:ins>
          </w:p>
          <w:p w14:paraId="14CFB7DF" w14:textId="77777777" w:rsidR="00D708FE" w:rsidRDefault="00D708FE" w:rsidP="00D708FE">
            <w:pPr>
              <w:pStyle w:val="XML1"/>
              <w:rPr>
                <w:ins w:id="6286" w:author="Thomas Dietz" w:date="2012-08-08T16:18:00Z"/>
              </w:rPr>
            </w:pPr>
            <w:ins w:id="6287" w:author="Thomas Dietz" w:date="2012-08-08T16:18:00Z">
              <w:r>
                <w:t xml:space="preserve">        &lt;xs:annotation&gt;</w:t>
              </w:r>
            </w:ins>
          </w:p>
          <w:p w14:paraId="7FCDB056" w14:textId="77777777" w:rsidR="00D708FE" w:rsidRDefault="00D708FE" w:rsidP="00D708FE">
            <w:pPr>
              <w:pStyle w:val="XML1"/>
              <w:rPr>
                <w:ins w:id="6288" w:author="Thomas Dietz" w:date="2012-08-08T16:18:00Z"/>
              </w:rPr>
            </w:pPr>
            <w:ins w:id="6289" w:author="Thomas Dietz" w:date="2012-08-08T16:18:00Z">
              <w:r>
                <w:t xml:space="preserve">          &lt;xs:documentation&gt;</w:t>
              </w:r>
            </w:ins>
          </w:p>
          <w:p w14:paraId="10F2DAA4" w14:textId="77777777" w:rsidR="00D708FE" w:rsidRDefault="00D708FE" w:rsidP="00D708FE">
            <w:pPr>
              <w:pStyle w:val="XML1"/>
              <w:rPr>
                <w:ins w:id="6290" w:author="Thomas Dietz" w:date="2012-08-08T16:18:00Z"/>
              </w:rPr>
            </w:pPr>
            <w:ins w:id="6291" w:author="Thomas Dietz" w:date="2012-08-08T16:18:00Z">
              <w:r>
                <w:t xml:space="preserve">            Specify generic forwarding actions such as</w:t>
              </w:r>
            </w:ins>
          </w:p>
          <w:p w14:paraId="4FBA81BF" w14:textId="77777777" w:rsidR="00D708FE" w:rsidRDefault="00D708FE" w:rsidP="00D708FE">
            <w:pPr>
              <w:pStyle w:val="XML1"/>
              <w:rPr>
                <w:ins w:id="6292" w:author="Thomas Dietz" w:date="2012-08-08T16:18:00Z"/>
              </w:rPr>
            </w:pPr>
            <w:ins w:id="6293" w:author="Thomas Dietz" w:date="2012-08-08T16:18:00Z">
              <w:r>
                <w:t xml:space="preserve">            sending to the controller, flooding, or forwarding using</w:t>
              </w:r>
            </w:ins>
          </w:p>
          <w:p w14:paraId="411050C2" w14:textId="77777777" w:rsidR="00D708FE" w:rsidRDefault="00D708FE" w:rsidP="00D708FE">
            <w:pPr>
              <w:pStyle w:val="XML1"/>
              <w:rPr>
                <w:ins w:id="6294" w:author="Thomas Dietz" w:date="2012-08-08T16:18:00Z"/>
              </w:rPr>
            </w:pPr>
            <w:ins w:id="6295" w:author="Thomas Dietz" w:date="2012-08-08T16:18:00Z">
              <w:r>
                <w:t xml:space="preserve">            </w:t>
              </w:r>
              <w:proofErr w:type="gramStart"/>
              <w:r>
                <w:t>non-OpenFlow</w:t>
              </w:r>
              <w:proofErr w:type="gramEnd"/>
              <w:r>
                <w:t xml:space="preserve"> methods, such as 'normal' switch processing.</w:t>
              </w:r>
            </w:ins>
          </w:p>
          <w:p w14:paraId="29F6EA2F" w14:textId="77777777" w:rsidR="00D708FE" w:rsidRDefault="00D708FE" w:rsidP="00D708FE">
            <w:pPr>
              <w:pStyle w:val="XML1"/>
              <w:rPr>
                <w:ins w:id="6296" w:author="Thomas Dietz" w:date="2012-08-08T16:18:00Z"/>
              </w:rPr>
            </w:pPr>
            <w:ins w:id="6297" w:author="Thomas Dietz" w:date="2012-08-08T16:18:00Z">
              <w:r>
                <w:t xml:space="preserve">          &lt;/xs:documentation&gt;</w:t>
              </w:r>
            </w:ins>
          </w:p>
          <w:p w14:paraId="0082E066" w14:textId="77777777" w:rsidR="00D708FE" w:rsidRDefault="00D708FE" w:rsidP="00D708FE">
            <w:pPr>
              <w:pStyle w:val="XML1"/>
              <w:rPr>
                <w:ins w:id="6298" w:author="Thomas Dietz" w:date="2012-08-08T16:18:00Z"/>
              </w:rPr>
            </w:pPr>
            <w:ins w:id="6299" w:author="Thomas Dietz" w:date="2012-08-08T16:18:00Z">
              <w:r>
                <w:t xml:space="preserve">        &lt;/xs:annotation&gt;</w:t>
              </w:r>
            </w:ins>
          </w:p>
          <w:p w14:paraId="37E75BEF" w14:textId="77777777" w:rsidR="00D708FE" w:rsidRDefault="00D708FE" w:rsidP="00D708FE">
            <w:pPr>
              <w:pStyle w:val="XML1"/>
              <w:rPr>
                <w:ins w:id="6300" w:author="Thomas Dietz" w:date="2012-08-08T16:18:00Z"/>
              </w:rPr>
            </w:pPr>
            <w:ins w:id="6301" w:author="Thomas Dietz" w:date="2012-08-08T16:18:00Z">
              <w:r>
                <w:t xml:space="preserve">        &lt;xs:complexType&gt;</w:t>
              </w:r>
            </w:ins>
          </w:p>
          <w:p w14:paraId="41BEA01D" w14:textId="77777777" w:rsidR="00D708FE" w:rsidRDefault="00D708FE" w:rsidP="00D708FE">
            <w:pPr>
              <w:pStyle w:val="XML1"/>
              <w:rPr>
                <w:ins w:id="6302" w:author="Thomas Dietz" w:date="2012-08-08T16:18:00Z"/>
              </w:rPr>
            </w:pPr>
            <w:ins w:id="6303" w:author="Thomas Dietz" w:date="2012-08-08T16:18:00Z">
              <w:r>
                <w:t xml:space="preserve">          &lt;xs:sequence&gt;</w:t>
              </w:r>
            </w:ins>
          </w:p>
          <w:p w14:paraId="491157FE" w14:textId="77777777" w:rsidR="00D708FE" w:rsidRDefault="00D708FE" w:rsidP="00D708FE">
            <w:pPr>
              <w:pStyle w:val="XML1"/>
              <w:rPr>
                <w:ins w:id="6304" w:author="Thomas Dietz" w:date="2012-08-08T16:18:00Z"/>
              </w:rPr>
            </w:pPr>
            <w:ins w:id="6305" w:author="Thomas Dietz" w:date="2012-08-08T16:18:00Z">
              <w:r>
                <w:t xml:space="preserve">            &lt;xs:element name="type" minOccurs="0" maxOccurs="unbounded"&gt;</w:t>
              </w:r>
            </w:ins>
          </w:p>
          <w:p w14:paraId="396994D9" w14:textId="77777777" w:rsidR="00D708FE" w:rsidRDefault="00D708FE" w:rsidP="00D708FE">
            <w:pPr>
              <w:pStyle w:val="XML1"/>
              <w:rPr>
                <w:ins w:id="6306" w:author="Thomas Dietz" w:date="2012-08-08T16:18:00Z"/>
              </w:rPr>
            </w:pPr>
            <w:ins w:id="6307" w:author="Thomas Dietz" w:date="2012-08-08T16:18:00Z">
              <w:r>
                <w:t xml:space="preserve">              &lt;xs:simpleType&gt;</w:t>
              </w:r>
            </w:ins>
          </w:p>
          <w:p w14:paraId="2280200D" w14:textId="77777777" w:rsidR="00D708FE" w:rsidRDefault="00D708FE" w:rsidP="00D708FE">
            <w:pPr>
              <w:pStyle w:val="XML1"/>
              <w:rPr>
                <w:ins w:id="6308" w:author="Thomas Dietz" w:date="2012-08-08T16:18:00Z"/>
              </w:rPr>
            </w:pPr>
            <w:ins w:id="6309" w:author="Thomas Dietz" w:date="2012-08-08T16:18:00Z">
              <w:r>
                <w:t xml:space="preserve">                &lt;xs:restriction base="xs:string"&gt;</w:t>
              </w:r>
            </w:ins>
          </w:p>
          <w:p w14:paraId="285A56AF" w14:textId="77777777" w:rsidR="00D708FE" w:rsidRDefault="00D708FE" w:rsidP="00D708FE">
            <w:pPr>
              <w:pStyle w:val="XML1"/>
              <w:rPr>
                <w:ins w:id="6310" w:author="Thomas Dietz" w:date="2012-08-08T16:18:00Z"/>
              </w:rPr>
            </w:pPr>
            <w:ins w:id="6311" w:author="Thomas Dietz" w:date="2012-08-08T16:18:00Z">
              <w:r>
                <w:t xml:space="preserve">                  &lt;xs:enumeration value="all"/&gt;</w:t>
              </w:r>
            </w:ins>
          </w:p>
          <w:p w14:paraId="2CBC47C0" w14:textId="77777777" w:rsidR="00D708FE" w:rsidRDefault="00D708FE" w:rsidP="00D708FE">
            <w:pPr>
              <w:pStyle w:val="XML1"/>
              <w:rPr>
                <w:ins w:id="6312" w:author="Thomas Dietz" w:date="2012-08-08T16:18:00Z"/>
              </w:rPr>
            </w:pPr>
            <w:ins w:id="6313" w:author="Thomas Dietz" w:date="2012-08-08T16:18:00Z">
              <w:r>
                <w:t xml:space="preserve">                  &lt;xs:enumeration value="controller"/&gt;</w:t>
              </w:r>
            </w:ins>
          </w:p>
          <w:p w14:paraId="4E1951DD" w14:textId="77777777" w:rsidR="00D708FE" w:rsidRDefault="00D708FE" w:rsidP="00D708FE">
            <w:pPr>
              <w:pStyle w:val="XML1"/>
              <w:rPr>
                <w:ins w:id="6314" w:author="Thomas Dietz" w:date="2012-08-08T16:18:00Z"/>
              </w:rPr>
            </w:pPr>
            <w:ins w:id="6315" w:author="Thomas Dietz" w:date="2012-08-08T16:18:00Z">
              <w:r>
                <w:t xml:space="preserve">                  &lt;xs:enumeration value="table"/&gt;</w:t>
              </w:r>
            </w:ins>
          </w:p>
          <w:p w14:paraId="3C665F35" w14:textId="77777777" w:rsidR="00D708FE" w:rsidRDefault="00D708FE" w:rsidP="00D708FE">
            <w:pPr>
              <w:pStyle w:val="XML1"/>
              <w:rPr>
                <w:ins w:id="6316" w:author="Thomas Dietz" w:date="2012-08-08T16:18:00Z"/>
              </w:rPr>
            </w:pPr>
            <w:ins w:id="6317" w:author="Thomas Dietz" w:date="2012-08-08T16:18:00Z">
              <w:r>
                <w:t xml:space="preserve">                  &lt;xs:enumeration value="inport"/&gt;</w:t>
              </w:r>
            </w:ins>
          </w:p>
          <w:p w14:paraId="3E5F3884" w14:textId="77777777" w:rsidR="00D708FE" w:rsidRDefault="00D708FE" w:rsidP="00D708FE">
            <w:pPr>
              <w:pStyle w:val="XML1"/>
              <w:rPr>
                <w:ins w:id="6318" w:author="Thomas Dietz" w:date="2012-08-08T16:18:00Z"/>
              </w:rPr>
            </w:pPr>
            <w:ins w:id="6319" w:author="Thomas Dietz" w:date="2012-08-08T16:18:00Z">
              <w:r>
                <w:t xml:space="preserve">                  &lt;xs:enumeration value="any"/&gt;</w:t>
              </w:r>
            </w:ins>
          </w:p>
          <w:p w14:paraId="6607E5A2" w14:textId="77777777" w:rsidR="00D708FE" w:rsidRDefault="00D708FE" w:rsidP="00D708FE">
            <w:pPr>
              <w:pStyle w:val="XML1"/>
              <w:rPr>
                <w:ins w:id="6320" w:author="Thomas Dietz" w:date="2012-08-08T16:18:00Z"/>
              </w:rPr>
            </w:pPr>
            <w:ins w:id="6321" w:author="Thomas Dietz" w:date="2012-08-08T16:18:00Z">
              <w:r>
                <w:t xml:space="preserve">                  &lt;xs:enumeration value="normal"/&gt;</w:t>
              </w:r>
            </w:ins>
          </w:p>
          <w:p w14:paraId="58017535" w14:textId="77777777" w:rsidR="00D708FE" w:rsidRDefault="00D708FE" w:rsidP="00D708FE">
            <w:pPr>
              <w:pStyle w:val="XML1"/>
              <w:rPr>
                <w:ins w:id="6322" w:author="Thomas Dietz" w:date="2012-08-08T16:18:00Z"/>
              </w:rPr>
            </w:pPr>
            <w:ins w:id="6323" w:author="Thomas Dietz" w:date="2012-08-08T16:18:00Z">
              <w:r>
                <w:t xml:space="preserve">                  &lt;xs:enumeration value="flood"/&gt;</w:t>
              </w:r>
            </w:ins>
          </w:p>
          <w:p w14:paraId="4AFA47AC" w14:textId="77777777" w:rsidR="00D708FE" w:rsidRDefault="00D708FE" w:rsidP="00D708FE">
            <w:pPr>
              <w:pStyle w:val="XML1"/>
              <w:rPr>
                <w:ins w:id="6324" w:author="Thomas Dietz" w:date="2012-08-08T16:18:00Z"/>
              </w:rPr>
            </w:pPr>
            <w:ins w:id="6325" w:author="Thomas Dietz" w:date="2012-08-08T16:18:00Z">
              <w:r>
                <w:t xml:space="preserve">                &lt;/xs:restriction&gt;</w:t>
              </w:r>
            </w:ins>
          </w:p>
          <w:p w14:paraId="7E9C6E04" w14:textId="77777777" w:rsidR="00D708FE" w:rsidRDefault="00D708FE" w:rsidP="00D708FE">
            <w:pPr>
              <w:pStyle w:val="XML1"/>
              <w:rPr>
                <w:ins w:id="6326" w:author="Thomas Dietz" w:date="2012-08-08T16:18:00Z"/>
              </w:rPr>
            </w:pPr>
            <w:ins w:id="6327" w:author="Thomas Dietz" w:date="2012-08-08T16:18:00Z">
              <w:r>
                <w:lastRenderedPageBreak/>
                <w:t xml:space="preserve">              &lt;/xs:simpleType&gt;</w:t>
              </w:r>
            </w:ins>
          </w:p>
          <w:p w14:paraId="52359C2B" w14:textId="77777777" w:rsidR="00D708FE" w:rsidRDefault="00D708FE" w:rsidP="00D708FE">
            <w:pPr>
              <w:pStyle w:val="XML1"/>
              <w:rPr>
                <w:ins w:id="6328" w:author="Thomas Dietz" w:date="2012-08-08T16:18:00Z"/>
              </w:rPr>
            </w:pPr>
            <w:ins w:id="6329" w:author="Thomas Dietz" w:date="2012-08-08T16:18:00Z">
              <w:r>
                <w:t xml:space="preserve">            &lt;/xs:element&gt;</w:t>
              </w:r>
            </w:ins>
          </w:p>
          <w:p w14:paraId="6DB4FC1A" w14:textId="77777777" w:rsidR="00D708FE" w:rsidRDefault="00D708FE" w:rsidP="00D708FE">
            <w:pPr>
              <w:pStyle w:val="XML1"/>
              <w:rPr>
                <w:ins w:id="6330" w:author="Thomas Dietz" w:date="2012-08-08T16:18:00Z"/>
              </w:rPr>
            </w:pPr>
            <w:ins w:id="6331" w:author="Thomas Dietz" w:date="2012-08-08T16:18:00Z">
              <w:r>
                <w:t xml:space="preserve">          &lt;/xs:sequence&gt;</w:t>
              </w:r>
            </w:ins>
          </w:p>
          <w:p w14:paraId="53387385" w14:textId="77777777" w:rsidR="00D708FE" w:rsidRDefault="00D708FE" w:rsidP="00D708FE">
            <w:pPr>
              <w:pStyle w:val="XML1"/>
              <w:rPr>
                <w:ins w:id="6332" w:author="Thomas Dietz" w:date="2012-08-08T16:18:00Z"/>
              </w:rPr>
            </w:pPr>
            <w:ins w:id="6333" w:author="Thomas Dietz" w:date="2012-08-08T16:18:00Z">
              <w:r>
                <w:t xml:space="preserve">        &lt;/xs:complexType&gt;</w:t>
              </w:r>
            </w:ins>
          </w:p>
          <w:p w14:paraId="37B49BBF" w14:textId="77777777" w:rsidR="00D708FE" w:rsidRDefault="00D708FE" w:rsidP="00D708FE">
            <w:pPr>
              <w:pStyle w:val="XML1"/>
              <w:rPr>
                <w:ins w:id="6334" w:author="Thomas Dietz" w:date="2012-08-08T16:18:00Z"/>
              </w:rPr>
            </w:pPr>
            <w:ins w:id="6335" w:author="Thomas Dietz" w:date="2012-08-08T16:18:00Z">
              <w:r>
                <w:t xml:space="preserve">      &lt;/xs:element&gt;</w:t>
              </w:r>
            </w:ins>
          </w:p>
          <w:p w14:paraId="26C7AD7A" w14:textId="77777777" w:rsidR="00D708FE" w:rsidRDefault="00D708FE" w:rsidP="00D708FE">
            <w:pPr>
              <w:pStyle w:val="XML1"/>
              <w:rPr>
                <w:ins w:id="6336" w:author="Thomas Dietz" w:date="2012-08-08T16:18:00Z"/>
              </w:rPr>
            </w:pPr>
            <w:ins w:id="6337" w:author="Thomas Dietz" w:date="2012-08-08T16:18:00Z">
              <w:r>
                <w:t xml:space="preserve">      &lt;xs:element name="group-types"&gt;</w:t>
              </w:r>
            </w:ins>
          </w:p>
          <w:p w14:paraId="5556F8E9" w14:textId="77777777" w:rsidR="00D708FE" w:rsidRDefault="00D708FE" w:rsidP="00D708FE">
            <w:pPr>
              <w:pStyle w:val="XML1"/>
              <w:rPr>
                <w:ins w:id="6338" w:author="Thomas Dietz" w:date="2012-08-08T16:18:00Z"/>
              </w:rPr>
            </w:pPr>
            <w:ins w:id="6339" w:author="Thomas Dietz" w:date="2012-08-08T16:18:00Z">
              <w:r>
                <w:t xml:space="preserve">        &lt;xs:annotation&gt;</w:t>
              </w:r>
            </w:ins>
          </w:p>
          <w:p w14:paraId="0497E973" w14:textId="77777777" w:rsidR="00D708FE" w:rsidRDefault="00D708FE" w:rsidP="00D708FE">
            <w:pPr>
              <w:pStyle w:val="XML1"/>
              <w:rPr>
                <w:ins w:id="6340" w:author="Thomas Dietz" w:date="2012-08-08T16:18:00Z"/>
              </w:rPr>
            </w:pPr>
            <w:ins w:id="6341" w:author="Thomas Dietz" w:date="2012-08-08T16:18:00Z">
              <w:r>
                <w:t xml:space="preserve">          &lt;xs:documentation&gt;</w:t>
              </w:r>
            </w:ins>
          </w:p>
          <w:p w14:paraId="52E39C58" w14:textId="77777777" w:rsidR="00D708FE" w:rsidRDefault="00D708FE" w:rsidP="00D708FE">
            <w:pPr>
              <w:pStyle w:val="XML1"/>
              <w:rPr>
                <w:ins w:id="6342" w:author="Thomas Dietz" w:date="2012-08-08T16:18:00Z"/>
              </w:rPr>
            </w:pPr>
            <w:ins w:id="6343" w:author="Thomas Dietz" w:date="2012-08-08T16:18:00Z">
              <w:r>
                <w:t xml:space="preserve">            Specify the group types supported by the logical</w:t>
              </w:r>
            </w:ins>
          </w:p>
          <w:p w14:paraId="00F1C552" w14:textId="77777777" w:rsidR="00D708FE" w:rsidRDefault="00D708FE" w:rsidP="00D708FE">
            <w:pPr>
              <w:pStyle w:val="XML1"/>
              <w:rPr>
                <w:ins w:id="6344" w:author="Thomas Dietz" w:date="2012-08-08T16:18:00Z"/>
              </w:rPr>
            </w:pPr>
            <w:ins w:id="6345" w:author="Thomas Dietz" w:date="2012-08-08T16:18:00Z">
              <w:r>
                <w:t xml:space="preserve">            </w:t>
              </w:r>
              <w:proofErr w:type="gramStart"/>
              <w:r>
                <w:t>switch</w:t>
              </w:r>
              <w:proofErr w:type="gramEnd"/>
              <w:r>
                <w:t>.</w:t>
              </w:r>
            </w:ins>
          </w:p>
          <w:p w14:paraId="562B9D19" w14:textId="77777777" w:rsidR="00D708FE" w:rsidRDefault="00D708FE" w:rsidP="00D708FE">
            <w:pPr>
              <w:pStyle w:val="XML1"/>
              <w:rPr>
                <w:ins w:id="6346" w:author="Thomas Dietz" w:date="2012-08-08T16:18:00Z"/>
              </w:rPr>
            </w:pPr>
            <w:ins w:id="6347" w:author="Thomas Dietz" w:date="2012-08-08T16:18:00Z">
              <w:r>
                <w:t xml:space="preserve">          &lt;/xs:documentation&gt;</w:t>
              </w:r>
            </w:ins>
          </w:p>
          <w:p w14:paraId="6236BEC5" w14:textId="77777777" w:rsidR="00D708FE" w:rsidRDefault="00D708FE" w:rsidP="00D708FE">
            <w:pPr>
              <w:pStyle w:val="XML1"/>
              <w:rPr>
                <w:ins w:id="6348" w:author="Thomas Dietz" w:date="2012-08-08T16:18:00Z"/>
              </w:rPr>
            </w:pPr>
            <w:ins w:id="6349" w:author="Thomas Dietz" w:date="2012-08-08T16:18:00Z">
              <w:r>
                <w:t xml:space="preserve">        &lt;/xs:annotation&gt;</w:t>
              </w:r>
            </w:ins>
          </w:p>
          <w:p w14:paraId="69416614" w14:textId="77777777" w:rsidR="00D708FE" w:rsidRDefault="00D708FE" w:rsidP="00D708FE">
            <w:pPr>
              <w:pStyle w:val="XML1"/>
              <w:rPr>
                <w:ins w:id="6350" w:author="Thomas Dietz" w:date="2012-08-08T16:18:00Z"/>
              </w:rPr>
            </w:pPr>
            <w:ins w:id="6351" w:author="Thomas Dietz" w:date="2012-08-08T16:18:00Z">
              <w:r>
                <w:t xml:space="preserve">        &lt;xs:complexType&gt;</w:t>
              </w:r>
            </w:ins>
          </w:p>
          <w:p w14:paraId="0CF5F74B" w14:textId="77777777" w:rsidR="00D708FE" w:rsidRDefault="00D708FE" w:rsidP="00D708FE">
            <w:pPr>
              <w:pStyle w:val="XML1"/>
              <w:rPr>
                <w:ins w:id="6352" w:author="Thomas Dietz" w:date="2012-08-08T16:18:00Z"/>
              </w:rPr>
            </w:pPr>
            <w:ins w:id="6353" w:author="Thomas Dietz" w:date="2012-08-08T16:18:00Z">
              <w:r>
                <w:t xml:space="preserve">          &lt;xs:sequence&gt;</w:t>
              </w:r>
            </w:ins>
          </w:p>
          <w:p w14:paraId="531CAC8C" w14:textId="77777777" w:rsidR="00D708FE" w:rsidRDefault="00D708FE" w:rsidP="00D708FE">
            <w:pPr>
              <w:pStyle w:val="XML1"/>
              <w:rPr>
                <w:ins w:id="6354" w:author="Thomas Dietz" w:date="2012-08-08T16:18:00Z"/>
              </w:rPr>
            </w:pPr>
            <w:ins w:id="6355" w:author="Thomas Dietz" w:date="2012-08-08T16:18:00Z">
              <w:r>
                <w:t xml:space="preserve">            &lt;xs:element name="type" minOccurs="0" maxOccurs="unbounded"&gt;</w:t>
              </w:r>
            </w:ins>
          </w:p>
          <w:p w14:paraId="0E144876" w14:textId="77777777" w:rsidR="00D708FE" w:rsidRDefault="00D708FE" w:rsidP="00D708FE">
            <w:pPr>
              <w:pStyle w:val="XML1"/>
              <w:rPr>
                <w:ins w:id="6356" w:author="Thomas Dietz" w:date="2012-08-08T16:18:00Z"/>
              </w:rPr>
            </w:pPr>
            <w:ins w:id="6357" w:author="Thomas Dietz" w:date="2012-08-08T16:18:00Z">
              <w:r>
                <w:t xml:space="preserve">              &lt;xs:simpleType&gt;</w:t>
              </w:r>
            </w:ins>
          </w:p>
          <w:p w14:paraId="3B2C82ED" w14:textId="77777777" w:rsidR="00D708FE" w:rsidRDefault="00D708FE" w:rsidP="00D708FE">
            <w:pPr>
              <w:pStyle w:val="XML1"/>
              <w:rPr>
                <w:ins w:id="6358" w:author="Thomas Dietz" w:date="2012-08-08T16:18:00Z"/>
              </w:rPr>
            </w:pPr>
            <w:ins w:id="6359" w:author="Thomas Dietz" w:date="2012-08-08T16:18:00Z">
              <w:r>
                <w:t xml:space="preserve">                &lt;xs:restriction base="xs:string"&gt;</w:t>
              </w:r>
            </w:ins>
          </w:p>
          <w:p w14:paraId="35A79072" w14:textId="77777777" w:rsidR="00D708FE" w:rsidRDefault="00D708FE" w:rsidP="00D708FE">
            <w:pPr>
              <w:pStyle w:val="XML1"/>
              <w:rPr>
                <w:ins w:id="6360" w:author="Thomas Dietz" w:date="2012-08-08T16:18:00Z"/>
              </w:rPr>
            </w:pPr>
            <w:ins w:id="6361" w:author="Thomas Dietz" w:date="2012-08-08T16:18:00Z">
              <w:r>
                <w:t xml:space="preserve">                  &lt;xs:enumeration value="all"/&gt;</w:t>
              </w:r>
            </w:ins>
          </w:p>
          <w:p w14:paraId="785D30CA" w14:textId="77777777" w:rsidR="00D708FE" w:rsidRDefault="00D708FE" w:rsidP="00D708FE">
            <w:pPr>
              <w:pStyle w:val="XML1"/>
              <w:rPr>
                <w:ins w:id="6362" w:author="Thomas Dietz" w:date="2012-08-08T16:18:00Z"/>
              </w:rPr>
            </w:pPr>
            <w:ins w:id="6363" w:author="Thomas Dietz" w:date="2012-08-08T16:18:00Z">
              <w:r>
                <w:t xml:space="preserve">                  &lt;xs:enumeration value="select"/&gt;</w:t>
              </w:r>
            </w:ins>
          </w:p>
          <w:p w14:paraId="2A25AB3F" w14:textId="77777777" w:rsidR="00D708FE" w:rsidRDefault="00D708FE" w:rsidP="00D708FE">
            <w:pPr>
              <w:pStyle w:val="XML1"/>
              <w:rPr>
                <w:ins w:id="6364" w:author="Thomas Dietz" w:date="2012-08-08T16:18:00Z"/>
              </w:rPr>
            </w:pPr>
            <w:ins w:id="6365" w:author="Thomas Dietz" w:date="2012-08-08T16:18:00Z">
              <w:r>
                <w:t xml:space="preserve">                  &lt;xs:enumeration value="indirect"/&gt;</w:t>
              </w:r>
            </w:ins>
          </w:p>
          <w:p w14:paraId="02275F17" w14:textId="77777777" w:rsidR="00D708FE" w:rsidRDefault="00D708FE" w:rsidP="00D708FE">
            <w:pPr>
              <w:pStyle w:val="XML1"/>
              <w:rPr>
                <w:ins w:id="6366" w:author="Thomas Dietz" w:date="2012-08-08T16:18:00Z"/>
              </w:rPr>
            </w:pPr>
            <w:ins w:id="6367" w:author="Thomas Dietz" w:date="2012-08-08T16:18:00Z">
              <w:r>
                <w:t xml:space="preserve">                  &lt;xs:enumeration value="fast-failover"/&gt;</w:t>
              </w:r>
            </w:ins>
          </w:p>
          <w:p w14:paraId="3B77A89B" w14:textId="77777777" w:rsidR="00D708FE" w:rsidRDefault="00D708FE" w:rsidP="00D708FE">
            <w:pPr>
              <w:pStyle w:val="XML1"/>
              <w:rPr>
                <w:ins w:id="6368" w:author="Thomas Dietz" w:date="2012-08-08T16:18:00Z"/>
              </w:rPr>
            </w:pPr>
            <w:ins w:id="6369" w:author="Thomas Dietz" w:date="2012-08-08T16:18:00Z">
              <w:r>
                <w:t xml:space="preserve">                &lt;/xs:restriction&gt;</w:t>
              </w:r>
            </w:ins>
          </w:p>
          <w:p w14:paraId="788C2570" w14:textId="77777777" w:rsidR="00D708FE" w:rsidRDefault="00D708FE" w:rsidP="00D708FE">
            <w:pPr>
              <w:pStyle w:val="XML1"/>
              <w:rPr>
                <w:ins w:id="6370" w:author="Thomas Dietz" w:date="2012-08-08T16:18:00Z"/>
              </w:rPr>
            </w:pPr>
            <w:ins w:id="6371" w:author="Thomas Dietz" w:date="2012-08-08T16:18:00Z">
              <w:r>
                <w:t xml:space="preserve">              &lt;/xs:simpleType&gt;</w:t>
              </w:r>
            </w:ins>
          </w:p>
          <w:p w14:paraId="33853672" w14:textId="77777777" w:rsidR="00D708FE" w:rsidRDefault="00D708FE" w:rsidP="00D708FE">
            <w:pPr>
              <w:pStyle w:val="XML1"/>
              <w:rPr>
                <w:ins w:id="6372" w:author="Thomas Dietz" w:date="2012-08-08T16:18:00Z"/>
              </w:rPr>
            </w:pPr>
            <w:ins w:id="6373" w:author="Thomas Dietz" w:date="2012-08-08T16:18:00Z">
              <w:r>
                <w:t xml:space="preserve">            &lt;/xs:element&gt;</w:t>
              </w:r>
            </w:ins>
          </w:p>
          <w:p w14:paraId="18867787" w14:textId="77777777" w:rsidR="00D708FE" w:rsidRDefault="00D708FE" w:rsidP="00D708FE">
            <w:pPr>
              <w:pStyle w:val="XML1"/>
              <w:rPr>
                <w:ins w:id="6374" w:author="Thomas Dietz" w:date="2012-08-08T16:18:00Z"/>
              </w:rPr>
            </w:pPr>
            <w:ins w:id="6375" w:author="Thomas Dietz" w:date="2012-08-08T16:18:00Z">
              <w:r>
                <w:t xml:space="preserve">          &lt;/xs:sequence&gt;</w:t>
              </w:r>
            </w:ins>
          </w:p>
          <w:p w14:paraId="79A42DC9" w14:textId="77777777" w:rsidR="00D708FE" w:rsidRDefault="00D708FE" w:rsidP="00D708FE">
            <w:pPr>
              <w:pStyle w:val="XML1"/>
              <w:rPr>
                <w:ins w:id="6376" w:author="Thomas Dietz" w:date="2012-08-08T16:18:00Z"/>
              </w:rPr>
            </w:pPr>
            <w:ins w:id="6377" w:author="Thomas Dietz" w:date="2012-08-08T16:18:00Z">
              <w:r>
                <w:t xml:space="preserve">        &lt;/xs:complexType&gt;</w:t>
              </w:r>
            </w:ins>
          </w:p>
          <w:p w14:paraId="2A7D7D9E" w14:textId="77777777" w:rsidR="00D708FE" w:rsidRDefault="00D708FE" w:rsidP="00D708FE">
            <w:pPr>
              <w:pStyle w:val="XML1"/>
              <w:rPr>
                <w:ins w:id="6378" w:author="Thomas Dietz" w:date="2012-08-08T16:18:00Z"/>
              </w:rPr>
            </w:pPr>
            <w:ins w:id="6379" w:author="Thomas Dietz" w:date="2012-08-08T16:18:00Z">
              <w:r>
                <w:t xml:space="preserve">      &lt;/xs:element&gt;</w:t>
              </w:r>
            </w:ins>
          </w:p>
          <w:p w14:paraId="2B48EB25" w14:textId="77777777" w:rsidR="00D708FE" w:rsidRDefault="00D708FE" w:rsidP="00D708FE">
            <w:pPr>
              <w:pStyle w:val="XML1"/>
              <w:rPr>
                <w:ins w:id="6380" w:author="Thomas Dietz" w:date="2012-08-08T16:18:00Z"/>
              </w:rPr>
            </w:pPr>
            <w:ins w:id="6381" w:author="Thomas Dietz" w:date="2012-08-08T16:18:00Z">
              <w:r>
                <w:t xml:space="preserve">      &lt;xs:element name="group-capabilities"&gt;</w:t>
              </w:r>
            </w:ins>
          </w:p>
          <w:p w14:paraId="2771AEA1" w14:textId="77777777" w:rsidR="00D708FE" w:rsidRDefault="00D708FE" w:rsidP="00D708FE">
            <w:pPr>
              <w:pStyle w:val="XML1"/>
              <w:rPr>
                <w:ins w:id="6382" w:author="Thomas Dietz" w:date="2012-08-08T16:18:00Z"/>
              </w:rPr>
            </w:pPr>
            <w:ins w:id="6383" w:author="Thomas Dietz" w:date="2012-08-08T16:18:00Z">
              <w:r>
                <w:t xml:space="preserve">        &lt;xs:annotation&gt;</w:t>
              </w:r>
            </w:ins>
          </w:p>
          <w:p w14:paraId="4F451534" w14:textId="77777777" w:rsidR="00D708FE" w:rsidRDefault="00D708FE" w:rsidP="00D708FE">
            <w:pPr>
              <w:pStyle w:val="XML1"/>
              <w:rPr>
                <w:ins w:id="6384" w:author="Thomas Dietz" w:date="2012-08-08T16:18:00Z"/>
              </w:rPr>
            </w:pPr>
            <w:ins w:id="6385" w:author="Thomas Dietz" w:date="2012-08-08T16:18:00Z">
              <w:r>
                <w:t xml:space="preserve">          &lt;xs:documentation&gt;</w:t>
              </w:r>
            </w:ins>
          </w:p>
          <w:p w14:paraId="284B4701" w14:textId="77777777" w:rsidR="00D708FE" w:rsidRDefault="00D708FE" w:rsidP="00D708FE">
            <w:pPr>
              <w:pStyle w:val="XML1"/>
              <w:rPr>
                <w:ins w:id="6386" w:author="Thomas Dietz" w:date="2012-08-08T16:18:00Z"/>
              </w:rPr>
            </w:pPr>
            <w:ins w:id="6387" w:author="Thomas Dietz" w:date="2012-08-08T16:18:00Z">
              <w:r>
                <w:t xml:space="preserve">            Specify the group capabilities supported by the</w:t>
              </w:r>
            </w:ins>
          </w:p>
          <w:p w14:paraId="6AEFC668" w14:textId="77777777" w:rsidR="00D708FE" w:rsidRDefault="00D708FE" w:rsidP="00D708FE">
            <w:pPr>
              <w:pStyle w:val="XML1"/>
              <w:rPr>
                <w:ins w:id="6388" w:author="Thomas Dietz" w:date="2012-08-08T16:18:00Z"/>
              </w:rPr>
            </w:pPr>
            <w:ins w:id="6389" w:author="Thomas Dietz" w:date="2012-08-08T16:18:00Z">
              <w:r>
                <w:t xml:space="preserve">            </w:t>
              </w:r>
              <w:proofErr w:type="gramStart"/>
              <w:r>
                <w:t>logical</w:t>
              </w:r>
              <w:proofErr w:type="gramEnd"/>
              <w:r>
                <w:t xml:space="preserve"> switch.</w:t>
              </w:r>
            </w:ins>
          </w:p>
          <w:p w14:paraId="0B9B63D8" w14:textId="77777777" w:rsidR="00D708FE" w:rsidRDefault="00D708FE" w:rsidP="00D708FE">
            <w:pPr>
              <w:pStyle w:val="XML1"/>
              <w:rPr>
                <w:ins w:id="6390" w:author="Thomas Dietz" w:date="2012-08-08T16:18:00Z"/>
              </w:rPr>
            </w:pPr>
            <w:ins w:id="6391" w:author="Thomas Dietz" w:date="2012-08-08T16:18:00Z">
              <w:r>
                <w:t xml:space="preserve">          &lt;/xs:documentation&gt;</w:t>
              </w:r>
            </w:ins>
          </w:p>
          <w:p w14:paraId="635203B3" w14:textId="77777777" w:rsidR="00D708FE" w:rsidRDefault="00D708FE" w:rsidP="00D708FE">
            <w:pPr>
              <w:pStyle w:val="XML1"/>
              <w:rPr>
                <w:ins w:id="6392" w:author="Thomas Dietz" w:date="2012-08-08T16:18:00Z"/>
              </w:rPr>
            </w:pPr>
            <w:ins w:id="6393" w:author="Thomas Dietz" w:date="2012-08-08T16:18:00Z">
              <w:r>
                <w:t xml:space="preserve">        &lt;/xs:annotation&gt;</w:t>
              </w:r>
            </w:ins>
          </w:p>
          <w:p w14:paraId="5C64C6A3" w14:textId="77777777" w:rsidR="00D708FE" w:rsidRDefault="00D708FE" w:rsidP="00D708FE">
            <w:pPr>
              <w:pStyle w:val="XML1"/>
              <w:rPr>
                <w:ins w:id="6394" w:author="Thomas Dietz" w:date="2012-08-08T16:18:00Z"/>
              </w:rPr>
            </w:pPr>
            <w:ins w:id="6395" w:author="Thomas Dietz" w:date="2012-08-08T16:18:00Z">
              <w:r>
                <w:t xml:space="preserve">        &lt;xs:complexType&gt;</w:t>
              </w:r>
            </w:ins>
          </w:p>
          <w:p w14:paraId="2125488A" w14:textId="77777777" w:rsidR="00D708FE" w:rsidRDefault="00D708FE" w:rsidP="00D708FE">
            <w:pPr>
              <w:pStyle w:val="XML1"/>
              <w:rPr>
                <w:ins w:id="6396" w:author="Thomas Dietz" w:date="2012-08-08T16:18:00Z"/>
              </w:rPr>
            </w:pPr>
            <w:ins w:id="6397" w:author="Thomas Dietz" w:date="2012-08-08T16:18:00Z">
              <w:r>
                <w:t xml:space="preserve">          &lt;xs:sequence&gt;</w:t>
              </w:r>
            </w:ins>
          </w:p>
          <w:p w14:paraId="2E5C8A22" w14:textId="77777777" w:rsidR="00D708FE" w:rsidRDefault="00D708FE" w:rsidP="00D708FE">
            <w:pPr>
              <w:pStyle w:val="XML1"/>
              <w:rPr>
                <w:ins w:id="6398" w:author="Thomas Dietz" w:date="2012-08-08T16:18:00Z"/>
              </w:rPr>
            </w:pPr>
            <w:ins w:id="6399" w:author="Thomas Dietz" w:date="2012-08-08T16:18:00Z">
              <w:r>
                <w:t xml:space="preserve">            &lt;xs:element name="capability" minOccurs="0" maxOccurs="unbounded"&gt;</w:t>
              </w:r>
            </w:ins>
          </w:p>
          <w:p w14:paraId="2F2C1671" w14:textId="77777777" w:rsidR="00D708FE" w:rsidRDefault="00D708FE" w:rsidP="00D708FE">
            <w:pPr>
              <w:pStyle w:val="XML1"/>
              <w:rPr>
                <w:ins w:id="6400" w:author="Thomas Dietz" w:date="2012-08-08T16:18:00Z"/>
              </w:rPr>
            </w:pPr>
            <w:ins w:id="6401" w:author="Thomas Dietz" w:date="2012-08-08T16:18:00Z">
              <w:r>
                <w:t xml:space="preserve">              &lt;xs:simpleType&gt;</w:t>
              </w:r>
            </w:ins>
          </w:p>
          <w:p w14:paraId="4965A998" w14:textId="77777777" w:rsidR="00D708FE" w:rsidRDefault="00D708FE" w:rsidP="00D708FE">
            <w:pPr>
              <w:pStyle w:val="XML1"/>
              <w:rPr>
                <w:ins w:id="6402" w:author="Thomas Dietz" w:date="2012-08-08T16:18:00Z"/>
              </w:rPr>
            </w:pPr>
            <w:ins w:id="6403" w:author="Thomas Dietz" w:date="2012-08-08T16:18:00Z">
              <w:r>
                <w:t xml:space="preserve">                &lt;xs:restriction base="xs:string"&gt;</w:t>
              </w:r>
            </w:ins>
          </w:p>
          <w:p w14:paraId="5C27FD11" w14:textId="77777777" w:rsidR="00D708FE" w:rsidRDefault="00D708FE" w:rsidP="00D708FE">
            <w:pPr>
              <w:pStyle w:val="XML1"/>
              <w:rPr>
                <w:ins w:id="6404" w:author="Thomas Dietz" w:date="2012-08-08T16:18:00Z"/>
              </w:rPr>
            </w:pPr>
            <w:ins w:id="6405" w:author="Thomas Dietz" w:date="2012-08-08T16:18:00Z">
              <w:r>
                <w:t xml:space="preserve">                  &lt;xs:enumeration value="select-weight"/&gt;</w:t>
              </w:r>
            </w:ins>
          </w:p>
          <w:p w14:paraId="05244EA5" w14:textId="77777777" w:rsidR="00D708FE" w:rsidRDefault="00D708FE" w:rsidP="00D708FE">
            <w:pPr>
              <w:pStyle w:val="XML1"/>
              <w:rPr>
                <w:ins w:id="6406" w:author="Thomas Dietz" w:date="2012-08-08T16:18:00Z"/>
              </w:rPr>
            </w:pPr>
            <w:ins w:id="6407" w:author="Thomas Dietz" w:date="2012-08-08T16:18:00Z">
              <w:r>
                <w:t xml:space="preserve">                  &lt;xs:enumeration value="select-liveness"/&gt;</w:t>
              </w:r>
            </w:ins>
          </w:p>
          <w:p w14:paraId="5CE9BEC5" w14:textId="77777777" w:rsidR="00D708FE" w:rsidRDefault="00D708FE" w:rsidP="00D708FE">
            <w:pPr>
              <w:pStyle w:val="XML1"/>
              <w:rPr>
                <w:ins w:id="6408" w:author="Thomas Dietz" w:date="2012-08-08T16:18:00Z"/>
              </w:rPr>
            </w:pPr>
            <w:ins w:id="6409" w:author="Thomas Dietz" w:date="2012-08-08T16:18:00Z">
              <w:r>
                <w:t xml:space="preserve">                  &lt;xs:enumeration value="chaining"/&gt;</w:t>
              </w:r>
            </w:ins>
          </w:p>
          <w:p w14:paraId="0E487991" w14:textId="77777777" w:rsidR="00D708FE" w:rsidRDefault="00D708FE" w:rsidP="00D708FE">
            <w:pPr>
              <w:pStyle w:val="XML1"/>
              <w:rPr>
                <w:ins w:id="6410" w:author="Thomas Dietz" w:date="2012-08-08T16:18:00Z"/>
              </w:rPr>
            </w:pPr>
            <w:ins w:id="6411" w:author="Thomas Dietz" w:date="2012-08-08T16:18:00Z">
              <w:r>
                <w:t xml:space="preserve">                  &lt;xs:enumeration value="chaining-check"/&gt;</w:t>
              </w:r>
            </w:ins>
          </w:p>
          <w:p w14:paraId="0D6C55AB" w14:textId="77777777" w:rsidR="00D708FE" w:rsidRDefault="00D708FE" w:rsidP="00D708FE">
            <w:pPr>
              <w:pStyle w:val="XML1"/>
              <w:rPr>
                <w:ins w:id="6412" w:author="Thomas Dietz" w:date="2012-08-08T16:18:00Z"/>
              </w:rPr>
            </w:pPr>
            <w:ins w:id="6413" w:author="Thomas Dietz" w:date="2012-08-08T16:18:00Z">
              <w:r>
                <w:t xml:space="preserve">                &lt;/xs:restriction&gt;</w:t>
              </w:r>
            </w:ins>
          </w:p>
          <w:p w14:paraId="101F381F" w14:textId="77777777" w:rsidR="00D708FE" w:rsidRDefault="00D708FE" w:rsidP="00D708FE">
            <w:pPr>
              <w:pStyle w:val="XML1"/>
              <w:rPr>
                <w:ins w:id="6414" w:author="Thomas Dietz" w:date="2012-08-08T16:18:00Z"/>
              </w:rPr>
            </w:pPr>
            <w:ins w:id="6415" w:author="Thomas Dietz" w:date="2012-08-08T16:18:00Z">
              <w:r>
                <w:t xml:space="preserve">              &lt;/xs:simpleType&gt;</w:t>
              </w:r>
            </w:ins>
          </w:p>
          <w:p w14:paraId="18B8BD2E" w14:textId="77777777" w:rsidR="00D708FE" w:rsidRDefault="00D708FE" w:rsidP="00D708FE">
            <w:pPr>
              <w:pStyle w:val="XML1"/>
              <w:rPr>
                <w:ins w:id="6416" w:author="Thomas Dietz" w:date="2012-08-08T16:18:00Z"/>
              </w:rPr>
            </w:pPr>
            <w:ins w:id="6417" w:author="Thomas Dietz" w:date="2012-08-08T16:18:00Z">
              <w:r>
                <w:t xml:space="preserve">            &lt;/xs:element&gt;</w:t>
              </w:r>
            </w:ins>
          </w:p>
          <w:p w14:paraId="023E3EDE" w14:textId="77777777" w:rsidR="00D708FE" w:rsidRDefault="00D708FE" w:rsidP="00D708FE">
            <w:pPr>
              <w:pStyle w:val="XML1"/>
              <w:rPr>
                <w:ins w:id="6418" w:author="Thomas Dietz" w:date="2012-08-08T16:18:00Z"/>
              </w:rPr>
            </w:pPr>
            <w:ins w:id="6419" w:author="Thomas Dietz" w:date="2012-08-08T16:18:00Z">
              <w:r>
                <w:t xml:space="preserve">          &lt;/xs:sequence&gt;</w:t>
              </w:r>
            </w:ins>
          </w:p>
          <w:p w14:paraId="28FE841F" w14:textId="77777777" w:rsidR="00D708FE" w:rsidRDefault="00D708FE" w:rsidP="00D708FE">
            <w:pPr>
              <w:pStyle w:val="XML1"/>
              <w:rPr>
                <w:ins w:id="6420" w:author="Thomas Dietz" w:date="2012-08-08T16:18:00Z"/>
              </w:rPr>
            </w:pPr>
            <w:ins w:id="6421" w:author="Thomas Dietz" w:date="2012-08-08T16:18:00Z">
              <w:r>
                <w:t xml:space="preserve">        &lt;/xs:complexType&gt;</w:t>
              </w:r>
            </w:ins>
          </w:p>
          <w:p w14:paraId="471F58F4" w14:textId="77777777" w:rsidR="00D708FE" w:rsidRDefault="00D708FE" w:rsidP="00D708FE">
            <w:pPr>
              <w:pStyle w:val="XML1"/>
              <w:rPr>
                <w:ins w:id="6422" w:author="Thomas Dietz" w:date="2012-08-08T16:18:00Z"/>
              </w:rPr>
            </w:pPr>
            <w:ins w:id="6423" w:author="Thomas Dietz" w:date="2012-08-08T16:18:00Z">
              <w:r>
                <w:t xml:space="preserve">      &lt;/xs:element&gt;</w:t>
              </w:r>
            </w:ins>
          </w:p>
          <w:p w14:paraId="18A46242" w14:textId="77777777" w:rsidR="00D708FE" w:rsidRDefault="00D708FE" w:rsidP="00D708FE">
            <w:pPr>
              <w:pStyle w:val="XML1"/>
              <w:rPr>
                <w:ins w:id="6424" w:author="Thomas Dietz" w:date="2012-08-08T16:18:00Z"/>
              </w:rPr>
            </w:pPr>
            <w:ins w:id="6425" w:author="Thomas Dietz" w:date="2012-08-08T16:18:00Z">
              <w:r>
                <w:t xml:space="preserve">      &lt;xs:element name="action-types"&gt;</w:t>
              </w:r>
            </w:ins>
          </w:p>
          <w:p w14:paraId="755A3ABE" w14:textId="77777777" w:rsidR="00D708FE" w:rsidRDefault="00D708FE" w:rsidP="00D708FE">
            <w:pPr>
              <w:pStyle w:val="XML1"/>
              <w:rPr>
                <w:ins w:id="6426" w:author="Thomas Dietz" w:date="2012-08-08T16:18:00Z"/>
              </w:rPr>
            </w:pPr>
            <w:ins w:id="6427" w:author="Thomas Dietz" w:date="2012-08-08T16:18:00Z">
              <w:r>
                <w:t xml:space="preserve">        &lt;xs:annotation&gt;</w:t>
              </w:r>
            </w:ins>
          </w:p>
          <w:p w14:paraId="218C70C7" w14:textId="77777777" w:rsidR="00D708FE" w:rsidRDefault="00D708FE" w:rsidP="00D708FE">
            <w:pPr>
              <w:pStyle w:val="XML1"/>
              <w:rPr>
                <w:ins w:id="6428" w:author="Thomas Dietz" w:date="2012-08-08T16:18:00Z"/>
              </w:rPr>
            </w:pPr>
            <w:ins w:id="6429" w:author="Thomas Dietz" w:date="2012-08-08T16:18:00Z">
              <w:r>
                <w:t xml:space="preserve">          &lt;xs:documentation&gt;</w:t>
              </w:r>
            </w:ins>
          </w:p>
          <w:p w14:paraId="23CF4F65" w14:textId="77777777" w:rsidR="00D708FE" w:rsidRDefault="00D708FE" w:rsidP="00D708FE">
            <w:pPr>
              <w:pStyle w:val="XML1"/>
              <w:rPr>
                <w:ins w:id="6430" w:author="Thomas Dietz" w:date="2012-08-08T16:18:00Z"/>
              </w:rPr>
            </w:pPr>
            <w:ins w:id="6431" w:author="Thomas Dietz" w:date="2012-08-08T16:18:00Z">
              <w:r>
                <w:t xml:space="preserve">            Specify the action types supported by the</w:t>
              </w:r>
            </w:ins>
          </w:p>
          <w:p w14:paraId="6325AC02" w14:textId="77777777" w:rsidR="00D708FE" w:rsidRDefault="00D708FE" w:rsidP="00D708FE">
            <w:pPr>
              <w:pStyle w:val="XML1"/>
              <w:rPr>
                <w:ins w:id="6432" w:author="Thomas Dietz" w:date="2012-08-08T16:18:00Z"/>
              </w:rPr>
            </w:pPr>
            <w:ins w:id="6433" w:author="Thomas Dietz" w:date="2012-08-08T16:18:00Z">
              <w:r>
                <w:t xml:space="preserve">            </w:t>
              </w:r>
              <w:proofErr w:type="gramStart"/>
              <w:r>
                <w:t>logical</w:t>
              </w:r>
              <w:proofErr w:type="gramEnd"/>
              <w:r>
                <w:t xml:space="preserve"> switch.</w:t>
              </w:r>
            </w:ins>
          </w:p>
          <w:p w14:paraId="3744AC28" w14:textId="77777777" w:rsidR="00D708FE" w:rsidRDefault="00D708FE" w:rsidP="00D708FE">
            <w:pPr>
              <w:pStyle w:val="XML1"/>
              <w:rPr>
                <w:ins w:id="6434" w:author="Thomas Dietz" w:date="2012-08-08T16:18:00Z"/>
              </w:rPr>
            </w:pPr>
            <w:ins w:id="6435" w:author="Thomas Dietz" w:date="2012-08-08T16:18:00Z">
              <w:r>
                <w:t xml:space="preserve">          &lt;/xs:documentation&gt;</w:t>
              </w:r>
            </w:ins>
          </w:p>
          <w:p w14:paraId="608D55CB" w14:textId="77777777" w:rsidR="00D708FE" w:rsidRDefault="00D708FE" w:rsidP="00D708FE">
            <w:pPr>
              <w:pStyle w:val="XML1"/>
              <w:rPr>
                <w:ins w:id="6436" w:author="Thomas Dietz" w:date="2012-08-08T16:18:00Z"/>
              </w:rPr>
            </w:pPr>
            <w:ins w:id="6437" w:author="Thomas Dietz" w:date="2012-08-08T16:18:00Z">
              <w:r>
                <w:lastRenderedPageBreak/>
                <w:t xml:space="preserve">        &lt;/xs:annotation&gt;</w:t>
              </w:r>
            </w:ins>
          </w:p>
          <w:p w14:paraId="29212FBA" w14:textId="77777777" w:rsidR="00D708FE" w:rsidRDefault="00D708FE" w:rsidP="00D708FE">
            <w:pPr>
              <w:pStyle w:val="XML1"/>
              <w:rPr>
                <w:ins w:id="6438" w:author="Thomas Dietz" w:date="2012-08-08T16:18:00Z"/>
              </w:rPr>
            </w:pPr>
            <w:ins w:id="6439" w:author="Thomas Dietz" w:date="2012-08-08T16:18:00Z">
              <w:r>
                <w:t xml:space="preserve">        &lt;xs:complexType&gt;</w:t>
              </w:r>
            </w:ins>
          </w:p>
          <w:p w14:paraId="7930CA62" w14:textId="77777777" w:rsidR="00D708FE" w:rsidRDefault="00D708FE" w:rsidP="00D708FE">
            <w:pPr>
              <w:pStyle w:val="XML1"/>
              <w:rPr>
                <w:ins w:id="6440" w:author="Thomas Dietz" w:date="2012-08-08T16:18:00Z"/>
              </w:rPr>
            </w:pPr>
            <w:ins w:id="6441" w:author="Thomas Dietz" w:date="2012-08-08T16:18:00Z">
              <w:r>
                <w:t xml:space="preserve">          &lt;xs:sequence&gt;</w:t>
              </w:r>
            </w:ins>
          </w:p>
          <w:p w14:paraId="5FD10D4E" w14:textId="77777777" w:rsidR="00D708FE" w:rsidRDefault="00D708FE" w:rsidP="00D708FE">
            <w:pPr>
              <w:pStyle w:val="XML1"/>
              <w:rPr>
                <w:ins w:id="6442" w:author="Thomas Dietz" w:date="2012-08-08T16:18:00Z"/>
              </w:rPr>
            </w:pPr>
            <w:ins w:id="6443" w:author="Thomas Dietz" w:date="2012-08-08T16:18:00Z">
              <w:r>
                <w:t xml:space="preserve">            &lt;xs:element name="type" minOccurs="0" maxOccurs="unbounded"  type="OFActionType"/&gt;</w:t>
              </w:r>
            </w:ins>
          </w:p>
          <w:p w14:paraId="71F86557" w14:textId="77777777" w:rsidR="00D708FE" w:rsidRDefault="00D708FE" w:rsidP="00D708FE">
            <w:pPr>
              <w:pStyle w:val="XML1"/>
              <w:rPr>
                <w:ins w:id="6444" w:author="Thomas Dietz" w:date="2012-08-08T16:18:00Z"/>
              </w:rPr>
            </w:pPr>
            <w:ins w:id="6445" w:author="Thomas Dietz" w:date="2012-08-08T16:18:00Z">
              <w:r>
                <w:t xml:space="preserve">          &lt;/xs:sequence&gt;</w:t>
              </w:r>
            </w:ins>
          </w:p>
          <w:p w14:paraId="6154AC0C" w14:textId="77777777" w:rsidR="00D708FE" w:rsidRDefault="00D708FE" w:rsidP="00D708FE">
            <w:pPr>
              <w:pStyle w:val="XML1"/>
              <w:rPr>
                <w:ins w:id="6446" w:author="Thomas Dietz" w:date="2012-08-08T16:18:00Z"/>
              </w:rPr>
            </w:pPr>
            <w:ins w:id="6447" w:author="Thomas Dietz" w:date="2012-08-08T16:18:00Z">
              <w:r>
                <w:t xml:space="preserve">        &lt;/xs:complexType&gt;</w:t>
              </w:r>
            </w:ins>
          </w:p>
          <w:p w14:paraId="0859225A" w14:textId="77777777" w:rsidR="00D708FE" w:rsidRDefault="00D708FE" w:rsidP="00D708FE">
            <w:pPr>
              <w:pStyle w:val="XML1"/>
              <w:rPr>
                <w:ins w:id="6448" w:author="Thomas Dietz" w:date="2012-08-08T16:18:00Z"/>
              </w:rPr>
            </w:pPr>
            <w:ins w:id="6449" w:author="Thomas Dietz" w:date="2012-08-08T16:18:00Z">
              <w:r>
                <w:t xml:space="preserve">      &lt;/xs:element&gt;</w:t>
              </w:r>
            </w:ins>
          </w:p>
          <w:p w14:paraId="5E878FF0" w14:textId="77777777" w:rsidR="00D708FE" w:rsidRDefault="00D708FE" w:rsidP="00D708FE">
            <w:pPr>
              <w:pStyle w:val="XML1"/>
              <w:rPr>
                <w:ins w:id="6450" w:author="Thomas Dietz" w:date="2012-08-08T16:18:00Z"/>
              </w:rPr>
            </w:pPr>
            <w:ins w:id="6451" w:author="Thomas Dietz" w:date="2012-08-08T16:18:00Z">
              <w:r>
                <w:t xml:space="preserve">      &lt;xs:element name="instruction-types"&gt;</w:t>
              </w:r>
            </w:ins>
          </w:p>
          <w:p w14:paraId="11A9E1B4" w14:textId="77777777" w:rsidR="00D708FE" w:rsidRDefault="00D708FE" w:rsidP="00D708FE">
            <w:pPr>
              <w:pStyle w:val="XML1"/>
              <w:rPr>
                <w:ins w:id="6452" w:author="Thomas Dietz" w:date="2012-08-08T16:18:00Z"/>
              </w:rPr>
            </w:pPr>
            <w:ins w:id="6453" w:author="Thomas Dietz" w:date="2012-08-08T16:18:00Z">
              <w:r>
                <w:t xml:space="preserve">        &lt;xs:annotation&gt;</w:t>
              </w:r>
            </w:ins>
          </w:p>
          <w:p w14:paraId="3D445F01" w14:textId="77777777" w:rsidR="00D708FE" w:rsidRDefault="00D708FE" w:rsidP="00D708FE">
            <w:pPr>
              <w:pStyle w:val="XML1"/>
              <w:rPr>
                <w:ins w:id="6454" w:author="Thomas Dietz" w:date="2012-08-08T16:18:00Z"/>
              </w:rPr>
            </w:pPr>
            <w:ins w:id="6455" w:author="Thomas Dietz" w:date="2012-08-08T16:18:00Z">
              <w:r>
                <w:t xml:space="preserve">          &lt;xs:documentation&gt;</w:t>
              </w:r>
            </w:ins>
          </w:p>
          <w:p w14:paraId="02FD6E14" w14:textId="77777777" w:rsidR="00D708FE" w:rsidRDefault="00D708FE" w:rsidP="00D708FE">
            <w:pPr>
              <w:pStyle w:val="XML1"/>
              <w:rPr>
                <w:ins w:id="6456" w:author="Thomas Dietz" w:date="2012-08-08T16:18:00Z"/>
              </w:rPr>
            </w:pPr>
            <w:ins w:id="6457" w:author="Thomas Dietz" w:date="2012-08-08T16:18:00Z">
              <w:r>
                <w:t xml:space="preserve">            Specify the instruction types supported by the</w:t>
              </w:r>
            </w:ins>
          </w:p>
          <w:p w14:paraId="4F749808" w14:textId="77777777" w:rsidR="00D708FE" w:rsidRDefault="00D708FE" w:rsidP="00D708FE">
            <w:pPr>
              <w:pStyle w:val="XML1"/>
              <w:rPr>
                <w:ins w:id="6458" w:author="Thomas Dietz" w:date="2012-08-08T16:18:00Z"/>
              </w:rPr>
            </w:pPr>
            <w:ins w:id="6459" w:author="Thomas Dietz" w:date="2012-08-08T16:18:00Z">
              <w:r>
                <w:t xml:space="preserve">            </w:t>
              </w:r>
              <w:proofErr w:type="gramStart"/>
              <w:r>
                <w:t>logical</w:t>
              </w:r>
              <w:proofErr w:type="gramEnd"/>
              <w:r>
                <w:t xml:space="preserve"> switch.</w:t>
              </w:r>
            </w:ins>
          </w:p>
          <w:p w14:paraId="46F94F8A" w14:textId="77777777" w:rsidR="00D708FE" w:rsidRDefault="00D708FE" w:rsidP="00D708FE">
            <w:pPr>
              <w:pStyle w:val="XML1"/>
              <w:rPr>
                <w:ins w:id="6460" w:author="Thomas Dietz" w:date="2012-08-08T16:18:00Z"/>
              </w:rPr>
            </w:pPr>
            <w:ins w:id="6461" w:author="Thomas Dietz" w:date="2012-08-08T16:18:00Z">
              <w:r>
                <w:t xml:space="preserve">          &lt;/xs:documentation&gt;</w:t>
              </w:r>
            </w:ins>
          </w:p>
          <w:p w14:paraId="656D2970" w14:textId="77777777" w:rsidR="00D708FE" w:rsidRDefault="00D708FE" w:rsidP="00D708FE">
            <w:pPr>
              <w:pStyle w:val="XML1"/>
              <w:rPr>
                <w:ins w:id="6462" w:author="Thomas Dietz" w:date="2012-08-08T16:18:00Z"/>
              </w:rPr>
            </w:pPr>
            <w:ins w:id="6463" w:author="Thomas Dietz" w:date="2012-08-08T16:18:00Z">
              <w:r>
                <w:t xml:space="preserve">        &lt;/xs:annotation&gt;</w:t>
              </w:r>
            </w:ins>
          </w:p>
          <w:p w14:paraId="27DB9265" w14:textId="77777777" w:rsidR="00D708FE" w:rsidRDefault="00D708FE" w:rsidP="00D708FE">
            <w:pPr>
              <w:pStyle w:val="XML1"/>
              <w:rPr>
                <w:ins w:id="6464" w:author="Thomas Dietz" w:date="2012-08-08T16:18:00Z"/>
              </w:rPr>
            </w:pPr>
            <w:ins w:id="6465" w:author="Thomas Dietz" w:date="2012-08-08T16:18:00Z">
              <w:r>
                <w:t xml:space="preserve">        &lt;xs:complexType&gt;</w:t>
              </w:r>
            </w:ins>
          </w:p>
          <w:p w14:paraId="2D8BE4F7" w14:textId="77777777" w:rsidR="00D708FE" w:rsidRDefault="00D708FE" w:rsidP="00D708FE">
            <w:pPr>
              <w:pStyle w:val="XML1"/>
              <w:rPr>
                <w:ins w:id="6466" w:author="Thomas Dietz" w:date="2012-08-08T16:18:00Z"/>
              </w:rPr>
            </w:pPr>
            <w:ins w:id="6467" w:author="Thomas Dietz" w:date="2012-08-08T16:18:00Z">
              <w:r>
                <w:t xml:space="preserve">          &lt;xs:sequence&gt;</w:t>
              </w:r>
            </w:ins>
          </w:p>
          <w:p w14:paraId="6ADB9B04" w14:textId="77777777" w:rsidR="00D708FE" w:rsidRDefault="00D708FE" w:rsidP="00D708FE">
            <w:pPr>
              <w:pStyle w:val="XML1"/>
              <w:rPr>
                <w:ins w:id="6468" w:author="Thomas Dietz" w:date="2012-08-08T16:18:00Z"/>
              </w:rPr>
            </w:pPr>
            <w:ins w:id="6469" w:author="Thomas Dietz" w:date="2012-08-08T16:18:00Z">
              <w:r>
                <w:t xml:space="preserve">            &lt;xs:element name="type" minOccurs="0" maxOccurs="unbounded"  type="OFInstructionType"/&gt;</w:t>
              </w:r>
            </w:ins>
          </w:p>
          <w:p w14:paraId="05D6C6A4" w14:textId="77777777" w:rsidR="00D708FE" w:rsidRDefault="00D708FE" w:rsidP="00D708FE">
            <w:pPr>
              <w:pStyle w:val="XML1"/>
              <w:rPr>
                <w:ins w:id="6470" w:author="Thomas Dietz" w:date="2012-08-08T16:18:00Z"/>
              </w:rPr>
            </w:pPr>
            <w:ins w:id="6471" w:author="Thomas Dietz" w:date="2012-08-08T16:18:00Z">
              <w:r>
                <w:t xml:space="preserve">          &lt;/xs:sequence&gt;</w:t>
              </w:r>
            </w:ins>
          </w:p>
          <w:p w14:paraId="1B8F417F" w14:textId="77777777" w:rsidR="00D708FE" w:rsidRDefault="00D708FE" w:rsidP="00D708FE">
            <w:pPr>
              <w:pStyle w:val="XML1"/>
              <w:rPr>
                <w:ins w:id="6472" w:author="Thomas Dietz" w:date="2012-08-08T16:18:00Z"/>
              </w:rPr>
            </w:pPr>
            <w:ins w:id="6473" w:author="Thomas Dietz" w:date="2012-08-08T16:18:00Z">
              <w:r>
                <w:t xml:space="preserve">        &lt;/xs:complexType&gt;</w:t>
              </w:r>
            </w:ins>
          </w:p>
          <w:p w14:paraId="61D0564A" w14:textId="77777777" w:rsidR="00D708FE" w:rsidRDefault="00D708FE" w:rsidP="00D708FE">
            <w:pPr>
              <w:pStyle w:val="XML1"/>
              <w:rPr>
                <w:ins w:id="6474" w:author="Thomas Dietz" w:date="2012-08-08T16:18:00Z"/>
              </w:rPr>
            </w:pPr>
            <w:ins w:id="6475" w:author="Thomas Dietz" w:date="2012-08-08T16:18:00Z">
              <w:r>
                <w:t xml:space="preserve">      &lt;/xs:element&gt;</w:t>
              </w:r>
            </w:ins>
          </w:p>
          <w:p w14:paraId="108B34B8" w14:textId="77777777" w:rsidR="00D708FE" w:rsidRDefault="00D708FE" w:rsidP="00D708FE">
            <w:pPr>
              <w:pStyle w:val="XML1"/>
              <w:rPr>
                <w:ins w:id="6476" w:author="Thomas Dietz" w:date="2012-08-08T16:18:00Z"/>
              </w:rPr>
            </w:pPr>
            <w:ins w:id="6477" w:author="Thomas Dietz" w:date="2012-08-08T16:18:00Z">
              <w:r>
                <w:t xml:space="preserve">    &lt;/xs:sequence&gt;</w:t>
              </w:r>
            </w:ins>
          </w:p>
          <w:p w14:paraId="47723688" w14:textId="77777777" w:rsidR="00D708FE" w:rsidRDefault="00D708FE" w:rsidP="00D708FE">
            <w:pPr>
              <w:pStyle w:val="XML1"/>
              <w:rPr>
                <w:ins w:id="6478" w:author="Thomas Dietz" w:date="2012-08-08T16:18:00Z"/>
              </w:rPr>
            </w:pPr>
            <w:ins w:id="6479" w:author="Thomas Dietz" w:date="2012-08-08T16:18:00Z">
              <w:r>
                <w:t xml:space="preserve">  &lt;/xs:group&gt;</w:t>
              </w:r>
            </w:ins>
          </w:p>
          <w:p w14:paraId="03A2E863" w14:textId="77777777" w:rsidR="00D708FE" w:rsidRDefault="00D708FE" w:rsidP="00D708FE">
            <w:pPr>
              <w:pStyle w:val="XML1"/>
              <w:rPr>
                <w:ins w:id="6480" w:author="Thomas Dietz" w:date="2012-08-08T16:18:00Z"/>
              </w:rPr>
            </w:pPr>
          </w:p>
          <w:p w14:paraId="1BB9BD70" w14:textId="77777777" w:rsidR="00D708FE" w:rsidRDefault="00D708FE" w:rsidP="00D708FE">
            <w:pPr>
              <w:pStyle w:val="XML1"/>
              <w:rPr>
                <w:ins w:id="6481" w:author="Thomas Dietz" w:date="2012-08-08T16:18:00Z"/>
              </w:rPr>
            </w:pPr>
            <w:ins w:id="6482" w:author="Thomas Dietz" w:date="2012-08-08T16:18:00Z">
              <w:r>
                <w:t xml:space="preserve">  &lt;xs:group name="OFPortType"&gt;</w:t>
              </w:r>
            </w:ins>
          </w:p>
          <w:p w14:paraId="3FA53041" w14:textId="77777777" w:rsidR="00D708FE" w:rsidRDefault="00D708FE" w:rsidP="00D708FE">
            <w:pPr>
              <w:pStyle w:val="XML1"/>
              <w:rPr>
                <w:ins w:id="6483" w:author="Thomas Dietz" w:date="2012-08-08T16:18:00Z"/>
              </w:rPr>
            </w:pPr>
            <w:ins w:id="6484" w:author="Thomas Dietz" w:date="2012-08-08T16:18:00Z">
              <w:r>
                <w:t xml:space="preserve">    &lt;xs:annotation&gt;</w:t>
              </w:r>
            </w:ins>
          </w:p>
          <w:p w14:paraId="3F38FACA" w14:textId="77777777" w:rsidR="00D708FE" w:rsidRDefault="00D708FE" w:rsidP="00D708FE">
            <w:pPr>
              <w:pStyle w:val="XML1"/>
              <w:rPr>
                <w:ins w:id="6485" w:author="Thomas Dietz" w:date="2012-08-08T16:18:00Z"/>
              </w:rPr>
            </w:pPr>
            <w:ins w:id="6486" w:author="Thomas Dietz" w:date="2012-08-08T16:18:00Z">
              <w:r>
                <w:t xml:space="preserve">      &lt;xs:documentation&gt;</w:t>
              </w:r>
            </w:ins>
          </w:p>
          <w:p w14:paraId="07F9F4AC" w14:textId="77777777" w:rsidR="00D708FE" w:rsidRDefault="00D708FE" w:rsidP="00D708FE">
            <w:pPr>
              <w:pStyle w:val="XML1"/>
              <w:rPr>
                <w:ins w:id="6487" w:author="Thomas Dietz" w:date="2012-08-08T16:18:00Z"/>
              </w:rPr>
            </w:pPr>
            <w:ins w:id="6488" w:author="Thomas Dietz" w:date="2012-08-08T16:18:00Z">
              <w:r>
                <w:t xml:space="preserve">        This element specifies all properties of an</w:t>
              </w:r>
            </w:ins>
          </w:p>
          <w:p w14:paraId="1B2C236F" w14:textId="77777777" w:rsidR="00D708FE" w:rsidRDefault="00D708FE" w:rsidP="00D708FE">
            <w:pPr>
              <w:pStyle w:val="XML1"/>
              <w:rPr>
                <w:ins w:id="6489" w:author="Thomas Dietz" w:date="2012-08-08T16:18:00Z"/>
              </w:rPr>
            </w:pPr>
            <w:ins w:id="6490" w:author="Thomas Dietz" w:date="2012-08-08T16:18:00Z">
              <w:r>
                <w:t xml:space="preserve">        OpenFlow resource of type OpenFlow Port. It represent a</w:t>
              </w:r>
            </w:ins>
          </w:p>
          <w:p w14:paraId="07580E9A" w14:textId="77777777" w:rsidR="00D708FE" w:rsidRDefault="00D708FE" w:rsidP="00D708FE">
            <w:pPr>
              <w:pStyle w:val="XML1"/>
              <w:rPr>
                <w:ins w:id="6491" w:author="Thomas Dietz" w:date="2012-08-08T16:18:00Z"/>
              </w:rPr>
            </w:pPr>
            <w:ins w:id="6492" w:author="Thomas Dietz" w:date="2012-08-08T16:18:00Z">
              <w:r>
                <w:t xml:space="preserve">        physical port or a logical port of the OpenFlow Capable</w:t>
              </w:r>
            </w:ins>
          </w:p>
          <w:p w14:paraId="5834E30A" w14:textId="77777777" w:rsidR="00D708FE" w:rsidRDefault="00D708FE" w:rsidP="00D708FE">
            <w:pPr>
              <w:pStyle w:val="XML1"/>
              <w:rPr>
                <w:ins w:id="6493" w:author="Thomas Dietz" w:date="2012-08-08T16:18:00Z"/>
              </w:rPr>
            </w:pPr>
            <w:ins w:id="6494" w:author="Thomas Dietz" w:date="2012-08-08T16:18:00Z">
              <w:r>
                <w:t xml:space="preserve">        Switch and can be assigned for exclusive use to an OpenFlow</w:t>
              </w:r>
            </w:ins>
          </w:p>
          <w:p w14:paraId="7FF6E034" w14:textId="77777777" w:rsidR="00D708FE" w:rsidRDefault="00D708FE" w:rsidP="00D708FE">
            <w:pPr>
              <w:pStyle w:val="XML1"/>
              <w:rPr>
                <w:ins w:id="6495" w:author="Thomas Dietz" w:date="2012-08-08T16:18:00Z"/>
              </w:rPr>
            </w:pPr>
            <w:ins w:id="6496" w:author="Thomas Dietz" w:date="2012-08-08T16:18:00Z">
              <w:r>
                <w:t xml:space="preserve">        Logical Switch.  A logical port represents a tunnel endpoint</w:t>
              </w:r>
            </w:ins>
          </w:p>
          <w:p w14:paraId="3D042879" w14:textId="77777777" w:rsidR="00D708FE" w:rsidRDefault="00D708FE" w:rsidP="00D708FE">
            <w:pPr>
              <w:pStyle w:val="XML1"/>
              <w:rPr>
                <w:ins w:id="6497" w:author="Thomas Dietz" w:date="2012-08-08T16:18:00Z"/>
              </w:rPr>
            </w:pPr>
            <w:ins w:id="6498" w:author="Thomas Dietz" w:date="2012-08-08T16:18:00Z">
              <w:r>
                <w:t xml:space="preserve">        as described in the OpenFlow protocol specification versions</w:t>
              </w:r>
            </w:ins>
          </w:p>
          <w:p w14:paraId="63916DEA" w14:textId="77777777" w:rsidR="00D708FE" w:rsidRDefault="00D708FE" w:rsidP="00D708FE">
            <w:pPr>
              <w:pStyle w:val="XML1"/>
              <w:rPr>
                <w:ins w:id="6499" w:author="Thomas Dietz" w:date="2012-08-08T16:18:00Z"/>
              </w:rPr>
            </w:pPr>
            <w:ins w:id="6500" w:author="Thomas Dietz" w:date="2012-08-08T16:18:00Z">
              <w:r>
                <w:t xml:space="preserve">        1.3 - 1.3.1.</w:t>
              </w:r>
            </w:ins>
          </w:p>
          <w:p w14:paraId="5D32A08B" w14:textId="77777777" w:rsidR="00D708FE" w:rsidRDefault="00D708FE" w:rsidP="00D708FE">
            <w:pPr>
              <w:pStyle w:val="XML1"/>
              <w:rPr>
                <w:ins w:id="6501" w:author="Thomas Dietz" w:date="2012-08-08T16:18:00Z"/>
              </w:rPr>
            </w:pPr>
          </w:p>
          <w:p w14:paraId="7A45DBF8" w14:textId="77777777" w:rsidR="00D708FE" w:rsidRDefault="00D708FE" w:rsidP="00D708FE">
            <w:pPr>
              <w:pStyle w:val="XML1"/>
              <w:rPr>
                <w:ins w:id="6502" w:author="Thomas Dietz" w:date="2012-08-08T16:18:00Z"/>
              </w:rPr>
            </w:pPr>
            <w:ins w:id="6503" w:author="Thomas Dietz" w:date="2012-08-08T16:18:00Z">
              <w:r>
                <w:t xml:space="preserve">        NETCONF &amp;lt;edit-config&amp;gt; operations MUST be implemented as </w:t>
              </w:r>
            </w:ins>
          </w:p>
          <w:p w14:paraId="6514B360" w14:textId="77777777" w:rsidR="00D708FE" w:rsidRDefault="00D708FE" w:rsidP="00D708FE">
            <w:pPr>
              <w:pStyle w:val="XML1"/>
              <w:rPr>
                <w:ins w:id="6504" w:author="Thomas Dietz" w:date="2012-08-08T16:18:00Z"/>
              </w:rPr>
            </w:pPr>
            <w:ins w:id="6505" w:author="Thomas Dietz" w:date="2012-08-08T16:18:00Z">
              <w:r>
                <w:t xml:space="preserve">        follows: </w:t>
              </w:r>
            </w:ins>
          </w:p>
          <w:p w14:paraId="6632547F" w14:textId="77777777" w:rsidR="00D708FE" w:rsidRDefault="00D708FE" w:rsidP="00D708FE">
            <w:pPr>
              <w:pStyle w:val="XML1"/>
              <w:rPr>
                <w:ins w:id="6506" w:author="Thomas Dietz" w:date="2012-08-08T16:18:00Z"/>
              </w:rPr>
            </w:pPr>
          </w:p>
          <w:p w14:paraId="33E0782F" w14:textId="77777777" w:rsidR="00D708FE" w:rsidRDefault="00D708FE" w:rsidP="00D708FE">
            <w:pPr>
              <w:pStyle w:val="XML1"/>
              <w:rPr>
                <w:ins w:id="6507" w:author="Thomas Dietz" w:date="2012-08-08T16:18:00Z"/>
              </w:rPr>
            </w:pPr>
            <w:ins w:id="6508" w:author="Thomas Dietz" w:date="2012-08-08T16:18:00Z">
              <w:r>
                <w:t xml:space="preserve">        * The 'resource-id' element of OFResoureType MUST be present</w:t>
              </w:r>
            </w:ins>
          </w:p>
          <w:p w14:paraId="456F7A11" w14:textId="77777777" w:rsidR="00D708FE" w:rsidRDefault="00D708FE" w:rsidP="00D708FE">
            <w:pPr>
              <w:pStyle w:val="XML1"/>
              <w:rPr>
                <w:ins w:id="6509" w:author="Thomas Dietz" w:date="2012-08-08T16:18:00Z"/>
              </w:rPr>
            </w:pPr>
            <w:ins w:id="6510" w:author="Thomas Dietz" w:date="2012-08-08T16:18:00Z">
              <w:r>
                <w:t xml:space="preserve">        </w:t>
              </w:r>
              <w:proofErr w:type="gramStart"/>
              <w:r>
                <w:t>at</w:t>
              </w:r>
              <w:proofErr w:type="gramEnd"/>
              <w:r>
                <w:t xml:space="preserve"> all &amp;lt;edit-config&amp;gt; operations to identify the port.</w:t>
              </w:r>
            </w:ins>
          </w:p>
          <w:p w14:paraId="60AAB398" w14:textId="77777777" w:rsidR="00D708FE" w:rsidRDefault="00D708FE" w:rsidP="00D708FE">
            <w:pPr>
              <w:pStyle w:val="XML1"/>
              <w:rPr>
                <w:ins w:id="6511" w:author="Thomas Dietz" w:date="2012-08-08T16:18:00Z"/>
              </w:rPr>
            </w:pPr>
            <w:ins w:id="6512" w:author="Thomas Dietz" w:date="2012-08-08T16:18:00Z">
              <w:r>
                <w:t xml:space="preserve">        * If the operation is 'merge' or 'replace', the element is</w:t>
              </w:r>
            </w:ins>
          </w:p>
          <w:p w14:paraId="0FB8AAC2" w14:textId="77777777" w:rsidR="00D708FE" w:rsidRDefault="00D708FE" w:rsidP="00D708FE">
            <w:pPr>
              <w:pStyle w:val="XML1"/>
              <w:rPr>
                <w:ins w:id="6513" w:author="Thomas Dietz" w:date="2012-08-08T16:18:00Z"/>
              </w:rPr>
            </w:pPr>
            <w:ins w:id="6514" w:author="Thomas Dietz" w:date="2012-08-08T16:18:00Z">
              <w:r>
                <w:t xml:space="preserve">        created if it does not exist, and its value is set to the</w:t>
              </w:r>
            </w:ins>
          </w:p>
          <w:p w14:paraId="3A7B9477" w14:textId="77777777" w:rsidR="00D708FE" w:rsidRDefault="00D708FE" w:rsidP="00D708FE">
            <w:pPr>
              <w:pStyle w:val="XML1"/>
              <w:rPr>
                <w:ins w:id="6515" w:author="Thomas Dietz" w:date="2012-08-08T16:18:00Z"/>
              </w:rPr>
            </w:pPr>
            <w:ins w:id="6516" w:author="Thomas Dietz" w:date="2012-08-08T16:18:00Z">
              <w:r>
                <w:t xml:space="preserve">        </w:t>
              </w:r>
              <w:proofErr w:type="gramStart"/>
              <w:r>
                <w:t>value</w:t>
              </w:r>
              <w:proofErr w:type="gramEnd"/>
              <w:r>
                <w:t xml:space="preserve"> found in the XML RPC data.</w:t>
              </w:r>
            </w:ins>
          </w:p>
          <w:p w14:paraId="31FB77B7" w14:textId="77777777" w:rsidR="00D708FE" w:rsidRDefault="00D708FE" w:rsidP="00D708FE">
            <w:pPr>
              <w:pStyle w:val="XML1"/>
              <w:rPr>
                <w:ins w:id="6517" w:author="Thomas Dietz" w:date="2012-08-08T16:18:00Z"/>
              </w:rPr>
            </w:pPr>
            <w:ins w:id="6518" w:author="Thomas Dietz" w:date="2012-08-08T16:18:00Z">
              <w:r>
                <w:t xml:space="preserve">        * If the operation is 'create', the element is created if it</w:t>
              </w:r>
            </w:ins>
          </w:p>
          <w:p w14:paraId="172C8332" w14:textId="77777777" w:rsidR="00D708FE" w:rsidRDefault="00D708FE" w:rsidP="00D708FE">
            <w:pPr>
              <w:pStyle w:val="XML1"/>
              <w:rPr>
                <w:ins w:id="6519" w:author="Thomas Dietz" w:date="2012-08-08T16:18:00Z"/>
              </w:rPr>
            </w:pPr>
            <w:ins w:id="6520" w:author="Thomas Dietz" w:date="2012-08-08T16:18:00Z">
              <w:r>
                <w:t xml:space="preserve">        </w:t>
              </w:r>
              <w:proofErr w:type="gramStart"/>
              <w:r>
                <w:t>does</w:t>
              </w:r>
              <w:proofErr w:type="gramEnd"/>
              <w:r>
                <w:t xml:space="preserve"> not exist. If the element already exists, a</w:t>
              </w:r>
            </w:ins>
          </w:p>
          <w:p w14:paraId="21B1D53B" w14:textId="77777777" w:rsidR="00D708FE" w:rsidRDefault="00D708FE" w:rsidP="00D708FE">
            <w:pPr>
              <w:pStyle w:val="XML1"/>
              <w:rPr>
                <w:ins w:id="6521" w:author="Thomas Dietz" w:date="2012-08-08T16:18:00Z"/>
              </w:rPr>
            </w:pPr>
            <w:ins w:id="6522" w:author="Thomas Dietz" w:date="2012-08-08T16:18:00Z">
              <w:r>
                <w:t xml:space="preserve">        'data</w:t>
              </w:r>
              <w:r>
                <w:rPr>
                  <w:rFonts w:ascii="MS Mincho" w:eastAsia="MS Mincho" w:hAnsi="MS Mincho" w:cs="MS Mincho" w:hint="eastAsia"/>
                </w:rPr>
                <w:t>‑</w:t>
              </w:r>
              <w:r>
                <w:t>exists' error is returned.</w:t>
              </w:r>
            </w:ins>
          </w:p>
          <w:p w14:paraId="3E4DF786" w14:textId="77777777" w:rsidR="00D708FE" w:rsidRDefault="00D708FE" w:rsidP="00D708FE">
            <w:pPr>
              <w:pStyle w:val="XML1"/>
              <w:rPr>
                <w:ins w:id="6523" w:author="Thomas Dietz" w:date="2012-08-08T16:18:00Z"/>
              </w:rPr>
            </w:pPr>
            <w:ins w:id="6524" w:author="Thomas Dietz" w:date="2012-08-08T16:18:00Z">
              <w:r>
                <w:t xml:space="preserve">        * If the operation is 'delete', the element is deleted if it</w:t>
              </w:r>
            </w:ins>
          </w:p>
          <w:p w14:paraId="501DA745" w14:textId="77777777" w:rsidR="00D708FE" w:rsidRDefault="00D708FE" w:rsidP="00D708FE">
            <w:pPr>
              <w:pStyle w:val="XML1"/>
              <w:rPr>
                <w:ins w:id="6525" w:author="Thomas Dietz" w:date="2012-08-08T16:18:00Z"/>
              </w:rPr>
            </w:pPr>
            <w:ins w:id="6526" w:author="Thomas Dietz" w:date="2012-08-08T16:18:00Z">
              <w:r>
                <w:t xml:space="preserve">        </w:t>
              </w:r>
              <w:proofErr w:type="gramStart"/>
              <w:r>
                <w:t>exists</w:t>
              </w:r>
              <w:proofErr w:type="gramEnd"/>
              <w:r>
                <w:t>. If the element does not exist, a 'data</w:t>
              </w:r>
              <w:r>
                <w:rPr>
                  <w:rFonts w:ascii="MS Mincho" w:eastAsia="MS Mincho" w:hAnsi="MS Mincho" w:cs="MS Mincho" w:hint="eastAsia"/>
                </w:rPr>
                <w:t>‑</w:t>
              </w:r>
              <w:r>
                <w:t>missing'</w:t>
              </w:r>
            </w:ins>
          </w:p>
          <w:p w14:paraId="1CA6E8DF" w14:textId="77777777" w:rsidR="00D708FE" w:rsidRDefault="00D708FE" w:rsidP="00D708FE">
            <w:pPr>
              <w:pStyle w:val="XML1"/>
              <w:rPr>
                <w:ins w:id="6527" w:author="Thomas Dietz" w:date="2012-08-08T16:18:00Z"/>
              </w:rPr>
            </w:pPr>
            <w:ins w:id="6528" w:author="Thomas Dietz" w:date="2012-08-08T16:18:00Z">
              <w:r>
                <w:t xml:space="preserve">        </w:t>
              </w:r>
              <w:proofErr w:type="gramStart"/>
              <w:r>
                <w:t>error</w:t>
              </w:r>
              <w:proofErr w:type="gramEnd"/>
              <w:r>
                <w:t xml:space="preserve"> is returned.</w:t>
              </w:r>
            </w:ins>
          </w:p>
          <w:p w14:paraId="4A406E94" w14:textId="77777777" w:rsidR="00D708FE" w:rsidRDefault="00D708FE" w:rsidP="00D708FE">
            <w:pPr>
              <w:pStyle w:val="XML1"/>
              <w:rPr>
                <w:ins w:id="6529" w:author="Thomas Dietz" w:date="2012-08-08T16:18:00Z"/>
              </w:rPr>
            </w:pPr>
            <w:ins w:id="6530" w:author="Thomas Dietz" w:date="2012-08-08T16:18:00Z">
              <w:r>
                <w:t xml:space="preserve">      &lt;/xs:documentation&gt;</w:t>
              </w:r>
            </w:ins>
          </w:p>
          <w:p w14:paraId="24DF0D1E" w14:textId="77777777" w:rsidR="00D708FE" w:rsidRDefault="00D708FE" w:rsidP="00D708FE">
            <w:pPr>
              <w:pStyle w:val="XML1"/>
              <w:rPr>
                <w:ins w:id="6531" w:author="Thomas Dietz" w:date="2012-08-08T16:18:00Z"/>
              </w:rPr>
            </w:pPr>
            <w:ins w:id="6532" w:author="Thomas Dietz" w:date="2012-08-08T16:18:00Z">
              <w:r>
                <w:t xml:space="preserve">    &lt;/xs:annotation&gt;</w:t>
              </w:r>
            </w:ins>
          </w:p>
          <w:p w14:paraId="1C06FA36" w14:textId="77777777" w:rsidR="00D708FE" w:rsidRDefault="00D708FE" w:rsidP="00D708FE">
            <w:pPr>
              <w:pStyle w:val="XML1"/>
              <w:rPr>
                <w:ins w:id="6533" w:author="Thomas Dietz" w:date="2012-08-08T16:18:00Z"/>
              </w:rPr>
            </w:pPr>
          </w:p>
          <w:p w14:paraId="52B9B9F1" w14:textId="77777777" w:rsidR="00D708FE" w:rsidRDefault="00D708FE" w:rsidP="00D708FE">
            <w:pPr>
              <w:pStyle w:val="XML1"/>
              <w:rPr>
                <w:ins w:id="6534" w:author="Thomas Dietz" w:date="2012-08-08T16:18:00Z"/>
              </w:rPr>
            </w:pPr>
            <w:ins w:id="6535" w:author="Thomas Dietz" w:date="2012-08-08T16:18:00Z">
              <w:r>
                <w:t xml:space="preserve">    &lt;xs:sequence&gt;</w:t>
              </w:r>
            </w:ins>
          </w:p>
          <w:p w14:paraId="3A1F219A" w14:textId="77777777" w:rsidR="00D708FE" w:rsidRDefault="00D708FE" w:rsidP="00D708FE">
            <w:pPr>
              <w:pStyle w:val="XML1"/>
              <w:rPr>
                <w:ins w:id="6536" w:author="Thomas Dietz" w:date="2012-08-08T16:18:00Z"/>
              </w:rPr>
            </w:pPr>
            <w:ins w:id="6537" w:author="Thomas Dietz" w:date="2012-08-08T16:18:00Z">
              <w:r>
                <w:t xml:space="preserve">      &lt;xs:group ref="OFResourceType"/&gt;</w:t>
              </w:r>
            </w:ins>
          </w:p>
          <w:p w14:paraId="5758DC9F" w14:textId="77777777" w:rsidR="00D708FE" w:rsidRDefault="00D708FE" w:rsidP="00D708FE">
            <w:pPr>
              <w:pStyle w:val="XML1"/>
              <w:rPr>
                <w:ins w:id="6538" w:author="Thomas Dietz" w:date="2012-08-08T16:18:00Z"/>
              </w:rPr>
            </w:pPr>
            <w:ins w:id="6539" w:author="Thomas Dietz" w:date="2012-08-08T16:18:00Z">
              <w:r>
                <w:t xml:space="preserve">      &lt;xs:element name="number"  type="xs:unsignedLong"&gt;</w:t>
              </w:r>
            </w:ins>
          </w:p>
          <w:p w14:paraId="0714AB23" w14:textId="77777777" w:rsidR="00D708FE" w:rsidRDefault="00D708FE" w:rsidP="00D708FE">
            <w:pPr>
              <w:pStyle w:val="XML1"/>
              <w:rPr>
                <w:ins w:id="6540" w:author="Thomas Dietz" w:date="2012-08-08T16:18:00Z"/>
              </w:rPr>
            </w:pPr>
            <w:ins w:id="6541" w:author="Thomas Dietz" w:date="2012-08-08T16:18:00Z">
              <w:r>
                <w:lastRenderedPageBreak/>
                <w:t xml:space="preserve">        &lt;xs:annotation&gt;</w:t>
              </w:r>
            </w:ins>
          </w:p>
          <w:p w14:paraId="3EF61C5B" w14:textId="77777777" w:rsidR="00D708FE" w:rsidRDefault="00D708FE" w:rsidP="00D708FE">
            <w:pPr>
              <w:pStyle w:val="XML1"/>
              <w:rPr>
                <w:ins w:id="6542" w:author="Thomas Dietz" w:date="2012-08-08T16:18:00Z"/>
              </w:rPr>
            </w:pPr>
            <w:ins w:id="6543" w:author="Thomas Dietz" w:date="2012-08-08T16:18:00Z">
              <w:r>
                <w:t xml:space="preserve">          &lt;xs:documentation&gt;</w:t>
              </w:r>
            </w:ins>
          </w:p>
          <w:p w14:paraId="02AAA335" w14:textId="77777777" w:rsidR="00D708FE" w:rsidRDefault="00D708FE" w:rsidP="00D708FE">
            <w:pPr>
              <w:pStyle w:val="XML1"/>
              <w:rPr>
                <w:ins w:id="6544" w:author="Thomas Dietz" w:date="2012-08-08T16:18:00Z"/>
              </w:rPr>
            </w:pPr>
            <w:ins w:id="6545" w:author="Thomas Dietz" w:date="2012-08-08T16:18:00Z">
              <w:r>
                <w:t xml:space="preserve">            This number identifies the OpenFlow Port to </w:t>
              </w:r>
            </w:ins>
          </w:p>
          <w:p w14:paraId="6743DB0E" w14:textId="77777777" w:rsidR="00D708FE" w:rsidRDefault="00D708FE" w:rsidP="00D708FE">
            <w:pPr>
              <w:pStyle w:val="XML1"/>
              <w:rPr>
                <w:ins w:id="6546" w:author="Thomas Dietz" w:date="2012-08-08T16:18:00Z"/>
              </w:rPr>
            </w:pPr>
            <w:ins w:id="6547" w:author="Thomas Dietz" w:date="2012-08-08T16:18:00Z">
              <w:r>
                <w:t xml:space="preserve">            OpenFlow Controllers. It is assigned to an OpenFlow Port </w:t>
              </w:r>
            </w:ins>
          </w:p>
          <w:p w14:paraId="313787C6" w14:textId="77777777" w:rsidR="00D708FE" w:rsidRDefault="00D708FE" w:rsidP="00D708FE">
            <w:pPr>
              <w:pStyle w:val="XML1"/>
              <w:rPr>
                <w:ins w:id="6548" w:author="Thomas Dietz" w:date="2012-08-08T16:18:00Z"/>
              </w:rPr>
            </w:pPr>
            <w:ins w:id="6549" w:author="Thomas Dietz" w:date="2012-08-08T16:18:00Z">
              <w:r>
                <w:t xml:space="preserve">            latest when the OpenFlow Port is associated with and</w:t>
              </w:r>
            </w:ins>
          </w:p>
          <w:p w14:paraId="3A607FB0" w14:textId="77777777" w:rsidR="00D708FE" w:rsidRDefault="00D708FE" w:rsidP="00D708FE">
            <w:pPr>
              <w:pStyle w:val="XML1"/>
              <w:rPr>
                <w:ins w:id="6550" w:author="Thomas Dietz" w:date="2012-08-08T16:18:00Z"/>
              </w:rPr>
            </w:pPr>
            <w:ins w:id="6551" w:author="Thomas Dietz" w:date="2012-08-08T16:18:00Z">
              <w:r>
                <w:t xml:space="preserve">            OpenFlow Logical Switch.  If the OpenFlow Port is</w:t>
              </w:r>
            </w:ins>
          </w:p>
          <w:p w14:paraId="230F44BA" w14:textId="77777777" w:rsidR="00D708FE" w:rsidRDefault="00D708FE" w:rsidP="00D708FE">
            <w:pPr>
              <w:pStyle w:val="XML1"/>
              <w:rPr>
                <w:ins w:id="6552" w:author="Thomas Dietz" w:date="2012-08-08T16:18:00Z"/>
              </w:rPr>
            </w:pPr>
            <w:ins w:id="6553" w:author="Thomas Dietz" w:date="2012-08-08T16:18:00Z">
              <w:r>
                <w:t xml:space="preserve">            associated with an OpenFlow Logical Switch, this element</w:t>
              </w:r>
            </w:ins>
          </w:p>
          <w:p w14:paraId="1BCC597B" w14:textId="77777777" w:rsidR="00D708FE" w:rsidRDefault="00D708FE" w:rsidP="00D708FE">
            <w:pPr>
              <w:pStyle w:val="XML1"/>
              <w:rPr>
                <w:ins w:id="6554" w:author="Thomas Dietz" w:date="2012-08-08T16:18:00Z"/>
              </w:rPr>
            </w:pPr>
            <w:ins w:id="6555" w:author="Thomas Dietz" w:date="2012-08-08T16:18:00Z">
              <w:r>
                <w:t xml:space="preserve">            MUST be unique within the context of the OpenFlow Logical</w:t>
              </w:r>
            </w:ins>
          </w:p>
          <w:p w14:paraId="09918938" w14:textId="77777777" w:rsidR="00D708FE" w:rsidRDefault="00D708FE" w:rsidP="00D708FE">
            <w:pPr>
              <w:pStyle w:val="XML1"/>
              <w:rPr>
                <w:ins w:id="6556" w:author="Thomas Dietz" w:date="2012-08-08T16:18:00Z"/>
              </w:rPr>
            </w:pPr>
            <w:ins w:id="6557" w:author="Thomas Dietz" w:date="2012-08-08T16:18:00Z">
              <w:r>
                <w:t xml:space="preserve">            Switch.  </w:t>
              </w:r>
            </w:ins>
          </w:p>
          <w:p w14:paraId="2F49F266" w14:textId="77777777" w:rsidR="00D708FE" w:rsidRDefault="00D708FE" w:rsidP="00D708FE">
            <w:pPr>
              <w:pStyle w:val="XML1"/>
              <w:rPr>
                <w:ins w:id="6558" w:author="Thomas Dietz" w:date="2012-08-08T16:18:00Z"/>
              </w:rPr>
            </w:pPr>
            <w:ins w:id="6559" w:author="Thomas Dietz" w:date="2012-08-08T16:18:00Z">
              <w:r>
                <w:t xml:space="preserve">                  </w:t>
              </w:r>
            </w:ins>
          </w:p>
          <w:p w14:paraId="42E510B7" w14:textId="77777777" w:rsidR="00D708FE" w:rsidRDefault="00D708FE" w:rsidP="00D708FE">
            <w:pPr>
              <w:pStyle w:val="XML1"/>
              <w:rPr>
                <w:ins w:id="6560" w:author="Thomas Dietz" w:date="2012-08-08T16:18:00Z"/>
              </w:rPr>
            </w:pPr>
            <w:ins w:id="6561" w:author="Thomas Dietz" w:date="2012-08-08T16:18:00Z">
              <w:r>
                <w:t xml:space="preserve">            OpenFlow Capable Switch implementations may choose to</w:t>
              </w:r>
            </w:ins>
          </w:p>
          <w:p w14:paraId="68BF1844" w14:textId="77777777" w:rsidR="00D708FE" w:rsidRDefault="00D708FE" w:rsidP="00D708FE">
            <w:pPr>
              <w:pStyle w:val="XML1"/>
              <w:rPr>
                <w:ins w:id="6562" w:author="Thomas Dietz" w:date="2012-08-08T16:18:00Z"/>
              </w:rPr>
            </w:pPr>
            <w:ins w:id="6563" w:author="Thomas Dietz" w:date="2012-08-08T16:18:00Z">
              <w:r>
                <w:t xml:space="preserve">            assign values to OpenFlow Ports that are unique within the</w:t>
              </w:r>
            </w:ins>
          </w:p>
          <w:p w14:paraId="0612D61A" w14:textId="77777777" w:rsidR="00D708FE" w:rsidRDefault="00D708FE" w:rsidP="00D708FE">
            <w:pPr>
              <w:pStyle w:val="XML1"/>
              <w:rPr>
                <w:ins w:id="6564" w:author="Thomas Dietz" w:date="2012-08-08T16:18:00Z"/>
              </w:rPr>
            </w:pPr>
            <w:ins w:id="6565" w:author="Thomas Dietz" w:date="2012-08-08T16:18:00Z">
              <w:r>
                <w:t xml:space="preserve">            </w:t>
              </w:r>
              <w:proofErr w:type="gramStart"/>
              <w:r>
                <w:t>context</w:t>
              </w:r>
              <w:proofErr w:type="gramEnd"/>
              <w:r>
                <w:t xml:space="preserve"> of the OpenFlow Logical Switch.  These numbers can</w:t>
              </w:r>
            </w:ins>
          </w:p>
          <w:p w14:paraId="1BAC5E6B" w14:textId="77777777" w:rsidR="00D708FE" w:rsidRDefault="00D708FE" w:rsidP="00D708FE">
            <w:pPr>
              <w:pStyle w:val="XML1"/>
              <w:rPr>
                <w:ins w:id="6566" w:author="Thomas Dietz" w:date="2012-08-08T16:18:00Z"/>
              </w:rPr>
            </w:pPr>
            <w:ins w:id="6567" w:author="Thomas Dietz" w:date="2012-08-08T16:18:00Z">
              <w:r>
                <w:t xml:space="preserve">            be used independent of assignments to OpenFlow Logical</w:t>
              </w:r>
            </w:ins>
          </w:p>
          <w:p w14:paraId="3EAEE079" w14:textId="77777777" w:rsidR="00D708FE" w:rsidRDefault="00D708FE" w:rsidP="00D708FE">
            <w:pPr>
              <w:pStyle w:val="XML1"/>
              <w:rPr>
                <w:ins w:id="6568" w:author="Thomas Dietz" w:date="2012-08-08T16:18:00Z"/>
              </w:rPr>
            </w:pPr>
            <w:ins w:id="6569" w:author="Thomas Dietz" w:date="2012-08-08T16:18:00Z">
              <w:r>
                <w:t xml:space="preserve">            Switches. </w:t>
              </w:r>
            </w:ins>
          </w:p>
          <w:p w14:paraId="55E6653C" w14:textId="77777777" w:rsidR="00D708FE" w:rsidRDefault="00D708FE" w:rsidP="00D708FE">
            <w:pPr>
              <w:pStyle w:val="XML1"/>
              <w:rPr>
                <w:ins w:id="6570" w:author="Thomas Dietz" w:date="2012-08-08T16:18:00Z"/>
              </w:rPr>
            </w:pPr>
            <w:ins w:id="6571" w:author="Thomas Dietz" w:date="2012-08-08T16:18:00Z">
              <w:r>
                <w:t xml:space="preserve">                  </w:t>
              </w:r>
            </w:ins>
          </w:p>
          <w:p w14:paraId="02C6A27D" w14:textId="77777777" w:rsidR="00D708FE" w:rsidRDefault="00D708FE" w:rsidP="00D708FE">
            <w:pPr>
              <w:pStyle w:val="XML1"/>
              <w:rPr>
                <w:ins w:id="6572" w:author="Thomas Dietz" w:date="2012-08-08T16:18:00Z"/>
              </w:rPr>
            </w:pPr>
            <w:ins w:id="6573" w:author="Thomas Dietz" w:date="2012-08-08T16:18:00Z">
              <w:r>
                <w:t xml:space="preserve">            Other implementations may assign values to this element</w:t>
              </w:r>
            </w:ins>
          </w:p>
          <w:p w14:paraId="19545A46" w14:textId="77777777" w:rsidR="00D708FE" w:rsidRDefault="00D708FE" w:rsidP="00D708FE">
            <w:pPr>
              <w:pStyle w:val="XML1"/>
              <w:rPr>
                <w:ins w:id="6574" w:author="Thomas Dietz" w:date="2012-08-08T16:18:00Z"/>
              </w:rPr>
            </w:pPr>
            <w:ins w:id="6575" w:author="Thomas Dietz" w:date="2012-08-08T16:18:00Z">
              <w:r>
                <w:t xml:space="preserve">            only if the OpenFlow Port is assigned to an OpenFlow</w:t>
              </w:r>
            </w:ins>
          </w:p>
          <w:p w14:paraId="5417E022" w14:textId="77777777" w:rsidR="00D708FE" w:rsidRDefault="00D708FE" w:rsidP="00D708FE">
            <w:pPr>
              <w:pStyle w:val="XML1"/>
              <w:rPr>
                <w:ins w:id="6576" w:author="Thomas Dietz" w:date="2012-08-08T16:18:00Z"/>
              </w:rPr>
            </w:pPr>
            <w:ins w:id="6577" w:author="Thomas Dietz" w:date="2012-08-08T16:18:00Z">
              <w:r>
                <w:t xml:space="preserve">            Logical Switch.  If no value is currently assigned to this</w:t>
              </w:r>
            </w:ins>
          </w:p>
          <w:p w14:paraId="32FE6BBE" w14:textId="77777777" w:rsidR="00D708FE" w:rsidRDefault="00D708FE" w:rsidP="00D708FE">
            <w:pPr>
              <w:pStyle w:val="XML1"/>
              <w:rPr>
                <w:ins w:id="6578" w:author="Thomas Dietz" w:date="2012-08-08T16:18:00Z"/>
              </w:rPr>
            </w:pPr>
            <w:ins w:id="6579" w:author="Thomas Dietz" w:date="2012-08-08T16:18:00Z">
              <w:r>
                <w:t xml:space="preserve">            element then this element MUST NOT be included in replies</w:t>
              </w:r>
            </w:ins>
          </w:p>
          <w:p w14:paraId="6578275F" w14:textId="77777777" w:rsidR="00D708FE" w:rsidRDefault="00D708FE" w:rsidP="00D708FE">
            <w:pPr>
              <w:pStyle w:val="XML1"/>
              <w:rPr>
                <w:ins w:id="6580" w:author="Thomas Dietz" w:date="2012-08-08T16:18:00Z"/>
              </w:rPr>
            </w:pPr>
            <w:ins w:id="6581" w:author="Thomas Dietz" w:date="2012-08-08T16:18:00Z">
              <w:r>
                <w:t xml:space="preserve">            </w:t>
              </w:r>
              <w:proofErr w:type="gramStart"/>
              <w:r>
                <w:t>to</w:t>
              </w:r>
              <w:proofErr w:type="gramEnd"/>
              <w:r>
                <w:t xml:space="preserve"> NETCONF &amp;lt;get&amp;gt; requests. Since this element is not</w:t>
              </w:r>
            </w:ins>
          </w:p>
          <w:p w14:paraId="4D8B4F10" w14:textId="77777777" w:rsidR="00D708FE" w:rsidRDefault="00D708FE" w:rsidP="00D708FE">
            <w:pPr>
              <w:pStyle w:val="XML1"/>
              <w:rPr>
                <w:ins w:id="6582" w:author="Thomas Dietz" w:date="2012-08-08T16:18:00Z"/>
              </w:rPr>
            </w:pPr>
            <w:ins w:id="6583" w:author="Thomas Dietz" w:date="2012-08-08T16:18:00Z">
              <w:r>
                <w:t xml:space="preserve">            configurable with the NETCONF protocol it MUST NOT be</w:t>
              </w:r>
            </w:ins>
          </w:p>
          <w:p w14:paraId="7464F3B3" w14:textId="77777777" w:rsidR="00D708FE" w:rsidRDefault="00D708FE" w:rsidP="00D708FE">
            <w:pPr>
              <w:pStyle w:val="XML1"/>
              <w:rPr>
                <w:ins w:id="6584" w:author="Thomas Dietz" w:date="2012-08-08T16:18:00Z"/>
              </w:rPr>
            </w:pPr>
            <w:ins w:id="6585" w:author="Thomas Dietz" w:date="2012-08-08T16:18:00Z">
              <w:r>
                <w:t xml:space="preserve">            </w:t>
              </w:r>
              <w:proofErr w:type="gramStart"/>
              <w:r>
                <w:t>included</w:t>
              </w:r>
              <w:proofErr w:type="gramEnd"/>
              <w:r>
                <w:t xml:space="preserve"> in replies to NETCONF &amp;lt;get-config&amp;gt; requests.</w:t>
              </w:r>
            </w:ins>
          </w:p>
          <w:p w14:paraId="5FE60087" w14:textId="77777777" w:rsidR="00D708FE" w:rsidRDefault="00D708FE" w:rsidP="00D708FE">
            <w:pPr>
              <w:pStyle w:val="XML1"/>
              <w:rPr>
                <w:ins w:id="6586" w:author="Thomas Dietz" w:date="2012-08-08T16:18:00Z"/>
              </w:rPr>
            </w:pPr>
            <w:ins w:id="6587" w:author="Thomas Dietz" w:date="2012-08-08T16:18:00Z">
              <w:r>
                <w:t xml:space="preserve">          &lt;/xs:documentation&gt;</w:t>
              </w:r>
            </w:ins>
          </w:p>
          <w:p w14:paraId="15AF2778" w14:textId="77777777" w:rsidR="00D708FE" w:rsidRDefault="00D708FE" w:rsidP="00D708FE">
            <w:pPr>
              <w:pStyle w:val="XML1"/>
              <w:rPr>
                <w:ins w:id="6588" w:author="Thomas Dietz" w:date="2012-08-08T16:18:00Z"/>
              </w:rPr>
            </w:pPr>
            <w:ins w:id="6589" w:author="Thomas Dietz" w:date="2012-08-08T16:18:00Z">
              <w:r>
                <w:t xml:space="preserve">        &lt;/xs:annotation&gt;</w:t>
              </w:r>
            </w:ins>
          </w:p>
          <w:p w14:paraId="7B89D3B3" w14:textId="77777777" w:rsidR="00D708FE" w:rsidRDefault="00D708FE" w:rsidP="00D708FE">
            <w:pPr>
              <w:pStyle w:val="XML1"/>
              <w:rPr>
                <w:ins w:id="6590" w:author="Thomas Dietz" w:date="2012-08-08T16:18:00Z"/>
              </w:rPr>
            </w:pPr>
            <w:ins w:id="6591" w:author="Thomas Dietz" w:date="2012-08-08T16:18:00Z">
              <w:r>
                <w:t xml:space="preserve">      &lt;/xs:element&gt;</w:t>
              </w:r>
            </w:ins>
          </w:p>
          <w:p w14:paraId="718B6133" w14:textId="77777777" w:rsidR="00D708FE" w:rsidRDefault="00D708FE" w:rsidP="00D708FE">
            <w:pPr>
              <w:pStyle w:val="XML1"/>
              <w:rPr>
                <w:ins w:id="6592" w:author="Thomas Dietz" w:date="2012-08-08T16:18:00Z"/>
              </w:rPr>
            </w:pPr>
            <w:ins w:id="6593" w:author="Thomas Dietz" w:date="2012-08-08T16:18:00Z">
              <w:r>
                <w:t xml:space="preserve">      &lt;xs:element name="name"&gt;</w:t>
              </w:r>
            </w:ins>
          </w:p>
          <w:p w14:paraId="0B1CE661" w14:textId="77777777" w:rsidR="00D708FE" w:rsidRDefault="00D708FE" w:rsidP="00D708FE">
            <w:pPr>
              <w:pStyle w:val="XML1"/>
              <w:rPr>
                <w:ins w:id="6594" w:author="Thomas Dietz" w:date="2012-08-08T16:18:00Z"/>
              </w:rPr>
            </w:pPr>
            <w:ins w:id="6595" w:author="Thomas Dietz" w:date="2012-08-08T16:18:00Z">
              <w:r>
                <w:t xml:space="preserve">        &lt;xs:annotation&gt;</w:t>
              </w:r>
            </w:ins>
          </w:p>
          <w:p w14:paraId="6EBECCA9" w14:textId="77777777" w:rsidR="00D708FE" w:rsidRDefault="00D708FE" w:rsidP="00D708FE">
            <w:pPr>
              <w:pStyle w:val="XML1"/>
              <w:rPr>
                <w:ins w:id="6596" w:author="Thomas Dietz" w:date="2012-08-08T16:18:00Z"/>
              </w:rPr>
            </w:pPr>
            <w:ins w:id="6597" w:author="Thomas Dietz" w:date="2012-08-08T16:18:00Z">
              <w:r>
                <w:t xml:space="preserve">          &lt;xs:documentation&gt;</w:t>
              </w:r>
            </w:ins>
          </w:p>
          <w:p w14:paraId="28BE5CCB" w14:textId="77777777" w:rsidR="00D708FE" w:rsidRDefault="00D708FE" w:rsidP="00D708FE">
            <w:pPr>
              <w:pStyle w:val="XML1"/>
              <w:rPr>
                <w:ins w:id="6598" w:author="Thomas Dietz" w:date="2012-08-08T16:18:00Z"/>
              </w:rPr>
            </w:pPr>
            <w:ins w:id="6599" w:author="Thomas Dietz" w:date="2012-08-08T16:18:00Z">
              <w:r>
                <w:t xml:space="preserve">            This element assists OpenFlow Controllers in </w:t>
              </w:r>
            </w:ins>
          </w:p>
          <w:p w14:paraId="29FA92B7" w14:textId="77777777" w:rsidR="00D708FE" w:rsidRDefault="00D708FE" w:rsidP="00D708FE">
            <w:pPr>
              <w:pStyle w:val="XML1"/>
              <w:rPr>
                <w:ins w:id="6600" w:author="Thomas Dietz" w:date="2012-08-08T16:18:00Z"/>
              </w:rPr>
            </w:pPr>
            <w:ins w:id="6601" w:author="Thomas Dietz" w:date="2012-08-08T16:18:00Z">
              <w:r>
                <w:t xml:space="preserve">            </w:t>
              </w:r>
              <w:proofErr w:type="gramStart"/>
              <w:r>
                <w:t>identifying</w:t>
              </w:r>
              <w:proofErr w:type="gramEnd"/>
              <w:r>
                <w:t xml:space="preserve"> OpenFlow Ports.  </w:t>
              </w:r>
            </w:ins>
          </w:p>
          <w:p w14:paraId="0CDB4E73" w14:textId="77777777" w:rsidR="00D708FE" w:rsidRDefault="00D708FE" w:rsidP="00D708FE">
            <w:pPr>
              <w:pStyle w:val="XML1"/>
              <w:rPr>
                <w:ins w:id="6602" w:author="Thomas Dietz" w:date="2012-08-08T16:18:00Z"/>
              </w:rPr>
            </w:pPr>
            <w:ins w:id="6603" w:author="Thomas Dietz" w:date="2012-08-08T16:18:00Z">
              <w:r>
                <w:t xml:space="preserve">                  </w:t>
              </w:r>
            </w:ins>
          </w:p>
          <w:p w14:paraId="545D4EB1" w14:textId="77777777" w:rsidR="00D708FE" w:rsidRDefault="00D708FE" w:rsidP="00D708FE">
            <w:pPr>
              <w:pStyle w:val="XML1"/>
              <w:rPr>
                <w:ins w:id="6604" w:author="Thomas Dietz" w:date="2012-08-08T16:18:00Z"/>
              </w:rPr>
            </w:pPr>
            <w:ins w:id="6605" w:author="Thomas Dietz" w:date="2012-08-08T16:18:00Z">
              <w:r>
                <w:t xml:space="preserve">            This element is not to be set by the OP-CONFIG protocol,</w:t>
              </w:r>
            </w:ins>
          </w:p>
          <w:p w14:paraId="1AA0CFFE" w14:textId="77777777" w:rsidR="00D708FE" w:rsidRDefault="00D708FE" w:rsidP="00D708FE">
            <w:pPr>
              <w:pStyle w:val="XML1"/>
              <w:rPr>
                <w:ins w:id="6606" w:author="Thomas Dietz" w:date="2012-08-08T16:18:00Z"/>
              </w:rPr>
            </w:pPr>
            <w:ins w:id="6607" w:author="Thomas Dietz" w:date="2012-08-08T16:18:00Z">
              <w:r>
                <w:t xml:space="preserve">            </w:t>
              </w:r>
              <w:proofErr w:type="gramStart"/>
              <w:r>
                <w:t>but</w:t>
              </w:r>
              <w:proofErr w:type="gramEnd"/>
              <w:r>
                <w:t xml:space="preserve"> it is set by the switch implementation.  It may be set</w:t>
              </w:r>
            </w:ins>
          </w:p>
          <w:p w14:paraId="26580822" w14:textId="77777777" w:rsidR="00D708FE" w:rsidRDefault="00D708FE" w:rsidP="00D708FE">
            <w:pPr>
              <w:pStyle w:val="XML1"/>
              <w:rPr>
                <w:ins w:id="6608" w:author="Thomas Dietz" w:date="2012-08-08T16:18:00Z"/>
              </w:rPr>
            </w:pPr>
            <w:ins w:id="6609" w:author="Thomas Dietz" w:date="2012-08-08T16:18:00Z">
              <w:r>
                <w:t xml:space="preserve">            at start-up time of an OpenFlow Capable Switch or when the </w:t>
              </w:r>
            </w:ins>
          </w:p>
          <w:p w14:paraId="1A3CD76C" w14:textId="77777777" w:rsidR="00D708FE" w:rsidRDefault="00D708FE" w:rsidP="00D708FE">
            <w:pPr>
              <w:pStyle w:val="XML1"/>
              <w:rPr>
                <w:ins w:id="6610" w:author="Thomas Dietz" w:date="2012-08-08T16:18:00Z"/>
              </w:rPr>
            </w:pPr>
            <w:ins w:id="6611" w:author="Thomas Dietz" w:date="2012-08-08T16:18:00Z">
              <w:r>
                <w:t xml:space="preserve">            OpenFlow Port is assigned to an OpenFlow Logical Switch.</w:t>
              </w:r>
            </w:ins>
          </w:p>
          <w:p w14:paraId="2B210042" w14:textId="77777777" w:rsidR="00D708FE" w:rsidRDefault="00D708FE" w:rsidP="00D708FE">
            <w:pPr>
              <w:pStyle w:val="XML1"/>
              <w:rPr>
                <w:ins w:id="6612" w:author="Thomas Dietz" w:date="2012-08-08T16:18:00Z"/>
              </w:rPr>
            </w:pPr>
            <w:ins w:id="6613" w:author="Thomas Dietz" w:date="2012-08-08T16:18:00Z">
              <w:r>
                <w:t xml:space="preserve">            It MAY also be not set at all.  If this element is set to a</w:t>
              </w:r>
            </w:ins>
          </w:p>
          <w:p w14:paraId="2C13BC65" w14:textId="77777777" w:rsidR="00D708FE" w:rsidRDefault="00D708FE" w:rsidP="00D708FE">
            <w:pPr>
              <w:pStyle w:val="XML1"/>
              <w:rPr>
                <w:ins w:id="6614" w:author="Thomas Dietz" w:date="2012-08-08T16:18:00Z"/>
              </w:rPr>
            </w:pPr>
            <w:ins w:id="6615" w:author="Thomas Dietz" w:date="2012-08-08T16:18:00Z">
              <w:r>
                <w:t xml:space="preserve">            value other than the empty string when being assigned to an</w:t>
              </w:r>
            </w:ins>
          </w:p>
          <w:p w14:paraId="0C2F2F0F" w14:textId="77777777" w:rsidR="00D708FE" w:rsidRDefault="00D708FE" w:rsidP="00D708FE">
            <w:pPr>
              <w:pStyle w:val="XML1"/>
              <w:rPr>
                <w:ins w:id="6616" w:author="Thomas Dietz" w:date="2012-08-08T16:18:00Z"/>
              </w:rPr>
            </w:pPr>
            <w:ins w:id="6617" w:author="Thomas Dietz" w:date="2012-08-08T16:18:00Z">
              <w:r>
                <w:t xml:space="preserve">            OpenFlow Logical Switch, then the value of this element</w:t>
              </w:r>
            </w:ins>
          </w:p>
          <w:p w14:paraId="092D070D" w14:textId="77777777" w:rsidR="00D708FE" w:rsidRDefault="00D708FE" w:rsidP="00D708FE">
            <w:pPr>
              <w:pStyle w:val="XML1"/>
              <w:rPr>
                <w:ins w:id="6618" w:author="Thomas Dietz" w:date="2012-08-08T16:18:00Z"/>
              </w:rPr>
            </w:pPr>
            <w:ins w:id="6619" w:author="Thomas Dietz" w:date="2012-08-08T16:18:00Z">
              <w:r>
                <w:t xml:space="preserve">            MUST be unique within the context of the OpenFlow Logical</w:t>
              </w:r>
            </w:ins>
          </w:p>
          <w:p w14:paraId="1F7444D5" w14:textId="77777777" w:rsidR="00D708FE" w:rsidRDefault="00D708FE" w:rsidP="00D708FE">
            <w:pPr>
              <w:pStyle w:val="XML1"/>
              <w:rPr>
                <w:ins w:id="6620" w:author="Thomas Dietz" w:date="2012-08-08T16:18:00Z"/>
              </w:rPr>
            </w:pPr>
            <w:ins w:id="6621" w:author="Thomas Dietz" w:date="2012-08-08T16:18:00Z">
              <w:r>
                <w:t xml:space="preserve">            Switch.  </w:t>
              </w:r>
            </w:ins>
          </w:p>
          <w:p w14:paraId="4A816151" w14:textId="77777777" w:rsidR="00D708FE" w:rsidRDefault="00D708FE" w:rsidP="00D708FE">
            <w:pPr>
              <w:pStyle w:val="XML1"/>
              <w:rPr>
                <w:ins w:id="6622" w:author="Thomas Dietz" w:date="2012-08-08T16:18:00Z"/>
              </w:rPr>
            </w:pPr>
            <w:ins w:id="6623" w:author="Thomas Dietz" w:date="2012-08-08T16:18:00Z">
              <w:r>
                <w:t xml:space="preserve">                  </w:t>
              </w:r>
            </w:ins>
          </w:p>
          <w:p w14:paraId="607F3445" w14:textId="77777777" w:rsidR="00D708FE" w:rsidRDefault="00D708FE" w:rsidP="00D708FE">
            <w:pPr>
              <w:pStyle w:val="XML1"/>
              <w:rPr>
                <w:ins w:id="6624" w:author="Thomas Dietz" w:date="2012-08-08T16:18:00Z"/>
              </w:rPr>
            </w:pPr>
            <w:ins w:id="6625" w:author="Thomas Dietz" w:date="2012-08-08T16:18:00Z">
              <w:r>
                <w:t xml:space="preserve">            If no value or the empty string is currently assigned to</w:t>
              </w:r>
            </w:ins>
          </w:p>
          <w:p w14:paraId="0B051EB9" w14:textId="77777777" w:rsidR="00D708FE" w:rsidRDefault="00D708FE" w:rsidP="00D708FE">
            <w:pPr>
              <w:pStyle w:val="XML1"/>
              <w:rPr>
                <w:ins w:id="6626" w:author="Thomas Dietz" w:date="2012-08-08T16:18:00Z"/>
              </w:rPr>
            </w:pPr>
            <w:ins w:id="6627" w:author="Thomas Dietz" w:date="2012-08-08T16:18:00Z">
              <w:r>
                <w:t xml:space="preserve">            this element then this element MUST not be included in</w:t>
              </w:r>
            </w:ins>
          </w:p>
          <w:p w14:paraId="5E786903" w14:textId="77777777" w:rsidR="00D708FE" w:rsidRDefault="00D708FE" w:rsidP="00D708FE">
            <w:pPr>
              <w:pStyle w:val="XML1"/>
              <w:rPr>
                <w:ins w:id="6628" w:author="Thomas Dietz" w:date="2012-08-08T16:18:00Z"/>
              </w:rPr>
            </w:pPr>
            <w:ins w:id="6629" w:author="Thomas Dietz" w:date="2012-08-08T16:18:00Z">
              <w:r>
                <w:t xml:space="preserve">            </w:t>
              </w:r>
              <w:proofErr w:type="gramStart"/>
              <w:r>
                <w:t>replies</w:t>
              </w:r>
              <w:proofErr w:type="gramEnd"/>
              <w:r>
                <w:t xml:space="preserve"> to NETCONF &amp;lt;get&amp;gt; requests. Since this element is</w:t>
              </w:r>
            </w:ins>
          </w:p>
          <w:p w14:paraId="4C616EB5" w14:textId="77777777" w:rsidR="00D708FE" w:rsidRDefault="00D708FE" w:rsidP="00D708FE">
            <w:pPr>
              <w:pStyle w:val="XML1"/>
              <w:rPr>
                <w:ins w:id="6630" w:author="Thomas Dietz" w:date="2012-08-08T16:18:00Z"/>
              </w:rPr>
            </w:pPr>
            <w:ins w:id="6631" w:author="Thomas Dietz" w:date="2012-08-08T16:18:00Z">
              <w:r>
                <w:t xml:space="preserve">            not configurable with the NETCONF protocol it MUST NOT be</w:t>
              </w:r>
            </w:ins>
          </w:p>
          <w:p w14:paraId="50E0EEB1" w14:textId="77777777" w:rsidR="00D708FE" w:rsidRDefault="00D708FE" w:rsidP="00D708FE">
            <w:pPr>
              <w:pStyle w:val="XML1"/>
              <w:rPr>
                <w:ins w:id="6632" w:author="Thomas Dietz" w:date="2012-08-08T16:18:00Z"/>
              </w:rPr>
            </w:pPr>
            <w:ins w:id="6633" w:author="Thomas Dietz" w:date="2012-08-08T16:18:00Z">
              <w:r>
                <w:t xml:space="preserve">            </w:t>
              </w:r>
              <w:proofErr w:type="gramStart"/>
              <w:r>
                <w:t>included</w:t>
              </w:r>
              <w:proofErr w:type="gramEnd"/>
              <w:r>
                <w:t xml:space="preserve"> in replies to NETCONF &amp;lt;get-config&amp;gt; requests.</w:t>
              </w:r>
            </w:ins>
          </w:p>
          <w:p w14:paraId="6031ED71" w14:textId="77777777" w:rsidR="00D708FE" w:rsidRDefault="00D708FE" w:rsidP="00D708FE">
            <w:pPr>
              <w:pStyle w:val="XML1"/>
              <w:rPr>
                <w:ins w:id="6634" w:author="Thomas Dietz" w:date="2012-08-08T16:18:00Z"/>
              </w:rPr>
            </w:pPr>
            <w:ins w:id="6635" w:author="Thomas Dietz" w:date="2012-08-08T16:18:00Z">
              <w:r>
                <w:t xml:space="preserve">          &lt;/xs:documentation&gt;</w:t>
              </w:r>
            </w:ins>
          </w:p>
          <w:p w14:paraId="766EEC87" w14:textId="77777777" w:rsidR="00D708FE" w:rsidRDefault="00D708FE" w:rsidP="00D708FE">
            <w:pPr>
              <w:pStyle w:val="XML1"/>
              <w:rPr>
                <w:ins w:id="6636" w:author="Thomas Dietz" w:date="2012-08-08T16:18:00Z"/>
              </w:rPr>
            </w:pPr>
            <w:ins w:id="6637" w:author="Thomas Dietz" w:date="2012-08-08T16:18:00Z">
              <w:r>
                <w:t xml:space="preserve">        &lt;/xs:annotation&gt;</w:t>
              </w:r>
            </w:ins>
          </w:p>
          <w:p w14:paraId="1874E723" w14:textId="77777777" w:rsidR="00D708FE" w:rsidRDefault="00D708FE" w:rsidP="00D708FE">
            <w:pPr>
              <w:pStyle w:val="XML1"/>
              <w:rPr>
                <w:ins w:id="6638" w:author="Thomas Dietz" w:date="2012-08-08T16:18:00Z"/>
              </w:rPr>
            </w:pPr>
            <w:ins w:id="6639" w:author="Thomas Dietz" w:date="2012-08-08T16:18:00Z">
              <w:r>
                <w:t xml:space="preserve">        &lt;xs:simpleType&gt;</w:t>
              </w:r>
            </w:ins>
          </w:p>
          <w:p w14:paraId="57D3F95D" w14:textId="77777777" w:rsidR="00D708FE" w:rsidRDefault="00D708FE" w:rsidP="00D708FE">
            <w:pPr>
              <w:pStyle w:val="XML1"/>
              <w:rPr>
                <w:ins w:id="6640" w:author="Thomas Dietz" w:date="2012-08-08T16:18:00Z"/>
              </w:rPr>
            </w:pPr>
            <w:ins w:id="6641" w:author="Thomas Dietz" w:date="2012-08-08T16:18:00Z">
              <w:r>
                <w:t xml:space="preserve">          &lt;xs:restriction base="xs:string"&gt;</w:t>
              </w:r>
            </w:ins>
          </w:p>
          <w:p w14:paraId="7A1241D8" w14:textId="77777777" w:rsidR="00D708FE" w:rsidRDefault="00D708FE" w:rsidP="00D708FE">
            <w:pPr>
              <w:pStyle w:val="XML1"/>
              <w:rPr>
                <w:ins w:id="6642" w:author="Thomas Dietz" w:date="2012-08-08T16:18:00Z"/>
              </w:rPr>
            </w:pPr>
            <w:ins w:id="6643" w:author="Thomas Dietz" w:date="2012-08-08T16:18:00Z">
              <w:r>
                <w:t xml:space="preserve">            &lt;xs:minLength value="1"/&gt;</w:t>
              </w:r>
            </w:ins>
          </w:p>
          <w:p w14:paraId="2974EC3D" w14:textId="77777777" w:rsidR="00D708FE" w:rsidRDefault="00D708FE" w:rsidP="00D708FE">
            <w:pPr>
              <w:pStyle w:val="XML1"/>
              <w:rPr>
                <w:ins w:id="6644" w:author="Thomas Dietz" w:date="2012-08-08T16:18:00Z"/>
              </w:rPr>
            </w:pPr>
            <w:ins w:id="6645" w:author="Thomas Dietz" w:date="2012-08-08T16:18:00Z">
              <w:r>
                <w:t xml:space="preserve">            &lt;xs:maxLength value="16"/&gt;</w:t>
              </w:r>
            </w:ins>
          </w:p>
          <w:p w14:paraId="0597A1E0" w14:textId="77777777" w:rsidR="00D708FE" w:rsidRDefault="00D708FE" w:rsidP="00D708FE">
            <w:pPr>
              <w:pStyle w:val="XML1"/>
              <w:rPr>
                <w:ins w:id="6646" w:author="Thomas Dietz" w:date="2012-08-08T16:18:00Z"/>
              </w:rPr>
            </w:pPr>
            <w:ins w:id="6647" w:author="Thomas Dietz" w:date="2012-08-08T16:18:00Z">
              <w:r>
                <w:t xml:space="preserve">          &lt;/xs:restriction&gt;</w:t>
              </w:r>
            </w:ins>
          </w:p>
          <w:p w14:paraId="2529CD51" w14:textId="77777777" w:rsidR="00D708FE" w:rsidRDefault="00D708FE" w:rsidP="00D708FE">
            <w:pPr>
              <w:pStyle w:val="XML1"/>
              <w:rPr>
                <w:ins w:id="6648" w:author="Thomas Dietz" w:date="2012-08-08T16:18:00Z"/>
              </w:rPr>
            </w:pPr>
            <w:ins w:id="6649" w:author="Thomas Dietz" w:date="2012-08-08T16:18:00Z">
              <w:r>
                <w:t xml:space="preserve">        &lt;/xs:simpleType&gt;</w:t>
              </w:r>
            </w:ins>
          </w:p>
          <w:p w14:paraId="4FB66614" w14:textId="77777777" w:rsidR="00D708FE" w:rsidRDefault="00D708FE" w:rsidP="00D708FE">
            <w:pPr>
              <w:pStyle w:val="XML1"/>
              <w:rPr>
                <w:ins w:id="6650" w:author="Thomas Dietz" w:date="2012-08-08T16:18:00Z"/>
              </w:rPr>
            </w:pPr>
            <w:ins w:id="6651" w:author="Thomas Dietz" w:date="2012-08-08T16:18:00Z">
              <w:r>
                <w:t xml:space="preserve">      &lt;/xs:element&gt;</w:t>
              </w:r>
            </w:ins>
          </w:p>
          <w:p w14:paraId="2376FC50" w14:textId="77777777" w:rsidR="00D708FE" w:rsidRDefault="00D708FE" w:rsidP="00D708FE">
            <w:pPr>
              <w:pStyle w:val="XML1"/>
              <w:rPr>
                <w:ins w:id="6652" w:author="Thomas Dietz" w:date="2012-08-08T16:18:00Z"/>
              </w:rPr>
            </w:pPr>
            <w:ins w:id="6653" w:author="Thomas Dietz" w:date="2012-08-08T16:18:00Z">
              <w:r>
                <w:lastRenderedPageBreak/>
                <w:t xml:space="preserve">      &lt;xs:element name="current-rate"  type="xs:unsignedInt"&gt;</w:t>
              </w:r>
            </w:ins>
          </w:p>
          <w:p w14:paraId="26BA43E2" w14:textId="77777777" w:rsidR="00D708FE" w:rsidRDefault="00D708FE" w:rsidP="00D708FE">
            <w:pPr>
              <w:pStyle w:val="XML1"/>
              <w:rPr>
                <w:ins w:id="6654" w:author="Thomas Dietz" w:date="2012-08-08T16:18:00Z"/>
              </w:rPr>
            </w:pPr>
            <w:ins w:id="6655" w:author="Thomas Dietz" w:date="2012-08-08T16:18:00Z">
              <w:r>
                <w:t xml:space="preserve">        &lt;xs:annotation&gt;</w:t>
              </w:r>
            </w:ins>
          </w:p>
          <w:p w14:paraId="52CAFF21" w14:textId="77777777" w:rsidR="00D708FE" w:rsidRDefault="00D708FE" w:rsidP="00D708FE">
            <w:pPr>
              <w:pStyle w:val="XML1"/>
              <w:rPr>
                <w:ins w:id="6656" w:author="Thomas Dietz" w:date="2012-08-08T16:18:00Z"/>
              </w:rPr>
            </w:pPr>
            <w:ins w:id="6657" w:author="Thomas Dietz" w:date="2012-08-08T16:18:00Z">
              <w:r>
                <w:t xml:space="preserve">          &lt;xs:documentation&gt;</w:t>
              </w:r>
            </w:ins>
          </w:p>
          <w:p w14:paraId="50AA8082" w14:textId="77777777" w:rsidR="00D708FE" w:rsidRDefault="00D708FE" w:rsidP="00D708FE">
            <w:pPr>
              <w:pStyle w:val="XML1"/>
              <w:rPr>
                <w:ins w:id="6658" w:author="Thomas Dietz" w:date="2012-08-08T16:18:00Z"/>
              </w:rPr>
            </w:pPr>
            <w:ins w:id="6659" w:author="Thomas Dietz" w:date="2012-08-08T16:18:00Z">
              <w:r>
                <w:t xml:space="preserve">            This element indicates the current bit rate of </w:t>
              </w:r>
            </w:ins>
          </w:p>
          <w:p w14:paraId="3810EE2B" w14:textId="77777777" w:rsidR="00D708FE" w:rsidRDefault="00D708FE" w:rsidP="00D708FE">
            <w:pPr>
              <w:pStyle w:val="XML1"/>
              <w:rPr>
                <w:ins w:id="6660" w:author="Thomas Dietz" w:date="2012-08-08T16:18:00Z"/>
              </w:rPr>
            </w:pPr>
            <w:ins w:id="6661" w:author="Thomas Dietz" w:date="2012-08-08T16:18:00Z">
              <w:r>
                <w:t xml:space="preserve">            </w:t>
              </w:r>
              <w:proofErr w:type="gramStart"/>
              <w:r>
                <w:t>the</w:t>
              </w:r>
              <w:proofErr w:type="gramEnd"/>
              <w:r>
                <w:t xml:space="preserve"> port. Its values is to be provided in units of kilobit </w:t>
              </w:r>
            </w:ins>
          </w:p>
          <w:p w14:paraId="7C8DB385" w14:textId="77777777" w:rsidR="00D708FE" w:rsidRDefault="00D708FE" w:rsidP="00D708FE">
            <w:pPr>
              <w:pStyle w:val="XML1"/>
              <w:rPr>
                <w:ins w:id="6662" w:author="Thomas Dietz" w:date="2012-08-08T16:18:00Z"/>
              </w:rPr>
            </w:pPr>
            <w:ins w:id="6663" w:author="Thomas Dietz" w:date="2012-08-08T16:18:00Z">
              <w:r>
                <w:t xml:space="preserve">            </w:t>
              </w:r>
              <w:proofErr w:type="gramStart"/>
              <w:r>
                <w:t>per</w:t>
              </w:r>
              <w:proofErr w:type="gramEnd"/>
              <w:r>
                <w:t xml:space="preserve"> second (kbps). This element is only valid if the </w:t>
              </w:r>
            </w:ins>
          </w:p>
          <w:p w14:paraId="632CF598" w14:textId="77777777" w:rsidR="00D708FE" w:rsidRDefault="00D708FE" w:rsidP="00D708FE">
            <w:pPr>
              <w:pStyle w:val="XML1"/>
              <w:rPr>
                <w:ins w:id="6664" w:author="Thomas Dietz" w:date="2012-08-08T16:18:00Z"/>
              </w:rPr>
            </w:pPr>
            <w:ins w:id="6665" w:author="Thomas Dietz" w:date="2012-08-08T16:18:00Z">
              <w:r>
                <w:t xml:space="preserve">            element called 'rate' in the current Port Features has a </w:t>
              </w:r>
            </w:ins>
          </w:p>
          <w:p w14:paraId="4ED6A0DC" w14:textId="77777777" w:rsidR="00D708FE" w:rsidRDefault="00D708FE" w:rsidP="00D708FE">
            <w:pPr>
              <w:pStyle w:val="XML1"/>
              <w:rPr>
                <w:ins w:id="6666" w:author="Thomas Dietz" w:date="2012-08-08T16:18:00Z"/>
              </w:rPr>
            </w:pPr>
            <w:ins w:id="6667" w:author="Thomas Dietz" w:date="2012-08-08T16:18:00Z">
              <w:r>
                <w:t xml:space="preserve">            </w:t>
              </w:r>
              <w:proofErr w:type="gramStart"/>
              <w:r>
                <w:t>value</w:t>
              </w:r>
              <w:proofErr w:type="gramEnd"/>
              <w:r>
                <w:t xml:space="preserve"> of 'other'.</w:t>
              </w:r>
            </w:ins>
          </w:p>
          <w:p w14:paraId="1AE5ED31" w14:textId="77777777" w:rsidR="00D708FE" w:rsidRDefault="00D708FE" w:rsidP="00D708FE">
            <w:pPr>
              <w:pStyle w:val="XML1"/>
              <w:rPr>
                <w:ins w:id="6668" w:author="Thomas Dietz" w:date="2012-08-08T16:18:00Z"/>
              </w:rPr>
            </w:pPr>
          </w:p>
          <w:p w14:paraId="01C93F68" w14:textId="77777777" w:rsidR="00D708FE" w:rsidRDefault="00D708FE" w:rsidP="00D708FE">
            <w:pPr>
              <w:pStyle w:val="XML1"/>
              <w:rPr>
                <w:ins w:id="6669" w:author="Thomas Dietz" w:date="2012-08-08T16:18:00Z"/>
              </w:rPr>
            </w:pPr>
            <w:ins w:id="6670" w:author="Thomas Dietz" w:date="2012-08-08T16:18:00Z">
              <w:r>
                <w:t xml:space="preserve">            Since this element is not configurable with the NETCONF</w:t>
              </w:r>
            </w:ins>
          </w:p>
          <w:p w14:paraId="20921AA7" w14:textId="77777777" w:rsidR="00D708FE" w:rsidRDefault="00D708FE" w:rsidP="00D708FE">
            <w:pPr>
              <w:pStyle w:val="XML1"/>
              <w:rPr>
                <w:ins w:id="6671" w:author="Thomas Dietz" w:date="2012-08-08T16:18:00Z"/>
              </w:rPr>
            </w:pPr>
            <w:ins w:id="6672" w:author="Thomas Dietz" w:date="2012-08-08T16:18:00Z">
              <w:r>
                <w:t xml:space="preserve">            protocol it MUST NOT be included in replies to NETCONF</w:t>
              </w:r>
            </w:ins>
          </w:p>
          <w:p w14:paraId="2015300B" w14:textId="77777777" w:rsidR="00D708FE" w:rsidRDefault="00D708FE" w:rsidP="00D708FE">
            <w:pPr>
              <w:pStyle w:val="XML1"/>
              <w:rPr>
                <w:ins w:id="6673" w:author="Thomas Dietz" w:date="2012-08-08T16:18:00Z"/>
              </w:rPr>
            </w:pPr>
            <w:ins w:id="6674" w:author="Thomas Dietz" w:date="2012-08-08T16:18:00Z">
              <w:r>
                <w:t xml:space="preserve">            &amp;lt</w:t>
              </w:r>
              <w:proofErr w:type="gramStart"/>
              <w:r>
                <w:t>;get</w:t>
              </w:r>
              <w:proofErr w:type="gramEnd"/>
              <w:r>
                <w:t>-config&amp;gt; requests.</w:t>
              </w:r>
            </w:ins>
          </w:p>
          <w:p w14:paraId="67E0E964" w14:textId="77777777" w:rsidR="00D708FE" w:rsidRDefault="00D708FE" w:rsidP="00D708FE">
            <w:pPr>
              <w:pStyle w:val="XML1"/>
              <w:rPr>
                <w:ins w:id="6675" w:author="Thomas Dietz" w:date="2012-08-08T16:18:00Z"/>
              </w:rPr>
            </w:pPr>
            <w:ins w:id="6676" w:author="Thomas Dietz" w:date="2012-08-08T16:18:00Z">
              <w:r>
                <w:t xml:space="preserve">          &lt;/xs:documentation&gt;</w:t>
              </w:r>
            </w:ins>
          </w:p>
          <w:p w14:paraId="3A668189" w14:textId="77777777" w:rsidR="00D708FE" w:rsidRDefault="00D708FE" w:rsidP="00D708FE">
            <w:pPr>
              <w:pStyle w:val="XML1"/>
              <w:rPr>
                <w:ins w:id="6677" w:author="Thomas Dietz" w:date="2012-08-08T16:18:00Z"/>
              </w:rPr>
            </w:pPr>
            <w:ins w:id="6678" w:author="Thomas Dietz" w:date="2012-08-08T16:18:00Z">
              <w:r>
                <w:t xml:space="preserve">        &lt;/xs:annotation&gt;</w:t>
              </w:r>
            </w:ins>
          </w:p>
          <w:p w14:paraId="0984474E" w14:textId="77777777" w:rsidR="00D708FE" w:rsidRDefault="00D708FE" w:rsidP="00D708FE">
            <w:pPr>
              <w:pStyle w:val="XML1"/>
              <w:rPr>
                <w:ins w:id="6679" w:author="Thomas Dietz" w:date="2012-08-08T16:18:00Z"/>
              </w:rPr>
            </w:pPr>
            <w:ins w:id="6680" w:author="Thomas Dietz" w:date="2012-08-08T16:18:00Z">
              <w:r>
                <w:t xml:space="preserve">      &lt;/xs:element&gt;</w:t>
              </w:r>
            </w:ins>
          </w:p>
          <w:p w14:paraId="32B02958" w14:textId="77777777" w:rsidR="00D708FE" w:rsidRDefault="00D708FE" w:rsidP="00D708FE">
            <w:pPr>
              <w:pStyle w:val="XML1"/>
              <w:rPr>
                <w:ins w:id="6681" w:author="Thomas Dietz" w:date="2012-08-08T16:18:00Z"/>
              </w:rPr>
            </w:pPr>
            <w:ins w:id="6682" w:author="Thomas Dietz" w:date="2012-08-08T16:18:00Z">
              <w:r>
                <w:t xml:space="preserve">      &lt;xs:element name="max-rate"  type="xs:unsignedInt"&gt;</w:t>
              </w:r>
            </w:ins>
          </w:p>
          <w:p w14:paraId="2B2EDCAD" w14:textId="77777777" w:rsidR="00D708FE" w:rsidRDefault="00D708FE" w:rsidP="00D708FE">
            <w:pPr>
              <w:pStyle w:val="XML1"/>
              <w:rPr>
                <w:ins w:id="6683" w:author="Thomas Dietz" w:date="2012-08-08T16:18:00Z"/>
              </w:rPr>
            </w:pPr>
            <w:ins w:id="6684" w:author="Thomas Dietz" w:date="2012-08-08T16:18:00Z">
              <w:r>
                <w:t xml:space="preserve">        &lt;xs:annotation&gt;</w:t>
              </w:r>
            </w:ins>
          </w:p>
          <w:p w14:paraId="3FD4AC2B" w14:textId="77777777" w:rsidR="00D708FE" w:rsidRDefault="00D708FE" w:rsidP="00D708FE">
            <w:pPr>
              <w:pStyle w:val="XML1"/>
              <w:rPr>
                <w:ins w:id="6685" w:author="Thomas Dietz" w:date="2012-08-08T16:18:00Z"/>
              </w:rPr>
            </w:pPr>
            <w:ins w:id="6686" w:author="Thomas Dietz" w:date="2012-08-08T16:18:00Z">
              <w:r>
                <w:t xml:space="preserve">          &lt;xs:documentation&gt;</w:t>
              </w:r>
            </w:ins>
          </w:p>
          <w:p w14:paraId="5CDDC6DC" w14:textId="77777777" w:rsidR="00D708FE" w:rsidRDefault="00D708FE" w:rsidP="00D708FE">
            <w:pPr>
              <w:pStyle w:val="XML1"/>
              <w:rPr>
                <w:ins w:id="6687" w:author="Thomas Dietz" w:date="2012-08-08T16:18:00Z"/>
              </w:rPr>
            </w:pPr>
            <w:ins w:id="6688" w:author="Thomas Dietz" w:date="2012-08-08T16:18:00Z">
              <w:r>
                <w:t xml:space="preserve">            This element indicates the maximum bit rate of </w:t>
              </w:r>
            </w:ins>
          </w:p>
          <w:p w14:paraId="4322CC93" w14:textId="77777777" w:rsidR="00D708FE" w:rsidRDefault="00D708FE" w:rsidP="00D708FE">
            <w:pPr>
              <w:pStyle w:val="XML1"/>
              <w:rPr>
                <w:ins w:id="6689" w:author="Thomas Dietz" w:date="2012-08-08T16:18:00Z"/>
              </w:rPr>
            </w:pPr>
            <w:ins w:id="6690" w:author="Thomas Dietz" w:date="2012-08-08T16:18:00Z">
              <w:r>
                <w:t xml:space="preserve">            </w:t>
              </w:r>
              <w:proofErr w:type="gramStart"/>
              <w:r>
                <w:t>the</w:t>
              </w:r>
              <w:proofErr w:type="gramEnd"/>
              <w:r>
                <w:t xml:space="preserve"> port. Its values is to be provided in units of kilobit </w:t>
              </w:r>
            </w:ins>
          </w:p>
          <w:p w14:paraId="290EF766" w14:textId="77777777" w:rsidR="00D708FE" w:rsidRDefault="00D708FE" w:rsidP="00D708FE">
            <w:pPr>
              <w:pStyle w:val="XML1"/>
              <w:rPr>
                <w:ins w:id="6691" w:author="Thomas Dietz" w:date="2012-08-08T16:18:00Z"/>
              </w:rPr>
            </w:pPr>
            <w:ins w:id="6692" w:author="Thomas Dietz" w:date="2012-08-08T16:18:00Z">
              <w:r>
                <w:t xml:space="preserve">            </w:t>
              </w:r>
              <w:proofErr w:type="gramStart"/>
              <w:r>
                <w:t>per</w:t>
              </w:r>
              <w:proofErr w:type="gramEnd"/>
              <w:r>
                <w:t xml:space="preserve"> second (kbps). This element is only valid if the </w:t>
              </w:r>
            </w:ins>
          </w:p>
          <w:p w14:paraId="3E35CF48" w14:textId="77777777" w:rsidR="00D708FE" w:rsidRDefault="00D708FE" w:rsidP="00D708FE">
            <w:pPr>
              <w:pStyle w:val="XML1"/>
              <w:rPr>
                <w:ins w:id="6693" w:author="Thomas Dietz" w:date="2012-08-08T16:18:00Z"/>
              </w:rPr>
            </w:pPr>
            <w:ins w:id="6694" w:author="Thomas Dietz" w:date="2012-08-08T16:18:00Z">
              <w:r>
                <w:t xml:space="preserve">            element called 'rate' in the current Port Features has a </w:t>
              </w:r>
            </w:ins>
          </w:p>
          <w:p w14:paraId="315DE515" w14:textId="77777777" w:rsidR="00D708FE" w:rsidRDefault="00D708FE" w:rsidP="00D708FE">
            <w:pPr>
              <w:pStyle w:val="XML1"/>
              <w:rPr>
                <w:ins w:id="6695" w:author="Thomas Dietz" w:date="2012-08-08T16:18:00Z"/>
              </w:rPr>
            </w:pPr>
            <w:ins w:id="6696" w:author="Thomas Dietz" w:date="2012-08-08T16:18:00Z">
              <w:r>
                <w:t xml:space="preserve">            </w:t>
              </w:r>
              <w:proofErr w:type="gramStart"/>
              <w:r>
                <w:t>value</w:t>
              </w:r>
              <w:proofErr w:type="gramEnd"/>
              <w:r>
                <w:t xml:space="preserve"> of 'other'.</w:t>
              </w:r>
            </w:ins>
          </w:p>
          <w:p w14:paraId="7A2A2DFE" w14:textId="77777777" w:rsidR="00D708FE" w:rsidRDefault="00D708FE" w:rsidP="00D708FE">
            <w:pPr>
              <w:pStyle w:val="XML1"/>
              <w:rPr>
                <w:ins w:id="6697" w:author="Thomas Dietz" w:date="2012-08-08T16:18:00Z"/>
              </w:rPr>
            </w:pPr>
          </w:p>
          <w:p w14:paraId="3F336189" w14:textId="77777777" w:rsidR="00D708FE" w:rsidRDefault="00D708FE" w:rsidP="00D708FE">
            <w:pPr>
              <w:pStyle w:val="XML1"/>
              <w:rPr>
                <w:ins w:id="6698" w:author="Thomas Dietz" w:date="2012-08-08T16:18:00Z"/>
              </w:rPr>
            </w:pPr>
            <w:ins w:id="6699" w:author="Thomas Dietz" w:date="2012-08-08T16:18:00Z">
              <w:r>
                <w:t xml:space="preserve">            Since this element is not configurable with the NETCONF</w:t>
              </w:r>
            </w:ins>
          </w:p>
          <w:p w14:paraId="31318CC7" w14:textId="77777777" w:rsidR="00D708FE" w:rsidRDefault="00D708FE" w:rsidP="00D708FE">
            <w:pPr>
              <w:pStyle w:val="XML1"/>
              <w:rPr>
                <w:ins w:id="6700" w:author="Thomas Dietz" w:date="2012-08-08T16:18:00Z"/>
              </w:rPr>
            </w:pPr>
            <w:ins w:id="6701" w:author="Thomas Dietz" w:date="2012-08-08T16:18:00Z">
              <w:r>
                <w:t xml:space="preserve">            protocol it MUST NOT be included in replies to NETCONF</w:t>
              </w:r>
            </w:ins>
          </w:p>
          <w:p w14:paraId="54F2771F" w14:textId="77777777" w:rsidR="00D708FE" w:rsidRDefault="00D708FE" w:rsidP="00D708FE">
            <w:pPr>
              <w:pStyle w:val="XML1"/>
              <w:rPr>
                <w:ins w:id="6702" w:author="Thomas Dietz" w:date="2012-08-08T16:18:00Z"/>
              </w:rPr>
            </w:pPr>
            <w:ins w:id="6703" w:author="Thomas Dietz" w:date="2012-08-08T16:18:00Z">
              <w:r>
                <w:t xml:space="preserve">            &amp;lt</w:t>
              </w:r>
              <w:proofErr w:type="gramStart"/>
              <w:r>
                <w:t>;get</w:t>
              </w:r>
              <w:proofErr w:type="gramEnd"/>
              <w:r>
                <w:t>-config&amp;gt; requests.</w:t>
              </w:r>
            </w:ins>
          </w:p>
          <w:p w14:paraId="74D0CF61" w14:textId="77777777" w:rsidR="00D708FE" w:rsidRDefault="00D708FE" w:rsidP="00D708FE">
            <w:pPr>
              <w:pStyle w:val="XML1"/>
              <w:rPr>
                <w:ins w:id="6704" w:author="Thomas Dietz" w:date="2012-08-08T16:18:00Z"/>
              </w:rPr>
            </w:pPr>
            <w:ins w:id="6705" w:author="Thomas Dietz" w:date="2012-08-08T16:18:00Z">
              <w:r>
                <w:t xml:space="preserve">          &lt;/xs:documentation&gt;</w:t>
              </w:r>
            </w:ins>
          </w:p>
          <w:p w14:paraId="09B0A464" w14:textId="77777777" w:rsidR="00D708FE" w:rsidRDefault="00D708FE" w:rsidP="00D708FE">
            <w:pPr>
              <w:pStyle w:val="XML1"/>
              <w:rPr>
                <w:ins w:id="6706" w:author="Thomas Dietz" w:date="2012-08-08T16:18:00Z"/>
              </w:rPr>
            </w:pPr>
            <w:ins w:id="6707" w:author="Thomas Dietz" w:date="2012-08-08T16:18:00Z">
              <w:r>
                <w:t xml:space="preserve">        &lt;/xs:annotation&gt;</w:t>
              </w:r>
            </w:ins>
          </w:p>
          <w:p w14:paraId="589F563C" w14:textId="77777777" w:rsidR="00D708FE" w:rsidRDefault="00D708FE" w:rsidP="00D708FE">
            <w:pPr>
              <w:pStyle w:val="XML1"/>
              <w:rPr>
                <w:ins w:id="6708" w:author="Thomas Dietz" w:date="2012-08-08T16:18:00Z"/>
              </w:rPr>
            </w:pPr>
            <w:ins w:id="6709" w:author="Thomas Dietz" w:date="2012-08-08T16:18:00Z">
              <w:r>
                <w:t xml:space="preserve">      &lt;/xs:element&gt;</w:t>
              </w:r>
            </w:ins>
          </w:p>
          <w:p w14:paraId="73BC27B1" w14:textId="77777777" w:rsidR="00D708FE" w:rsidRDefault="00D708FE" w:rsidP="00D708FE">
            <w:pPr>
              <w:pStyle w:val="XML1"/>
              <w:rPr>
                <w:ins w:id="6710" w:author="Thomas Dietz" w:date="2012-08-08T16:18:00Z"/>
              </w:rPr>
            </w:pPr>
            <w:ins w:id="6711" w:author="Thomas Dietz" w:date="2012-08-08T16:18:00Z">
              <w:r>
                <w:t xml:space="preserve">      &lt;xs:element name="configuration"&gt;</w:t>
              </w:r>
            </w:ins>
          </w:p>
          <w:p w14:paraId="144BA0B9" w14:textId="77777777" w:rsidR="00D708FE" w:rsidRDefault="00D708FE" w:rsidP="00D708FE">
            <w:pPr>
              <w:pStyle w:val="XML1"/>
              <w:rPr>
                <w:ins w:id="6712" w:author="Thomas Dietz" w:date="2012-08-08T16:18:00Z"/>
              </w:rPr>
            </w:pPr>
            <w:ins w:id="6713" w:author="Thomas Dietz" w:date="2012-08-08T16:18:00Z">
              <w:r>
                <w:t xml:space="preserve">        &lt;xs:annotation&gt;</w:t>
              </w:r>
            </w:ins>
          </w:p>
          <w:p w14:paraId="34619094" w14:textId="77777777" w:rsidR="00D708FE" w:rsidRDefault="00D708FE" w:rsidP="00D708FE">
            <w:pPr>
              <w:pStyle w:val="XML1"/>
              <w:rPr>
                <w:ins w:id="6714" w:author="Thomas Dietz" w:date="2012-08-08T16:18:00Z"/>
              </w:rPr>
            </w:pPr>
            <w:ins w:id="6715" w:author="Thomas Dietz" w:date="2012-08-08T16:18:00Z">
              <w:r>
                <w:t xml:space="preserve">          &lt;xs:documentation&gt;</w:t>
              </w:r>
            </w:ins>
          </w:p>
          <w:p w14:paraId="1DF46086" w14:textId="77777777" w:rsidR="00D708FE" w:rsidRDefault="00D708FE" w:rsidP="00D708FE">
            <w:pPr>
              <w:pStyle w:val="XML1"/>
              <w:rPr>
                <w:ins w:id="6716" w:author="Thomas Dietz" w:date="2012-08-08T16:18:00Z"/>
              </w:rPr>
            </w:pPr>
            <w:ins w:id="6717" w:author="Thomas Dietz" w:date="2012-08-08T16:18:00Z">
              <w:r>
                <w:t xml:space="preserve">            This element represents the general</w:t>
              </w:r>
            </w:ins>
          </w:p>
          <w:p w14:paraId="4327B797" w14:textId="77777777" w:rsidR="00D708FE" w:rsidRDefault="00D708FE" w:rsidP="00D708FE">
            <w:pPr>
              <w:pStyle w:val="XML1"/>
              <w:rPr>
                <w:ins w:id="6718" w:author="Thomas Dietz" w:date="2012-08-08T16:18:00Z"/>
              </w:rPr>
            </w:pPr>
            <w:ins w:id="6719" w:author="Thomas Dietz" w:date="2012-08-08T16:18:00Z">
              <w:r>
                <w:t xml:space="preserve">            </w:t>
              </w:r>
              <w:proofErr w:type="gramStart"/>
              <w:r>
                <w:t>adminitrative</w:t>
              </w:r>
              <w:proofErr w:type="gramEnd"/>
              <w:r>
                <w:t xml:space="preserve"> configuration of the OpenFlow Port.</w:t>
              </w:r>
            </w:ins>
          </w:p>
          <w:p w14:paraId="65BAFD8F" w14:textId="77777777" w:rsidR="00D708FE" w:rsidRDefault="00D708FE" w:rsidP="00D708FE">
            <w:pPr>
              <w:pStyle w:val="XML1"/>
              <w:rPr>
                <w:ins w:id="6720" w:author="Thomas Dietz" w:date="2012-08-08T16:18:00Z"/>
              </w:rPr>
            </w:pPr>
            <w:ins w:id="6721" w:author="Thomas Dietz" w:date="2012-08-08T16:18:00Z">
              <w:r>
                <w:t xml:space="preserve">          &lt;/xs:documentation&gt;</w:t>
              </w:r>
            </w:ins>
          </w:p>
          <w:p w14:paraId="519E51C2" w14:textId="77777777" w:rsidR="00D708FE" w:rsidRDefault="00D708FE" w:rsidP="00D708FE">
            <w:pPr>
              <w:pStyle w:val="XML1"/>
              <w:rPr>
                <w:ins w:id="6722" w:author="Thomas Dietz" w:date="2012-08-08T16:18:00Z"/>
              </w:rPr>
            </w:pPr>
            <w:ins w:id="6723" w:author="Thomas Dietz" w:date="2012-08-08T16:18:00Z">
              <w:r>
                <w:t xml:space="preserve">        &lt;/xs:annotation&gt;</w:t>
              </w:r>
            </w:ins>
          </w:p>
          <w:p w14:paraId="41B34E27" w14:textId="77777777" w:rsidR="00D708FE" w:rsidRDefault="00D708FE" w:rsidP="00D708FE">
            <w:pPr>
              <w:pStyle w:val="XML1"/>
              <w:rPr>
                <w:ins w:id="6724" w:author="Thomas Dietz" w:date="2012-08-08T16:18:00Z"/>
              </w:rPr>
            </w:pPr>
            <w:ins w:id="6725" w:author="Thomas Dietz" w:date="2012-08-08T16:18:00Z">
              <w:r>
                <w:t xml:space="preserve">        &lt;xs:complexType&gt;</w:t>
              </w:r>
            </w:ins>
          </w:p>
          <w:p w14:paraId="16C9FD5F" w14:textId="77777777" w:rsidR="00D708FE" w:rsidRDefault="00D708FE" w:rsidP="00D708FE">
            <w:pPr>
              <w:pStyle w:val="XML1"/>
              <w:rPr>
                <w:ins w:id="6726" w:author="Thomas Dietz" w:date="2012-08-08T16:18:00Z"/>
              </w:rPr>
            </w:pPr>
            <w:ins w:id="6727" w:author="Thomas Dietz" w:date="2012-08-08T16:18:00Z">
              <w:r>
                <w:t xml:space="preserve">          &lt;xs:sequence&gt;</w:t>
              </w:r>
            </w:ins>
          </w:p>
          <w:p w14:paraId="5E09D8C3" w14:textId="77777777" w:rsidR="00D708FE" w:rsidRDefault="00D708FE" w:rsidP="00D708FE">
            <w:pPr>
              <w:pStyle w:val="XML1"/>
              <w:rPr>
                <w:ins w:id="6728" w:author="Thomas Dietz" w:date="2012-08-08T16:18:00Z"/>
              </w:rPr>
            </w:pPr>
            <w:ins w:id="6729" w:author="Thomas Dietz" w:date="2012-08-08T16:18:00Z">
              <w:r>
                <w:t xml:space="preserve">            &lt;xs:element name="admin-state" minOccurs="0"  type="OFUpDownStateType"&gt;</w:t>
              </w:r>
            </w:ins>
          </w:p>
          <w:p w14:paraId="3ACD93F8" w14:textId="77777777" w:rsidR="00D708FE" w:rsidRDefault="00D708FE" w:rsidP="00D708FE">
            <w:pPr>
              <w:pStyle w:val="XML1"/>
              <w:rPr>
                <w:ins w:id="6730" w:author="Thomas Dietz" w:date="2012-08-08T16:18:00Z"/>
              </w:rPr>
            </w:pPr>
            <w:ins w:id="6731" w:author="Thomas Dietz" w:date="2012-08-08T16:18:00Z">
              <w:r>
                <w:t xml:space="preserve">              &lt;xs:annotation&gt;</w:t>
              </w:r>
            </w:ins>
          </w:p>
          <w:p w14:paraId="7BB276D8" w14:textId="77777777" w:rsidR="00D708FE" w:rsidRDefault="00D708FE" w:rsidP="00D708FE">
            <w:pPr>
              <w:pStyle w:val="XML1"/>
              <w:rPr>
                <w:ins w:id="6732" w:author="Thomas Dietz" w:date="2012-08-08T16:18:00Z"/>
              </w:rPr>
            </w:pPr>
            <w:ins w:id="6733" w:author="Thomas Dietz" w:date="2012-08-08T16:18:00Z">
              <w:r>
                <w:t xml:space="preserve">                &lt;xs:documentation&gt;</w:t>
              </w:r>
            </w:ins>
          </w:p>
          <w:p w14:paraId="08862FF0" w14:textId="77777777" w:rsidR="00D708FE" w:rsidRDefault="00D708FE" w:rsidP="00D708FE">
            <w:pPr>
              <w:pStyle w:val="XML1"/>
              <w:rPr>
                <w:ins w:id="6734" w:author="Thomas Dietz" w:date="2012-08-08T16:18:00Z"/>
              </w:rPr>
            </w:pPr>
            <w:ins w:id="6735" w:author="Thomas Dietz" w:date="2012-08-08T16:18:00Z">
              <w:r>
                <w:t xml:space="preserve">                  The administrative state of the port.  If</w:t>
              </w:r>
            </w:ins>
          </w:p>
          <w:p w14:paraId="1EE9BA38" w14:textId="77777777" w:rsidR="00D708FE" w:rsidRDefault="00D708FE" w:rsidP="00D708FE">
            <w:pPr>
              <w:pStyle w:val="XML1"/>
              <w:rPr>
                <w:ins w:id="6736" w:author="Thomas Dietz" w:date="2012-08-08T16:18:00Z"/>
              </w:rPr>
            </w:pPr>
            <w:ins w:id="6737" w:author="Thomas Dietz" w:date="2012-08-08T16:18:00Z">
              <w:r>
                <w:t xml:space="preserve">                  true, the port has been administratively brought down and</w:t>
              </w:r>
            </w:ins>
          </w:p>
          <w:p w14:paraId="0799BA62" w14:textId="77777777" w:rsidR="00D708FE" w:rsidRDefault="00D708FE" w:rsidP="00D708FE">
            <w:pPr>
              <w:pStyle w:val="XML1"/>
              <w:rPr>
                <w:ins w:id="6738" w:author="Thomas Dietz" w:date="2012-08-08T16:18:00Z"/>
              </w:rPr>
            </w:pPr>
            <w:ins w:id="6739" w:author="Thomas Dietz" w:date="2012-08-08T16:18:00Z">
              <w:r>
                <w:t xml:space="preserve">                  SHOULD not be used by OpenFlow.</w:t>
              </w:r>
            </w:ins>
          </w:p>
          <w:p w14:paraId="2F8FF262" w14:textId="77777777" w:rsidR="00D708FE" w:rsidRDefault="00D708FE" w:rsidP="00D708FE">
            <w:pPr>
              <w:pStyle w:val="XML1"/>
              <w:rPr>
                <w:ins w:id="6740" w:author="Thomas Dietz" w:date="2012-08-08T16:18:00Z"/>
              </w:rPr>
            </w:pPr>
          </w:p>
          <w:p w14:paraId="40525698" w14:textId="77777777" w:rsidR="00D708FE" w:rsidRDefault="00D708FE" w:rsidP="00D708FE">
            <w:pPr>
              <w:pStyle w:val="XML1"/>
              <w:rPr>
                <w:ins w:id="6741" w:author="Thomas Dietz" w:date="2012-08-08T16:18:00Z"/>
              </w:rPr>
            </w:pPr>
            <w:ins w:id="6742" w:author="Thomas Dietz" w:date="2012-08-08T16:18:00Z">
              <w:r>
                <w:t xml:space="preserve">                  This element is optional. If this element is not present</w:t>
              </w:r>
            </w:ins>
          </w:p>
          <w:p w14:paraId="31D0D984" w14:textId="77777777" w:rsidR="00D708FE" w:rsidRDefault="00D708FE" w:rsidP="00D708FE">
            <w:pPr>
              <w:pStyle w:val="XML1"/>
              <w:rPr>
                <w:ins w:id="6743" w:author="Thomas Dietz" w:date="2012-08-08T16:18:00Z"/>
              </w:rPr>
            </w:pPr>
            <w:ins w:id="6744" w:author="Thomas Dietz" w:date="2012-08-08T16:18:00Z">
              <w:r>
                <w:t xml:space="preserve">                  </w:t>
              </w:r>
              <w:proofErr w:type="gramStart"/>
              <w:r>
                <w:t>it</w:t>
              </w:r>
              <w:proofErr w:type="gramEnd"/>
              <w:r>
                <w:t xml:space="preserve"> defaults to 'up'.</w:t>
              </w:r>
            </w:ins>
          </w:p>
          <w:p w14:paraId="34355DB1" w14:textId="77777777" w:rsidR="00D708FE" w:rsidRDefault="00D708FE" w:rsidP="00D708FE">
            <w:pPr>
              <w:pStyle w:val="XML1"/>
              <w:rPr>
                <w:ins w:id="6745" w:author="Thomas Dietz" w:date="2012-08-08T16:18:00Z"/>
              </w:rPr>
            </w:pPr>
            <w:ins w:id="6746" w:author="Thomas Dietz" w:date="2012-08-08T16:18:00Z">
              <w:r>
                <w:t xml:space="preserve">                &lt;/xs:documentation&gt;</w:t>
              </w:r>
            </w:ins>
          </w:p>
          <w:p w14:paraId="7E5826BD" w14:textId="77777777" w:rsidR="00D708FE" w:rsidRDefault="00D708FE" w:rsidP="00D708FE">
            <w:pPr>
              <w:pStyle w:val="XML1"/>
              <w:rPr>
                <w:ins w:id="6747" w:author="Thomas Dietz" w:date="2012-08-08T16:18:00Z"/>
              </w:rPr>
            </w:pPr>
            <w:ins w:id="6748" w:author="Thomas Dietz" w:date="2012-08-08T16:18:00Z">
              <w:r>
                <w:t xml:space="preserve">              &lt;/xs:annotation&gt;</w:t>
              </w:r>
            </w:ins>
          </w:p>
          <w:p w14:paraId="16D31FE4" w14:textId="77777777" w:rsidR="00D708FE" w:rsidRDefault="00D708FE" w:rsidP="00D708FE">
            <w:pPr>
              <w:pStyle w:val="XML1"/>
              <w:rPr>
                <w:ins w:id="6749" w:author="Thomas Dietz" w:date="2012-08-08T16:18:00Z"/>
              </w:rPr>
            </w:pPr>
            <w:ins w:id="6750" w:author="Thomas Dietz" w:date="2012-08-08T16:18:00Z">
              <w:r>
                <w:t xml:space="preserve">            &lt;/xs:element&gt;</w:t>
              </w:r>
            </w:ins>
          </w:p>
          <w:p w14:paraId="3C7B31A4" w14:textId="77777777" w:rsidR="00D708FE" w:rsidRDefault="00D708FE" w:rsidP="00D708FE">
            <w:pPr>
              <w:pStyle w:val="XML1"/>
              <w:rPr>
                <w:ins w:id="6751" w:author="Thomas Dietz" w:date="2012-08-08T16:18:00Z"/>
              </w:rPr>
            </w:pPr>
            <w:ins w:id="6752" w:author="Thomas Dietz" w:date="2012-08-08T16:18:00Z">
              <w:r>
                <w:t xml:space="preserve">            &lt;xs:element name="no-receive" minOccurs="0"  type="xs:boolean"&gt;</w:t>
              </w:r>
            </w:ins>
          </w:p>
          <w:p w14:paraId="5D2C22D0" w14:textId="77777777" w:rsidR="00D708FE" w:rsidRDefault="00D708FE" w:rsidP="00D708FE">
            <w:pPr>
              <w:pStyle w:val="XML1"/>
              <w:rPr>
                <w:ins w:id="6753" w:author="Thomas Dietz" w:date="2012-08-08T16:18:00Z"/>
              </w:rPr>
            </w:pPr>
            <w:ins w:id="6754" w:author="Thomas Dietz" w:date="2012-08-08T16:18:00Z">
              <w:r>
                <w:t xml:space="preserve">              &lt;xs:annotation&gt;</w:t>
              </w:r>
            </w:ins>
          </w:p>
          <w:p w14:paraId="01407549" w14:textId="77777777" w:rsidR="00D708FE" w:rsidRDefault="00D708FE" w:rsidP="00D708FE">
            <w:pPr>
              <w:pStyle w:val="XML1"/>
              <w:rPr>
                <w:ins w:id="6755" w:author="Thomas Dietz" w:date="2012-08-08T16:18:00Z"/>
              </w:rPr>
            </w:pPr>
            <w:ins w:id="6756" w:author="Thomas Dietz" w:date="2012-08-08T16:18:00Z">
              <w:r>
                <w:t xml:space="preserve">                &lt;xs:documentation&gt;</w:t>
              </w:r>
            </w:ins>
          </w:p>
          <w:p w14:paraId="20E01E54" w14:textId="77777777" w:rsidR="00D708FE" w:rsidRDefault="00D708FE" w:rsidP="00D708FE">
            <w:pPr>
              <w:pStyle w:val="XML1"/>
              <w:rPr>
                <w:ins w:id="6757" w:author="Thomas Dietz" w:date="2012-08-08T16:18:00Z"/>
              </w:rPr>
            </w:pPr>
            <w:ins w:id="6758" w:author="Thomas Dietz" w:date="2012-08-08T16:18:00Z">
              <w:r>
                <w:t xml:space="preserve">                  If true, packets received at this OpenFlow</w:t>
              </w:r>
            </w:ins>
          </w:p>
          <w:p w14:paraId="50F847D2" w14:textId="77777777" w:rsidR="00D708FE" w:rsidRDefault="00D708FE" w:rsidP="00D708FE">
            <w:pPr>
              <w:pStyle w:val="XML1"/>
              <w:rPr>
                <w:ins w:id="6759" w:author="Thomas Dietz" w:date="2012-08-08T16:18:00Z"/>
              </w:rPr>
            </w:pPr>
            <w:ins w:id="6760" w:author="Thomas Dietz" w:date="2012-08-08T16:18:00Z">
              <w:r>
                <w:lastRenderedPageBreak/>
                <w:t xml:space="preserve">                  </w:t>
              </w:r>
              <w:proofErr w:type="gramStart"/>
              <w:r>
                <w:t>port</w:t>
              </w:r>
              <w:proofErr w:type="gramEnd"/>
              <w:r>
                <w:t xml:space="preserve"> SHOULD be dropped.</w:t>
              </w:r>
            </w:ins>
          </w:p>
          <w:p w14:paraId="5FE81752" w14:textId="77777777" w:rsidR="00D708FE" w:rsidRDefault="00D708FE" w:rsidP="00D708FE">
            <w:pPr>
              <w:pStyle w:val="XML1"/>
              <w:rPr>
                <w:ins w:id="6761" w:author="Thomas Dietz" w:date="2012-08-08T16:18:00Z"/>
              </w:rPr>
            </w:pPr>
          </w:p>
          <w:p w14:paraId="65D386B8" w14:textId="77777777" w:rsidR="00D708FE" w:rsidRDefault="00D708FE" w:rsidP="00D708FE">
            <w:pPr>
              <w:pStyle w:val="XML1"/>
              <w:rPr>
                <w:ins w:id="6762" w:author="Thomas Dietz" w:date="2012-08-08T16:18:00Z"/>
              </w:rPr>
            </w:pPr>
            <w:ins w:id="6763" w:author="Thomas Dietz" w:date="2012-08-08T16:18:00Z">
              <w:r>
                <w:t xml:space="preserve">                  This element is optional. If this element is not present</w:t>
              </w:r>
            </w:ins>
          </w:p>
          <w:p w14:paraId="7EE42A30" w14:textId="77777777" w:rsidR="00D708FE" w:rsidRDefault="00D708FE" w:rsidP="00D708FE">
            <w:pPr>
              <w:pStyle w:val="XML1"/>
              <w:rPr>
                <w:ins w:id="6764" w:author="Thomas Dietz" w:date="2012-08-08T16:18:00Z"/>
              </w:rPr>
            </w:pPr>
            <w:ins w:id="6765" w:author="Thomas Dietz" w:date="2012-08-08T16:18:00Z">
              <w:r>
                <w:t xml:space="preserve">                  </w:t>
              </w:r>
              <w:proofErr w:type="gramStart"/>
              <w:r>
                <w:t>it</w:t>
              </w:r>
              <w:proofErr w:type="gramEnd"/>
              <w:r>
                <w:t xml:space="preserve"> defaults to 'false'.</w:t>
              </w:r>
            </w:ins>
          </w:p>
          <w:p w14:paraId="1233827B" w14:textId="77777777" w:rsidR="00D708FE" w:rsidRDefault="00D708FE" w:rsidP="00D708FE">
            <w:pPr>
              <w:pStyle w:val="XML1"/>
              <w:rPr>
                <w:ins w:id="6766" w:author="Thomas Dietz" w:date="2012-08-08T16:18:00Z"/>
              </w:rPr>
            </w:pPr>
            <w:ins w:id="6767" w:author="Thomas Dietz" w:date="2012-08-08T16:18:00Z">
              <w:r>
                <w:t xml:space="preserve">                &lt;/xs:documentation&gt;</w:t>
              </w:r>
            </w:ins>
          </w:p>
          <w:p w14:paraId="5D2152B8" w14:textId="77777777" w:rsidR="00D708FE" w:rsidRDefault="00D708FE" w:rsidP="00D708FE">
            <w:pPr>
              <w:pStyle w:val="XML1"/>
              <w:rPr>
                <w:ins w:id="6768" w:author="Thomas Dietz" w:date="2012-08-08T16:18:00Z"/>
              </w:rPr>
            </w:pPr>
            <w:ins w:id="6769" w:author="Thomas Dietz" w:date="2012-08-08T16:18:00Z">
              <w:r>
                <w:t xml:space="preserve">              &lt;/xs:annotation&gt;</w:t>
              </w:r>
            </w:ins>
          </w:p>
          <w:p w14:paraId="626F32DC" w14:textId="77777777" w:rsidR="00D708FE" w:rsidRDefault="00D708FE" w:rsidP="00D708FE">
            <w:pPr>
              <w:pStyle w:val="XML1"/>
              <w:rPr>
                <w:ins w:id="6770" w:author="Thomas Dietz" w:date="2012-08-08T16:18:00Z"/>
              </w:rPr>
            </w:pPr>
            <w:ins w:id="6771" w:author="Thomas Dietz" w:date="2012-08-08T16:18:00Z">
              <w:r>
                <w:t xml:space="preserve">            &lt;/xs:element&gt;</w:t>
              </w:r>
            </w:ins>
          </w:p>
          <w:p w14:paraId="5EFF0FD7" w14:textId="77777777" w:rsidR="00D708FE" w:rsidRDefault="00D708FE" w:rsidP="00D708FE">
            <w:pPr>
              <w:pStyle w:val="XML1"/>
              <w:rPr>
                <w:ins w:id="6772" w:author="Thomas Dietz" w:date="2012-08-08T16:18:00Z"/>
              </w:rPr>
            </w:pPr>
            <w:ins w:id="6773" w:author="Thomas Dietz" w:date="2012-08-08T16:18:00Z">
              <w:r>
                <w:t xml:space="preserve">            &lt;xs:element name="no-forward" minOccurs="0"  type="xs:boolean"&gt;</w:t>
              </w:r>
            </w:ins>
          </w:p>
          <w:p w14:paraId="7A0F96D9" w14:textId="77777777" w:rsidR="00D708FE" w:rsidRDefault="00D708FE" w:rsidP="00D708FE">
            <w:pPr>
              <w:pStyle w:val="XML1"/>
              <w:rPr>
                <w:ins w:id="6774" w:author="Thomas Dietz" w:date="2012-08-08T16:18:00Z"/>
              </w:rPr>
            </w:pPr>
            <w:ins w:id="6775" w:author="Thomas Dietz" w:date="2012-08-08T16:18:00Z">
              <w:r>
                <w:t xml:space="preserve">              &lt;xs:annotation&gt;</w:t>
              </w:r>
            </w:ins>
          </w:p>
          <w:p w14:paraId="431B0AAD" w14:textId="77777777" w:rsidR="00D708FE" w:rsidRDefault="00D708FE" w:rsidP="00D708FE">
            <w:pPr>
              <w:pStyle w:val="XML1"/>
              <w:rPr>
                <w:ins w:id="6776" w:author="Thomas Dietz" w:date="2012-08-08T16:18:00Z"/>
              </w:rPr>
            </w:pPr>
            <w:ins w:id="6777" w:author="Thomas Dietz" w:date="2012-08-08T16:18:00Z">
              <w:r>
                <w:t xml:space="preserve">                &lt;xs:documentation&gt;</w:t>
              </w:r>
            </w:ins>
          </w:p>
          <w:p w14:paraId="7F7574D2" w14:textId="77777777" w:rsidR="00D708FE" w:rsidRDefault="00D708FE" w:rsidP="00D708FE">
            <w:pPr>
              <w:pStyle w:val="XML1"/>
              <w:rPr>
                <w:ins w:id="6778" w:author="Thomas Dietz" w:date="2012-08-08T16:18:00Z"/>
              </w:rPr>
            </w:pPr>
            <w:ins w:id="6779" w:author="Thomas Dietz" w:date="2012-08-08T16:18:00Z">
              <w:r>
                <w:t xml:space="preserve">                  If true, packets forwarded to this OpenFlow</w:t>
              </w:r>
            </w:ins>
          </w:p>
          <w:p w14:paraId="580FA4A8" w14:textId="77777777" w:rsidR="00D708FE" w:rsidRDefault="00D708FE" w:rsidP="00D708FE">
            <w:pPr>
              <w:pStyle w:val="XML1"/>
              <w:rPr>
                <w:ins w:id="6780" w:author="Thomas Dietz" w:date="2012-08-08T16:18:00Z"/>
              </w:rPr>
            </w:pPr>
            <w:ins w:id="6781" w:author="Thomas Dietz" w:date="2012-08-08T16:18:00Z">
              <w:r>
                <w:t xml:space="preserve">                  </w:t>
              </w:r>
              <w:proofErr w:type="gramStart"/>
              <w:r>
                <w:t>port</w:t>
              </w:r>
              <w:proofErr w:type="gramEnd"/>
              <w:r>
                <w:t xml:space="preserve"> SHOULD be dropped.</w:t>
              </w:r>
            </w:ins>
          </w:p>
          <w:p w14:paraId="6B2CB159" w14:textId="77777777" w:rsidR="00D708FE" w:rsidRDefault="00D708FE" w:rsidP="00D708FE">
            <w:pPr>
              <w:pStyle w:val="XML1"/>
              <w:rPr>
                <w:ins w:id="6782" w:author="Thomas Dietz" w:date="2012-08-08T16:18:00Z"/>
              </w:rPr>
            </w:pPr>
          </w:p>
          <w:p w14:paraId="2C9C87E3" w14:textId="77777777" w:rsidR="00D708FE" w:rsidRDefault="00D708FE" w:rsidP="00D708FE">
            <w:pPr>
              <w:pStyle w:val="XML1"/>
              <w:rPr>
                <w:ins w:id="6783" w:author="Thomas Dietz" w:date="2012-08-08T16:18:00Z"/>
              </w:rPr>
            </w:pPr>
            <w:ins w:id="6784" w:author="Thomas Dietz" w:date="2012-08-08T16:18:00Z">
              <w:r>
                <w:t xml:space="preserve">                  This element is optional. If this element is not present</w:t>
              </w:r>
            </w:ins>
          </w:p>
          <w:p w14:paraId="0C15E02B" w14:textId="77777777" w:rsidR="00D708FE" w:rsidRDefault="00D708FE" w:rsidP="00D708FE">
            <w:pPr>
              <w:pStyle w:val="XML1"/>
              <w:rPr>
                <w:ins w:id="6785" w:author="Thomas Dietz" w:date="2012-08-08T16:18:00Z"/>
              </w:rPr>
            </w:pPr>
            <w:ins w:id="6786" w:author="Thomas Dietz" w:date="2012-08-08T16:18:00Z">
              <w:r>
                <w:t xml:space="preserve">                  </w:t>
              </w:r>
              <w:proofErr w:type="gramStart"/>
              <w:r>
                <w:t>it</w:t>
              </w:r>
              <w:proofErr w:type="gramEnd"/>
              <w:r>
                <w:t xml:space="preserve"> defaults to 'false'.</w:t>
              </w:r>
            </w:ins>
          </w:p>
          <w:p w14:paraId="3E4576C9" w14:textId="77777777" w:rsidR="00D708FE" w:rsidRDefault="00D708FE" w:rsidP="00D708FE">
            <w:pPr>
              <w:pStyle w:val="XML1"/>
              <w:rPr>
                <w:ins w:id="6787" w:author="Thomas Dietz" w:date="2012-08-08T16:18:00Z"/>
              </w:rPr>
            </w:pPr>
            <w:ins w:id="6788" w:author="Thomas Dietz" w:date="2012-08-08T16:18:00Z">
              <w:r>
                <w:t xml:space="preserve">                &lt;/xs:documentation&gt;</w:t>
              </w:r>
            </w:ins>
          </w:p>
          <w:p w14:paraId="09EADA75" w14:textId="77777777" w:rsidR="00D708FE" w:rsidRDefault="00D708FE" w:rsidP="00D708FE">
            <w:pPr>
              <w:pStyle w:val="XML1"/>
              <w:rPr>
                <w:ins w:id="6789" w:author="Thomas Dietz" w:date="2012-08-08T16:18:00Z"/>
              </w:rPr>
            </w:pPr>
            <w:ins w:id="6790" w:author="Thomas Dietz" w:date="2012-08-08T16:18:00Z">
              <w:r>
                <w:t xml:space="preserve">              &lt;/xs:annotation&gt;</w:t>
              </w:r>
            </w:ins>
          </w:p>
          <w:p w14:paraId="11CB8164" w14:textId="77777777" w:rsidR="00D708FE" w:rsidRDefault="00D708FE" w:rsidP="00D708FE">
            <w:pPr>
              <w:pStyle w:val="XML1"/>
              <w:rPr>
                <w:ins w:id="6791" w:author="Thomas Dietz" w:date="2012-08-08T16:18:00Z"/>
              </w:rPr>
            </w:pPr>
            <w:ins w:id="6792" w:author="Thomas Dietz" w:date="2012-08-08T16:18:00Z">
              <w:r>
                <w:t xml:space="preserve">            &lt;/xs:element&gt;</w:t>
              </w:r>
            </w:ins>
          </w:p>
          <w:p w14:paraId="472F865C" w14:textId="77777777" w:rsidR="00D708FE" w:rsidRDefault="00D708FE" w:rsidP="00D708FE">
            <w:pPr>
              <w:pStyle w:val="XML1"/>
              <w:rPr>
                <w:ins w:id="6793" w:author="Thomas Dietz" w:date="2012-08-08T16:18:00Z"/>
              </w:rPr>
            </w:pPr>
            <w:ins w:id="6794" w:author="Thomas Dietz" w:date="2012-08-08T16:18:00Z">
              <w:r>
                <w:t xml:space="preserve">            &lt;xs:element name="no-packet-in" minOccurs="0"  type="xs:boolean"&gt;</w:t>
              </w:r>
            </w:ins>
          </w:p>
          <w:p w14:paraId="054257A2" w14:textId="77777777" w:rsidR="00D708FE" w:rsidRDefault="00D708FE" w:rsidP="00D708FE">
            <w:pPr>
              <w:pStyle w:val="XML1"/>
              <w:rPr>
                <w:ins w:id="6795" w:author="Thomas Dietz" w:date="2012-08-08T16:18:00Z"/>
              </w:rPr>
            </w:pPr>
            <w:ins w:id="6796" w:author="Thomas Dietz" w:date="2012-08-08T16:18:00Z">
              <w:r>
                <w:t xml:space="preserve">              &lt;xs:annotation&gt;</w:t>
              </w:r>
            </w:ins>
          </w:p>
          <w:p w14:paraId="5D289E04" w14:textId="77777777" w:rsidR="00D708FE" w:rsidRDefault="00D708FE" w:rsidP="00D708FE">
            <w:pPr>
              <w:pStyle w:val="XML1"/>
              <w:rPr>
                <w:ins w:id="6797" w:author="Thomas Dietz" w:date="2012-08-08T16:18:00Z"/>
              </w:rPr>
            </w:pPr>
            <w:ins w:id="6798" w:author="Thomas Dietz" w:date="2012-08-08T16:18:00Z">
              <w:r>
                <w:t xml:space="preserve">                &lt;xs:documentation&gt;</w:t>
              </w:r>
            </w:ins>
          </w:p>
          <w:p w14:paraId="7A42FA2F" w14:textId="77777777" w:rsidR="00D708FE" w:rsidRDefault="00D708FE" w:rsidP="00D708FE">
            <w:pPr>
              <w:pStyle w:val="XML1"/>
              <w:rPr>
                <w:ins w:id="6799" w:author="Thomas Dietz" w:date="2012-08-08T16:18:00Z"/>
              </w:rPr>
            </w:pPr>
            <w:ins w:id="6800" w:author="Thomas Dietz" w:date="2012-08-08T16:18:00Z">
              <w:r>
                <w:t xml:space="preserve">                  If true, packets received on that port that </w:t>
              </w:r>
            </w:ins>
          </w:p>
          <w:p w14:paraId="7684CB24" w14:textId="77777777" w:rsidR="00D708FE" w:rsidRDefault="00D708FE" w:rsidP="00D708FE">
            <w:pPr>
              <w:pStyle w:val="XML1"/>
              <w:rPr>
                <w:ins w:id="6801" w:author="Thomas Dietz" w:date="2012-08-08T16:18:00Z"/>
              </w:rPr>
            </w:pPr>
            <w:ins w:id="6802" w:author="Thomas Dietz" w:date="2012-08-08T16:18:00Z">
              <w:r>
                <w:t xml:space="preserve">                  generate a table miss should never trigger a packet-in </w:t>
              </w:r>
            </w:ins>
          </w:p>
          <w:p w14:paraId="5F721DD6" w14:textId="77777777" w:rsidR="00D708FE" w:rsidRDefault="00D708FE" w:rsidP="00D708FE">
            <w:pPr>
              <w:pStyle w:val="XML1"/>
              <w:rPr>
                <w:ins w:id="6803" w:author="Thomas Dietz" w:date="2012-08-08T16:18:00Z"/>
              </w:rPr>
            </w:pPr>
            <w:ins w:id="6804" w:author="Thomas Dietz" w:date="2012-08-08T16:18:00Z">
              <w:r>
                <w:t xml:space="preserve">                  </w:t>
              </w:r>
              <w:proofErr w:type="gramStart"/>
              <w:r>
                <w:t>message</w:t>
              </w:r>
              <w:proofErr w:type="gramEnd"/>
              <w:r>
                <w:t xml:space="preserve"> to the OpenFlow Controller.</w:t>
              </w:r>
            </w:ins>
          </w:p>
          <w:p w14:paraId="37EF7B07" w14:textId="77777777" w:rsidR="00D708FE" w:rsidRDefault="00D708FE" w:rsidP="00D708FE">
            <w:pPr>
              <w:pStyle w:val="XML1"/>
              <w:rPr>
                <w:ins w:id="6805" w:author="Thomas Dietz" w:date="2012-08-08T16:18:00Z"/>
              </w:rPr>
            </w:pPr>
          </w:p>
          <w:p w14:paraId="794F7EAD" w14:textId="77777777" w:rsidR="00D708FE" w:rsidRDefault="00D708FE" w:rsidP="00D708FE">
            <w:pPr>
              <w:pStyle w:val="XML1"/>
              <w:rPr>
                <w:ins w:id="6806" w:author="Thomas Dietz" w:date="2012-08-08T16:18:00Z"/>
              </w:rPr>
            </w:pPr>
            <w:ins w:id="6807" w:author="Thomas Dietz" w:date="2012-08-08T16:18:00Z">
              <w:r>
                <w:t xml:space="preserve">                  This element is optional. If this element is not present</w:t>
              </w:r>
            </w:ins>
          </w:p>
          <w:p w14:paraId="79BBA975" w14:textId="77777777" w:rsidR="00D708FE" w:rsidRDefault="00D708FE" w:rsidP="00D708FE">
            <w:pPr>
              <w:pStyle w:val="XML1"/>
              <w:rPr>
                <w:ins w:id="6808" w:author="Thomas Dietz" w:date="2012-08-08T16:18:00Z"/>
              </w:rPr>
            </w:pPr>
            <w:ins w:id="6809" w:author="Thomas Dietz" w:date="2012-08-08T16:18:00Z">
              <w:r>
                <w:t xml:space="preserve">                  </w:t>
              </w:r>
              <w:proofErr w:type="gramStart"/>
              <w:r>
                <w:t>it</w:t>
              </w:r>
              <w:proofErr w:type="gramEnd"/>
              <w:r>
                <w:t xml:space="preserve"> defaults to 'false'.</w:t>
              </w:r>
            </w:ins>
          </w:p>
          <w:p w14:paraId="2F60DC06" w14:textId="77777777" w:rsidR="00D708FE" w:rsidRDefault="00D708FE" w:rsidP="00D708FE">
            <w:pPr>
              <w:pStyle w:val="XML1"/>
              <w:rPr>
                <w:ins w:id="6810" w:author="Thomas Dietz" w:date="2012-08-08T16:18:00Z"/>
              </w:rPr>
            </w:pPr>
            <w:ins w:id="6811" w:author="Thomas Dietz" w:date="2012-08-08T16:18:00Z">
              <w:r>
                <w:t xml:space="preserve">                &lt;/xs:documentation&gt;</w:t>
              </w:r>
            </w:ins>
          </w:p>
          <w:p w14:paraId="31E5A906" w14:textId="77777777" w:rsidR="00D708FE" w:rsidRDefault="00D708FE" w:rsidP="00D708FE">
            <w:pPr>
              <w:pStyle w:val="XML1"/>
              <w:rPr>
                <w:ins w:id="6812" w:author="Thomas Dietz" w:date="2012-08-08T16:18:00Z"/>
              </w:rPr>
            </w:pPr>
            <w:ins w:id="6813" w:author="Thomas Dietz" w:date="2012-08-08T16:18:00Z">
              <w:r>
                <w:t xml:space="preserve">              &lt;/xs:annotation&gt;</w:t>
              </w:r>
            </w:ins>
          </w:p>
          <w:p w14:paraId="529212A9" w14:textId="77777777" w:rsidR="00D708FE" w:rsidRDefault="00D708FE" w:rsidP="00D708FE">
            <w:pPr>
              <w:pStyle w:val="XML1"/>
              <w:rPr>
                <w:ins w:id="6814" w:author="Thomas Dietz" w:date="2012-08-08T16:18:00Z"/>
              </w:rPr>
            </w:pPr>
            <w:ins w:id="6815" w:author="Thomas Dietz" w:date="2012-08-08T16:18:00Z">
              <w:r>
                <w:t xml:space="preserve">            &lt;/xs:element&gt;</w:t>
              </w:r>
            </w:ins>
          </w:p>
          <w:p w14:paraId="48E2C22C" w14:textId="77777777" w:rsidR="00D708FE" w:rsidRDefault="00D708FE" w:rsidP="00D708FE">
            <w:pPr>
              <w:pStyle w:val="XML1"/>
              <w:rPr>
                <w:ins w:id="6816" w:author="Thomas Dietz" w:date="2012-08-08T16:18:00Z"/>
              </w:rPr>
            </w:pPr>
            <w:ins w:id="6817" w:author="Thomas Dietz" w:date="2012-08-08T16:18:00Z">
              <w:r>
                <w:t xml:space="preserve">          &lt;/xs:sequence&gt;</w:t>
              </w:r>
            </w:ins>
          </w:p>
          <w:p w14:paraId="3E3FF796" w14:textId="77777777" w:rsidR="00D708FE" w:rsidRDefault="00D708FE" w:rsidP="00D708FE">
            <w:pPr>
              <w:pStyle w:val="XML1"/>
              <w:rPr>
                <w:ins w:id="6818" w:author="Thomas Dietz" w:date="2012-08-08T16:18:00Z"/>
              </w:rPr>
            </w:pPr>
            <w:ins w:id="6819" w:author="Thomas Dietz" w:date="2012-08-08T16:18:00Z">
              <w:r>
                <w:t xml:space="preserve">        &lt;/xs:complexType&gt;</w:t>
              </w:r>
            </w:ins>
          </w:p>
          <w:p w14:paraId="370A1B05" w14:textId="77777777" w:rsidR="00D708FE" w:rsidRDefault="00D708FE" w:rsidP="00D708FE">
            <w:pPr>
              <w:pStyle w:val="XML1"/>
              <w:rPr>
                <w:ins w:id="6820" w:author="Thomas Dietz" w:date="2012-08-08T16:18:00Z"/>
              </w:rPr>
            </w:pPr>
            <w:ins w:id="6821" w:author="Thomas Dietz" w:date="2012-08-08T16:18:00Z">
              <w:r>
                <w:t xml:space="preserve">      &lt;/xs:element&gt;</w:t>
              </w:r>
            </w:ins>
          </w:p>
          <w:p w14:paraId="19BB6D61" w14:textId="77777777" w:rsidR="00D708FE" w:rsidRDefault="00D708FE" w:rsidP="00D708FE">
            <w:pPr>
              <w:pStyle w:val="XML1"/>
              <w:rPr>
                <w:ins w:id="6822" w:author="Thomas Dietz" w:date="2012-08-08T16:18:00Z"/>
              </w:rPr>
            </w:pPr>
            <w:ins w:id="6823" w:author="Thomas Dietz" w:date="2012-08-08T16:18:00Z">
              <w:r>
                <w:t xml:space="preserve">      &lt;xs:element name="state"&gt;</w:t>
              </w:r>
            </w:ins>
          </w:p>
          <w:p w14:paraId="465FDE8E" w14:textId="77777777" w:rsidR="00D708FE" w:rsidRDefault="00D708FE" w:rsidP="00D708FE">
            <w:pPr>
              <w:pStyle w:val="XML1"/>
              <w:rPr>
                <w:ins w:id="6824" w:author="Thomas Dietz" w:date="2012-08-08T16:18:00Z"/>
              </w:rPr>
            </w:pPr>
            <w:ins w:id="6825" w:author="Thomas Dietz" w:date="2012-08-08T16:18:00Z">
              <w:r>
                <w:t xml:space="preserve">        &lt;xs:annotation&gt;</w:t>
              </w:r>
            </w:ins>
          </w:p>
          <w:p w14:paraId="66E9CFE4" w14:textId="77777777" w:rsidR="00D708FE" w:rsidRDefault="00D708FE" w:rsidP="00D708FE">
            <w:pPr>
              <w:pStyle w:val="XML1"/>
              <w:rPr>
                <w:ins w:id="6826" w:author="Thomas Dietz" w:date="2012-08-08T16:18:00Z"/>
              </w:rPr>
            </w:pPr>
            <w:ins w:id="6827" w:author="Thomas Dietz" w:date="2012-08-08T16:18:00Z">
              <w:r>
                <w:t xml:space="preserve">          &lt;xs:documentation&gt;</w:t>
              </w:r>
            </w:ins>
          </w:p>
          <w:p w14:paraId="32D943A8" w14:textId="77777777" w:rsidR="00D708FE" w:rsidRDefault="00D708FE" w:rsidP="00D708FE">
            <w:pPr>
              <w:pStyle w:val="XML1"/>
              <w:rPr>
                <w:ins w:id="6828" w:author="Thomas Dietz" w:date="2012-08-08T16:18:00Z"/>
              </w:rPr>
            </w:pPr>
            <w:ins w:id="6829" w:author="Thomas Dietz" w:date="2012-08-08T16:18:00Z">
              <w:r>
                <w:t xml:space="preserve">            This element represents the general operational </w:t>
              </w:r>
            </w:ins>
          </w:p>
          <w:p w14:paraId="5405581A" w14:textId="77777777" w:rsidR="00D708FE" w:rsidRDefault="00D708FE" w:rsidP="00D708FE">
            <w:pPr>
              <w:pStyle w:val="XML1"/>
              <w:rPr>
                <w:ins w:id="6830" w:author="Thomas Dietz" w:date="2012-08-08T16:18:00Z"/>
              </w:rPr>
            </w:pPr>
            <w:ins w:id="6831" w:author="Thomas Dietz" w:date="2012-08-08T16:18:00Z">
              <w:r>
                <w:t xml:space="preserve">            </w:t>
              </w:r>
              <w:proofErr w:type="gramStart"/>
              <w:r>
                <w:t>state</w:t>
              </w:r>
              <w:proofErr w:type="gramEnd"/>
              <w:r>
                <w:t xml:space="preserve"> of the OpenFlow Port.</w:t>
              </w:r>
            </w:ins>
          </w:p>
          <w:p w14:paraId="6C11AFA4" w14:textId="77777777" w:rsidR="00D708FE" w:rsidRDefault="00D708FE" w:rsidP="00D708FE">
            <w:pPr>
              <w:pStyle w:val="XML1"/>
              <w:rPr>
                <w:ins w:id="6832" w:author="Thomas Dietz" w:date="2012-08-08T16:18:00Z"/>
              </w:rPr>
            </w:pPr>
          </w:p>
          <w:p w14:paraId="7D8C0A61" w14:textId="77777777" w:rsidR="00D708FE" w:rsidRDefault="00D708FE" w:rsidP="00D708FE">
            <w:pPr>
              <w:pStyle w:val="XML1"/>
              <w:rPr>
                <w:ins w:id="6833" w:author="Thomas Dietz" w:date="2012-08-08T16:18:00Z"/>
              </w:rPr>
            </w:pPr>
            <w:ins w:id="6834" w:author="Thomas Dietz" w:date="2012-08-08T16:18:00Z">
              <w:r>
                <w:t xml:space="preserve">            Children of this element are not configurable and can only be</w:t>
              </w:r>
            </w:ins>
          </w:p>
          <w:p w14:paraId="00772959" w14:textId="77777777" w:rsidR="00D708FE" w:rsidRDefault="00D708FE" w:rsidP="00D708FE">
            <w:pPr>
              <w:pStyle w:val="XML1"/>
              <w:rPr>
                <w:ins w:id="6835" w:author="Thomas Dietz" w:date="2012-08-08T16:18:00Z"/>
              </w:rPr>
            </w:pPr>
            <w:ins w:id="6836" w:author="Thomas Dietz" w:date="2012-08-08T16:18:00Z">
              <w:r>
                <w:t xml:space="preserve">            </w:t>
              </w:r>
              <w:proofErr w:type="gramStart"/>
              <w:r>
                <w:t>retrieved</w:t>
              </w:r>
              <w:proofErr w:type="gramEnd"/>
              <w:r>
                <w:t xml:space="preserve"> by NETCONF &amp;lt;get&amp;gt; operations. Attemps to modify this</w:t>
              </w:r>
            </w:ins>
          </w:p>
          <w:p w14:paraId="7679E36A" w14:textId="77777777" w:rsidR="00D708FE" w:rsidRDefault="00D708FE" w:rsidP="00D708FE">
            <w:pPr>
              <w:pStyle w:val="XML1"/>
              <w:rPr>
                <w:ins w:id="6837" w:author="Thomas Dietz" w:date="2012-08-08T16:18:00Z"/>
              </w:rPr>
            </w:pPr>
            <w:ins w:id="6838" w:author="Thomas Dietz" w:date="2012-08-08T16:18:00Z">
              <w:r>
                <w:t xml:space="preserve">            element and its children with a NETCONF &amp;lt;edit-config&amp;gt;</w:t>
              </w:r>
            </w:ins>
          </w:p>
          <w:p w14:paraId="3D166088" w14:textId="77777777" w:rsidR="00D708FE" w:rsidRDefault="00D708FE" w:rsidP="00D708FE">
            <w:pPr>
              <w:pStyle w:val="XML1"/>
              <w:rPr>
                <w:ins w:id="6839" w:author="Thomas Dietz" w:date="2012-08-08T16:18:00Z"/>
              </w:rPr>
            </w:pPr>
            <w:ins w:id="6840" w:author="Thomas Dietz" w:date="2012-08-08T16:18:00Z">
              <w:r>
                <w:t xml:space="preserve">            operation MUST result in an 'operation-not-supported' error</w:t>
              </w:r>
            </w:ins>
          </w:p>
          <w:p w14:paraId="1E820C90" w14:textId="77777777" w:rsidR="00D708FE" w:rsidRDefault="00D708FE" w:rsidP="00D708FE">
            <w:pPr>
              <w:pStyle w:val="XML1"/>
              <w:rPr>
                <w:ins w:id="6841" w:author="Thomas Dietz" w:date="2012-08-08T16:18:00Z"/>
              </w:rPr>
            </w:pPr>
            <w:ins w:id="6842" w:author="Thomas Dietz" w:date="2012-08-08T16:18:00Z">
              <w:r>
                <w:t xml:space="preserve">            </w:t>
              </w:r>
              <w:proofErr w:type="gramStart"/>
              <w:r>
                <w:t>with</w:t>
              </w:r>
              <w:proofErr w:type="gramEnd"/>
              <w:r>
                <w:t xml:space="preserve"> type 'application'.</w:t>
              </w:r>
            </w:ins>
          </w:p>
          <w:p w14:paraId="7E28AAE7" w14:textId="77777777" w:rsidR="00D708FE" w:rsidRDefault="00D708FE" w:rsidP="00D708FE">
            <w:pPr>
              <w:pStyle w:val="XML1"/>
              <w:rPr>
                <w:ins w:id="6843" w:author="Thomas Dietz" w:date="2012-08-08T16:18:00Z"/>
              </w:rPr>
            </w:pPr>
            <w:ins w:id="6844" w:author="Thomas Dietz" w:date="2012-08-08T16:18:00Z">
              <w:r>
                <w:t xml:space="preserve">          &lt;/xs:documentation&gt;</w:t>
              </w:r>
            </w:ins>
          </w:p>
          <w:p w14:paraId="793161C4" w14:textId="77777777" w:rsidR="00D708FE" w:rsidRDefault="00D708FE" w:rsidP="00D708FE">
            <w:pPr>
              <w:pStyle w:val="XML1"/>
              <w:rPr>
                <w:ins w:id="6845" w:author="Thomas Dietz" w:date="2012-08-08T16:18:00Z"/>
              </w:rPr>
            </w:pPr>
            <w:ins w:id="6846" w:author="Thomas Dietz" w:date="2012-08-08T16:18:00Z">
              <w:r>
                <w:t xml:space="preserve">        &lt;/xs:annotation&gt;</w:t>
              </w:r>
            </w:ins>
          </w:p>
          <w:p w14:paraId="76809429" w14:textId="77777777" w:rsidR="00D708FE" w:rsidRDefault="00D708FE" w:rsidP="00D708FE">
            <w:pPr>
              <w:pStyle w:val="XML1"/>
              <w:rPr>
                <w:ins w:id="6847" w:author="Thomas Dietz" w:date="2012-08-08T16:18:00Z"/>
              </w:rPr>
            </w:pPr>
            <w:ins w:id="6848" w:author="Thomas Dietz" w:date="2012-08-08T16:18:00Z">
              <w:r>
                <w:t xml:space="preserve">        &lt;xs:complexType&gt;</w:t>
              </w:r>
            </w:ins>
          </w:p>
          <w:p w14:paraId="3DC0E1C1" w14:textId="77777777" w:rsidR="00D708FE" w:rsidRDefault="00D708FE" w:rsidP="00D708FE">
            <w:pPr>
              <w:pStyle w:val="XML1"/>
              <w:rPr>
                <w:ins w:id="6849" w:author="Thomas Dietz" w:date="2012-08-08T16:18:00Z"/>
              </w:rPr>
            </w:pPr>
            <w:ins w:id="6850" w:author="Thomas Dietz" w:date="2012-08-08T16:18:00Z">
              <w:r>
                <w:t xml:space="preserve">          &lt;xs:sequence&gt;</w:t>
              </w:r>
            </w:ins>
          </w:p>
          <w:p w14:paraId="2BA18281" w14:textId="77777777" w:rsidR="00D708FE" w:rsidRDefault="00D708FE" w:rsidP="00D708FE">
            <w:pPr>
              <w:pStyle w:val="XML1"/>
              <w:rPr>
                <w:ins w:id="6851" w:author="Thomas Dietz" w:date="2012-08-08T16:18:00Z"/>
              </w:rPr>
            </w:pPr>
            <w:ins w:id="6852" w:author="Thomas Dietz" w:date="2012-08-08T16:18:00Z">
              <w:r>
                <w:t xml:space="preserve">            &lt;xs:element name="oper-state" minOccurs="0"  type="OFUpDownStateType"&gt;</w:t>
              </w:r>
            </w:ins>
          </w:p>
          <w:p w14:paraId="6E185D16" w14:textId="77777777" w:rsidR="00D708FE" w:rsidRDefault="00D708FE" w:rsidP="00D708FE">
            <w:pPr>
              <w:pStyle w:val="XML1"/>
              <w:rPr>
                <w:ins w:id="6853" w:author="Thomas Dietz" w:date="2012-08-08T16:18:00Z"/>
              </w:rPr>
            </w:pPr>
            <w:ins w:id="6854" w:author="Thomas Dietz" w:date="2012-08-08T16:18:00Z">
              <w:r>
                <w:t xml:space="preserve">              &lt;xs:annotation&gt;</w:t>
              </w:r>
            </w:ins>
          </w:p>
          <w:p w14:paraId="37B8071C" w14:textId="77777777" w:rsidR="00D708FE" w:rsidRDefault="00D708FE" w:rsidP="00D708FE">
            <w:pPr>
              <w:pStyle w:val="XML1"/>
              <w:rPr>
                <w:ins w:id="6855" w:author="Thomas Dietz" w:date="2012-08-08T16:18:00Z"/>
              </w:rPr>
            </w:pPr>
            <w:ins w:id="6856" w:author="Thomas Dietz" w:date="2012-08-08T16:18:00Z">
              <w:r>
                <w:t xml:space="preserve">                &lt;xs:documentation&gt;</w:t>
              </w:r>
            </w:ins>
          </w:p>
          <w:p w14:paraId="29F5893A" w14:textId="77777777" w:rsidR="00D708FE" w:rsidRDefault="00D708FE" w:rsidP="00D708FE">
            <w:pPr>
              <w:pStyle w:val="XML1"/>
              <w:rPr>
                <w:ins w:id="6857" w:author="Thomas Dietz" w:date="2012-08-08T16:18:00Z"/>
              </w:rPr>
            </w:pPr>
            <w:ins w:id="6858" w:author="Thomas Dietz" w:date="2012-08-08T16:18:00Z">
              <w:r>
                <w:t xml:space="preserve">                  If the value of this element is 'down', it </w:t>
              </w:r>
            </w:ins>
          </w:p>
          <w:p w14:paraId="4B9E378F" w14:textId="77777777" w:rsidR="00D708FE" w:rsidRDefault="00D708FE" w:rsidP="00D708FE">
            <w:pPr>
              <w:pStyle w:val="XML1"/>
              <w:rPr>
                <w:ins w:id="6859" w:author="Thomas Dietz" w:date="2012-08-08T16:18:00Z"/>
              </w:rPr>
            </w:pPr>
            <w:ins w:id="6860" w:author="Thomas Dietz" w:date="2012-08-08T16:18:00Z">
              <w:r>
                <w:t xml:space="preserve">                  </w:t>
              </w:r>
              <w:proofErr w:type="gramStart"/>
              <w:r>
                <w:t>indicates</w:t>
              </w:r>
              <w:proofErr w:type="gramEnd"/>
              <w:r>
                <w:t xml:space="preserve"> that there is no physical link present.</w:t>
              </w:r>
            </w:ins>
          </w:p>
          <w:p w14:paraId="0FC6395A" w14:textId="77777777" w:rsidR="00D708FE" w:rsidRDefault="00D708FE" w:rsidP="00D708FE">
            <w:pPr>
              <w:pStyle w:val="XML1"/>
              <w:rPr>
                <w:ins w:id="6861" w:author="Thomas Dietz" w:date="2012-08-08T16:18:00Z"/>
              </w:rPr>
            </w:pPr>
            <w:ins w:id="6862" w:author="Thomas Dietz" w:date="2012-08-08T16:18:00Z">
              <w:r>
                <w:t xml:space="preserve">                &lt;/xs:documentation&gt;</w:t>
              </w:r>
            </w:ins>
          </w:p>
          <w:p w14:paraId="4292E15A" w14:textId="77777777" w:rsidR="00D708FE" w:rsidRDefault="00D708FE" w:rsidP="00D708FE">
            <w:pPr>
              <w:pStyle w:val="XML1"/>
              <w:rPr>
                <w:ins w:id="6863" w:author="Thomas Dietz" w:date="2012-08-08T16:18:00Z"/>
              </w:rPr>
            </w:pPr>
            <w:ins w:id="6864" w:author="Thomas Dietz" w:date="2012-08-08T16:18:00Z">
              <w:r>
                <w:lastRenderedPageBreak/>
                <w:t xml:space="preserve">              &lt;/xs:annotation&gt;</w:t>
              </w:r>
            </w:ins>
          </w:p>
          <w:p w14:paraId="17DC0141" w14:textId="77777777" w:rsidR="00D708FE" w:rsidRDefault="00D708FE" w:rsidP="00D708FE">
            <w:pPr>
              <w:pStyle w:val="XML1"/>
              <w:rPr>
                <w:ins w:id="6865" w:author="Thomas Dietz" w:date="2012-08-08T16:18:00Z"/>
              </w:rPr>
            </w:pPr>
            <w:ins w:id="6866" w:author="Thomas Dietz" w:date="2012-08-08T16:18:00Z">
              <w:r>
                <w:t xml:space="preserve">            &lt;/xs:element&gt;</w:t>
              </w:r>
            </w:ins>
          </w:p>
          <w:p w14:paraId="6E28DFFF" w14:textId="77777777" w:rsidR="00D708FE" w:rsidRDefault="00D708FE" w:rsidP="00D708FE">
            <w:pPr>
              <w:pStyle w:val="XML1"/>
              <w:rPr>
                <w:ins w:id="6867" w:author="Thomas Dietz" w:date="2012-08-08T16:18:00Z"/>
              </w:rPr>
            </w:pPr>
            <w:ins w:id="6868" w:author="Thomas Dietz" w:date="2012-08-08T16:18:00Z">
              <w:r>
                <w:t xml:space="preserve">            &lt;xs:element name="blocked" minOccurs="0"  type="xs:boolean"&gt;</w:t>
              </w:r>
            </w:ins>
          </w:p>
          <w:p w14:paraId="31261B1F" w14:textId="77777777" w:rsidR="00D708FE" w:rsidRDefault="00D708FE" w:rsidP="00D708FE">
            <w:pPr>
              <w:pStyle w:val="XML1"/>
              <w:rPr>
                <w:ins w:id="6869" w:author="Thomas Dietz" w:date="2012-08-08T16:18:00Z"/>
              </w:rPr>
            </w:pPr>
            <w:ins w:id="6870" w:author="Thomas Dietz" w:date="2012-08-08T16:18:00Z">
              <w:r>
                <w:t xml:space="preserve">              &lt;xs:annotation&gt;</w:t>
              </w:r>
            </w:ins>
          </w:p>
          <w:p w14:paraId="1DEB33E1" w14:textId="77777777" w:rsidR="00D708FE" w:rsidRDefault="00D708FE" w:rsidP="00D708FE">
            <w:pPr>
              <w:pStyle w:val="XML1"/>
              <w:rPr>
                <w:ins w:id="6871" w:author="Thomas Dietz" w:date="2012-08-08T16:18:00Z"/>
              </w:rPr>
            </w:pPr>
            <w:ins w:id="6872" w:author="Thomas Dietz" w:date="2012-08-08T16:18:00Z">
              <w:r>
                <w:t xml:space="preserve">                &lt;xs:documentation&gt;</w:t>
              </w:r>
            </w:ins>
          </w:p>
          <w:p w14:paraId="6331FA61" w14:textId="77777777" w:rsidR="00D708FE" w:rsidRDefault="00D708FE" w:rsidP="00D708FE">
            <w:pPr>
              <w:pStyle w:val="XML1"/>
              <w:rPr>
                <w:ins w:id="6873" w:author="Thomas Dietz" w:date="2012-08-08T16:18:00Z"/>
              </w:rPr>
            </w:pPr>
            <w:ins w:id="6874" w:author="Thomas Dietz" w:date="2012-08-08T16:18:00Z">
              <w:r>
                <w:t xml:space="preserve">                  If the value of this element is 'true', it </w:t>
              </w:r>
            </w:ins>
          </w:p>
          <w:p w14:paraId="0F5F4B8F" w14:textId="77777777" w:rsidR="00D708FE" w:rsidRDefault="00D708FE" w:rsidP="00D708FE">
            <w:pPr>
              <w:pStyle w:val="XML1"/>
              <w:rPr>
                <w:ins w:id="6875" w:author="Thomas Dietz" w:date="2012-08-08T16:18:00Z"/>
              </w:rPr>
            </w:pPr>
            <w:ins w:id="6876" w:author="Thomas Dietz" w:date="2012-08-08T16:18:00Z">
              <w:r>
                <w:t xml:space="preserve">                  indicates that a switch protocol outside of OpenFlow,</w:t>
              </w:r>
            </w:ins>
          </w:p>
          <w:p w14:paraId="55E26B24" w14:textId="77777777" w:rsidR="00D708FE" w:rsidRDefault="00D708FE" w:rsidP="00D708FE">
            <w:pPr>
              <w:pStyle w:val="XML1"/>
              <w:rPr>
                <w:ins w:id="6877" w:author="Thomas Dietz" w:date="2012-08-08T16:18:00Z"/>
              </w:rPr>
            </w:pPr>
            <w:ins w:id="6878" w:author="Thomas Dietz" w:date="2012-08-08T16:18:00Z">
              <w:r>
                <w:t xml:space="preserve">                  such as 802.1D Spanning Tree, is preventing the use of</w:t>
              </w:r>
            </w:ins>
          </w:p>
          <w:p w14:paraId="6A3514C6" w14:textId="77777777" w:rsidR="00D708FE" w:rsidRDefault="00D708FE" w:rsidP="00D708FE">
            <w:pPr>
              <w:pStyle w:val="XML1"/>
              <w:rPr>
                <w:ins w:id="6879" w:author="Thomas Dietz" w:date="2012-08-08T16:18:00Z"/>
              </w:rPr>
            </w:pPr>
            <w:ins w:id="6880" w:author="Thomas Dietz" w:date="2012-08-08T16:18:00Z">
              <w:r>
                <w:t xml:space="preserve">                  </w:t>
              </w:r>
              <w:proofErr w:type="gramStart"/>
              <w:r>
                <w:t>this</w:t>
              </w:r>
              <w:proofErr w:type="gramEnd"/>
              <w:r>
                <w:t xml:space="preserve"> OpenFlow port for OpenFlow flooding.</w:t>
              </w:r>
            </w:ins>
          </w:p>
          <w:p w14:paraId="116AE1D3" w14:textId="77777777" w:rsidR="00D708FE" w:rsidRDefault="00D708FE" w:rsidP="00D708FE">
            <w:pPr>
              <w:pStyle w:val="XML1"/>
              <w:rPr>
                <w:ins w:id="6881" w:author="Thomas Dietz" w:date="2012-08-08T16:18:00Z"/>
              </w:rPr>
            </w:pPr>
            <w:ins w:id="6882" w:author="Thomas Dietz" w:date="2012-08-08T16:18:00Z">
              <w:r>
                <w:t xml:space="preserve">                &lt;/xs:documentation&gt;</w:t>
              </w:r>
            </w:ins>
          </w:p>
          <w:p w14:paraId="4C6612B9" w14:textId="77777777" w:rsidR="00D708FE" w:rsidRDefault="00D708FE" w:rsidP="00D708FE">
            <w:pPr>
              <w:pStyle w:val="XML1"/>
              <w:rPr>
                <w:ins w:id="6883" w:author="Thomas Dietz" w:date="2012-08-08T16:18:00Z"/>
              </w:rPr>
            </w:pPr>
            <w:ins w:id="6884" w:author="Thomas Dietz" w:date="2012-08-08T16:18:00Z">
              <w:r>
                <w:t xml:space="preserve">              &lt;/xs:annotation&gt;</w:t>
              </w:r>
            </w:ins>
          </w:p>
          <w:p w14:paraId="02E93075" w14:textId="77777777" w:rsidR="00D708FE" w:rsidRDefault="00D708FE" w:rsidP="00D708FE">
            <w:pPr>
              <w:pStyle w:val="XML1"/>
              <w:rPr>
                <w:ins w:id="6885" w:author="Thomas Dietz" w:date="2012-08-08T16:18:00Z"/>
              </w:rPr>
            </w:pPr>
            <w:ins w:id="6886" w:author="Thomas Dietz" w:date="2012-08-08T16:18:00Z">
              <w:r>
                <w:t xml:space="preserve">            &lt;/xs:element&gt;</w:t>
              </w:r>
            </w:ins>
          </w:p>
          <w:p w14:paraId="46F4A589" w14:textId="77777777" w:rsidR="00D708FE" w:rsidRDefault="00D708FE" w:rsidP="00D708FE">
            <w:pPr>
              <w:pStyle w:val="XML1"/>
              <w:rPr>
                <w:ins w:id="6887" w:author="Thomas Dietz" w:date="2012-08-08T16:18:00Z"/>
              </w:rPr>
            </w:pPr>
            <w:ins w:id="6888" w:author="Thomas Dietz" w:date="2012-08-08T16:18:00Z">
              <w:r>
                <w:t xml:space="preserve">            &lt;xs:element name="live" minOccurs="0"  type="xs:boolean"&gt;</w:t>
              </w:r>
            </w:ins>
          </w:p>
          <w:p w14:paraId="327F58FB" w14:textId="77777777" w:rsidR="00D708FE" w:rsidRDefault="00D708FE" w:rsidP="00D708FE">
            <w:pPr>
              <w:pStyle w:val="XML1"/>
              <w:rPr>
                <w:ins w:id="6889" w:author="Thomas Dietz" w:date="2012-08-08T16:18:00Z"/>
              </w:rPr>
            </w:pPr>
            <w:ins w:id="6890" w:author="Thomas Dietz" w:date="2012-08-08T16:18:00Z">
              <w:r>
                <w:t xml:space="preserve">              &lt;xs:annotation&gt;</w:t>
              </w:r>
            </w:ins>
          </w:p>
          <w:p w14:paraId="5A85685A" w14:textId="77777777" w:rsidR="00D708FE" w:rsidRDefault="00D708FE" w:rsidP="00D708FE">
            <w:pPr>
              <w:pStyle w:val="XML1"/>
              <w:rPr>
                <w:ins w:id="6891" w:author="Thomas Dietz" w:date="2012-08-08T16:18:00Z"/>
              </w:rPr>
            </w:pPr>
            <w:ins w:id="6892" w:author="Thomas Dietz" w:date="2012-08-08T16:18:00Z">
              <w:r>
                <w:t xml:space="preserve">                &lt;xs:documentation&gt;</w:t>
              </w:r>
            </w:ins>
          </w:p>
          <w:p w14:paraId="4B01365C" w14:textId="77777777" w:rsidR="00D708FE" w:rsidRDefault="00D708FE" w:rsidP="00D708FE">
            <w:pPr>
              <w:pStyle w:val="XML1"/>
              <w:rPr>
                <w:ins w:id="6893" w:author="Thomas Dietz" w:date="2012-08-08T16:18:00Z"/>
              </w:rPr>
            </w:pPr>
            <w:ins w:id="6894" w:author="Thomas Dietz" w:date="2012-08-08T16:18:00Z">
              <w:r>
                <w:t xml:space="preserve">                  If the value of this element is 'true', it </w:t>
              </w:r>
            </w:ins>
          </w:p>
          <w:p w14:paraId="088F5652" w14:textId="77777777" w:rsidR="00D708FE" w:rsidRDefault="00D708FE" w:rsidP="00D708FE">
            <w:pPr>
              <w:pStyle w:val="XML1"/>
              <w:rPr>
                <w:ins w:id="6895" w:author="Thomas Dietz" w:date="2012-08-08T16:18:00Z"/>
              </w:rPr>
            </w:pPr>
            <w:ins w:id="6896" w:author="Thomas Dietz" w:date="2012-08-08T16:18:00Z">
              <w:r>
                <w:t xml:space="preserve">                  indicates that this OpenFlow Port is live and can be used</w:t>
              </w:r>
            </w:ins>
          </w:p>
          <w:p w14:paraId="7DEF34AB" w14:textId="77777777" w:rsidR="00D708FE" w:rsidRDefault="00D708FE" w:rsidP="00D708FE">
            <w:pPr>
              <w:pStyle w:val="XML1"/>
              <w:rPr>
                <w:ins w:id="6897" w:author="Thomas Dietz" w:date="2012-08-08T16:18:00Z"/>
              </w:rPr>
            </w:pPr>
            <w:ins w:id="6898" w:author="Thomas Dietz" w:date="2012-08-08T16:18:00Z">
              <w:r>
                <w:t xml:space="preserve">                  </w:t>
              </w:r>
              <w:proofErr w:type="gramStart"/>
              <w:r>
                <w:t>for</w:t>
              </w:r>
              <w:proofErr w:type="gramEnd"/>
              <w:r>
                <w:t xml:space="preserve"> fast failover.</w:t>
              </w:r>
            </w:ins>
          </w:p>
          <w:p w14:paraId="5CC47CC1" w14:textId="77777777" w:rsidR="00D708FE" w:rsidRDefault="00D708FE" w:rsidP="00D708FE">
            <w:pPr>
              <w:pStyle w:val="XML1"/>
              <w:rPr>
                <w:ins w:id="6899" w:author="Thomas Dietz" w:date="2012-08-08T16:18:00Z"/>
              </w:rPr>
            </w:pPr>
            <w:ins w:id="6900" w:author="Thomas Dietz" w:date="2012-08-08T16:18:00Z">
              <w:r>
                <w:t xml:space="preserve">                &lt;/xs:documentation&gt;</w:t>
              </w:r>
            </w:ins>
          </w:p>
          <w:p w14:paraId="78F2E2E2" w14:textId="77777777" w:rsidR="00D708FE" w:rsidRDefault="00D708FE" w:rsidP="00D708FE">
            <w:pPr>
              <w:pStyle w:val="XML1"/>
              <w:rPr>
                <w:ins w:id="6901" w:author="Thomas Dietz" w:date="2012-08-08T16:18:00Z"/>
              </w:rPr>
            </w:pPr>
            <w:ins w:id="6902" w:author="Thomas Dietz" w:date="2012-08-08T16:18:00Z">
              <w:r>
                <w:t xml:space="preserve">              &lt;/xs:annotation&gt;</w:t>
              </w:r>
            </w:ins>
          </w:p>
          <w:p w14:paraId="18F6F216" w14:textId="77777777" w:rsidR="00D708FE" w:rsidRDefault="00D708FE" w:rsidP="00D708FE">
            <w:pPr>
              <w:pStyle w:val="XML1"/>
              <w:rPr>
                <w:ins w:id="6903" w:author="Thomas Dietz" w:date="2012-08-08T16:18:00Z"/>
              </w:rPr>
            </w:pPr>
            <w:ins w:id="6904" w:author="Thomas Dietz" w:date="2012-08-08T16:18:00Z">
              <w:r>
                <w:t xml:space="preserve">            &lt;/xs:element&gt;</w:t>
              </w:r>
            </w:ins>
          </w:p>
          <w:p w14:paraId="54B204BE" w14:textId="77777777" w:rsidR="00D708FE" w:rsidRDefault="00D708FE" w:rsidP="00D708FE">
            <w:pPr>
              <w:pStyle w:val="XML1"/>
              <w:rPr>
                <w:ins w:id="6905" w:author="Thomas Dietz" w:date="2012-08-08T16:18:00Z"/>
              </w:rPr>
            </w:pPr>
            <w:ins w:id="6906" w:author="Thomas Dietz" w:date="2012-08-08T16:18:00Z">
              <w:r>
                <w:t xml:space="preserve">          &lt;/xs:sequence&gt;</w:t>
              </w:r>
            </w:ins>
          </w:p>
          <w:p w14:paraId="4C6CC331" w14:textId="77777777" w:rsidR="00D708FE" w:rsidRDefault="00D708FE" w:rsidP="00D708FE">
            <w:pPr>
              <w:pStyle w:val="XML1"/>
              <w:rPr>
                <w:ins w:id="6907" w:author="Thomas Dietz" w:date="2012-08-08T16:18:00Z"/>
              </w:rPr>
            </w:pPr>
            <w:ins w:id="6908" w:author="Thomas Dietz" w:date="2012-08-08T16:18:00Z">
              <w:r>
                <w:t xml:space="preserve">        &lt;/xs:complexType&gt;</w:t>
              </w:r>
            </w:ins>
          </w:p>
          <w:p w14:paraId="0389044C" w14:textId="77777777" w:rsidR="00D708FE" w:rsidRDefault="00D708FE" w:rsidP="00D708FE">
            <w:pPr>
              <w:pStyle w:val="XML1"/>
              <w:rPr>
                <w:ins w:id="6909" w:author="Thomas Dietz" w:date="2012-08-08T16:18:00Z"/>
              </w:rPr>
            </w:pPr>
            <w:ins w:id="6910" w:author="Thomas Dietz" w:date="2012-08-08T16:18:00Z">
              <w:r>
                <w:t xml:space="preserve">      &lt;/xs:element&gt;</w:t>
              </w:r>
            </w:ins>
          </w:p>
          <w:p w14:paraId="3A7694C0" w14:textId="77777777" w:rsidR="00D708FE" w:rsidRDefault="00D708FE" w:rsidP="00D708FE">
            <w:pPr>
              <w:pStyle w:val="XML1"/>
              <w:rPr>
                <w:ins w:id="6911" w:author="Thomas Dietz" w:date="2012-08-08T16:18:00Z"/>
              </w:rPr>
            </w:pPr>
            <w:ins w:id="6912" w:author="Thomas Dietz" w:date="2012-08-08T16:18:00Z">
              <w:r>
                <w:t xml:space="preserve">      &lt;xs:element name="features"&gt;</w:t>
              </w:r>
            </w:ins>
          </w:p>
          <w:p w14:paraId="72356BFA" w14:textId="77777777" w:rsidR="00D708FE" w:rsidRDefault="00D708FE" w:rsidP="00D708FE">
            <w:pPr>
              <w:pStyle w:val="XML1"/>
              <w:rPr>
                <w:ins w:id="6913" w:author="Thomas Dietz" w:date="2012-08-08T16:18:00Z"/>
              </w:rPr>
            </w:pPr>
            <w:ins w:id="6914" w:author="Thomas Dietz" w:date="2012-08-08T16:18:00Z">
              <w:r>
                <w:t xml:space="preserve">        &lt;xs:complexType&gt;</w:t>
              </w:r>
            </w:ins>
          </w:p>
          <w:p w14:paraId="067C5B0C" w14:textId="77777777" w:rsidR="00D708FE" w:rsidRDefault="00D708FE" w:rsidP="00D708FE">
            <w:pPr>
              <w:pStyle w:val="XML1"/>
              <w:rPr>
                <w:ins w:id="6915" w:author="Thomas Dietz" w:date="2012-08-08T16:18:00Z"/>
              </w:rPr>
            </w:pPr>
            <w:ins w:id="6916" w:author="Thomas Dietz" w:date="2012-08-08T16:18:00Z">
              <w:r>
                <w:t xml:space="preserve">          &lt;xs:sequence&gt;</w:t>
              </w:r>
            </w:ins>
          </w:p>
          <w:p w14:paraId="6BBD8D2F" w14:textId="77777777" w:rsidR="00D708FE" w:rsidRDefault="00D708FE" w:rsidP="00D708FE">
            <w:pPr>
              <w:pStyle w:val="XML1"/>
              <w:rPr>
                <w:ins w:id="6917" w:author="Thomas Dietz" w:date="2012-08-08T16:18:00Z"/>
              </w:rPr>
            </w:pPr>
            <w:ins w:id="6918" w:author="Thomas Dietz" w:date="2012-08-08T16:18:00Z">
              <w:r>
                <w:t xml:space="preserve">            &lt;xs:element name="current" minOccurs="0"&gt;</w:t>
              </w:r>
            </w:ins>
          </w:p>
          <w:p w14:paraId="61DE3C42" w14:textId="77777777" w:rsidR="00D708FE" w:rsidRDefault="00D708FE" w:rsidP="00D708FE">
            <w:pPr>
              <w:pStyle w:val="XML1"/>
              <w:rPr>
                <w:ins w:id="6919" w:author="Thomas Dietz" w:date="2012-08-08T16:18:00Z"/>
              </w:rPr>
            </w:pPr>
            <w:ins w:id="6920" w:author="Thomas Dietz" w:date="2012-08-08T16:18:00Z">
              <w:r>
                <w:t xml:space="preserve">              &lt;xs:annotation&gt;</w:t>
              </w:r>
            </w:ins>
          </w:p>
          <w:p w14:paraId="25BA974E" w14:textId="77777777" w:rsidR="00D708FE" w:rsidRDefault="00D708FE" w:rsidP="00D708FE">
            <w:pPr>
              <w:pStyle w:val="XML1"/>
              <w:rPr>
                <w:ins w:id="6921" w:author="Thomas Dietz" w:date="2012-08-08T16:18:00Z"/>
              </w:rPr>
            </w:pPr>
            <w:ins w:id="6922" w:author="Thomas Dietz" w:date="2012-08-08T16:18:00Z">
              <w:r>
                <w:t xml:space="preserve">                &lt;xs:documentation&gt;</w:t>
              </w:r>
            </w:ins>
          </w:p>
          <w:p w14:paraId="024B5153" w14:textId="77777777" w:rsidR="00D708FE" w:rsidRDefault="00D708FE" w:rsidP="00D708FE">
            <w:pPr>
              <w:pStyle w:val="XML1"/>
              <w:rPr>
                <w:ins w:id="6923" w:author="Thomas Dietz" w:date="2012-08-08T16:18:00Z"/>
              </w:rPr>
            </w:pPr>
            <w:ins w:id="6924" w:author="Thomas Dietz" w:date="2012-08-08T16:18:00Z">
              <w:r>
                <w:t xml:space="preserve">                  The features (rates, duplex, etc.) of the</w:t>
              </w:r>
            </w:ins>
          </w:p>
          <w:p w14:paraId="1E7B834B" w14:textId="77777777" w:rsidR="00D708FE" w:rsidRDefault="00D708FE" w:rsidP="00D708FE">
            <w:pPr>
              <w:pStyle w:val="XML1"/>
              <w:rPr>
                <w:ins w:id="6925" w:author="Thomas Dietz" w:date="2012-08-08T16:18:00Z"/>
              </w:rPr>
            </w:pPr>
            <w:ins w:id="6926" w:author="Thomas Dietz" w:date="2012-08-08T16:18:00Z">
              <w:r>
                <w:t xml:space="preserve">                  </w:t>
              </w:r>
              <w:proofErr w:type="gramStart"/>
              <w:r>
                <w:t>port</w:t>
              </w:r>
              <w:proofErr w:type="gramEnd"/>
              <w:r>
                <w:t>, that are currently in use.</w:t>
              </w:r>
            </w:ins>
          </w:p>
          <w:p w14:paraId="03689930" w14:textId="77777777" w:rsidR="00D708FE" w:rsidRDefault="00D708FE" w:rsidP="00D708FE">
            <w:pPr>
              <w:pStyle w:val="XML1"/>
              <w:rPr>
                <w:ins w:id="6927" w:author="Thomas Dietz" w:date="2012-08-08T16:18:00Z"/>
              </w:rPr>
            </w:pPr>
          </w:p>
          <w:p w14:paraId="5EC96EBF" w14:textId="77777777" w:rsidR="00D708FE" w:rsidRDefault="00D708FE" w:rsidP="00D708FE">
            <w:pPr>
              <w:pStyle w:val="XML1"/>
              <w:rPr>
                <w:ins w:id="6928" w:author="Thomas Dietz" w:date="2012-08-08T16:18:00Z"/>
              </w:rPr>
            </w:pPr>
            <w:ins w:id="6929" w:author="Thomas Dietz" w:date="2012-08-08T16:18:00Z">
              <w:r>
                <w:t xml:space="preserve">                  Children of this element are not configurable and can</w:t>
              </w:r>
            </w:ins>
          </w:p>
          <w:p w14:paraId="70AA8AF2" w14:textId="77777777" w:rsidR="00D708FE" w:rsidRDefault="00D708FE" w:rsidP="00D708FE">
            <w:pPr>
              <w:pStyle w:val="XML1"/>
              <w:rPr>
                <w:ins w:id="6930" w:author="Thomas Dietz" w:date="2012-08-08T16:18:00Z"/>
              </w:rPr>
            </w:pPr>
            <w:ins w:id="6931" w:author="Thomas Dietz" w:date="2012-08-08T16:18:00Z">
              <w:r>
                <w:t xml:space="preserve">                  </w:t>
              </w:r>
              <w:proofErr w:type="gramStart"/>
              <w:r>
                <w:t>only</w:t>
              </w:r>
              <w:proofErr w:type="gramEnd"/>
              <w:r>
                <w:t xml:space="preserve"> be retrieved by NETCONF &amp;lt;get&amp;gt; operations. Attemps to</w:t>
              </w:r>
            </w:ins>
          </w:p>
          <w:p w14:paraId="59A165E4" w14:textId="77777777" w:rsidR="00D708FE" w:rsidRDefault="00D708FE" w:rsidP="00D708FE">
            <w:pPr>
              <w:pStyle w:val="XML1"/>
              <w:rPr>
                <w:ins w:id="6932" w:author="Thomas Dietz" w:date="2012-08-08T16:18:00Z"/>
              </w:rPr>
            </w:pPr>
            <w:ins w:id="6933" w:author="Thomas Dietz" w:date="2012-08-08T16:18:00Z">
              <w:r>
                <w:t xml:space="preserve">                  modify this element and its children with a NETCONF</w:t>
              </w:r>
            </w:ins>
          </w:p>
          <w:p w14:paraId="1FCEBEF6" w14:textId="77777777" w:rsidR="00D708FE" w:rsidRDefault="00D708FE" w:rsidP="00D708FE">
            <w:pPr>
              <w:pStyle w:val="XML1"/>
              <w:rPr>
                <w:ins w:id="6934" w:author="Thomas Dietz" w:date="2012-08-08T16:18:00Z"/>
              </w:rPr>
            </w:pPr>
            <w:ins w:id="6935" w:author="Thomas Dietz" w:date="2012-08-08T16:18:00Z">
              <w:r>
                <w:t xml:space="preserve">                  &amp;lt;edit-config&amp;gt; operation MUST result in an</w:t>
              </w:r>
            </w:ins>
          </w:p>
          <w:p w14:paraId="5980A2C1" w14:textId="77777777" w:rsidR="00D708FE" w:rsidRDefault="00D708FE" w:rsidP="00D708FE">
            <w:pPr>
              <w:pStyle w:val="XML1"/>
              <w:rPr>
                <w:ins w:id="6936" w:author="Thomas Dietz" w:date="2012-08-08T16:18:00Z"/>
              </w:rPr>
            </w:pPr>
            <w:ins w:id="6937" w:author="Thomas Dietz" w:date="2012-08-08T16:18:00Z">
              <w:r>
                <w:t xml:space="preserve">                  'operation-not-supported' error with type</w:t>
              </w:r>
            </w:ins>
          </w:p>
          <w:p w14:paraId="36F0B994" w14:textId="77777777" w:rsidR="00D708FE" w:rsidRDefault="00D708FE" w:rsidP="00D708FE">
            <w:pPr>
              <w:pStyle w:val="XML1"/>
              <w:rPr>
                <w:ins w:id="6938" w:author="Thomas Dietz" w:date="2012-08-08T16:18:00Z"/>
              </w:rPr>
            </w:pPr>
            <w:ins w:id="6939" w:author="Thomas Dietz" w:date="2012-08-08T16:18:00Z">
              <w:r>
                <w:t xml:space="preserve">                  '</w:t>
              </w:r>
              <w:proofErr w:type="gramStart"/>
              <w:r>
                <w:t>application</w:t>
              </w:r>
              <w:proofErr w:type="gramEnd"/>
              <w:r>
                <w:t>'.</w:t>
              </w:r>
            </w:ins>
          </w:p>
          <w:p w14:paraId="4C0C3915" w14:textId="77777777" w:rsidR="00D708FE" w:rsidRDefault="00D708FE" w:rsidP="00D708FE">
            <w:pPr>
              <w:pStyle w:val="XML1"/>
              <w:rPr>
                <w:ins w:id="6940" w:author="Thomas Dietz" w:date="2012-08-08T16:18:00Z"/>
              </w:rPr>
            </w:pPr>
            <w:ins w:id="6941" w:author="Thomas Dietz" w:date="2012-08-08T16:18:00Z">
              <w:r>
                <w:t xml:space="preserve">                &lt;/xs:documentation&gt;</w:t>
              </w:r>
            </w:ins>
          </w:p>
          <w:p w14:paraId="0BF6BE10" w14:textId="77777777" w:rsidR="00D708FE" w:rsidRDefault="00D708FE" w:rsidP="00D708FE">
            <w:pPr>
              <w:pStyle w:val="XML1"/>
              <w:rPr>
                <w:ins w:id="6942" w:author="Thomas Dietz" w:date="2012-08-08T16:18:00Z"/>
              </w:rPr>
            </w:pPr>
            <w:ins w:id="6943" w:author="Thomas Dietz" w:date="2012-08-08T16:18:00Z">
              <w:r>
                <w:t xml:space="preserve">              &lt;/xs:annotation&gt;</w:t>
              </w:r>
            </w:ins>
          </w:p>
          <w:p w14:paraId="13E620B7" w14:textId="77777777" w:rsidR="00D708FE" w:rsidRDefault="00D708FE" w:rsidP="00D708FE">
            <w:pPr>
              <w:pStyle w:val="XML1"/>
              <w:rPr>
                <w:ins w:id="6944" w:author="Thomas Dietz" w:date="2012-08-08T16:18:00Z"/>
              </w:rPr>
            </w:pPr>
            <w:ins w:id="6945" w:author="Thomas Dietz" w:date="2012-08-08T16:18:00Z">
              <w:r>
                <w:t xml:space="preserve">              &lt;xs:complexType&gt;</w:t>
              </w:r>
            </w:ins>
          </w:p>
          <w:p w14:paraId="7E81C918" w14:textId="77777777" w:rsidR="00D708FE" w:rsidRDefault="00D708FE" w:rsidP="00D708FE">
            <w:pPr>
              <w:pStyle w:val="XML1"/>
              <w:rPr>
                <w:ins w:id="6946" w:author="Thomas Dietz" w:date="2012-08-08T16:18:00Z"/>
              </w:rPr>
            </w:pPr>
            <w:ins w:id="6947" w:author="Thomas Dietz" w:date="2012-08-08T16:18:00Z">
              <w:r>
                <w:t xml:space="preserve">                &lt;xs:sequence&gt;</w:t>
              </w:r>
            </w:ins>
          </w:p>
          <w:p w14:paraId="540C9BE6" w14:textId="77777777" w:rsidR="00D708FE" w:rsidRDefault="00D708FE" w:rsidP="00D708FE">
            <w:pPr>
              <w:pStyle w:val="XML1"/>
              <w:rPr>
                <w:ins w:id="6948" w:author="Thomas Dietz" w:date="2012-08-08T16:18:00Z"/>
              </w:rPr>
            </w:pPr>
            <w:ins w:id="6949" w:author="Thomas Dietz" w:date="2012-08-08T16:18:00Z">
              <w:r>
                <w:t xml:space="preserve">                  &lt;xs:group ref="OFPortCurrentFeatureListType"/&gt;</w:t>
              </w:r>
            </w:ins>
          </w:p>
          <w:p w14:paraId="02C59BE7" w14:textId="77777777" w:rsidR="00D708FE" w:rsidRDefault="00D708FE" w:rsidP="00D708FE">
            <w:pPr>
              <w:pStyle w:val="XML1"/>
              <w:rPr>
                <w:ins w:id="6950" w:author="Thomas Dietz" w:date="2012-08-08T16:18:00Z"/>
              </w:rPr>
            </w:pPr>
            <w:ins w:id="6951" w:author="Thomas Dietz" w:date="2012-08-08T16:18:00Z">
              <w:r>
                <w:t xml:space="preserve">                &lt;/xs:sequence&gt;</w:t>
              </w:r>
            </w:ins>
          </w:p>
          <w:p w14:paraId="71FA9C1F" w14:textId="77777777" w:rsidR="00D708FE" w:rsidRDefault="00D708FE" w:rsidP="00D708FE">
            <w:pPr>
              <w:pStyle w:val="XML1"/>
              <w:rPr>
                <w:ins w:id="6952" w:author="Thomas Dietz" w:date="2012-08-08T16:18:00Z"/>
              </w:rPr>
            </w:pPr>
            <w:ins w:id="6953" w:author="Thomas Dietz" w:date="2012-08-08T16:18:00Z">
              <w:r>
                <w:t xml:space="preserve">              &lt;/xs:complexType&gt;</w:t>
              </w:r>
            </w:ins>
          </w:p>
          <w:p w14:paraId="36443BBD" w14:textId="77777777" w:rsidR="00D708FE" w:rsidRDefault="00D708FE" w:rsidP="00D708FE">
            <w:pPr>
              <w:pStyle w:val="XML1"/>
              <w:rPr>
                <w:ins w:id="6954" w:author="Thomas Dietz" w:date="2012-08-08T16:18:00Z"/>
              </w:rPr>
            </w:pPr>
            <w:ins w:id="6955" w:author="Thomas Dietz" w:date="2012-08-08T16:18:00Z">
              <w:r>
                <w:t xml:space="preserve">            &lt;/xs:element&gt;</w:t>
              </w:r>
            </w:ins>
          </w:p>
          <w:p w14:paraId="72B49068" w14:textId="77777777" w:rsidR="00D708FE" w:rsidRDefault="00D708FE" w:rsidP="00D708FE">
            <w:pPr>
              <w:pStyle w:val="XML1"/>
              <w:rPr>
                <w:ins w:id="6956" w:author="Thomas Dietz" w:date="2012-08-08T16:18:00Z"/>
              </w:rPr>
            </w:pPr>
            <w:ins w:id="6957" w:author="Thomas Dietz" w:date="2012-08-08T16:18:00Z">
              <w:r>
                <w:t xml:space="preserve">            &lt;xs:element name="advertised" minOccurs="0"&gt;</w:t>
              </w:r>
            </w:ins>
          </w:p>
          <w:p w14:paraId="1414E251" w14:textId="77777777" w:rsidR="00D708FE" w:rsidRDefault="00D708FE" w:rsidP="00D708FE">
            <w:pPr>
              <w:pStyle w:val="XML1"/>
              <w:rPr>
                <w:ins w:id="6958" w:author="Thomas Dietz" w:date="2012-08-08T16:18:00Z"/>
              </w:rPr>
            </w:pPr>
            <w:ins w:id="6959" w:author="Thomas Dietz" w:date="2012-08-08T16:18:00Z">
              <w:r>
                <w:t xml:space="preserve">              &lt;xs:annotation&gt;</w:t>
              </w:r>
            </w:ins>
          </w:p>
          <w:p w14:paraId="003AEC8F" w14:textId="77777777" w:rsidR="00D708FE" w:rsidRDefault="00D708FE" w:rsidP="00D708FE">
            <w:pPr>
              <w:pStyle w:val="XML1"/>
              <w:rPr>
                <w:ins w:id="6960" w:author="Thomas Dietz" w:date="2012-08-08T16:18:00Z"/>
              </w:rPr>
            </w:pPr>
            <w:ins w:id="6961" w:author="Thomas Dietz" w:date="2012-08-08T16:18:00Z">
              <w:r>
                <w:t xml:space="preserve">                &lt;xs:documentation&gt;</w:t>
              </w:r>
            </w:ins>
          </w:p>
          <w:p w14:paraId="6F91E717" w14:textId="77777777" w:rsidR="00D708FE" w:rsidRDefault="00D708FE" w:rsidP="00D708FE">
            <w:pPr>
              <w:pStyle w:val="XML1"/>
              <w:rPr>
                <w:ins w:id="6962" w:author="Thomas Dietz" w:date="2012-08-08T16:18:00Z"/>
              </w:rPr>
            </w:pPr>
            <w:ins w:id="6963" w:author="Thomas Dietz" w:date="2012-08-08T16:18:00Z">
              <w:r>
                <w:t xml:space="preserve">                  The features (rates, duplex, etc.) of the</w:t>
              </w:r>
            </w:ins>
          </w:p>
          <w:p w14:paraId="4B5B3F96" w14:textId="77777777" w:rsidR="00D708FE" w:rsidRDefault="00D708FE" w:rsidP="00D708FE">
            <w:pPr>
              <w:pStyle w:val="XML1"/>
              <w:rPr>
                <w:ins w:id="6964" w:author="Thomas Dietz" w:date="2012-08-08T16:18:00Z"/>
              </w:rPr>
            </w:pPr>
            <w:ins w:id="6965" w:author="Thomas Dietz" w:date="2012-08-08T16:18:00Z">
              <w:r>
                <w:t xml:space="preserve">                  </w:t>
              </w:r>
              <w:proofErr w:type="gramStart"/>
              <w:r>
                <w:t>port</w:t>
              </w:r>
              <w:proofErr w:type="gramEnd"/>
              <w:r>
                <w:t>, that are advertised to the peer port.</w:t>
              </w:r>
            </w:ins>
          </w:p>
          <w:p w14:paraId="06A34AAB" w14:textId="77777777" w:rsidR="00D708FE" w:rsidRDefault="00D708FE" w:rsidP="00D708FE">
            <w:pPr>
              <w:pStyle w:val="XML1"/>
              <w:rPr>
                <w:ins w:id="6966" w:author="Thomas Dietz" w:date="2012-08-08T16:18:00Z"/>
              </w:rPr>
            </w:pPr>
          </w:p>
          <w:p w14:paraId="4174282F" w14:textId="77777777" w:rsidR="00D708FE" w:rsidRDefault="00D708FE" w:rsidP="00D708FE">
            <w:pPr>
              <w:pStyle w:val="XML1"/>
              <w:rPr>
                <w:ins w:id="6967" w:author="Thomas Dietz" w:date="2012-08-08T16:18:00Z"/>
              </w:rPr>
            </w:pPr>
            <w:ins w:id="6968" w:author="Thomas Dietz" w:date="2012-08-08T16:18:00Z">
              <w:r>
                <w:t xml:space="preserve">                  NETCONF &amp;lt;edit-config&amp;gt; operations MUST be implemented as </w:t>
              </w:r>
            </w:ins>
          </w:p>
          <w:p w14:paraId="20367768" w14:textId="77777777" w:rsidR="00D708FE" w:rsidRDefault="00D708FE" w:rsidP="00D708FE">
            <w:pPr>
              <w:pStyle w:val="XML1"/>
              <w:rPr>
                <w:ins w:id="6969" w:author="Thomas Dietz" w:date="2012-08-08T16:18:00Z"/>
              </w:rPr>
            </w:pPr>
            <w:ins w:id="6970" w:author="Thomas Dietz" w:date="2012-08-08T16:18:00Z">
              <w:r>
                <w:lastRenderedPageBreak/>
                <w:t xml:space="preserve">                  follows: </w:t>
              </w:r>
            </w:ins>
          </w:p>
          <w:p w14:paraId="648F8C92" w14:textId="77777777" w:rsidR="00D708FE" w:rsidRDefault="00D708FE" w:rsidP="00D708FE">
            <w:pPr>
              <w:pStyle w:val="XML1"/>
              <w:rPr>
                <w:ins w:id="6971" w:author="Thomas Dietz" w:date="2012-08-08T16:18:00Z"/>
              </w:rPr>
            </w:pPr>
          </w:p>
          <w:p w14:paraId="7210BB4A" w14:textId="77777777" w:rsidR="00D708FE" w:rsidRDefault="00D708FE" w:rsidP="00D708FE">
            <w:pPr>
              <w:pStyle w:val="XML1"/>
              <w:rPr>
                <w:ins w:id="6972" w:author="Thomas Dietz" w:date="2012-08-08T16:18:00Z"/>
              </w:rPr>
            </w:pPr>
            <w:ins w:id="6973" w:author="Thomas Dietz" w:date="2012-08-08T16:18:00Z">
              <w:r>
                <w:t xml:space="preserve">                  * The 'resource-id' element of OFResoureType MUST be</w:t>
              </w:r>
            </w:ins>
          </w:p>
          <w:p w14:paraId="06EE0890" w14:textId="77777777" w:rsidR="00D708FE" w:rsidRDefault="00D708FE" w:rsidP="00D708FE">
            <w:pPr>
              <w:pStyle w:val="XML1"/>
              <w:rPr>
                <w:ins w:id="6974" w:author="Thomas Dietz" w:date="2012-08-08T16:18:00Z"/>
              </w:rPr>
            </w:pPr>
            <w:ins w:id="6975" w:author="Thomas Dietz" w:date="2012-08-08T16:18:00Z">
              <w:r>
                <w:t xml:space="preserve">                  present in the path or in the filter at all</w:t>
              </w:r>
            </w:ins>
          </w:p>
          <w:p w14:paraId="74CB2765" w14:textId="77777777" w:rsidR="00D708FE" w:rsidRDefault="00D708FE" w:rsidP="00D708FE">
            <w:pPr>
              <w:pStyle w:val="XML1"/>
              <w:rPr>
                <w:ins w:id="6976" w:author="Thomas Dietz" w:date="2012-08-08T16:18:00Z"/>
              </w:rPr>
            </w:pPr>
            <w:ins w:id="6977" w:author="Thomas Dietz" w:date="2012-08-08T16:18:00Z">
              <w:r>
                <w:t xml:space="preserve">                  &amp;lt</w:t>
              </w:r>
              <w:proofErr w:type="gramStart"/>
              <w:r>
                <w:t>;edit</w:t>
              </w:r>
              <w:proofErr w:type="gramEnd"/>
              <w:r>
                <w:t>-config&amp;gt; operations to identify the port.</w:t>
              </w:r>
            </w:ins>
          </w:p>
          <w:p w14:paraId="30B3388A" w14:textId="77777777" w:rsidR="00D708FE" w:rsidRDefault="00D708FE" w:rsidP="00D708FE">
            <w:pPr>
              <w:pStyle w:val="XML1"/>
              <w:rPr>
                <w:ins w:id="6978" w:author="Thomas Dietz" w:date="2012-08-08T16:18:00Z"/>
              </w:rPr>
            </w:pPr>
            <w:ins w:id="6979" w:author="Thomas Dietz" w:date="2012-08-08T16:18:00Z">
              <w:r>
                <w:t xml:space="preserve">                  * If the operation is 'merge' or 'replace', the element</w:t>
              </w:r>
            </w:ins>
          </w:p>
          <w:p w14:paraId="668CE0B8" w14:textId="77777777" w:rsidR="00D708FE" w:rsidRDefault="00D708FE" w:rsidP="00D708FE">
            <w:pPr>
              <w:pStyle w:val="XML1"/>
              <w:rPr>
                <w:ins w:id="6980" w:author="Thomas Dietz" w:date="2012-08-08T16:18:00Z"/>
              </w:rPr>
            </w:pPr>
            <w:ins w:id="6981" w:author="Thomas Dietz" w:date="2012-08-08T16:18:00Z">
              <w:r>
                <w:t xml:space="preserve">                  is created if it does not exist, and its value is set</w:t>
              </w:r>
            </w:ins>
          </w:p>
          <w:p w14:paraId="4595E3D6" w14:textId="77777777" w:rsidR="00D708FE" w:rsidRDefault="00D708FE" w:rsidP="00D708FE">
            <w:pPr>
              <w:pStyle w:val="XML1"/>
              <w:rPr>
                <w:ins w:id="6982" w:author="Thomas Dietz" w:date="2012-08-08T16:18:00Z"/>
              </w:rPr>
            </w:pPr>
            <w:ins w:id="6983" w:author="Thomas Dietz" w:date="2012-08-08T16:18:00Z">
              <w:r>
                <w:t xml:space="preserve">                  </w:t>
              </w:r>
              <w:proofErr w:type="gramStart"/>
              <w:r>
                <w:t>to</w:t>
              </w:r>
              <w:proofErr w:type="gramEnd"/>
              <w:r>
                <w:t xml:space="preserve"> the value found in the XML RPC data.</w:t>
              </w:r>
            </w:ins>
          </w:p>
          <w:p w14:paraId="22525F49" w14:textId="77777777" w:rsidR="00D708FE" w:rsidRDefault="00D708FE" w:rsidP="00D708FE">
            <w:pPr>
              <w:pStyle w:val="XML1"/>
              <w:rPr>
                <w:ins w:id="6984" w:author="Thomas Dietz" w:date="2012-08-08T16:18:00Z"/>
              </w:rPr>
            </w:pPr>
            <w:ins w:id="6985" w:author="Thomas Dietz" w:date="2012-08-08T16:18:00Z">
              <w:r>
                <w:t xml:space="preserve">                  * If the operation is 'create', the element is created if</w:t>
              </w:r>
            </w:ins>
          </w:p>
          <w:p w14:paraId="4D1E457E" w14:textId="77777777" w:rsidR="00D708FE" w:rsidRDefault="00D708FE" w:rsidP="00D708FE">
            <w:pPr>
              <w:pStyle w:val="XML1"/>
              <w:rPr>
                <w:ins w:id="6986" w:author="Thomas Dietz" w:date="2012-08-08T16:18:00Z"/>
              </w:rPr>
            </w:pPr>
            <w:ins w:id="6987" w:author="Thomas Dietz" w:date="2012-08-08T16:18:00Z">
              <w:r>
                <w:t xml:space="preserve">                  </w:t>
              </w:r>
              <w:proofErr w:type="gramStart"/>
              <w:r>
                <w:t>it</w:t>
              </w:r>
              <w:proofErr w:type="gramEnd"/>
              <w:r>
                <w:t xml:space="preserve"> does not exist. If the element already exists, a</w:t>
              </w:r>
            </w:ins>
          </w:p>
          <w:p w14:paraId="1D5CC1AD" w14:textId="77777777" w:rsidR="00D708FE" w:rsidRDefault="00D708FE" w:rsidP="00D708FE">
            <w:pPr>
              <w:pStyle w:val="XML1"/>
              <w:rPr>
                <w:ins w:id="6988" w:author="Thomas Dietz" w:date="2012-08-08T16:18:00Z"/>
              </w:rPr>
            </w:pPr>
            <w:ins w:id="6989" w:author="Thomas Dietz" w:date="2012-08-08T16:18:00Z">
              <w:r>
                <w:t xml:space="preserve">                  'data</w:t>
              </w:r>
              <w:r>
                <w:rPr>
                  <w:rFonts w:ascii="MS Mincho" w:eastAsia="MS Mincho" w:hAnsi="MS Mincho" w:cs="MS Mincho" w:hint="eastAsia"/>
                </w:rPr>
                <w:t>‑</w:t>
              </w:r>
              <w:r>
                <w:t>exists' error is returned.</w:t>
              </w:r>
            </w:ins>
          </w:p>
          <w:p w14:paraId="0A7EC798" w14:textId="77777777" w:rsidR="00D708FE" w:rsidRDefault="00D708FE" w:rsidP="00D708FE">
            <w:pPr>
              <w:pStyle w:val="XML1"/>
              <w:rPr>
                <w:ins w:id="6990" w:author="Thomas Dietz" w:date="2012-08-08T16:18:00Z"/>
              </w:rPr>
            </w:pPr>
            <w:ins w:id="6991" w:author="Thomas Dietz" w:date="2012-08-08T16:18:00Z">
              <w:r>
                <w:t xml:space="preserve">                  * If the operation is 'delete', the element is deleted if</w:t>
              </w:r>
            </w:ins>
          </w:p>
          <w:p w14:paraId="3CBBB91B" w14:textId="77777777" w:rsidR="00D708FE" w:rsidRDefault="00D708FE" w:rsidP="00D708FE">
            <w:pPr>
              <w:pStyle w:val="XML1"/>
              <w:rPr>
                <w:ins w:id="6992" w:author="Thomas Dietz" w:date="2012-08-08T16:18:00Z"/>
              </w:rPr>
            </w:pPr>
            <w:ins w:id="6993" w:author="Thomas Dietz" w:date="2012-08-08T16:18:00Z">
              <w:r>
                <w:t xml:space="preserve">                  </w:t>
              </w:r>
              <w:proofErr w:type="gramStart"/>
              <w:r>
                <w:t>it</w:t>
              </w:r>
              <w:proofErr w:type="gramEnd"/>
              <w:r>
                <w:t xml:space="preserve"> exists. If the element does not exist, a</w:t>
              </w:r>
            </w:ins>
          </w:p>
          <w:p w14:paraId="08B92511" w14:textId="77777777" w:rsidR="00D708FE" w:rsidRDefault="00D708FE" w:rsidP="00D708FE">
            <w:pPr>
              <w:pStyle w:val="XML1"/>
              <w:rPr>
                <w:ins w:id="6994" w:author="Thomas Dietz" w:date="2012-08-08T16:18:00Z"/>
              </w:rPr>
            </w:pPr>
            <w:ins w:id="6995" w:author="Thomas Dietz" w:date="2012-08-08T16:18:00Z">
              <w:r>
                <w:t xml:space="preserve">                  'data</w:t>
              </w:r>
              <w:r>
                <w:rPr>
                  <w:rFonts w:ascii="MS Mincho" w:eastAsia="MS Mincho" w:hAnsi="MS Mincho" w:cs="MS Mincho" w:hint="eastAsia"/>
                </w:rPr>
                <w:t>‑</w:t>
              </w:r>
              <w:r>
                <w:t>missing' error is returned.</w:t>
              </w:r>
            </w:ins>
          </w:p>
          <w:p w14:paraId="41CFB200" w14:textId="77777777" w:rsidR="00D708FE" w:rsidRDefault="00D708FE" w:rsidP="00D708FE">
            <w:pPr>
              <w:pStyle w:val="XML1"/>
              <w:rPr>
                <w:ins w:id="6996" w:author="Thomas Dietz" w:date="2012-08-08T16:18:00Z"/>
              </w:rPr>
            </w:pPr>
            <w:ins w:id="6997" w:author="Thomas Dietz" w:date="2012-08-08T16:18:00Z">
              <w:r>
                <w:t xml:space="preserve">                &lt;/xs:documentation&gt;</w:t>
              </w:r>
            </w:ins>
          </w:p>
          <w:p w14:paraId="57EC8603" w14:textId="77777777" w:rsidR="00D708FE" w:rsidRDefault="00D708FE" w:rsidP="00D708FE">
            <w:pPr>
              <w:pStyle w:val="XML1"/>
              <w:rPr>
                <w:ins w:id="6998" w:author="Thomas Dietz" w:date="2012-08-08T16:18:00Z"/>
              </w:rPr>
            </w:pPr>
            <w:ins w:id="6999" w:author="Thomas Dietz" w:date="2012-08-08T16:18:00Z">
              <w:r>
                <w:t xml:space="preserve">              &lt;/xs:annotation&gt;</w:t>
              </w:r>
            </w:ins>
          </w:p>
          <w:p w14:paraId="27DDFD07" w14:textId="77777777" w:rsidR="00D708FE" w:rsidRDefault="00D708FE" w:rsidP="00D708FE">
            <w:pPr>
              <w:pStyle w:val="XML1"/>
              <w:rPr>
                <w:ins w:id="7000" w:author="Thomas Dietz" w:date="2012-08-08T16:18:00Z"/>
              </w:rPr>
            </w:pPr>
            <w:ins w:id="7001" w:author="Thomas Dietz" w:date="2012-08-08T16:18:00Z">
              <w:r>
                <w:t xml:space="preserve">              &lt;xs:complexType&gt;</w:t>
              </w:r>
            </w:ins>
          </w:p>
          <w:p w14:paraId="0A40CA84" w14:textId="77777777" w:rsidR="00D708FE" w:rsidRDefault="00D708FE" w:rsidP="00D708FE">
            <w:pPr>
              <w:pStyle w:val="XML1"/>
              <w:rPr>
                <w:ins w:id="7002" w:author="Thomas Dietz" w:date="2012-08-08T16:18:00Z"/>
              </w:rPr>
            </w:pPr>
            <w:ins w:id="7003" w:author="Thomas Dietz" w:date="2012-08-08T16:18:00Z">
              <w:r>
                <w:t xml:space="preserve">                &lt;xs:sequence&gt;</w:t>
              </w:r>
            </w:ins>
          </w:p>
          <w:p w14:paraId="72A5DCAD" w14:textId="77777777" w:rsidR="00D708FE" w:rsidRDefault="00D708FE" w:rsidP="00D708FE">
            <w:pPr>
              <w:pStyle w:val="XML1"/>
              <w:rPr>
                <w:ins w:id="7004" w:author="Thomas Dietz" w:date="2012-08-08T16:18:00Z"/>
              </w:rPr>
            </w:pPr>
            <w:ins w:id="7005" w:author="Thomas Dietz" w:date="2012-08-08T16:18:00Z">
              <w:r>
                <w:t xml:space="preserve">                  &lt;xs:group ref="OFPortOtherFeatureListType"/&gt;</w:t>
              </w:r>
            </w:ins>
          </w:p>
          <w:p w14:paraId="600FD7ED" w14:textId="77777777" w:rsidR="00D708FE" w:rsidRDefault="00D708FE" w:rsidP="00D708FE">
            <w:pPr>
              <w:pStyle w:val="XML1"/>
              <w:rPr>
                <w:ins w:id="7006" w:author="Thomas Dietz" w:date="2012-08-08T16:18:00Z"/>
              </w:rPr>
            </w:pPr>
            <w:ins w:id="7007" w:author="Thomas Dietz" w:date="2012-08-08T16:18:00Z">
              <w:r>
                <w:t xml:space="preserve">                &lt;/xs:sequence&gt;</w:t>
              </w:r>
            </w:ins>
          </w:p>
          <w:p w14:paraId="5ADB7B55" w14:textId="77777777" w:rsidR="00D708FE" w:rsidRDefault="00D708FE" w:rsidP="00D708FE">
            <w:pPr>
              <w:pStyle w:val="XML1"/>
              <w:rPr>
                <w:ins w:id="7008" w:author="Thomas Dietz" w:date="2012-08-08T16:18:00Z"/>
              </w:rPr>
            </w:pPr>
            <w:ins w:id="7009" w:author="Thomas Dietz" w:date="2012-08-08T16:18:00Z">
              <w:r>
                <w:t xml:space="preserve">              &lt;/xs:complexType&gt;</w:t>
              </w:r>
            </w:ins>
          </w:p>
          <w:p w14:paraId="31175CB9" w14:textId="77777777" w:rsidR="00D708FE" w:rsidRDefault="00D708FE" w:rsidP="00D708FE">
            <w:pPr>
              <w:pStyle w:val="XML1"/>
              <w:rPr>
                <w:ins w:id="7010" w:author="Thomas Dietz" w:date="2012-08-08T16:18:00Z"/>
              </w:rPr>
            </w:pPr>
            <w:ins w:id="7011" w:author="Thomas Dietz" w:date="2012-08-08T16:18:00Z">
              <w:r>
                <w:t xml:space="preserve">            &lt;/xs:element&gt;</w:t>
              </w:r>
            </w:ins>
          </w:p>
          <w:p w14:paraId="684CEDCF" w14:textId="77777777" w:rsidR="00D708FE" w:rsidRDefault="00D708FE" w:rsidP="00D708FE">
            <w:pPr>
              <w:pStyle w:val="XML1"/>
              <w:rPr>
                <w:ins w:id="7012" w:author="Thomas Dietz" w:date="2012-08-08T16:18:00Z"/>
              </w:rPr>
            </w:pPr>
            <w:ins w:id="7013" w:author="Thomas Dietz" w:date="2012-08-08T16:18:00Z">
              <w:r>
                <w:t xml:space="preserve">            &lt;xs:element name="supported" minOccurs="0"&gt;</w:t>
              </w:r>
            </w:ins>
          </w:p>
          <w:p w14:paraId="6A4C1EC6" w14:textId="77777777" w:rsidR="00D708FE" w:rsidRDefault="00D708FE" w:rsidP="00D708FE">
            <w:pPr>
              <w:pStyle w:val="XML1"/>
              <w:rPr>
                <w:ins w:id="7014" w:author="Thomas Dietz" w:date="2012-08-08T16:18:00Z"/>
              </w:rPr>
            </w:pPr>
            <w:ins w:id="7015" w:author="Thomas Dietz" w:date="2012-08-08T16:18:00Z">
              <w:r>
                <w:t xml:space="preserve">              &lt;xs:annotation&gt;</w:t>
              </w:r>
            </w:ins>
          </w:p>
          <w:p w14:paraId="05458672" w14:textId="77777777" w:rsidR="00D708FE" w:rsidRDefault="00D708FE" w:rsidP="00D708FE">
            <w:pPr>
              <w:pStyle w:val="XML1"/>
              <w:rPr>
                <w:ins w:id="7016" w:author="Thomas Dietz" w:date="2012-08-08T16:18:00Z"/>
              </w:rPr>
            </w:pPr>
            <w:ins w:id="7017" w:author="Thomas Dietz" w:date="2012-08-08T16:18:00Z">
              <w:r>
                <w:t xml:space="preserve">                &lt;xs:documentation&gt;</w:t>
              </w:r>
            </w:ins>
          </w:p>
          <w:p w14:paraId="57438832" w14:textId="77777777" w:rsidR="00D708FE" w:rsidRDefault="00D708FE" w:rsidP="00D708FE">
            <w:pPr>
              <w:pStyle w:val="XML1"/>
              <w:rPr>
                <w:ins w:id="7018" w:author="Thomas Dietz" w:date="2012-08-08T16:18:00Z"/>
              </w:rPr>
            </w:pPr>
            <w:ins w:id="7019" w:author="Thomas Dietz" w:date="2012-08-08T16:18:00Z">
              <w:r>
                <w:t xml:space="preserve">                  The features (rates, duplex, etc.) of the</w:t>
              </w:r>
            </w:ins>
          </w:p>
          <w:p w14:paraId="54CCDCA0" w14:textId="77777777" w:rsidR="00D708FE" w:rsidRDefault="00D708FE" w:rsidP="00D708FE">
            <w:pPr>
              <w:pStyle w:val="XML1"/>
              <w:rPr>
                <w:ins w:id="7020" w:author="Thomas Dietz" w:date="2012-08-08T16:18:00Z"/>
              </w:rPr>
            </w:pPr>
            <w:ins w:id="7021" w:author="Thomas Dietz" w:date="2012-08-08T16:18:00Z">
              <w:r>
                <w:t xml:space="preserve">                  </w:t>
              </w:r>
              <w:proofErr w:type="gramStart"/>
              <w:r>
                <w:t>port</w:t>
              </w:r>
              <w:proofErr w:type="gramEnd"/>
              <w:r>
                <w:t>, that are supported on the port.</w:t>
              </w:r>
            </w:ins>
          </w:p>
          <w:p w14:paraId="5238C6A2" w14:textId="77777777" w:rsidR="00D708FE" w:rsidRDefault="00D708FE" w:rsidP="00D708FE">
            <w:pPr>
              <w:pStyle w:val="XML1"/>
              <w:rPr>
                <w:ins w:id="7022" w:author="Thomas Dietz" w:date="2012-08-08T16:18:00Z"/>
              </w:rPr>
            </w:pPr>
          </w:p>
          <w:p w14:paraId="67290CE4" w14:textId="77777777" w:rsidR="00D708FE" w:rsidRDefault="00D708FE" w:rsidP="00D708FE">
            <w:pPr>
              <w:pStyle w:val="XML1"/>
              <w:rPr>
                <w:ins w:id="7023" w:author="Thomas Dietz" w:date="2012-08-08T16:18:00Z"/>
              </w:rPr>
            </w:pPr>
            <w:ins w:id="7024" w:author="Thomas Dietz" w:date="2012-08-08T16:18:00Z">
              <w:r>
                <w:t xml:space="preserve">                  Children of this element are not configurable and can</w:t>
              </w:r>
            </w:ins>
          </w:p>
          <w:p w14:paraId="2CE07114" w14:textId="77777777" w:rsidR="00D708FE" w:rsidRDefault="00D708FE" w:rsidP="00D708FE">
            <w:pPr>
              <w:pStyle w:val="XML1"/>
              <w:rPr>
                <w:ins w:id="7025" w:author="Thomas Dietz" w:date="2012-08-08T16:18:00Z"/>
              </w:rPr>
            </w:pPr>
            <w:ins w:id="7026" w:author="Thomas Dietz" w:date="2012-08-08T16:18:00Z">
              <w:r>
                <w:t xml:space="preserve">                  </w:t>
              </w:r>
              <w:proofErr w:type="gramStart"/>
              <w:r>
                <w:t>only</w:t>
              </w:r>
              <w:proofErr w:type="gramEnd"/>
              <w:r>
                <w:t xml:space="preserve"> be retrieved by NETCONF &amp;lt;get&amp;gt; operations. Attemps to</w:t>
              </w:r>
            </w:ins>
          </w:p>
          <w:p w14:paraId="395ED579" w14:textId="77777777" w:rsidR="00D708FE" w:rsidRDefault="00D708FE" w:rsidP="00D708FE">
            <w:pPr>
              <w:pStyle w:val="XML1"/>
              <w:rPr>
                <w:ins w:id="7027" w:author="Thomas Dietz" w:date="2012-08-08T16:18:00Z"/>
              </w:rPr>
            </w:pPr>
            <w:ins w:id="7028" w:author="Thomas Dietz" w:date="2012-08-08T16:18:00Z">
              <w:r>
                <w:t xml:space="preserve">                  modify this element and its children with a NETCONF</w:t>
              </w:r>
            </w:ins>
          </w:p>
          <w:p w14:paraId="06304832" w14:textId="77777777" w:rsidR="00D708FE" w:rsidRDefault="00D708FE" w:rsidP="00D708FE">
            <w:pPr>
              <w:pStyle w:val="XML1"/>
              <w:rPr>
                <w:ins w:id="7029" w:author="Thomas Dietz" w:date="2012-08-08T16:18:00Z"/>
              </w:rPr>
            </w:pPr>
            <w:ins w:id="7030" w:author="Thomas Dietz" w:date="2012-08-08T16:18:00Z">
              <w:r>
                <w:t xml:space="preserve">                  &amp;lt;edit-config&amp;gt; operation MUST result in an</w:t>
              </w:r>
            </w:ins>
          </w:p>
          <w:p w14:paraId="054E535A" w14:textId="77777777" w:rsidR="00D708FE" w:rsidRDefault="00D708FE" w:rsidP="00D708FE">
            <w:pPr>
              <w:pStyle w:val="XML1"/>
              <w:rPr>
                <w:ins w:id="7031" w:author="Thomas Dietz" w:date="2012-08-08T16:18:00Z"/>
              </w:rPr>
            </w:pPr>
            <w:ins w:id="7032" w:author="Thomas Dietz" w:date="2012-08-08T16:18:00Z">
              <w:r>
                <w:t xml:space="preserve">                  'operation-not-supported' error with type</w:t>
              </w:r>
            </w:ins>
          </w:p>
          <w:p w14:paraId="28E0451D" w14:textId="77777777" w:rsidR="00D708FE" w:rsidRDefault="00D708FE" w:rsidP="00D708FE">
            <w:pPr>
              <w:pStyle w:val="XML1"/>
              <w:rPr>
                <w:ins w:id="7033" w:author="Thomas Dietz" w:date="2012-08-08T16:18:00Z"/>
              </w:rPr>
            </w:pPr>
            <w:ins w:id="7034" w:author="Thomas Dietz" w:date="2012-08-08T16:18:00Z">
              <w:r>
                <w:t xml:space="preserve">                  '</w:t>
              </w:r>
              <w:proofErr w:type="gramStart"/>
              <w:r>
                <w:t>application</w:t>
              </w:r>
              <w:proofErr w:type="gramEnd"/>
              <w:r>
                <w:t>'.</w:t>
              </w:r>
            </w:ins>
          </w:p>
          <w:p w14:paraId="3EC843D3" w14:textId="77777777" w:rsidR="00D708FE" w:rsidRDefault="00D708FE" w:rsidP="00D708FE">
            <w:pPr>
              <w:pStyle w:val="XML1"/>
              <w:rPr>
                <w:ins w:id="7035" w:author="Thomas Dietz" w:date="2012-08-08T16:18:00Z"/>
              </w:rPr>
            </w:pPr>
            <w:ins w:id="7036" w:author="Thomas Dietz" w:date="2012-08-08T16:18:00Z">
              <w:r>
                <w:t xml:space="preserve">                &lt;/xs:documentation&gt;</w:t>
              </w:r>
            </w:ins>
          </w:p>
          <w:p w14:paraId="23DECAC6" w14:textId="77777777" w:rsidR="00D708FE" w:rsidRDefault="00D708FE" w:rsidP="00D708FE">
            <w:pPr>
              <w:pStyle w:val="XML1"/>
              <w:rPr>
                <w:ins w:id="7037" w:author="Thomas Dietz" w:date="2012-08-08T16:18:00Z"/>
              </w:rPr>
            </w:pPr>
            <w:ins w:id="7038" w:author="Thomas Dietz" w:date="2012-08-08T16:18:00Z">
              <w:r>
                <w:t xml:space="preserve">              &lt;/xs:annotation&gt;</w:t>
              </w:r>
            </w:ins>
          </w:p>
          <w:p w14:paraId="3515CE98" w14:textId="77777777" w:rsidR="00D708FE" w:rsidRDefault="00D708FE" w:rsidP="00D708FE">
            <w:pPr>
              <w:pStyle w:val="XML1"/>
              <w:rPr>
                <w:ins w:id="7039" w:author="Thomas Dietz" w:date="2012-08-08T16:18:00Z"/>
              </w:rPr>
            </w:pPr>
            <w:ins w:id="7040" w:author="Thomas Dietz" w:date="2012-08-08T16:18:00Z">
              <w:r>
                <w:t xml:space="preserve">              &lt;xs:complexType&gt;</w:t>
              </w:r>
            </w:ins>
          </w:p>
          <w:p w14:paraId="20A36DB2" w14:textId="77777777" w:rsidR="00D708FE" w:rsidRDefault="00D708FE" w:rsidP="00D708FE">
            <w:pPr>
              <w:pStyle w:val="XML1"/>
              <w:rPr>
                <w:ins w:id="7041" w:author="Thomas Dietz" w:date="2012-08-08T16:18:00Z"/>
              </w:rPr>
            </w:pPr>
            <w:ins w:id="7042" w:author="Thomas Dietz" w:date="2012-08-08T16:18:00Z">
              <w:r>
                <w:t xml:space="preserve">                &lt;xs:sequence&gt;</w:t>
              </w:r>
            </w:ins>
          </w:p>
          <w:p w14:paraId="38B3FC4A" w14:textId="77777777" w:rsidR="00D708FE" w:rsidRDefault="00D708FE" w:rsidP="00D708FE">
            <w:pPr>
              <w:pStyle w:val="XML1"/>
              <w:rPr>
                <w:ins w:id="7043" w:author="Thomas Dietz" w:date="2012-08-08T16:18:00Z"/>
              </w:rPr>
            </w:pPr>
            <w:ins w:id="7044" w:author="Thomas Dietz" w:date="2012-08-08T16:18:00Z">
              <w:r>
                <w:t xml:space="preserve">                  &lt;xs:group ref="OFPortOtherFeatureListType"/&gt;</w:t>
              </w:r>
            </w:ins>
          </w:p>
          <w:p w14:paraId="6BE26651" w14:textId="77777777" w:rsidR="00D708FE" w:rsidRDefault="00D708FE" w:rsidP="00D708FE">
            <w:pPr>
              <w:pStyle w:val="XML1"/>
              <w:rPr>
                <w:ins w:id="7045" w:author="Thomas Dietz" w:date="2012-08-08T16:18:00Z"/>
              </w:rPr>
            </w:pPr>
            <w:ins w:id="7046" w:author="Thomas Dietz" w:date="2012-08-08T16:18:00Z">
              <w:r>
                <w:t xml:space="preserve">                &lt;/xs:sequence&gt;</w:t>
              </w:r>
            </w:ins>
          </w:p>
          <w:p w14:paraId="677C1D8C" w14:textId="77777777" w:rsidR="00D708FE" w:rsidRDefault="00D708FE" w:rsidP="00D708FE">
            <w:pPr>
              <w:pStyle w:val="XML1"/>
              <w:rPr>
                <w:ins w:id="7047" w:author="Thomas Dietz" w:date="2012-08-08T16:18:00Z"/>
              </w:rPr>
            </w:pPr>
            <w:ins w:id="7048" w:author="Thomas Dietz" w:date="2012-08-08T16:18:00Z">
              <w:r>
                <w:t xml:space="preserve">              &lt;/xs:complexType&gt;</w:t>
              </w:r>
            </w:ins>
          </w:p>
          <w:p w14:paraId="1F8661E6" w14:textId="77777777" w:rsidR="00D708FE" w:rsidRDefault="00D708FE" w:rsidP="00D708FE">
            <w:pPr>
              <w:pStyle w:val="XML1"/>
              <w:rPr>
                <w:ins w:id="7049" w:author="Thomas Dietz" w:date="2012-08-08T16:18:00Z"/>
              </w:rPr>
            </w:pPr>
            <w:ins w:id="7050" w:author="Thomas Dietz" w:date="2012-08-08T16:18:00Z">
              <w:r>
                <w:t xml:space="preserve">            &lt;/xs:element&gt;</w:t>
              </w:r>
            </w:ins>
          </w:p>
          <w:p w14:paraId="01666676" w14:textId="77777777" w:rsidR="00D708FE" w:rsidRDefault="00D708FE" w:rsidP="00D708FE">
            <w:pPr>
              <w:pStyle w:val="XML1"/>
              <w:rPr>
                <w:ins w:id="7051" w:author="Thomas Dietz" w:date="2012-08-08T16:18:00Z"/>
              </w:rPr>
            </w:pPr>
            <w:ins w:id="7052" w:author="Thomas Dietz" w:date="2012-08-08T16:18:00Z">
              <w:r>
                <w:t xml:space="preserve">            &lt;xs:element name="advertised-peer" minOccurs="0"&gt;</w:t>
              </w:r>
            </w:ins>
          </w:p>
          <w:p w14:paraId="50756F4B" w14:textId="77777777" w:rsidR="00D708FE" w:rsidRDefault="00D708FE" w:rsidP="00D708FE">
            <w:pPr>
              <w:pStyle w:val="XML1"/>
              <w:rPr>
                <w:ins w:id="7053" w:author="Thomas Dietz" w:date="2012-08-08T16:18:00Z"/>
              </w:rPr>
            </w:pPr>
            <w:ins w:id="7054" w:author="Thomas Dietz" w:date="2012-08-08T16:18:00Z">
              <w:r>
                <w:t xml:space="preserve">              &lt;xs:annotation&gt;</w:t>
              </w:r>
            </w:ins>
          </w:p>
          <w:p w14:paraId="443B7374" w14:textId="77777777" w:rsidR="00D708FE" w:rsidRDefault="00D708FE" w:rsidP="00D708FE">
            <w:pPr>
              <w:pStyle w:val="XML1"/>
              <w:rPr>
                <w:ins w:id="7055" w:author="Thomas Dietz" w:date="2012-08-08T16:18:00Z"/>
              </w:rPr>
            </w:pPr>
            <w:ins w:id="7056" w:author="Thomas Dietz" w:date="2012-08-08T16:18:00Z">
              <w:r>
                <w:t xml:space="preserve">                &lt;xs:documentation&gt;</w:t>
              </w:r>
            </w:ins>
          </w:p>
          <w:p w14:paraId="37C8FAF7" w14:textId="77777777" w:rsidR="00D708FE" w:rsidRDefault="00D708FE" w:rsidP="00D708FE">
            <w:pPr>
              <w:pStyle w:val="XML1"/>
              <w:rPr>
                <w:ins w:id="7057" w:author="Thomas Dietz" w:date="2012-08-08T16:18:00Z"/>
              </w:rPr>
            </w:pPr>
            <w:ins w:id="7058" w:author="Thomas Dietz" w:date="2012-08-08T16:18:00Z">
              <w:r>
                <w:t xml:space="preserve">                  The features (rates, duplex, etc.) that are</w:t>
              </w:r>
            </w:ins>
          </w:p>
          <w:p w14:paraId="345096B2" w14:textId="77777777" w:rsidR="00D708FE" w:rsidRDefault="00D708FE" w:rsidP="00D708FE">
            <w:pPr>
              <w:pStyle w:val="XML1"/>
              <w:rPr>
                <w:ins w:id="7059" w:author="Thomas Dietz" w:date="2012-08-08T16:18:00Z"/>
              </w:rPr>
            </w:pPr>
            <w:ins w:id="7060" w:author="Thomas Dietz" w:date="2012-08-08T16:18:00Z">
              <w:r>
                <w:t xml:space="preserve">                  </w:t>
              </w:r>
              <w:proofErr w:type="gramStart"/>
              <w:r>
                <w:t>currently</w:t>
              </w:r>
              <w:proofErr w:type="gramEnd"/>
              <w:r>
                <w:t xml:space="preserve"> advertised by the peer port.</w:t>
              </w:r>
            </w:ins>
          </w:p>
          <w:p w14:paraId="12B1F0A6" w14:textId="77777777" w:rsidR="00D708FE" w:rsidRDefault="00D708FE" w:rsidP="00D708FE">
            <w:pPr>
              <w:pStyle w:val="XML1"/>
              <w:rPr>
                <w:ins w:id="7061" w:author="Thomas Dietz" w:date="2012-08-08T16:18:00Z"/>
              </w:rPr>
            </w:pPr>
          </w:p>
          <w:p w14:paraId="4F69DCCE" w14:textId="77777777" w:rsidR="00D708FE" w:rsidRDefault="00D708FE" w:rsidP="00D708FE">
            <w:pPr>
              <w:pStyle w:val="XML1"/>
              <w:rPr>
                <w:ins w:id="7062" w:author="Thomas Dietz" w:date="2012-08-08T16:18:00Z"/>
              </w:rPr>
            </w:pPr>
            <w:ins w:id="7063" w:author="Thomas Dietz" w:date="2012-08-08T16:18:00Z">
              <w:r>
                <w:t xml:space="preserve">                  Children of this element are not configurable and can</w:t>
              </w:r>
            </w:ins>
          </w:p>
          <w:p w14:paraId="2B48B623" w14:textId="77777777" w:rsidR="00D708FE" w:rsidRDefault="00D708FE" w:rsidP="00D708FE">
            <w:pPr>
              <w:pStyle w:val="XML1"/>
              <w:rPr>
                <w:ins w:id="7064" w:author="Thomas Dietz" w:date="2012-08-08T16:18:00Z"/>
              </w:rPr>
            </w:pPr>
            <w:ins w:id="7065" w:author="Thomas Dietz" w:date="2012-08-08T16:18:00Z">
              <w:r>
                <w:t xml:space="preserve">                  </w:t>
              </w:r>
              <w:proofErr w:type="gramStart"/>
              <w:r>
                <w:t>only</w:t>
              </w:r>
              <w:proofErr w:type="gramEnd"/>
              <w:r>
                <w:t xml:space="preserve"> be retrieved by NETCONF &amp;lt;get&amp;gt; operations. Attemps to</w:t>
              </w:r>
            </w:ins>
          </w:p>
          <w:p w14:paraId="1F801464" w14:textId="77777777" w:rsidR="00D708FE" w:rsidRDefault="00D708FE" w:rsidP="00D708FE">
            <w:pPr>
              <w:pStyle w:val="XML1"/>
              <w:rPr>
                <w:ins w:id="7066" w:author="Thomas Dietz" w:date="2012-08-08T16:18:00Z"/>
              </w:rPr>
            </w:pPr>
            <w:ins w:id="7067" w:author="Thomas Dietz" w:date="2012-08-08T16:18:00Z">
              <w:r>
                <w:t xml:space="preserve">                  modify this element and its children with a NETCONF</w:t>
              </w:r>
            </w:ins>
          </w:p>
          <w:p w14:paraId="0F9AF23C" w14:textId="77777777" w:rsidR="00D708FE" w:rsidRDefault="00D708FE" w:rsidP="00D708FE">
            <w:pPr>
              <w:pStyle w:val="XML1"/>
              <w:rPr>
                <w:ins w:id="7068" w:author="Thomas Dietz" w:date="2012-08-08T16:18:00Z"/>
              </w:rPr>
            </w:pPr>
            <w:ins w:id="7069" w:author="Thomas Dietz" w:date="2012-08-08T16:18:00Z">
              <w:r>
                <w:t xml:space="preserve">                  &amp;lt;edit-config&amp;gt; operation MUST result in an</w:t>
              </w:r>
            </w:ins>
          </w:p>
          <w:p w14:paraId="464B9A39" w14:textId="77777777" w:rsidR="00D708FE" w:rsidRDefault="00D708FE" w:rsidP="00D708FE">
            <w:pPr>
              <w:pStyle w:val="XML1"/>
              <w:rPr>
                <w:ins w:id="7070" w:author="Thomas Dietz" w:date="2012-08-08T16:18:00Z"/>
              </w:rPr>
            </w:pPr>
            <w:ins w:id="7071" w:author="Thomas Dietz" w:date="2012-08-08T16:18:00Z">
              <w:r>
                <w:t xml:space="preserve">                  'operation-not-supported' error with type</w:t>
              </w:r>
            </w:ins>
          </w:p>
          <w:p w14:paraId="5D685FE9" w14:textId="77777777" w:rsidR="00D708FE" w:rsidRDefault="00D708FE" w:rsidP="00D708FE">
            <w:pPr>
              <w:pStyle w:val="XML1"/>
              <w:rPr>
                <w:ins w:id="7072" w:author="Thomas Dietz" w:date="2012-08-08T16:18:00Z"/>
              </w:rPr>
            </w:pPr>
            <w:ins w:id="7073" w:author="Thomas Dietz" w:date="2012-08-08T16:18:00Z">
              <w:r>
                <w:t xml:space="preserve">                  '</w:t>
              </w:r>
              <w:proofErr w:type="gramStart"/>
              <w:r>
                <w:t>application</w:t>
              </w:r>
              <w:proofErr w:type="gramEnd"/>
              <w:r>
                <w:t>'.</w:t>
              </w:r>
            </w:ins>
          </w:p>
          <w:p w14:paraId="08345A5F" w14:textId="77777777" w:rsidR="00D708FE" w:rsidRDefault="00D708FE" w:rsidP="00D708FE">
            <w:pPr>
              <w:pStyle w:val="XML1"/>
              <w:rPr>
                <w:ins w:id="7074" w:author="Thomas Dietz" w:date="2012-08-08T16:18:00Z"/>
              </w:rPr>
            </w:pPr>
            <w:ins w:id="7075" w:author="Thomas Dietz" w:date="2012-08-08T16:18:00Z">
              <w:r>
                <w:lastRenderedPageBreak/>
                <w:t xml:space="preserve">                &lt;/xs:documentation&gt;</w:t>
              </w:r>
            </w:ins>
          </w:p>
          <w:p w14:paraId="5B7B9121" w14:textId="77777777" w:rsidR="00D708FE" w:rsidRDefault="00D708FE" w:rsidP="00D708FE">
            <w:pPr>
              <w:pStyle w:val="XML1"/>
              <w:rPr>
                <w:ins w:id="7076" w:author="Thomas Dietz" w:date="2012-08-08T16:18:00Z"/>
              </w:rPr>
            </w:pPr>
            <w:ins w:id="7077" w:author="Thomas Dietz" w:date="2012-08-08T16:18:00Z">
              <w:r>
                <w:t xml:space="preserve">              &lt;/xs:annotation&gt;</w:t>
              </w:r>
            </w:ins>
          </w:p>
          <w:p w14:paraId="2E7B75AF" w14:textId="77777777" w:rsidR="00D708FE" w:rsidRDefault="00D708FE" w:rsidP="00D708FE">
            <w:pPr>
              <w:pStyle w:val="XML1"/>
              <w:rPr>
                <w:ins w:id="7078" w:author="Thomas Dietz" w:date="2012-08-08T16:18:00Z"/>
              </w:rPr>
            </w:pPr>
            <w:ins w:id="7079" w:author="Thomas Dietz" w:date="2012-08-08T16:18:00Z">
              <w:r>
                <w:t xml:space="preserve">              &lt;xs:complexType&gt;</w:t>
              </w:r>
            </w:ins>
          </w:p>
          <w:p w14:paraId="515E741E" w14:textId="77777777" w:rsidR="00D708FE" w:rsidRDefault="00D708FE" w:rsidP="00D708FE">
            <w:pPr>
              <w:pStyle w:val="XML1"/>
              <w:rPr>
                <w:ins w:id="7080" w:author="Thomas Dietz" w:date="2012-08-08T16:18:00Z"/>
              </w:rPr>
            </w:pPr>
            <w:ins w:id="7081" w:author="Thomas Dietz" w:date="2012-08-08T16:18:00Z">
              <w:r>
                <w:t xml:space="preserve">                &lt;xs:sequence&gt;</w:t>
              </w:r>
            </w:ins>
          </w:p>
          <w:p w14:paraId="2F998FEC" w14:textId="77777777" w:rsidR="00D708FE" w:rsidRDefault="00D708FE" w:rsidP="00D708FE">
            <w:pPr>
              <w:pStyle w:val="XML1"/>
              <w:rPr>
                <w:ins w:id="7082" w:author="Thomas Dietz" w:date="2012-08-08T16:18:00Z"/>
              </w:rPr>
            </w:pPr>
            <w:ins w:id="7083" w:author="Thomas Dietz" w:date="2012-08-08T16:18:00Z">
              <w:r>
                <w:t xml:space="preserve">                  &lt;xs:group ref="OFPortOtherFeatureListType"/&gt;</w:t>
              </w:r>
            </w:ins>
          </w:p>
          <w:p w14:paraId="31330F3A" w14:textId="77777777" w:rsidR="00D708FE" w:rsidRDefault="00D708FE" w:rsidP="00D708FE">
            <w:pPr>
              <w:pStyle w:val="XML1"/>
              <w:rPr>
                <w:ins w:id="7084" w:author="Thomas Dietz" w:date="2012-08-08T16:18:00Z"/>
              </w:rPr>
            </w:pPr>
            <w:ins w:id="7085" w:author="Thomas Dietz" w:date="2012-08-08T16:18:00Z">
              <w:r>
                <w:t xml:space="preserve">                &lt;/xs:sequence&gt;</w:t>
              </w:r>
            </w:ins>
          </w:p>
          <w:p w14:paraId="0EDBEA48" w14:textId="77777777" w:rsidR="00D708FE" w:rsidRDefault="00D708FE" w:rsidP="00D708FE">
            <w:pPr>
              <w:pStyle w:val="XML1"/>
              <w:rPr>
                <w:ins w:id="7086" w:author="Thomas Dietz" w:date="2012-08-08T16:18:00Z"/>
              </w:rPr>
            </w:pPr>
            <w:ins w:id="7087" w:author="Thomas Dietz" w:date="2012-08-08T16:18:00Z">
              <w:r>
                <w:t xml:space="preserve">              &lt;/xs:complexType&gt;</w:t>
              </w:r>
            </w:ins>
          </w:p>
          <w:p w14:paraId="25B78734" w14:textId="77777777" w:rsidR="00D708FE" w:rsidRDefault="00D708FE" w:rsidP="00D708FE">
            <w:pPr>
              <w:pStyle w:val="XML1"/>
              <w:rPr>
                <w:ins w:id="7088" w:author="Thomas Dietz" w:date="2012-08-08T16:18:00Z"/>
              </w:rPr>
            </w:pPr>
            <w:ins w:id="7089" w:author="Thomas Dietz" w:date="2012-08-08T16:18:00Z">
              <w:r>
                <w:t xml:space="preserve">            &lt;/xs:element&gt;</w:t>
              </w:r>
            </w:ins>
          </w:p>
          <w:p w14:paraId="0CCA8E77" w14:textId="77777777" w:rsidR="00D708FE" w:rsidRDefault="00D708FE" w:rsidP="00D708FE">
            <w:pPr>
              <w:pStyle w:val="XML1"/>
              <w:rPr>
                <w:ins w:id="7090" w:author="Thomas Dietz" w:date="2012-08-08T16:18:00Z"/>
              </w:rPr>
            </w:pPr>
            <w:ins w:id="7091" w:author="Thomas Dietz" w:date="2012-08-08T16:18:00Z">
              <w:r>
                <w:t xml:space="preserve">          &lt;/xs:sequence&gt;</w:t>
              </w:r>
            </w:ins>
          </w:p>
          <w:p w14:paraId="51C82406" w14:textId="77777777" w:rsidR="00D708FE" w:rsidRDefault="00D708FE" w:rsidP="00D708FE">
            <w:pPr>
              <w:pStyle w:val="XML1"/>
              <w:rPr>
                <w:ins w:id="7092" w:author="Thomas Dietz" w:date="2012-08-08T16:18:00Z"/>
              </w:rPr>
            </w:pPr>
            <w:ins w:id="7093" w:author="Thomas Dietz" w:date="2012-08-08T16:18:00Z">
              <w:r>
                <w:t xml:space="preserve">        &lt;/xs:complexType&gt;</w:t>
              </w:r>
            </w:ins>
          </w:p>
          <w:p w14:paraId="061AEE3F" w14:textId="77777777" w:rsidR="00D708FE" w:rsidRDefault="00D708FE" w:rsidP="00D708FE">
            <w:pPr>
              <w:pStyle w:val="XML1"/>
              <w:rPr>
                <w:ins w:id="7094" w:author="Thomas Dietz" w:date="2012-08-08T16:18:00Z"/>
              </w:rPr>
            </w:pPr>
            <w:ins w:id="7095" w:author="Thomas Dietz" w:date="2012-08-08T16:18:00Z">
              <w:r>
                <w:t xml:space="preserve">      &lt;/xs:element&gt;</w:t>
              </w:r>
            </w:ins>
          </w:p>
          <w:p w14:paraId="5232A839" w14:textId="77777777" w:rsidR="00D708FE" w:rsidRDefault="00D708FE" w:rsidP="00D708FE">
            <w:pPr>
              <w:pStyle w:val="XML1"/>
              <w:rPr>
                <w:ins w:id="7096" w:author="Thomas Dietz" w:date="2012-08-08T16:18:00Z"/>
              </w:rPr>
            </w:pPr>
            <w:ins w:id="7097" w:author="Thomas Dietz" w:date="2012-08-08T16:18:00Z">
              <w:r>
                <w:t xml:space="preserve">      &lt;xs:choice&gt;</w:t>
              </w:r>
            </w:ins>
          </w:p>
          <w:p w14:paraId="7C6C7B87" w14:textId="77777777" w:rsidR="00D708FE" w:rsidRDefault="00D708FE" w:rsidP="00D708FE">
            <w:pPr>
              <w:pStyle w:val="XML1"/>
              <w:rPr>
                <w:ins w:id="7098" w:author="Thomas Dietz" w:date="2012-08-08T16:18:00Z"/>
              </w:rPr>
            </w:pPr>
            <w:ins w:id="7099" w:author="Thomas Dietz" w:date="2012-08-08T16:18:00Z">
              <w:r>
                <w:t xml:space="preserve">        &lt;xs:annotation&gt;</w:t>
              </w:r>
            </w:ins>
          </w:p>
          <w:p w14:paraId="68CBEEAA" w14:textId="77777777" w:rsidR="00D708FE" w:rsidRDefault="00D708FE" w:rsidP="00D708FE">
            <w:pPr>
              <w:pStyle w:val="XML1"/>
              <w:rPr>
                <w:ins w:id="7100" w:author="Thomas Dietz" w:date="2012-08-08T16:18:00Z"/>
              </w:rPr>
            </w:pPr>
            <w:ins w:id="7101" w:author="Thomas Dietz" w:date="2012-08-08T16:18:00Z">
              <w:r>
                <w:t xml:space="preserve">          &lt;xs:documentation&gt;</w:t>
              </w:r>
            </w:ins>
          </w:p>
          <w:p w14:paraId="728FDCED" w14:textId="77777777" w:rsidR="00D708FE" w:rsidRDefault="00D708FE" w:rsidP="00D708FE">
            <w:pPr>
              <w:pStyle w:val="XML1"/>
              <w:rPr>
                <w:ins w:id="7102" w:author="Thomas Dietz" w:date="2012-08-08T16:18:00Z"/>
              </w:rPr>
            </w:pPr>
            <w:ins w:id="7103" w:author="Thomas Dietz" w:date="2012-08-08T16:18:00Z">
              <w:r>
                <w:t xml:space="preserve">            Tunnels are modeled as logical ports.</w:t>
              </w:r>
            </w:ins>
          </w:p>
          <w:p w14:paraId="141B62E4" w14:textId="77777777" w:rsidR="00D708FE" w:rsidRDefault="00D708FE" w:rsidP="00D708FE">
            <w:pPr>
              <w:pStyle w:val="XML1"/>
              <w:rPr>
                <w:ins w:id="7104" w:author="Thomas Dietz" w:date="2012-08-08T16:18:00Z"/>
              </w:rPr>
            </w:pPr>
          </w:p>
          <w:p w14:paraId="79AD82CA" w14:textId="77777777" w:rsidR="00D708FE" w:rsidRDefault="00D708FE" w:rsidP="00D708FE">
            <w:pPr>
              <w:pStyle w:val="XML1"/>
              <w:rPr>
                <w:ins w:id="7105" w:author="Thomas Dietz" w:date="2012-08-08T16:18:00Z"/>
              </w:rPr>
            </w:pPr>
            <w:ins w:id="7106" w:author="Thomas Dietz" w:date="2012-08-08T16:18:00Z">
              <w:r>
                <w:t xml:space="preserve">            Elements in this choice are not configurable and can only</w:t>
              </w:r>
            </w:ins>
          </w:p>
          <w:p w14:paraId="107F87E8" w14:textId="77777777" w:rsidR="00D708FE" w:rsidRDefault="00D708FE" w:rsidP="00D708FE">
            <w:pPr>
              <w:pStyle w:val="XML1"/>
              <w:rPr>
                <w:ins w:id="7107" w:author="Thomas Dietz" w:date="2012-08-08T16:18:00Z"/>
              </w:rPr>
            </w:pPr>
            <w:ins w:id="7108" w:author="Thomas Dietz" w:date="2012-08-08T16:18:00Z">
              <w:r>
                <w:t xml:space="preserve">            </w:t>
              </w:r>
              <w:proofErr w:type="gramStart"/>
              <w:r>
                <w:t>be</w:t>
              </w:r>
              <w:proofErr w:type="gramEnd"/>
              <w:r>
                <w:t xml:space="preserve"> retrieved by NETCONF &amp;lt;get&amp;gt; operations. Attemps to modify</w:t>
              </w:r>
            </w:ins>
          </w:p>
          <w:p w14:paraId="078D80D0" w14:textId="77777777" w:rsidR="00D708FE" w:rsidRDefault="00D708FE" w:rsidP="00D708FE">
            <w:pPr>
              <w:pStyle w:val="XML1"/>
              <w:rPr>
                <w:ins w:id="7109" w:author="Thomas Dietz" w:date="2012-08-08T16:18:00Z"/>
              </w:rPr>
            </w:pPr>
            <w:ins w:id="7110" w:author="Thomas Dietz" w:date="2012-08-08T16:18:00Z">
              <w:r>
                <w:t xml:space="preserve">            this element and its children with a NETCONF &amp;lt;edit-config&amp;gt;</w:t>
              </w:r>
            </w:ins>
          </w:p>
          <w:p w14:paraId="5A936182" w14:textId="77777777" w:rsidR="00D708FE" w:rsidRDefault="00D708FE" w:rsidP="00D708FE">
            <w:pPr>
              <w:pStyle w:val="XML1"/>
              <w:rPr>
                <w:ins w:id="7111" w:author="Thomas Dietz" w:date="2012-08-08T16:18:00Z"/>
              </w:rPr>
            </w:pPr>
            <w:ins w:id="7112" w:author="Thomas Dietz" w:date="2012-08-08T16:18:00Z">
              <w:r>
                <w:t xml:space="preserve">            operation MUST result in an 'operation-not-supported' error</w:t>
              </w:r>
            </w:ins>
          </w:p>
          <w:p w14:paraId="6310B009" w14:textId="77777777" w:rsidR="00D708FE" w:rsidRDefault="00D708FE" w:rsidP="00D708FE">
            <w:pPr>
              <w:pStyle w:val="XML1"/>
              <w:rPr>
                <w:ins w:id="7113" w:author="Thomas Dietz" w:date="2012-08-08T16:18:00Z"/>
              </w:rPr>
            </w:pPr>
            <w:ins w:id="7114" w:author="Thomas Dietz" w:date="2012-08-08T16:18:00Z">
              <w:r>
                <w:t xml:space="preserve">            </w:t>
              </w:r>
              <w:proofErr w:type="gramStart"/>
              <w:r>
                <w:t>with</w:t>
              </w:r>
              <w:proofErr w:type="gramEnd"/>
              <w:r>
                <w:t xml:space="preserve"> type 'application'.</w:t>
              </w:r>
            </w:ins>
          </w:p>
          <w:p w14:paraId="123E341F" w14:textId="77777777" w:rsidR="00D708FE" w:rsidRDefault="00D708FE" w:rsidP="00D708FE">
            <w:pPr>
              <w:pStyle w:val="XML1"/>
              <w:rPr>
                <w:ins w:id="7115" w:author="Thomas Dietz" w:date="2012-08-08T16:18:00Z"/>
              </w:rPr>
            </w:pPr>
          </w:p>
          <w:p w14:paraId="77623D7C" w14:textId="77777777" w:rsidR="00D708FE" w:rsidRDefault="00D708FE" w:rsidP="00D708FE">
            <w:pPr>
              <w:pStyle w:val="XML1"/>
              <w:rPr>
                <w:ins w:id="7116" w:author="Thomas Dietz" w:date="2012-08-08T16:18:00Z"/>
              </w:rPr>
            </w:pPr>
            <w:ins w:id="7117" w:author="Thomas Dietz" w:date="2012-08-08T16:18:00Z">
              <w:r>
                <w:t xml:space="preserve">            Only elements from one choice must exist at a time.</w:t>
              </w:r>
            </w:ins>
          </w:p>
          <w:p w14:paraId="0EDDAF0B" w14:textId="77777777" w:rsidR="00D708FE" w:rsidRDefault="00D708FE" w:rsidP="00D708FE">
            <w:pPr>
              <w:pStyle w:val="XML1"/>
              <w:rPr>
                <w:ins w:id="7118" w:author="Thomas Dietz" w:date="2012-08-08T16:18:00Z"/>
              </w:rPr>
            </w:pPr>
            <w:ins w:id="7119" w:author="Thomas Dietz" w:date="2012-08-08T16:18:00Z">
              <w:r>
                <w:t xml:space="preserve">          &lt;/xs:documentation&gt;</w:t>
              </w:r>
            </w:ins>
          </w:p>
          <w:p w14:paraId="6990E92C" w14:textId="77777777" w:rsidR="00D708FE" w:rsidRDefault="00D708FE" w:rsidP="00D708FE">
            <w:pPr>
              <w:pStyle w:val="XML1"/>
              <w:rPr>
                <w:ins w:id="7120" w:author="Thomas Dietz" w:date="2012-08-08T16:18:00Z"/>
              </w:rPr>
            </w:pPr>
            <w:ins w:id="7121" w:author="Thomas Dietz" w:date="2012-08-08T16:18:00Z">
              <w:r>
                <w:t xml:space="preserve">        &lt;/xs:annotation&gt;</w:t>
              </w:r>
            </w:ins>
          </w:p>
          <w:p w14:paraId="774E3551" w14:textId="77777777" w:rsidR="00D708FE" w:rsidRDefault="00D708FE" w:rsidP="00D708FE">
            <w:pPr>
              <w:pStyle w:val="XML1"/>
              <w:rPr>
                <w:ins w:id="7122" w:author="Thomas Dietz" w:date="2012-08-08T16:18:00Z"/>
              </w:rPr>
            </w:pPr>
          </w:p>
          <w:p w14:paraId="0E6059B1" w14:textId="77777777" w:rsidR="00D708FE" w:rsidRDefault="00D708FE" w:rsidP="00D708FE">
            <w:pPr>
              <w:pStyle w:val="XML1"/>
              <w:rPr>
                <w:ins w:id="7123" w:author="Thomas Dietz" w:date="2012-08-08T16:18:00Z"/>
              </w:rPr>
            </w:pPr>
            <w:ins w:id="7124" w:author="Thomas Dietz" w:date="2012-08-08T16:18:00Z">
              <w:r>
                <w:t xml:space="preserve">        &lt;xs:sequence&gt;</w:t>
              </w:r>
            </w:ins>
          </w:p>
          <w:p w14:paraId="215D991E" w14:textId="77777777" w:rsidR="00D708FE" w:rsidRDefault="00D708FE" w:rsidP="00D708FE">
            <w:pPr>
              <w:pStyle w:val="XML1"/>
              <w:rPr>
                <w:ins w:id="7125" w:author="Thomas Dietz" w:date="2012-08-08T16:18:00Z"/>
              </w:rPr>
            </w:pPr>
            <w:ins w:id="7126" w:author="Thomas Dietz" w:date="2012-08-08T16:18:00Z">
              <w:r>
                <w:t xml:space="preserve">          &lt;xs:element name="tunnel"&gt;</w:t>
              </w:r>
            </w:ins>
          </w:p>
          <w:p w14:paraId="1EC7E81F" w14:textId="77777777" w:rsidR="00D708FE" w:rsidRDefault="00D708FE" w:rsidP="00D708FE">
            <w:pPr>
              <w:pStyle w:val="XML1"/>
              <w:rPr>
                <w:ins w:id="7127" w:author="Thomas Dietz" w:date="2012-08-08T16:18:00Z"/>
              </w:rPr>
            </w:pPr>
            <w:ins w:id="7128" w:author="Thomas Dietz" w:date="2012-08-08T16:18:00Z">
              <w:r>
                <w:t xml:space="preserve">            &lt;xs:annotation&gt;</w:t>
              </w:r>
            </w:ins>
          </w:p>
          <w:p w14:paraId="7620A707" w14:textId="77777777" w:rsidR="00D708FE" w:rsidRDefault="00D708FE" w:rsidP="00D708FE">
            <w:pPr>
              <w:pStyle w:val="XML1"/>
              <w:rPr>
                <w:ins w:id="7129" w:author="Thomas Dietz" w:date="2012-08-08T16:18:00Z"/>
              </w:rPr>
            </w:pPr>
            <w:ins w:id="7130" w:author="Thomas Dietz" w:date="2012-08-08T16:18:00Z">
              <w:r>
                <w:t xml:space="preserve">              &lt;xs:documentation&gt;</w:t>
              </w:r>
            </w:ins>
          </w:p>
          <w:p w14:paraId="5DB4B978" w14:textId="77777777" w:rsidR="00D708FE" w:rsidRDefault="00D708FE" w:rsidP="00D708FE">
            <w:pPr>
              <w:pStyle w:val="XML1"/>
              <w:rPr>
                <w:ins w:id="7131" w:author="Thomas Dietz" w:date="2012-08-08T16:18:00Z"/>
              </w:rPr>
            </w:pPr>
            <w:ins w:id="7132" w:author="Thomas Dietz" w:date="2012-08-08T16:18:00Z">
              <w:r>
                <w:t xml:space="preserve">                Properties of a basic IP-in-GRE tunnel.</w:t>
              </w:r>
            </w:ins>
          </w:p>
          <w:p w14:paraId="793C0915" w14:textId="77777777" w:rsidR="00D708FE" w:rsidRDefault="00D708FE" w:rsidP="00D708FE">
            <w:pPr>
              <w:pStyle w:val="XML1"/>
              <w:rPr>
                <w:ins w:id="7133" w:author="Thomas Dietz" w:date="2012-08-08T16:18:00Z"/>
              </w:rPr>
            </w:pPr>
            <w:ins w:id="7134" w:author="Thomas Dietz" w:date="2012-08-08T16:18:00Z">
              <w:r>
                <w:t xml:space="preserve">              &lt;/xs:documentation&gt;</w:t>
              </w:r>
            </w:ins>
          </w:p>
          <w:p w14:paraId="0F355854" w14:textId="77777777" w:rsidR="00D708FE" w:rsidRDefault="00D708FE" w:rsidP="00D708FE">
            <w:pPr>
              <w:pStyle w:val="XML1"/>
              <w:rPr>
                <w:ins w:id="7135" w:author="Thomas Dietz" w:date="2012-08-08T16:18:00Z"/>
              </w:rPr>
            </w:pPr>
            <w:ins w:id="7136" w:author="Thomas Dietz" w:date="2012-08-08T16:18:00Z">
              <w:r>
                <w:t xml:space="preserve">            &lt;/xs:annotation&gt;</w:t>
              </w:r>
            </w:ins>
          </w:p>
          <w:p w14:paraId="0C8A3EFF" w14:textId="77777777" w:rsidR="00D708FE" w:rsidRDefault="00D708FE" w:rsidP="00D708FE">
            <w:pPr>
              <w:pStyle w:val="XML1"/>
              <w:rPr>
                <w:ins w:id="7137" w:author="Thomas Dietz" w:date="2012-08-08T16:18:00Z"/>
              </w:rPr>
            </w:pPr>
            <w:ins w:id="7138" w:author="Thomas Dietz" w:date="2012-08-08T16:18:00Z">
              <w:r>
                <w:t xml:space="preserve">            &lt;xs:complexType&gt;</w:t>
              </w:r>
            </w:ins>
          </w:p>
          <w:p w14:paraId="2E9F841F" w14:textId="77777777" w:rsidR="00D708FE" w:rsidRDefault="00D708FE" w:rsidP="00D708FE">
            <w:pPr>
              <w:pStyle w:val="XML1"/>
              <w:rPr>
                <w:ins w:id="7139" w:author="Thomas Dietz" w:date="2012-08-08T16:18:00Z"/>
              </w:rPr>
            </w:pPr>
            <w:ins w:id="7140" w:author="Thomas Dietz" w:date="2012-08-08T16:18:00Z">
              <w:r>
                <w:t xml:space="preserve">              &lt;xs:sequence&gt;</w:t>
              </w:r>
            </w:ins>
          </w:p>
          <w:p w14:paraId="389C57AE" w14:textId="77777777" w:rsidR="00D708FE" w:rsidRDefault="00D708FE" w:rsidP="00D708FE">
            <w:pPr>
              <w:pStyle w:val="XML1"/>
              <w:rPr>
                <w:ins w:id="7141" w:author="Thomas Dietz" w:date="2012-08-08T16:18:00Z"/>
              </w:rPr>
            </w:pPr>
            <w:ins w:id="7142" w:author="Thomas Dietz" w:date="2012-08-08T16:18:00Z">
              <w:r>
                <w:t xml:space="preserve">                &lt;xs:group ref="OFPortBaseTunnelType"/&gt;</w:t>
              </w:r>
            </w:ins>
          </w:p>
          <w:p w14:paraId="60DC6D73" w14:textId="77777777" w:rsidR="00D708FE" w:rsidRDefault="00D708FE" w:rsidP="00D708FE">
            <w:pPr>
              <w:pStyle w:val="XML1"/>
              <w:rPr>
                <w:ins w:id="7143" w:author="Thomas Dietz" w:date="2012-08-08T16:18:00Z"/>
              </w:rPr>
            </w:pPr>
            <w:ins w:id="7144" w:author="Thomas Dietz" w:date="2012-08-08T16:18:00Z">
              <w:r>
                <w:t xml:space="preserve">              &lt;/xs:sequence&gt;</w:t>
              </w:r>
            </w:ins>
          </w:p>
          <w:p w14:paraId="035FBA4F" w14:textId="77777777" w:rsidR="00D708FE" w:rsidRDefault="00D708FE" w:rsidP="00D708FE">
            <w:pPr>
              <w:pStyle w:val="XML1"/>
              <w:rPr>
                <w:ins w:id="7145" w:author="Thomas Dietz" w:date="2012-08-08T16:18:00Z"/>
              </w:rPr>
            </w:pPr>
            <w:ins w:id="7146" w:author="Thomas Dietz" w:date="2012-08-08T16:18:00Z">
              <w:r>
                <w:t xml:space="preserve">            &lt;/xs:complexType&gt;</w:t>
              </w:r>
            </w:ins>
          </w:p>
          <w:p w14:paraId="0A7B20E6" w14:textId="77777777" w:rsidR="00D708FE" w:rsidRDefault="00D708FE" w:rsidP="00D708FE">
            <w:pPr>
              <w:pStyle w:val="XML1"/>
              <w:rPr>
                <w:ins w:id="7147" w:author="Thomas Dietz" w:date="2012-08-08T16:18:00Z"/>
              </w:rPr>
            </w:pPr>
            <w:ins w:id="7148" w:author="Thomas Dietz" w:date="2012-08-08T16:18:00Z">
              <w:r>
                <w:t xml:space="preserve">          &lt;/xs:element&gt;</w:t>
              </w:r>
            </w:ins>
          </w:p>
          <w:p w14:paraId="30A9D3E0" w14:textId="77777777" w:rsidR="00D708FE" w:rsidRDefault="00D708FE" w:rsidP="00D708FE">
            <w:pPr>
              <w:pStyle w:val="XML1"/>
              <w:rPr>
                <w:ins w:id="7149" w:author="Thomas Dietz" w:date="2012-08-08T16:18:00Z"/>
              </w:rPr>
            </w:pPr>
            <w:ins w:id="7150" w:author="Thomas Dietz" w:date="2012-08-08T16:18:00Z">
              <w:r>
                <w:t xml:space="preserve">        &lt;/xs:sequence&gt;</w:t>
              </w:r>
            </w:ins>
          </w:p>
          <w:p w14:paraId="7E31F450" w14:textId="77777777" w:rsidR="00D708FE" w:rsidRDefault="00D708FE" w:rsidP="00D708FE">
            <w:pPr>
              <w:pStyle w:val="XML1"/>
              <w:rPr>
                <w:ins w:id="7151" w:author="Thomas Dietz" w:date="2012-08-08T16:18:00Z"/>
              </w:rPr>
            </w:pPr>
            <w:ins w:id="7152" w:author="Thomas Dietz" w:date="2012-08-08T16:18:00Z">
              <w:r>
                <w:t xml:space="preserve">        &lt;xs:sequence&gt;</w:t>
              </w:r>
            </w:ins>
          </w:p>
          <w:p w14:paraId="5D76AD40" w14:textId="77777777" w:rsidR="00D708FE" w:rsidRDefault="00D708FE" w:rsidP="00D708FE">
            <w:pPr>
              <w:pStyle w:val="XML1"/>
              <w:rPr>
                <w:ins w:id="7153" w:author="Thomas Dietz" w:date="2012-08-08T16:18:00Z"/>
              </w:rPr>
            </w:pPr>
            <w:ins w:id="7154" w:author="Thomas Dietz" w:date="2012-08-08T16:18:00Z">
              <w:r>
                <w:t xml:space="preserve">          &lt;xs:element name="ipgre-tunnel"&gt;</w:t>
              </w:r>
            </w:ins>
          </w:p>
          <w:p w14:paraId="2CE16AC2" w14:textId="77777777" w:rsidR="00D708FE" w:rsidRDefault="00D708FE" w:rsidP="00D708FE">
            <w:pPr>
              <w:pStyle w:val="XML1"/>
              <w:rPr>
                <w:ins w:id="7155" w:author="Thomas Dietz" w:date="2012-08-08T16:18:00Z"/>
              </w:rPr>
            </w:pPr>
            <w:ins w:id="7156" w:author="Thomas Dietz" w:date="2012-08-08T16:18:00Z">
              <w:r>
                <w:t xml:space="preserve">            &lt;xs:annotation&gt;</w:t>
              </w:r>
            </w:ins>
          </w:p>
          <w:p w14:paraId="5EC96DA4" w14:textId="77777777" w:rsidR="00D708FE" w:rsidRDefault="00D708FE" w:rsidP="00D708FE">
            <w:pPr>
              <w:pStyle w:val="XML1"/>
              <w:rPr>
                <w:ins w:id="7157" w:author="Thomas Dietz" w:date="2012-08-08T16:18:00Z"/>
              </w:rPr>
            </w:pPr>
            <w:ins w:id="7158" w:author="Thomas Dietz" w:date="2012-08-08T16:18:00Z">
              <w:r>
                <w:t xml:space="preserve">              &lt;xs:documentation&gt;</w:t>
              </w:r>
            </w:ins>
          </w:p>
          <w:p w14:paraId="70800C42" w14:textId="77777777" w:rsidR="00D708FE" w:rsidRDefault="00D708FE" w:rsidP="00D708FE">
            <w:pPr>
              <w:pStyle w:val="XML1"/>
              <w:rPr>
                <w:ins w:id="7159" w:author="Thomas Dietz" w:date="2012-08-08T16:18:00Z"/>
              </w:rPr>
            </w:pPr>
            <w:ins w:id="7160" w:author="Thomas Dietz" w:date="2012-08-08T16:18:00Z">
              <w:r>
                <w:t xml:space="preserve">                Properties of </w:t>
              </w:r>
              <w:proofErr w:type="gramStart"/>
              <w:r>
                <w:t>a</w:t>
              </w:r>
              <w:proofErr w:type="gramEnd"/>
              <w:r>
                <w:t xml:space="preserve"> IP-in-GRE tunnel.</w:t>
              </w:r>
            </w:ins>
          </w:p>
          <w:p w14:paraId="7B633E74" w14:textId="77777777" w:rsidR="00D708FE" w:rsidRDefault="00D708FE" w:rsidP="00D708FE">
            <w:pPr>
              <w:pStyle w:val="XML1"/>
              <w:rPr>
                <w:ins w:id="7161" w:author="Thomas Dietz" w:date="2012-08-08T16:18:00Z"/>
              </w:rPr>
            </w:pPr>
            <w:ins w:id="7162" w:author="Thomas Dietz" w:date="2012-08-08T16:18:00Z">
              <w:r>
                <w:t xml:space="preserve">              &lt;/xs:documentation&gt;</w:t>
              </w:r>
            </w:ins>
          </w:p>
          <w:p w14:paraId="295FD95C" w14:textId="77777777" w:rsidR="00D708FE" w:rsidRDefault="00D708FE" w:rsidP="00D708FE">
            <w:pPr>
              <w:pStyle w:val="XML1"/>
              <w:rPr>
                <w:ins w:id="7163" w:author="Thomas Dietz" w:date="2012-08-08T16:18:00Z"/>
              </w:rPr>
            </w:pPr>
            <w:ins w:id="7164" w:author="Thomas Dietz" w:date="2012-08-08T16:18:00Z">
              <w:r>
                <w:t xml:space="preserve">            &lt;/xs:annotation&gt;</w:t>
              </w:r>
            </w:ins>
          </w:p>
          <w:p w14:paraId="5D226394" w14:textId="77777777" w:rsidR="00D708FE" w:rsidRDefault="00D708FE" w:rsidP="00D708FE">
            <w:pPr>
              <w:pStyle w:val="XML1"/>
              <w:rPr>
                <w:ins w:id="7165" w:author="Thomas Dietz" w:date="2012-08-08T16:18:00Z"/>
              </w:rPr>
            </w:pPr>
            <w:ins w:id="7166" w:author="Thomas Dietz" w:date="2012-08-08T16:18:00Z">
              <w:r>
                <w:t xml:space="preserve">            &lt;xs:complexType&gt;</w:t>
              </w:r>
            </w:ins>
          </w:p>
          <w:p w14:paraId="0B5317B6" w14:textId="77777777" w:rsidR="00D708FE" w:rsidRDefault="00D708FE" w:rsidP="00D708FE">
            <w:pPr>
              <w:pStyle w:val="XML1"/>
              <w:rPr>
                <w:ins w:id="7167" w:author="Thomas Dietz" w:date="2012-08-08T16:18:00Z"/>
              </w:rPr>
            </w:pPr>
            <w:ins w:id="7168" w:author="Thomas Dietz" w:date="2012-08-08T16:18:00Z">
              <w:r>
                <w:t xml:space="preserve">              &lt;xs:sequence&gt;</w:t>
              </w:r>
            </w:ins>
          </w:p>
          <w:p w14:paraId="0DC146A9" w14:textId="77777777" w:rsidR="00D708FE" w:rsidRDefault="00D708FE" w:rsidP="00D708FE">
            <w:pPr>
              <w:pStyle w:val="XML1"/>
              <w:rPr>
                <w:ins w:id="7169" w:author="Thomas Dietz" w:date="2012-08-08T16:18:00Z"/>
              </w:rPr>
            </w:pPr>
            <w:ins w:id="7170" w:author="Thomas Dietz" w:date="2012-08-08T16:18:00Z">
              <w:r>
                <w:t xml:space="preserve">                &lt;xs:group ref="OFPortIPGRETunnelType"/&gt;</w:t>
              </w:r>
            </w:ins>
          </w:p>
          <w:p w14:paraId="4AC074F2" w14:textId="77777777" w:rsidR="00D708FE" w:rsidRDefault="00D708FE" w:rsidP="00D708FE">
            <w:pPr>
              <w:pStyle w:val="XML1"/>
              <w:rPr>
                <w:ins w:id="7171" w:author="Thomas Dietz" w:date="2012-08-08T16:18:00Z"/>
              </w:rPr>
            </w:pPr>
            <w:ins w:id="7172" w:author="Thomas Dietz" w:date="2012-08-08T16:18:00Z">
              <w:r>
                <w:t xml:space="preserve">              &lt;/xs:sequence&gt;</w:t>
              </w:r>
            </w:ins>
          </w:p>
          <w:p w14:paraId="5453408E" w14:textId="77777777" w:rsidR="00D708FE" w:rsidRDefault="00D708FE" w:rsidP="00D708FE">
            <w:pPr>
              <w:pStyle w:val="XML1"/>
              <w:rPr>
                <w:ins w:id="7173" w:author="Thomas Dietz" w:date="2012-08-08T16:18:00Z"/>
              </w:rPr>
            </w:pPr>
            <w:ins w:id="7174" w:author="Thomas Dietz" w:date="2012-08-08T16:18:00Z">
              <w:r>
                <w:t xml:space="preserve">            &lt;/xs:complexType&gt;</w:t>
              </w:r>
            </w:ins>
          </w:p>
          <w:p w14:paraId="18E05CDB" w14:textId="77777777" w:rsidR="00D708FE" w:rsidRDefault="00D708FE" w:rsidP="00D708FE">
            <w:pPr>
              <w:pStyle w:val="XML1"/>
              <w:rPr>
                <w:ins w:id="7175" w:author="Thomas Dietz" w:date="2012-08-08T16:18:00Z"/>
              </w:rPr>
            </w:pPr>
            <w:ins w:id="7176" w:author="Thomas Dietz" w:date="2012-08-08T16:18:00Z">
              <w:r>
                <w:t xml:space="preserve">          &lt;/xs:element&gt;</w:t>
              </w:r>
            </w:ins>
          </w:p>
          <w:p w14:paraId="72570C28" w14:textId="77777777" w:rsidR="00D708FE" w:rsidRDefault="00D708FE" w:rsidP="00D708FE">
            <w:pPr>
              <w:pStyle w:val="XML1"/>
              <w:rPr>
                <w:ins w:id="7177" w:author="Thomas Dietz" w:date="2012-08-08T16:18:00Z"/>
              </w:rPr>
            </w:pPr>
            <w:ins w:id="7178" w:author="Thomas Dietz" w:date="2012-08-08T16:18:00Z">
              <w:r>
                <w:t xml:space="preserve">        &lt;/xs:sequence&gt;</w:t>
              </w:r>
            </w:ins>
          </w:p>
          <w:p w14:paraId="107A4921" w14:textId="77777777" w:rsidR="00D708FE" w:rsidRDefault="00D708FE" w:rsidP="00D708FE">
            <w:pPr>
              <w:pStyle w:val="XML1"/>
              <w:rPr>
                <w:ins w:id="7179" w:author="Thomas Dietz" w:date="2012-08-08T16:18:00Z"/>
              </w:rPr>
            </w:pPr>
            <w:ins w:id="7180" w:author="Thomas Dietz" w:date="2012-08-08T16:18:00Z">
              <w:r>
                <w:t xml:space="preserve">        &lt;xs:sequence&gt;</w:t>
              </w:r>
            </w:ins>
          </w:p>
          <w:p w14:paraId="3E542E5C" w14:textId="77777777" w:rsidR="00D708FE" w:rsidRDefault="00D708FE" w:rsidP="00D708FE">
            <w:pPr>
              <w:pStyle w:val="XML1"/>
              <w:rPr>
                <w:ins w:id="7181" w:author="Thomas Dietz" w:date="2012-08-08T16:18:00Z"/>
              </w:rPr>
            </w:pPr>
            <w:ins w:id="7182" w:author="Thomas Dietz" w:date="2012-08-08T16:18:00Z">
              <w:r>
                <w:t xml:space="preserve">          &lt;xs:element name="vxlan-tunnel"&gt;</w:t>
              </w:r>
            </w:ins>
          </w:p>
          <w:p w14:paraId="3E83622E" w14:textId="77777777" w:rsidR="00D708FE" w:rsidRDefault="00D708FE" w:rsidP="00D708FE">
            <w:pPr>
              <w:pStyle w:val="XML1"/>
              <w:rPr>
                <w:ins w:id="7183" w:author="Thomas Dietz" w:date="2012-08-08T16:18:00Z"/>
              </w:rPr>
            </w:pPr>
            <w:ins w:id="7184" w:author="Thomas Dietz" w:date="2012-08-08T16:18:00Z">
              <w:r>
                <w:lastRenderedPageBreak/>
                <w:t xml:space="preserve">            &lt;xs:annotation&gt;</w:t>
              </w:r>
            </w:ins>
          </w:p>
          <w:p w14:paraId="515A419F" w14:textId="77777777" w:rsidR="00D708FE" w:rsidRDefault="00D708FE" w:rsidP="00D708FE">
            <w:pPr>
              <w:pStyle w:val="XML1"/>
              <w:rPr>
                <w:ins w:id="7185" w:author="Thomas Dietz" w:date="2012-08-08T16:18:00Z"/>
              </w:rPr>
            </w:pPr>
            <w:ins w:id="7186" w:author="Thomas Dietz" w:date="2012-08-08T16:18:00Z">
              <w:r>
                <w:t xml:space="preserve">              &lt;xs:documentation&gt;</w:t>
              </w:r>
            </w:ins>
          </w:p>
          <w:p w14:paraId="0E945279" w14:textId="77777777" w:rsidR="00D708FE" w:rsidRDefault="00D708FE" w:rsidP="00D708FE">
            <w:pPr>
              <w:pStyle w:val="XML1"/>
              <w:rPr>
                <w:ins w:id="7187" w:author="Thomas Dietz" w:date="2012-08-08T16:18:00Z"/>
              </w:rPr>
            </w:pPr>
            <w:ins w:id="7188" w:author="Thomas Dietz" w:date="2012-08-08T16:18:00Z">
              <w:r>
                <w:t xml:space="preserve">                Properties of a VxLAN tunnel.</w:t>
              </w:r>
            </w:ins>
          </w:p>
          <w:p w14:paraId="6B2C9A09" w14:textId="77777777" w:rsidR="00D708FE" w:rsidRDefault="00D708FE" w:rsidP="00D708FE">
            <w:pPr>
              <w:pStyle w:val="XML1"/>
              <w:rPr>
                <w:ins w:id="7189" w:author="Thomas Dietz" w:date="2012-08-08T16:18:00Z"/>
              </w:rPr>
            </w:pPr>
            <w:ins w:id="7190" w:author="Thomas Dietz" w:date="2012-08-08T16:18:00Z">
              <w:r>
                <w:t xml:space="preserve">              &lt;/xs:documentation&gt;</w:t>
              </w:r>
            </w:ins>
          </w:p>
          <w:p w14:paraId="291E404F" w14:textId="77777777" w:rsidR="00D708FE" w:rsidRDefault="00D708FE" w:rsidP="00D708FE">
            <w:pPr>
              <w:pStyle w:val="XML1"/>
              <w:rPr>
                <w:ins w:id="7191" w:author="Thomas Dietz" w:date="2012-08-08T16:18:00Z"/>
              </w:rPr>
            </w:pPr>
            <w:ins w:id="7192" w:author="Thomas Dietz" w:date="2012-08-08T16:18:00Z">
              <w:r>
                <w:t xml:space="preserve">            &lt;/xs:annotation&gt;</w:t>
              </w:r>
            </w:ins>
          </w:p>
          <w:p w14:paraId="0895E5E7" w14:textId="77777777" w:rsidR="00D708FE" w:rsidRDefault="00D708FE" w:rsidP="00D708FE">
            <w:pPr>
              <w:pStyle w:val="XML1"/>
              <w:rPr>
                <w:ins w:id="7193" w:author="Thomas Dietz" w:date="2012-08-08T16:18:00Z"/>
              </w:rPr>
            </w:pPr>
            <w:ins w:id="7194" w:author="Thomas Dietz" w:date="2012-08-08T16:18:00Z">
              <w:r>
                <w:t xml:space="preserve">            &lt;xs:complexType&gt;</w:t>
              </w:r>
            </w:ins>
          </w:p>
          <w:p w14:paraId="79A1822A" w14:textId="77777777" w:rsidR="00D708FE" w:rsidRDefault="00D708FE" w:rsidP="00D708FE">
            <w:pPr>
              <w:pStyle w:val="XML1"/>
              <w:rPr>
                <w:ins w:id="7195" w:author="Thomas Dietz" w:date="2012-08-08T16:18:00Z"/>
              </w:rPr>
            </w:pPr>
            <w:ins w:id="7196" w:author="Thomas Dietz" w:date="2012-08-08T16:18:00Z">
              <w:r>
                <w:t xml:space="preserve">              &lt;xs:sequence&gt;</w:t>
              </w:r>
            </w:ins>
          </w:p>
          <w:p w14:paraId="440B8EC0" w14:textId="77777777" w:rsidR="00D708FE" w:rsidRDefault="00D708FE" w:rsidP="00D708FE">
            <w:pPr>
              <w:pStyle w:val="XML1"/>
              <w:rPr>
                <w:ins w:id="7197" w:author="Thomas Dietz" w:date="2012-08-08T16:18:00Z"/>
              </w:rPr>
            </w:pPr>
            <w:ins w:id="7198" w:author="Thomas Dietz" w:date="2012-08-08T16:18:00Z">
              <w:r>
                <w:t xml:space="preserve">                &lt;xs:group ref="OFPortVXLANTunnelType"/&gt;</w:t>
              </w:r>
            </w:ins>
          </w:p>
          <w:p w14:paraId="0A704195" w14:textId="77777777" w:rsidR="00D708FE" w:rsidRDefault="00D708FE" w:rsidP="00D708FE">
            <w:pPr>
              <w:pStyle w:val="XML1"/>
              <w:rPr>
                <w:ins w:id="7199" w:author="Thomas Dietz" w:date="2012-08-08T16:18:00Z"/>
              </w:rPr>
            </w:pPr>
            <w:ins w:id="7200" w:author="Thomas Dietz" w:date="2012-08-08T16:18:00Z">
              <w:r>
                <w:t xml:space="preserve">              &lt;/xs:sequence&gt;</w:t>
              </w:r>
            </w:ins>
          </w:p>
          <w:p w14:paraId="0F909ED7" w14:textId="77777777" w:rsidR="00D708FE" w:rsidRDefault="00D708FE" w:rsidP="00D708FE">
            <w:pPr>
              <w:pStyle w:val="XML1"/>
              <w:rPr>
                <w:ins w:id="7201" w:author="Thomas Dietz" w:date="2012-08-08T16:18:00Z"/>
              </w:rPr>
            </w:pPr>
            <w:ins w:id="7202" w:author="Thomas Dietz" w:date="2012-08-08T16:18:00Z">
              <w:r>
                <w:t xml:space="preserve">            &lt;/xs:complexType&gt;</w:t>
              </w:r>
            </w:ins>
          </w:p>
          <w:p w14:paraId="3A2A49F0" w14:textId="77777777" w:rsidR="00D708FE" w:rsidRDefault="00D708FE" w:rsidP="00D708FE">
            <w:pPr>
              <w:pStyle w:val="XML1"/>
              <w:rPr>
                <w:ins w:id="7203" w:author="Thomas Dietz" w:date="2012-08-08T16:18:00Z"/>
              </w:rPr>
            </w:pPr>
            <w:ins w:id="7204" w:author="Thomas Dietz" w:date="2012-08-08T16:18:00Z">
              <w:r>
                <w:t xml:space="preserve">          &lt;/xs:element&gt;</w:t>
              </w:r>
            </w:ins>
          </w:p>
          <w:p w14:paraId="03635FFF" w14:textId="77777777" w:rsidR="00D708FE" w:rsidRDefault="00D708FE" w:rsidP="00D708FE">
            <w:pPr>
              <w:pStyle w:val="XML1"/>
              <w:rPr>
                <w:ins w:id="7205" w:author="Thomas Dietz" w:date="2012-08-08T16:18:00Z"/>
              </w:rPr>
            </w:pPr>
            <w:ins w:id="7206" w:author="Thomas Dietz" w:date="2012-08-08T16:18:00Z">
              <w:r>
                <w:t xml:space="preserve">        &lt;/xs:sequence&gt;</w:t>
              </w:r>
            </w:ins>
          </w:p>
          <w:p w14:paraId="16666B04" w14:textId="77777777" w:rsidR="00D708FE" w:rsidRDefault="00D708FE" w:rsidP="00D708FE">
            <w:pPr>
              <w:pStyle w:val="XML1"/>
              <w:rPr>
                <w:ins w:id="7207" w:author="Thomas Dietz" w:date="2012-08-08T16:18:00Z"/>
              </w:rPr>
            </w:pPr>
            <w:ins w:id="7208" w:author="Thomas Dietz" w:date="2012-08-08T16:18:00Z">
              <w:r>
                <w:t xml:space="preserve">        &lt;xs:sequence&gt;</w:t>
              </w:r>
            </w:ins>
          </w:p>
          <w:p w14:paraId="722446D3" w14:textId="77777777" w:rsidR="00D708FE" w:rsidRDefault="00D708FE" w:rsidP="00D708FE">
            <w:pPr>
              <w:pStyle w:val="XML1"/>
              <w:rPr>
                <w:ins w:id="7209" w:author="Thomas Dietz" w:date="2012-08-08T16:18:00Z"/>
              </w:rPr>
            </w:pPr>
            <w:ins w:id="7210" w:author="Thomas Dietz" w:date="2012-08-08T16:18:00Z">
              <w:r>
                <w:t xml:space="preserve">          &lt;xs:element name="nvgre-tunnel"&gt;</w:t>
              </w:r>
            </w:ins>
          </w:p>
          <w:p w14:paraId="74BE0CB4" w14:textId="77777777" w:rsidR="00D708FE" w:rsidRDefault="00D708FE" w:rsidP="00D708FE">
            <w:pPr>
              <w:pStyle w:val="XML1"/>
              <w:rPr>
                <w:ins w:id="7211" w:author="Thomas Dietz" w:date="2012-08-08T16:18:00Z"/>
              </w:rPr>
            </w:pPr>
            <w:ins w:id="7212" w:author="Thomas Dietz" w:date="2012-08-08T16:18:00Z">
              <w:r>
                <w:t xml:space="preserve">            &lt;xs:annotation&gt;</w:t>
              </w:r>
            </w:ins>
          </w:p>
          <w:p w14:paraId="39FA3F91" w14:textId="77777777" w:rsidR="00D708FE" w:rsidRDefault="00D708FE" w:rsidP="00D708FE">
            <w:pPr>
              <w:pStyle w:val="XML1"/>
              <w:rPr>
                <w:ins w:id="7213" w:author="Thomas Dietz" w:date="2012-08-08T16:18:00Z"/>
              </w:rPr>
            </w:pPr>
            <w:ins w:id="7214" w:author="Thomas Dietz" w:date="2012-08-08T16:18:00Z">
              <w:r>
                <w:t xml:space="preserve">              &lt;xs:documentation&gt;</w:t>
              </w:r>
            </w:ins>
          </w:p>
          <w:p w14:paraId="50655FFD" w14:textId="77777777" w:rsidR="00D708FE" w:rsidRDefault="00D708FE" w:rsidP="00D708FE">
            <w:pPr>
              <w:pStyle w:val="XML1"/>
              <w:rPr>
                <w:ins w:id="7215" w:author="Thomas Dietz" w:date="2012-08-08T16:18:00Z"/>
              </w:rPr>
            </w:pPr>
            <w:ins w:id="7216" w:author="Thomas Dietz" w:date="2012-08-08T16:18:00Z">
              <w:r>
                <w:t xml:space="preserve">                Properties of a NVGRE tunnel.</w:t>
              </w:r>
            </w:ins>
          </w:p>
          <w:p w14:paraId="5C203D3B" w14:textId="77777777" w:rsidR="00D708FE" w:rsidRDefault="00D708FE" w:rsidP="00D708FE">
            <w:pPr>
              <w:pStyle w:val="XML1"/>
              <w:rPr>
                <w:ins w:id="7217" w:author="Thomas Dietz" w:date="2012-08-08T16:18:00Z"/>
              </w:rPr>
            </w:pPr>
            <w:ins w:id="7218" w:author="Thomas Dietz" w:date="2012-08-08T16:18:00Z">
              <w:r>
                <w:t xml:space="preserve">              &lt;/xs:documentation&gt;</w:t>
              </w:r>
            </w:ins>
          </w:p>
          <w:p w14:paraId="5BD9F5D8" w14:textId="77777777" w:rsidR="00D708FE" w:rsidRDefault="00D708FE" w:rsidP="00D708FE">
            <w:pPr>
              <w:pStyle w:val="XML1"/>
              <w:rPr>
                <w:ins w:id="7219" w:author="Thomas Dietz" w:date="2012-08-08T16:18:00Z"/>
              </w:rPr>
            </w:pPr>
            <w:ins w:id="7220" w:author="Thomas Dietz" w:date="2012-08-08T16:18:00Z">
              <w:r>
                <w:t xml:space="preserve">            &lt;/xs:annotation&gt;</w:t>
              </w:r>
            </w:ins>
          </w:p>
          <w:p w14:paraId="53B95182" w14:textId="77777777" w:rsidR="00D708FE" w:rsidRDefault="00D708FE" w:rsidP="00D708FE">
            <w:pPr>
              <w:pStyle w:val="XML1"/>
              <w:rPr>
                <w:ins w:id="7221" w:author="Thomas Dietz" w:date="2012-08-08T16:18:00Z"/>
              </w:rPr>
            </w:pPr>
            <w:ins w:id="7222" w:author="Thomas Dietz" w:date="2012-08-08T16:18:00Z">
              <w:r>
                <w:t xml:space="preserve">            &lt;xs:complexType&gt;</w:t>
              </w:r>
            </w:ins>
          </w:p>
          <w:p w14:paraId="0778D39A" w14:textId="77777777" w:rsidR="00D708FE" w:rsidRDefault="00D708FE" w:rsidP="00D708FE">
            <w:pPr>
              <w:pStyle w:val="XML1"/>
              <w:rPr>
                <w:ins w:id="7223" w:author="Thomas Dietz" w:date="2012-08-08T16:18:00Z"/>
              </w:rPr>
            </w:pPr>
            <w:ins w:id="7224" w:author="Thomas Dietz" w:date="2012-08-08T16:18:00Z">
              <w:r>
                <w:t xml:space="preserve">              &lt;xs:sequence&gt;</w:t>
              </w:r>
            </w:ins>
          </w:p>
          <w:p w14:paraId="415A7996" w14:textId="77777777" w:rsidR="00D708FE" w:rsidRDefault="00D708FE" w:rsidP="00D708FE">
            <w:pPr>
              <w:pStyle w:val="XML1"/>
              <w:rPr>
                <w:ins w:id="7225" w:author="Thomas Dietz" w:date="2012-08-08T16:18:00Z"/>
              </w:rPr>
            </w:pPr>
            <w:ins w:id="7226" w:author="Thomas Dietz" w:date="2012-08-08T16:18:00Z">
              <w:r>
                <w:t xml:space="preserve">                &lt;xs:group ref="OFPortNVGRETunnelType"/&gt;</w:t>
              </w:r>
            </w:ins>
          </w:p>
          <w:p w14:paraId="46F743A3" w14:textId="77777777" w:rsidR="00D708FE" w:rsidRDefault="00D708FE" w:rsidP="00D708FE">
            <w:pPr>
              <w:pStyle w:val="XML1"/>
              <w:rPr>
                <w:ins w:id="7227" w:author="Thomas Dietz" w:date="2012-08-08T16:18:00Z"/>
              </w:rPr>
            </w:pPr>
            <w:ins w:id="7228" w:author="Thomas Dietz" w:date="2012-08-08T16:18:00Z">
              <w:r>
                <w:t xml:space="preserve">              &lt;/xs:sequence&gt;</w:t>
              </w:r>
            </w:ins>
          </w:p>
          <w:p w14:paraId="16EA9D62" w14:textId="77777777" w:rsidR="00D708FE" w:rsidRDefault="00D708FE" w:rsidP="00D708FE">
            <w:pPr>
              <w:pStyle w:val="XML1"/>
              <w:rPr>
                <w:ins w:id="7229" w:author="Thomas Dietz" w:date="2012-08-08T16:18:00Z"/>
              </w:rPr>
            </w:pPr>
            <w:ins w:id="7230" w:author="Thomas Dietz" w:date="2012-08-08T16:18:00Z">
              <w:r>
                <w:t xml:space="preserve">            &lt;/xs:complexType&gt;</w:t>
              </w:r>
            </w:ins>
          </w:p>
          <w:p w14:paraId="41A471EC" w14:textId="77777777" w:rsidR="00D708FE" w:rsidRDefault="00D708FE" w:rsidP="00D708FE">
            <w:pPr>
              <w:pStyle w:val="XML1"/>
              <w:rPr>
                <w:ins w:id="7231" w:author="Thomas Dietz" w:date="2012-08-08T16:18:00Z"/>
              </w:rPr>
            </w:pPr>
            <w:ins w:id="7232" w:author="Thomas Dietz" w:date="2012-08-08T16:18:00Z">
              <w:r>
                <w:t xml:space="preserve">          &lt;/xs:element&gt;</w:t>
              </w:r>
            </w:ins>
          </w:p>
          <w:p w14:paraId="5CB342D9" w14:textId="77777777" w:rsidR="00D708FE" w:rsidRDefault="00D708FE" w:rsidP="00D708FE">
            <w:pPr>
              <w:pStyle w:val="XML1"/>
              <w:rPr>
                <w:ins w:id="7233" w:author="Thomas Dietz" w:date="2012-08-08T16:18:00Z"/>
              </w:rPr>
            </w:pPr>
            <w:ins w:id="7234" w:author="Thomas Dietz" w:date="2012-08-08T16:18:00Z">
              <w:r>
                <w:t xml:space="preserve">        &lt;/xs:sequence&gt;</w:t>
              </w:r>
            </w:ins>
          </w:p>
          <w:p w14:paraId="6418700C" w14:textId="77777777" w:rsidR="00D708FE" w:rsidRDefault="00D708FE" w:rsidP="00D708FE">
            <w:pPr>
              <w:pStyle w:val="XML1"/>
              <w:rPr>
                <w:ins w:id="7235" w:author="Thomas Dietz" w:date="2012-08-08T16:18:00Z"/>
              </w:rPr>
            </w:pPr>
            <w:ins w:id="7236" w:author="Thomas Dietz" w:date="2012-08-08T16:18:00Z">
              <w:r>
                <w:t xml:space="preserve">      &lt;/xs:choice&gt;</w:t>
              </w:r>
            </w:ins>
          </w:p>
          <w:p w14:paraId="188F67CF" w14:textId="77777777" w:rsidR="00D708FE" w:rsidRDefault="00D708FE" w:rsidP="00D708FE">
            <w:pPr>
              <w:pStyle w:val="XML1"/>
              <w:rPr>
                <w:ins w:id="7237" w:author="Thomas Dietz" w:date="2012-08-08T16:18:00Z"/>
              </w:rPr>
            </w:pPr>
            <w:ins w:id="7238" w:author="Thomas Dietz" w:date="2012-08-08T16:18:00Z">
              <w:r>
                <w:t xml:space="preserve">    &lt;/xs:sequence&gt;</w:t>
              </w:r>
            </w:ins>
          </w:p>
          <w:p w14:paraId="508E35CF" w14:textId="77777777" w:rsidR="00D708FE" w:rsidRDefault="00D708FE" w:rsidP="00D708FE">
            <w:pPr>
              <w:pStyle w:val="XML1"/>
              <w:rPr>
                <w:ins w:id="7239" w:author="Thomas Dietz" w:date="2012-08-08T16:18:00Z"/>
              </w:rPr>
            </w:pPr>
            <w:ins w:id="7240" w:author="Thomas Dietz" w:date="2012-08-08T16:18:00Z">
              <w:r>
                <w:t xml:space="preserve">  &lt;/xs:group&gt;</w:t>
              </w:r>
            </w:ins>
          </w:p>
          <w:p w14:paraId="7AB31638" w14:textId="77777777" w:rsidR="00D708FE" w:rsidRDefault="00D708FE" w:rsidP="00D708FE">
            <w:pPr>
              <w:pStyle w:val="XML1"/>
              <w:rPr>
                <w:ins w:id="7241" w:author="Thomas Dietz" w:date="2012-08-08T16:18:00Z"/>
              </w:rPr>
            </w:pPr>
          </w:p>
          <w:p w14:paraId="4368623F" w14:textId="77777777" w:rsidR="00D708FE" w:rsidRDefault="00D708FE" w:rsidP="00D708FE">
            <w:pPr>
              <w:pStyle w:val="XML1"/>
              <w:rPr>
                <w:ins w:id="7242" w:author="Thomas Dietz" w:date="2012-08-08T16:18:00Z"/>
              </w:rPr>
            </w:pPr>
            <w:ins w:id="7243" w:author="Thomas Dietz" w:date="2012-08-08T16:18:00Z">
              <w:r>
                <w:t xml:space="preserve">  &lt;xs:group name="OFResourceType"&gt;</w:t>
              </w:r>
            </w:ins>
          </w:p>
          <w:p w14:paraId="168DE720" w14:textId="77777777" w:rsidR="00D708FE" w:rsidRDefault="00D708FE" w:rsidP="00D708FE">
            <w:pPr>
              <w:pStyle w:val="XML1"/>
              <w:rPr>
                <w:ins w:id="7244" w:author="Thomas Dietz" w:date="2012-08-08T16:18:00Z"/>
              </w:rPr>
            </w:pPr>
            <w:ins w:id="7245" w:author="Thomas Dietz" w:date="2012-08-08T16:18:00Z">
              <w:r>
                <w:t xml:space="preserve">    &lt;xs:annotation&gt;</w:t>
              </w:r>
            </w:ins>
          </w:p>
          <w:p w14:paraId="5CE8811A" w14:textId="77777777" w:rsidR="00D708FE" w:rsidRDefault="00D708FE" w:rsidP="00D708FE">
            <w:pPr>
              <w:pStyle w:val="XML1"/>
              <w:rPr>
                <w:ins w:id="7246" w:author="Thomas Dietz" w:date="2012-08-08T16:18:00Z"/>
              </w:rPr>
            </w:pPr>
            <w:ins w:id="7247" w:author="Thomas Dietz" w:date="2012-08-08T16:18:00Z">
              <w:r>
                <w:t xml:space="preserve">      &lt;xs:documentation&gt;</w:t>
              </w:r>
            </w:ins>
          </w:p>
          <w:p w14:paraId="5EADB16A" w14:textId="77777777" w:rsidR="00D708FE" w:rsidRDefault="00D708FE" w:rsidP="00D708FE">
            <w:pPr>
              <w:pStyle w:val="XML1"/>
              <w:rPr>
                <w:ins w:id="7248" w:author="Thomas Dietz" w:date="2012-08-08T16:18:00Z"/>
              </w:rPr>
            </w:pPr>
            <w:ins w:id="7249" w:author="Thomas Dietz" w:date="2012-08-08T16:18:00Z">
              <w:r>
                <w:t xml:space="preserve">        This element specifies a generic OpenFlow resource</w:t>
              </w:r>
            </w:ins>
          </w:p>
          <w:p w14:paraId="487C09B9" w14:textId="77777777" w:rsidR="00D708FE" w:rsidRDefault="00D708FE" w:rsidP="00D708FE">
            <w:pPr>
              <w:pStyle w:val="XML1"/>
              <w:rPr>
                <w:ins w:id="7250" w:author="Thomas Dietz" w:date="2012-08-08T16:18:00Z"/>
              </w:rPr>
            </w:pPr>
            <w:ins w:id="7251" w:author="Thomas Dietz" w:date="2012-08-08T16:18:00Z">
              <w:r>
                <w:t xml:space="preserve">        </w:t>
              </w:r>
              <w:proofErr w:type="gramStart"/>
              <w:r>
                <w:t>that</w:t>
              </w:r>
              <w:proofErr w:type="gramEnd"/>
              <w:r>
                <w:t xml:space="preserve"> is used as a basis for specific resources. Even though</w:t>
              </w:r>
            </w:ins>
          </w:p>
          <w:p w14:paraId="598DCC5B" w14:textId="77777777" w:rsidR="00D708FE" w:rsidRDefault="00D708FE" w:rsidP="00D708FE">
            <w:pPr>
              <w:pStyle w:val="XML1"/>
              <w:rPr>
                <w:ins w:id="7252" w:author="Thomas Dietz" w:date="2012-08-08T16:18:00Z"/>
              </w:rPr>
            </w:pPr>
            <w:ins w:id="7253" w:author="Thomas Dietz" w:date="2012-08-08T16:18:00Z">
              <w:r>
                <w:t xml:space="preserve">        this element is not used on its own the following rules for</w:t>
              </w:r>
            </w:ins>
          </w:p>
          <w:p w14:paraId="2FE5AA35" w14:textId="77777777" w:rsidR="00D708FE" w:rsidRDefault="00D708FE" w:rsidP="00D708FE">
            <w:pPr>
              <w:pStyle w:val="XML1"/>
              <w:rPr>
                <w:ins w:id="7254" w:author="Thomas Dietz" w:date="2012-08-08T16:18:00Z"/>
              </w:rPr>
            </w:pPr>
            <w:ins w:id="7255" w:author="Thomas Dietz" w:date="2012-08-08T16:18:00Z">
              <w:r>
                <w:t xml:space="preserve">        NETCONF operations MUST be obeyed also by elemnts using this</w:t>
              </w:r>
            </w:ins>
          </w:p>
          <w:p w14:paraId="18BF835B" w14:textId="77777777" w:rsidR="00D708FE" w:rsidRDefault="00D708FE" w:rsidP="00D708FE">
            <w:pPr>
              <w:pStyle w:val="XML1"/>
              <w:rPr>
                <w:ins w:id="7256" w:author="Thomas Dietz" w:date="2012-08-08T16:18:00Z"/>
              </w:rPr>
            </w:pPr>
            <w:ins w:id="7257" w:author="Thomas Dietz" w:date="2012-08-08T16:18:00Z">
              <w:r>
                <w:t xml:space="preserve">        </w:t>
              </w:r>
              <w:proofErr w:type="gramStart"/>
              <w:r>
                <w:t>element</w:t>
              </w:r>
              <w:proofErr w:type="gramEnd"/>
              <w:r>
                <w:t>.</w:t>
              </w:r>
            </w:ins>
          </w:p>
          <w:p w14:paraId="061EF435" w14:textId="77777777" w:rsidR="00D708FE" w:rsidRDefault="00D708FE" w:rsidP="00D708FE">
            <w:pPr>
              <w:pStyle w:val="XML1"/>
              <w:rPr>
                <w:ins w:id="7258" w:author="Thomas Dietz" w:date="2012-08-08T16:18:00Z"/>
              </w:rPr>
            </w:pPr>
          </w:p>
          <w:p w14:paraId="6C8B46EE" w14:textId="77777777" w:rsidR="00D708FE" w:rsidRDefault="00D708FE" w:rsidP="00D708FE">
            <w:pPr>
              <w:pStyle w:val="XML1"/>
              <w:rPr>
                <w:ins w:id="7259" w:author="Thomas Dietz" w:date="2012-08-08T16:18:00Z"/>
              </w:rPr>
            </w:pPr>
            <w:ins w:id="7260" w:author="Thomas Dietz" w:date="2012-08-08T16:18:00Z">
              <w:r>
                <w:t xml:space="preserve">        NETCONF &amp;lt;edit-config&amp;gt; operations MUST be implemented as </w:t>
              </w:r>
            </w:ins>
          </w:p>
          <w:p w14:paraId="362D02B6" w14:textId="77777777" w:rsidR="00D708FE" w:rsidRDefault="00D708FE" w:rsidP="00D708FE">
            <w:pPr>
              <w:pStyle w:val="XML1"/>
              <w:rPr>
                <w:ins w:id="7261" w:author="Thomas Dietz" w:date="2012-08-08T16:18:00Z"/>
              </w:rPr>
            </w:pPr>
            <w:ins w:id="7262" w:author="Thomas Dietz" w:date="2012-08-08T16:18:00Z">
              <w:r>
                <w:t xml:space="preserve">        follows: </w:t>
              </w:r>
            </w:ins>
          </w:p>
          <w:p w14:paraId="77CDC952" w14:textId="77777777" w:rsidR="00D708FE" w:rsidRDefault="00D708FE" w:rsidP="00D708FE">
            <w:pPr>
              <w:pStyle w:val="XML1"/>
              <w:rPr>
                <w:ins w:id="7263" w:author="Thomas Dietz" w:date="2012-08-08T16:18:00Z"/>
              </w:rPr>
            </w:pPr>
          </w:p>
          <w:p w14:paraId="2CB13A63" w14:textId="77777777" w:rsidR="00D708FE" w:rsidRDefault="00D708FE" w:rsidP="00D708FE">
            <w:pPr>
              <w:pStyle w:val="XML1"/>
              <w:rPr>
                <w:ins w:id="7264" w:author="Thomas Dietz" w:date="2012-08-08T16:18:00Z"/>
              </w:rPr>
            </w:pPr>
            <w:ins w:id="7265" w:author="Thomas Dietz" w:date="2012-08-08T16:18:00Z">
              <w:r>
                <w:t xml:space="preserve">        * The 'id' element MUST be present at all &amp;lt;edit-config&amp;gt;</w:t>
              </w:r>
            </w:ins>
          </w:p>
          <w:p w14:paraId="2619BB83" w14:textId="77777777" w:rsidR="00D708FE" w:rsidRDefault="00D708FE" w:rsidP="00D708FE">
            <w:pPr>
              <w:pStyle w:val="XML1"/>
              <w:rPr>
                <w:ins w:id="7266" w:author="Thomas Dietz" w:date="2012-08-08T16:18:00Z"/>
              </w:rPr>
            </w:pPr>
            <w:ins w:id="7267" w:author="Thomas Dietz" w:date="2012-08-08T16:18:00Z">
              <w:r>
                <w:t xml:space="preserve">        </w:t>
              </w:r>
              <w:proofErr w:type="gramStart"/>
              <w:r>
                <w:t>operations</w:t>
              </w:r>
              <w:proofErr w:type="gramEnd"/>
              <w:r>
                <w:t xml:space="preserve"> to identify the resource.</w:t>
              </w:r>
            </w:ins>
          </w:p>
          <w:p w14:paraId="443B585F" w14:textId="77777777" w:rsidR="00D708FE" w:rsidRDefault="00D708FE" w:rsidP="00D708FE">
            <w:pPr>
              <w:pStyle w:val="XML1"/>
              <w:rPr>
                <w:ins w:id="7268" w:author="Thomas Dietz" w:date="2012-08-08T16:18:00Z"/>
              </w:rPr>
            </w:pPr>
            <w:ins w:id="7269" w:author="Thomas Dietz" w:date="2012-08-08T16:18:00Z">
              <w:r>
                <w:t xml:space="preserve">        * If the operation is 'merge' or 'replace', the element is</w:t>
              </w:r>
            </w:ins>
          </w:p>
          <w:p w14:paraId="33BA0ECD" w14:textId="77777777" w:rsidR="00D708FE" w:rsidRDefault="00D708FE" w:rsidP="00D708FE">
            <w:pPr>
              <w:pStyle w:val="XML1"/>
              <w:rPr>
                <w:ins w:id="7270" w:author="Thomas Dietz" w:date="2012-08-08T16:18:00Z"/>
              </w:rPr>
            </w:pPr>
            <w:ins w:id="7271" w:author="Thomas Dietz" w:date="2012-08-08T16:18:00Z">
              <w:r>
                <w:t xml:space="preserve">        created if it does not exist, and its value is set to the</w:t>
              </w:r>
            </w:ins>
          </w:p>
          <w:p w14:paraId="03D6A398" w14:textId="77777777" w:rsidR="00D708FE" w:rsidRDefault="00D708FE" w:rsidP="00D708FE">
            <w:pPr>
              <w:pStyle w:val="XML1"/>
              <w:rPr>
                <w:ins w:id="7272" w:author="Thomas Dietz" w:date="2012-08-08T16:18:00Z"/>
              </w:rPr>
            </w:pPr>
            <w:ins w:id="7273" w:author="Thomas Dietz" w:date="2012-08-08T16:18:00Z">
              <w:r>
                <w:t xml:space="preserve">        </w:t>
              </w:r>
              <w:proofErr w:type="gramStart"/>
              <w:r>
                <w:t>value</w:t>
              </w:r>
              <w:proofErr w:type="gramEnd"/>
              <w:r>
                <w:t xml:space="preserve"> found in the XML RPC data.</w:t>
              </w:r>
            </w:ins>
          </w:p>
          <w:p w14:paraId="5C4EBEE1" w14:textId="77777777" w:rsidR="00D708FE" w:rsidRDefault="00D708FE" w:rsidP="00D708FE">
            <w:pPr>
              <w:pStyle w:val="XML1"/>
              <w:rPr>
                <w:ins w:id="7274" w:author="Thomas Dietz" w:date="2012-08-08T16:18:00Z"/>
              </w:rPr>
            </w:pPr>
            <w:ins w:id="7275" w:author="Thomas Dietz" w:date="2012-08-08T16:18:00Z">
              <w:r>
                <w:t xml:space="preserve">        * If the operation is 'create', the element is created if it</w:t>
              </w:r>
            </w:ins>
          </w:p>
          <w:p w14:paraId="53FDB493" w14:textId="77777777" w:rsidR="00D708FE" w:rsidRDefault="00D708FE" w:rsidP="00D708FE">
            <w:pPr>
              <w:pStyle w:val="XML1"/>
              <w:rPr>
                <w:ins w:id="7276" w:author="Thomas Dietz" w:date="2012-08-08T16:18:00Z"/>
              </w:rPr>
            </w:pPr>
            <w:ins w:id="7277" w:author="Thomas Dietz" w:date="2012-08-08T16:18:00Z">
              <w:r>
                <w:t xml:space="preserve">        </w:t>
              </w:r>
              <w:proofErr w:type="gramStart"/>
              <w:r>
                <w:t>does</w:t>
              </w:r>
              <w:proofErr w:type="gramEnd"/>
              <w:r>
                <w:t xml:space="preserve"> not exist. If the element already exists, a</w:t>
              </w:r>
            </w:ins>
          </w:p>
          <w:p w14:paraId="47054863" w14:textId="77777777" w:rsidR="00D708FE" w:rsidRDefault="00D708FE" w:rsidP="00D708FE">
            <w:pPr>
              <w:pStyle w:val="XML1"/>
              <w:rPr>
                <w:ins w:id="7278" w:author="Thomas Dietz" w:date="2012-08-08T16:18:00Z"/>
              </w:rPr>
            </w:pPr>
            <w:ins w:id="7279" w:author="Thomas Dietz" w:date="2012-08-08T16:18:00Z">
              <w:r>
                <w:t xml:space="preserve">        'data</w:t>
              </w:r>
              <w:r>
                <w:rPr>
                  <w:rFonts w:ascii="MS Mincho" w:eastAsia="MS Mincho" w:hAnsi="MS Mincho" w:cs="MS Mincho" w:hint="eastAsia"/>
                </w:rPr>
                <w:t>‑</w:t>
              </w:r>
              <w:r>
                <w:t>exists' error is returned.</w:t>
              </w:r>
            </w:ins>
          </w:p>
          <w:p w14:paraId="30B6E7C4" w14:textId="77777777" w:rsidR="00D708FE" w:rsidRDefault="00D708FE" w:rsidP="00D708FE">
            <w:pPr>
              <w:pStyle w:val="XML1"/>
              <w:rPr>
                <w:ins w:id="7280" w:author="Thomas Dietz" w:date="2012-08-08T16:18:00Z"/>
              </w:rPr>
            </w:pPr>
            <w:ins w:id="7281" w:author="Thomas Dietz" w:date="2012-08-08T16:18:00Z">
              <w:r>
                <w:t xml:space="preserve">        * If the operation is 'delete', the element is deleted if it</w:t>
              </w:r>
            </w:ins>
          </w:p>
          <w:p w14:paraId="73E60FF5" w14:textId="77777777" w:rsidR="00D708FE" w:rsidRDefault="00D708FE" w:rsidP="00D708FE">
            <w:pPr>
              <w:pStyle w:val="XML1"/>
              <w:rPr>
                <w:ins w:id="7282" w:author="Thomas Dietz" w:date="2012-08-08T16:18:00Z"/>
              </w:rPr>
            </w:pPr>
            <w:ins w:id="7283" w:author="Thomas Dietz" w:date="2012-08-08T16:18:00Z">
              <w:r>
                <w:t xml:space="preserve">        </w:t>
              </w:r>
              <w:proofErr w:type="gramStart"/>
              <w:r>
                <w:t>exists</w:t>
              </w:r>
              <w:proofErr w:type="gramEnd"/>
              <w:r>
                <w:t>. If the element does not exist, a 'data</w:t>
              </w:r>
              <w:r>
                <w:rPr>
                  <w:rFonts w:ascii="MS Mincho" w:eastAsia="MS Mincho" w:hAnsi="MS Mincho" w:cs="MS Mincho" w:hint="eastAsia"/>
                </w:rPr>
                <w:t>‑</w:t>
              </w:r>
              <w:r>
                <w:t>missing'</w:t>
              </w:r>
            </w:ins>
          </w:p>
          <w:p w14:paraId="5BFF2E53" w14:textId="77777777" w:rsidR="00D708FE" w:rsidRDefault="00D708FE" w:rsidP="00D708FE">
            <w:pPr>
              <w:pStyle w:val="XML1"/>
              <w:rPr>
                <w:ins w:id="7284" w:author="Thomas Dietz" w:date="2012-08-08T16:18:00Z"/>
              </w:rPr>
            </w:pPr>
            <w:ins w:id="7285" w:author="Thomas Dietz" w:date="2012-08-08T16:18:00Z">
              <w:r>
                <w:t xml:space="preserve">        </w:t>
              </w:r>
              <w:proofErr w:type="gramStart"/>
              <w:r>
                <w:t>error</w:t>
              </w:r>
              <w:proofErr w:type="gramEnd"/>
              <w:r>
                <w:t xml:space="preserve"> is returned.</w:t>
              </w:r>
            </w:ins>
          </w:p>
          <w:p w14:paraId="67A11DD0" w14:textId="77777777" w:rsidR="00D708FE" w:rsidRDefault="00D708FE" w:rsidP="00D708FE">
            <w:pPr>
              <w:pStyle w:val="XML1"/>
              <w:rPr>
                <w:ins w:id="7286" w:author="Thomas Dietz" w:date="2012-08-08T16:18:00Z"/>
              </w:rPr>
            </w:pPr>
            <w:ins w:id="7287" w:author="Thomas Dietz" w:date="2012-08-08T16:18:00Z">
              <w:r>
                <w:t xml:space="preserve">      &lt;/xs:documentation&gt;</w:t>
              </w:r>
            </w:ins>
          </w:p>
          <w:p w14:paraId="2B01917A" w14:textId="77777777" w:rsidR="00D708FE" w:rsidRDefault="00D708FE" w:rsidP="00D708FE">
            <w:pPr>
              <w:pStyle w:val="XML1"/>
              <w:rPr>
                <w:ins w:id="7288" w:author="Thomas Dietz" w:date="2012-08-08T16:18:00Z"/>
              </w:rPr>
            </w:pPr>
            <w:ins w:id="7289" w:author="Thomas Dietz" w:date="2012-08-08T16:18:00Z">
              <w:r>
                <w:t xml:space="preserve">    &lt;/xs:annotation&gt;</w:t>
              </w:r>
            </w:ins>
          </w:p>
          <w:p w14:paraId="7636B1C9" w14:textId="77777777" w:rsidR="00D708FE" w:rsidRDefault="00D708FE" w:rsidP="00D708FE">
            <w:pPr>
              <w:pStyle w:val="XML1"/>
              <w:rPr>
                <w:ins w:id="7290" w:author="Thomas Dietz" w:date="2012-08-08T16:18:00Z"/>
              </w:rPr>
            </w:pPr>
          </w:p>
          <w:p w14:paraId="2B4F5C44" w14:textId="77777777" w:rsidR="00D708FE" w:rsidRDefault="00D708FE" w:rsidP="00D708FE">
            <w:pPr>
              <w:pStyle w:val="XML1"/>
              <w:rPr>
                <w:ins w:id="7291" w:author="Thomas Dietz" w:date="2012-08-08T16:18:00Z"/>
              </w:rPr>
            </w:pPr>
            <w:ins w:id="7292" w:author="Thomas Dietz" w:date="2012-08-08T16:18:00Z">
              <w:r>
                <w:lastRenderedPageBreak/>
                <w:t xml:space="preserve">    &lt;xs:sequence&gt;</w:t>
              </w:r>
            </w:ins>
          </w:p>
          <w:p w14:paraId="1E9353ED" w14:textId="77777777" w:rsidR="00D708FE" w:rsidRDefault="00D708FE" w:rsidP="00D708FE">
            <w:pPr>
              <w:pStyle w:val="XML1"/>
              <w:rPr>
                <w:ins w:id="7293" w:author="Thomas Dietz" w:date="2012-08-08T16:18:00Z"/>
              </w:rPr>
            </w:pPr>
            <w:ins w:id="7294" w:author="Thomas Dietz" w:date="2012-08-08T16:18:00Z">
              <w:r>
                <w:t xml:space="preserve">      &lt;xs:element name="resource-id"  type="inet:uri"&gt;</w:t>
              </w:r>
            </w:ins>
          </w:p>
          <w:p w14:paraId="15077FEB" w14:textId="77777777" w:rsidR="00D708FE" w:rsidRDefault="00D708FE" w:rsidP="00D708FE">
            <w:pPr>
              <w:pStyle w:val="XML1"/>
              <w:rPr>
                <w:ins w:id="7295" w:author="Thomas Dietz" w:date="2012-08-08T16:18:00Z"/>
              </w:rPr>
            </w:pPr>
            <w:ins w:id="7296" w:author="Thomas Dietz" w:date="2012-08-08T16:18:00Z">
              <w:r>
                <w:t xml:space="preserve">        &lt;xs:annotation&gt;</w:t>
              </w:r>
            </w:ins>
          </w:p>
          <w:p w14:paraId="5BC32586" w14:textId="77777777" w:rsidR="00D708FE" w:rsidRDefault="00D708FE" w:rsidP="00D708FE">
            <w:pPr>
              <w:pStyle w:val="XML1"/>
              <w:rPr>
                <w:ins w:id="7297" w:author="Thomas Dietz" w:date="2012-08-08T16:18:00Z"/>
              </w:rPr>
            </w:pPr>
            <w:ins w:id="7298" w:author="Thomas Dietz" w:date="2012-08-08T16:18:00Z">
              <w:r>
                <w:t xml:space="preserve">          &lt;xs:documentation&gt;</w:t>
              </w:r>
            </w:ins>
          </w:p>
          <w:p w14:paraId="688366A2" w14:textId="77777777" w:rsidR="00D708FE" w:rsidRDefault="00D708FE" w:rsidP="00D708FE">
            <w:pPr>
              <w:pStyle w:val="XML1"/>
              <w:rPr>
                <w:ins w:id="7299" w:author="Thomas Dietz" w:date="2012-08-08T16:18:00Z"/>
              </w:rPr>
            </w:pPr>
            <w:ins w:id="7300" w:author="Thomas Dietz" w:date="2012-08-08T16:18:00Z">
              <w:r>
                <w:t xml:space="preserve">            A unique but locally arbitrary identifier that</w:t>
              </w:r>
            </w:ins>
          </w:p>
          <w:p w14:paraId="140556B5" w14:textId="77777777" w:rsidR="00D708FE" w:rsidRDefault="00D708FE" w:rsidP="00D708FE">
            <w:pPr>
              <w:pStyle w:val="XML1"/>
              <w:rPr>
                <w:ins w:id="7301" w:author="Thomas Dietz" w:date="2012-08-08T16:18:00Z"/>
              </w:rPr>
            </w:pPr>
            <w:ins w:id="7302" w:author="Thomas Dietz" w:date="2012-08-08T16:18:00Z">
              <w:r>
                <w:t xml:space="preserve">            uniquely identifies an OpenFlow Port within the context  </w:t>
              </w:r>
            </w:ins>
          </w:p>
          <w:p w14:paraId="2BDC08EA" w14:textId="77777777" w:rsidR="00D708FE" w:rsidRDefault="00D708FE" w:rsidP="00D708FE">
            <w:pPr>
              <w:pStyle w:val="XML1"/>
              <w:rPr>
                <w:ins w:id="7303" w:author="Thomas Dietz" w:date="2012-08-08T16:18:00Z"/>
              </w:rPr>
            </w:pPr>
            <w:ins w:id="7304" w:author="Thomas Dietz" w:date="2012-08-08T16:18:00Z">
              <w:r>
                <w:t xml:space="preserve">            </w:t>
              </w:r>
              <w:proofErr w:type="gramStart"/>
              <w:r>
                <w:t>of</w:t>
              </w:r>
              <w:proofErr w:type="gramEnd"/>
              <w:r>
                <w:t xml:space="preserve"> an OpenFlow Logical Switch.  It MUST be persistent</w:t>
              </w:r>
            </w:ins>
          </w:p>
          <w:p w14:paraId="334EC476" w14:textId="77777777" w:rsidR="00D708FE" w:rsidRDefault="00D708FE" w:rsidP="00D708FE">
            <w:pPr>
              <w:pStyle w:val="XML1"/>
              <w:rPr>
                <w:ins w:id="7305" w:author="Thomas Dietz" w:date="2012-08-08T16:18:00Z"/>
              </w:rPr>
            </w:pPr>
            <w:ins w:id="7306" w:author="Thomas Dietz" w:date="2012-08-08T16:18:00Z">
              <w:r>
                <w:t xml:space="preserve">            </w:t>
              </w:r>
              <w:proofErr w:type="gramStart"/>
              <w:r>
                <w:t>across</w:t>
              </w:r>
              <w:proofErr w:type="gramEnd"/>
              <w:r>
                <w:t xml:space="preserve"> reboots of the OpenFlow Capable Switch.</w:t>
              </w:r>
            </w:ins>
          </w:p>
          <w:p w14:paraId="6FD3B955" w14:textId="77777777" w:rsidR="00D708FE" w:rsidRDefault="00D708FE" w:rsidP="00D708FE">
            <w:pPr>
              <w:pStyle w:val="XML1"/>
              <w:rPr>
                <w:ins w:id="7307" w:author="Thomas Dietz" w:date="2012-08-08T16:18:00Z"/>
              </w:rPr>
            </w:pPr>
          </w:p>
          <w:p w14:paraId="2879E33F" w14:textId="77777777" w:rsidR="00D708FE" w:rsidRDefault="00D708FE" w:rsidP="00D708FE">
            <w:pPr>
              <w:pStyle w:val="XML1"/>
              <w:rPr>
                <w:ins w:id="7308" w:author="Thomas Dietz" w:date="2012-08-08T16:18:00Z"/>
              </w:rPr>
            </w:pPr>
            <w:ins w:id="7309" w:author="Thomas Dietz" w:date="2012-08-08T16:18:00Z">
              <w:r>
                <w:t xml:space="preserve">            This element MUST be present to identify the OpenFlow</w:t>
              </w:r>
            </w:ins>
          </w:p>
          <w:p w14:paraId="670FBAFB" w14:textId="77777777" w:rsidR="00D708FE" w:rsidRDefault="00D708FE" w:rsidP="00D708FE">
            <w:pPr>
              <w:pStyle w:val="XML1"/>
              <w:rPr>
                <w:ins w:id="7310" w:author="Thomas Dietz" w:date="2012-08-08T16:18:00Z"/>
              </w:rPr>
            </w:pPr>
            <w:ins w:id="7311" w:author="Thomas Dietz" w:date="2012-08-08T16:18:00Z">
              <w:r>
                <w:t xml:space="preserve">            </w:t>
              </w:r>
              <w:proofErr w:type="gramStart"/>
              <w:r>
                <w:t>resource</w:t>
              </w:r>
              <w:proofErr w:type="gramEnd"/>
              <w:r>
                <w:t>.</w:t>
              </w:r>
            </w:ins>
          </w:p>
          <w:p w14:paraId="618519E1" w14:textId="77777777" w:rsidR="00D708FE" w:rsidRDefault="00D708FE" w:rsidP="00D708FE">
            <w:pPr>
              <w:pStyle w:val="XML1"/>
              <w:rPr>
                <w:ins w:id="7312" w:author="Thomas Dietz" w:date="2012-08-08T16:18:00Z"/>
              </w:rPr>
            </w:pPr>
            <w:ins w:id="7313" w:author="Thomas Dietz" w:date="2012-08-08T16:18:00Z">
              <w:r>
                <w:t xml:space="preserve">          &lt;/xs:documentation&gt;</w:t>
              </w:r>
            </w:ins>
          </w:p>
          <w:p w14:paraId="4A3EBFC1" w14:textId="77777777" w:rsidR="00D708FE" w:rsidRDefault="00D708FE" w:rsidP="00D708FE">
            <w:pPr>
              <w:pStyle w:val="XML1"/>
              <w:rPr>
                <w:ins w:id="7314" w:author="Thomas Dietz" w:date="2012-08-08T16:18:00Z"/>
              </w:rPr>
            </w:pPr>
            <w:ins w:id="7315" w:author="Thomas Dietz" w:date="2012-08-08T16:18:00Z">
              <w:r>
                <w:t xml:space="preserve">        &lt;/xs:annotation&gt;</w:t>
              </w:r>
            </w:ins>
          </w:p>
          <w:p w14:paraId="644F21FB" w14:textId="77777777" w:rsidR="00D708FE" w:rsidRDefault="00D708FE" w:rsidP="00D708FE">
            <w:pPr>
              <w:pStyle w:val="XML1"/>
              <w:rPr>
                <w:ins w:id="7316" w:author="Thomas Dietz" w:date="2012-08-08T16:18:00Z"/>
              </w:rPr>
            </w:pPr>
            <w:ins w:id="7317" w:author="Thomas Dietz" w:date="2012-08-08T16:18:00Z">
              <w:r>
                <w:t xml:space="preserve">      &lt;/xs:element&gt;</w:t>
              </w:r>
            </w:ins>
          </w:p>
          <w:p w14:paraId="4AD79657" w14:textId="77777777" w:rsidR="00D708FE" w:rsidRDefault="00D708FE" w:rsidP="00D708FE">
            <w:pPr>
              <w:pStyle w:val="XML1"/>
              <w:rPr>
                <w:ins w:id="7318" w:author="Thomas Dietz" w:date="2012-08-08T16:18:00Z"/>
              </w:rPr>
            </w:pPr>
            <w:ins w:id="7319" w:author="Thomas Dietz" w:date="2012-08-08T16:18:00Z">
              <w:r>
                <w:t xml:space="preserve">    &lt;/xs:sequence&gt;</w:t>
              </w:r>
            </w:ins>
          </w:p>
          <w:p w14:paraId="4BAF609F" w14:textId="77777777" w:rsidR="00D708FE" w:rsidRDefault="00D708FE" w:rsidP="00D708FE">
            <w:pPr>
              <w:pStyle w:val="XML1"/>
              <w:rPr>
                <w:ins w:id="7320" w:author="Thomas Dietz" w:date="2012-08-08T16:18:00Z"/>
              </w:rPr>
            </w:pPr>
            <w:ins w:id="7321" w:author="Thomas Dietz" w:date="2012-08-08T16:18:00Z">
              <w:r>
                <w:t xml:space="preserve">  &lt;/xs:group&gt;</w:t>
              </w:r>
            </w:ins>
          </w:p>
          <w:p w14:paraId="221A8583" w14:textId="77777777" w:rsidR="00D708FE" w:rsidRDefault="00D708FE" w:rsidP="00D708FE">
            <w:pPr>
              <w:pStyle w:val="XML1"/>
              <w:rPr>
                <w:ins w:id="7322" w:author="Thomas Dietz" w:date="2012-08-08T16:18:00Z"/>
              </w:rPr>
            </w:pPr>
          </w:p>
          <w:p w14:paraId="6E80AC95" w14:textId="77777777" w:rsidR="00D708FE" w:rsidRDefault="00D708FE" w:rsidP="00D708FE">
            <w:pPr>
              <w:pStyle w:val="XML1"/>
              <w:rPr>
                <w:ins w:id="7323" w:author="Thomas Dietz" w:date="2012-08-08T16:18:00Z"/>
              </w:rPr>
            </w:pPr>
            <w:ins w:id="7324" w:author="Thomas Dietz" w:date="2012-08-08T16:18:00Z">
              <w:r>
                <w:t xml:space="preserve">  &lt;xs:group name="OFPortVXLANTunnelType"&gt;</w:t>
              </w:r>
            </w:ins>
          </w:p>
          <w:p w14:paraId="5969C098" w14:textId="77777777" w:rsidR="00D708FE" w:rsidRDefault="00D708FE" w:rsidP="00D708FE">
            <w:pPr>
              <w:pStyle w:val="XML1"/>
              <w:rPr>
                <w:ins w:id="7325" w:author="Thomas Dietz" w:date="2012-08-08T16:18:00Z"/>
              </w:rPr>
            </w:pPr>
            <w:ins w:id="7326" w:author="Thomas Dietz" w:date="2012-08-08T16:18:00Z">
              <w:r>
                <w:t xml:space="preserve">    &lt;xs:annotation&gt;</w:t>
              </w:r>
            </w:ins>
          </w:p>
          <w:p w14:paraId="490E79C9" w14:textId="77777777" w:rsidR="00D708FE" w:rsidRDefault="00D708FE" w:rsidP="00D708FE">
            <w:pPr>
              <w:pStyle w:val="XML1"/>
              <w:rPr>
                <w:ins w:id="7327" w:author="Thomas Dietz" w:date="2012-08-08T16:18:00Z"/>
              </w:rPr>
            </w:pPr>
            <w:ins w:id="7328" w:author="Thomas Dietz" w:date="2012-08-08T16:18:00Z">
              <w:r>
                <w:t xml:space="preserve">      &lt;xs:documentation&gt;</w:t>
              </w:r>
            </w:ins>
          </w:p>
          <w:p w14:paraId="4B62E371" w14:textId="77777777" w:rsidR="00D708FE" w:rsidRDefault="00D708FE" w:rsidP="00D708FE">
            <w:pPr>
              <w:pStyle w:val="XML1"/>
              <w:rPr>
                <w:ins w:id="7329" w:author="Thomas Dietz" w:date="2012-08-08T16:18:00Z"/>
              </w:rPr>
            </w:pPr>
            <w:ins w:id="7330" w:author="Thomas Dietz" w:date="2012-08-08T16:18:00Z">
              <w:r>
                <w:t xml:space="preserve">        Properties of a VxLAN tunnel.</w:t>
              </w:r>
            </w:ins>
          </w:p>
          <w:p w14:paraId="2BBC5492" w14:textId="77777777" w:rsidR="00D708FE" w:rsidRDefault="00D708FE" w:rsidP="00D708FE">
            <w:pPr>
              <w:pStyle w:val="XML1"/>
              <w:rPr>
                <w:ins w:id="7331" w:author="Thomas Dietz" w:date="2012-08-08T16:18:00Z"/>
              </w:rPr>
            </w:pPr>
            <w:ins w:id="7332" w:author="Thomas Dietz" w:date="2012-08-08T16:18:00Z">
              <w:r>
                <w:t xml:space="preserve">      &lt;/xs:documentation&gt;</w:t>
              </w:r>
            </w:ins>
          </w:p>
          <w:p w14:paraId="73053BCE" w14:textId="77777777" w:rsidR="00D708FE" w:rsidRDefault="00D708FE" w:rsidP="00D708FE">
            <w:pPr>
              <w:pStyle w:val="XML1"/>
              <w:rPr>
                <w:ins w:id="7333" w:author="Thomas Dietz" w:date="2012-08-08T16:18:00Z"/>
              </w:rPr>
            </w:pPr>
            <w:ins w:id="7334" w:author="Thomas Dietz" w:date="2012-08-08T16:18:00Z">
              <w:r>
                <w:t xml:space="preserve">    &lt;/xs:annotation&gt;</w:t>
              </w:r>
            </w:ins>
          </w:p>
          <w:p w14:paraId="2AD434B7" w14:textId="77777777" w:rsidR="00D708FE" w:rsidRDefault="00D708FE" w:rsidP="00D708FE">
            <w:pPr>
              <w:pStyle w:val="XML1"/>
              <w:rPr>
                <w:ins w:id="7335" w:author="Thomas Dietz" w:date="2012-08-08T16:18:00Z"/>
              </w:rPr>
            </w:pPr>
          </w:p>
          <w:p w14:paraId="29F71318" w14:textId="77777777" w:rsidR="00D708FE" w:rsidRDefault="00D708FE" w:rsidP="00D708FE">
            <w:pPr>
              <w:pStyle w:val="XML1"/>
              <w:rPr>
                <w:ins w:id="7336" w:author="Thomas Dietz" w:date="2012-08-08T16:18:00Z"/>
              </w:rPr>
            </w:pPr>
            <w:ins w:id="7337" w:author="Thomas Dietz" w:date="2012-08-08T16:18:00Z">
              <w:r>
                <w:t xml:space="preserve">    &lt;xs:sequence&gt;</w:t>
              </w:r>
            </w:ins>
          </w:p>
          <w:p w14:paraId="06A4458E" w14:textId="77777777" w:rsidR="00D708FE" w:rsidRDefault="00D708FE" w:rsidP="00D708FE">
            <w:pPr>
              <w:pStyle w:val="XML1"/>
              <w:rPr>
                <w:ins w:id="7338" w:author="Thomas Dietz" w:date="2012-08-08T16:18:00Z"/>
              </w:rPr>
            </w:pPr>
            <w:ins w:id="7339" w:author="Thomas Dietz" w:date="2012-08-08T16:18:00Z">
              <w:r>
                <w:t xml:space="preserve">      &lt;xs:group ref="OFPortBaseTunnelType"/&gt;</w:t>
              </w:r>
            </w:ins>
          </w:p>
          <w:p w14:paraId="670D1726" w14:textId="77777777" w:rsidR="00D708FE" w:rsidRDefault="00D708FE" w:rsidP="00D708FE">
            <w:pPr>
              <w:pStyle w:val="XML1"/>
              <w:rPr>
                <w:ins w:id="7340" w:author="Thomas Dietz" w:date="2012-08-08T16:18:00Z"/>
              </w:rPr>
            </w:pPr>
            <w:ins w:id="7341" w:author="Thomas Dietz" w:date="2012-08-08T16:18:00Z">
              <w:r>
                <w:t xml:space="preserve">      &lt;xs:element name="vni-valid"  type="xs:boolean"&gt;</w:t>
              </w:r>
            </w:ins>
          </w:p>
          <w:p w14:paraId="7C3E0057" w14:textId="77777777" w:rsidR="00D708FE" w:rsidRDefault="00D708FE" w:rsidP="00D708FE">
            <w:pPr>
              <w:pStyle w:val="XML1"/>
              <w:rPr>
                <w:ins w:id="7342" w:author="Thomas Dietz" w:date="2012-08-08T16:18:00Z"/>
              </w:rPr>
            </w:pPr>
            <w:ins w:id="7343" w:author="Thomas Dietz" w:date="2012-08-08T16:18:00Z">
              <w:r>
                <w:t xml:space="preserve">        &lt;xs:annotation&gt;</w:t>
              </w:r>
            </w:ins>
          </w:p>
          <w:p w14:paraId="71A00D40" w14:textId="77777777" w:rsidR="00D708FE" w:rsidRDefault="00D708FE" w:rsidP="00D708FE">
            <w:pPr>
              <w:pStyle w:val="XML1"/>
              <w:rPr>
                <w:ins w:id="7344" w:author="Thomas Dietz" w:date="2012-08-08T16:18:00Z"/>
              </w:rPr>
            </w:pPr>
            <w:ins w:id="7345" w:author="Thomas Dietz" w:date="2012-08-08T16:18:00Z">
              <w:r>
                <w:t xml:space="preserve">          &lt;xs:documentation&gt;</w:t>
              </w:r>
            </w:ins>
          </w:p>
          <w:p w14:paraId="24295600" w14:textId="77777777" w:rsidR="00D708FE" w:rsidRDefault="00D708FE" w:rsidP="00D708FE">
            <w:pPr>
              <w:pStyle w:val="XML1"/>
              <w:rPr>
                <w:ins w:id="7346" w:author="Thomas Dietz" w:date="2012-08-08T16:18:00Z"/>
              </w:rPr>
            </w:pPr>
            <w:ins w:id="7347" w:author="Thomas Dietz" w:date="2012-08-08T16:18:00Z">
              <w:r>
                <w:t xml:space="preserve">            Indicates how the corresponding flag should be</w:t>
              </w:r>
            </w:ins>
          </w:p>
          <w:p w14:paraId="60D4FA51" w14:textId="77777777" w:rsidR="00D708FE" w:rsidRDefault="00D708FE" w:rsidP="00D708FE">
            <w:pPr>
              <w:pStyle w:val="XML1"/>
              <w:rPr>
                <w:ins w:id="7348" w:author="Thomas Dietz" w:date="2012-08-08T16:18:00Z"/>
              </w:rPr>
            </w:pPr>
            <w:ins w:id="7349" w:author="Thomas Dietz" w:date="2012-08-08T16:18:00Z">
              <w:r>
                <w:t xml:space="preserve">            </w:t>
              </w:r>
              <w:proofErr w:type="gramStart"/>
              <w:r>
                <w:t>set</w:t>
              </w:r>
              <w:proofErr w:type="gramEnd"/>
              <w:r>
                <w:t xml:space="preserve"> in packets sent on the tunnel.</w:t>
              </w:r>
            </w:ins>
          </w:p>
          <w:p w14:paraId="6593D7BB" w14:textId="77777777" w:rsidR="00D708FE" w:rsidRDefault="00D708FE" w:rsidP="00D708FE">
            <w:pPr>
              <w:pStyle w:val="XML1"/>
              <w:rPr>
                <w:ins w:id="7350" w:author="Thomas Dietz" w:date="2012-08-08T16:18:00Z"/>
              </w:rPr>
            </w:pPr>
            <w:ins w:id="7351" w:author="Thomas Dietz" w:date="2012-08-08T16:18:00Z">
              <w:r>
                <w:t xml:space="preserve">          &lt;/xs:documentation&gt;</w:t>
              </w:r>
            </w:ins>
          </w:p>
          <w:p w14:paraId="73C806C2" w14:textId="77777777" w:rsidR="00D708FE" w:rsidRDefault="00D708FE" w:rsidP="00D708FE">
            <w:pPr>
              <w:pStyle w:val="XML1"/>
              <w:rPr>
                <w:ins w:id="7352" w:author="Thomas Dietz" w:date="2012-08-08T16:18:00Z"/>
              </w:rPr>
            </w:pPr>
            <w:ins w:id="7353" w:author="Thomas Dietz" w:date="2012-08-08T16:18:00Z">
              <w:r>
                <w:t xml:space="preserve">        &lt;/xs:annotation&gt;</w:t>
              </w:r>
            </w:ins>
          </w:p>
          <w:p w14:paraId="5BB83AE8" w14:textId="77777777" w:rsidR="00D708FE" w:rsidRDefault="00D708FE" w:rsidP="00D708FE">
            <w:pPr>
              <w:pStyle w:val="XML1"/>
              <w:rPr>
                <w:ins w:id="7354" w:author="Thomas Dietz" w:date="2012-08-08T16:18:00Z"/>
              </w:rPr>
            </w:pPr>
            <w:ins w:id="7355" w:author="Thomas Dietz" w:date="2012-08-08T16:18:00Z">
              <w:r>
                <w:t xml:space="preserve">      &lt;/xs:element&gt;</w:t>
              </w:r>
            </w:ins>
          </w:p>
          <w:p w14:paraId="45B8CED7" w14:textId="77777777" w:rsidR="00D708FE" w:rsidRDefault="00D708FE" w:rsidP="00D708FE">
            <w:pPr>
              <w:pStyle w:val="XML1"/>
              <w:rPr>
                <w:ins w:id="7356" w:author="Thomas Dietz" w:date="2012-08-08T16:18:00Z"/>
              </w:rPr>
            </w:pPr>
            <w:ins w:id="7357" w:author="Thomas Dietz" w:date="2012-08-08T16:18:00Z">
              <w:r>
                <w:t xml:space="preserve">      &lt;xs:element name="vni"  type="xs:unsignedInt"&gt;</w:t>
              </w:r>
            </w:ins>
          </w:p>
          <w:p w14:paraId="5DE3F1E9" w14:textId="77777777" w:rsidR="00D708FE" w:rsidRDefault="00D708FE" w:rsidP="00D708FE">
            <w:pPr>
              <w:pStyle w:val="XML1"/>
              <w:rPr>
                <w:ins w:id="7358" w:author="Thomas Dietz" w:date="2012-08-08T16:18:00Z"/>
              </w:rPr>
            </w:pPr>
            <w:ins w:id="7359" w:author="Thomas Dietz" w:date="2012-08-08T16:18:00Z">
              <w:r>
                <w:t xml:space="preserve">        &lt;xs:annotation&gt;</w:t>
              </w:r>
            </w:ins>
          </w:p>
          <w:p w14:paraId="0CC44F64" w14:textId="77777777" w:rsidR="00D708FE" w:rsidRDefault="00D708FE" w:rsidP="00D708FE">
            <w:pPr>
              <w:pStyle w:val="XML1"/>
              <w:rPr>
                <w:ins w:id="7360" w:author="Thomas Dietz" w:date="2012-08-08T16:18:00Z"/>
              </w:rPr>
            </w:pPr>
            <w:ins w:id="7361" w:author="Thomas Dietz" w:date="2012-08-08T16:18:00Z">
              <w:r>
                <w:t xml:space="preserve">          &lt;xs:documentation&gt;</w:t>
              </w:r>
            </w:ins>
          </w:p>
          <w:p w14:paraId="62265757" w14:textId="77777777" w:rsidR="00D708FE" w:rsidRDefault="00D708FE" w:rsidP="00D708FE">
            <w:pPr>
              <w:pStyle w:val="XML1"/>
              <w:rPr>
                <w:ins w:id="7362" w:author="Thomas Dietz" w:date="2012-08-08T16:18:00Z"/>
              </w:rPr>
            </w:pPr>
            <w:ins w:id="7363" w:author="Thomas Dietz" w:date="2012-08-08T16:18:00Z">
              <w:r>
                <w:t xml:space="preserve">            Virtual network identifier assigned to all</w:t>
              </w:r>
            </w:ins>
          </w:p>
          <w:p w14:paraId="73F17E4B" w14:textId="77777777" w:rsidR="00D708FE" w:rsidRDefault="00D708FE" w:rsidP="00D708FE">
            <w:pPr>
              <w:pStyle w:val="XML1"/>
              <w:rPr>
                <w:ins w:id="7364" w:author="Thomas Dietz" w:date="2012-08-08T16:18:00Z"/>
              </w:rPr>
            </w:pPr>
            <w:ins w:id="7365" w:author="Thomas Dietz" w:date="2012-08-08T16:18:00Z">
              <w:r>
                <w:t xml:space="preserve">            </w:t>
              </w:r>
              <w:proofErr w:type="gramStart"/>
              <w:r>
                <w:t>packets</w:t>
              </w:r>
              <w:proofErr w:type="gramEnd"/>
              <w:r>
                <w:t xml:space="preserve"> sent on the tunnel.  A VxLAN  implementation MAY </w:t>
              </w:r>
            </w:ins>
          </w:p>
          <w:p w14:paraId="1286ED59" w14:textId="77777777" w:rsidR="00D708FE" w:rsidRDefault="00D708FE" w:rsidP="00D708FE">
            <w:pPr>
              <w:pStyle w:val="XML1"/>
              <w:rPr>
                <w:ins w:id="7366" w:author="Thomas Dietz" w:date="2012-08-08T16:18:00Z"/>
              </w:rPr>
            </w:pPr>
            <w:ins w:id="7367" w:author="Thomas Dietz" w:date="2012-08-08T16:18:00Z">
              <w:r>
                <w:t xml:space="preserve">            use the this element to set the OXM_OF_TUNNEL_ID match </w:t>
              </w:r>
            </w:ins>
          </w:p>
          <w:p w14:paraId="5D4C2A99" w14:textId="77777777" w:rsidR="00D708FE" w:rsidRDefault="00D708FE" w:rsidP="00D708FE">
            <w:pPr>
              <w:pStyle w:val="XML1"/>
              <w:rPr>
                <w:ins w:id="7368" w:author="Thomas Dietz" w:date="2012-08-08T16:18:00Z"/>
              </w:rPr>
            </w:pPr>
            <w:ins w:id="7369" w:author="Thomas Dietz" w:date="2012-08-08T16:18:00Z">
              <w:r>
                <w:t xml:space="preserve">            </w:t>
              </w:r>
              <w:proofErr w:type="gramStart"/>
              <w:r>
                <w:t>field</w:t>
              </w:r>
              <w:proofErr w:type="gramEnd"/>
              <w:r>
                <w:t xml:space="preserve"> metadata in the OpenFlow protocol.</w:t>
              </w:r>
            </w:ins>
          </w:p>
          <w:p w14:paraId="4E0B236C" w14:textId="77777777" w:rsidR="00D708FE" w:rsidRDefault="00D708FE" w:rsidP="00D708FE">
            <w:pPr>
              <w:pStyle w:val="XML1"/>
              <w:rPr>
                <w:ins w:id="7370" w:author="Thomas Dietz" w:date="2012-08-08T16:18:00Z"/>
              </w:rPr>
            </w:pPr>
            <w:ins w:id="7371" w:author="Thomas Dietz" w:date="2012-08-08T16:18:00Z">
              <w:r>
                <w:t xml:space="preserve">          &lt;/xs:documentation&gt;</w:t>
              </w:r>
            </w:ins>
          </w:p>
          <w:p w14:paraId="1C5AB908" w14:textId="77777777" w:rsidR="00D708FE" w:rsidRDefault="00D708FE" w:rsidP="00D708FE">
            <w:pPr>
              <w:pStyle w:val="XML1"/>
              <w:rPr>
                <w:ins w:id="7372" w:author="Thomas Dietz" w:date="2012-08-08T16:18:00Z"/>
              </w:rPr>
            </w:pPr>
            <w:ins w:id="7373" w:author="Thomas Dietz" w:date="2012-08-08T16:18:00Z">
              <w:r>
                <w:t xml:space="preserve">        &lt;/xs:annotation&gt;</w:t>
              </w:r>
            </w:ins>
          </w:p>
          <w:p w14:paraId="5F7936BB" w14:textId="77777777" w:rsidR="00D708FE" w:rsidRDefault="00D708FE" w:rsidP="00D708FE">
            <w:pPr>
              <w:pStyle w:val="XML1"/>
              <w:rPr>
                <w:ins w:id="7374" w:author="Thomas Dietz" w:date="2012-08-08T16:18:00Z"/>
              </w:rPr>
            </w:pPr>
            <w:ins w:id="7375" w:author="Thomas Dietz" w:date="2012-08-08T16:18:00Z">
              <w:r>
                <w:t xml:space="preserve">      &lt;/xs:element&gt;</w:t>
              </w:r>
            </w:ins>
          </w:p>
          <w:p w14:paraId="48358112" w14:textId="77777777" w:rsidR="00D708FE" w:rsidRDefault="00D708FE" w:rsidP="00D708FE">
            <w:pPr>
              <w:pStyle w:val="XML1"/>
              <w:rPr>
                <w:ins w:id="7376" w:author="Thomas Dietz" w:date="2012-08-08T16:18:00Z"/>
              </w:rPr>
            </w:pPr>
            <w:ins w:id="7377" w:author="Thomas Dietz" w:date="2012-08-08T16:18:00Z">
              <w:r>
                <w:t xml:space="preserve">      &lt;xs:element name="vni-multicast-group"  type="inet:ip-address"&gt;</w:t>
              </w:r>
            </w:ins>
          </w:p>
          <w:p w14:paraId="47A560E9" w14:textId="77777777" w:rsidR="00D708FE" w:rsidRDefault="00D708FE" w:rsidP="00D708FE">
            <w:pPr>
              <w:pStyle w:val="XML1"/>
              <w:rPr>
                <w:ins w:id="7378" w:author="Thomas Dietz" w:date="2012-08-08T16:18:00Z"/>
              </w:rPr>
            </w:pPr>
            <w:ins w:id="7379" w:author="Thomas Dietz" w:date="2012-08-08T16:18:00Z">
              <w:r>
                <w:t xml:space="preserve">        &lt;xs:annotation&gt;</w:t>
              </w:r>
            </w:ins>
          </w:p>
          <w:p w14:paraId="2E83AE86" w14:textId="77777777" w:rsidR="00D708FE" w:rsidRDefault="00D708FE" w:rsidP="00D708FE">
            <w:pPr>
              <w:pStyle w:val="XML1"/>
              <w:rPr>
                <w:ins w:id="7380" w:author="Thomas Dietz" w:date="2012-08-08T16:18:00Z"/>
              </w:rPr>
            </w:pPr>
            <w:ins w:id="7381" w:author="Thomas Dietz" w:date="2012-08-08T16:18:00Z">
              <w:r>
                <w:t xml:space="preserve">          &lt;xs:documentation&gt;</w:t>
              </w:r>
            </w:ins>
          </w:p>
          <w:p w14:paraId="0CCB2964" w14:textId="77777777" w:rsidR="00D708FE" w:rsidRDefault="00D708FE" w:rsidP="00D708FE">
            <w:pPr>
              <w:pStyle w:val="XML1"/>
              <w:rPr>
                <w:ins w:id="7382" w:author="Thomas Dietz" w:date="2012-08-08T16:18:00Z"/>
              </w:rPr>
            </w:pPr>
            <w:ins w:id="7383" w:author="Thomas Dietz" w:date="2012-08-08T16:18:00Z">
              <w:r>
                <w:t xml:space="preserve">            If IP multicast is used to support broadcast</w:t>
              </w:r>
            </w:ins>
          </w:p>
          <w:p w14:paraId="68FFAB94" w14:textId="77777777" w:rsidR="00D708FE" w:rsidRDefault="00D708FE" w:rsidP="00D708FE">
            <w:pPr>
              <w:pStyle w:val="XML1"/>
              <w:rPr>
                <w:ins w:id="7384" w:author="Thomas Dietz" w:date="2012-08-08T16:18:00Z"/>
              </w:rPr>
            </w:pPr>
            <w:ins w:id="7385" w:author="Thomas Dietz" w:date="2012-08-08T16:18:00Z">
              <w:r>
                <w:t xml:space="preserve">            on the tunnel this specifies the corresponding multicast</w:t>
              </w:r>
            </w:ins>
          </w:p>
          <w:p w14:paraId="33664D32" w14:textId="77777777" w:rsidR="00D708FE" w:rsidRDefault="00D708FE" w:rsidP="00D708FE">
            <w:pPr>
              <w:pStyle w:val="XML1"/>
              <w:rPr>
                <w:ins w:id="7386" w:author="Thomas Dietz" w:date="2012-08-08T16:18:00Z"/>
              </w:rPr>
            </w:pPr>
            <w:ins w:id="7387" w:author="Thomas Dietz" w:date="2012-08-08T16:18:00Z">
              <w:r>
                <w:t xml:space="preserve">            IP address</w:t>
              </w:r>
            </w:ins>
          </w:p>
          <w:p w14:paraId="76AC3760" w14:textId="77777777" w:rsidR="00D708FE" w:rsidRDefault="00D708FE" w:rsidP="00D708FE">
            <w:pPr>
              <w:pStyle w:val="XML1"/>
              <w:rPr>
                <w:ins w:id="7388" w:author="Thomas Dietz" w:date="2012-08-08T16:18:00Z"/>
              </w:rPr>
            </w:pPr>
            <w:ins w:id="7389" w:author="Thomas Dietz" w:date="2012-08-08T16:18:00Z">
              <w:r>
                <w:t xml:space="preserve">          &lt;/xs:documentation&gt;</w:t>
              </w:r>
            </w:ins>
          </w:p>
          <w:p w14:paraId="47D55144" w14:textId="77777777" w:rsidR="00D708FE" w:rsidRDefault="00D708FE" w:rsidP="00D708FE">
            <w:pPr>
              <w:pStyle w:val="XML1"/>
              <w:rPr>
                <w:ins w:id="7390" w:author="Thomas Dietz" w:date="2012-08-08T16:18:00Z"/>
              </w:rPr>
            </w:pPr>
            <w:ins w:id="7391" w:author="Thomas Dietz" w:date="2012-08-08T16:18:00Z">
              <w:r>
                <w:t xml:space="preserve">        &lt;/xs:annotation&gt;</w:t>
              </w:r>
            </w:ins>
          </w:p>
          <w:p w14:paraId="5D9B6D0D" w14:textId="77777777" w:rsidR="00D708FE" w:rsidRDefault="00D708FE" w:rsidP="00D708FE">
            <w:pPr>
              <w:pStyle w:val="XML1"/>
              <w:rPr>
                <w:ins w:id="7392" w:author="Thomas Dietz" w:date="2012-08-08T16:18:00Z"/>
              </w:rPr>
            </w:pPr>
            <w:ins w:id="7393" w:author="Thomas Dietz" w:date="2012-08-08T16:18:00Z">
              <w:r>
                <w:t xml:space="preserve">      &lt;/xs:element&gt;</w:t>
              </w:r>
            </w:ins>
          </w:p>
          <w:p w14:paraId="2EB37346" w14:textId="77777777" w:rsidR="00D708FE" w:rsidRDefault="00D708FE" w:rsidP="00D708FE">
            <w:pPr>
              <w:pStyle w:val="XML1"/>
              <w:rPr>
                <w:ins w:id="7394" w:author="Thomas Dietz" w:date="2012-08-08T16:18:00Z"/>
              </w:rPr>
            </w:pPr>
            <w:ins w:id="7395" w:author="Thomas Dietz" w:date="2012-08-08T16:18:00Z">
              <w:r>
                <w:t xml:space="preserve">      &lt;xs:element name="udp-source-port"  type="inet:port-number"&gt;</w:t>
              </w:r>
            </w:ins>
          </w:p>
          <w:p w14:paraId="355A1F52" w14:textId="77777777" w:rsidR="00D708FE" w:rsidRDefault="00D708FE" w:rsidP="00D708FE">
            <w:pPr>
              <w:pStyle w:val="XML1"/>
              <w:rPr>
                <w:ins w:id="7396" w:author="Thomas Dietz" w:date="2012-08-08T16:18:00Z"/>
              </w:rPr>
            </w:pPr>
            <w:ins w:id="7397" w:author="Thomas Dietz" w:date="2012-08-08T16:18:00Z">
              <w:r>
                <w:t xml:space="preserve">        &lt;xs:annotation&gt;</w:t>
              </w:r>
            </w:ins>
          </w:p>
          <w:p w14:paraId="5D704CED" w14:textId="77777777" w:rsidR="00D708FE" w:rsidRDefault="00D708FE" w:rsidP="00D708FE">
            <w:pPr>
              <w:pStyle w:val="XML1"/>
              <w:rPr>
                <w:ins w:id="7398" w:author="Thomas Dietz" w:date="2012-08-08T16:18:00Z"/>
              </w:rPr>
            </w:pPr>
            <w:ins w:id="7399" w:author="Thomas Dietz" w:date="2012-08-08T16:18:00Z">
              <w:r>
                <w:t xml:space="preserve">          &lt;xs:documentation&gt;</w:t>
              </w:r>
            </w:ins>
          </w:p>
          <w:p w14:paraId="38440C85" w14:textId="77777777" w:rsidR="00D708FE" w:rsidRDefault="00D708FE" w:rsidP="00D708FE">
            <w:pPr>
              <w:pStyle w:val="XML1"/>
              <w:rPr>
                <w:ins w:id="7400" w:author="Thomas Dietz" w:date="2012-08-08T16:18:00Z"/>
              </w:rPr>
            </w:pPr>
            <w:ins w:id="7401" w:author="Thomas Dietz" w:date="2012-08-08T16:18:00Z">
              <w:r>
                <w:lastRenderedPageBreak/>
                <w:t xml:space="preserve">            Specifies the outer UDP source port number.</w:t>
              </w:r>
            </w:ins>
          </w:p>
          <w:p w14:paraId="25A11DCA" w14:textId="77777777" w:rsidR="00D708FE" w:rsidRDefault="00D708FE" w:rsidP="00D708FE">
            <w:pPr>
              <w:pStyle w:val="XML1"/>
              <w:rPr>
                <w:ins w:id="7402" w:author="Thomas Dietz" w:date="2012-08-08T16:18:00Z"/>
              </w:rPr>
            </w:pPr>
            <w:ins w:id="7403" w:author="Thomas Dietz" w:date="2012-08-08T16:18:00Z">
              <w:r>
                <w:t xml:space="preserve">            If this element is absent, the port number MAY be chosen </w:t>
              </w:r>
            </w:ins>
          </w:p>
          <w:p w14:paraId="31008F32" w14:textId="77777777" w:rsidR="00D708FE" w:rsidRDefault="00D708FE" w:rsidP="00D708FE">
            <w:pPr>
              <w:pStyle w:val="XML1"/>
              <w:rPr>
                <w:ins w:id="7404" w:author="Thomas Dietz" w:date="2012-08-08T16:18:00Z"/>
              </w:rPr>
            </w:pPr>
            <w:ins w:id="7405" w:author="Thomas Dietz" w:date="2012-08-08T16:18:00Z">
              <w:r>
                <w:t xml:space="preserve">            </w:t>
              </w:r>
              <w:proofErr w:type="gramStart"/>
              <w:r>
                <w:t>dynamically</w:t>
              </w:r>
              <w:proofErr w:type="gramEnd"/>
              <w:r>
                <w:t>.</w:t>
              </w:r>
            </w:ins>
          </w:p>
          <w:p w14:paraId="7D824F92" w14:textId="77777777" w:rsidR="00D708FE" w:rsidRDefault="00D708FE" w:rsidP="00D708FE">
            <w:pPr>
              <w:pStyle w:val="XML1"/>
              <w:rPr>
                <w:ins w:id="7406" w:author="Thomas Dietz" w:date="2012-08-08T16:18:00Z"/>
              </w:rPr>
            </w:pPr>
            <w:ins w:id="7407" w:author="Thomas Dietz" w:date="2012-08-08T16:18:00Z">
              <w:r>
                <w:t xml:space="preserve">          &lt;/xs:documentation&gt;</w:t>
              </w:r>
            </w:ins>
          </w:p>
          <w:p w14:paraId="0B338F26" w14:textId="77777777" w:rsidR="00D708FE" w:rsidRDefault="00D708FE" w:rsidP="00D708FE">
            <w:pPr>
              <w:pStyle w:val="XML1"/>
              <w:rPr>
                <w:ins w:id="7408" w:author="Thomas Dietz" w:date="2012-08-08T16:18:00Z"/>
              </w:rPr>
            </w:pPr>
            <w:ins w:id="7409" w:author="Thomas Dietz" w:date="2012-08-08T16:18:00Z">
              <w:r>
                <w:t xml:space="preserve">        &lt;/xs:annotation&gt;</w:t>
              </w:r>
            </w:ins>
          </w:p>
          <w:p w14:paraId="54076910" w14:textId="77777777" w:rsidR="00D708FE" w:rsidRDefault="00D708FE" w:rsidP="00D708FE">
            <w:pPr>
              <w:pStyle w:val="XML1"/>
              <w:rPr>
                <w:ins w:id="7410" w:author="Thomas Dietz" w:date="2012-08-08T16:18:00Z"/>
              </w:rPr>
            </w:pPr>
            <w:ins w:id="7411" w:author="Thomas Dietz" w:date="2012-08-08T16:18:00Z">
              <w:r>
                <w:t xml:space="preserve">      &lt;/xs:element&gt;</w:t>
              </w:r>
            </w:ins>
          </w:p>
          <w:p w14:paraId="3B5676DC" w14:textId="77777777" w:rsidR="00D708FE" w:rsidRDefault="00D708FE" w:rsidP="00D708FE">
            <w:pPr>
              <w:pStyle w:val="XML1"/>
              <w:rPr>
                <w:ins w:id="7412" w:author="Thomas Dietz" w:date="2012-08-08T16:18:00Z"/>
              </w:rPr>
            </w:pPr>
            <w:ins w:id="7413" w:author="Thomas Dietz" w:date="2012-08-08T16:18:00Z">
              <w:r>
                <w:t xml:space="preserve">      &lt;xs:element name="udp-dest-port"  type="inet:port-number"&gt;</w:t>
              </w:r>
            </w:ins>
          </w:p>
          <w:p w14:paraId="7F1AACE9" w14:textId="77777777" w:rsidR="00D708FE" w:rsidRDefault="00D708FE" w:rsidP="00D708FE">
            <w:pPr>
              <w:pStyle w:val="XML1"/>
              <w:rPr>
                <w:ins w:id="7414" w:author="Thomas Dietz" w:date="2012-08-08T16:18:00Z"/>
              </w:rPr>
            </w:pPr>
            <w:ins w:id="7415" w:author="Thomas Dietz" w:date="2012-08-08T16:18:00Z">
              <w:r>
                <w:t xml:space="preserve">        &lt;xs:annotation&gt;</w:t>
              </w:r>
            </w:ins>
          </w:p>
          <w:p w14:paraId="3D68626D" w14:textId="77777777" w:rsidR="00D708FE" w:rsidRDefault="00D708FE" w:rsidP="00D708FE">
            <w:pPr>
              <w:pStyle w:val="XML1"/>
              <w:rPr>
                <w:ins w:id="7416" w:author="Thomas Dietz" w:date="2012-08-08T16:18:00Z"/>
              </w:rPr>
            </w:pPr>
            <w:ins w:id="7417" w:author="Thomas Dietz" w:date="2012-08-08T16:18:00Z">
              <w:r>
                <w:t xml:space="preserve">          &lt;xs:documentation&gt;</w:t>
              </w:r>
            </w:ins>
          </w:p>
          <w:p w14:paraId="6894CC22" w14:textId="77777777" w:rsidR="00D708FE" w:rsidRDefault="00D708FE" w:rsidP="00D708FE">
            <w:pPr>
              <w:pStyle w:val="XML1"/>
              <w:rPr>
                <w:ins w:id="7418" w:author="Thomas Dietz" w:date="2012-08-08T16:18:00Z"/>
              </w:rPr>
            </w:pPr>
            <w:ins w:id="7419" w:author="Thomas Dietz" w:date="2012-08-08T16:18:00Z">
              <w:r>
                <w:t xml:space="preserve">            Specifies the outer UDP destination port</w:t>
              </w:r>
            </w:ins>
          </w:p>
          <w:p w14:paraId="2F681AB4" w14:textId="77777777" w:rsidR="00D708FE" w:rsidRDefault="00D708FE" w:rsidP="00D708FE">
            <w:pPr>
              <w:pStyle w:val="XML1"/>
              <w:rPr>
                <w:ins w:id="7420" w:author="Thomas Dietz" w:date="2012-08-08T16:18:00Z"/>
              </w:rPr>
            </w:pPr>
            <w:ins w:id="7421" w:author="Thomas Dietz" w:date="2012-08-08T16:18:00Z">
              <w:r>
                <w:t xml:space="preserve">            </w:t>
              </w:r>
              <w:proofErr w:type="gramStart"/>
              <w:r>
                <w:t>number</w:t>
              </w:r>
              <w:proofErr w:type="gramEnd"/>
              <w:r>
                <w:t>.  It is intended to reserve a port number for</w:t>
              </w:r>
            </w:ins>
          </w:p>
          <w:p w14:paraId="47D549E0" w14:textId="77777777" w:rsidR="00D708FE" w:rsidRDefault="00D708FE" w:rsidP="00D708FE">
            <w:pPr>
              <w:pStyle w:val="XML1"/>
              <w:rPr>
                <w:ins w:id="7422" w:author="Thomas Dietz" w:date="2012-08-08T16:18:00Z"/>
              </w:rPr>
            </w:pPr>
            <w:ins w:id="7423" w:author="Thomas Dietz" w:date="2012-08-08T16:18:00Z">
              <w:r>
                <w:t xml:space="preserve">            VxLAN at IANA.  As soon as this has been reserved, the</w:t>
              </w:r>
            </w:ins>
          </w:p>
          <w:p w14:paraId="5C7FF216" w14:textId="77777777" w:rsidR="00D708FE" w:rsidRDefault="00D708FE" w:rsidP="00D708FE">
            <w:pPr>
              <w:pStyle w:val="XML1"/>
              <w:rPr>
                <w:ins w:id="7424" w:author="Thomas Dietz" w:date="2012-08-08T16:18:00Z"/>
              </w:rPr>
            </w:pPr>
            <w:ins w:id="7425" w:author="Thomas Dietz" w:date="2012-08-08T16:18:00Z">
              <w:r>
                <w:t xml:space="preserve">            reserved number SHOULD become the default value for this</w:t>
              </w:r>
            </w:ins>
          </w:p>
          <w:p w14:paraId="33771C6C" w14:textId="77777777" w:rsidR="00D708FE" w:rsidRDefault="00D708FE" w:rsidP="00D708FE">
            <w:pPr>
              <w:pStyle w:val="XML1"/>
              <w:rPr>
                <w:ins w:id="7426" w:author="Thomas Dietz" w:date="2012-08-08T16:18:00Z"/>
              </w:rPr>
            </w:pPr>
            <w:ins w:id="7427" w:author="Thomas Dietz" w:date="2012-08-08T16:18:00Z">
              <w:r>
                <w:t xml:space="preserve">            </w:t>
              </w:r>
              <w:proofErr w:type="gramStart"/>
              <w:r>
                <w:t>element</w:t>
              </w:r>
              <w:proofErr w:type="gramEnd"/>
              <w:r>
                <w:t>.</w:t>
              </w:r>
            </w:ins>
          </w:p>
          <w:p w14:paraId="7B8A1A52" w14:textId="77777777" w:rsidR="00D708FE" w:rsidRDefault="00D708FE" w:rsidP="00D708FE">
            <w:pPr>
              <w:pStyle w:val="XML1"/>
              <w:rPr>
                <w:ins w:id="7428" w:author="Thomas Dietz" w:date="2012-08-08T16:18:00Z"/>
              </w:rPr>
            </w:pPr>
            <w:ins w:id="7429" w:author="Thomas Dietz" w:date="2012-08-08T16:18:00Z">
              <w:r>
                <w:t xml:space="preserve">          &lt;/xs:documentation&gt;</w:t>
              </w:r>
            </w:ins>
          </w:p>
          <w:p w14:paraId="7C20B9BD" w14:textId="77777777" w:rsidR="00D708FE" w:rsidRDefault="00D708FE" w:rsidP="00D708FE">
            <w:pPr>
              <w:pStyle w:val="XML1"/>
              <w:rPr>
                <w:ins w:id="7430" w:author="Thomas Dietz" w:date="2012-08-08T16:18:00Z"/>
              </w:rPr>
            </w:pPr>
            <w:ins w:id="7431" w:author="Thomas Dietz" w:date="2012-08-08T16:18:00Z">
              <w:r>
                <w:t xml:space="preserve">        &lt;/xs:annotation&gt;</w:t>
              </w:r>
            </w:ins>
          </w:p>
          <w:p w14:paraId="0E8294E7" w14:textId="77777777" w:rsidR="00D708FE" w:rsidRDefault="00D708FE" w:rsidP="00D708FE">
            <w:pPr>
              <w:pStyle w:val="XML1"/>
              <w:rPr>
                <w:ins w:id="7432" w:author="Thomas Dietz" w:date="2012-08-08T16:18:00Z"/>
              </w:rPr>
            </w:pPr>
            <w:ins w:id="7433" w:author="Thomas Dietz" w:date="2012-08-08T16:18:00Z">
              <w:r>
                <w:t xml:space="preserve">      &lt;/xs:element&gt;</w:t>
              </w:r>
            </w:ins>
          </w:p>
          <w:p w14:paraId="42972488" w14:textId="77777777" w:rsidR="00D708FE" w:rsidRDefault="00D708FE" w:rsidP="00D708FE">
            <w:pPr>
              <w:pStyle w:val="XML1"/>
              <w:rPr>
                <w:ins w:id="7434" w:author="Thomas Dietz" w:date="2012-08-08T16:18:00Z"/>
              </w:rPr>
            </w:pPr>
            <w:ins w:id="7435" w:author="Thomas Dietz" w:date="2012-08-08T16:18:00Z">
              <w:r>
                <w:t xml:space="preserve">      &lt;xs:element name="udp-checksum"  type="xs:boolean"&gt;</w:t>
              </w:r>
            </w:ins>
          </w:p>
          <w:p w14:paraId="3B613B3D" w14:textId="77777777" w:rsidR="00D708FE" w:rsidRDefault="00D708FE" w:rsidP="00D708FE">
            <w:pPr>
              <w:pStyle w:val="XML1"/>
              <w:rPr>
                <w:ins w:id="7436" w:author="Thomas Dietz" w:date="2012-08-08T16:18:00Z"/>
              </w:rPr>
            </w:pPr>
            <w:ins w:id="7437" w:author="Thomas Dietz" w:date="2012-08-08T16:18:00Z">
              <w:r>
                <w:t xml:space="preserve">        &lt;xs:annotation&gt;</w:t>
              </w:r>
            </w:ins>
          </w:p>
          <w:p w14:paraId="1C2A7817" w14:textId="77777777" w:rsidR="00D708FE" w:rsidRDefault="00D708FE" w:rsidP="00D708FE">
            <w:pPr>
              <w:pStyle w:val="XML1"/>
              <w:rPr>
                <w:ins w:id="7438" w:author="Thomas Dietz" w:date="2012-08-08T16:18:00Z"/>
              </w:rPr>
            </w:pPr>
            <w:ins w:id="7439" w:author="Thomas Dietz" w:date="2012-08-08T16:18:00Z">
              <w:r>
                <w:t xml:space="preserve">          &lt;xs:documentation&gt;</w:t>
              </w:r>
            </w:ins>
          </w:p>
          <w:p w14:paraId="244DD789" w14:textId="77777777" w:rsidR="00D708FE" w:rsidRDefault="00D708FE" w:rsidP="00D708FE">
            <w:pPr>
              <w:pStyle w:val="XML1"/>
              <w:rPr>
                <w:ins w:id="7440" w:author="Thomas Dietz" w:date="2012-08-08T16:18:00Z"/>
              </w:rPr>
            </w:pPr>
            <w:ins w:id="7441" w:author="Thomas Dietz" w:date="2012-08-08T16:18:00Z">
              <w:r>
                <w:t xml:space="preserve">            Boolean flag to indicate whether or not the</w:t>
              </w:r>
            </w:ins>
          </w:p>
          <w:p w14:paraId="595259B1" w14:textId="77777777" w:rsidR="00D708FE" w:rsidRDefault="00D708FE" w:rsidP="00D708FE">
            <w:pPr>
              <w:pStyle w:val="XML1"/>
              <w:rPr>
                <w:ins w:id="7442" w:author="Thomas Dietz" w:date="2012-08-08T16:18:00Z"/>
              </w:rPr>
            </w:pPr>
            <w:ins w:id="7443" w:author="Thomas Dietz" w:date="2012-08-08T16:18:00Z">
              <w:r>
                <w:t xml:space="preserve">            outer UDP checksum should be set</w:t>
              </w:r>
            </w:ins>
          </w:p>
          <w:p w14:paraId="4747BA9C" w14:textId="77777777" w:rsidR="00D708FE" w:rsidRDefault="00D708FE" w:rsidP="00D708FE">
            <w:pPr>
              <w:pStyle w:val="XML1"/>
              <w:rPr>
                <w:ins w:id="7444" w:author="Thomas Dietz" w:date="2012-08-08T16:18:00Z"/>
              </w:rPr>
            </w:pPr>
            <w:ins w:id="7445" w:author="Thomas Dietz" w:date="2012-08-08T16:18:00Z">
              <w:r>
                <w:t xml:space="preserve">          &lt;/xs:documentation&gt;</w:t>
              </w:r>
            </w:ins>
          </w:p>
          <w:p w14:paraId="25CECE50" w14:textId="77777777" w:rsidR="00D708FE" w:rsidRDefault="00D708FE" w:rsidP="00D708FE">
            <w:pPr>
              <w:pStyle w:val="XML1"/>
              <w:rPr>
                <w:ins w:id="7446" w:author="Thomas Dietz" w:date="2012-08-08T16:18:00Z"/>
              </w:rPr>
            </w:pPr>
            <w:ins w:id="7447" w:author="Thomas Dietz" w:date="2012-08-08T16:18:00Z">
              <w:r>
                <w:t xml:space="preserve">        &lt;/xs:annotation&gt;</w:t>
              </w:r>
            </w:ins>
          </w:p>
          <w:p w14:paraId="09CD8C29" w14:textId="77777777" w:rsidR="00D708FE" w:rsidRDefault="00D708FE" w:rsidP="00D708FE">
            <w:pPr>
              <w:pStyle w:val="XML1"/>
              <w:rPr>
                <w:ins w:id="7448" w:author="Thomas Dietz" w:date="2012-08-08T16:18:00Z"/>
              </w:rPr>
            </w:pPr>
            <w:ins w:id="7449" w:author="Thomas Dietz" w:date="2012-08-08T16:18:00Z">
              <w:r>
                <w:t xml:space="preserve">      &lt;/xs:element&gt;</w:t>
              </w:r>
            </w:ins>
          </w:p>
          <w:p w14:paraId="2D86C41B" w14:textId="77777777" w:rsidR="00D708FE" w:rsidRDefault="00D708FE" w:rsidP="00D708FE">
            <w:pPr>
              <w:pStyle w:val="XML1"/>
              <w:rPr>
                <w:ins w:id="7450" w:author="Thomas Dietz" w:date="2012-08-08T16:18:00Z"/>
              </w:rPr>
            </w:pPr>
            <w:ins w:id="7451" w:author="Thomas Dietz" w:date="2012-08-08T16:18:00Z">
              <w:r>
                <w:t xml:space="preserve">    &lt;/xs:sequence&gt;</w:t>
              </w:r>
            </w:ins>
          </w:p>
          <w:p w14:paraId="261E1707" w14:textId="77777777" w:rsidR="00D708FE" w:rsidRDefault="00D708FE" w:rsidP="00D708FE">
            <w:pPr>
              <w:pStyle w:val="XML1"/>
              <w:rPr>
                <w:ins w:id="7452" w:author="Thomas Dietz" w:date="2012-08-08T16:18:00Z"/>
              </w:rPr>
            </w:pPr>
            <w:ins w:id="7453" w:author="Thomas Dietz" w:date="2012-08-08T16:18:00Z">
              <w:r>
                <w:t xml:space="preserve">  &lt;/xs:group&gt;</w:t>
              </w:r>
            </w:ins>
          </w:p>
          <w:p w14:paraId="6B662B80" w14:textId="77777777" w:rsidR="00D708FE" w:rsidRDefault="00D708FE" w:rsidP="00D708FE">
            <w:pPr>
              <w:pStyle w:val="XML1"/>
              <w:rPr>
                <w:ins w:id="7454" w:author="Thomas Dietz" w:date="2012-08-08T16:18:00Z"/>
              </w:rPr>
            </w:pPr>
          </w:p>
          <w:p w14:paraId="499FC409" w14:textId="77777777" w:rsidR="00D708FE" w:rsidRDefault="00D708FE" w:rsidP="00D708FE">
            <w:pPr>
              <w:pStyle w:val="XML1"/>
              <w:rPr>
                <w:ins w:id="7455" w:author="Thomas Dietz" w:date="2012-08-08T16:18:00Z"/>
              </w:rPr>
            </w:pPr>
            <w:ins w:id="7456" w:author="Thomas Dietz" w:date="2012-08-08T16:18:00Z">
              <w:r>
                <w:t xml:space="preserve">  &lt;xs:group name="OFControllerType"&gt;</w:t>
              </w:r>
            </w:ins>
          </w:p>
          <w:p w14:paraId="113074C0" w14:textId="77777777" w:rsidR="00D708FE" w:rsidRDefault="00D708FE" w:rsidP="00D708FE">
            <w:pPr>
              <w:pStyle w:val="XML1"/>
              <w:rPr>
                <w:ins w:id="7457" w:author="Thomas Dietz" w:date="2012-08-08T16:18:00Z"/>
              </w:rPr>
            </w:pPr>
            <w:ins w:id="7458" w:author="Thomas Dietz" w:date="2012-08-08T16:18:00Z">
              <w:r>
                <w:t xml:space="preserve">    &lt;xs:annotation&gt;</w:t>
              </w:r>
            </w:ins>
          </w:p>
          <w:p w14:paraId="0AFB974F" w14:textId="77777777" w:rsidR="00D708FE" w:rsidRDefault="00D708FE" w:rsidP="00D708FE">
            <w:pPr>
              <w:pStyle w:val="XML1"/>
              <w:rPr>
                <w:ins w:id="7459" w:author="Thomas Dietz" w:date="2012-08-08T16:18:00Z"/>
              </w:rPr>
            </w:pPr>
            <w:ins w:id="7460" w:author="Thomas Dietz" w:date="2012-08-08T16:18:00Z">
              <w:r>
                <w:t xml:space="preserve">      &lt;xs:documentation&gt;</w:t>
              </w:r>
            </w:ins>
          </w:p>
          <w:p w14:paraId="70E875F5" w14:textId="77777777" w:rsidR="00D708FE" w:rsidRDefault="00D708FE" w:rsidP="00D708FE">
            <w:pPr>
              <w:pStyle w:val="XML1"/>
              <w:rPr>
                <w:ins w:id="7461" w:author="Thomas Dietz" w:date="2012-08-08T16:18:00Z"/>
              </w:rPr>
            </w:pPr>
            <w:ins w:id="7462" w:author="Thomas Dietz" w:date="2012-08-08T16:18:00Z">
              <w:r>
                <w:t xml:space="preserve">        This grouping specifies all properties of an</w:t>
              </w:r>
            </w:ins>
          </w:p>
          <w:p w14:paraId="2102240D" w14:textId="77777777" w:rsidR="00D708FE" w:rsidRDefault="00D708FE" w:rsidP="00D708FE">
            <w:pPr>
              <w:pStyle w:val="XML1"/>
              <w:rPr>
                <w:ins w:id="7463" w:author="Thomas Dietz" w:date="2012-08-08T16:18:00Z"/>
              </w:rPr>
            </w:pPr>
            <w:ins w:id="7464" w:author="Thomas Dietz" w:date="2012-08-08T16:18:00Z">
              <w:r>
                <w:t xml:space="preserve">        OpenFlow Logical Switch Controller.</w:t>
              </w:r>
            </w:ins>
          </w:p>
          <w:p w14:paraId="6A2DDDB6" w14:textId="77777777" w:rsidR="00D708FE" w:rsidRDefault="00D708FE" w:rsidP="00D708FE">
            <w:pPr>
              <w:pStyle w:val="XML1"/>
              <w:rPr>
                <w:ins w:id="7465" w:author="Thomas Dietz" w:date="2012-08-08T16:18:00Z"/>
              </w:rPr>
            </w:pPr>
          </w:p>
          <w:p w14:paraId="7C9F8AE5" w14:textId="77777777" w:rsidR="00D708FE" w:rsidRDefault="00D708FE" w:rsidP="00D708FE">
            <w:pPr>
              <w:pStyle w:val="XML1"/>
              <w:rPr>
                <w:ins w:id="7466" w:author="Thomas Dietz" w:date="2012-08-08T16:18:00Z"/>
              </w:rPr>
            </w:pPr>
            <w:ins w:id="7467" w:author="Thomas Dietz" w:date="2012-08-08T16:18:00Z">
              <w:r>
                <w:t xml:space="preserve">        NETCONF &amp;lt;edit-config&amp;gt; operations MUST be implemented as </w:t>
              </w:r>
            </w:ins>
          </w:p>
          <w:p w14:paraId="0FA07618" w14:textId="77777777" w:rsidR="00D708FE" w:rsidRDefault="00D708FE" w:rsidP="00D708FE">
            <w:pPr>
              <w:pStyle w:val="XML1"/>
              <w:rPr>
                <w:ins w:id="7468" w:author="Thomas Dietz" w:date="2012-08-08T16:18:00Z"/>
              </w:rPr>
            </w:pPr>
            <w:ins w:id="7469" w:author="Thomas Dietz" w:date="2012-08-08T16:18:00Z">
              <w:r>
                <w:t xml:space="preserve">        follows: </w:t>
              </w:r>
            </w:ins>
          </w:p>
          <w:p w14:paraId="19DF36C9" w14:textId="77777777" w:rsidR="00D708FE" w:rsidRDefault="00D708FE" w:rsidP="00D708FE">
            <w:pPr>
              <w:pStyle w:val="XML1"/>
              <w:rPr>
                <w:ins w:id="7470" w:author="Thomas Dietz" w:date="2012-08-08T16:18:00Z"/>
              </w:rPr>
            </w:pPr>
          </w:p>
          <w:p w14:paraId="23457C1C" w14:textId="77777777" w:rsidR="00D708FE" w:rsidRDefault="00D708FE" w:rsidP="00D708FE">
            <w:pPr>
              <w:pStyle w:val="XML1"/>
              <w:rPr>
                <w:ins w:id="7471" w:author="Thomas Dietz" w:date="2012-08-08T16:18:00Z"/>
              </w:rPr>
            </w:pPr>
            <w:ins w:id="7472" w:author="Thomas Dietz" w:date="2012-08-08T16:18:00Z">
              <w:r>
                <w:t xml:space="preserve">        * The 'id' element MUST be present at all &amp;lt;edit-config&amp;gt;</w:t>
              </w:r>
            </w:ins>
          </w:p>
          <w:p w14:paraId="3BB715C3" w14:textId="77777777" w:rsidR="00D708FE" w:rsidRDefault="00D708FE" w:rsidP="00D708FE">
            <w:pPr>
              <w:pStyle w:val="XML1"/>
              <w:rPr>
                <w:ins w:id="7473" w:author="Thomas Dietz" w:date="2012-08-08T16:18:00Z"/>
              </w:rPr>
            </w:pPr>
            <w:ins w:id="7474" w:author="Thomas Dietz" w:date="2012-08-08T16:18:00Z">
              <w:r>
                <w:t xml:space="preserve">        </w:t>
              </w:r>
              <w:proofErr w:type="gramStart"/>
              <w:r>
                <w:t>operations</w:t>
              </w:r>
              <w:proofErr w:type="gramEnd"/>
              <w:r>
                <w:t xml:space="preserve"> to identify the controller.</w:t>
              </w:r>
            </w:ins>
          </w:p>
          <w:p w14:paraId="79CAC0A3" w14:textId="77777777" w:rsidR="00D708FE" w:rsidRDefault="00D708FE" w:rsidP="00D708FE">
            <w:pPr>
              <w:pStyle w:val="XML1"/>
              <w:rPr>
                <w:ins w:id="7475" w:author="Thomas Dietz" w:date="2012-08-08T16:18:00Z"/>
              </w:rPr>
            </w:pPr>
            <w:ins w:id="7476" w:author="Thomas Dietz" w:date="2012-08-08T16:18:00Z">
              <w:r>
                <w:t xml:space="preserve">        * If the operation is 'merge' or 'replace', the element is</w:t>
              </w:r>
            </w:ins>
          </w:p>
          <w:p w14:paraId="724D3582" w14:textId="77777777" w:rsidR="00D708FE" w:rsidRDefault="00D708FE" w:rsidP="00D708FE">
            <w:pPr>
              <w:pStyle w:val="XML1"/>
              <w:rPr>
                <w:ins w:id="7477" w:author="Thomas Dietz" w:date="2012-08-08T16:18:00Z"/>
              </w:rPr>
            </w:pPr>
            <w:ins w:id="7478" w:author="Thomas Dietz" w:date="2012-08-08T16:18:00Z">
              <w:r>
                <w:t xml:space="preserve">        created if it does not exist, and its value is set to the</w:t>
              </w:r>
            </w:ins>
          </w:p>
          <w:p w14:paraId="170AA5A7" w14:textId="77777777" w:rsidR="00D708FE" w:rsidRDefault="00D708FE" w:rsidP="00D708FE">
            <w:pPr>
              <w:pStyle w:val="XML1"/>
              <w:rPr>
                <w:ins w:id="7479" w:author="Thomas Dietz" w:date="2012-08-08T16:18:00Z"/>
              </w:rPr>
            </w:pPr>
            <w:ins w:id="7480" w:author="Thomas Dietz" w:date="2012-08-08T16:18:00Z">
              <w:r>
                <w:t xml:space="preserve">        </w:t>
              </w:r>
              <w:proofErr w:type="gramStart"/>
              <w:r>
                <w:t>value</w:t>
              </w:r>
              <w:proofErr w:type="gramEnd"/>
              <w:r>
                <w:t xml:space="preserve"> found in the XML RPC data.</w:t>
              </w:r>
            </w:ins>
          </w:p>
          <w:p w14:paraId="0E81C107" w14:textId="77777777" w:rsidR="00D708FE" w:rsidRDefault="00D708FE" w:rsidP="00D708FE">
            <w:pPr>
              <w:pStyle w:val="XML1"/>
              <w:rPr>
                <w:ins w:id="7481" w:author="Thomas Dietz" w:date="2012-08-08T16:18:00Z"/>
              </w:rPr>
            </w:pPr>
            <w:ins w:id="7482" w:author="Thomas Dietz" w:date="2012-08-08T16:18:00Z">
              <w:r>
                <w:t xml:space="preserve">        * If the operation is 'create', the element is created if it</w:t>
              </w:r>
            </w:ins>
          </w:p>
          <w:p w14:paraId="22D6D65A" w14:textId="77777777" w:rsidR="00D708FE" w:rsidRDefault="00D708FE" w:rsidP="00D708FE">
            <w:pPr>
              <w:pStyle w:val="XML1"/>
              <w:rPr>
                <w:ins w:id="7483" w:author="Thomas Dietz" w:date="2012-08-08T16:18:00Z"/>
              </w:rPr>
            </w:pPr>
            <w:ins w:id="7484" w:author="Thomas Dietz" w:date="2012-08-08T16:18:00Z">
              <w:r>
                <w:t xml:space="preserve">        </w:t>
              </w:r>
              <w:proofErr w:type="gramStart"/>
              <w:r>
                <w:t>does</w:t>
              </w:r>
              <w:proofErr w:type="gramEnd"/>
              <w:r>
                <w:t xml:space="preserve"> not exist. If the element already exists, a</w:t>
              </w:r>
            </w:ins>
          </w:p>
          <w:p w14:paraId="26EA0600" w14:textId="77777777" w:rsidR="00D708FE" w:rsidRDefault="00D708FE" w:rsidP="00D708FE">
            <w:pPr>
              <w:pStyle w:val="XML1"/>
              <w:rPr>
                <w:ins w:id="7485" w:author="Thomas Dietz" w:date="2012-08-08T16:18:00Z"/>
              </w:rPr>
            </w:pPr>
            <w:ins w:id="7486" w:author="Thomas Dietz" w:date="2012-08-08T16:18:00Z">
              <w:r>
                <w:t xml:space="preserve">        'data</w:t>
              </w:r>
              <w:r>
                <w:rPr>
                  <w:rFonts w:ascii="MS Mincho" w:eastAsia="MS Mincho" w:hAnsi="MS Mincho" w:cs="MS Mincho" w:hint="eastAsia"/>
                </w:rPr>
                <w:t>‑</w:t>
              </w:r>
              <w:r>
                <w:t>exists' error is returned.</w:t>
              </w:r>
            </w:ins>
          </w:p>
          <w:p w14:paraId="7AF4F687" w14:textId="77777777" w:rsidR="00D708FE" w:rsidRDefault="00D708FE" w:rsidP="00D708FE">
            <w:pPr>
              <w:pStyle w:val="XML1"/>
              <w:rPr>
                <w:ins w:id="7487" w:author="Thomas Dietz" w:date="2012-08-08T16:18:00Z"/>
              </w:rPr>
            </w:pPr>
            <w:ins w:id="7488" w:author="Thomas Dietz" w:date="2012-08-08T16:18:00Z">
              <w:r>
                <w:t xml:space="preserve">        * If the operation is 'delete', the element is deleted if it</w:t>
              </w:r>
            </w:ins>
          </w:p>
          <w:p w14:paraId="22A292A7" w14:textId="77777777" w:rsidR="00D708FE" w:rsidRDefault="00D708FE" w:rsidP="00D708FE">
            <w:pPr>
              <w:pStyle w:val="XML1"/>
              <w:rPr>
                <w:ins w:id="7489" w:author="Thomas Dietz" w:date="2012-08-08T16:18:00Z"/>
              </w:rPr>
            </w:pPr>
            <w:ins w:id="7490" w:author="Thomas Dietz" w:date="2012-08-08T16:18:00Z">
              <w:r>
                <w:t xml:space="preserve">        </w:t>
              </w:r>
              <w:proofErr w:type="gramStart"/>
              <w:r>
                <w:t>exists</w:t>
              </w:r>
              <w:proofErr w:type="gramEnd"/>
              <w:r>
                <w:t>. If the element does not exist, a 'data</w:t>
              </w:r>
              <w:r>
                <w:rPr>
                  <w:rFonts w:ascii="MS Mincho" w:eastAsia="MS Mincho" w:hAnsi="MS Mincho" w:cs="MS Mincho" w:hint="eastAsia"/>
                </w:rPr>
                <w:t>‑</w:t>
              </w:r>
              <w:r>
                <w:t>missing'</w:t>
              </w:r>
            </w:ins>
          </w:p>
          <w:p w14:paraId="51E0E303" w14:textId="77777777" w:rsidR="00D708FE" w:rsidRDefault="00D708FE" w:rsidP="00D708FE">
            <w:pPr>
              <w:pStyle w:val="XML1"/>
              <w:rPr>
                <w:ins w:id="7491" w:author="Thomas Dietz" w:date="2012-08-08T16:18:00Z"/>
              </w:rPr>
            </w:pPr>
            <w:ins w:id="7492" w:author="Thomas Dietz" w:date="2012-08-08T16:18:00Z">
              <w:r>
                <w:t xml:space="preserve">        </w:t>
              </w:r>
              <w:proofErr w:type="gramStart"/>
              <w:r>
                <w:t>error</w:t>
              </w:r>
              <w:proofErr w:type="gramEnd"/>
              <w:r>
                <w:t xml:space="preserve"> is returned.</w:t>
              </w:r>
            </w:ins>
          </w:p>
          <w:p w14:paraId="3B71DBD5" w14:textId="77777777" w:rsidR="00D708FE" w:rsidRDefault="00D708FE" w:rsidP="00D708FE">
            <w:pPr>
              <w:pStyle w:val="XML1"/>
              <w:rPr>
                <w:ins w:id="7493" w:author="Thomas Dietz" w:date="2012-08-08T16:18:00Z"/>
              </w:rPr>
            </w:pPr>
            <w:ins w:id="7494" w:author="Thomas Dietz" w:date="2012-08-08T16:18:00Z">
              <w:r>
                <w:t xml:space="preserve">      &lt;/xs:documentation&gt;</w:t>
              </w:r>
            </w:ins>
          </w:p>
          <w:p w14:paraId="1A0B49E1" w14:textId="77777777" w:rsidR="00D708FE" w:rsidRDefault="00D708FE" w:rsidP="00D708FE">
            <w:pPr>
              <w:pStyle w:val="XML1"/>
              <w:rPr>
                <w:ins w:id="7495" w:author="Thomas Dietz" w:date="2012-08-08T16:18:00Z"/>
              </w:rPr>
            </w:pPr>
            <w:ins w:id="7496" w:author="Thomas Dietz" w:date="2012-08-08T16:18:00Z">
              <w:r>
                <w:t xml:space="preserve">    &lt;/xs:annotation&gt;</w:t>
              </w:r>
            </w:ins>
          </w:p>
          <w:p w14:paraId="3E1E0BDD" w14:textId="77777777" w:rsidR="00D708FE" w:rsidRDefault="00D708FE" w:rsidP="00D708FE">
            <w:pPr>
              <w:pStyle w:val="XML1"/>
              <w:rPr>
                <w:ins w:id="7497" w:author="Thomas Dietz" w:date="2012-08-08T16:18:00Z"/>
              </w:rPr>
            </w:pPr>
          </w:p>
          <w:p w14:paraId="21B9EFEF" w14:textId="77777777" w:rsidR="00D708FE" w:rsidRDefault="00D708FE" w:rsidP="00D708FE">
            <w:pPr>
              <w:pStyle w:val="XML1"/>
              <w:rPr>
                <w:ins w:id="7498" w:author="Thomas Dietz" w:date="2012-08-08T16:18:00Z"/>
              </w:rPr>
            </w:pPr>
            <w:ins w:id="7499" w:author="Thomas Dietz" w:date="2012-08-08T16:18:00Z">
              <w:r>
                <w:t xml:space="preserve">    &lt;xs:sequence&gt;</w:t>
              </w:r>
            </w:ins>
          </w:p>
          <w:p w14:paraId="753664B6" w14:textId="77777777" w:rsidR="00D708FE" w:rsidRDefault="00D708FE" w:rsidP="00D708FE">
            <w:pPr>
              <w:pStyle w:val="XML1"/>
              <w:rPr>
                <w:ins w:id="7500" w:author="Thomas Dietz" w:date="2012-08-08T16:18:00Z"/>
              </w:rPr>
            </w:pPr>
            <w:ins w:id="7501" w:author="Thomas Dietz" w:date="2012-08-08T16:18:00Z">
              <w:r>
                <w:t xml:space="preserve">      &lt;xs:element name="id"  type="OFConfigId"&gt;</w:t>
              </w:r>
            </w:ins>
          </w:p>
          <w:p w14:paraId="42C27F7F" w14:textId="77777777" w:rsidR="00D708FE" w:rsidRDefault="00D708FE" w:rsidP="00D708FE">
            <w:pPr>
              <w:pStyle w:val="XML1"/>
              <w:rPr>
                <w:ins w:id="7502" w:author="Thomas Dietz" w:date="2012-08-08T16:18:00Z"/>
              </w:rPr>
            </w:pPr>
            <w:ins w:id="7503" w:author="Thomas Dietz" w:date="2012-08-08T16:18:00Z">
              <w:r>
                <w:t xml:space="preserve">        &lt;xs:annotation&gt;</w:t>
              </w:r>
            </w:ins>
          </w:p>
          <w:p w14:paraId="3AA1FBD6" w14:textId="77777777" w:rsidR="00D708FE" w:rsidRDefault="00D708FE" w:rsidP="00D708FE">
            <w:pPr>
              <w:pStyle w:val="XML1"/>
              <w:rPr>
                <w:ins w:id="7504" w:author="Thomas Dietz" w:date="2012-08-08T16:18:00Z"/>
              </w:rPr>
            </w:pPr>
            <w:ins w:id="7505" w:author="Thomas Dietz" w:date="2012-08-08T16:18:00Z">
              <w:r>
                <w:t xml:space="preserve">          &lt;xs:documentation&gt;</w:t>
              </w:r>
            </w:ins>
          </w:p>
          <w:p w14:paraId="73470C44" w14:textId="77777777" w:rsidR="00D708FE" w:rsidRDefault="00D708FE" w:rsidP="00D708FE">
            <w:pPr>
              <w:pStyle w:val="XML1"/>
              <w:rPr>
                <w:ins w:id="7506" w:author="Thomas Dietz" w:date="2012-08-08T16:18:00Z"/>
              </w:rPr>
            </w:pPr>
            <w:ins w:id="7507" w:author="Thomas Dietz" w:date="2012-08-08T16:18:00Z">
              <w:r>
                <w:t xml:space="preserve">            A unique but locally arbitrary identifier that</w:t>
              </w:r>
            </w:ins>
          </w:p>
          <w:p w14:paraId="07AE9081" w14:textId="77777777" w:rsidR="00D708FE" w:rsidRDefault="00D708FE" w:rsidP="00D708FE">
            <w:pPr>
              <w:pStyle w:val="XML1"/>
              <w:rPr>
                <w:ins w:id="7508" w:author="Thomas Dietz" w:date="2012-08-08T16:18:00Z"/>
              </w:rPr>
            </w:pPr>
            <w:ins w:id="7509" w:author="Thomas Dietz" w:date="2012-08-08T16:18:00Z">
              <w:r>
                <w:lastRenderedPageBreak/>
                <w:t xml:space="preserve">            uniquely identifies an OpenFlow Controller within the</w:t>
              </w:r>
            </w:ins>
          </w:p>
          <w:p w14:paraId="4EEA6BD2" w14:textId="77777777" w:rsidR="00D708FE" w:rsidRDefault="00D708FE" w:rsidP="00D708FE">
            <w:pPr>
              <w:pStyle w:val="XML1"/>
              <w:rPr>
                <w:ins w:id="7510" w:author="Thomas Dietz" w:date="2012-08-08T16:18:00Z"/>
              </w:rPr>
            </w:pPr>
            <w:ins w:id="7511" w:author="Thomas Dietz" w:date="2012-08-08T16:18:00Z">
              <w:r>
                <w:t xml:space="preserve">            </w:t>
              </w:r>
              <w:proofErr w:type="gramStart"/>
              <w:r>
                <w:t>context</w:t>
              </w:r>
              <w:proofErr w:type="gramEnd"/>
              <w:r>
                <w:t xml:space="preserve"> of an OpenFlow Capable Switch.  It MUST be</w:t>
              </w:r>
            </w:ins>
          </w:p>
          <w:p w14:paraId="123731A8" w14:textId="77777777" w:rsidR="00D708FE" w:rsidRDefault="00D708FE" w:rsidP="00D708FE">
            <w:pPr>
              <w:pStyle w:val="XML1"/>
              <w:rPr>
                <w:ins w:id="7512" w:author="Thomas Dietz" w:date="2012-08-08T16:18:00Z"/>
              </w:rPr>
            </w:pPr>
            <w:ins w:id="7513" w:author="Thomas Dietz" w:date="2012-08-08T16:18:00Z">
              <w:r>
                <w:t xml:space="preserve">            </w:t>
              </w:r>
              <w:proofErr w:type="gramStart"/>
              <w:r>
                <w:t>persistent</w:t>
              </w:r>
              <w:proofErr w:type="gramEnd"/>
              <w:r>
                <w:t xml:space="preserve"> across reboots of the OpenFlow Capable Switch.</w:t>
              </w:r>
            </w:ins>
          </w:p>
          <w:p w14:paraId="6A78AFC1" w14:textId="77777777" w:rsidR="00D708FE" w:rsidRDefault="00D708FE" w:rsidP="00D708FE">
            <w:pPr>
              <w:pStyle w:val="XML1"/>
              <w:rPr>
                <w:ins w:id="7514" w:author="Thomas Dietz" w:date="2012-08-08T16:18:00Z"/>
              </w:rPr>
            </w:pPr>
          </w:p>
          <w:p w14:paraId="32FB6205" w14:textId="77777777" w:rsidR="00D708FE" w:rsidRDefault="00D708FE" w:rsidP="00D708FE">
            <w:pPr>
              <w:pStyle w:val="XML1"/>
              <w:rPr>
                <w:ins w:id="7515" w:author="Thomas Dietz" w:date="2012-08-08T16:18:00Z"/>
              </w:rPr>
            </w:pPr>
            <w:ins w:id="7516" w:author="Thomas Dietz" w:date="2012-08-08T16:18:00Z">
              <w:r>
                <w:t xml:space="preserve">            This element MUST be present to identify the OpenFlow</w:t>
              </w:r>
            </w:ins>
          </w:p>
          <w:p w14:paraId="70EC2AA9" w14:textId="77777777" w:rsidR="00D708FE" w:rsidRDefault="00D708FE" w:rsidP="00D708FE">
            <w:pPr>
              <w:pStyle w:val="XML1"/>
              <w:rPr>
                <w:ins w:id="7517" w:author="Thomas Dietz" w:date="2012-08-08T16:18:00Z"/>
              </w:rPr>
            </w:pPr>
            <w:ins w:id="7518" w:author="Thomas Dietz" w:date="2012-08-08T16:18:00Z">
              <w:r>
                <w:t xml:space="preserve">            </w:t>
              </w:r>
              <w:proofErr w:type="gramStart"/>
              <w:r>
                <w:t>controller</w:t>
              </w:r>
              <w:proofErr w:type="gramEnd"/>
              <w:r>
                <w:t>.</w:t>
              </w:r>
            </w:ins>
          </w:p>
          <w:p w14:paraId="2F2D9539" w14:textId="77777777" w:rsidR="00D708FE" w:rsidRDefault="00D708FE" w:rsidP="00D708FE">
            <w:pPr>
              <w:pStyle w:val="XML1"/>
              <w:rPr>
                <w:ins w:id="7519" w:author="Thomas Dietz" w:date="2012-08-08T16:18:00Z"/>
              </w:rPr>
            </w:pPr>
            <w:ins w:id="7520" w:author="Thomas Dietz" w:date="2012-08-08T16:18:00Z">
              <w:r>
                <w:t xml:space="preserve">          &lt;/xs:documentation&gt;</w:t>
              </w:r>
            </w:ins>
          </w:p>
          <w:p w14:paraId="02C280E8" w14:textId="77777777" w:rsidR="00D708FE" w:rsidRDefault="00D708FE" w:rsidP="00D708FE">
            <w:pPr>
              <w:pStyle w:val="XML1"/>
              <w:rPr>
                <w:ins w:id="7521" w:author="Thomas Dietz" w:date="2012-08-08T16:18:00Z"/>
              </w:rPr>
            </w:pPr>
            <w:ins w:id="7522" w:author="Thomas Dietz" w:date="2012-08-08T16:18:00Z">
              <w:r>
                <w:t xml:space="preserve">        &lt;/xs:annotation&gt;</w:t>
              </w:r>
            </w:ins>
          </w:p>
          <w:p w14:paraId="7AD7E58C" w14:textId="77777777" w:rsidR="00D708FE" w:rsidRDefault="00D708FE" w:rsidP="00D708FE">
            <w:pPr>
              <w:pStyle w:val="XML1"/>
              <w:rPr>
                <w:ins w:id="7523" w:author="Thomas Dietz" w:date="2012-08-08T16:18:00Z"/>
              </w:rPr>
            </w:pPr>
            <w:ins w:id="7524" w:author="Thomas Dietz" w:date="2012-08-08T16:18:00Z">
              <w:r>
                <w:t xml:space="preserve">      &lt;/xs:element&gt;</w:t>
              </w:r>
            </w:ins>
          </w:p>
          <w:p w14:paraId="478E1E94" w14:textId="77777777" w:rsidR="00D708FE" w:rsidRDefault="00D708FE" w:rsidP="00D708FE">
            <w:pPr>
              <w:pStyle w:val="XML1"/>
              <w:rPr>
                <w:ins w:id="7525" w:author="Thomas Dietz" w:date="2012-08-08T16:18:00Z"/>
              </w:rPr>
            </w:pPr>
            <w:ins w:id="7526" w:author="Thomas Dietz" w:date="2012-08-08T16:18:00Z">
              <w:r>
                <w:t xml:space="preserve">      &lt;xs:element name="role"&gt;</w:t>
              </w:r>
            </w:ins>
          </w:p>
          <w:p w14:paraId="3237E1C4" w14:textId="77777777" w:rsidR="00D708FE" w:rsidRDefault="00D708FE" w:rsidP="00D708FE">
            <w:pPr>
              <w:pStyle w:val="XML1"/>
              <w:rPr>
                <w:ins w:id="7527" w:author="Thomas Dietz" w:date="2012-08-08T16:18:00Z"/>
              </w:rPr>
            </w:pPr>
            <w:ins w:id="7528" w:author="Thomas Dietz" w:date="2012-08-08T16:18:00Z">
              <w:r>
                <w:t xml:space="preserve">        &lt;xs:annotation&gt;</w:t>
              </w:r>
            </w:ins>
          </w:p>
          <w:p w14:paraId="24DCF96A" w14:textId="77777777" w:rsidR="00D708FE" w:rsidRDefault="00D708FE" w:rsidP="00D708FE">
            <w:pPr>
              <w:pStyle w:val="XML1"/>
              <w:rPr>
                <w:ins w:id="7529" w:author="Thomas Dietz" w:date="2012-08-08T16:18:00Z"/>
              </w:rPr>
            </w:pPr>
            <w:ins w:id="7530" w:author="Thomas Dietz" w:date="2012-08-08T16:18:00Z">
              <w:r>
                <w:t xml:space="preserve">          &lt;xs:documentation&gt;</w:t>
              </w:r>
            </w:ins>
          </w:p>
          <w:p w14:paraId="4C592FD9" w14:textId="77777777" w:rsidR="00D708FE" w:rsidRDefault="00D708FE" w:rsidP="00D708FE">
            <w:pPr>
              <w:pStyle w:val="XML1"/>
              <w:rPr>
                <w:ins w:id="7531" w:author="Thomas Dietz" w:date="2012-08-08T16:18:00Z"/>
              </w:rPr>
            </w:pPr>
            <w:ins w:id="7532" w:author="Thomas Dietz" w:date="2012-08-08T16:18:00Z">
              <w:r>
                <w:t xml:space="preserve">            This element indicates the role of the OpenFlow </w:t>
              </w:r>
            </w:ins>
          </w:p>
          <w:p w14:paraId="148D7798" w14:textId="77777777" w:rsidR="00D708FE" w:rsidRDefault="00D708FE" w:rsidP="00D708FE">
            <w:pPr>
              <w:pStyle w:val="XML1"/>
              <w:rPr>
                <w:ins w:id="7533" w:author="Thomas Dietz" w:date="2012-08-08T16:18:00Z"/>
              </w:rPr>
            </w:pPr>
            <w:ins w:id="7534" w:author="Thomas Dietz" w:date="2012-08-08T16:18:00Z">
              <w:r>
                <w:t xml:space="preserve">            Controller.  Semantics of these roles are specified in the </w:t>
              </w:r>
            </w:ins>
          </w:p>
          <w:p w14:paraId="1231BAF1" w14:textId="77777777" w:rsidR="00D708FE" w:rsidRDefault="00D708FE" w:rsidP="00D708FE">
            <w:pPr>
              <w:pStyle w:val="XML1"/>
              <w:rPr>
                <w:ins w:id="7535" w:author="Thomas Dietz" w:date="2012-08-08T16:18:00Z"/>
              </w:rPr>
            </w:pPr>
            <w:ins w:id="7536" w:author="Thomas Dietz" w:date="2012-08-08T16:18:00Z">
              <w:r>
                <w:t xml:space="preserve">            OpenFlow specifications 1.0 - 1.3.1.  It is RECOMMENDED</w:t>
              </w:r>
            </w:ins>
          </w:p>
          <w:p w14:paraId="18DD7649" w14:textId="77777777" w:rsidR="00D708FE" w:rsidRDefault="00D708FE" w:rsidP="00D708FE">
            <w:pPr>
              <w:pStyle w:val="XML1"/>
              <w:rPr>
                <w:ins w:id="7537" w:author="Thomas Dietz" w:date="2012-08-08T16:18:00Z"/>
              </w:rPr>
            </w:pPr>
            <w:ins w:id="7538" w:author="Thomas Dietz" w:date="2012-08-08T16:18:00Z">
              <w:r>
                <w:t xml:space="preserve">            that the roles of controllers are not configured by</w:t>
              </w:r>
            </w:ins>
          </w:p>
          <w:p w14:paraId="030F93FB" w14:textId="77777777" w:rsidR="00D708FE" w:rsidRDefault="00D708FE" w:rsidP="00D708FE">
            <w:pPr>
              <w:pStyle w:val="XML1"/>
              <w:rPr>
                <w:ins w:id="7539" w:author="Thomas Dietz" w:date="2012-08-08T16:18:00Z"/>
              </w:rPr>
            </w:pPr>
            <w:ins w:id="7540" w:author="Thomas Dietz" w:date="2012-08-08T16:18:00Z">
              <w:r>
                <w:t xml:space="preserve">            OF-CONFIG 1.1.1 but determined using the OpenFlow protocol.</w:t>
              </w:r>
            </w:ins>
          </w:p>
          <w:p w14:paraId="07ACC646" w14:textId="77777777" w:rsidR="00D708FE" w:rsidRDefault="00D708FE" w:rsidP="00D708FE">
            <w:pPr>
              <w:pStyle w:val="XML1"/>
              <w:rPr>
                <w:ins w:id="7541" w:author="Thomas Dietz" w:date="2012-08-08T16:18:00Z"/>
              </w:rPr>
            </w:pPr>
            <w:ins w:id="7542" w:author="Thomas Dietz" w:date="2012-08-08T16:18:00Z">
              <w:r>
                <w:t xml:space="preserve">            OpenFlow Controllers configured by OF-CONFIG 1.1.1 have the</w:t>
              </w:r>
            </w:ins>
          </w:p>
          <w:p w14:paraId="0A3F26DB" w14:textId="77777777" w:rsidR="00D708FE" w:rsidRDefault="00D708FE" w:rsidP="00D708FE">
            <w:pPr>
              <w:pStyle w:val="XML1"/>
              <w:rPr>
                <w:ins w:id="7543" w:author="Thomas Dietz" w:date="2012-08-08T16:18:00Z"/>
              </w:rPr>
            </w:pPr>
            <w:ins w:id="7544" w:author="Thomas Dietz" w:date="2012-08-08T16:18:00Z">
              <w:r>
                <w:t xml:space="preserve">            </w:t>
              </w:r>
              <w:proofErr w:type="gramStart"/>
              <w:r>
                <w:t>default</w:t>
              </w:r>
              <w:proofErr w:type="gramEnd"/>
              <w:r>
                <w:t xml:space="preserve"> role 'equal'.  A role other than 'equal' MAY be</w:t>
              </w:r>
            </w:ins>
          </w:p>
          <w:p w14:paraId="33C2453D" w14:textId="77777777" w:rsidR="00D708FE" w:rsidRDefault="00D708FE" w:rsidP="00D708FE">
            <w:pPr>
              <w:pStyle w:val="XML1"/>
              <w:rPr>
                <w:ins w:id="7545" w:author="Thomas Dietz" w:date="2012-08-08T16:18:00Z"/>
              </w:rPr>
            </w:pPr>
            <w:ins w:id="7546" w:author="Thomas Dietz" w:date="2012-08-08T16:18:00Z">
              <w:r>
                <w:t xml:space="preserve">            </w:t>
              </w:r>
              <w:proofErr w:type="gramStart"/>
              <w:r>
                <w:t>assigned</w:t>
              </w:r>
              <w:proofErr w:type="gramEnd"/>
              <w:r>
                <w:t xml:space="preserve"> to a controller.  Roles 'slave' and 'equal' MAY be</w:t>
              </w:r>
            </w:ins>
          </w:p>
          <w:p w14:paraId="3EE70DC1" w14:textId="77777777" w:rsidR="00D708FE" w:rsidRDefault="00D708FE" w:rsidP="00D708FE">
            <w:pPr>
              <w:pStyle w:val="XML1"/>
              <w:rPr>
                <w:ins w:id="7547" w:author="Thomas Dietz" w:date="2012-08-08T16:18:00Z"/>
              </w:rPr>
            </w:pPr>
            <w:ins w:id="7548" w:author="Thomas Dietz" w:date="2012-08-08T16:18:00Z">
              <w:r>
                <w:t xml:space="preserve">            </w:t>
              </w:r>
              <w:proofErr w:type="gramStart"/>
              <w:r>
                <w:t>assigned</w:t>
              </w:r>
              <w:proofErr w:type="gramEnd"/>
              <w:r>
                <w:t xml:space="preserve"> to multiple controllers.  Role 'master' MUST NOT</w:t>
              </w:r>
            </w:ins>
          </w:p>
          <w:p w14:paraId="41077AD5" w14:textId="77777777" w:rsidR="00D708FE" w:rsidRDefault="00D708FE" w:rsidP="00D708FE">
            <w:pPr>
              <w:pStyle w:val="XML1"/>
              <w:rPr>
                <w:ins w:id="7549" w:author="Thomas Dietz" w:date="2012-08-08T16:18:00Z"/>
              </w:rPr>
            </w:pPr>
            <w:ins w:id="7550" w:author="Thomas Dietz" w:date="2012-08-08T16:18:00Z">
              <w:r>
                <w:t xml:space="preserve">            </w:t>
              </w:r>
              <w:proofErr w:type="gramStart"/>
              <w:r>
                <w:t>be</w:t>
              </w:r>
              <w:proofErr w:type="gramEnd"/>
              <w:r>
                <w:t xml:space="preserve"> assigned to more than one controller.</w:t>
              </w:r>
            </w:ins>
          </w:p>
          <w:p w14:paraId="57000F6D" w14:textId="77777777" w:rsidR="00D708FE" w:rsidRDefault="00D708FE" w:rsidP="00D708FE">
            <w:pPr>
              <w:pStyle w:val="XML1"/>
              <w:rPr>
                <w:ins w:id="7551" w:author="Thomas Dietz" w:date="2012-08-08T16:18:00Z"/>
              </w:rPr>
            </w:pPr>
          </w:p>
          <w:p w14:paraId="385C9E77" w14:textId="77777777" w:rsidR="00D708FE" w:rsidRDefault="00D708FE" w:rsidP="00D708FE">
            <w:pPr>
              <w:pStyle w:val="XML1"/>
              <w:rPr>
                <w:ins w:id="7552" w:author="Thomas Dietz" w:date="2012-08-08T16:18:00Z"/>
              </w:rPr>
            </w:pPr>
            <w:ins w:id="7553" w:author="Thomas Dietz" w:date="2012-08-08T16:18:00Z">
              <w:r>
                <w:t xml:space="preserve">            This element is optional. If this element is not present it</w:t>
              </w:r>
            </w:ins>
          </w:p>
          <w:p w14:paraId="54381B36" w14:textId="77777777" w:rsidR="00D708FE" w:rsidRDefault="00D708FE" w:rsidP="00D708FE">
            <w:pPr>
              <w:pStyle w:val="XML1"/>
              <w:rPr>
                <w:ins w:id="7554" w:author="Thomas Dietz" w:date="2012-08-08T16:18:00Z"/>
              </w:rPr>
            </w:pPr>
            <w:ins w:id="7555" w:author="Thomas Dietz" w:date="2012-08-08T16:18:00Z">
              <w:r>
                <w:t xml:space="preserve">            </w:t>
              </w:r>
              <w:proofErr w:type="gramStart"/>
              <w:r>
                <w:t>defaults</w:t>
              </w:r>
              <w:proofErr w:type="gramEnd"/>
              <w:r>
                <w:t xml:space="preserve"> to 'equal'.</w:t>
              </w:r>
            </w:ins>
          </w:p>
          <w:p w14:paraId="0778DA9C" w14:textId="77777777" w:rsidR="00D708FE" w:rsidRDefault="00D708FE" w:rsidP="00D708FE">
            <w:pPr>
              <w:pStyle w:val="XML1"/>
              <w:rPr>
                <w:ins w:id="7556" w:author="Thomas Dietz" w:date="2012-08-08T16:18:00Z"/>
              </w:rPr>
            </w:pPr>
            <w:ins w:id="7557" w:author="Thomas Dietz" w:date="2012-08-08T16:18:00Z">
              <w:r>
                <w:t xml:space="preserve">          &lt;/xs:documentation&gt;</w:t>
              </w:r>
            </w:ins>
          </w:p>
          <w:p w14:paraId="42674D0B" w14:textId="77777777" w:rsidR="00D708FE" w:rsidRDefault="00D708FE" w:rsidP="00D708FE">
            <w:pPr>
              <w:pStyle w:val="XML1"/>
              <w:rPr>
                <w:ins w:id="7558" w:author="Thomas Dietz" w:date="2012-08-08T16:18:00Z"/>
              </w:rPr>
            </w:pPr>
            <w:ins w:id="7559" w:author="Thomas Dietz" w:date="2012-08-08T16:18:00Z">
              <w:r>
                <w:t xml:space="preserve">        &lt;/xs:annotation&gt;</w:t>
              </w:r>
            </w:ins>
          </w:p>
          <w:p w14:paraId="10036595" w14:textId="77777777" w:rsidR="00D708FE" w:rsidRDefault="00D708FE" w:rsidP="00D708FE">
            <w:pPr>
              <w:pStyle w:val="XML1"/>
              <w:rPr>
                <w:ins w:id="7560" w:author="Thomas Dietz" w:date="2012-08-08T16:18:00Z"/>
              </w:rPr>
            </w:pPr>
            <w:ins w:id="7561" w:author="Thomas Dietz" w:date="2012-08-08T16:18:00Z">
              <w:r>
                <w:t xml:space="preserve">        &lt;xs:simpleType&gt;</w:t>
              </w:r>
            </w:ins>
          </w:p>
          <w:p w14:paraId="6D5CBCA6" w14:textId="77777777" w:rsidR="00D708FE" w:rsidRDefault="00D708FE" w:rsidP="00D708FE">
            <w:pPr>
              <w:pStyle w:val="XML1"/>
              <w:rPr>
                <w:ins w:id="7562" w:author="Thomas Dietz" w:date="2012-08-08T16:18:00Z"/>
              </w:rPr>
            </w:pPr>
            <w:ins w:id="7563" w:author="Thomas Dietz" w:date="2012-08-08T16:18:00Z">
              <w:r>
                <w:t xml:space="preserve">          &lt;xs:restriction base="xs:string"&gt;</w:t>
              </w:r>
            </w:ins>
          </w:p>
          <w:p w14:paraId="19BE1D00" w14:textId="77777777" w:rsidR="00D708FE" w:rsidRDefault="00D708FE" w:rsidP="00D708FE">
            <w:pPr>
              <w:pStyle w:val="XML1"/>
              <w:rPr>
                <w:ins w:id="7564" w:author="Thomas Dietz" w:date="2012-08-08T16:18:00Z"/>
              </w:rPr>
            </w:pPr>
            <w:ins w:id="7565" w:author="Thomas Dietz" w:date="2012-08-08T16:18:00Z">
              <w:r>
                <w:t xml:space="preserve">            &lt;xs:enumeration value="master"/&gt;</w:t>
              </w:r>
            </w:ins>
          </w:p>
          <w:p w14:paraId="2D6B43AC" w14:textId="77777777" w:rsidR="00D708FE" w:rsidRDefault="00D708FE" w:rsidP="00D708FE">
            <w:pPr>
              <w:pStyle w:val="XML1"/>
              <w:rPr>
                <w:ins w:id="7566" w:author="Thomas Dietz" w:date="2012-08-08T16:18:00Z"/>
              </w:rPr>
            </w:pPr>
            <w:ins w:id="7567" w:author="Thomas Dietz" w:date="2012-08-08T16:18:00Z">
              <w:r>
                <w:t xml:space="preserve">            &lt;xs:enumeration value="slave"/&gt;</w:t>
              </w:r>
            </w:ins>
          </w:p>
          <w:p w14:paraId="070FD995" w14:textId="77777777" w:rsidR="00D708FE" w:rsidRDefault="00D708FE" w:rsidP="00D708FE">
            <w:pPr>
              <w:pStyle w:val="XML1"/>
              <w:rPr>
                <w:ins w:id="7568" w:author="Thomas Dietz" w:date="2012-08-08T16:18:00Z"/>
              </w:rPr>
            </w:pPr>
            <w:ins w:id="7569" w:author="Thomas Dietz" w:date="2012-08-08T16:18:00Z">
              <w:r>
                <w:t xml:space="preserve">            &lt;xs:enumeration value="equal"/&gt;</w:t>
              </w:r>
            </w:ins>
          </w:p>
          <w:p w14:paraId="061AD02C" w14:textId="77777777" w:rsidR="00D708FE" w:rsidRDefault="00D708FE" w:rsidP="00D708FE">
            <w:pPr>
              <w:pStyle w:val="XML1"/>
              <w:rPr>
                <w:ins w:id="7570" w:author="Thomas Dietz" w:date="2012-08-08T16:18:00Z"/>
              </w:rPr>
            </w:pPr>
            <w:ins w:id="7571" w:author="Thomas Dietz" w:date="2012-08-08T16:18:00Z">
              <w:r>
                <w:t xml:space="preserve">          &lt;/xs:restriction&gt;</w:t>
              </w:r>
            </w:ins>
          </w:p>
          <w:p w14:paraId="4DB0CD73" w14:textId="77777777" w:rsidR="00D708FE" w:rsidRDefault="00D708FE" w:rsidP="00D708FE">
            <w:pPr>
              <w:pStyle w:val="XML1"/>
              <w:rPr>
                <w:ins w:id="7572" w:author="Thomas Dietz" w:date="2012-08-08T16:18:00Z"/>
              </w:rPr>
            </w:pPr>
            <w:ins w:id="7573" w:author="Thomas Dietz" w:date="2012-08-08T16:18:00Z">
              <w:r>
                <w:t xml:space="preserve">        &lt;/xs:simpleType&gt;</w:t>
              </w:r>
            </w:ins>
          </w:p>
          <w:p w14:paraId="12C687BA" w14:textId="77777777" w:rsidR="00D708FE" w:rsidRDefault="00D708FE" w:rsidP="00D708FE">
            <w:pPr>
              <w:pStyle w:val="XML1"/>
              <w:rPr>
                <w:ins w:id="7574" w:author="Thomas Dietz" w:date="2012-08-08T16:18:00Z"/>
              </w:rPr>
            </w:pPr>
            <w:ins w:id="7575" w:author="Thomas Dietz" w:date="2012-08-08T16:18:00Z">
              <w:r>
                <w:t xml:space="preserve">      &lt;/xs:element&gt;</w:t>
              </w:r>
            </w:ins>
          </w:p>
          <w:p w14:paraId="6551A0F7" w14:textId="77777777" w:rsidR="00D708FE" w:rsidRDefault="00D708FE" w:rsidP="00D708FE">
            <w:pPr>
              <w:pStyle w:val="XML1"/>
              <w:rPr>
                <w:ins w:id="7576" w:author="Thomas Dietz" w:date="2012-08-08T16:18:00Z"/>
              </w:rPr>
            </w:pPr>
            <w:ins w:id="7577" w:author="Thomas Dietz" w:date="2012-08-08T16:18:00Z">
              <w:r>
                <w:t xml:space="preserve">      &lt;xs:element name="ip-address"  type="inet:ip-address"&gt;</w:t>
              </w:r>
            </w:ins>
          </w:p>
          <w:p w14:paraId="07991EFE" w14:textId="77777777" w:rsidR="00D708FE" w:rsidRDefault="00D708FE" w:rsidP="00D708FE">
            <w:pPr>
              <w:pStyle w:val="XML1"/>
              <w:rPr>
                <w:ins w:id="7578" w:author="Thomas Dietz" w:date="2012-08-08T16:18:00Z"/>
              </w:rPr>
            </w:pPr>
            <w:ins w:id="7579" w:author="Thomas Dietz" w:date="2012-08-08T16:18:00Z">
              <w:r>
                <w:t xml:space="preserve">        &lt;xs:annotation&gt;</w:t>
              </w:r>
            </w:ins>
          </w:p>
          <w:p w14:paraId="1846A209" w14:textId="77777777" w:rsidR="00D708FE" w:rsidRDefault="00D708FE" w:rsidP="00D708FE">
            <w:pPr>
              <w:pStyle w:val="XML1"/>
              <w:rPr>
                <w:ins w:id="7580" w:author="Thomas Dietz" w:date="2012-08-08T16:18:00Z"/>
              </w:rPr>
            </w:pPr>
            <w:ins w:id="7581" w:author="Thomas Dietz" w:date="2012-08-08T16:18:00Z">
              <w:r>
                <w:t xml:space="preserve">          &lt;xs:documentation&gt;</w:t>
              </w:r>
            </w:ins>
          </w:p>
          <w:p w14:paraId="68C2E9BE" w14:textId="77777777" w:rsidR="00D708FE" w:rsidRDefault="00D708FE" w:rsidP="00D708FE">
            <w:pPr>
              <w:pStyle w:val="XML1"/>
              <w:rPr>
                <w:ins w:id="7582" w:author="Thomas Dietz" w:date="2012-08-08T16:18:00Z"/>
              </w:rPr>
            </w:pPr>
            <w:ins w:id="7583" w:author="Thomas Dietz" w:date="2012-08-08T16:18:00Z">
              <w:r>
                <w:t xml:space="preserve">            The IP address of the OpenFlow Controller.  This</w:t>
              </w:r>
            </w:ins>
          </w:p>
          <w:p w14:paraId="188DF9E3" w14:textId="77777777" w:rsidR="00D708FE" w:rsidRDefault="00D708FE" w:rsidP="00D708FE">
            <w:pPr>
              <w:pStyle w:val="XML1"/>
              <w:rPr>
                <w:ins w:id="7584" w:author="Thomas Dietz" w:date="2012-08-08T16:18:00Z"/>
              </w:rPr>
            </w:pPr>
            <w:ins w:id="7585" w:author="Thomas Dietz" w:date="2012-08-08T16:18:00Z">
              <w:r>
                <w:t xml:space="preserve">            IP address is used by the OpenFlow Logical Switch when</w:t>
              </w:r>
            </w:ins>
          </w:p>
          <w:p w14:paraId="19B84778" w14:textId="77777777" w:rsidR="00D708FE" w:rsidRDefault="00D708FE" w:rsidP="00D708FE">
            <w:pPr>
              <w:pStyle w:val="XML1"/>
              <w:rPr>
                <w:ins w:id="7586" w:author="Thomas Dietz" w:date="2012-08-08T16:18:00Z"/>
              </w:rPr>
            </w:pPr>
            <w:ins w:id="7587" w:author="Thomas Dietz" w:date="2012-08-08T16:18:00Z">
              <w:r>
                <w:t xml:space="preserve">            </w:t>
              </w:r>
              <w:proofErr w:type="gramStart"/>
              <w:r>
                <w:t>connecting</w:t>
              </w:r>
              <w:proofErr w:type="gramEnd"/>
              <w:r>
                <w:t xml:space="preserve"> to the OpenFlow Controller.</w:t>
              </w:r>
            </w:ins>
          </w:p>
          <w:p w14:paraId="4D9A7D71" w14:textId="77777777" w:rsidR="00D708FE" w:rsidRDefault="00D708FE" w:rsidP="00D708FE">
            <w:pPr>
              <w:pStyle w:val="XML1"/>
              <w:rPr>
                <w:ins w:id="7588" w:author="Thomas Dietz" w:date="2012-08-08T16:18:00Z"/>
              </w:rPr>
            </w:pPr>
          </w:p>
          <w:p w14:paraId="3ACB3064" w14:textId="77777777" w:rsidR="00D708FE" w:rsidRDefault="00D708FE" w:rsidP="00D708FE">
            <w:pPr>
              <w:pStyle w:val="XML1"/>
              <w:rPr>
                <w:ins w:id="7589" w:author="Thomas Dietz" w:date="2012-08-08T16:18:00Z"/>
              </w:rPr>
            </w:pPr>
            <w:ins w:id="7590" w:author="Thomas Dietz" w:date="2012-08-08T16:18:00Z">
              <w:r>
                <w:t xml:space="preserve">            This element MUST be present in the NETCONF data store.</w:t>
              </w:r>
            </w:ins>
          </w:p>
          <w:p w14:paraId="200C4C17" w14:textId="77777777" w:rsidR="00D708FE" w:rsidRDefault="00D708FE" w:rsidP="00D708FE">
            <w:pPr>
              <w:pStyle w:val="XML1"/>
              <w:rPr>
                <w:ins w:id="7591" w:author="Thomas Dietz" w:date="2012-08-08T16:18:00Z"/>
              </w:rPr>
            </w:pPr>
            <w:ins w:id="7592" w:author="Thomas Dietz" w:date="2012-08-08T16:18:00Z">
              <w:r>
                <w:t xml:space="preserve">            If this element is not present in a NETCONF &amp;lt;edit-config&amp;gt;</w:t>
              </w:r>
            </w:ins>
          </w:p>
          <w:p w14:paraId="12CFC714" w14:textId="77777777" w:rsidR="00D708FE" w:rsidRDefault="00D708FE" w:rsidP="00D708FE">
            <w:pPr>
              <w:pStyle w:val="XML1"/>
              <w:rPr>
                <w:ins w:id="7593" w:author="Thomas Dietz" w:date="2012-08-08T16:18:00Z"/>
              </w:rPr>
            </w:pPr>
            <w:ins w:id="7594" w:author="Thomas Dietz" w:date="2012-08-08T16:18:00Z">
              <w:r>
                <w:t xml:space="preserve">            operation 'create', 'merge' or 'replace' and the parent</w:t>
              </w:r>
            </w:ins>
          </w:p>
          <w:p w14:paraId="481510FF" w14:textId="77777777" w:rsidR="00D708FE" w:rsidRDefault="00D708FE" w:rsidP="00D708FE">
            <w:pPr>
              <w:pStyle w:val="XML1"/>
              <w:rPr>
                <w:ins w:id="7595" w:author="Thomas Dietz" w:date="2012-08-08T16:18:00Z"/>
              </w:rPr>
            </w:pPr>
            <w:ins w:id="7596" w:author="Thomas Dietz" w:date="2012-08-08T16:18:00Z">
              <w:r>
                <w:t xml:space="preserve">            element does not exist, a 'data-missing' error is</w:t>
              </w:r>
            </w:ins>
          </w:p>
          <w:p w14:paraId="6B39F275" w14:textId="77777777" w:rsidR="00D708FE" w:rsidRDefault="00D708FE" w:rsidP="00D708FE">
            <w:pPr>
              <w:pStyle w:val="XML1"/>
              <w:rPr>
                <w:ins w:id="7597" w:author="Thomas Dietz" w:date="2012-08-08T16:18:00Z"/>
              </w:rPr>
            </w:pPr>
            <w:ins w:id="7598" w:author="Thomas Dietz" w:date="2012-08-08T16:18:00Z">
              <w:r>
                <w:t xml:space="preserve">            </w:t>
              </w:r>
              <w:proofErr w:type="gramStart"/>
              <w:r>
                <w:t>returned</w:t>
              </w:r>
              <w:proofErr w:type="gramEnd"/>
              <w:r>
                <w:t>.</w:t>
              </w:r>
            </w:ins>
          </w:p>
          <w:p w14:paraId="29175AF5" w14:textId="77777777" w:rsidR="00D708FE" w:rsidRDefault="00D708FE" w:rsidP="00D708FE">
            <w:pPr>
              <w:pStyle w:val="XML1"/>
              <w:rPr>
                <w:ins w:id="7599" w:author="Thomas Dietz" w:date="2012-08-08T16:18:00Z"/>
              </w:rPr>
            </w:pPr>
            <w:ins w:id="7600" w:author="Thomas Dietz" w:date="2012-08-08T16:18:00Z">
              <w:r>
                <w:t xml:space="preserve">          &lt;/xs:documentation&gt;</w:t>
              </w:r>
            </w:ins>
          </w:p>
          <w:p w14:paraId="0009246D" w14:textId="77777777" w:rsidR="00D708FE" w:rsidRDefault="00D708FE" w:rsidP="00D708FE">
            <w:pPr>
              <w:pStyle w:val="XML1"/>
              <w:rPr>
                <w:ins w:id="7601" w:author="Thomas Dietz" w:date="2012-08-08T16:18:00Z"/>
              </w:rPr>
            </w:pPr>
            <w:ins w:id="7602" w:author="Thomas Dietz" w:date="2012-08-08T16:18:00Z">
              <w:r>
                <w:t xml:space="preserve">        &lt;/xs:annotation&gt;</w:t>
              </w:r>
            </w:ins>
          </w:p>
          <w:p w14:paraId="79C71EA5" w14:textId="77777777" w:rsidR="00D708FE" w:rsidRDefault="00D708FE" w:rsidP="00D708FE">
            <w:pPr>
              <w:pStyle w:val="XML1"/>
              <w:rPr>
                <w:ins w:id="7603" w:author="Thomas Dietz" w:date="2012-08-08T16:18:00Z"/>
              </w:rPr>
            </w:pPr>
            <w:ins w:id="7604" w:author="Thomas Dietz" w:date="2012-08-08T16:18:00Z">
              <w:r>
                <w:t xml:space="preserve">      &lt;/xs:element&gt;</w:t>
              </w:r>
            </w:ins>
          </w:p>
          <w:p w14:paraId="66EF90DC" w14:textId="77777777" w:rsidR="00D708FE" w:rsidRDefault="00D708FE" w:rsidP="00D708FE">
            <w:pPr>
              <w:pStyle w:val="XML1"/>
              <w:rPr>
                <w:ins w:id="7605" w:author="Thomas Dietz" w:date="2012-08-08T16:18:00Z"/>
              </w:rPr>
            </w:pPr>
            <w:ins w:id="7606" w:author="Thomas Dietz" w:date="2012-08-08T16:18:00Z">
              <w:r>
                <w:t xml:space="preserve">      &lt;xs:element name="port"  type="inet:port-number"&gt;</w:t>
              </w:r>
            </w:ins>
          </w:p>
          <w:p w14:paraId="0F952536" w14:textId="77777777" w:rsidR="00D708FE" w:rsidRDefault="00D708FE" w:rsidP="00D708FE">
            <w:pPr>
              <w:pStyle w:val="XML1"/>
              <w:rPr>
                <w:ins w:id="7607" w:author="Thomas Dietz" w:date="2012-08-08T16:18:00Z"/>
              </w:rPr>
            </w:pPr>
            <w:ins w:id="7608" w:author="Thomas Dietz" w:date="2012-08-08T16:18:00Z">
              <w:r>
                <w:t xml:space="preserve">        &lt;xs:annotation&gt;</w:t>
              </w:r>
            </w:ins>
          </w:p>
          <w:p w14:paraId="67C14190" w14:textId="77777777" w:rsidR="00D708FE" w:rsidRDefault="00D708FE" w:rsidP="00D708FE">
            <w:pPr>
              <w:pStyle w:val="XML1"/>
              <w:rPr>
                <w:ins w:id="7609" w:author="Thomas Dietz" w:date="2012-08-08T16:18:00Z"/>
              </w:rPr>
            </w:pPr>
            <w:ins w:id="7610" w:author="Thomas Dietz" w:date="2012-08-08T16:18:00Z">
              <w:r>
                <w:t xml:space="preserve">          &lt;xs:documentation&gt;</w:t>
              </w:r>
            </w:ins>
          </w:p>
          <w:p w14:paraId="7BFD0CF2" w14:textId="77777777" w:rsidR="00D708FE" w:rsidRDefault="00D708FE" w:rsidP="00D708FE">
            <w:pPr>
              <w:pStyle w:val="XML1"/>
              <w:rPr>
                <w:ins w:id="7611" w:author="Thomas Dietz" w:date="2012-08-08T16:18:00Z"/>
              </w:rPr>
            </w:pPr>
            <w:ins w:id="7612" w:author="Thomas Dietz" w:date="2012-08-08T16:18:00Z">
              <w:r>
                <w:t xml:space="preserve">            The TCP port number at the OpenFlow Controller.</w:t>
              </w:r>
            </w:ins>
          </w:p>
          <w:p w14:paraId="35E6A5BD" w14:textId="77777777" w:rsidR="00D708FE" w:rsidRDefault="00D708FE" w:rsidP="00D708FE">
            <w:pPr>
              <w:pStyle w:val="XML1"/>
              <w:rPr>
                <w:ins w:id="7613" w:author="Thomas Dietz" w:date="2012-08-08T16:18:00Z"/>
              </w:rPr>
            </w:pPr>
            <w:ins w:id="7614" w:author="Thomas Dietz" w:date="2012-08-08T16:18:00Z">
              <w:r>
                <w:t xml:space="preserve">            This port number is used by the OpenFlow Logical Switch</w:t>
              </w:r>
            </w:ins>
          </w:p>
          <w:p w14:paraId="6C7106DE" w14:textId="77777777" w:rsidR="00D708FE" w:rsidRDefault="00D708FE" w:rsidP="00D708FE">
            <w:pPr>
              <w:pStyle w:val="XML1"/>
              <w:rPr>
                <w:ins w:id="7615" w:author="Thomas Dietz" w:date="2012-08-08T16:18:00Z"/>
              </w:rPr>
            </w:pPr>
            <w:ins w:id="7616" w:author="Thomas Dietz" w:date="2012-08-08T16:18:00Z">
              <w:r>
                <w:t xml:space="preserve">            when connecting to the OpenFlow Controller using TCP or</w:t>
              </w:r>
            </w:ins>
          </w:p>
          <w:p w14:paraId="4721703A" w14:textId="77777777" w:rsidR="00D708FE" w:rsidRDefault="00D708FE" w:rsidP="00D708FE">
            <w:pPr>
              <w:pStyle w:val="XML1"/>
              <w:rPr>
                <w:ins w:id="7617" w:author="Thomas Dietz" w:date="2012-08-08T16:18:00Z"/>
              </w:rPr>
            </w:pPr>
            <w:ins w:id="7618" w:author="Thomas Dietz" w:date="2012-08-08T16:18:00Z">
              <w:r>
                <w:lastRenderedPageBreak/>
                <w:t xml:space="preserve">            TLS.  The default value is 6633.</w:t>
              </w:r>
            </w:ins>
          </w:p>
          <w:p w14:paraId="68DB4B64" w14:textId="77777777" w:rsidR="00D708FE" w:rsidRDefault="00D708FE" w:rsidP="00D708FE">
            <w:pPr>
              <w:pStyle w:val="XML1"/>
              <w:rPr>
                <w:ins w:id="7619" w:author="Thomas Dietz" w:date="2012-08-08T16:18:00Z"/>
              </w:rPr>
            </w:pPr>
          </w:p>
          <w:p w14:paraId="3FE831DD" w14:textId="77777777" w:rsidR="00D708FE" w:rsidRDefault="00D708FE" w:rsidP="00D708FE">
            <w:pPr>
              <w:pStyle w:val="XML1"/>
              <w:rPr>
                <w:ins w:id="7620" w:author="Thomas Dietz" w:date="2012-08-08T16:18:00Z"/>
              </w:rPr>
            </w:pPr>
            <w:ins w:id="7621" w:author="Thomas Dietz" w:date="2012-08-08T16:18:00Z">
              <w:r>
                <w:t xml:space="preserve">            This element is optional. If this element is not present it</w:t>
              </w:r>
            </w:ins>
          </w:p>
          <w:p w14:paraId="49CDD2C3" w14:textId="77777777" w:rsidR="00D708FE" w:rsidRDefault="00D708FE" w:rsidP="00D708FE">
            <w:pPr>
              <w:pStyle w:val="XML1"/>
              <w:rPr>
                <w:ins w:id="7622" w:author="Thomas Dietz" w:date="2012-08-08T16:18:00Z"/>
              </w:rPr>
            </w:pPr>
            <w:ins w:id="7623" w:author="Thomas Dietz" w:date="2012-08-08T16:18:00Z">
              <w:r>
                <w:t xml:space="preserve">            </w:t>
              </w:r>
              <w:proofErr w:type="gramStart"/>
              <w:r>
                <w:t>defaults</w:t>
              </w:r>
              <w:proofErr w:type="gramEnd"/>
              <w:r>
                <w:t xml:space="preserve"> to 6633.</w:t>
              </w:r>
            </w:ins>
          </w:p>
          <w:p w14:paraId="781B56C2" w14:textId="77777777" w:rsidR="00D708FE" w:rsidRDefault="00D708FE" w:rsidP="00D708FE">
            <w:pPr>
              <w:pStyle w:val="XML1"/>
              <w:rPr>
                <w:ins w:id="7624" w:author="Thomas Dietz" w:date="2012-08-08T16:18:00Z"/>
              </w:rPr>
            </w:pPr>
            <w:ins w:id="7625" w:author="Thomas Dietz" w:date="2012-08-08T16:18:00Z">
              <w:r>
                <w:t xml:space="preserve">          &lt;/xs:documentation&gt;</w:t>
              </w:r>
            </w:ins>
          </w:p>
          <w:p w14:paraId="4BDC3B19" w14:textId="77777777" w:rsidR="00D708FE" w:rsidRDefault="00D708FE" w:rsidP="00D708FE">
            <w:pPr>
              <w:pStyle w:val="XML1"/>
              <w:rPr>
                <w:ins w:id="7626" w:author="Thomas Dietz" w:date="2012-08-08T16:18:00Z"/>
              </w:rPr>
            </w:pPr>
            <w:ins w:id="7627" w:author="Thomas Dietz" w:date="2012-08-08T16:18:00Z">
              <w:r>
                <w:t xml:space="preserve">        &lt;/xs:annotation&gt;</w:t>
              </w:r>
            </w:ins>
          </w:p>
          <w:p w14:paraId="5AD41A34" w14:textId="77777777" w:rsidR="00D708FE" w:rsidRDefault="00D708FE" w:rsidP="00D708FE">
            <w:pPr>
              <w:pStyle w:val="XML1"/>
              <w:rPr>
                <w:ins w:id="7628" w:author="Thomas Dietz" w:date="2012-08-08T16:18:00Z"/>
              </w:rPr>
            </w:pPr>
            <w:ins w:id="7629" w:author="Thomas Dietz" w:date="2012-08-08T16:18:00Z">
              <w:r>
                <w:t xml:space="preserve">      &lt;/xs:element&gt;</w:t>
              </w:r>
            </w:ins>
          </w:p>
          <w:p w14:paraId="15FE1ADB" w14:textId="77777777" w:rsidR="00D708FE" w:rsidRDefault="00D708FE" w:rsidP="00D708FE">
            <w:pPr>
              <w:pStyle w:val="XML1"/>
              <w:rPr>
                <w:ins w:id="7630" w:author="Thomas Dietz" w:date="2012-08-08T16:18:00Z"/>
              </w:rPr>
            </w:pPr>
            <w:ins w:id="7631" w:author="Thomas Dietz" w:date="2012-08-08T16:18:00Z">
              <w:r>
                <w:t xml:space="preserve">      &lt;xs:element name="local-ip-address"  type="inet:ip-address"&gt;</w:t>
              </w:r>
            </w:ins>
          </w:p>
          <w:p w14:paraId="5058EE7E" w14:textId="77777777" w:rsidR="00D708FE" w:rsidRDefault="00D708FE" w:rsidP="00D708FE">
            <w:pPr>
              <w:pStyle w:val="XML1"/>
              <w:rPr>
                <w:ins w:id="7632" w:author="Thomas Dietz" w:date="2012-08-08T16:18:00Z"/>
              </w:rPr>
            </w:pPr>
            <w:ins w:id="7633" w:author="Thomas Dietz" w:date="2012-08-08T16:18:00Z">
              <w:r>
                <w:t xml:space="preserve">        &lt;xs:annotation&gt;</w:t>
              </w:r>
            </w:ins>
          </w:p>
          <w:p w14:paraId="7EC234AE" w14:textId="77777777" w:rsidR="00D708FE" w:rsidRDefault="00D708FE" w:rsidP="00D708FE">
            <w:pPr>
              <w:pStyle w:val="XML1"/>
              <w:rPr>
                <w:ins w:id="7634" w:author="Thomas Dietz" w:date="2012-08-08T16:18:00Z"/>
              </w:rPr>
            </w:pPr>
            <w:ins w:id="7635" w:author="Thomas Dietz" w:date="2012-08-08T16:18:00Z">
              <w:r>
                <w:t xml:space="preserve">          &lt;xs:documentation&gt;</w:t>
              </w:r>
            </w:ins>
          </w:p>
          <w:p w14:paraId="7B6C0067" w14:textId="77777777" w:rsidR="00D708FE" w:rsidRDefault="00D708FE" w:rsidP="00D708FE">
            <w:pPr>
              <w:pStyle w:val="XML1"/>
              <w:rPr>
                <w:ins w:id="7636" w:author="Thomas Dietz" w:date="2012-08-08T16:18:00Z"/>
              </w:rPr>
            </w:pPr>
            <w:ins w:id="7637" w:author="Thomas Dietz" w:date="2012-08-08T16:18:00Z">
              <w:r>
                <w:t xml:space="preserve">            The local IP address of the OpenFlow Logical</w:t>
              </w:r>
            </w:ins>
          </w:p>
          <w:p w14:paraId="79585FBB" w14:textId="77777777" w:rsidR="00D708FE" w:rsidRDefault="00D708FE" w:rsidP="00D708FE">
            <w:pPr>
              <w:pStyle w:val="XML1"/>
              <w:rPr>
                <w:ins w:id="7638" w:author="Thomas Dietz" w:date="2012-08-08T16:18:00Z"/>
              </w:rPr>
            </w:pPr>
            <w:ins w:id="7639" w:author="Thomas Dietz" w:date="2012-08-08T16:18:00Z">
              <w:r>
                <w:t xml:space="preserve">            Switch when connecting to this OpenFlow Controller.  It is</w:t>
              </w:r>
            </w:ins>
          </w:p>
          <w:p w14:paraId="4E5D93ED" w14:textId="77777777" w:rsidR="00D708FE" w:rsidRDefault="00D708FE" w:rsidP="00D708FE">
            <w:pPr>
              <w:pStyle w:val="XML1"/>
              <w:rPr>
                <w:ins w:id="7640" w:author="Thomas Dietz" w:date="2012-08-08T16:18:00Z"/>
              </w:rPr>
            </w:pPr>
            <w:ins w:id="7641" w:author="Thomas Dietz" w:date="2012-08-08T16:18:00Z">
              <w:r>
                <w:t xml:space="preserve">            the source IP address of packets sent to this OpenFlow</w:t>
              </w:r>
            </w:ins>
          </w:p>
          <w:p w14:paraId="7700C2D6" w14:textId="77777777" w:rsidR="00D708FE" w:rsidRDefault="00D708FE" w:rsidP="00D708FE">
            <w:pPr>
              <w:pStyle w:val="XML1"/>
              <w:rPr>
                <w:ins w:id="7642" w:author="Thomas Dietz" w:date="2012-08-08T16:18:00Z"/>
              </w:rPr>
            </w:pPr>
            <w:ins w:id="7643" w:author="Thomas Dietz" w:date="2012-08-08T16:18:00Z">
              <w:r>
                <w:t xml:space="preserve">            Controller.  If present, this element overrides any default</w:t>
              </w:r>
            </w:ins>
          </w:p>
          <w:p w14:paraId="733F807A" w14:textId="77777777" w:rsidR="00D708FE" w:rsidRDefault="00D708FE" w:rsidP="00D708FE">
            <w:pPr>
              <w:pStyle w:val="XML1"/>
              <w:rPr>
                <w:ins w:id="7644" w:author="Thomas Dietz" w:date="2012-08-08T16:18:00Z"/>
              </w:rPr>
            </w:pPr>
            <w:ins w:id="7645" w:author="Thomas Dietz" w:date="2012-08-08T16:18:00Z">
              <w:r>
                <w:t xml:space="preserve">            IP address.</w:t>
              </w:r>
            </w:ins>
          </w:p>
          <w:p w14:paraId="6630C85F" w14:textId="77777777" w:rsidR="00D708FE" w:rsidRDefault="00D708FE" w:rsidP="00D708FE">
            <w:pPr>
              <w:pStyle w:val="XML1"/>
              <w:rPr>
                <w:ins w:id="7646" w:author="Thomas Dietz" w:date="2012-08-08T16:18:00Z"/>
              </w:rPr>
            </w:pPr>
            <w:ins w:id="7647" w:author="Thomas Dietz" w:date="2012-08-08T16:18:00Z">
              <w:r>
                <w:t xml:space="preserve">                </w:t>
              </w:r>
            </w:ins>
          </w:p>
          <w:p w14:paraId="7883CEAF" w14:textId="77777777" w:rsidR="00D708FE" w:rsidRDefault="00D708FE" w:rsidP="00D708FE">
            <w:pPr>
              <w:pStyle w:val="XML1"/>
              <w:rPr>
                <w:ins w:id="7648" w:author="Thomas Dietz" w:date="2012-08-08T16:18:00Z"/>
              </w:rPr>
            </w:pPr>
            <w:ins w:id="7649" w:author="Thomas Dietz" w:date="2012-08-08T16:18:00Z">
              <w:r>
                <w:t xml:space="preserve">                    </w:t>
              </w:r>
            </w:ins>
          </w:p>
          <w:p w14:paraId="739CF82C" w14:textId="77777777" w:rsidR="00D708FE" w:rsidRDefault="00D708FE" w:rsidP="00D708FE">
            <w:pPr>
              <w:pStyle w:val="XML1"/>
              <w:rPr>
                <w:ins w:id="7650" w:author="Thomas Dietz" w:date="2012-08-08T16:18:00Z"/>
              </w:rPr>
            </w:pPr>
            <w:ins w:id="7651" w:author="Thomas Dietz" w:date="2012-08-08T16:18:00Z">
              <w:r>
                <w:t xml:space="preserve">            This element is optional. Attempts to set this element to</w:t>
              </w:r>
            </w:ins>
          </w:p>
          <w:p w14:paraId="67E99FB3" w14:textId="77777777" w:rsidR="00D708FE" w:rsidRDefault="00D708FE" w:rsidP="00D708FE">
            <w:pPr>
              <w:pStyle w:val="XML1"/>
              <w:rPr>
                <w:ins w:id="7652" w:author="Thomas Dietz" w:date="2012-08-08T16:18:00Z"/>
              </w:rPr>
            </w:pPr>
            <w:ins w:id="7653" w:author="Thomas Dietz" w:date="2012-08-08T16:18:00Z">
              <w:r>
                <w:t xml:space="preserve">            an IP address that cannot be used by the OpenFlow Logical</w:t>
              </w:r>
            </w:ins>
          </w:p>
          <w:p w14:paraId="08A08FA4" w14:textId="77777777" w:rsidR="00D708FE" w:rsidRDefault="00D708FE" w:rsidP="00D708FE">
            <w:pPr>
              <w:pStyle w:val="XML1"/>
              <w:rPr>
                <w:ins w:id="7654" w:author="Thomas Dietz" w:date="2012-08-08T16:18:00Z"/>
              </w:rPr>
            </w:pPr>
            <w:ins w:id="7655" w:author="Thomas Dietz" w:date="2012-08-08T16:18:00Z">
              <w:r>
                <w:t xml:space="preserve">            Switch MUST result in an 'bad-element' error with type</w:t>
              </w:r>
            </w:ins>
          </w:p>
          <w:p w14:paraId="12B3327D" w14:textId="77777777" w:rsidR="00D708FE" w:rsidRDefault="00D708FE" w:rsidP="00D708FE">
            <w:pPr>
              <w:pStyle w:val="XML1"/>
              <w:rPr>
                <w:ins w:id="7656" w:author="Thomas Dietz" w:date="2012-08-08T16:18:00Z"/>
              </w:rPr>
            </w:pPr>
            <w:ins w:id="7657" w:author="Thomas Dietz" w:date="2012-08-08T16:18:00Z">
              <w:r>
                <w:t xml:space="preserve">            '</w:t>
              </w:r>
              <w:proofErr w:type="gramStart"/>
              <w:r>
                <w:t>application</w:t>
              </w:r>
              <w:proofErr w:type="gramEnd"/>
              <w:r>
                <w:t>'. The &amp;lt;error-info&amp;gt; element MUST contain the</w:t>
              </w:r>
            </w:ins>
          </w:p>
          <w:p w14:paraId="7FA4A9D1" w14:textId="77777777" w:rsidR="00D708FE" w:rsidRDefault="00D708FE" w:rsidP="00D708FE">
            <w:pPr>
              <w:pStyle w:val="XML1"/>
              <w:rPr>
                <w:ins w:id="7658" w:author="Thomas Dietz" w:date="2012-08-08T16:18:00Z"/>
              </w:rPr>
            </w:pPr>
            <w:ins w:id="7659" w:author="Thomas Dietz" w:date="2012-08-08T16:18:00Z">
              <w:r>
                <w:t xml:space="preserve">            </w:t>
              </w:r>
              <w:proofErr w:type="gramStart"/>
              <w:r>
                <w:t>name</w:t>
              </w:r>
              <w:proofErr w:type="gramEnd"/>
              <w:r>
                <w:t xml:space="preserve"> of this element in the &amp;lt;bad-element&amp;gt; element.</w:t>
              </w:r>
            </w:ins>
          </w:p>
          <w:p w14:paraId="6B13B0E8" w14:textId="77777777" w:rsidR="00D708FE" w:rsidRDefault="00D708FE" w:rsidP="00D708FE">
            <w:pPr>
              <w:pStyle w:val="XML1"/>
              <w:rPr>
                <w:ins w:id="7660" w:author="Thomas Dietz" w:date="2012-08-08T16:18:00Z"/>
              </w:rPr>
            </w:pPr>
            <w:ins w:id="7661" w:author="Thomas Dietz" w:date="2012-08-08T16:18:00Z">
              <w:r>
                <w:t xml:space="preserve">          &lt;/xs:documentation&gt;</w:t>
              </w:r>
            </w:ins>
          </w:p>
          <w:p w14:paraId="6D76A964" w14:textId="77777777" w:rsidR="00D708FE" w:rsidRDefault="00D708FE" w:rsidP="00D708FE">
            <w:pPr>
              <w:pStyle w:val="XML1"/>
              <w:rPr>
                <w:ins w:id="7662" w:author="Thomas Dietz" w:date="2012-08-08T16:18:00Z"/>
              </w:rPr>
            </w:pPr>
            <w:ins w:id="7663" w:author="Thomas Dietz" w:date="2012-08-08T16:18:00Z">
              <w:r>
                <w:t xml:space="preserve">        &lt;/xs:annotation&gt;</w:t>
              </w:r>
            </w:ins>
          </w:p>
          <w:p w14:paraId="7C4D5DEE" w14:textId="77777777" w:rsidR="00D708FE" w:rsidRDefault="00D708FE" w:rsidP="00D708FE">
            <w:pPr>
              <w:pStyle w:val="XML1"/>
              <w:rPr>
                <w:ins w:id="7664" w:author="Thomas Dietz" w:date="2012-08-08T16:18:00Z"/>
              </w:rPr>
            </w:pPr>
            <w:ins w:id="7665" w:author="Thomas Dietz" w:date="2012-08-08T16:18:00Z">
              <w:r>
                <w:t xml:space="preserve">      &lt;/xs:element&gt;</w:t>
              </w:r>
            </w:ins>
          </w:p>
          <w:p w14:paraId="3F19765C" w14:textId="77777777" w:rsidR="00D708FE" w:rsidRDefault="00D708FE" w:rsidP="00D708FE">
            <w:pPr>
              <w:pStyle w:val="XML1"/>
              <w:rPr>
                <w:ins w:id="7666" w:author="Thomas Dietz" w:date="2012-08-08T16:18:00Z"/>
              </w:rPr>
            </w:pPr>
            <w:ins w:id="7667" w:author="Thomas Dietz" w:date="2012-08-08T16:18:00Z">
              <w:r>
                <w:t xml:space="preserve">      &lt;xs:element name="local-port"  type="inet:port-number"&gt;</w:t>
              </w:r>
            </w:ins>
          </w:p>
          <w:p w14:paraId="4EDE8DD9" w14:textId="77777777" w:rsidR="00D708FE" w:rsidRDefault="00D708FE" w:rsidP="00D708FE">
            <w:pPr>
              <w:pStyle w:val="XML1"/>
              <w:rPr>
                <w:ins w:id="7668" w:author="Thomas Dietz" w:date="2012-08-08T16:18:00Z"/>
              </w:rPr>
            </w:pPr>
            <w:ins w:id="7669" w:author="Thomas Dietz" w:date="2012-08-08T16:18:00Z">
              <w:r>
                <w:t xml:space="preserve">        &lt;xs:annotation&gt;</w:t>
              </w:r>
            </w:ins>
          </w:p>
          <w:p w14:paraId="4AF4A349" w14:textId="77777777" w:rsidR="00D708FE" w:rsidRDefault="00D708FE" w:rsidP="00D708FE">
            <w:pPr>
              <w:pStyle w:val="XML1"/>
              <w:rPr>
                <w:ins w:id="7670" w:author="Thomas Dietz" w:date="2012-08-08T16:18:00Z"/>
              </w:rPr>
            </w:pPr>
            <w:ins w:id="7671" w:author="Thomas Dietz" w:date="2012-08-08T16:18:00Z">
              <w:r>
                <w:t xml:space="preserve">          &lt;xs:documentation&gt;</w:t>
              </w:r>
            </w:ins>
          </w:p>
          <w:p w14:paraId="2628FF1D" w14:textId="77777777" w:rsidR="00D708FE" w:rsidRDefault="00D708FE" w:rsidP="00D708FE">
            <w:pPr>
              <w:pStyle w:val="XML1"/>
              <w:rPr>
                <w:ins w:id="7672" w:author="Thomas Dietz" w:date="2012-08-08T16:18:00Z"/>
              </w:rPr>
            </w:pPr>
            <w:ins w:id="7673" w:author="Thomas Dietz" w:date="2012-08-08T16:18:00Z">
              <w:r>
                <w:t xml:space="preserve">            The local TCP port number of the OpenFlow</w:t>
              </w:r>
            </w:ins>
          </w:p>
          <w:p w14:paraId="0DCFBBFA" w14:textId="77777777" w:rsidR="00D708FE" w:rsidRDefault="00D708FE" w:rsidP="00D708FE">
            <w:pPr>
              <w:pStyle w:val="XML1"/>
              <w:rPr>
                <w:ins w:id="7674" w:author="Thomas Dietz" w:date="2012-08-08T16:18:00Z"/>
              </w:rPr>
            </w:pPr>
            <w:ins w:id="7675" w:author="Thomas Dietz" w:date="2012-08-08T16:18:00Z">
              <w:r>
                <w:t xml:space="preserve">            Logical Switch when connecting to this OpenFlow Controller.</w:t>
              </w:r>
            </w:ins>
          </w:p>
          <w:p w14:paraId="756B2163" w14:textId="77777777" w:rsidR="00D708FE" w:rsidRDefault="00D708FE" w:rsidP="00D708FE">
            <w:pPr>
              <w:pStyle w:val="XML1"/>
              <w:rPr>
                <w:ins w:id="7676" w:author="Thomas Dietz" w:date="2012-08-08T16:18:00Z"/>
              </w:rPr>
            </w:pPr>
            <w:ins w:id="7677" w:author="Thomas Dietz" w:date="2012-08-08T16:18:00Z">
              <w:r>
                <w:t xml:space="preserve">            It is the source TCP port number of packets sent to this</w:t>
              </w:r>
            </w:ins>
          </w:p>
          <w:p w14:paraId="29ECBC51" w14:textId="77777777" w:rsidR="00D708FE" w:rsidRDefault="00D708FE" w:rsidP="00D708FE">
            <w:pPr>
              <w:pStyle w:val="XML1"/>
              <w:rPr>
                <w:ins w:id="7678" w:author="Thomas Dietz" w:date="2012-08-08T16:18:00Z"/>
              </w:rPr>
            </w:pPr>
            <w:ins w:id="7679" w:author="Thomas Dietz" w:date="2012-08-08T16:18:00Z">
              <w:r>
                <w:t xml:space="preserve">            OpenFlow Controller.  If this element is not present, then</w:t>
              </w:r>
            </w:ins>
          </w:p>
          <w:p w14:paraId="7A0131BC" w14:textId="77777777" w:rsidR="00D708FE" w:rsidRDefault="00D708FE" w:rsidP="00D708FE">
            <w:pPr>
              <w:pStyle w:val="XML1"/>
              <w:rPr>
                <w:ins w:id="7680" w:author="Thomas Dietz" w:date="2012-08-08T16:18:00Z"/>
              </w:rPr>
            </w:pPr>
            <w:ins w:id="7681" w:author="Thomas Dietz" w:date="2012-08-08T16:18:00Z">
              <w:r>
                <w:t xml:space="preserve">            the port number is chosen arbitrarily by the OpenFlow</w:t>
              </w:r>
            </w:ins>
          </w:p>
          <w:p w14:paraId="1ADDEFFC" w14:textId="77777777" w:rsidR="00D708FE" w:rsidRDefault="00D708FE" w:rsidP="00D708FE">
            <w:pPr>
              <w:pStyle w:val="XML1"/>
              <w:rPr>
                <w:ins w:id="7682" w:author="Thomas Dietz" w:date="2012-08-08T16:18:00Z"/>
              </w:rPr>
            </w:pPr>
            <w:ins w:id="7683" w:author="Thomas Dietz" w:date="2012-08-08T16:18:00Z">
              <w:r>
                <w:t xml:space="preserve">            Logical Switch.</w:t>
              </w:r>
            </w:ins>
          </w:p>
          <w:p w14:paraId="4F4C6598" w14:textId="77777777" w:rsidR="00D708FE" w:rsidRDefault="00D708FE" w:rsidP="00D708FE">
            <w:pPr>
              <w:pStyle w:val="XML1"/>
              <w:rPr>
                <w:ins w:id="7684" w:author="Thomas Dietz" w:date="2012-08-08T16:18:00Z"/>
              </w:rPr>
            </w:pPr>
            <w:ins w:id="7685" w:author="Thomas Dietz" w:date="2012-08-08T16:18:00Z">
              <w:r>
                <w:t xml:space="preserve">                  </w:t>
              </w:r>
            </w:ins>
          </w:p>
          <w:p w14:paraId="40E26A43" w14:textId="77777777" w:rsidR="00D708FE" w:rsidRDefault="00D708FE" w:rsidP="00D708FE">
            <w:pPr>
              <w:pStyle w:val="XML1"/>
              <w:rPr>
                <w:ins w:id="7686" w:author="Thomas Dietz" w:date="2012-08-08T16:18:00Z"/>
              </w:rPr>
            </w:pPr>
            <w:ins w:id="7687" w:author="Thomas Dietz" w:date="2012-08-08T16:18:00Z">
              <w:r>
                <w:t xml:space="preserve">            This element is optional. Attempts to set this element to a</w:t>
              </w:r>
            </w:ins>
          </w:p>
          <w:p w14:paraId="49135159" w14:textId="77777777" w:rsidR="00D708FE" w:rsidRDefault="00D708FE" w:rsidP="00D708FE">
            <w:pPr>
              <w:pStyle w:val="XML1"/>
              <w:rPr>
                <w:ins w:id="7688" w:author="Thomas Dietz" w:date="2012-08-08T16:18:00Z"/>
              </w:rPr>
            </w:pPr>
            <w:ins w:id="7689" w:author="Thomas Dietz" w:date="2012-08-08T16:18:00Z">
              <w:r>
                <w:t xml:space="preserve">            port number that cannot be used by the OpenFlow Logical</w:t>
              </w:r>
            </w:ins>
          </w:p>
          <w:p w14:paraId="0524A857" w14:textId="77777777" w:rsidR="00D708FE" w:rsidRDefault="00D708FE" w:rsidP="00D708FE">
            <w:pPr>
              <w:pStyle w:val="XML1"/>
              <w:rPr>
                <w:ins w:id="7690" w:author="Thomas Dietz" w:date="2012-08-08T16:18:00Z"/>
              </w:rPr>
            </w:pPr>
            <w:ins w:id="7691" w:author="Thomas Dietz" w:date="2012-08-08T16:18:00Z">
              <w:r>
                <w:t xml:space="preserve">            Switch MUST result in an 'bad-element' error with type</w:t>
              </w:r>
            </w:ins>
          </w:p>
          <w:p w14:paraId="6A5ABF62" w14:textId="77777777" w:rsidR="00D708FE" w:rsidRDefault="00D708FE" w:rsidP="00D708FE">
            <w:pPr>
              <w:pStyle w:val="XML1"/>
              <w:rPr>
                <w:ins w:id="7692" w:author="Thomas Dietz" w:date="2012-08-08T16:18:00Z"/>
              </w:rPr>
            </w:pPr>
            <w:ins w:id="7693" w:author="Thomas Dietz" w:date="2012-08-08T16:18:00Z">
              <w:r>
                <w:t xml:space="preserve">            '</w:t>
              </w:r>
              <w:proofErr w:type="gramStart"/>
              <w:r>
                <w:t>application</w:t>
              </w:r>
              <w:proofErr w:type="gramEnd"/>
              <w:r>
                <w:t>'. The &amp;lt;error-info&amp;gt; element MUST contain the</w:t>
              </w:r>
            </w:ins>
          </w:p>
          <w:p w14:paraId="366D1221" w14:textId="77777777" w:rsidR="00D708FE" w:rsidRDefault="00D708FE" w:rsidP="00D708FE">
            <w:pPr>
              <w:pStyle w:val="XML1"/>
              <w:rPr>
                <w:ins w:id="7694" w:author="Thomas Dietz" w:date="2012-08-08T16:18:00Z"/>
              </w:rPr>
            </w:pPr>
            <w:ins w:id="7695" w:author="Thomas Dietz" w:date="2012-08-08T16:18:00Z">
              <w:r>
                <w:t xml:space="preserve">            </w:t>
              </w:r>
              <w:proofErr w:type="gramStart"/>
              <w:r>
                <w:t>name</w:t>
              </w:r>
              <w:proofErr w:type="gramEnd"/>
              <w:r>
                <w:t xml:space="preserve"> of this element in the &amp;lt;bad-element&amp;gt; element.</w:t>
              </w:r>
            </w:ins>
          </w:p>
          <w:p w14:paraId="115D5BAD" w14:textId="77777777" w:rsidR="00D708FE" w:rsidRDefault="00D708FE" w:rsidP="00D708FE">
            <w:pPr>
              <w:pStyle w:val="XML1"/>
              <w:rPr>
                <w:ins w:id="7696" w:author="Thomas Dietz" w:date="2012-08-08T16:18:00Z"/>
              </w:rPr>
            </w:pPr>
            <w:ins w:id="7697" w:author="Thomas Dietz" w:date="2012-08-08T16:18:00Z">
              <w:r>
                <w:t xml:space="preserve">          &lt;/xs:documentation&gt;</w:t>
              </w:r>
            </w:ins>
          </w:p>
          <w:p w14:paraId="4592AD9A" w14:textId="77777777" w:rsidR="00D708FE" w:rsidRDefault="00D708FE" w:rsidP="00D708FE">
            <w:pPr>
              <w:pStyle w:val="XML1"/>
              <w:rPr>
                <w:ins w:id="7698" w:author="Thomas Dietz" w:date="2012-08-08T16:18:00Z"/>
              </w:rPr>
            </w:pPr>
            <w:ins w:id="7699" w:author="Thomas Dietz" w:date="2012-08-08T16:18:00Z">
              <w:r>
                <w:t xml:space="preserve">        &lt;/xs:annotation&gt;</w:t>
              </w:r>
            </w:ins>
          </w:p>
          <w:p w14:paraId="271AB7CD" w14:textId="77777777" w:rsidR="00D708FE" w:rsidRDefault="00D708FE" w:rsidP="00D708FE">
            <w:pPr>
              <w:pStyle w:val="XML1"/>
              <w:rPr>
                <w:ins w:id="7700" w:author="Thomas Dietz" w:date="2012-08-08T16:18:00Z"/>
              </w:rPr>
            </w:pPr>
            <w:ins w:id="7701" w:author="Thomas Dietz" w:date="2012-08-08T16:18:00Z">
              <w:r>
                <w:t xml:space="preserve">      &lt;/xs:element&gt;</w:t>
              </w:r>
            </w:ins>
          </w:p>
          <w:p w14:paraId="4709F88E" w14:textId="77777777" w:rsidR="00D708FE" w:rsidRDefault="00D708FE" w:rsidP="00D708FE">
            <w:pPr>
              <w:pStyle w:val="XML1"/>
              <w:rPr>
                <w:ins w:id="7702" w:author="Thomas Dietz" w:date="2012-08-08T16:18:00Z"/>
              </w:rPr>
            </w:pPr>
            <w:ins w:id="7703" w:author="Thomas Dietz" w:date="2012-08-08T16:18:00Z">
              <w:r>
                <w:t xml:space="preserve">      &lt;xs:element name="protocol"&gt;</w:t>
              </w:r>
            </w:ins>
          </w:p>
          <w:p w14:paraId="64914B8E" w14:textId="77777777" w:rsidR="00D708FE" w:rsidRDefault="00D708FE" w:rsidP="00D708FE">
            <w:pPr>
              <w:pStyle w:val="XML1"/>
              <w:rPr>
                <w:ins w:id="7704" w:author="Thomas Dietz" w:date="2012-08-08T16:18:00Z"/>
              </w:rPr>
            </w:pPr>
            <w:ins w:id="7705" w:author="Thomas Dietz" w:date="2012-08-08T16:18:00Z">
              <w:r>
                <w:t xml:space="preserve">        &lt;xs:annotation&gt;</w:t>
              </w:r>
            </w:ins>
          </w:p>
          <w:p w14:paraId="350C7CF9" w14:textId="77777777" w:rsidR="00D708FE" w:rsidRDefault="00D708FE" w:rsidP="00D708FE">
            <w:pPr>
              <w:pStyle w:val="XML1"/>
              <w:rPr>
                <w:ins w:id="7706" w:author="Thomas Dietz" w:date="2012-08-08T16:18:00Z"/>
              </w:rPr>
            </w:pPr>
            <w:ins w:id="7707" w:author="Thomas Dietz" w:date="2012-08-08T16:18:00Z">
              <w:r>
                <w:t xml:space="preserve">          &lt;xs:documentation&gt;</w:t>
              </w:r>
            </w:ins>
          </w:p>
          <w:p w14:paraId="3B2335FF" w14:textId="77777777" w:rsidR="00D708FE" w:rsidRDefault="00D708FE" w:rsidP="00D708FE">
            <w:pPr>
              <w:pStyle w:val="XML1"/>
              <w:rPr>
                <w:ins w:id="7708" w:author="Thomas Dietz" w:date="2012-08-08T16:18:00Z"/>
              </w:rPr>
            </w:pPr>
            <w:ins w:id="7709" w:author="Thomas Dietz" w:date="2012-08-08T16:18:00Z">
              <w:r>
                <w:t xml:space="preserve">            The default protocol tha the OpenFlow Logical </w:t>
              </w:r>
            </w:ins>
          </w:p>
          <w:p w14:paraId="50DB53CC" w14:textId="77777777" w:rsidR="00D708FE" w:rsidRDefault="00D708FE" w:rsidP="00D708FE">
            <w:pPr>
              <w:pStyle w:val="XML1"/>
              <w:rPr>
                <w:ins w:id="7710" w:author="Thomas Dietz" w:date="2012-08-08T16:18:00Z"/>
              </w:rPr>
            </w:pPr>
            <w:ins w:id="7711" w:author="Thomas Dietz" w:date="2012-08-08T16:18:00Z">
              <w:r>
                <w:t xml:space="preserve">            Switch uses to connect to this OpenFlow Controller.  'tls'</w:t>
              </w:r>
            </w:ins>
          </w:p>
          <w:p w14:paraId="092AA2FD" w14:textId="77777777" w:rsidR="00D708FE" w:rsidRDefault="00D708FE" w:rsidP="00D708FE">
            <w:pPr>
              <w:pStyle w:val="XML1"/>
              <w:rPr>
                <w:ins w:id="7712" w:author="Thomas Dietz" w:date="2012-08-08T16:18:00Z"/>
              </w:rPr>
            </w:pPr>
            <w:ins w:id="7713" w:author="Thomas Dietz" w:date="2012-08-08T16:18:00Z">
              <w:r>
                <w:t xml:space="preserve">            </w:t>
              </w:r>
              <w:proofErr w:type="gramStart"/>
              <w:r>
                <w:t>is</w:t>
              </w:r>
              <w:proofErr w:type="gramEnd"/>
              <w:r>
                <w:t xml:space="preserve"> the default value.</w:t>
              </w:r>
            </w:ins>
          </w:p>
          <w:p w14:paraId="43BB6A46" w14:textId="77777777" w:rsidR="00D708FE" w:rsidRDefault="00D708FE" w:rsidP="00D708FE">
            <w:pPr>
              <w:pStyle w:val="XML1"/>
              <w:rPr>
                <w:ins w:id="7714" w:author="Thomas Dietz" w:date="2012-08-08T16:18:00Z"/>
              </w:rPr>
            </w:pPr>
          </w:p>
          <w:p w14:paraId="07E8D946" w14:textId="77777777" w:rsidR="00D708FE" w:rsidRDefault="00D708FE" w:rsidP="00D708FE">
            <w:pPr>
              <w:pStyle w:val="XML1"/>
              <w:rPr>
                <w:ins w:id="7715" w:author="Thomas Dietz" w:date="2012-08-08T16:18:00Z"/>
              </w:rPr>
            </w:pPr>
            <w:ins w:id="7716" w:author="Thomas Dietz" w:date="2012-08-08T16:18:00Z">
              <w:r>
                <w:t xml:space="preserve">            This element is optional. If this element is not present it</w:t>
              </w:r>
            </w:ins>
          </w:p>
          <w:p w14:paraId="0AE3FDBE" w14:textId="77777777" w:rsidR="00D708FE" w:rsidRDefault="00D708FE" w:rsidP="00D708FE">
            <w:pPr>
              <w:pStyle w:val="XML1"/>
              <w:rPr>
                <w:ins w:id="7717" w:author="Thomas Dietz" w:date="2012-08-08T16:18:00Z"/>
              </w:rPr>
            </w:pPr>
            <w:ins w:id="7718" w:author="Thomas Dietz" w:date="2012-08-08T16:18:00Z">
              <w:r>
                <w:t xml:space="preserve">            </w:t>
              </w:r>
              <w:proofErr w:type="gramStart"/>
              <w:r>
                <w:t>defaults</w:t>
              </w:r>
              <w:proofErr w:type="gramEnd"/>
              <w:r>
                <w:t xml:space="preserve"> to 'tls'.</w:t>
              </w:r>
            </w:ins>
          </w:p>
          <w:p w14:paraId="678A150C" w14:textId="77777777" w:rsidR="00D708FE" w:rsidRDefault="00D708FE" w:rsidP="00D708FE">
            <w:pPr>
              <w:pStyle w:val="XML1"/>
              <w:rPr>
                <w:ins w:id="7719" w:author="Thomas Dietz" w:date="2012-08-08T16:18:00Z"/>
              </w:rPr>
            </w:pPr>
            <w:ins w:id="7720" w:author="Thomas Dietz" w:date="2012-08-08T16:18:00Z">
              <w:r>
                <w:t xml:space="preserve">          &lt;/xs:documentation&gt;</w:t>
              </w:r>
            </w:ins>
          </w:p>
          <w:p w14:paraId="375661F3" w14:textId="77777777" w:rsidR="00D708FE" w:rsidRDefault="00D708FE" w:rsidP="00D708FE">
            <w:pPr>
              <w:pStyle w:val="XML1"/>
              <w:rPr>
                <w:ins w:id="7721" w:author="Thomas Dietz" w:date="2012-08-08T16:18:00Z"/>
              </w:rPr>
            </w:pPr>
            <w:ins w:id="7722" w:author="Thomas Dietz" w:date="2012-08-08T16:18:00Z">
              <w:r>
                <w:t xml:space="preserve">        &lt;/xs:annotation&gt;</w:t>
              </w:r>
            </w:ins>
          </w:p>
          <w:p w14:paraId="07F87309" w14:textId="77777777" w:rsidR="00D708FE" w:rsidRDefault="00D708FE" w:rsidP="00D708FE">
            <w:pPr>
              <w:pStyle w:val="XML1"/>
              <w:rPr>
                <w:ins w:id="7723" w:author="Thomas Dietz" w:date="2012-08-08T16:18:00Z"/>
              </w:rPr>
            </w:pPr>
            <w:ins w:id="7724" w:author="Thomas Dietz" w:date="2012-08-08T16:18:00Z">
              <w:r>
                <w:t xml:space="preserve">        &lt;xs:simpleType&gt;</w:t>
              </w:r>
            </w:ins>
          </w:p>
          <w:p w14:paraId="6161C5E2" w14:textId="77777777" w:rsidR="00D708FE" w:rsidRDefault="00D708FE" w:rsidP="00D708FE">
            <w:pPr>
              <w:pStyle w:val="XML1"/>
              <w:rPr>
                <w:ins w:id="7725" w:author="Thomas Dietz" w:date="2012-08-08T16:18:00Z"/>
              </w:rPr>
            </w:pPr>
            <w:ins w:id="7726" w:author="Thomas Dietz" w:date="2012-08-08T16:18:00Z">
              <w:r>
                <w:t xml:space="preserve">          &lt;xs:restriction base="xs:string"&gt;</w:t>
              </w:r>
            </w:ins>
          </w:p>
          <w:p w14:paraId="7EF14FFB" w14:textId="77777777" w:rsidR="00D708FE" w:rsidRDefault="00D708FE" w:rsidP="00D708FE">
            <w:pPr>
              <w:pStyle w:val="XML1"/>
              <w:rPr>
                <w:ins w:id="7727" w:author="Thomas Dietz" w:date="2012-08-08T16:18:00Z"/>
              </w:rPr>
            </w:pPr>
            <w:ins w:id="7728" w:author="Thomas Dietz" w:date="2012-08-08T16:18:00Z">
              <w:r>
                <w:lastRenderedPageBreak/>
                <w:t xml:space="preserve">            &lt;xs:enumeration value="tcp"/&gt;</w:t>
              </w:r>
            </w:ins>
          </w:p>
          <w:p w14:paraId="0A964B12" w14:textId="77777777" w:rsidR="00D708FE" w:rsidRDefault="00D708FE" w:rsidP="00D708FE">
            <w:pPr>
              <w:pStyle w:val="XML1"/>
              <w:rPr>
                <w:ins w:id="7729" w:author="Thomas Dietz" w:date="2012-08-08T16:18:00Z"/>
              </w:rPr>
            </w:pPr>
            <w:ins w:id="7730" w:author="Thomas Dietz" w:date="2012-08-08T16:18:00Z">
              <w:r>
                <w:t xml:space="preserve">            &lt;xs:enumeration value="tls"/&gt;</w:t>
              </w:r>
            </w:ins>
          </w:p>
          <w:p w14:paraId="42CAA0D2" w14:textId="77777777" w:rsidR="00D708FE" w:rsidRDefault="00D708FE" w:rsidP="00D708FE">
            <w:pPr>
              <w:pStyle w:val="XML1"/>
              <w:rPr>
                <w:ins w:id="7731" w:author="Thomas Dietz" w:date="2012-08-08T16:18:00Z"/>
              </w:rPr>
            </w:pPr>
            <w:ins w:id="7732" w:author="Thomas Dietz" w:date="2012-08-08T16:18:00Z">
              <w:r>
                <w:t xml:space="preserve">          &lt;/xs:restriction&gt;</w:t>
              </w:r>
            </w:ins>
          </w:p>
          <w:p w14:paraId="7288635D" w14:textId="77777777" w:rsidR="00D708FE" w:rsidRDefault="00D708FE" w:rsidP="00D708FE">
            <w:pPr>
              <w:pStyle w:val="XML1"/>
              <w:rPr>
                <w:ins w:id="7733" w:author="Thomas Dietz" w:date="2012-08-08T16:18:00Z"/>
              </w:rPr>
            </w:pPr>
            <w:ins w:id="7734" w:author="Thomas Dietz" w:date="2012-08-08T16:18:00Z">
              <w:r>
                <w:t xml:space="preserve">        &lt;/xs:simpleType&gt;</w:t>
              </w:r>
            </w:ins>
          </w:p>
          <w:p w14:paraId="7558E722" w14:textId="77777777" w:rsidR="00D708FE" w:rsidRDefault="00D708FE" w:rsidP="00D708FE">
            <w:pPr>
              <w:pStyle w:val="XML1"/>
              <w:rPr>
                <w:ins w:id="7735" w:author="Thomas Dietz" w:date="2012-08-08T16:18:00Z"/>
              </w:rPr>
            </w:pPr>
            <w:ins w:id="7736" w:author="Thomas Dietz" w:date="2012-08-08T16:18:00Z">
              <w:r>
                <w:t xml:space="preserve">      &lt;/xs:element&gt;</w:t>
              </w:r>
            </w:ins>
          </w:p>
          <w:p w14:paraId="6EA80965" w14:textId="77777777" w:rsidR="00D708FE" w:rsidRDefault="00D708FE" w:rsidP="00D708FE">
            <w:pPr>
              <w:pStyle w:val="XML1"/>
              <w:rPr>
                <w:ins w:id="7737" w:author="Thomas Dietz" w:date="2012-08-08T16:18:00Z"/>
              </w:rPr>
            </w:pPr>
            <w:ins w:id="7738" w:author="Thomas Dietz" w:date="2012-08-08T16:18:00Z">
              <w:r>
                <w:t xml:space="preserve">      &lt;xs:element name="state"&gt;</w:t>
              </w:r>
            </w:ins>
          </w:p>
          <w:p w14:paraId="3F7D663F" w14:textId="77777777" w:rsidR="00D708FE" w:rsidRDefault="00D708FE" w:rsidP="00D708FE">
            <w:pPr>
              <w:pStyle w:val="XML1"/>
              <w:rPr>
                <w:ins w:id="7739" w:author="Thomas Dietz" w:date="2012-08-08T16:18:00Z"/>
              </w:rPr>
            </w:pPr>
            <w:ins w:id="7740" w:author="Thomas Dietz" w:date="2012-08-08T16:18:00Z">
              <w:r>
                <w:t xml:space="preserve">        &lt;xs:annotation&gt;</w:t>
              </w:r>
            </w:ins>
          </w:p>
          <w:p w14:paraId="48C850C8" w14:textId="77777777" w:rsidR="00D708FE" w:rsidRDefault="00D708FE" w:rsidP="00D708FE">
            <w:pPr>
              <w:pStyle w:val="XML1"/>
              <w:rPr>
                <w:ins w:id="7741" w:author="Thomas Dietz" w:date="2012-08-08T16:18:00Z"/>
              </w:rPr>
            </w:pPr>
            <w:ins w:id="7742" w:author="Thomas Dietz" w:date="2012-08-08T16:18:00Z">
              <w:r>
                <w:t xml:space="preserve">          &lt;xs:documentation&gt;</w:t>
              </w:r>
            </w:ins>
          </w:p>
          <w:p w14:paraId="47CFF6F3" w14:textId="77777777" w:rsidR="00D708FE" w:rsidRDefault="00D708FE" w:rsidP="00D708FE">
            <w:pPr>
              <w:pStyle w:val="XML1"/>
              <w:rPr>
                <w:ins w:id="7743" w:author="Thomas Dietz" w:date="2012-08-08T16:18:00Z"/>
              </w:rPr>
            </w:pPr>
            <w:ins w:id="7744" w:author="Thomas Dietz" w:date="2012-08-08T16:18:00Z">
              <w:r>
                <w:t xml:space="preserve">            This container holds connection state</w:t>
              </w:r>
            </w:ins>
          </w:p>
          <w:p w14:paraId="1041B081" w14:textId="77777777" w:rsidR="00D708FE" w:rsidRDefault="00D708FE" w:rsidP="00D708FE">
            <w:pPr>
              <w:pStyle w:val="XML1"/>
              <w:rPr>
                <w:ins w:id="7745" w:author="Thomas Dietz" w:date="2012-08-08T16:18:00Z"/>
              </w:rPr>
            </w:pPr>
            <w:ins w:id="7746" w:author="Thomas Dietz" w:date="2012-08-08T16:18:00Z">
              <w:r>
                <w:t xml:space="preserve">            information that indicate the connection state of the</w:t>
              </w:r>
            </w:ins>
          </w:p>
          <w:p w14:paraId="431D11BD" w14:textId="77777777" w:rsidR="00D708FE" w:rsidRDefault="00D708FE" w:rsidP="00D708FE">
            <w:pPr>
              <w:pStyle w:val="XML1"/>
              <w:rPr>
                <w:ins w:id="7747" w:author="Thomas Dietz" w:date="2012-08-08T16:18:00Z"/>
              </w:rPr>
            </w:pPr>
            <w:ins w:id="7748" w:author="Thomas Dietz" w:date="2012-08-08T16:18:00Z">
              <w:r>
                <w:t xml:space="preserve">            OpenFlow Logical Switch and the OpenFlow protocol version</w:t>
              </w:r>
            </w:ins>
          </w:p>
          <w:p w14:paraId="4D3E676F" w14:textId="77777777" w:rsidR="00D708FE" w:rsidRDefault="00D708FE" w:rsidP="00D708FE">
            <w:pPr>
              <w:pStyle w:val="XML1"/>
              <w:rPr>
                <w:ins w:id="7749" w:author="Thomas Dietz" w:date="2012-08-08T16:18:00Z"/>
              </w:rPr>
            </w:pPr>
            <w:ins w:id="7750" w:author="Thomas Dietz" w:date="2012-08-08T16:18:00Z">
              <w:r>
                <w:t xml:space="preserve">            </w:t>
              </w:r>
              <w:proofErr w:type="gramStart"/>
              <w:r>
                <w:t>used</w:t>
              </w:r>
              <w:proofErr w:type="gramEnd"/>
              <w:r>
                <w:t xml:space="preserve"> for the connection.</w:t>
              </w:r>
            </w:ins>
          </w:p>
          <w:p w14:paraId="6E12FD1D" w14:textId="77777777" w:rsidR="00D708FE" w:rsidRDefault="00D708FE" w:rsidP="00D708FE">
            <w:pPr>
              <w:pStyle w:val="XML1"/>
              <w:rPr>
                <w:ins w:id="7751" w:author="Thomas Dietz" w:date="2012-08-08T16:18:00Z"/>
              </w:rPr>
            </w:pPr>
          </w:p>
          <w:p w14:paraId="69854209" w14:textId="77777777" w:rsidR="00D708FE" w:rsidRDefault="00D708FE" w:rsidP="00D708FE">
            <w:pPr>
              <w:pStyle w:val="XML1"/>
              <w:rPr>
                <w:ins w:id="7752" w:author="Thomas Dietz" w:date="2012-08-08T16:18:00Z"/>
              </w:rPr>
            </w:pPr>
            <w:ins w:id="7753" w:author="Thomas Dietz" w:date="2012-08-08T16:18:00Z">
              <w:r>
                <w:t xml:space="preserve">            Children of this element are not configurable and can only</w:t>
              </w:r>
            </w:ins>
          </w:p>
          <w:p w14:paraId="384340E4" w14:textId="77777777" w:rsidR="00D708FE" w:rsidRDefault="00D708FE" w:rsidP="00D708FE">
            <w:pPr>
              <w:pStyle w:val="XML1"/>
              <w:rPr>
                <w:ins w:id="7754" w:author="Thomas Dietz" w:date="2012-08-08T16:18:00Z"/>
              </w:rPr>
            </w:pPr>
            <w:ins w:id="7755" w:author="Thomas Dietz" w:date="2012-08-08T16:18:00Z">
              <w:r>
                <w:t xml:space="preserve">            </w:t>
              </w:r>
              <w:proofErr w:type="gramStart"/>
              <w:r>
                <w:t>be</w:t>
              </w:r>
              <w:proofErr w:type="gramEnd"/>
              <w:r>
                <w:t xml:space="preserve"> retrieved by NETCONF &amp;lt;get&amp;gt; operations. Attemps to modify</w:t>
              </w:r>
            </w:ins>
          </w:p>
          <w:p w14:paraId="071D3AB5" w14:textId="77777777" w:rsidR="00D708FE" w:rsidRDefault="00D708FE" w:rsidP="00D708FE">
            <w:pPr>
              <w:pStyle w:val="XML1"/>
              <w:rPr>
                <w:ins w:id="7756" w:author="Thomas Dietz" w:date="2012-08-08T16:18:00Z"/>
              </w:rPr>
            </w:pPr>
            <w:ins w:id="7757" w:author="Thomas Dietz" w:date="2012-08-08T16:18:00Z">
              <w:r>
                <w:t xml:space="preserve">            this element and its children with a NETCONF &amp;lt;edit-config&amp;gt;</w:t>
              </w:r>
            </w:ins>
          </w:p>
          <w:p w14:paraId="0761D6FF" w14:textId="77777777" w:rsidR="00D708FE" w:rsidRDefault="00D708FE" w:rsidP="00D708FE">
            <w:pPr>
              <w:pStyle w:val="XML1"/>
              <w:rPr>
                <w:ins w:id="7758" w:author="Thomas Dietz" w:date="2012-08-08T16:18:00Z"/>
              </w:rPr>
            </w:pPr>
            <w:ins w:id="7759" w:author="Thomas Dietz" w:date="2012-08-08T16:18:00Z">
              <w:r>
                <w:t xml:space="preserve">            operation MUST result in an 'operation-not-supported' error</w:t>
              </w:r>
            </w:ins>
          </w:p>
          <w:p w14:paraId="4F81B2AD" w14:textId="77777777" w:rsidR="00D708FE" w:rsidRDefault="00D708FE" w:rsidP="00D708FE">
            <w:pPr>
              <w:pStyle w:val="XML1"/>
              <w:rPr>
                <w:ins w:id="7760" w:author="Thomas Dietz" w:date="2012-08-08T16:18:00Z"/>
              </w:rPr>
            </w:pPr>
            <w:ins w:id="7761" w:author="Thomas Dietz" w:date="2012-08-08T16:18:00Z">
              <w:r>
                <w:t xml:space="preserve">            </w:t>
              </w:r>
              <w:proofErr w:type="gramStart"/>
              <w:r>
                <w:t>with</w:t>
              </w:r>
              <w:proofErr w:type="gramEnd"/>
              <w:r>
                <w:t xml:space="preserve"> type 'application'.</w:t>
              </w:r>
            </w:ins>
          </w:p>
          <w:p w14:paraId="3DB07FF9" w14:textId="77777777" w:rsidR="00D708FE" w:rsidRDefault="00D708FE" w:rsidP="00D708FE">
            <w:pPr>
              <w:pStyle w:val="XML1"/>
              <w:rPr>
                <w:ins w:id="7762" w:author="Thomas Dietz" w:date="2012-08-08T16:18:00Z"/>
              </w:rPr>
            </w:pPr>
            <w:ins w:id="7763" w:author="Thomas Dietz" w:date="2012-08-08T16:18:00Z">
              <w:r>
                <w:t xml:space="preserve">          &lt;/xs:documentation&gt;</w:t>
              </w:r>
            </w:ins>
          </w:p>
          <w:p w14:paraId="372A473A" w14:textId="77777777" w:rsidR="00D708FE" w:rsidRDefault="00D708FE" w:rsidP="00D708FE">
            <w:pPr>
              <w:pStyle w:val="XML1"/>
              <w:rPr>
                <w:ins w:id="7764" w:author="Thomas Dietz" w:date="2012-08-08T16:18:00Z"/>
              </w:rPr>
            </w:pPr>
            <w:ins w:id="7765" w:author="Thomas Dietz" w:date="2012-08-08T16:18:00Z">
              <w:r>
                <w:t xml:space="preserve">        &lt;/xs:annotation&gt;</w:t>
              </w:r>
            </w:ins>
          </w:p>
          <w:p w14:paraId="6BFB58C1" w14:textId="77777777" w:rsidR="00D708FE" w:rsidRDefault="00D708FE" w:rsidP="00D708FE">
            <w:pPr>
              <w:pStyle w:val="XML1"/>
              <w:rPr>
                <w:ins w:id="7766" w:author="Thomas Dietz" w:date="2012-08-08T16:18:00Z"/>
              </w:rPr>
            </w:pPr>
            <w:ins w:id="7767" w:author="Thomas Dietz" w:date="2012-08-08T16:18:00Z">
              <w:r>
                <w:t xml:space="preserve">        &lt;xs:complexType&gt;</w:t>
              </w:r>
            </w:ins>
          </w:p>
          <w:p w14:paraId="2488D867" w14:textId="77777777" w:rsidR="00D708FE" w:rsidRDefault="00D708FE" w:rsidP="00D708FE">
            <w:pPr>
              <w:pStyle w:val="XML1"/>
              <w:rPr>
                <w:ins w:id="7768" w:author="Thomas Dietz" w:date="2012-08-08T16:18:00Z"/>
              </w:rPr>
            </w:pPr>
            <w:ins w:id="7769" w:author="Thomas Dietz" w:date="2012-08-08T16:18:00Z">
              <w:r>
                <w:t xml:space="preserve">          &lt;xs:sequence&gt;</w:t>
              </w:r>
            </w:ins>
          </w:p>
          <w:p w14:paraId="30E2BDA9" w14:textId="77777777" w:rsidR="00D708FE" w:rsidRDefault="00D708FE" w:rsidP="00D708FE">
            <w:pPr>
              <w:pStyle w:val="XML1"/>
              <w:rPr>
                <w:ins w:id="7770" w:author="Thomas Dietz" w:date="2012-08-08T16:18:00Z"/>
              </w:rPr>
            </w:pPr>
            <w:ins w:id="7771" w:author="Thomas Dietz" w:date="2012-08-08T16:18:00Z">
              <w:r>
                <w:t xml:space="preserve">            &lt;xs:element name="connection-state" minOccurs="0"  type="OFUpDownStateType"&gt;</w:t>
              </w:r>
            </w:ins>
          </w:p>
          <w:p w14:paraId="0592D8DC" w14:textId="77777777" w:rsidR="00D708FE" w:rsidRDefault="00D708FE" w:rsidP="00D708FE">
            <w:pPr>
              <w:pStyle w:val="XML1"/>
              <w:rPr>
                <w:ins w:id="7772" w:author="Thomas Dietz" w:date="2012-08-08T16:18:00Z"/>
              </w:rPr>
            </w:pPr>
            <w:ins w:id="7773" w:author="Thomas Dietz" w:date="2012-08-08T16:18:00Z">
              <w:r>
                <w:t xml:space="preserve">              &lt;xs:annotation&gt;</w:t>
              </w:r>
            </w:ins>
          </w:p>
          <w:p w14:paraId="6D9628F1" w14:textId="77777777" w:rsidR="00D708FE" w:rsidRDefault="00D708FE" w:rsidP="00D708FE">
            <w:pPr>
              <w:pStyle w:val="XML1"/>
              <w:rPr>
                <w:ins w:id="7774" w:author="Thomas Dietz" w:date="2012-08-08T16:18:00Z"/>
              </w:rPr>
            </w:pPr>
            <w:ins w:id="7775" w:author="Thomas Dietz" w:date="2012-08-08T16:18:00Z">
              <w:r>
                <w:t xml:space="preserve">                &lt;xs:documentation&gt;</w:t>
              </w:r>
            </w:ins>
          </w:p>
          <w:p w14:paraId="34AD8828" w14:textId="77777777" w:rsidR="00D708FE" w:rsidRDefault="00D708FE" w:rsidP="00D708FE">
            <w:pPr>
              <w:pStyle w:val="XML1"/>
              <w:rPr>
                <w:ins w:id="7776" w:author="Thomas Dietz" w:date="2012-08-08T16:18:00Z"/>
              </w:rPr>
            </w:pPr>
            <w:ins w:id="7777" w:author="Thomas Dietz" w:date="2012-08-08T16:18:00Z">
              <w:r>
                <w:t xml:space="preserve">                  This object indicates the connections state of</w:t>
              </w:r>
            </w:ins>
          </w:p>
          <w:p w14:paraId="004D41E0" w14:textId="77777777" w:rsidR="00D708FE" w:rsidRDefault="00D708FE" w:rsidP="00D708FE">
            <w:pPr>
              <w:pStyle w:val="XML1"/>
              <w:rPr>
                <w:ins w:id="7778" w:author="Thomas Dietz" w:date="2012-08-08T16:18:00Z"/>
              </w:rPr>
            </w:pPr>
            <w:ins w:id="7779" w:author="Thomas Dietz" w:date="2012-08-08T16:18:00Z">
              <w:r>
                <w:t xml:space="preserve">                  </w:t>
              </w:r>
              <w:proofErr w:type="gramStart"/>
              <w:r>
                <w:t>the</w:t>
              </w:r>
              <w:proofErr w:type="gramEnd"/>
              <w:r>
                <w:t xml:space="preserve"> OpenFlow Logical Switch to this controller.</w:t>
              </w:r>
            </w:ins>
          </w:p>
          <w:p w14:paraId="2EE4CB99" w14:textId="77777777" w:rsidR="00D708FE" w:rsidRDefault="00D708FE" w:rsidP="00D708FE">
            <w:pPr>
              <w:pStyle w:val="XML1"/>
              <w:rPr>
                <w:ins w:id="7780" w:author="Thomas Dietz" w:date="2012-08-08T16:18:00Z"/>
              </w:rPr>
            </w:pPr>
            <w:ins w:id="7781" w:author="Thomas Dietz" w:date="2012-08-08T16:18:00Z">
              <w:r>
                <w:t xml:space="preserve">                &lt;/xs:documentation&gt;</w:t>
              </w:r>
            </w:ins>
          </w:p>
          <w:p w14:paraId="1A638048" w14:textId="77777777" w:rsidR="00D708FE" w:rsidRDefault="00D708FE" w:rsidP="00D708FE">
            <w:pPr>
              <w:pStyle w:val="XML1"/>
              <w:rPr>
                <w:ins w:id="7782" w:author="Thomas Dietz" w:date="2012-08-08T16:18:00Z"/>
              </w:rPr>
            </w:pPr>
            <w:ins w:id="7783" w:author="Thomas Dietz" w:date="2012-08-08T16:18:00Z">
              <w:r>
                <w:t xml:space="preserve">              &lt;/xs:annotation&gt;</w:t>
              </w:r>
            </w:ins>
          </w:p>
          <w:p w14:paraId="763D07E5" w14:textId="77777777" w:rsidR="00D708FE" w:rsidRDefault="00D708FE" w:rsidP="00D708FE">
            <w:pPr>
              <w:pStyle w:val="XML1"/>
              <w:rPr>
                <w:ins w:id="7784" w:author="Thomas Dietz" w:date="2012-08-08T16:18:00Z"/>
              </w:rPr>
            </w:pPr>
            <w:ins w:id="7785" w:author="Thomas Dietz" w:date="2012-08-08T16:18:00Z">
              <w:r>
                <w:t xml:space="preserve">            &lt;/xs:element&gt;</w:t>
              </w:r>
            </w:ins>
          </w:p>
          <w:p w14:paraId="1E64CFCF" w14:textId="77777777" w:rsidR="00D708FE" w:rsidRDefault="00D708FE" w:rsidP="00D708FE">
            <w:pPr>
              <w:pStyle w:val="XML1"/>
              <w:rPr>
                <w:ins w:id="7786" w:author="Thomas Dietz" w:date="2012-08-08T16:18:00Z"/>
              </w:rPr>
            </w:pPr>
            <w:ins w:id="7787" w:author="Thomas Dietz" w:date="2012-08-08T16:18:00Z">
              <w:r>
                <w:t xml:space="preserve">            &lt;xs:element name="current-version" minOccurs="0"  type="OFOpenFlowVersionType"&gt;</w:t>
              </w:r>
            </w:ins>
          </w:p>
          <w:p w14:paraId="1C84F62B" w14:textId="77777777" w:rsidR="00D708FE" w:rsidRDefault="00D708FE" w:rsidP="00D708FE">
            <w:pPr>
              <w:pStyle w:val="XML1"/>
              <w:rPr>
                <w:ins w:id="7788" w:author="Thomas Dietz" w:date="2012-08-08T16:18:00Z"/>
              </w:rPr>
            </w:pPr>
            <w:ins w:id="7789" w:author="Thomas Dietz" w:date="2012-08-08T16:18:00Z">
              <w:r>
                <w:t xml:space="preserve">              &lt;xs:annotation&gt;</w:t>
              </w:r>
            </w:ins>
          </w:p>
          <w:p w14:paraId="33E48B6A" w14:textId="77777777" w:rsidR="00D708FE" w:rsidRDefault="00D708FE" w:rsidP="00D708FE">
            <w:pPr>
              <w:pStyle w:val="XML1"/>
              <w:rPr>
                <w:ins w:id="7790" w:author="Thomas Dietz" w:date="2012-08-08T16:18:00Z"/>
              </w:rPr>
            </w:pPr>
            <w:ins w:id="7791" w:author="Thomas Dietz" w:date="2012-08-08T16:18:00Z">
              <w:r>
                <w:t xml:space="preserve">                &lt;xs:documentation&gt;</w:t>
              </w:r>
            </w:ins>
          </w:p>
          <w:p w14:paraId="61C53966" w14:textId="77777777" w:rsidR="00D708FE" w:rsidRDefault="00D708FE" w:rsidP="00D708FE">
            <w:pPr>
              <w:pStyle w:val="XML1"/>
              <w:rPr>
                <w:ins w:id="7792" w:author="Thomas Dietz" w:date="2012-08-08T16:18:00Z"/>
              </w:rPr>
            </w:pPr>
            <w:ins w:id="7793" w:author="Thomas Dietz" w:date="2012-08-08T16:18:00Z">
              <w:r>
                <w:t xml:space="preserve">                  This object indicates the version of the</w:t>
              </w:r>
            </w:ins>
          </w:p>
          <w:p w14:paraId="6637DA5D" w14:textId="77777777" w:rsidR="00D708FE" w:rsidRDefault="00D708FE" w:rsidP="00D708FE">
            <w:pPr>
              <w:pStyle w:val="XML1"/>
              <w:rPr>
                <w:ins w:id="7794" w:author="Thomas Dietz" w:date="2012-08-08T16:18:00Z"/>
              </w:rPr>
            </w:pPr>
            <w:ins w:id="7795" w:author="Thomas Dietz" w:date="2012-08-08T16:18:00Z">
              <w:r>
                <w:t xml:space="preserve">                  OpenFlow protocol used between the OpenFlow Logical</w:t>
              </w:r>
            </w:ins>
          </w:p>
          <w:p w14:paraId="07C11999" w14:textId="77777777" w:rsidR="00D708FE" w:rsidRDefault="00D708FE" w:rsidP="00D708FE">
            <w:pPr>
              <w:pStyle w:val="XML1"/>
              <w:rPr>
                <w:ins w:id="7796" w:author="Thomas Dietz" w:date="2012-08-08T16:18:00Z"/>
              </w:rPr>
            </w:pPr>
            <w:ins w:id="7797" w:author="Thomas Dietz" w:date="2012-08-08T16:18:00Z">
              <w:r>
                <w:t xml:space="preserve">                  Switch and this Controller.  If element connection-state</w:t>
              </w:r>
            </w:ins>
          </w:p>
          <w:p w14:paraId="15FFC712" w14:textId="77777777" w:rsidR="00D708FE" w:rsidRDefault="00D708FE" w:rsidP="00D708FE">
            <w:pPr>
              <w:pStyle w:val="XML1"/>
              <w:rPr>
                <w:ins w:id="7798" w:author="Thomas Dietz" w:date="2012-08-08T16:18:00Z"/>
              </w:rPr>
            </w:pPr>
            <w:ins w:id="7799" w:author="Thomas Dietz" w:date="2012-08-08T16:18:00Z">
              <w:r>
                <w:t xml:space="preserve">                  has value 'up', then this element indicates the actual</w:t>
              </w:r>
            </w:ins>
          </w:p>
          <w:p w14:paraId="1084B1C4" w14:textId="77777777" w:rsidR="00D708FE" w:rsidRDefault="00D708FE" w:rsidP="00D708FE">
            <w:pPr>
              <w:pStyle w:val="XML1"/>
              <w:rPr>
                <w:ins w:id="7800" w:author="Thomas Dietz" w:date="2012-08-08T16:18:00Z"/>
              </w:rPr>
            </w:pPr>
            <w:ins w:id="7801" w:author="Thomas Dietz" w:date="2012-08-08T16:18:00Z">
              <w:r>
                <w:t xml:space="preserve">                  </w:t>
              </w:r>
              <w:proofErr w:type="gramStart"/>
              <w:r>
                <w:t>version</w:t>
              </w:r>
              <w:proofErr w:type="gramEnd"/>
              <w:r>
                <w:t xml:space="preserve"> in use.  If element connection-state has value</w:t>
              </w:r>
            </w:ins>
          </w:p>
          <w:p w14:paraId="4DA476D5" w14:textId="77777777" w:rsidR="00D708FE" w:rsidRDefault="00D708FE" w:rsidP="00D708FE">
            <w:pPr>
              <w:pStyle w:val="XML1"/>
              <w:rPr>
                <w:ins w:id="7802" w:author="Thomas Dietz" w:date="2012-08-08T16:18:00Z"/>
              </w:rPr>
            </w:pPr>
            <w:ins w:id="7803" w:author="Thomas Dietz" w:date="2012-08-08T16:18:00Z">
              <w:r>
                <w:t xml:space="preserve">                  'down', then this element indicates the version number of</w:t>
              </w:r>
            </w:ins>
          </w:p>
          <w:p w14:paraId="396F9FEC" w14:textId="77777777" w:rsidR="00D708FE" w:rsidRDefault="00D708FE" w:rsidP="00D708FE">
            <w:pPr>
              <w:pStyle w:val="XML1"/>
              <w:rPr>
                <w:ins w:id="7804" w:author="Thomas Dietz" w:date="2012-08-08T16:18:00Z"/>
              </w:rPr>
            </w:pPr>
            <w:ins w:id="7805" w:author="Thomas Dietz" w:date="2012-08-08T16:18:00Z">
              <w:r>
                <w:t xml:space="preserve">                  the last established connection with this OpenFlow</w:t>
              </w:r>
            </w:ins>
          </w:p>
          <w:p w14:paraId="0A56F2B6" w14:textId="77777777" w:rsidR="00D708FE" w:rsidRDefault="00D708FE" w:rsidP="00D708FE">
            <w:pPr>
              <w:pStyle w:val="XML1"/>
              <w:rPr>
                <w:ins w:id="7806" w:author="Thomas Dietz" w:date="2012-08-08T16:18:00Z"/>
              </w:rPr>
            </w:pPr>
            <w:ins w:id="7807" w:author="Thomas Dietz" w:date="2012-08-08T16:18:00Z">
              <w:r>
                <w:t xml:space="preserve">                  Controller.  The value of this element MAY be persistent</w:t>
              </w:r>
            </w:ins>
          </w:p>
          <w:p w14:paraId="44A9D8A7" w14:textId="77777777" w:rsidR="00D708FE" w:rsidRDefault="00D708FE" w:rsidP="00D708FE">
            <w:pPr>
              <w:pStyle w:val="XML1"/>
              <w:rPr>
                <w:ins w:id="7808" w:author="Thomas Dietz" w:date="2012-08-08T16:18:00Z"/>
              </w:rPr>
            </w:pPr>
            <w:ins w:id="7809" w:author="Thomas Dietz" w:date="2012-08-08T16:18:00Z">
              <w:r>
                <w:t xml:space="preserve">                  across reboots of the OpenFlow Logical Switch in such a</w:t>
              </w:r>
            </w:ins>
          </w:p>
          <w:p w14:paraId="42E962C6" w14:textId="77777777" w:rsidR="00D708FE" w:rsidRDefault="00D708FE" w:rsidP="00D708FE">
            <w:pPr>
              <w:pStyle w:val="XML1"/>
              <w:rPr>
                <w:ins w:id="7810" w:author="Thomas Dietz" w:date="2012-08-08T16:18:00Z"/>
              </w:rPr>
            </w:pPr>
            <w:ins w:id="7811" w:author="Thomas Dietz" w:date="2012-08-08T16:18:00Z">
              <w:r>
                <w:t xml:space="preserve">                  </w:t>
              </w:r>
              <w:proofErr w:type="gramStart"/>
              <w:r>
                <w:t>case</w:t>
              </w:r>
              <w:proofErr w:type="gramEnd"/>
              <w:r>
                <w:t>.  If element connection-state has value 'down'and</w:t>
              </w:r>
            </w:ins>
          </w:p>
          <w:p w14:paraId="0E7F132F" w14:textId="77777777" w:rsidR="00D708FE" w:rsidRDefault="00D708FE" w:rsidP="00D708FE">
            <w:pPr>
              <w:pStyle w:val="XML1"/>
              <w:rPr>
                <w:ins w:id="7812" w:author="Thomas Dietz" w:date="2012-08-08T16:18:00Z"/>
              </w:rPr>
            </w:pPr>
            <w:ins w:id="7813" w:author="Thomas Dietz" w:date="2012-08-08T16:18:00Z">
              <w:r>
                <w:t xml:space="preserve">                  there is no information about previous connections to</w:t>
              </w:r>
            </w:ins>
          </w:p>
          <w:p w14:paraId="3C0FAFF7" w14:textId="77777777" w:rsidR="00D708FE" w:rsidRDefault="00D708FE" w:rsidP="00D708FE">
            <w:pPr>
              <w:pStyle w:val="XML1"/>
              <w:rPr>
                <w:ins w:id="7814" w:author="Thomas Dietz" w:date="2012-08-08T16:18:00Z"/>
              </w:rPr>
            </w:pPr>
            <w:ins w:id="7815" w:author="Thomas Dietz" w:date="2012-08-08T16:18:00Z">
              <w:r>
                <w:t xml:space="preserve">                  this OpenFlow controller, then this element is not</w:t>
              </w:r>
            </w:ins>
          </w:p>
          <w:p w14:paraId="40DE71EB" w14:textId="77777777" w:rsidR="00D708FE" w:rsidRDefault="00D708FE" w:rsidP="00D708FE">
            <w:pPr>
              <w:pStyle w:val="XML1"/>
              <w:rPr>
                <w:ins w:id="7816" w:author="Thomas Dietz" w:date="2012-08-08T16:18:00Z"/>
              </w:rPr>
            </w:pPr>
            <w:ins w:id="7817" w:author="Thomas Dietz" w:date="2012-08-08T16:18:00Z">
              <w:r>
                <w:t xml:space="preserve">                  </w:t>
              </w:r>
              <w:proofErr w:type="gramStart"/>
              <w:r>
                <w:t>present</w:t>
              </w:r>
              <w:proofErr w:type="gramEnd"/>
              <w:r>
                <w:t xml:space="preserve"> or has the value '0'.</w:t>
              </w:r>
            </w:ins>
          </w:p>
          <w:p w14:paraId="30C52062" w14:textId="77777777" w:rsidR="00D708FE" w:rsidRDefault="00D708FE" w:rsidP="00D708FE">
            <w:pPr>
              <w:pStyle w:val="XML1"/>
              <w:rPr>
                <w:ins w:id="7818" w:author="Thomas Dietz" w:date="2012-08-08T16:18:00Z"/>
              </w:rPr>
            </w:pPr>
            <w:ins w:id="7819" w:author="Thomas Dietz" w:date="2012-08-08T16:18:00Z">
              <w:r>
                <w:t xml:space="preserve">                &lt;/xs:documentation&gt;</w:t>
              </w:r>
            </w:ins>
          </w:p>
          <w:p w14:paraId="15782B8B" w14:textId="77777777" w:rsidR="00D708FE" w:rsidRDefault="00D708FE" w:rsidP="00D708FE">
            <w:pPr>
              <w:pStyle w:val="XML1"/>
              <w:rPr>
                <w:ins w:id="7820" w:author="Thomas Dietz" w:date="2012-08-08T16:18:00Z"/>
              </w:rPr>
            </w:pPr>
            <w:ins w:id="7821" w:author="Thomas Dietz" w:date="2012-08-08T16:18:00Z">
              <w:r>
                <w:t xml:space="preserve">              &lt;/xs:annotation&gt;</w:t>
              </w:r>
            </w:ins>
          </w:p>
          <w:p w14:paraId="3E2B221A" w14:textId="77777777" w:rsidR="00D708FE" w:rsidRDefault="00D708FE" w:rsidP="00D708FE">
            <w:pPr>
              <w:pStyle w:val="XML1"/>
              <w:rPr>
                <w:ins w:id="7822" w:author="Thomas Dietz" w:date="2012-08-08T16:18:00Z"/>
              </w:rPr>
            </w:pPr>
            <w:ins w:id="7823" w:author="Thomas Dietz" w:date="2012-08-08T16:18:00Z">
              <w:r>
                <w:t xml:space="preserve">            &lt;/xs:element&gt;</w:t>
              </w:r>
            </w:ins>
          </w:p>
          <w:p w14:paraId="17C8188A" w14:textId="77777777" w:rsidR="00D708FE" w:rsidRDefault="00D708FE" w:rsidP="00D708FE">
            <w:pPr>
              <w:pStyle w:val="XML1"/>
              <w:rPr>
                <w:ins w:id="7824" w:author="Thomas Dietz" w:date="2012-08-08T16:18:00Z"/>
              </w:rPr>
            </w:pPr>
            <w:ins w:id="7825" w:author="Thomas Dietz" w:date="2012-08-08T16:18:00Z">
              <w:r>
                <w:t xml:space="preserve">            &lt;xs:element name="supported-versions" minOccurs="0" maxOccurs="unbounded"  type="OFOpenFlowVersionType"&gt;</w:t>
              </w:r>
            </w:ins>
          </w:p>
          <w:p w14:paraId="7262187B" w14:textId="77777777" w:rsidR="00D708FE" w:rsidRDefault="00D708FE" w:rsidP="00D708FE">
            <w:pPr>
              <w:pStyle w:val="XML1"/>
              <w:rPr>
                <w:ins w:id="7826" w:author="Thomas Dietz" w:date="2012-08-08T16:18:00Z"/>
              </w:rPr>
            </w:pPr>
            <w:ins w:id="7827" w:author="Thomas Dietz" w:date="2012-08-08T16:18:00Z">
              <w:r>
                <w:t xml:space="preserve">              &lt;xs:annotation&gt;</w:t>
              </w:r>
            </w:ins>
          </w:p>
          <w:p w14:paraId="38522949" w14:textId="77777777" w:rsidR="00D708FE" w:rsidRDefault="00D708FE" w:rsidP="00D708FE">
            <w:pPr>
              <w:pStyle w:val="XML1"/>
              <w:rPr>
                <w:ins w:id="7828" w:author="Thomas Dietz" w:date="2012-08-08T16:18:00Z"/>
              </w:rPr>
            </w:pPr>
            <w:ins w:id="7829" w:author="Thomas Dietz" w:date="2012-08-08T16:18:00Z">
              <w:r>
                <w:t xml:space="preserve">                &lt;xs:documentation&gt;</w:t>
              </w:r>
            </w:ins>
          </w:p>
          <w:p w14:paraId="4306A013" w14:textId="77777777" w:rsidR="00D708FE" w:rsidRDefault="00D708FE" w:rsidP="00D708FE">
            <w:pPr>
              <w:pStyle w:val="XML1"/>
              <w:rPr>
                <w:ins w:id="7830" w:author="Thomas Dietz" w:date="2012-08-08T16:18:00Z"/>
              </w:rPr>
            </w:pPr>
            <w:ins w:id="7831" w:author="Thomas Dietz" w:date="2012-08-08T16:18:00Z">
              <w:r>
                <w:t xml:space="preserve">                  This list of elements includes one entry for</w:t>
              </w:r>
            </w:ins>
          </w:p>
          <w:p w14:paraId="7037C879" w14:textId="77777777" w:rsidR="00D708FE" w:rsidRDefault="00D708FE" w:rsidP="00D708FE">
            <w:pPr>
              <w:pStyle w:val="XML1"/>
              <w:rPr>
                <w:ins w:id="7832" w:author="Thomas Dietz" w:date="2012-08-08T16:18:00Z"/>
              </w:rPr>
            </w:pPr>
            <w:ins w:id="7833" w:author="Thomas Dietz" w:date="2012-08-08T16:18:00Z">
              <w:r>
                <w:lastRenderedPageBreak/>
                <w:t xml:space="preserve">                  each OpenFlow protocol version that this OpenFlow</w:t>
              </w:r>
            </w:ins>
          </w:p>
          <w:p w14:paraId="2712C66A" w14:textId="77777777" w:rsidR="00D708FE" w:rsidRDefault="00D708FE" w:rsidP="00D708FE">
            <w:pPr>
              <w:pStyle w:val="XML1"/>
              <w:rPr>
                <w:ins w:id="7834" w:author="Thomas Dietz" w:date="2012-08-08T16:18:00Z"/>
              </w:rPr>
            </w:pPr>
            <w:ins w:id="7835" w:author="Thomas Dietz" w:date="2012-08-08T16:18:00Z">
              <w:r>
                <w:t xml:space="preserve">                  </w:t>
              </w:r>
              <w:proofErr w:type="gramStart"/>
              <w:r>
                <w:t>controller</w:t>
              </w:r>
              <w:proofErr w:type="gramEnd"/>
              <w:r>
                <w:t xml:space="preserve"> supports.  It SHOULD contain all</w:t>
              </w:r>
            </w:ins>
          </w:p>
          <w:p w14:paraId="16529F1C" w14:textId="77777777" w:rsidR="00D708FE" w:rsidRDefault="00D708FE" w:rsidP="00D708FE">
            <w:pPr>
              <w:pStyle w:val="XML1"/>
              <w:rPr>
                <w:ins w:id="7836" w:author="Thomas Dietz" w:date="2012-08-08T16:18:00Z"/>
              </w:rPr>
            </w:pPr>
            <w:ins w:id="7837" w:author="Thomas Dietz" w:date="2012-08-08T16:18:00Z">
              <w:r>
                <w:t xml:space="preserve">                &lt;/xs:documentation&gt;</w:t>
              </w:r>
            </w:ins>
          </w:p>
          <w:p w14:paraId="7AAEBD66" w14:textId="77777777" w:rsidR="00D708FE" w:rsidRDefault="00D708FE" w:rsidP="00D708FE">
            <w:pPr>
              <w:pStyle w:val="XML1"/>
              <w:rPr>
                <w:ins w:id="7838" w:author="Thomas Dietz" w:date="2012-08-08T16:18:00Z"/>
              </w:rPr>
            </w:pPr>
            <w:ins w:id="7839" w:author="Thomas Dietz" w:date="2012-08-08T16:18:00Z">
              <w:r>
                <w:t xml:space="preserve">              &lt;/xs:annotation&gt;</w:t>
              </w:r>
            </w:ins>
          </w:p>
          <w:p w14:paraId="1CA4F628" w14:textId="77777777" w:rsidR="00D708FE" w:rsidRDefault="00D708FE" w:rsidP="00D708FE">
            <w:pPr>
              <w:pStyle w:val="XML1"/>
              <w:rPr>
                <w:ins w:id="7840" w:author="Thomas Dietz" w:date="2012-08-08T16:18:00Z"/>
              </w:rPr>
            </w:pPr>
            <w:ins w:id="7841" w:author="Thomas Dietz" w:date="2012-08-08T16:18:00Z">
              <w:r>
                <w:t xml:space="preserve">            &lt;/xs:element&gt;</w:t>
              </w:r>
            </w:ins>
          </w:p>
          <w:p w14:paraId="7F8418FF" w14:textId="77777777" w:rsidR="00D708FE" w:rsidRDefault="00D708FE" w:rsidP="00D708FE">
            <w:pPr>
              <w:pStyle w:val="XML1"/>
              <w:rPr>
                <w:ins w:id="7842" w:author="Thomas Dietz" w:date="2012-08-08T16:18:00Z"/>
              </w:rPr>
            </w:pPr>
            <w:ins w:id="7843" w:author="Thomas Dietz" w:date="2012-08-08T16:18:00Z">
              <w:r>
                <w:t xml:space="preserve">            &lt;xs:element name="local-ip-address-in-use" minOccurs="0"  type="inet:ip-address"&gt;</w:t>
              </w:r>
            </w:ins>
          </w:p>
          <w:p w14:paraId="09BFDEE2" w14:textId="77777777" w:rsidR="00D708FE" w:rsidRDefault="00D708FE" w:rsidP="00D708FE">
            <w:pPr>
              <w:pStyle w:val="XML1"/>
              <w:rPr>
                <w:ins w:id="7844" w:author="Thomas Dietz" w:date="2012-08-08T16:18:00Z"/>
              </w:rPr>
            </w:pPr>
            <w:ins w:id="7845" w:author="Thomas Dietz" w:date="2012-08-08T16:18:00Z">
              <w:r>
                <w:t xml:space="preserve">              &lt;xs:annotation&gt;</w:t>
              </w:r>
            </w:ins>
          </w:p>
          <w:p w14:paraId="20D63B53" w14:textId="77777777" w:rsidR="00D708FE" w:rsidRDefault="00D708FE" w:rsidP="00D708FE">
            <w:pPr>
              <w:pStyle w:val="XML1"/>
              <w:rPr>
                <w:ins w:id="7846" w:author="Thomas Dietz" w:date="2012-08-08T16:18:00Z"/>
              </w:rPr>
            </w:pPr>
            <w:ins w:id="7847" w:author="Thomas Dietz" w:date="2012-08-08T16:18:00Z">
              <w:r>
                <w:t xml:space="preserve">                &lt;xs:documentation&gt;</w:t>
              </w:r>
            </w:ins>
          </w:p>
          <w:p w14:paraId="55AEB3F8" w14:textId="77777777" w:rsidR="00D708FE" w:rsidRDefault="00D708FE" w:rsidP="00D708FE">
            <w:pPr>
              <w:pStyle w:val="XML1"/>
              <w:rPr>
                <w:ins w:id="7848" w:author="Thomas Dietz" w:date="2012-08-08T16:18:00Z"/>
              </w:rPr>
            </w:pPr>
            <w:ins w:id="7849" w:author="Thomas Dietz" w:date="2012-08-08T16:18:00Z">
              <w:r>
                <w:t xml:space="preserve">                  The local IP address of the OpenFlow Logical</w:t>
              </w:r>
            </w:ins>
          </w:p>
          <w:p w14:paraId="2A3B229D" w14:textId="77777777" w:rsidR="00D708FE" w:rsidRDefault="00D708FE" w:rsidP="00D708FE">
            <w:pPr>
              <w:pStyle w:val="XML1"/>
              <w:rPr>
                <w:ins w:id="7850" w:author="Thomas Dietz" w:date="2012-08-08T16:18:00Z"/>
              </w:rPr>
            </w:pPr>
            <w:ins w:id="7851" w:author="Thomas Dietz" w:date="2012-08-08T16:18:00Z">
              <w:r>
                <w:t xml:space="preserve">                  Switch when connecting to this OpenFlow Controller.  It</w:t>
              </w:r>
            </w:ins>
          </w:p>
          <w:p w14:paraId="39AB9BA1" w14:textId="77777777" w:rsidR="00D708FE" w:rsidRDefault="00D708FE" w:rsidP="00D708FE">
            <w:pPr>
              <w:pStyle w:val="XML1"/>
              <w:rPr>
                <w:ins w:id="7852" w:author="Thomas Dietz" w:date="2012-08-08T16:18:00Z"/>
              </w:rPr>
            </w:pPr>
            <w:ins w:id="7853" w:author="Thomas Dietz" w:date="2012-08-08T16:18:00Z">
              <w:r>
                <w:t xml:space="preserve">                  is the source IP address of packets sent to this OpenFlow</w:t>
              </w:r>
            </w:ins>
          </w:p>
          <w:p w14:paraId="077E4AFB" w14:textId="77777777" w:rsidR="00D708FE" w:rsidRDefault="00D708FE" w:rsidP="00D708FE">
            <w:pPr>
              <w:pStyle w:val="XML1"/>
              <w:rPr>
                <w:ins w:id="7854" w:author="Thomas Dietz" w:date="2012-08-08T16:18:00Z"/>
              </w:rPr>
            </w:pPr>
            <w:ins w:id="7855" w:author="Thomas Dietz" w:date="2012-08-08T16:18:00Z">
              <w:r>
                <w:t xml:space="preserve">                  Controller.  If present, this element overrides any</w:t>
              </w:r>
            </w:ins>
          </w:p>
          <w:p w14:paraId="130F2A58" w14:textId="77777777" w:rsidR="00D708FE" w:rsidRDefault="00D708FE" w:rsidP="00D708FE">
            <w:pPr>
              <w:pStyle w:val="XML1"/>
              <w:rPr>
                <w:ins w:id="7856" w:author="Thomas Dietz" w:date="2012-08-08T16:18:00Z"/>
              </w:rPr>
            </w:pPr>
            <w:ins w:id="7857" w:author="Thomas Dietz" w:date="2012-08-08T16:18:00Z">
              <w:r>
                <w:t xml:space="preserve">                  </w:t>
              </w:r>
              <w:proofErr w:type="gramStart"/>
              <w:r>
                <w:t>default</w:t>
              </w:r>
              <w:proofErr w:type="gramEnd"/>
              <w:r>
                <w:t xml:space="preserve"> IP address.</w:t>
              </w:r>
            </w:ins>
          </w:p>
          <w:p w14:paraId="47D83D6C" w14:textId="77777777" w:rsidR="00D708FE" w:rsidRDefault="00D708FE" w:rsidP="00D708FE">
            <w:pPr>
              <w:pStyle w:val="XML1"/>
              <w:rPr>
                <w:ins w:id="7858" w:author="Thomas Dietz" w:date="2012-08-08T16:18:00Z"/>
              </w:rPr>
            </w:pPr>
            <w:ins w:id="7859" w:author="Thomas Dietz" w:date="2012-08-08T16:18:00Z">
              <w:r>
                <w:t xml:space="preserve">                &lt;/xs:documentation&gt;</w:t>
              </w:r>
            </w:ins>
          </w:p>
          <w:p w14:paraId="4DB92EB3" w14:textId="77777777" w:rsidR="00D708FE" w:rsidRDefault="00D708FE" w:rsidP="00D708FE">
            <w:pPr>
              <w:pStyle w:val="XML1"/>
              <w:rPr>
                <w:ins w:id="7860" w:author="Thomas Dietz" w:date="2012-08-08T16:18:00Z"/>
              </w:rPr>
            </w:pPr>
            <w:ins w:id="7861" w:author="Thomas Dietz" w:date="2012-08-08T16:18:00Z">
              <w:r>
                <w:t xml:space="preserve">              &lt;/xs:annotation&gt;</w:t>
              </w:r>
            </w:ins>
          </w:p>
          <w:p w14:paraId="54417A65" w14:textId="77777777" w:rsidR="00D708FE" w:rsidRDefault="00D708FE" w:rsidP="00D708FE">
            <w:pPr>
              <w:pStyle w:val="XML1"/>
              <w:rPr>
                <w:ins w:id="7862" w:author="Thomas Dietz" w:date="2012-08-08T16:18:00Z"/>
              </w:rPr>
            </w:pPr>
            <w:ins w:id="7863" w:author="Thomas Dietz" w:date="2012-08-08T16:18:00Z">
              <w:r>
                <w:t xml:space="preserve">            &lt;/xs:element&gt;</w:t>
              </w:r>
            </w:ins>
          </w:p>
          <w:p w14:paraId="6F0147B6" w14:textId="77777777" w:rsidR="00D708FE" w:rsidRDefault="00D708FE" w:rsidP="00D708FE">
            <w:pPr>
              <w:pStyle w:val="XML1"/>
              <w:rPr>
                <w:ins w:id="7864" w:author="Thomas Dietz" w:date="2012-08-08T16:18:00Z"/>
              </w:rPr>
            </w:pPr>
            <w:ins w:id="7865" w:author="Thomas Dietz" w:date="2012-08-08T16:18:00Z">
              <w:r>
                <w:t xml:space="preserve">            &lt;xs:element name="local-port-in-use" minOccurs="0"  type="inet:port-number"&gt;</w:t>
              </w:r>
            </w:ins>
          </w:p>
          <w:p w14:paraId="1F28F4D9" w14:textId="77777777" w:rsidR="00D708FE" w:rsidRDefault="00D708FE" w:rsidP="00D708FE">
            <w:pPr>
              <w:pStyle w:val="XML1"/>
              <w:rPr>
                <w:ins w:id="7866" w:author="Thomas Dietz" w:date="2012-08-08T16:18:00Z"/>
              </w:rPr>
            </w:pPr>
            <w:ins w:id="7867" w:author="Thomas Dietz" w:date="2012-08-08T16:18:00Z">
              <w:r>
                <w:t xml:space="preserve">              &lt;xs:annotation&gt;</w:t>
              </w:r>
            </w:ins>
          </w:p>
          <w:p w14:paraId="0145F9AF" w14:textId="77777777" w:rsidR="00D708FE" w:rsidRDefault="00D708FE" w:rsidP="00D708FE">
            <w:pPr>
              <w:pStyle w:val="XML1"/>
              <w:rPr>
                <w:ins w:id="7868" w:author="Thomas Dietz" w:date="2012-08-08T16:18:00Z"/>
              </w:rPr>
            </w:pPr>
            <w:ins w:id="7869" w:author="Thomas Dietz" w:date="2012-08-08T16:18:00Z">
              <w:r>
                <w:t xml:space="preserve">                &lt;xs:documentation&gt;</w:t>
              </w:r>
            </w:ins>
          </w:p>
          <w:p w14:paraId="748861AC" w14:textId="77777777" w:rsidR="00D708FE" w:rsidRDefault="00D708FE" w:rsidP="00D708FE">
            <w:pPr>
              <w:pStyle w:val="XML1"/>
              <w:rPr>
                <w:ins w:id="7870" w:author="Thomas Dietz" w:date="2012-08-08T16:18:00Z"/>
              </w:rPr>
            </w:pPr>
            <w:ins w:id="7871" w:author="Thomas Dietz" w:date="2012-08-08T16:18:00Z">
              <w:r>
                <w:t xml:space="preserve">                  The local TCP port number of the OpenFlow</w:t>
              </w:r>
            </w:ins>
          </w:p>
          <w:p w14:paraId="2F17FF0B" w14:textId="77777777" w:rsidR="00D708FE" w:rsidRDefault="00D708FE" w:rsidP="00D708FE">
            <w:pPr>
              <w:pStyle w:val="XML1"/>
              <w:rPr>
                <w:ins w:id="7872" w:author="Thomas Dietz" w:date="2012-08-08T16:18:00Z"/>
              </w:rPr>
            </w:pPr>
            <w:ins w:id="7873" w:author="Thomas Dietz" w:date="2012-08-08T16:18:00Z">
              <w:r>
                <w:t xml:space="preserve">                  Logical Switch.  If element connection-state has value</w:t>
              </w:r>
            </w:ins>
          </w:p>
          <w:p w14:paraId="46A01C17" w14:textId="77777777" w:rsidR="00D708FE" w:rsidRDefault="00D708FE" w:rsidP="00D708FE">
            <w:pPr>
              <w:pStyle w:val="XML1"/>
              <w:rPr>
                <w:ins w:id="7874" w:author="Thomas Dietz" w:date="2012-08-08T16:18:00Z"/>
              </w:rPr>
            </w:pPr>
            <w:ins w:id="7875" w:author="Thomas Dietz" w:date="2012-08-08T16:18:00Z">
              <w:r>
                <w:t xml:space="preserve">                  'up', then this element indicates the actual port number</w:t>
              </w:r>
            </w:ins>
          </w:p>
          <w:p w14:paraId="0762890F" w14:textId="77777777" w:rsidR="00D708FE" w:rsidRDefault="00D708FE" w:rsidP="00D708FE">
            <w:pPr>
              <w:pStyle w:val="XML1"/>
              <w:rPr>
                <w:ins w:id="7876" w:author="Thomas Dietz" w:date="2012-08-08T16:18:00Z"/>
              </w:rPr>
            </w:pPr>
            <w:ins w:id="7877" w:author="Thomas Dietz" w:date="2012-08-08T16:18:00Z">
              <w:r>
                <w:t xml:space="preserve">                  </w:t>
              </w:r>
              <w:proofErr w:type="gramStart"/>
              <w:r>
                <w:t>in</w:t>
              </w:r>
              <w:proofErr w:type="gramEnd"/>
              <w:r>
                <w:t xml:space="preserve"> use.  If element connection-state has value 'down',</w:t>
              </w:r>
            </w:ins>
          </w:p>
          <w:p w14:paraId="6A30AABC" w14:textId="77777777" w:rsidR="00D708FE" w:rsidRDefault="00D708FE" w:rsidP="00D708FE">
            <w:pPr>
              <w:pStyle w:val="XML1"/>
              <w:rPr>
                <w:ins w:id="7878" w:author="Thomas Dietz" w:date="2012-08-08T16:18:00Z"/>
              </w:rPr>
            </w:pPr>
            <w:ins w:id="7879" w:author="Thomas Dietz" w:date="2012-08-08T16:18:00Z">
              <w:r>
                <w:t xml:space="preserve">                  then this element indicates the port number used for the</w:t>
              </w:r>
            </w:ins>
          </w:p>
          <w:p w14:paraId="6812E787" w14:textId="77777777" w:rsidR="00D708FE" w:rsidRDefault="00D708FE" w:rsidP="00D708FE">
            <w:pPr>
              <w:pStyle w:val="XML1"/>
              <w:rPr>
                <w:ins w:id="7880" w:author="Thomas Dietz" w:date="2012-08-08T16:18:00Z"/>
              </w:rPr>
            </w:pPr>
            <w:ins w:id="7881" w:author="Thomas Dietz" w:date="2012-08-08T16:18:00Z">
              <w:r>
                <w:t xml:space="preserve">                  last attempt to establish a connection with this OpenFlow</w:t>
              </w:r>
            </w:ins>
          </w:p>
          <w:p w14:paraId="38492233" w14:textId="77777777" w:rsidR="00D708FE" w:rsidRDefault="00D708FE" w:rsidP="00D708FE">
            <w:pPr>
              <w:pStyle w:val="XML1"/>
              <w:rPr>
                <w:ins w:id="7882" w:author="Thomas Dietz" w:date="2012-08-08T16:18:00Z"/>
              </w:rPr>
            </w:pPr>
            <w:ins w:id="7883" w:author="Thomas Dietz" w:date="2012-08-08T16:18:00Z">
              <w:r>
                <w:t xml:space="preserve">                  </w:t>
              </w:r>
              <w:proofErr w:type="gramStart"/>
              <w:r>
                <w:t>Controller.???</w:t>
              </w:r>
              <w:proofErr w:type="gramEnd"/>
              <w:r>
                <w:t xml:space="preserve"> </w:t>
              </w:r>
            </w:ins>
          </w:p>
          <w:p w14:paraId="68B1D78A" w14:textId="77777777" w:rsidR="00D708FE" w:rsidRDefault="00D708FE" w:rsidP="00D708FE">
            <w:pPr>
              <w:pStyle w:val="XML1"/>
              <w:rPr>
                <w:ins w:id="7884" w:author="Thomas Dietz" w:date="2012-08-08T16:18:00Z"/>
              </w:rPr>
            </w:pPr>
            <w:ins w:id="7885" w:author="Thomas Dietz" w:date="2012-08-08T16:18:00Z">
              <w:r>
                <w:t xml:space="preserve">                  When connecting to this OpenFlow Controller, it is the </w:t>
              </w:r>
            </w:ins>
          </w:p>
          <w:p w14:paraId="09A6C13F" w14:textId="77777777" w:rsidR="00D708FE" w:rsidRDefault="00D708FE" w:rsidP="00D708FE">
            <w:pPr>
              <w:pStyle w:val="XML1"/>
              <w:rPr>
                <w:ins w:id="7886" w:author="Thomas Dietz" w:date="2012-08-08T16:18:00Z"/>
              </w:rPr>
            </w:pPr>
            <w:ins w:id="7887" w:author="Thomas Dietz" w:date="2012-08-08T16:18:00Z">
              <w:r>
                <w:t xml:space="preserve">                  source TCP port number of packets sent to this OpenFlow </w:t>
              </w:r>
            </w:ins>
          </w:p>
          <w:p w14:paraId="5D5047E1" w14:textId="77777777" w:rsidR="00D708FE" w:rsidRDefault="00D708FE" w:rsidP="00D708FE">
            <w:pPr>
              <w:pStyle w:val="XML1"/>
              <w:rPr>
                <w:ins w:id="7888" w:author="Thomas Dietz" w:date="2012-08-08T16:18:00Z"/>
              </w:rPr>
            </w:pPr>
            <w:ins w:id="7889" w:author="Thomas Dietz" w:date="2012-08-08T16:18:00Z">
              <w:r>
                <w:t xml:space="preserve">                  Controller.  If this element has its defaqult value 0,</w:t>
              </w:r>
            </w:ins>
          </w:p>
          <w:p w14:paraId="6BE27334" w14:textId="77777777" w:rsidR="00D708FE" w:rsidRDefault="00D708FE" w:rsidP="00D708FE">
            <w:pPr>
              <w:pStyle w:val="XML1"/>
              <w:rPr>
                <w:ins w:id="7890" w:author="Thomas Dietz" w:date="2012-08-08T16:18:00Z"/>
              </w:rPr>
            </w:pPr>
            <w:ins w:id="7891" w:author="Thomas Dietz" w:date="2012-08-08T16:18:00Z">
              <w:r>
                <w:t xml:space="preserve">                  then port number is chosen arbitrarily by the OpenFlow</w:t>
              </w:r>
            </w:ins>
          </w:p>
          <w:p w14:paraId="696A8461" w14:textId="77777777" w:rsidR="00D708FE" w:rsidRDefault="00D708FE" w:rsidP="00D708FE">
            <w:pPr>
              <w:pStyle w:val="XML1"/>
              <w:rPr>
                <w:ins w:id="7892" w:author="Thomas Dietz" w:date="2012-08-08T16:18:00Z"/>
              </w:rPr>
            </w:pPr>
            <w:ins w:id="7893" w:author="Thomas Dietz" w:date="2012-08-08T16:18:00Z">
              <w:r>
                <w:t xml:space="preserve">                  Logical Switch.</w:t>
              </w:r>
            </w:ins>
          </w:p>
          <w:p w14:paraId="36656C0F" w14:textId="77777777" w:rsidR="00D708FE" w:rsidRDefault="00D708FE" w:rsidP="00D708FE">
            <w:pPr>
              <w:pStyle w:val="XML1"/>
              <w:rPr>
                <w:ins w:id="7894" w:author="Thomas Dietz" w:date="2012-08-08T16:18:00Z"/>
              </w:rPr>
            </w:pPr>
            <w:ins w:id="7895" w:author="Thomas Dietz" w:date="2012-08-08T16:18:00Z">
              <w:r>
                <w:t xml:space="preserve">                &lt;/xs:documentation&gt;</w:t>
              </w:r>
            </w:ins>
          </w:p>
          <w:p w14:paraId="6BEF47B9" w14:textId="77777777" w:rsidR="00D708FE" w:rsidRDefault="00D708FE" w:rsidP="00D708FE">
            <w:pPr>
              <w:pStyle w:val="XML1"/>
              <w:rPr>
                <w:ins w:id="7896" w:author="Thomas Dietz" w:date="2012-08-08T16:18:00Z"/>
              </w:rPr>
            </w:pPr>
            <w:ins w:id="7897" w:author="Thomas Dietz" w:date="2012-08-08T16:18:00Z">
              <w:r>
                <w:t xml:space="preserve">              &lt;/xs:annotation&gt;</w:t>
              </w:r>
            </w:ins>
          </w:p>
          <w:p w14:paraId="559F80F6" w14:textId="77777777" w:rsidR="00D708FE" w:rsidRDefault="00D708FE" w:rsidP="00D708FE">
            <w:pPr>
              <w:pStyle w:val="XML1"/>
              <w:rPr>
                <w:ins w:id="7898" w:author="Thomas Dietz" w:date="2012-08-08T16:18:00Z"/>
              </w:rPr>
            </w:pPr>
            <w:ins w:id="7899" w:author="Thomas Dietz" w:date="2012-08-08T16:18:00Z">
              <w:r>
                <w:t xml:space="preserve">            &lt;/xs:element&gt;</w:t>
              </w:r>
            </w:ins>
          </w:p>
          <w:p w14:paraId="632347D7" w14:textId="77777777" w:rsidR="00D708FE" w:rsidRDefault="00D708FE" w:rsidP="00D708FE">
            <w:pPr>
              <w:pStyle w:val="XML1"/>
              <w:rPr>
                <w:ins w:id="7900" w:author="Thomas Dietz" w:date="2012-08-08T16:18:00Z"/>
              </w:rPr>
            </w:pPr>
            <w:ins w:id="7901" w:author="Thomas Dietz" w:date="2012-08-08T16:18:00Z">
              <w:r>
                <w:t xml:space="preserve">          &lt;/xs:sequence&gt;</w:t>
              </w:r>
            </w:ins>
          </w:p>
          <w:p w14:paraId="5B87E137" w14:textId="77777777" w:rsidR="00D708FE" w:rsidRDefault="00D708FE" w:rsidP="00D708FE">
            <w:pPr>
              <w:pStyle w:val="XML1"/>
              <w:rPr>
                <w:ins w:id="7902" w:author="Thomas Dietz" w:date="2012-08-08T16:18:00Z"/>
              </w:rPr>
            </w:pPr>
            <w:ins w:id="7903" w:author="Thomas Dietz" w:date="2012-08-08T16:18:00Z">
              <w:r>
                <w:t xml:space="preserve">        &lt;/xs:complexType&gt;</w:t>
              </w:r>
            </w:ins>
          </w:p>
          <w:p w14:paraId="06D7DA38" w14:textId="77777777" w:rsidR="00D708FE" w:rsidRDefault="00D708FE" w:rsidP="00D708FE">
            <w:pPr>
              <w:pStyle w:val="XML1"/>
              <w:rPr>
                <w:ins w:id="7904" w:author="Thomas Dietz" w:date="2012-08-08T16:18:00Z"/>
              </w:rPr>
            </w:pPr>
            <w:ins w:id="7905" w:author="Thomas Dietz" w:date="2012-08-08T16:18:00Z">
              <w:r>
                <w:t xml:space="preserve">      &lt;/xs:element&gt;</w:t>
              </w:r>
            </w:ins>
          </w:p>
          <w:p w14:paraId="21DB44A7" w14:textId="77777777" w:rsidR="00D708FE" w:rsidRDefault="00D708FE" w:rsidP="00D708FE">
            <w:pPr>
              <w:pStyle w:val="XML1"/>
              <w:rPr>
                <w:ins w:id="7906" w:author="Thomas Dietz" w:date="2012-08-08T16:18:00Z"/>
              </w:rPr>
            </w:pPr>
            <w:ins w:id="7907" w:author="Thomas Dietz" w:date="2012-08-08T16:18:00Z">
              <w:r>
                <w:t xml:space="preserve">    &lt;/xs:sequence&gt;</w:t>
              </w:r>
            </w:ins>
          </w:p>
          <w:p w14:paraId="73E577E2" w14:textId="77777777" w:rsidR="00D708FE" w:rsidRDefault="00D708FE" w:rsidP="00D708FE">
            <w:pPr>
              <w:pStyle w:val="XML1"/>
              <w:rPr>
                <w:ins w:id="7908" w:author="Thomas Dietz" w:date="2012-08-08T16:18:00Z"/>
              </w:rPr>
            </w:pPr>
            <w:ins w:id="7909" w:author="Thomas Dietz" w:date="2012-08-08T16:18:00Z">
              <w:r>
                <w:t xml:space="preserve">  &lt;/xs:group&gt;</w:t>
              </w:r>
            </w:ins>
          </w:p>
          <w:p w14:paraId="4535024D" w14:textId="77777777" w:rsidR="00D708FE" w:rsidRDefault="00D708FE" w:rsidP="00D708FE">
            <w:pPr>
              <w:pStyle w:val="XML1"/>
              <w:rPr>
                <w:ins w:id="7910" w:author="Thomas Dietz" w:date="2012-08-08T16:18:00Z"/>
              </w:rPr>
            </w:pPr>
          </w:p>
          <w:p w14:paraId="1DA61EB7" w14:textId="77777777" w:rsidR="00D708FE" w:rsidRDefault="00D708FE" w:rsidP="00D708FE">
            <w:pPr>
              <w:pStyle w:val="XML1"/>
              <w:rPr>
                <w:ins w:id="7911" w:author="Thomas Dietz" w:date="2012-08-08T16:18:00Z"/>
              </w:rPr>
            </w:pPr>
            <w:ins w:id="7912" w:author="Thomas Dietz" w:date="2012-08-08T16:18:00Z">
              <w:r>
                <w:t xml:space="preserve">  &lt;xs:element name="capable-switch"&gt;</w:t>
              </w:r>
            </w:ins>
          </w:p>
          <w:p w14:paraId="08F504B0" w14:textId="77777777" w:rsidR="00D708FE" w:rsidRDefault="00D708FE" w:rsidP="00D708FE">
            <w:pPr>
              <w:pStyle w:val="XML1"/>
              <w:rPr>
                <w:ins w:id="7913" w:author="Thomas Dietz" w:date="2012-08-08T16:18:00Z"/>
              </w:rPr>
            </w:pPr>
            <w:ins w:id="7914" w:author="Thomas Dietz" w:date="2012-08-08T16:18:00Z">
              <w:r>
                <w:t xml:space="preserve">    &lt;xs:annotation&gt;</w:t>
              </w:r>
            </w:ins>
          </w:p>
          <w:p w14:paraId="3AC17BE0" w14:textId="77777777" w:rsidR="00D708FE" w:rsidRDefault="00D708FE" w:rsidP="00D708FE">
            <w:pPr>
              <w:pStyle w:val="XML1"/>
              <w:rPr>
                <w:ins w:id="7915" w:author="Thomas Dietz" w:date="2012-08-08T16:18:00Z"/>
              </w:rPr>
            </w:pPr>
            <w:ins w:id="7916" w:author="Thomas Dietz" w:date="2012-08-08T16:18:00Z">
              <w:r>
                <w:t xml:space="preserve">      &lt;xs:documentation&gt;</w:t>
              </w:r>
            </w:ins>
          </w:p>
          <w:p w14:paraId="2BBA1319" w14:textId="77777777" w:rsidR="00D708FE" w:rsidRDefault="00D708FE" w:rsidP="00D708FE">
            <w:pPr>
              <w:pStyle w:val="XML1"/>
              <w:rPr>
                <w:ins w:id="7917" w:author="Thomas Dietz" w:date="2012-08-08T16:18:00Z"/>
              </w:rPr>
            </w:pPr>
            <w:ins w:id="7918" w:author="Thomas Dietz" w:date="2012-08-08T16:18:00Z">
              <w:r>
                <w:t xml:space="preserve">        The OpenFlow Capable Switch serves as the root </w:t>
              </w:r>
            </w:ins>
          </w:p>
          <w:p w14:paraId="1C7B6DF1" w14:textId="77777777" w:rsidR="00D708FE" w:rsidRDefault="00D708FE" w:rsidP="00D708FE">
            <w:pPr>
              <w:pStyle w:val="XML1"/>
              <w:rPr>
                <w:ins w:id="7919" w:author="Thomas Dietz" w:date="2012-08-08T16:18:00Z"/>
              </w:rPr>
            </w:pPr>
            <w:ins w:id="7920" w:author="Thomas Dietz" w:date="2012-08-08T16:18:00Z">
              <w:r>
                <w:t xml:space="preserve">        </w:t>
              </w:r>
              <w:proofErr w:type="gramStart"/>
              <w:r>
                <w:t>element</w:t>
              </w:r>
              <w:proofErr w:type="gramEnd"/>
              <w:r>
                <w:t xml:space="preserve"> for an OpenFlow configuration.  It contains logical</w:t>
              </w:r>
            </w:ins>
          </w:p>
          <w:p w14:paraId="46357172" w14:textId="77777777" w:rsidR="00D708FE" w:rsidRDefault="00D708FE" w:rsidP="00D708FE">
            <w:pPr>
              <w:pStyle w:val="XML1"/>
              <w:rPr>
                <w:ins w:id="7921" w:author="Thomas Dietz" w:date="2012-08-08T16:18:00Z"/>
              </w:rPr>
            </w:pPr>
            <w:ins w:id="7922" w:author="Thomas Dietz" w:date="2012-08-08T16:18:00Z">
              <w:r>
                <w:t xml:space="preserve">        switches and resources that can be assigned to logical</w:t>
              </w:r>
            </w:ins>
          </w:p>
          <w:p w14:paraId="0B4DF36A" w14:textId="77777777" w:rsidR="00D708FE" w:rsidRDefault="00D708FE" w:rsidP="00D708FE">
            <w:pPr>
              <w:pStyle w:val="XML1"/>
              <w:rPr>
                <w:ins w:id="7923" w:author="Thomas Dietz" w:date="2012-08-08T16:18:00Z"/>
              </w:rPr>
            </w:pPr>
            <w:ins w:id="7924" w:author="Thomas Dietz" w:date="2012-08-08T16:18:00Z">
              <w:r>
                <w:t xml:space="preserve">        </w:t>
              </w:r>
              <w:proofErr w:type="gramStart"/>
              <w:r>
                <w:t>switches</w:t>
              </w:r>
              <w:proofErr w:type="gramEnd"/>
              <w:r>
                <w:t xml:space="preserve">.  It may have relations to OpenFlow Configuration </w:t>
              </w:r>
            </w:ins>
          </w:p>
          <w:p w14:paraId="487FEA8C" w14:textId="77777777" w:rsidR="00D708FE" w:rsidRDefault="00D708FE" w:rsidP="00D708FE">
            <w:pPr>
              <w:pStyle w:val="XML1"/>
              <w:rPr>
                <w:ins w:id="7925" w:author="Thomas Dietz" w:date="2012-08-08T16:18:00Z"/>
              </w:rPr>
            </w:pPr>
            <w:ins w:id="7926" w:author="Thomas Dietz" w:date="2012-08-08T16:18:00Z">
              <w:r>
                <w:t xml:space="preserve">        Points.</w:t>
              </w:r>
            </w:ins>
          </w:p>
          <w:p w14:paraId="6E55C9CF" w14:textId="77777777" w:rsidR="00D708FE" w:rsidRDefault="00D708FE" w:rsidP="00D708FE">
            <w:pPr>
              <w:pStyle w:val="XML1"/>
              <w:rPr>
                <w:ins w:id="7927" w:author="Thomas Dietz" w:date="2012-08-08T16:18:00Z"/>
              </w:rPr>
            </w:pPr>
            <w:ins w:id="7928" w:author="Thomas Dietz" w:date="2012-08-08T16:18:00Z">
              <w:r>
                <w:t xml:space="preserve">      &lt;/xs:documentation&gt;</w:t>
              </w:r>
            </w:ins>
          </w:p>
          <w:p w14:paraId="6C2BF8F1" w14:textId="77777777" w:rsidR="00D708FE" w:rsidRDefault="00D708FE" w:rsidP="00D708FE">
            <w:pPr>
              <w:pStyle w:val="XML1"/>
              <w:rPr>
                <w:ins w:id="7929" w:author="Thomas Dietz" w:date="2012-08-08T16:18:00Z"/>
              </w:rPr>
            </w:pPr>
            <w:ins w:id="7930" w:author="Thomas Dietz" w:date="2012-08-08T16:18:00Z">
              <w:r>
                <w:t xml:space="preserve">    &lt;/xs:annotation&gt;</w:t>
              </w:r>
            </w:ins>
          </w:p>
          <w:p w14:paraId="6DFA2138" w14:textId="77777777" w:rsidR="00D708FE" w:rsidRDefault="00D708FE" w:rsidP="00D708FE">
            <w:pPr>
              <w:pStyle w:val="XML1"/>
              <w:rPr>
                <w:ins w:id="7931" w:author="Thomas Dietz" w:date="2012-08-08T16:18:00Z"/>
              </w:rPr>
            </w:pPr>
            <w:ins w:id="7932" w:author="Thomas Dietz" w:date="2012-08-08T16:18:00Z">
              <w:r>
                <w:t xml:space="preserve">    &lt;xs:complexType&gt;</w:t>
              </w:r>
            </w:ins>
          </w:p>
          <w:p w14:paraId="2FD9624C" w14:textId="77777777" w:rsidR="00D708FE" w:rsidRDefault="00D708FE" w:rsidP="00D708FE">
            <w:pPr>
              <w:pStyle w:val="XML1"/>
              <w:rPr>
                <w:ins w:id="7933" w:author="Thomas Dietz" w:date="2012-08-08T16:18:00Z"/>
              </w:rPr>
            </w:pPr>
            <w:ins w:id="7934" w:author="Thomas Dietz" w:date="2012-08-08T16:18:00Z">
              <w:r>
                <w:t xml:space="preserve">      &lt;xs:sequence&gt;</w:t>
              </w:r>
            </w:ins>
          </w:p>
          <w:p w14:paraId="419CC850" w14:textId="77777777" w:rsidR="00D708FE" w:rsidRDefault="00D708FE" w:rsidP="00D708FE">
            <w:pPr>
              <w:pStyle w:val="XML1"/>
              <w:rPr>
                <w:ins w:id="7935" w:author="Thomas Dietz" w:date="2012-08-08T16:18:00Z"/>
              </w:rPr>
            </w:pPr>
            <w:ins w:id="7936" w:author="Thomas Dietz" w:date="2012-08-08T16:18:00Z">
              <w:r>
                <w:t xml:space="preserve">        &lt;xs:element name="id"  type="inet:uri"&gt;</w:t>
              </w:r>
            </w:ins>
          </w:p>
          <w:p w14:paraId="36BD8293" w14:textId="77777777" w:rsidR="00D708FE" w:rsidRDefault="00D708FE" w:rsidP="00D708FE">
            <w:pPr>
              <w:pStyle w:val="XML1"/>
              <w:rPr>
                <w:ins w:id="7937" w:author="Thomas Dietz" w:date="2012-08-08T16:18:00Z"/>
              </w:rPr>
            </w:pPr>
            <w:ins w:id="7938" w:author="Thomas Dietz" w:date="2012-08-08T16:18:00Z">
              <w:r>
                <w:t xml:space="preserve">          &lt;xs:annotation&gt;</w:t>
              </w:r>
            </w:ins>
          </w:p>
          <w:p w14:paraId="1F470F41" w14:textId="77777777" w:rsidR="00D708FE" w:rsidRDefault="00D708FE" w:rsidP="00D708FE">
            <w:pPr>
              <w:pStyle w:val="XML1"/>
              <w:rPr>
                <w:ins w:id="7939" w:author="Thomas Dietz" w:date="2012-08-08T16:18:00Z"/>
              </w:rPr>
            </w:pPr>
            <w:ins w:id="7940" w:author="Thomas Dietz" w:date="2012-08-08T16:18:00Z">
              <w:r>
                <w:lastRenderedPageBreak/>
                <w:t xml:space="preserve">            &lt;xs:documentation&gt;</w:t>
              </w:r>
            </w:ins>
          </w:p>
          <w:p w14:paraId="0420FFE4" w14:textId="77777777" w:rsidR="00D708FE" w:rsidRDefault="00D708FE" w:rsidP="00D708FE">
            <w:pPr>
              <w:pStyle w:val="XML1"/>
              <w:rPr>
                <w:ins w:id="7941" w:author="Thomas Dietz" w:date="2012-08-08T16:18:00Z"/>
              </w:rPr>
            </w:pPr>
            <w:ins w:id="7942" w:author="Thomas Dietz" w:date="2012-08-08T16:18:00Z">
              <w:r>
                <w:t xml:space="preserve">              A unique but locally arbitrary identifier that</w:t>
              </w:r>
            </w:ins>
          </w:p>
          <w:p w14:paraId="0105880D" w14:textId="77777777" w:rsidR="00D708FE" w:rsidRDefault="00D708FE" w:rsidP="00D708FE">
            <w:pPr>
              <w:pStyle w:val="XML1"/>
              <w:rPr>
                <w:ins w:id="7943" w:author="Thomas Dietz" w:date="2012-08-08T16:18:00Z"/>
              </w:rPr>
            </w:pPr>
            <w:ins w:id="7944" w:author="Thomas Dietz" w:date="2012-08-08T16:18:00Z">
              <w:r>
                <w:t xml:space="preserve">              uniquely identifies a Capable Switch within the context of </w:t>
              </w:r>
            </w:ins>
          </w:p>
          <w:p w14:paraId="4C41135E" w14:textId="77777777" w:rsidR="00D708FE" w:rsidRDefault="00D708FE" w:rsidP="00D708FE">
            <w:pPr>
              <w:pStyle w:val="XML1"/>
              <w:rPr>
                <w:ins w:id="7945" w:author="Thomas Dietz" w:date="2012-08-08T16:18:00Z"/>
              </w:rPr>
            </w:pPr>
            <w:ins w:id="7946" w:author="Thomas Dietz" w:date="2012-08-08T16:18:00Z">
              <w:r>
                <w:t xml:space="preserve">              </w:t>
              </w:r>
              <w:proofErr w:type="gramStart"/>
              <w:r>
                <w:t>potential</w:t>
              </w:r>
              <w:proofErr w:type="gramEnd"/>
              <w:r>
                <w:t xml:space="preserve"> OpenFlow Configuration Points.  It MUST be </w:t>
              </w:r>
            </w:ins>
          </w:p>
          <w:p w14:paraId="7790E346" w14:textId="77777777" w:rsidR="00D708FE" w:rsidRDefault="00D708FE" w:rsidP="00D708FE">
            <w:pPr>
              <w:pStyle w:val="XML1"/>
              <w:rPr>
                <w:ins w:id="7947" w:author="Thomas Dietz" w:date="2012-08-08T16:18:00Z"/>
              </w:rPr>
            </w:pPr>
            <w:ins w:id="7948" w:author="Thomas Dietz" w:date="2012-08-08T16:18:00Z">
              <w:r>
                <w:t xml:space="preserve">              </w:t>
              </w:r>
              <w:proofErr w:type="gramStart"/>
              <w:r>
                <w:t>persistent</w:t>
              </w:r>
              <w:proofErr w:type="gramEnd"/>
              <w:r>
                <w:t xml:space="preserve"> across reboots of the OpenFlow Capable Switch.</w:t>
              </w:r>
            </w:ins>
          </w:p>
          <w:p w14:paraId="0C6BEFD7" w14:textId="77777777" w:rsidR="00D708FE" w:rsidRDefault="00D708FE" w:rsidP="00D708FE">
            <w:pPr>
              <w:pStyle w:val="XML1"/>
              <w:rPr>
                <w:ins w:id="7949" w:author="Thomas Dietz" w:date="2012-08-08T16:18:00Z"/>
              </w:rPr>
            </w:pPr>
          </w:p>
          <w:p w14:paraId="23DCC4E1" w14:textId="77777777" w:rsidR="00D708FE" w:rsidRDefault="00D708FE" w:rsidP="00D708FE">
            <w:pPr>
              <w:pStyle w:val="XML1"/>
              <w:rPr>
                <w:ins w:id="7950" w:author="Thomas Dietz" w:date="2012-08-08T16:18:00Z"/>
              </w:rPr>
            </w:pPr>
            <w:ins w:id="7951" w:author="Thomas Dietz" w:date="2012-08-08T16:18:00Z">
              <w:r>
                <w:t xml:space="preserve">              This element MUST be present in the NETCONF data store.</w:t>
              </w:r>
            </w:ins>
          </w:p>
          <w:p w14:paraId="6779A0EF" w14:textId="77777777" w:rsidR="00D708FE" w:rsidRDefault="00D708FE" w:rsidP="00D708FE">
            <w:pPr>
              <w:pStyle w:val="XML1"/>
              <w:rPr>
                <w:ins w:id="7952" w:author="Thomas Dietz" w:date="2012-08-08T16:18:00Z"/>
              </w:rPr>
            </w:pPr>
            <w:ins w:id="7953" w:author="Thomas Dietz" w:date="2012-08-08T16:18:00Z">
              <w:r>
                <w:t xml:space="preserve">              If this element is not present in a NETCONF &amp;lt;edit-config&amp;gt;</w:t>
              </w:r>
            </w:ins>
          </w:p>
          <w:p w14:paraId="401FEFAE" w14:textId="77777777" w:rsidR="00D708FE" w:rsidRDefault="00D708FE" w:rsidP="00D708FE">
            <w:pPr>
              <w:pStyle w:val="XML1"/>
              <w:rPr>
                <w:ins w:id="7954" w:author="Thomas Dietz" w:date="2012-08-08T16:18:00Z"/>
              </w:rPr>
            </w:pPr>
            <w:ins w:id="7955" w:author="Thomas Dietz" w:date="2012-08-08T16:18:00Z">
              <w:r>
                <w:t xml:space="preserve">              operation 'create', 'merge' or 'replace' and the parent</w:t>
              </w:r>
            </w:ins>
          </w:p>
          <w:p w14:paraId="243AAD8B" w14:textId="77777777" w:rsidR="00D708FE" w:rsidRDefault="00D708FE" w:rsidP="00D708FE">
            <w:pPr>
              <w:pStyle w:val="XML1"/>
              <w:rPr>
                <w:ins w:id="7956" w:author="Thomas Dietz" w:date="2012-08-08T16:18:00Z"/>
              </w:rPr>
            </w:pPr>
            <w:ins w:id="7957" w:author="Thomas Dietz" w:date="2012-08-08T16:18:00Z">
              <w:r>
                <w:t xml:space="preserve">              element does not exist, a 'data-missing' error is</w:t>
              </w:r>
            </w:ins>
          </w:p>
          <w:p w14:paraId="7A208456" w14:textId="77777777" w:rsidR="00D708FE" w:rsidRDefault="00D708FE" w:rsidP="00D708FE">
            <w:pPr>
              <w:pStyle w:val="XML1"/>
              <w:rPr>
                <w:ins w:id="7958" w:author="Thomas Dietz" w:date="2012-08-08T16:18:00Z"/>
              </w:rPr>
            </w:pPr>
            <w:ins w:id="7959" w:author="Thomas Dietz" w:date="2012-08-08T16:18:00Z">
              <w:r>
                <w:t xml:space="preserve">              </w:t>
              </w:r>
              <w:proofErr w:type="gramStart"/>
              <w:r>
                <w:t>returned</w:t>
              </w:r>
              <w:proofErr w:type="gramEnd"/>
              <w:r>
                <w:t>.</w:t>
              </w:r>
            </w:ins>
          </w:p>
          <w:p w14:paraId="4C81C516" w14:textId="77777777" w:rsidR="00D708FE" w:rsidRDefault="00D708FE" w:rsidP="00D708FE">
            <w:pPr>
              <w:pStyle w:val="XML1"/>
              <w:rPr>
                <w:ins w:id="7960" w:author="Thomas Dietz" w:date="2012-08-08T16:18:00Z"/>
              </w:rPr>
            </w:pPr>
            <w:ins w:id="7961" w:author="Thomas Dietz" w:date="2012-08-08T16:18:00Z">
              <w:r>
                <w:t xml:space="preserve">            &lt;/xs:documentation&gt;</w:t>
              </w:r>
            </w:ins>
          </w:p>
          <w:p w14:paraId="2972C1C6" w14:textId="77777777" w:rsidR="00D708FE" w:rsidRDefault="00D708FE" w:rsidP="00D708FE">
            <w:pPr>
              <w:pStyle w:val="XML1"/>
              <w:rPr>
                <w:ins w:id="7962" w:author="Thomas Dietz" w:date="2012-08-08T16:18:00Z"/>
              </w:rPr>
            </w:pPr>
            <w:ins w:id="7963" w:author="Thomas Dietz" w:date="2012-08-08T16:18:00Z">
              <w:r>
                <w:t xml:space="preserve">          &lt;/xs:annotation&gt;</w:t>
              </w:r>
            </w:ins>
          </w:p>
          <w:p w14:paraId="3280882C" w14:textId="77777777" w:rsidR="00D708FE" w:rsidRDefault="00D708FE" w:rsidP="00D708FE">
            <w:pPr>
              <w:pStyle w:val="XML1"/>
              <w:rPr>
                <w:ins w:id="7964" w:author="Thomas Dietz" w:date="2012-08-08T16:18:00Z"/>
              </w:rPr>
            </w:pPr>
            <w:ins w:id="7965" w:author="Thomas Dietz" w:date="2012-08-08T16:18:00Z">
              <w:r>
                <w:t xml:space="preserve">        &lt;/xs:element&gt;</w:t>
              </w:r>
            </w:ins>
          </w:p>
          <w:p w14:paraId="07F4BF27" w14:textId="77777777" w:rsidR="00D708FE" w:rsidRDefault="00D708FE" w:rsidP="00D708FE">
            <w:pPr>
              <w:pStyle w:val="XML1"/>
              <w:rPr>
                <w:ins w:id="7966" w:author="Thomas Dietz" w:date="2012-08-08T16:18:00Z"/>
              </w:rPr>
            </w:pPr>
            <w:ins w:id="7967" w:author="Thomas Dietz" w:date="2012-08-08T16:18:00Z">
              <w:r>
                <w:t xml:space="preserve">        &lt;xs:element name="config-version" minOccurs="0"  type="xs:string"&gt;</w:t>
              </w:r>
            </w:ins>
          </w:p>
          <w:p w14:paraId="5355F35D" w14:textId="77777777" w:rsidR="00D708FE" w:rsidRDefault="00D708FE" w:rsidP="00D708FE">
            <w:pPr>
              <w:pStyle w:val="XML1"/>
              <w:rPr>
                <w:ins w:id="7968" w:author="Thomas Dietz" w:date="2012-08-08T16:18:00Z"/>
              </w:rPr>
            </w:pPr>
            <w:ins w:id="7969" w:author="Thomas Dietz" w:date="2012-08-08T16:18:00Z">
              <w:r>
                <w:t xml:space="preserve">          &lt;xs:annotation&gt;</w:t>
              </w:r>
            </w:ins>
          </w:p>
          <w:p w14:paraId="23661978" w14:textId="77777777" w:rsidR="00D708FE" w:rsidRDefault="00D708FE" w:rsidP="00D708FE">
            <w:pPr>
              <w:pStyle w:val="XML1"/>
              <w:rPr>
                <w:ins w:id="7970" w:author="Thomas Dietz" w:date="2012-08-08T16:18:00Z"/>
              </w:rPr>
            </w:pPr>
            <w:ins w:id="7971" w:author="Thomas Dietz" w:date="2012-08-08T16:18:00Z">
              <w:r>
                <w:t xml:space="preserve">            &lt;xs:documentation&gt;</w:t>
              </w:r>
            </w:ins>
          </w:p>
          <w:p w14:paraId="1EEBCC8A" w14:textId="77777777" w:rsidR="00D708FE" w:rsidRDefault="00D708FE" w:rsidP="00D708FE">
            <w:pPr>
              <w:pStyle w:val="XML1"/>
              <w:rPr>
                <w:ins w:id="7972" w:author="Thomas Dietz" w:date="2012-08-08T16:18:00Z"/>
              </w:rPr>
            </w:pPr>
            <w:ins w:id="7973" w:author="Thomas Dietz" w:date="2012-08-08T16:18:00Z">
              <w:r>
                <w:t xml:space="preserve">              The maximum supported OF-CONFIG version that is</w:t>
              </w:r>
            </w:ins>
          </w:p>
          <w:p w14:paraId="57128999" w14:textId="77777777" w:rsidR="00D708FE" w:rsidRDefault="00D708FE" w:rsidP="00D708FE">
            <w:pPr>
              <w:pStyle w:val="XML1"/>
              <w:rPr>
                <w:ins w:id="7974" w:author="Thomas Dietz" w:date="2012-08-08T16:18:00Z"/>
              </w:rPr>
            </w:pPr>
            <w:ins w:id="7975" w:author="Thomas Dietz" w:date="2012-08-08T16:18:00Z">
              <w:r>
                <w:t xml:space="preserve">              </w:t>
              </w:r>
              <w:proofErr w:type="gramStart"/>
              <w:r>
                <w:t>supported</w:t>
              </w:r>
              <w:proofErr w:type="gramEnd"/>
              <w:r>
                <w:t xml:space="preserve"> by the OpenFlow Capable Switch. For switches</w:t>
              </w:r>
            </w:ins>
          </w:p>
          <w:p w14:paraId="7D3586A6" w14:textId="77777777" w:rsidR="00D708FE" w:rsidRDefault="00D708FE" w:rsidP="00D708FE">
            <w:pPr>
              <w:pStyle w:val="XML1"/>
              <w:rPr>
                <w:ins w:id="7976" w:author="Thomas Dietz" w:date="2012-08-08T16:18:00Z"/>
              </w:rPr>
            </w:pPr>
            <w:ins w:id="7977" w:author="Thomas Dietz" w:date="2012-08-08T16:18:00Z">
              <w:r>
                <w:t xml:space="preserve">              implementing this version of the OF-CONFIG protocol this</w:t>
              </w:r>
            </w:ins>
          </w:p>
          <w:p w14:paraId="097B86DE" w14:textId="77777777" w:rsidR="00D708FE" w:rsidRDefault="00D708FE" w:rsidP="00D708FE">
            <w:pPr>
              <w:pStyle w:val="XML1"/>
              <w:rPr>
                <w:ins w:id="7978" w:author="Thomas Dietz" w:date="2012-08-08T16:18:00Z"/>
              </w:rPr>
            </w:pPr>
            <w:ins w:id="7979" w:author="Thomas Dietz" w:date="2012-08-08T16:18:00Z">
              <w:r>
                <w:t xml:space="preserve">              MUST always be 1.1.1.</w:t>
              </w:r>
            </w:ins>
          </w:p>
          <w:p w14:paraId="62F1B02A" w14:textId="77777777" w:rsidR="00D708FE" w:rsidRDefault="00D708FE" w:rsidP="00D708FE">
            <w:pPr>
              <w:pStyle w:val="XML1"/>
              <w:rPr>
                <w:ins w:id="7980" w:author="Thomas Dietz" w:date="2012-08-08T16:18:00Z"/>
              </w:rPr>
            </w:pPr>
          </w:p>
          <w:p w14:paraId="6D0019F7" w14:textId="77777777" w:rsidR="00D708FE" w:rsidRDefault="00D708FE" w:rsidP="00D708FE">
            <w:pPr>
              <w:pStyle w:val="XML1"/>
              <w:rPr>
                <w:ins w:id="7981" w:author="Thomas Dietz" w:date="2012-08-08T16:18:00Z"/>
              </w:rPr>
            </w:pPr>
            <w:ins w:id="7982" w:author="Thomas Dietz" w:date="2012-08-08T16:18:00Z">
              <w:r>
                <w:t xml:space="preserve">              This object can be used to identify the OF-CONFIG version</w:t>
              </w:r>
            </w:ins>
          </w:p>
          <w:p w14:paraId="37F10959" w14:textId="77777777" w:rsidR="00D708FE" w:rsidRDefault="00D708FE" w:rsidP="00D708FE">
            <w:pPr>
              <w:pStyle w:val="XML1"/>
              <w:rPr>
                <w:ins w:id="7983" w:author="Thomas Dietz" w:date="2012-08-08T16:18:00Z"/>
              </w:rPr>
            </w:pPr>
            <w:ins w:id="7984" w:author="Thomas Dietz" w:date="2012-08-08T16:18:00Z">
              <w:r>
                <w:t xml:space="preserve">              a capable switch supports beginning with version 1.1.1 of </w:t>
              </w:r>
            </w:ins>
          </w:p>
          <w:p w14:paraId="35007579" w14:textId="77777777" w:rsidR="00D708FE" w:rsidRDefault="00D708FE" w:rsidP="00D708FE">
            <w:pPr>
              <w:pStyle w:val="XML1"/>
              <w:rPr>
                <w:ins w:id="7985" w:author="Thomas Dietz" w:date="2012-08-08T16:18:00Z"/>
              </w:rPr>
            </w:pPr>
            <w:ins w:id="7986" w:author="Thomas Dietz" w:date="2012-08-08T16:18:00Z">
              <w:r>
                <w:t xml:space="preserve">              OF-CONFIG. In addtion the supported version can be</w:t>
              </w:r>
            </w:ins>
          </w:p>
          <w:p w14:paraId="6DA76A23" w14:textId="77777777" w:rsidR="00D708FE" w:rsidRDefault="00D708FE" w:rsidP="00D708FE">
            <w:pPr>
              <w:pStyle w:val="XML1"/>
              <w:rPr>
                <w:ins w:id="7987" w:author="Thomas Dietz" w:date="2012-08-08T16:18:00Z"/>
              </w:rPr>
            </w:pPr>
            <w:ins w:id="7988" w:author="Thomas Dietz" w:date="2012-08-08T16:18:00Z">
              <w:r>
                <w:t xml:space="preserve">              determined by the namespace the OpenFlow Capable Switch</w:t>
              </w:r>
            </w:ins>
          </w:p>
          <w:p w14:paraId="4A9FAFFC" w14:textId="77777777" w:rsidR="00D708FE" w:rsidRDefault="00D708FE" w:rsidP="00D708FE">
            <w:pPr>
              <w:pStyle w:val="XML1"/>
              <w:rPr>
                <w:ins w:id="7989" w:author="Thomas Dietz" w:date="2012-08-08T16:18:00Z"/>
              </w:rPr>
            </w:pPr>
            <w:ins w:id="7990" w:author="Thomas Dietz" w:date="2012-08-08T16:18:00Z">
              <w:r>
                <w:t xml:space="preserve">              returns to configuration request of an element (like </w:t>
              </w:r>
            </w:ins>
          </w:p>
          <w:p w14:paraId="6B2F2658" w14:textId="77777777" w:rsidR="00D708FE" w:rsidRDefault="00D708FE" w:rsidP="00D708FE">
            <w:pPr>
              <w:pStyle w:val="XML1"/>
              <w:rPr>
                <w:ins w:id="7991" w:author="Thomas Dietz" w:date="2012-08-08T16:18:00Z"/>
              </w:rPr>
            </w:pPr>
            <w:ins w:id="7992" w:author="Thomas Dietz" w:date="2012-08-08T16:18:00Z">
              <w:r>
                <w:t xml:space="preserve">              capable-switch) that is present in all OF-CONFIG versions</w:t>
              </w:r>
            </w:ins>
          </w:p>
          <w:p w14:paraId="0ADEE8F8" w14:textId="77777777" w:rsidR="00D708FE" w:rsidRDefault="00D708FE" w:rsidP="00D708FE">
            <w:pPr>
              <w:pStyle w:val="XML1"/>
              <w:rPr>
                <w:ins w:id="7993" w:author="Thomas Dietz" w:date="2012-08-08T16:18:00Z"/>
              </w:rPr>
            </w:pPr>
            <w:ins w:id="7994" w:author="Thomas Dietz" w:date="2012-08-08T16:18:00Z">
              <w:r>
                <w:t xml:space="preserve">              </w:t>
              </w:r>
              <w:proofErr w:type="gramStart"/>
              <w:r>
                <w:t>specified</w:t>
              </w:r>
              <w:proofErr w:type="gramEnd"/>
              <w:r>
                <w:t xml:space="preserve"> so far. This is the only possiblity to identify</w:t>
              </w:r>
            </w:ins>
          </w:p>
          <w:p w14:paraId="249C3442" w14:textId="77777777" w:rsidR="00D708FE" w:rsidRDefault="00D708FE" w:rsidP="00D708FE">
            <w:pPr>
              <w:pStyle w:val="XML1"/>
              <w:rPr>
                <w:ins w:id="7995" w:author="Thomas Dietz" w:date="2012-08-08T16:18:00Z"/>
              </w:rPr>
            </w:pPr>
            <w:ins w:id="7996" w:author="Thomas Dietz" w:date="2012-08-08T16:18:00Z">
              <w:r>
                <w:t xml:space="preserve">              OF-CONFIG versions prior to OF-CONFIG 1.1.1.</w:t>
              </w:r>
            </w:ins>
          </w:p>
          <w:p w14:paraId="178D8A5E" w14:textId="77777777" w:rsidR="00D708FE" w:rsidRDefault="00D708FE" w:rsidP="00D708FE">
            <w:pPr>
              <w:pStyle w:val="XML1"/>
              <w:rPr>
                <w:ins w:id="7997" w:author="Thomas Dietz" w:date="2012-08-08T16:18:00Z"/>
              </w:rPr>
            </w:pPr>
            <w:ins w:id="7998" w:author="Thomas Dietz" w:date="2012-08-08T16:18:00Z">
              <w:r>
                <w:t xml:space="preserve">            &lt;/xs:documentation&gt;</w:t>
              </w:r>
            </w:ins>
          </w:p>
          <w:p w14:paraId="2C01E914" w14:textId="77777777" w:rsidR="00D708FE" w:rsidRDefault="00D708FE" w:rsidP="00D708FE">
            <w:pPr>
              <w:pStyle w:val="XML1"/>
              <w:rPr>
                <w:ins w:id="7999" w:author="Thomas Dietz" w:date="2012-08-08T16:18:00Z"/>
              </w:rPr>
            </w:pPr>
            <w:ins w:id="8000" w:author="Thomas Dietz" w:date="2012-08-08T16:18:00Z">
              <w:r>
                <w:t xml:space="preserve">          &lt;/xs:annotation&gt;</w:t>
              </w:r>
            </w:ins>
          </w:p>
          <w:p w14:paraId="60576F31" w14:textId="77777777" w:rsidR="00D708FE" w:rsidRDefault="00D708FE" w:rsidP="00D708FE">
            <w:pPr>
              <w:pStyle w:val="XML1"/>
              <w:rPr>
                <w:ins w:id="8001" w:author="Thomas Dietz" w:date="2012-08-08T16:18:00Z"/>
              </w:rPr>
            </w:pPr>
            <w:ins w:id="8002" w:author="Thomas Dietz" w:date="2012-08-08T16:18:00Z">
              <w:r>
                <w:t xml:space="preserve">        &lt;/xs:element&gt;</w:t>
              </w:r>
            </w:ins>
          </w:p>
          <w:p w14:paraId="15519D38" w14:textId="77777777" w:rsidR="00D708FE" w:rsidRDefault="00D708FE" w:rsidP="00D708FE">
            <w:pPr>
              <w:pStyle w:val="XML1"/>
              <w:rPr>
                <w:ins w:id="8003" w:author="Thomas Dietz" w:date="2012-08-08T16:18:00Z"/>
              </w:rPr>
            </w:pPr>
            <w:ins w:id="8004" w:author="Thomas Dietz" w:date="2012-08-08T16:18:00Z">
              <w:r>
                <w:t xml:space="preserve">        &lt;xs:element name="configuration-points" minOccurs="0"&gt;</w:t>
              </w:r>
            </w:ins>
          </w:p>
          <w:p w14:paraId="77092ED4" w14:textId="77777777" w:rsidR="00D708FE" w:rsidRDefault="00D708FE" w:rsidP="00D708FE">
            <w:pPr>
              <w:pStyle w:val="XML1"/>
              <w:rPr>
                <w:ins w:id="8005" w:author="Thomas Dietz" w:date="2012-08-08T16:18:00Z"/>
              </w:rPr>
            </w:pPr>
            <w:ins w:id="8006" w:author="Thomas Dietz" w:date="2012-08-08T16:18:00Z">
              <w:r>
                <w:t xml:space="preserve">          &lt;xs:complexType&gt;</w:t>
              </w:r>
            </w:ins>
          </w:p>
          <w:p w14:paraId="365671C7" w14:textId="77777777" w:rsidR="00D708FE" w:rsidRDefault="00D708FE" w:rsidP="00D708FE">
            <w:pPr>
              <w:pStyle w:val="XML1"/>
              <w:rPr>
                <w:ins w:id="8007" w:author="Thomas Dietz" w:date="2012-08-08T16:18:00Z"/>
              </w:rPr>
            </w:pPr>
            <w:ins w:id="8008" w:author="Thomas Dietz" w:date="2012-08-08T16:18:00Z">
              <w:r>
                <w:t xml:space="preserve">            &lt;xs:sequence&gt;</w:t>
              </w:r>
            </w:ins>
          </w:p>
          <w:p w14:paraId="2D57B563" w14:textId="77777777" w:rsidR="00D708FE" w:rsidRDefault="00D708FE" w:rsidP="00D708FE">
            <w:pPr>
              <w:pStyle w:val="XML1"/>
              <w:rPr>
                <w:ins w:id="8009" w:author="Thomas Dietz" w:date="2012-08-08T16:18:00Z"/>
              </w:rPr>
            </w:pPr>
            <w:ins w:id="8010" w:author="Thomas Dietz" w:date="2012-08-08T16:18:00Z">
              <w:r>
                <w:t xml:space="preserve">              &lt;xs:element name="configuration-point" minOccurs="0" maxOccurs="unbounded"&gt;</w:t>
              </w:r>
            </w:ins>
          </w:p>
          <w:p w14:paraId="18D6657E" w14:textId="77777777" w:rsidR="00D708FE" w:rsidRDefault="00D708FE" w:rsidP="00D708FE">
            <w:pPr>
              <w:pStyle w:val="XML1"/>
              <w:rPr>
                <w:ins w:id="8011" w:author="Thomas Dietz" w:date="2012-08-08T16:18:00Z"/>
              </w:rPr>
            </w:pPr>
            <w:ins w:id="8012" w:author="Thomas Dietz" w:date="2012-08-08T16:18:00Z">
              <w:r>
                <w:t xml:space="preserve">                &lt;xs:annotation&gt;</w:t>
              </w:r>
            </w:ins>
          </w:p>
          <w:p w14:paraId="74005408" w14:textId="77777777" w:rsidR="00D708FE" w:rsidRDefault="00D708FE" w:rsidP="00D708FE">
            <w:pPr>
              <w:pStyle w:val="XML1"/>
              <w:rPr>
                <w:ins w:id="8013" w:author="Thomas Dietz" w:date="2012-08-08T16:18:00Z"/>
              </w:rPr>
            </w:pPr>
            <w:ins w:id="8014" w:author="Thomas Dietz" w:date="2012-08-08T16:18:00Z">
              <w:r>
                <w:t xml:space="preserve">                  &lt;xs:documentation&gt;</w:t>
              </w:r>
            </w:ins>
          </w:p>
          <w:p w14:paraId="4BA4BF20" w14:textId="77777777" w:rsidR="00D708FE" w:rsidRDefault="00D708FE" w:rsidP="00D708FE">
            <w:pPr>
              <w:pStyle w:val="XML1"/>
              <w:rPr>
                <w:ins w:id="8015" w:author="Thomas Dietz" w:date="2012-08-08T16:18:00Z"/>
              </w:rPr>
            </w:pPr>
            <w:ins w:id="8016" w:author="Thomas Dietz" w:date="2012-08-08T16:18:00Z">
              <w:r>
                <w:t xml:space="preserve">                    The list of all Configuration Points known to</w:t>
              </w:r>
            </w:ins>
          </w:p>
          <w:p w14:paraId="0A451102" w14:textId="77777777" w:rsidR="00D708FE" w:rsidRDefault="00D708FE" w:rsidP="00D708FE">
            <w:pPr>
              <w:pStyle w:val="XML1"/>
              <w:rPr>
                <w:ins w:id="8017" w:author="Thomas Dietz" w:date="2012-08-08T16:18:00Z"/>
              </w:rPr>
            </w:pPr>
            <w:ins w:id="8018" w:author="Thomas Dietz" w:date="2012-08-08T16:18:00Z">
              <w:r>
                <w:t xml:space="preserve">                    the OpenFlow Capable Switch that may manage it using</w:t>
              </w:r>
            </w:ins>
          </w:p>
          <w:p w14:paraId="16AA4029" w14:textId="77777777" w:rsidR="00D708FE" w:rsidRDefault="00D708FE" w:rsidP="00D708FE">
            <w:pPr>
              <w:pStyle w:val="XML1"/>
              <w:rPr>
                <w:ins w:id="8019" w:author="Thomas Dietz" w:date="2012-08-08T16:18:00Z"/>
              </w:rPr>
            </w:pPr>
            <w:ins w:id="8020" w:author="Thomas Dietz" w:date="2012-08-08T16:18:00Z">
              <w:r>
                <w:t xml:space="preserve">                    OF-CONFIG.</w:t>
              </w:r>
            </w:ins>
          </w:p>
          <w:p w14:paraId="1C6C34D8" w14:textId="77777777" w:rsidR="00D708FE" w:rsidRDefault="00D708FE" w:rsidP="00D708FE">
            <w:pPr>
              <w:pStyle w:val="XML1"/>
              <w:rPr>
                <w:ins w:id="8021" w:author="Thomas Dietz" w:date="2012-08-08T16:18:00Z"/>
              </w:rPr>
            </w:pPr>
          </w:p>
          <w:p w14:paraId="7E341509" w14:textId="77777777" w:rsidR="00D708FE" w:rsidRDefault="00D708FE" w:rsidP="00D708FE">
            <w:pPr>
              <w:pStyle w:val="XML1"/>
              <w:rPr>
                <w:ins w:id="8022" w:author="Thomas Dietz" w:date="2012-08-08T16:18:00Z"/>
              </w:rPr>
            </w:pPr>
            <w:ins w:id="8023" w:author="Thomas Dietz" w:date="2012-08-08T16:18:00Z">
              <w:r>
                <w:t xml:space="preserve">                    The element 'id' of OFConfigurationType MUST be unique</w:t>
              </w:r>
            </w:ins>
          </w:p>
          <w:p w14:paraId="2F1800EB" w14:textId="77777777" w:rsidR="00D708FE" w:rsidRDefault="00D708FE" w:rsidP="00D708FE">
            <w:pPr>
              <w:pStyle w:val="XML1"/>
              <w:rPr>
                <w:ins w:id="8024" w:author="Thomas Dietz" w:date="2012-08-08T16:18:00Z"/>
              </w:rPr>
            </w:pPr>
            <w:ins w:id="8025" w:author="Thomas Dietz" w:date="2012-08-08T16:18:00Z">
              <w:r>
                <w:t xml:space="preserve">                    </w:t>
              </w:r>
              <w:proofErr w:type="gramStart"/>
              <w:r>
                <w:t>within</w:t>
              </w:r>
              <w:proofErr w:type="gramEnd"/>
              <w:r>
                <w:t xml:space="preserve"> this list.</w:t>
              </w:r>
            </w:ins>
          </w:p>
          <w:p w14:paraId="46E7FA95" w14:textId="77777777" w:rsidR="00D708FE" w:rsidRDefault="00D708FE" w:rsidP="00D708FE">
            <w:pPr>
              <w:pStyle w:val="XML1"/>
              <w:rPr>
                <w:ins w:id="8026" w:author="Thomas Dietz" w:date="2012-08-08T16:18:00Z"/>
              </w:rPr>
            </w:pPr>
            <w:ins w:id="8027" w:author="Thomas Dietz" w:date="2012-08-08T16:18:00Z">
              <w:r>
                <w:t xml:space="preserve">                  &lt;/xs:documentation&gt;</w:t>
              </w:r>
            </w:ins>
          </w:p>
          <w:p w14:paraId="4C84FD58" w14:textId="77777777" w:rsidR="00D708FE" w:rsidRDefault="00D708FE" w:rsidP="00D708FE">
            <w:pPr>
              <w:pStyle w:val="XML1"/>
              <w:rPr>
                <w:ins w:id="8028" w:author="Thomas Dietz" w:date="2012-08-08T16:18:00Z"/>
              </w:rPr>
            </w:pPr>
            <w:ins w:id="8029" w:author="Thomas Dietz" w:date="2012-08-08T16:18:00Z">
              <w:r>
                <w:t xml:space="preserve">                &lt;/xs:annotation&gt;</w:t>
              </w:r>
            </w:ins>
          </w:p>
          <w:p w14:paraId="24F8034B" w14:textId="77777777" w:rsidR="00D708FE" w:rsidRDefault="00D708FE" w:rsidP="00D708FE">
            <w:pPr>
              <w:pStyle w:val="XML1"/>
              <w:rPr>
                <w:ins w:id="8030" w:author="Thomas Dietz" w:date="2012-08-08T16:18:00Z"/>
              </w:rPr>
            </w:pPr>
            <w:ins w:id="8031" w:author="Thomas Dietz" w:date="2012-08-08T16:18:00Z">
              <w:r>
                <w:t xml:space="preserve">                &lt;xs:complexType&gt;</w:t>
              </w:r>
            </w:ins>
          </w:p>
          <w:p w14:paraId="59A3246B" w14:textId="77777777" w:rsidR="00D708FE" w:rsidRDefault="00D708FE" w:rsidP="00D708FE">
            <w:pPr>
              <w:pStyle w:val="XML1"/>
              <w:rPr>
                <w:ins w:id="8032" w:author="Thomas Dietz" w:date="2012-08-08T16:18:00Z"/>
              </w:rPr>
            </w:pPr>
            <w:ins w:id="8033" w:author="Thomas Dietz" w:date="2012-08-08T16:18:00Z">
              <w:r>
                <w:t xml:space="preserve">                  &lt;xs:sequence&gt;</w:t>
              </w:r>
            </w:ins>
          </w:p>
          <w:p w14:paraId="62B90458" w14:textId="77777777" w:rsidR="00D708FE" w:rsidRDefault="00D708FE" w:rsidP="00D708FE">
            <w:pPr>
              <w:pStyle w:val="XML1"/>
              <w:rPr>
                <w:ins w:id="8034" w:author="Thomas Dietz" w:date="2012-08-08T16:18:00Z"/>
              </w:rPr>
            </w:pPr>
            <w:ins w:id="8035" w:author="Thomas Dietz" w:date="2012-08-08T16:18:00Z">
              <w:r>
                <w:t xml:space="preserve">                    &lt;xs:group ref="OFConfigurationPointType"/&gt;</w:t>
              </w:r>
            </w:ins>
          </w:p>
          <w:p w14:paraId="6EE89E40" w14:textId="77777777" w:rsidR="00D708FE" w:rsidRDefault="00D708FE" w:rsidP="00D708FE">
            <w:pPr>
              <w:pStyle w:val="XML1"/>
              <w:rPr>
                <w:ins w:id="8036" w:author="Thomas Dietz" w:date="2012-08-08T16:18:00Z"/>
              </w:rPr>
            </w:pPr>
            <w:ins w:id="8037" w:author="Thomas Dietz" w:date="2012-08-08T16:18:00Z">
              <w:r>
                <w:t xml:space="preserve">                  &lt;/xs:sequence&gt;</w:t>
              </w:r>
            </w:ins>
          </w:p>
          <w:p w14:paraId="6D0BE7DF" w14:textId="77777777" w:rsidR="00D708FE" w:rsidRDefault="00D708FE" w:rsidP="00D708FE">
            <w:pPr>
              <w:pStyle w:val="XML1"/>
              <w:rPr>
                <w:ins w:id="8038" w:author="Thomas Dietz" w:date="2012-08-08T16:18:00Z"/>
              </w:rPr>
            </w:pPr>
            <w:ins w:id="8039" w:author="Thomas Dietz" w:date="2012-08-08T16:18:00Z">
              <w:r>
                <w:t xml:space="preserve">                &lt;/xs:complexType&gt;</w:t>
              </w:r>
            </w:ins>
          </w:p>
          <w:p w14:paraId="7CCB4221" w14:textId="77777777" w:rsidR="00D708FE" w:rsidRDefault="00D708FE" w:rsidP="00D708FE">
            <w:pPr>
              <w:pStyle w:val="XML1"/>
              <w:rPr>
                <w:ins w:id="8040" w:author="Thomas Dietz" w:date="2012-08-08T16:18:00Z"/>
              </w:rPr>
            </w:pPr>
            <w:ins w:id="8041" w:author="Thomas Dietz" w:date="2012-08-08T16:18:00Z">
              <w:r>
                <w:t xml:space="preserve">              &lt;/xs:element&gt;</w:t>
              </w:r>
            </w:ins>
          </w:p>
          <w:p w14:paraId="1CB4F064" w14:textId="77777777" w:rsidR="00D708FE" w:rsidRDefault="00D708FE" w:rsidP="00D708FE">
            <w:pPr>
              <w:pStyle w:val="XML1"/>
              <w:rPr>
                <w:ins w:id="8042" w:author="Thomas Dietz" w:date="2012-08-08T16:18:00Z"/>
              </w:rPr>
            </w:pPr>
            <w:ins w:id="8043" w:author="Thomas Dietz" w:date="2012-08-08T16:18:00Z">
              <w:r>
                <w:t xml:space="preserve">            &lt;/xs:sequence&gt;</w:t>
              </w:r>
            </w:ins>
          </w:p>
          <w:p w14:paraId="6476DE4E" w14:textId="77777777" w:rsidR="00D708FE" w:rsidRDefault="00D708FE" w:rsidP="00D708FE">
            <w:pPr>
              <w:pStyle w:val="XML1"/>
              <w:rPr>
                <w:ins w:id="8044" w:author="Thomas Dietz" w:date="2012-08-08T16:18:00Z"/>
              </w:rPr>
            </w:pPr>
            <w:ins w:id="8045" w:author="Thomas Dietz" w:date="2012-08-08T16:18:00Z">
              <w:r>
                <w:t xml:space="preserve">          &lt;/xs:complexType&gt;</w:t>
              </w:r>
            </w:ins>
          </w:p>
          <w:p w14:paraId="3F3B3618" w14:textId="77777777" w:rsidR="00D708FE" w:rsidRDefault="00D708FE" w:rsidP="00D708FE">
            <w:pPr>
              <w:pStyle w:val="XML1"/>
              <w:rPr>
                <w:ins w:id="8046" w:author="Thomas Dietz" w:date="2012-08-08T16:18:00Z"/>
              </w:rPr>
            </w:pPr>
            <w:ins w:id="8047" w:author="Thomas Dietz" w:date="2012-08-08T16:18:00Z">
              <w:r>
                <w:lastRenderedPageBreak/>
                <w:t xml:space="preserve">          &lt;xs:key name="key_configuration-points_capable-switch_configuration-point"&gt;</w:t>
              </w:r>
            </w:ins>
          </w:p>
          <w:p w14:paraId="5D9715CD" w14:textId="77777777" w:rsidR="00D708FE" w:rsidRDefault="00D708FE" w:rsidP="00D708FE">
            <w:pPr>
              <w:pStyle w:val="XML1"/>
              <w:rPr>
                <w:ins w:id="8048" w:author="Thomas Dietz" w:date="2012-08-08T16:18:00Z"/>
              </w:rPr>
            </w:pPr>
            <w:ins w:id="8049" w:author="Thomas Dietz" w:date="2012-08-08T16:18:00Z">
              <w:r>
                <w:t xml:space="preserve">            &lt;xs:selector xpath="of11-config:configuration-point"/&gt;</w:t>
              </w:r>
            </w:ins>
          </w:p>
          <w:p w14:paraId="082C4692" w14:textId="77777777" w:rsidR="00D708FE" w:rsidRDefault="00D708FE" w:rsidP="00D708FE">
            <w:pPr>
              <w:pStyle w:val="XML1"/>
              <w:rPr>
                <w:ins w:id="8050" w:author="Thomas Dietz" w:date="2012-08-08T16:18:00Z"/>
              </w:rPr>
            </w:pPr>
            <w:ins w:id="8051" w:author="Thomas Dietz" w:date="2012-08-08T16:18:00Z">
              <w:r>
                <w:t xml:space="preserve">            &lt;xs:field xpath="of11-config:id"/&gt;</w:t>
              </w:r>
            </w:ins>
          </w:p>
          <w:p w14:paraId="259C1480" w14:textId="77777777" w:rsidR="00D708FE" w:rsidRDefault="00D708FE" w:rsidP="00D708FE">
            <w:pPr>
              <w:pStyle w:val="XML1"/>
              <w:rPr>
                <w:ins w:id="8052" w:author="Thomas Dietz" w:date="2012-08-08T16:18:00Z"/>
              </w:rPr>
            </w:pPr>
            <w:ins w:id="8053" w:author="Thomas Dietz" w:date="2012-08-08T16:18:00Z">
              <w:r>
                <w:t xml:space="preserve">          &lt;/xs:key&gt;</w:t>
              </w:r>
            </w:ins>
          </w:p>
          <w:p w14:paraId="6FCB3496" w14:textId="77777777" w:rsidR="00D708FE" w:rsidRDefault="00D708FE" w:rsidP="00D708FE">
            <w:pPr>
              <w:pStyle w:val="XML1"/>
              <w:rPr>
                <w:ins w:id="8054" w:author="Thomas Dietz" w:date="2012-08-08T16:18:00Z"/>
              </w:rPr>
            </w:pPr>
            <w:ins w:id="8055" w:author="Thomas Dietz" w:date="2012-08-08T16:18:00Z">
              <w:r>
                <w:t xml:space="preserve">        &lt;/xs:element&gt;</w:t>
              </w:r>
            </w:ins>
          </w:p>
          <w:p w14:paraId="61AD4046" w14:textId="77777777" w:rsidR="00D708FE" w:rsidRDefault="00D708FE" w:rsidP="00D708FE">
            <w:pPr>
              <w:pStyle w:val="XML1"/>
              <w:rPr>
                <w:ins w:id="8056" w:author="Thomas Dietz" w:date="2012-08-08T16:18:00Z"/>
              </w:rPr>
            </w:pPr>
            <w:ins w:id="8057" w:author="Thomas Dietz" w:date="2012-08-08T16:18:00Z">
              <w:r>
                <w:t xml:space="preserve">        &lt;xs:element name="resources" minOccurs="0"&gt;</w:t>
              </w:r>
            </w:ins>
          </w:p>
          <w:p w14:paraId="4E8798EB" w14:textId="77777777" w:rsidR="00D708FE" w:rsidRDefault="00D708FE" w:rsidP="00D708FE">
            <w:pPr>
              <w:pStyle w:val="XML1"/>
              <w:rPr>
                <w:ins w:id="8058" w:author="Thomas Dietz" w:date="2012-08-08T16:18:00Z"/>
              </w:rPr>
            </w:pPr>
            <w:ins w:id="8059" w:author="Thomas Dietz" w:date="2012-08-08T16:18:00Z">
              <w:r>
                <w:t xml:space="preserve">          &lt;xs:annotation&gt;</w:t>
              </w:r>
            </w:ins>
          </w:p>
          <w:p w14:paraId="430240E5" w14:textId="77777777" w:rsidR="00D708FE" w:rsidRDefault="00D708FE" w:rsidP="00D708FE">
            <w:pPr>
              <w:pStyle w:val="XML1"/>
              <w:rPr>
                <w:ins w:id="8060" w:author="Thomas Dietz" w:date="2012-08-08T16:18:00Z"/>
              </w:rPr>
            </w:pPr>
            <w:ins w:id="8061" w:author="Thomas Dietz" w:date="2012-08-08T16:18:00Z">
              <w:r>
                <w:t xml:space="preserve">            &lt;xs:documentation&gt;</w:t>
              </w:r>
            </w:ins>
          </w:p>
          <w:p w14:paraId="48805CA5" w14:textId="77777777" w:rsidR="00D708FE" w:rsidRDefault="00D708FE" w:rsidP="00D708FE">
            <w:pPr>
              <w:pStyle w:val="XML1"/>
              <w:rPr>
                <w:ins w:id="8062" w:author="Thomas Dietz" w:date="2012-08-08T16:18:00Z"/>
              </w:rPr>
            </w:pPr>
            <w:ins w:id="8063" w:author="Thomas Dietz" w:date="2012-08-08T16:18:00Z">
              <w:r>
                <w:t xml:space="preserve">              A lists containing all resources of the OpenFlow</w:t>
              </w:r>
            </w:ins>
          </w:p>
          <w:p w14:paraId="7F6EFC68" w14:textId="77777777" w:rsidR="00D708FE" w:rsidRDefault="00D708FE" w:rsidP="00D708FE">
            <w:pPr>
              <w:pStyle w:val="XML1"/>
              <w:rPr>
                <w:ins w:id="8064" w:author="Thomas Dietz" w:date="2012-08-08T16:18:00Z"/>
              </w:rPr>
            </w:pPr>
            <w:ins w:id="8065" w:author="Thomas Dietz" w:date="2012-08-08T16:18:00Z">
              <w:r>
                <w:t xml:space="preserve">              Capable Switch that can be used by OpenFlow Logical</w:t>
              </w:r>
            </w:ins>
          </w:p>
          <w:p w14:paraId="5FD61325" w14:textId="77777777" w:rsidR="00D708FE" w:rsidRDefault="00D708FE" w:rsidP="00D708FE">
            <w:pPr>
              <w:pStyle w:val="XML1"/>
              <w:rPr>
                <w:ins w:id="8066" w:author="Thomas Dietz" w:date="2012-08-08T16:18:00Z"/>
              </w:rPr>
            </w:pPr>
            <w:ins w:id="8067" w:author="Thomas Dietz" w:date="2012-08-08T16:18:00Z">
              <w:r>
                <w:t xml:space="preserve">              Switches.  Resources are listed here independent of their</w:t>
              </w:r>
            </w:ins>
          </w:p>
          <w:p w14:paraId="32A96BE7" w14:textId="77777777" w:rsidR="00D708FE" w:rsidRDefault="00D708FE" w:rsidP="00D708FE">
            <w:pPr>
              <w:pStyle w:val="XML1"/>
              <w:rPr>
                <w:ins w:id="8068" w:author="Thomas Dietz" w:date="2012-08-08T16:18:00Z"/>
              </w:rPr>
            </w:pPr>
            <w:ins w:id="8069" w:author="Thomas Dietz" w:date="2012-08-08T16:18:00Z">
              <w:r>
                <w:t xml:space="preserve">              </w:t>
              </w:r>
              <w:proofErr w:type="gramStart"/>
              <w:r>
                <w:t>actual</w:t>
              </w:r>
              <w:proofErr w:type="gramEnd"/>
              <w:r>
                <w:t xml:space="preserve"> assignment to OpenFlow Logical Switches.  They may</w:t>
              </w:r>
            </w:ins>
          </w:p>
          <w:p w14:paraId="289D4141" w14:textId="77777777" w:rsidR="00D708FE" w:rsidRDefault="00D708FE" w:rsidP="00D708FE">
            <w:pPr>
              <w:pStyle w:val="XML1"/>
              <w:rPr>
                <w:ins w:id="8070" w:author="Thomas Dietz" w:date="2012-08-08T16:18:00Z"/>
              </w:rPr>
            </w:pPr>
            <w:ins w:id="8071" w:author="Thomas Dietz" w:date="2012-08-08T16:18:00Z">
              <w:r>
                <w:t xml:space="preserve">              be available to be assigned to an OpenFlow Logical Switch</w:t>
              </w:r>
            </w:ins>
          </w:p>
          <w:p w14:paraId="33DD2744" w14:textId="77777777" w:rsidR="00D708FE" w:rsidRDefault="00D708FE" w:rsidP="00D708FE">
            <w:pPr>
              <w:pStyle w:val="XML1"/>
              <w:rPr>
                <w:ins w:id="8072" w:author="Thomas Dietz" w:date="2012-08-08T16:18:00Z"/>
              </w:rPr>
            </w:pPr>
            <w:ins w:id="8073" w:author="Thomas Dietz" w:date="2012-08-08T16:18:00Z">
              <w:r>
                <w:t xml:space="preserve">              </w:t>
              </w:r>
              <w:proofErr w:type="gramStart"/>
              <w:r>
                <w:t>or</w:t>
              </w:r>
              <w:proofErr w:type="gramEnd"/>
              <w:r>
                <w:t xml:space="preserve"> already in use by an OpenFlow Logical Switch.</w:t>
              </w:r>
            </w:ins>
          </w:p>
          <w:p w14:paraId="46382E93" w14:textId="77777777" w:rsidR="00D708FE" w:rsidRDefault="00D708FE" w:rsidP="00D708FE">
            <w:pPr>
              <w:pStyle w:val="XML1"/>
              <w:rPr>
                <w:ins w:id="8074" w:author="Thomas Dietz" w:date="2012-08-08T16:18:00Z"/>
              </w:rPr>
            </w:pPr>
            <w:ins w:id="8075" w:author="Thomas Dietz" w:date="2012-08-08T16:18:00Z">
              <w:r>
                <w:t xml:space="preserve">            &lt;/xs:documentation&gt;</w:t>
              </w:r>
            </w:ins>
          </w:p>
          <w:p w14:paraId="745F9331" w14:textId="77777777" w:rsidR="00D708FE" w:rsidRDefault="00D708FE" w:rsidP="00D708FE">
            <w:pPr>
              <w:pStyle w:val="XML1"/>
              <w:rPr>
                <w:ins w:id="8076" w:author="Thomas Dietz" w:date="2012-08-08T16:18:00Z"/>
              </w:rPr>
            </w:pPr>
            <w:ins w:id="8077" w:author="Thomas Dietz" w:date="2012-08-08T16:18:00Z">
              <w:r>
                <w:t xml:space="preserve">          &lt;/xs:annotation&gt;</w:t>
              </w:r>
            </w:ins>
          </w:p>
          <w:p w14:paraId="119EBE2F" w14:textId="77777777" w:rsidR="00D708FE" w:rsidRDefault="00D708FE" w:rsidP="00D708FE">
            <w:pPr>
              <w:pStyle w:val="XML1"/>
              <w:rPr>
                <w:ins w:id="8078" w:author="Thomas Dietz" w:date="2012-08-08T16:18:00Z"/>
              </w:rPr>
            </w:pPr>
            <w:ins w:id="8079" w:author="Thomas Dietz" w:date="2012-08-08T16:18:00Z">
              <w:r>
                <w:t xml:space="preserve">          &lt;xs:complexType&gt;</w:t>
              </w:r>
            </w:ins>
          </w:p>
          <w:p w14:paraId="11F2BC76" w14:textId="77777777" w:rsidR="00D708FE" w:rsidRDefault="00D708FE" w:rsidP="00D708FE">
            <w:pPr>
              <w:pStyle w:val="XML1"/>
              <w:rPr>
                <w:ins w:id="8080" w:author="Thomas Dietz" w:date="2012-08-08T16:18:00Z"/>
              </w:rPr>
            </w:pPr>
            <w:ins w:id="8081" w:author="Thomas Dietz" w:date="2012-08-08T16:18:00Z">
              <w:r>
                <w:t xml:space="preserve">            &lt;xs:sequence&gt;</w:t>
              </w:r>
            </w:ins>
          </w:p>
          <w:p w14:paraId="2834B4DD" w14:textId="77777777" w:rsidR="00D708FE" w:rsidRDefault="00D708FE" w:rsidP="00D708FE">
            <w:pPr>
              <w:pStyle w:val="XML1"/>
              <w:rPr>
                <w:ins w:id="8082" w:author="Thomas Dietz" w:date="2012-08-08T16:18:00Z"/>
              </w:rPr>
            </w:pPr>
            <w:ins w:id="8083" w:author="Thomas Dietz" w:date="2012-08-08T16:18:00Z">
              <w:r>
                <w:t xml:space="preserve">              &lt;xs:element name="port" minOccurs="0" maxOccurs="unbounded"&gt;</w:t>
              </w:r>
            </w:ins>
          </w:p>
          <w:p w14:paraId="090B4C65" w14:textId="77777777" w:rsidR="00D708FE" w:rsidRDefault="00D708FE" w:rsidP="00D708FE">
            <w:pPr>
              <w:pStyle w:val="XML1"/>
              <w:rPr>
                <w:ins w:id="8084" w:author="Thomas Dietz" w:date="2012-08-08T16:18:00Z"/>
              </w:rPr>
            </w:pPr>
            <w:ins w:id="8085" w:author="Thomas Dietz" w:date="2012-08-08T16:18:00Z">
              <w:r>
                <w:t xml:space="preserve">                &lt;xs:annotation&gt;</w:t>
              </w:r>
            </w:ins>
          </w:p>
          <w:p w14:paraId="117E6475" w14:textId="77777777" w:rsidR="00D708FE" w:rsidRDefault="00D708FE" w:rsidP="00D708FE">
            <w:pPr>
              <w:pStyle w:val="XML1"/>
              <w:rPr>
                <w:ins w:id="8086" w:author="Thomas Dietz" w:date="2012-08-08T16:18:00Z"/>
              </w:rPr>
            </w:pPr>
            <w:ins w:id="8087" w:author="Thomas Dietz" w:date="2012-08-08T16:18:00Z">
              <w:r>
                <w:t xml:space="preserve">                  &lt;xs:documentation&gt;</w:t>
              </w:r>
            </w:ins>
          </w:p>
          <w:p w14:paraId="38E0A4F6" w14:textId="77777777" w:rsidR="00D708FE" w:rsidRDefault="00D708FE" w:rsidP="00D708FE">
            <w:pPr>
              <w:pStyle w:val="XML1"/>
              <w:rPr>
                <w:ins w:id="8088" w:author="Thomas Dietz" w:date="2012-08-08T16:18:00Z"/>
              </w:rPr>
            </w:pPr>
            <w:ins w:id="8089" w:author="Thomas Dietz" w:date="2012-08-08T16:18:00Z">
              <w:r>
                <w:t xml:space="preserve">                    The list contains all port resources of the</w:t>
              </w:r>
            </w:ins>
          </w:p>
          <w:p w14:paraId="1D253DA6" w14:textId="77777777" w:rsidR="00D708FE" w:rsidRDefault="00D708FE" w:rsidP="00D708FE">
            <w:pPr>
              <w:pStyle w:val="XML1"/>
              <w:rPr>
                <w:ins w:id="8090" w:author="Thomas Dietz" w:date="2012-08-08T16:18:00Z"/>
              </w:rPr>
            </w:pPr>
            <w:ins w:id="8091" w:author="Thomas Dietz" w:date="2012-08-08T16:18:00Z">
              <w:r>
                <w:t xml:space="preserve">                    OpenFlow Capable Switch.</w:t>
              </w:r>
            </w:ins>
          </w:p>
          <w:p w14:paraId="38BAB956" w14:textId="77777777" w:rsidR="00D708FE" w:rsidRDefault="00D708FE" w:rsidP="00D708FE">
            <w:pPr>
              <w:pStyle w:val="XML1"/>
              <w:rPr>
                <w:ins w:id="8092" w:author="Thomas Dietz" w:date="2012-08-08T16:18:00Z"/>
              </w:rPr>
            </w:pPr>
          </w:p>
          <w:p w14:paraId="6E64DC46" w14:textId="77777777" w:rsidR="00D708FE" w:rsidRDefault="00D708FE" w:rsidP="00D708FE">
            <w:pPr>
              <w:pStyle w:val="XML1"/>
              <w:rPr>
                <w:ins w:id="8093" w:author="Thomas Dietz" w:date="2012-08-08T16:18:00Z"/>
              </w:rPr>
            </w:pPr>
            <w:ins w:id="8094" w:author="Thomas Dietz" w:date="2012-08-08T16:18:00Z">
              <w:r>
                <w:t xml:space="preserve">                    The element 'resource-id' of OFPortType MUST be unique</w:t>
              </w:r>
            </w:ins>
          </w:p>
          <w:p w14:paraId="2E6366F0" w14:textId="77777777" w:rsidR="00D708FE" w:rsidRDefault="00D708FE" w:rsidP="00D708FE">
            <w:pPr>
              <w:pStyle w:val="XML1"/>
              <w:rPr>
                <w:ins w:id="8095" w:author="Thomas Dietz" w:date="2012-08-08T16:18:00Z"/>
              </w:rPr>
            </w:pPr>
            <w:ins w:id="8096" w:author="Thomas Dietz" w:date="2012-08-08T16:18:00Z">
              <w:r>
                <w:t xml:space="preserve">                    </w:t>
              </w:r>
              <w:proofErr w:type="gramStart"/>
              <w:r>
                <w:t>within</w:t>
              </w:r>
              <w:proofErr w:type="gramEnd"/>
              <w:r>
                <w:t xml:space="preserve"> this list.</w:t>
              </w:r>
            </w:ins>
          </w:p>
          <w:p w14:paraId="3670C241" w14:textId="77777777" w:rsidR="00D708FE" w:rsidRDefault="00D708FE" w:rsidP="00D708FE">
            <w:pPr>
              <w:pStyle w:val="XML1"/>
              <w:rPr>
                <w:ins w:id="8097" w:author="Thomas Dietz" w:date="2012-08-08T16:18:00Z"/>
              </w:rPr>
            </w:pPr>
            <w:ins w:id="8098" w:author="Thomas Dietz" w:date="2012-08-08T16:18:00Z">
              <w:r>
                <w:t xml:space="preserve">                  &lt;/xs:documentation&gt;</w:t>
              </w:r>
            </w:ins>
          </w:p>
          <w:p w14:paraId="1ED912E1" w14:textId="77777777" w:rsidR="00D708FE" w:rsidRDefault="00D708FE" w:rsidP="00D708FE">
            <w:pPr>
              <w:pStyle w:val="XML1"/>
              <w:rPr>
                <w:ins w:id="8099" w:author="Thomas Dietz" w:date="2012-08-08T16:18:00Z"/>
              </w:rPr>
            </w:pPr>
            <w:ins w:id="8100" w:author="Thomas Dietz" w:date="2012-08-08T16:18:00Z">
              <w:r>
                <w:t xml:space="preserve">                &lt;/xs:annotation&gt;</w:t>
              </w:r>
            </w:ins>
          </w:p>
          <w:p w14:paraId="08B5FE5C" w14:textId="77777777" w:rsidR="00D708FE" w:rsidRDefault="00D708FE" w:rsidP="00D708FE">
            <w:pPr>
              <w:pStyle w:val="XML1"/>
              <w:rPr>
                <w:ins w:id="8101" w:author="Thomas Dietz" w:date="2012-08-08T16:18:00Z"/>
              </w:rPr>
            </w:pPr>
            <w:ins w:id="8102" w:author="Thomas Dietz" w:date="2012-08-08T16:18:00Z">
              <w:r>
                <w:t xml:space="preserve">                &lt;xs:complexType&gt;</w:t>
              </w:r>
            </w:ins>
          </w:p>
          <w:p w14:paraId="48EBC0E0" w14:textId="77777777" w:rsidR="00D708FE" w:rsidRDefault="00D708FE" w:rsidP="00D708FE">
            <w:pPr>
              <w:pStyle w:val="XML1"/>
              <w:rPr>
                <w:ins w:id="8103" w:author="Thomas Dietz" w:date="2012-08-08T16:18:00Z"/>
              </w:rPr>
            </w:pPr>
            <w:ins w:id="8104" w:author="Thomas Dietz" w:date="2012-08-08T16:18:00Z">
              <w:r>
                <w:t xml:space="preserve">                  &lt;xs:sequence&gt;</w:t>
              </w:r>
            </w:ins>
          </w:p>
          <w:p w14:paraId="175326B9" w14:textId="77777777" w:rsidR="00D708FE" w:rsidRDefault="00D708FE" w:rsidP="00D708FE">
            <w:pPr>
              <w:pStyle w:val="XML1"/>
              <w:rPr>
                <w:ins w:id="8105" w:author="Thomas Dietz" w:date="2012-08-08T16:18:00Z"/>
              </w:rPr>
            </w:pPr>
            <w:ins w:id="8106" w:author="Thomas Dietz" w:date="2012-08-08T16:18:00Z">
              <w:r>
                <w:t xml:space="preserve">                    &lt;xs:group ref="OFPortType"/&gt;</w:t>
              </w:r>
            </w:ins>
          </w:p>
          <w:p w14:paraId="6C013669" w14:textId="77777777" w:rsidR="00D708FE" w:rsidRDefault="00D708FE" w:rsidP="00D708FE">
            <w:pPr>
              <w:pStyle w:val="XML1"/>
              <w:rPr>
                <w:ins w:id="8107" w:author="Thomas Dietz" w:date="2012-08-08T16:18:00Z"/>
              </w:rPr>
            </w:pPr>
            <w:ins w:id="8108" w:author="Thomas Dietz" w:date="2012-08-08T16:18:00Z">
              <w:r>
                <w:t xml:space="preserve">                  &lt;/xs:sequence&gt;</w:t>
              </w:r>
            </w:ins>
          </w:p>
          <w:p w14:paraId="0591449F" w14:textId="77777777" w:rsidR="00D708FE" w:rsidRDefault="00D708FE" w:rsidP="00D708FE">
            <w:pPr>
              <w:pStyle w:val="XML1"/>
              <w:rPr>
                <w:ins w:id="8109" w:author="Thomas Dietz" w:date="2012-08-08T16:18:00Z"/>
              </w:rPr>
            </w:pPr>
            <w:ins w:id="8110" w:author="Thomas Dietz" w:date="2012-08-08T16:18:00Z">
              <w:r>
                <w:t xml:space="preserve">                &lt;/xs:complexType&gt;</w:t>
              </w:r>
            </w:ins>
          </w:p>
          <w:p w14:paraId="31023F96" w14:textId="77777777" w:rsidR="00D708FE" w:rsidRDefault="00D708FE" w:rsidP="00D708FE">
            <w:pPr>
              <w:pStyle w:val="XML1"/>
              <w:rPr>
                <w:ins w:id="8111" w:author="Thomas Dietz" w:date="2012-08-08T16:18:00Z"/>
              </w:rPr>
            </w:pPr>
            <w:ins w:id="8112" w:author="Thomas Dietz" w:date="2012-08-08T16:18:00Z">
              <w:r>
                <w:t xml:space="preserve">              &lt;/xs:element&gt;</w:t>
              </w:r>
            </w:ins>
          </w:p>
          <w:p w14:paraId="3E4E1D55" w14:textId="77777777" w:rsidR="00D708FE" w:rsidRDefault="00D708FE" w:rsidP="00D708FE">
            <w:pPr>
              <w:pStyle w:val="XML1"/>
              <w:rPr>
                <w:ins w:id="8113" w:author="Thomas Dietz" w:date="2012-08-08T16:18:00Z"/>
              </w:rPr>
            </w:pPr>
            <w:ins w:id="8114" w:author="Thomas Dietz" w:date="2012-08-08T16:18:00Z">
              <w:r>
                <w:t xml:space="preserve">              &lt;xs:element name="queue" minOccurs="0" maxOccurs="unbounded"&gt;</w:t>
              </w:r>
            </w:ins>
          </w:p>
          <w:p w14:paraId="55C8166D" w14:textId="77777777" w:rsidR="00D708FE" w:rsidRDefault="00D708FE" w:rsidP="00D708FE">
            <w:pPr>
              <w:pStyle w:val="XML1"/>
              <w:rPr>
                <w:ins w:id="8115" w:author="Thomas Dietz" w:date="2012-08-08T16:18:00Z"/>
              </w:rPr>
            </w:pPr>
            <w:ins w:id="8116" w:author="Thomas Dietz" w:date="2012-08-08T16:18:00Z">
              <w:r>
                <w:t xml:space="preserve">                &lt;xs:annotation&gt;</w:t>
              </w:r>
            </w:ins>
          </w:p>
          <w:p w14:paraId="7811378D" w14:textId="77777777" w:rsidR="00D708FE" w:rsidRDefault="00D708FE" w:rsidP="00D708FE">
            <w:pPr>
              <w:pStyle w:val="XML1"/>
              <w:rPr>
                <w:ins w:id="8117" w:author="Thomas Dietz" w:date="2012-08-08T16:18:00Z"/>
              </w:rPr>
            </w:pPr>
            <w:ins w:id="8118" w:author="Thomas Dietz" w:date="2012-08-08T16:18:00Z">
              <w:r>
                <w:t xml:space="preserve">                  &lt;xs:documentation&gt;</w:t>
              </w:r>
            </w:ins>
          </w:p>
          <w:p w14:paraId="478D01E6" w14:textId="77777777" w:rsidR="00D708FE" w:rsidRDefault="00D708FE" w:rsidP="00D708FE">
            <w:pPr>
              <w:pStyle w:val="XML1"/>
              <w:rPr>
                <w:ins w:id="8119" w:author="Thomas Dietz" w:date="2012-08-08T16:18:00Z"/>
              </w:rPr>
            </w:pPr>
            <w:ins w:id="8120" w:author="Thomas Dietz" w:date="2012-08-08T16:18:00Z">
              <w:r>
                <w:t xml:space="preserve">                    The list contains all queue resources of the</w:t>
              </w:r>
            </w:ins>
          </w:p>
          <w:p w14:paraId="078EC121" w14:textId="77777777" w:rsidR="00D708FE" w:rsidRDefault="00D708FE" w:rsidP="00D708FE">
            <w:pPr>
              <w:pStyle w:val="XML1"/>
              <w:rPr>
                <w:ins w:id="8121" w:author="Thomas Dietz" w:date="2012-08-08T16:18:00Z"/>
              </w:rPr>
            </w:pPr>
            <w:ins w:id="8122" w:author="Thomas Dietz" w:date="2012-08-08T16:18:00Z">
              <w:r>
                <w:t xml:space="preserve">                    OpenFlow Capable Switch.</w:t>
              </w:r>
            </w:ins>
          </w:p>
          <w:p w14:paraId="0A93CA09" w14:textId="77777777" w:rsidR="00D708FE" w:rsidRDefault="00D708FE" w:rsidP="00D708FE">
            <w:pPr>
              <w:pStyle w:val="XML1"/>
              <w:rPr>
                <w:ins w:id="8123" w:author="Thomas Dietz" w:date="2012-08-08T16:18:00Z"/>
              </w:rPr>
            </w:pPr>
          </w:p>
          <w:p w14:paraId="62BA73D7" w14:textId="77777777" w:rsidR="00D708FE" w:rsidRDefault="00D708FE" w:rsidP="00D708FE">
            <w:pPr>
              <w:pStyle w:val="XML1"/>
              <w:rPr>
                <w:ins w:id="8124" w:author="Thomas Dietz" w:date="2012-08-08T16:18:00Z"/>
              </w:rPr>
            </w:pPr>
            <w:ins w:id="8125" w:author="Thomas Dietz" w:date="2012-08-08T16:18:00Z">
              <w:r>
                <w:t xml:space="preserve">                    The element 'resource-id' of OFQueueType MUST be unique</w:t>
              </w:r>
            </w:ins>
          </w:p>
          <w:p w14:paraId="25FADE44" w14:textId="77777777" w:rsidR="00D708FE" w:rsidRDefault="00D708FE" w:rsidP="00D708FE">
            <w:pPr>
              <w:pStyle w:val="XML1"/>
              <w:rPr>
                <w:ins w:id="8126" w:author="Thomas Dietz" w:date="2012-08-08T16:18:00Z"/>
              </w:rPr>
            </w:pPr>
            <w:ins w:id="8127" w:author="Thomas Dietz" w:date="2012-08-08T16:18:00Z">
              <w:r>
                <w:t xml:space="preserve">                    </w:t>
              </w:r>
              <w:proofErr w:type="gramStart"/>
              <w:r>
                <w:t>within</w:t>
              </w:r>
              <w:proofErr w:type="gramEnd"/>
              <w:r>
                <w:t xml:space="preserve"> this list.</w:t>
              </w:r>
            </w:ins>
          </w:p>
          <w:p w14:paraId="242DA468" w14:textId="77777777" w:rsidR="00D708FE" w:rsidRDefault="00D708FE" w:rsidP="00D708FE">
            <w:pPr>
              <w:pStyle w:val="XML1"/>
              <w:rPr>
                <w:ins w:id="8128" w:author="Thomas Dietz" w:date="2012-08-08T16:18:00Z"/>
              </w:rPr>
            </w:pPr>
            <w:ins w:id="8129" w:author="Thomas Dietz" w:date="2012-08-08T16:18:00Z">
              <w:r>
                <w:t xml:space="preserve">                  &lt;/xs:documentation&gt;</w:t>
              </w:r>
            </w:ins>
          </w:p>
          <w:p w14:paraId="0608EB1F" w14:textId="77777777" w:rsidR="00D708FE" w:rsidRDefault="00D708FE" w:rsidP="00D708FE">
            <w:pPr>
              <w:pStyle w:val="XML1"/>
              <w:rPr>
                <w:ins w:id="8130" w:author="Thomas Dietz" w:date="2012-08-08T16:18:00Z"/>
              </w:rPr>
            </w:pPr>
            <w:ins w:id="8131" w:author="Thomas Dietz" w:date="2012-08-08T16:18:00Z">
              <w:r>
                <w:t xml:space="preserve">                &lt;/xs:annotation&gt;</w:t>
              </w:r>
            </w:ins>
          </w:p>
          <w:p w14:paraId="1F30C6BA" w14:textId="77777777" w:rsidR="00D708FE" w:rsidRDefault="00D708FE" w:rsidP="00D708FE">
            <w:pPr>
              <w:pStyle w:val="XML1"/>
              <w:rPr>
                <w:ins w:id="8132" w:author="Thomas Dietz" w:date="2012-08-08T16:18:00Z"/>
              </w:rPr>
            </w:pPr>
            <w:ins w:id="8133" w:author="Thomas Dietz" w:date="2012-08-08T16:18:00Z">
              <w:r>
                <w:t xml:space="preserve">                &lt;xs:complexType&gt;</w:t>
              </w:r>
            </w:ins>
          </w:p>
          <w:p w14:paraId="2D448578" w14:textId="77777777" w:rsidR="00D708FE" w:rsidRDefault="00D708FE" w:rsidP="00D708FE">
            <w:pPr>
              <w:pStyle w:val="XML1"/>
              <w:rPr>
                <w:ins w:id="8134" w:author="Thomas Dietz" w:date="2012-08-08T16:18:00Z"/>
              </w:rPr>
            </w:pPr>
            <w:ins w:id="8135" w:author="Thomas Dietz" w:date="2012-08-08T16:18:00Z">
              <w:r>
                <w:t xml:space="preserve">                  &lt;xs:sequence&gt;</w:t>
              </w:r>
            </w:ins>
          </w:p>
          <w:p w14:paraId="38C11367" w14:textId="77777777" w:rsidR="00D708FE" w:rsidRDefault="00D708FE" w:rsidP="00D708FE">
            <w:pPr>
              <w:pStyle w:val="XML1"/>
              <w:rPr>
                <w:ins w:id="8136" w:author="Thomas Dietz" w:date="2012-08-08T16:18:00Z"/>
              </w:rPr>
            </w:pPr>
            <w:ins w:id="8137" w:author="Thomas Dietz" w:date="2012-08-08T16:18:00Z">
              <w:r>
                <w:t xml:space="preserve">                    &lt;xs:group ref="OFQueueType"/&gt;</w:t>
              </w:r>
            </w:ins>
          </w:p>
          <w:p w14:paraId="621222D8" w14:textId="77777777" w:rsidR="00D708FE" w:rsidRDefault="00D708FE" w:rsidP="00D708FE">
            <w:pPr>
              <w:pStyle w:val="XML1"/>
              <w:rPr>
                <w:ins w:id="8138" w:author="Thomas Dietz" w:date="2012-08-08T16:18:00Z"/>
              </w:rPr>
            </w:pPr>
            <w:ins w:id="8139" w:author="Thomas Dietz" w:date="2012-08-08T16:18:00Z">
              <w:r>
                <w:t xml:space="preserve">                  &lt;/xs:sequence&gt;</w:t>
              </w:r>
            </w:ins>
          </w:p>
          <w:p w14:paraId="6CCF9CCC" w14:textId="77777777" w:rsidR="00D708FE" w:rsidRDefault="00D708FE" w:rsidP="00D708FE">
            <w:pPr>
              <w:pStyle w:val="XML1"/>
              <w:rPr>
                <w:ins w:id="8140" w:author="Thomas Dietz" w:date="2012-08-08T16:18:00Z"/>
              </w:rPr>
            </w:pPr>
            <w:ins w:id="8141" w:author="Thomas Dietz" w:date="2012-08-08T16:18:00Z">
              <w:r>
                <w:t xml:space="preserve">                &lt;/xs:complexType&gt;</w:t>
              </w:r>
            </w:ins>
          </w:p>
          <w:p w14:paraId="73BF2043" w14:textId="77777777" w:rsidR="00D708FE" w:rsidRDefault="00D708FE" w:rsidP="00D708FE">
            <w:pPr>
              <w:pStyle w:val="XML1"/>
              <w:rPr>
                <w:ins w:id="8142" w:author="Thomas Dietz" w:date="2012-08-08T16:18:00Z"/>
              </w:rPr>
            </w:pPr>
            <w:ins w:id="8143" w:author="Thomas Dietz" w:date="2012-08-08T16:18:00Z">
              <w:r>
                <w:t xml:space="preserve">              &lt;/xs:element&gt;</w:t>
              </w:r>
            </w:ins>
          </w:p>
          <w:p w14:paraId="0645A899" w14:textId="77777777" w:rsidR="00D708FE" w:rsidRDefault="00D708FE" w:rsidP="00D708FE">
            <w:pPr>
              <w:pStyle w:val="XML1"/>
              <w:rPr>
                <w:ins w:id="8144" w:author="Thomas Dietz" w:date="2012-08-08T16:18:00Z"/>
              </w:rPr>
            </w:pPr>
            <w:ins w:id="8145" w:author="Thomas Dietz" w:date="2012-08-08T16:18:00Z">
              <w:r>
                <w:t xml:space="preserve">              &lt;xs:element name="owned-certificate" minOccurs="0" maxOccurs="unbounded"&gt;</w:t>
              </w:r>
            </w:ins>
          </w:p>
          <w:p w14:paraId="3961AB9B" w14:textId="77777777" w:rsidR="00D708FE" w:rsidRDefault="00D708FE" w:rsidP="00D708FE">
            <w:pPr>
              <w:pStyle w:val="XML1"/>
              <w:rPr>
                <w:ins w:id="8146" w:author="Thomas Dietz" w:date="2012-08-08T16:18:00Z"/>
              </w:rPr>
            </w:pPr>
            <w:ins w:id="8147" w:author="Thomas Dietz" w:date="2012-08-08T16:18:00Z">
              <w:r>
                <w:t xml:space="preserve">                &lt;xs:annotation&gt;</w:t>
              </w:r>
            </w:ins>
          </w:p>
          <w:p w14:paraId="730131B9" w14:textId="77777777" w:rsidR="00D708FE" w:rsidRDefault="00D708FE" w:rsidP="00D708FE">
            <w:pPr>
              <w:pStyle w:val="XML1"/>
              <w:rPr>
                <w:ins w:id="8148" w:author="Thomas Dietz" w:date="2012-08-08T16:18:00Z"/>
              </w:rPr>
            </w:pPr>
            <w:ins w:id="8149" w:author="Thomas Dietz" w:date="2012-08-08T16:18:00Z">
              <w:r>
                <w:t xml:space="preserve">                  &lt;xs:documentation&gt;</w:t>
              </w:r>
            </w:ins>
          </w:p>
          <w:p w14:paraId="0FDD6CF0" w14:textId="77777777" w:rsidR="00D708FE" w:rsidRDefault="00D708FE" w:rsidP="00D708FE">
            <w:pPr>
              <w:pStyle w:val="XML1"/>
              <w:rPr>
                <w:ins w:id="8150" w:author="Thomas Dietz" w:date="2012-08-08T16:18:00Z"/>
              </w:rPr>
            </w:pPr>
            <w:ins w:id="8151" w:author="Thomas Dietz" w:date="2012-08-08T16:18:00Z">
              <w:r>
                <w:t xml:space="preserve">                    The list contains all owned certificate</w:t>
              </w:r>
            </w:ins>
          </w:p>
          <w:p w14:paraId="3CA8E7DD" w14:textId="77777777" w:rsidR="00D708FE" w:rsidRDefault="00D708FE" w:rsidP="00D708FE">
            <w:pPr>
              <w:pStyle w:val="XML1"/>
              <w:rPr>
                <w:ins w:id="8152" w:author="Thomas Dietz" w:date="2012-08-08T16:18:00Z"/>
              </w:rPr>
            </w:pPr>
            <w:ins w:id="8153" w:author="Thomas Dietz" w:date="2012-08-08T16:18:00Z">
              <w:r>
                <w:lastRenderedPageBreak/>
                <w:t xml:space="preserve">                    </w:t>
              </w:r>
              <w:proofErr w:type="gramStart"/>
              <w:r>
                <w:t>resources</w:t>
              </w:r>
              <w:proofErr w:type="gramEnd"/>
              <w:r>
                <w:t xml:space="preserve"> of the OpenFlow Capable Switch.</w:t>
              </w:r>
            </w:ins>
          </w:p>
          <w:p w14:paraId="36D3D75C" w14:textId="77777777" w:rsidR="00D708FE" w:rsidRDefault="00D708FE" w:rsidP="00D708FE">
            <w:pPr>
              <w:pStyle w:val="XML1"/>
              <w:rPr>
                <w:ins w:id="8154" w:author="Thomas Dietz" w:date="2012-08-08T16:18:00Z"/>
              </w:rPr>
            </w:pPr>
          </w:p>
          <w:p w14:paraId="77F9C899" w14:textId="77777777" w:rsidR="00D708FE" w:rsidRDefault="00D708FE" w:rsidP="00D708FE">
            <w:pPr>
              <w:pStyle w:val="XML1"/>
              <w:rPr>
                <w:ins w:id="8155" w:author="Thomas Dietz" w:date="2012-08-08T16:18:00Z"/>
              </w:rPr>
            </w:pPr>
            <w:ins w:id="8156" w:author="Thomas Dietz" w:date="2012-08-08T16:18:00Z">
              <w:r>
                <w:t xml:space="preserve">                    The element 'resource-id' of OFOwnedCertificateType MUST</w:t>
              </w:r>
            </w:ins>
          </w:p>
          <w:p w14:paraId="4491902A" w14:textId="77777777" w:rsidR="00D708FE" w:rsidRDefault="00D708FE" w:rsidP="00D708FE">
            <w:pPr>
              <w:pStyle w:val="XML1"/>
              <w:rPr>
                <w:ins w:id="8157" w:author="Thomas Dietz" w:date="2012-08-08T16:18:00Z"/>
              </w:rPr>
            </w:pPr>
            <w:ins w:id="8158" w:author="Thomas Dietz" w:date="2012-08-08T16:18:00Z">
              <w:r>
                <w:t xml:space="preserve">                    </w:t>
              </w:r>
              <w:proofErr w:type="gramStart"/>
              <w:r>
                <w:t>be</w:t>
              </w:r>
              <w:proofErr w:type="gramEnd"/>
              <w:r>
                <w:t xml:space="preserve"> unique within this list.</w:t>
              </w:r>
            </w:ins>
          </w:p>
          <w:p w14:paraId="1F547B65" w14:textId="77777777" w:rsidR="00D708FE" w:rsidRDefault="00D708FE" w:rsidP="00D708FE">
            <w:pPr>
              <w:pStyle w:val="XML1"/>
              <w:rPr>
                <w:ins w:id="8159" w:author="Thomas Dietz" w:date="2012-08-08T16:18:00Z"/>
              </w:rPr>
            </w:pPr>
            <w:ins w:id="8160" w:author="Thomas Dietz" w:date="2012-08-08T16:18:00Z">
              <w:r>
                <w:t xml:space="preserve">                  &lt;/xs:documentation&gt;</w:t>
              </w:r>
            </w:ins>
          </w:p>
          <w:p w14:paraId="070E86E5" w14:textId="77777777" w:rsidR="00D708FE" w:rsidRDefault="00D708FE" w:rsidP="00D708FE">
            <w:pPr>
              <w:pStyle w:val="XML1"/>
              <w:rPr>
                <w:ins w:id="8161" w:author="Thomas Dietz" w:date="2012-08-08T16:18:00Z"/>
              </w:rPr>
            </w:pPr>
            <w:ins w:id="8162" w:author="Thomas Dietz" w:date="2012-08-08T16:18:00Z">
              <w:r>
                <w:t xml:space="preserve">                &lt;/xs:annotation&gt;</w:t>
              </w:r>
            </w:ins>
          </w:p>
          <w:p w14:paraId="5359B151" w14:textId="77777777" w:rsidR="00D708FE" w:rsidRDefault="00D708FE" w:rsidP="00D708FE">
            <w:pPr>
              <w:pStyle w:val="XML1"/>
              <w:rPr>
                <w:ins w:id="8163" w:author="Thomas Dietz" w:date="2012-08-08T16:18:00Z"/>
              </w:rPr>
            </w:pPr>
            <w:ins w:id="8164" w:author="Thomas Dietz" w:date="2012-08-08T16:18:00Z">
              <w:r>
                <w:t xml:space="preserve">                &lt;xs:complexType&gt;</w:t>
              </w:r>
            </w:ins>
          </w:p>
          <w:p w14:paraId="32F45E1F" w14:textId="77777777" w:rsidR="00D708FE" w:rsidRDefault="00D708FE" w:rsidP="00D708FE">
            <w:pPr>
              <w:pStyle w:val="XML1"/>
              <w:rPr>
                <w:ins w:id="8165" w:author="Thomas Dietz" w:date="2012-08-08T16:18:00Z"/>
              </w:rPr>
            </w:pPr>
            <w:ins w:id="8166" w:author="Thomas Dietz" w:date="2012-08-08T16:18:00Z">
              <w:r>
                <w:t xml:space="preserve">                  &lt;xs:sequence&gt;</w:t>
              </w:r>
            </w:ins>
          </w:p>
          <w:p w14:paraId="63CBA21A" w14:textId="77777777" w:rsidR="00D708FE" w:rsidRDefault="00D708FE" w:rsidP="00D708FE">
            <w:pPr>
              <w:pStyle w:val="XML1"/>
              <w:rPr>
                <w:ins w:id="8167" w:author="Thomas Dietz" w:date="2012-08-08T16:18:00Z"/>
              </w:rPr>
            </w:pPr>
            <w:ins w:id="8168" w:author="Thomas Dietz" w:date="2012-08-08T16:18:00Z">
              <w:r>
                <w:t xml:space="preserve">                    &lt;xs:group ref="OFOwnedCertificateType"/&gt;</w:t>
              </w:r>
            </w:ins>
          </w:p>
          <w:p w14:paraId="1616AD4B" w14:textId="77777777" w:rsidR="00D708FE" w:rsidRDefault="00D708FE" w:rsidP="00D708FE">
            <w:pPr>
              <w:pStyle w:val="XML1"/>
              <w:rPr>
                <w:ins w:id="8169" w:author="Thomas Dietz" w:date="2012-08-08T16:18:00Z"/>
              </w:rPr>
            </w:pPr>
            <w:ins w:id="8170" w:author="Thomas Dietz" w:date="2012-08-08T16:18:00Z">
              <w:r>
                <w:t xml:space="preserve">                  &lt;/xs:sequence&gt;</w:t>
              </w:r>
            </w:ins>
          </w:p>
          <w:p w14:paraId="7F02D4A8" w14:textId="77777777" w:rsidR="00D708FE" w:rsidRDefault="00D708FE" w:rsidP="00D708FE">
            <w:pPr>
              <w:pStyle w:val="XML1"/>
              <w:rPr>
                <w:ins w:id="8171" w:author="Thomas Dietz" w:date="2012-08-08T16:18:00Z"/>
              </w:rPr>
            </w:pPr>
            <w:ins w:id="8172" w:author="Thomas Dietz" w:date="2012-08-08T16:18:00Z">
              <w:r>
                <w:t xml:space="preserve">                &lt;/xs:complexType&gt;</w:t>
              </w:r>
            </w:ins>
          </w:p>
          <w:p w14:paraId="2AA53D00" w14:textId="77777777" w:rsidR="00D708FE" w:rsidRDefault="00D708FE" w:rsidP="00D708FE">
            <w:pPr>
              <w:pStyle w:val="XML1"/>
              <w:rPr>
                <w:ins w:id="8173" w:author="Thomas Dietz" w:date="2012-08-08T16:18:00Z"/>
              </w:rPr>
            </w:pPr>
            <w:ins w:id="8174" w:author="Thomas Dietz" w:date="2012-08-08T16:18:00Z">
              <w:r>
                <w:t xml:space="preserve">              &lt;/xs:element&gt;</w:t>
              </w:r>
            </w:ins>
          </w:p>
          <w:p w14:paraId="2021E82B" w14:textId="77777777" w:rsidR="00D708FE" w:rsidRDefault="00D708FE" w:rsidP="00D708FE">
            <w:pPr>
              <w:pStyle w:val="XML1"/>
              <w:rPr>
                <w:ins w:id="8175" w:author="Thomas Dietz" w:date="2012-08-08T16:18:00Z"/>
              </w:rPr>
            </w:pPr>
            <w:ins w:id="8176" w:author="Thomas Dietz" w:date="2012-08-08T16:18:00Z">
              <w:r>
                <w:t xml:space="preserve">              &lt;xs:element name="external-certificate" minOccurs="0" maxOccurs="unbounded"&gt;</w:t>
              </w:r>
            </w:ins>
          </w:p>
          <w:p w14:paraId="4FD471D1" w14:textId="77777777" w:rsidR="00D708FE" w:rsidRDefault="00D708FE" w:rsidP="00D708FE">
            <w:pPr>
              <w:pStyle w:val="XML1"/>
              <w:rPr>
                <w:ins w:id="8177" w:author="Thomas Dietz" w:date="2012-08-08T16:18:00Z"/>
              </w:rPr>
            </w:pPr>
            <w:ins w:id="8178" w:author="Thomas Dietz" w:date="2012-08-08T16:18:00Z">
              <w:r>
                <w:t xml:space="preserve">                &lt;xs:annotation&gt;</w:t>
              </w:r>
            </w:ins>
          </w:p>
          <w:p w14:paraId="241F419C" w14:textId="77777777" w:rsidR="00D708FE" w:rsidRDefault="00D708FE" w:rsidP="00D708FE">
            <w:pPr>
              <w:pStyle w:val="XML1"/>
              <w:rPr>
                <w:ins w:id="8179" w:author="Thomas Dietz" w:date="2012-08-08T16:18:00Z"/>
              </w:rPr>
            </w:pPr>
            <w:ins w:id="8180" w:author="Thomas Dietz" w:date="2012-08-08T16:18:00Z">
              <w:r>
                <w:t xml:space="preserve">                  &lt;xs:documentation&gt;</w:t>
              </w:r>
            </w:ins>
          </w:p>
          <w:p w14:paraId="5E24B99D" w14:textId="77777777" w:rsidR="00D708FE" w:rsidRDefault="00D708FE" w:rsidP="00D708FE">
            <w:pPr>
              <w:pStyle w:val="XML1"/>
              <w:rPr>
                <w:ins w:id="8181" w:author="Thomas Dietz" w:date="2012-08-08T16:18:00Z"/>
              </w:rPr>
            </w:pPr>
            <w:ins w:id="8182" w:author="Thomas Dietz" w:date="2012-08-08T16:18:00Z">
              <w:r>
                <w:t xml:space="preserve">                    The list contains all external certificate</w:t>
              </w:r>
            </w:ins>
          </w:p>
          <w:p w14:paraId="41F1A1DD" w14:textId="77777777" w:rsidR="00D708FE" w:rsidRDefault="00D708FE" w:rsidP="00D708FE">
            <w:pPr>
              <w:pStyle w:val="XML1"/>
              <w:rPr>
                <w:ins w:id="8183" w:author="Thomas Dietz" w:date="2012-08-08T16:18:00Z"/>
              </w:rPr>
            </w:pPr>
            <w:ins w:id="8184" w:author="Thomas Dietz" w:date="2012-08-08T16:18:00Z">
              <w:r>
                <w:t xml:space="preserve">                    </w:t>
              </w:r>
              <w:proofErr w:type="gramStart"/>
              <w:r>
                <w:t>resources</w:t>
              </w:r>
              <w:proofErr w:type="gramEnd"/>
              <w:r>
                <w:t xml:space="preserve"> of the OpenFlow Capable Switch.</w:t>
              </w:r>
            </w:ins>
          </w:p>
          <w:p w14:paraId="6DDB6F5A" w14:textId="77777777" w:rsidR="00D708FE" w:rsidRDefault="00D708FE" w:rsidP="00D708FE">
            <w:pPr>
              <w:pStyle w:val="XML1"/>
              <w:rPr>
                <w:ins w:id="8185" w:author="Thomas Dietz" w:date="2012-08-08T16:18:00Z"/>
              </w:rPr>
            </w:pPr>
          </w:p>
          <w:p w14:paraId="164BC842" w14:textId="77777777" w:rsidR="00D708FE" w:rsidRDefault="00D708FE" w:rsidP="00D708FE">
            <w:pPr>
              <w:pStyle w:val="XML1"/>
              <w:rPr>
                <w:ins w:id="8186" w:author="Thomas Dietz" w:date="2012-08-08T16:18:00Z"/>
              </w:rPr>
            </w:pPr>
            <w:ins w:id="8187" w:author="Thomas Dietz" w:date="2012-08-08T16:18:00Z">
              <w:r>
                <w:t xml:space="preserve">                    The element 'resource-id' of OFExternalCertificateType</w:t>
              </w:r>
            </w:ins>
          </w:p>
          <w:p w14:paraId="744E497D" w14:textId="77777777" w:rsidR="00D708FE" w:rsidRDefault="00D708FE" w:rsidP="00D708FE">
            <w:pPr>
              <w:pStyle w:val="XML1"/>
              <w:rPr>
                <w:ins w:id="8188" w:author="Thomas Dietz" w:date="2012-08-08T16:18:00Z"/>
              </w:rPr>
            </w:pPr>
            <w:ins w:id="8189" w:author="Thomas Dietz" w:date="2012-08-08T16:18:00Z">
              <w:r>
                <w:t xml:space="preserve">                    MUST be unique within this list.</w:t>
              </w:r>
            </w:ins>
          </w:p>
          <w:p w14:paraId="7A66457B" w14:textId="77777777" w:rsidR="00D708FE" w:rsidRDefault="00D708FE" w:rsidP="00D708FE">
            <w:pPr>
              <w:pStyle w:val="XML1"/>
              <w:rPr>
                <w:ins w:id="8190" w:author="Thomas Dietz" w:date="2012-08-08T16:18:00Z"/>
              </w:rPr>
            </w:pPr>
            <w:ins w:id="8191" w:author="Thomas Dietz" w:date="2012-08-08T16:18:00Z">
              <w:r>
                <w:t xml:space="preserve">                  &lt;/xs:documentation&gt;</w:t>
              </w:r>
            </w:ins>
          </w:p>
          <w:p w14:paraId="4084704D" w14:textId="77777777" w:rsidR="00D708FE" w:rsidRDefault="00D708FE" w:rsidP="00D708FE">
            <w:pPr>
              <w:pStyle w:val="XML1"/>
              <w:rPr>
                <w:ins w:id="8192" w:author="Thomas Dietz" w:date="2012-08-08T16:18:00Z"/>
              </w:rPr>
            </w:pPr>
            <w:ins w:id="8193" w:author="Thomas Dietz" w:date="2012-08-08T16:18:00Z">
              <w:r>
                <w:t xml:space="preserve">                &lt;/xs:annotation&gt;</w:t>
              </w:r>
            </w:ins>
          </w:p>
          <w:p w14:paraId="33D5141D" w14:textId="77777777" w:rsidR="00D708FE" w:rsidRDefault="00D708FE" w:rsidP="00D708FE">
            <w:pPr>
              <w:pStyle w:val="XML1"/>
              <w:rPr>
                <w:ins w:id="8194" w:author="Thomas Dietz" w:date="2012-08-08T16:18:00Z"/>
              </w:rPr>
            </w:pPr>
            <w:ins w:id="8195" w:author="Thomas Dietz" w:date="2012-08-08T16:18:00Z">
              <w:r>
                <w:t xml:space="preserve">                &lt;xs:complexType&gt;</w:t>
              </w:r>
            </w:ins>
          </w:p>
          <w:p w14:paraId="107163B8" w14:textId="77777777" w:rsidR="00D708FE" w:rsidRDefault="00D708FE" w:rsidP="00D708FE">
            <w:pPr>
              <w:pStyle w:val="XML1"/>
              <w:rPr>
                <w:ins w:id="8196" w:author="Thomas Dietz" w:date="2012-08-08T16:18:00Z"/>
              </w:rPr>
            </w:pPr>
            <w:ins w:id="8197" w:author="Thomas Dietz" w:date="2012-08-08T16:18:00Z">
              <w:r>
                <w:t xml:space="preserve">                  &lt;xs:sequence&gt;</w:t>
              </w:r>
            </w:ins>
          </w:p>
          <w:p w14:paraId="690B52BF" w14:textId="77777777" w:rsidR="00D708FE" w:rsidRDefault="00D708FE" w:rsidP="00D708FE">
            <w:pPr>
              <w:pStyle w:val="XML1"/>
              <w:rPr>
                <w:ins w:id="8198" w:author="Thomas Dietz" w:date="2012-08-08T16:18:00Z"/>
              </w:rPr>
            </w:pPr>
            <w:ins w:id="8199" w:author="Thomas Dietz" w:date="2012-08-08T16:18:00Z">
              <w:r>
                <w:t xml:space="preserve">                    &lt;xs:group ref="OFExternalCertificateType"/&gt;</w:t>
              </w:r>
            </w:ins>
          </w:p>
          <w:p w14:paraId="72725F79" w14:textId="77777777" w:rsidR="00D708FE" w:rsidRDefault="00D708FE" w:rsidP="00D708FE">
            <w:pPr>
              <w:pStyle w:val="XML1"/>
              <w:rPr>
                <w:ins w:id="8200" w:author="Thomas Dietz" w:date="2012-08-08T16:18:00Z"/>
              </w:rPr>
            </w:pPr>
            <w:ins w:id="8201" w:author="Thomas Dietz" w:date="2012-08-08T16:18:00Z">
              <w:r>
                <w:t xml:space="preserve">                  &lt;/xs:sequence&gt;</w:t>
              </w:r>
            </w:ins>
          </w:p>
          <w:p w14:paraId="28C588FD" w14:textId="77777777" w:rsidR="00D708FE" w:rsidRDefault="00D708FE" w:rsidP="00D708FE">
            <w:pPr>
              <w:pStyle w:val="XML1"/>
              <w:rPr>
                <w:ins w:id="8202" w:author="Thomas Dietz" w:date="2012-08-08T16:18:00Z"/>
              </w:rPr>
            </w:pPr>
            <w:ins w:id="8203" w:author="Thomas Dietz" w:date="2012-08-08T16:18:00Z">
              <w:r>
                <w:t xml:space="preserve">                &lt;/xs:complexType&gt;</w:t>
              </w:r>
            </w:ins>
          </w:p>
          <w:p w14:paraId="3D251845" w14:textId="77777777" w:rsidR="00D708FE" w:rsidRDefault="00D708FE" w:rsidP="00D708FE">
            <w:pPr>
              <w:pStyle w:val="XML1"/>
              <w:rPr>
                <w:ins w:id="8204" w:author="Thomas Dietz" w:date="2012-08-08T16:18:00Z"/>
              </w:rPr>
            </w:pPr>
            <w:ins w:id="8205" w:author="Thomas Dietz" w:date="2012-08-08T16:18:00Z">
              <w:r>
                <w:t xml:space="preserve">              &lt;/xs:element&gt;</w:t>
              </w:r>
            </w:ins>
          </w:p>
          <w:p w14:paraId="5320D80C" w14:textId="77777777" w:rsidR="00D708FE" w:rsidRDefault="00D708FE" w:rsidP="00D708FE">
            <w:pPr>
              <w:pStyle w:val="XML1"/>
              <w:rPr>
                <w:ins w:id="8206" w:author="Thomas Dietz" w:date="2012-08-08T16:18:00Z"/>
              </w:rPr>
            </w:pPr>
            <w:ins w:id="8207" w:author="Thomas Dietz" w:date="2012-08-08T16:18:00Z">
              <w:r>
                <w:t xml:space="preserve">              &lt;xs:element name="flow-table" minOccurs="0" maxOccurs="unbounded"&gt;</w:t>
              </w:r>
            </w:ins>
          </w:p>
          <w:p w14:paraId="2E0D1B0E" w14:textId="77777777" w:rsidR="00D708FE" w:rsidRDefault="00D708FE" w:rsidP="00D708FE">
            <w:pPr>
              <w:pStyle w:val="XML1"/>
              <w:rPr>
                <w:ins w:id="8208" w:author="Thomas Dietz" w:date="2012-08-08T16:18:00Z"/>
              </w:rPr>
            </w:pPr>
            <w:ins w:id="8209" w:author="Thomas Dietz" w:date="2012-08-08T16:18:00Z">
              <w:r>
                <w:t xml:space="preserve">                &lt;xs:annotation&gt;</w:t>
              </w:r>
            </w:ins>
          </w:p>
          <w:p w14:paraId="47D3A1A1" w14:textId="77777777" w:rsidR="00D708FE" w:rsidRDefault="00D708FE" w:rsidP="00D708FE">
            <w:pPr>
              <w:pStyle w:val="XML1"/>
              <w:rPr>
                <w:ins w:id="8210" w:author="Thomas Dietz" w:date="2012-08-08T16:18:00Z"/>
              </w:rPr>
            </w:pPr>
            <w:ins w:id="8211" w:author="Thomas Dietz" w:date="2012-08-08T16:18:00Z">
              <w:r>
                <w:t xml:space="preserve">                  &lt;xs:documentation&gt;</w:t>
              </w:r>
            </w:ins>
          </w:p>
          <w:p w14:paraId="1CEC8A83" w14:textId="77777777" w:rsidR="00D708FE" w:rsidRDefault="00D708FE" w:rsidP="00D708FE">
            <w:pPr>
              <w:pStyle w:val="XML1"/>
              <w:rPr>
                <w:ins w:id="8212" w:author="Thomas Dietz" w:date="2012-08-08T16:18:00Z"/>
              </w:rPr>
            </w:pPr>
            <w:ins w:id="8213" w:author="Thomas Dietz" w:date="2012-08-08T16:18:00Z">
              <w:r>
                <w:t xml:space="preserve">                    The list contains all flow table resources of</w:t>
              </w:r>
            </w:ins>
          </w:p>
          <w:p w14:paraId="398A8215" w14:textId="77777777" w:rsidR="00D708FE" w:rsidRDefault="00D708FE" w:rsidP="00D708FE">
            <w:pPr>
              <w:pStyle w:val="XML1"/>
              <w:rPr>
                <w:ins w:id="8214" w:author="Thomas Dietz" w:date="2012-08-08T16:18:00Z"/>
              </w:rPr>
            </w:pPr>
            <w:ins w:id="8215" w:author="Thomas Dietz" w:date="2012-08-08T16:18:00Z">
              <w:r>
                <w:t xml:space="preserve">                    </w:t>
              </w:r>
              <w:proofErr w:type="gramStart"/>
              <w:r>
                <w:t>the</w:t>
              </w:r>
              <w:proofErr w:type="gramEnd"/>
              <w:r>
                <w:t xml:space="preserve"> OpenFlow Capable Switch.</w:t>
              </w:r>
            </w:ins>
          </w:p>
          <w:p w14:paraId="11AD25D7" w14:textId="77777777" w:rsidR="00D708FE" w:rsidRDefault="00D708FE" w:rsidP="00D708FE">
            <w:pPr>
              <w:pStyle w:val="XML1"/>
              <w:rPr>
                <w:ins w:id="8216" w:author="Thomas Dietz" w:date="2012-08-08T16:18:00Z"/>
              </w:rPr>
            </w:pPr>
          </w:p>
          <w:p w14:paraId="3A916426" w14:textId="77777777" w:rsidR="00D708FE" w:rsidRDefault="00D708FE" w:rsidP="00D708FE">
            <w:pPr>
              <w:pStyle w:val="XML1"/>
              <w:rPr>
                <w:ins w:id="8217" w:author="Thomas Dietz" w:date="2012-08-08T16:18:00Z"/>
              </w:rPr>
            </w:pPr>
            <w:ins w:id="8218" w:author="Thomas Dietz" w:date="2012-08-08T16:18:00Z">
              <w:r>
                <w:t xml:space="preserve">                    The element 'resource-id' of OFFlowTableType MUST be</w:t>
              </w:r>
            </w:ins>
          </w:p>
          <w:p w14:paraId="76BBE4BC" w14:textId="77777777" w:rsidR="00D708FE" w:rsidRDefault="00D708FE" w:rsidP="00D708FE">
            <w:pPr>
              <w:pStyle w:val="XML1"/>
              <w:rPr>
                <w:ins w:id="8219" w:author="Thomas Dietz" w:date="2012-08-08T16:18:00Z"/>
              </w:rPr>
            </w:pPr>
            <w:ins w:id="8220" w:author="Thomas Dietz" w:date="2012-08-08T16:18:00Z">
              <w:r>
                <w:t xml:space="preserve">                    </w:t>
              </w:r>
              <w:proofErr w:type="gramStart"/>
              <w:r>
                <w:t>unique</w:t>
              </w:r>
              <w:proofErr w:type="gramEnd"/>
              <w:r>
                <w:t xml:space="preserve"> within this list.</w:t>
              </w:r>
            </w:ins>
          </w:p>
          <w:p w14:paraId="214305D2" w14:textId="77777777" w:rsidR="00D708FE" w:rsidRDefault="00D708FE" w:rsidP="00D708FE">
            <w:pPr>
              <w:pStyle w:val="XML1"/>
              <w:rPr>
                <w:ins w:id="8221" w:author="Thomas Dietz" w:date="2012-08-08T16:18:00Z"/>
              </w:rPr>
            </w:pPr>
            <w:ins w:id="8222" w:author="Thomas Dietz" w:date="2012-08-08T16:18:00Z">
              <w:r>
                <w:t xml:space="preserve">                  &lt;/xs:documentation&gt;</w:t>
              </w:r>
            </w:ins>
          </w:p>
          <w:p w14:paraId="234316FE" w14:textId="77777777" w:rsidR="00D708FE" w:rsidRDefault="00D708FE" w:rsidP="00D708FE">
            <w:pPr>
              <w:pStyle w:val="XML1"/>
              <w:rPr>
                <w:ins w:id="8223" w:author="Thomas Dietz" w:date="2012-08-08T16:18:00Z"/>
              </w:rPr>
            </w:pPr>
            <w:ins w:id="8224" w:author="Thomas Dietz" w:date="2012-08-08T16:18:00Z">
              <w:r>
                <w:t xml:space="preserve">                &lt;/xs:annotation&gt;</w:t>
              </w:r>
            </w:ins>
          </w:p>
          <w:p w14:paraId="5FD5CF9C" w14:textId="77777777" w:rsidR="00D708FE" w:rsidRDefault="00D708FE" w:rsidP="00D708FE">
            <w:pPr>
              <w:pStyle w:val="XML1"/>
              <w:rPr>
                <w:ins w:id="8225" w:author="Thomas Dietz" w:date="2012-08-08T16:18:00Z"/>
              </w:rPr>
            </w:pPr>
            <w:ins w:id="8226" w:author="Thomas Dietz" w:date="2012-08-08T16:18:00Z">
              <w:r>
                <w:t xml:space="preserve">                &lt;xs:complexType&gt;</w:t>
              </w:r>
            </w:ins>
          </w:p>
          <w:p w14:paraId="288A7C80" w14:textId="77777777" w:rsidR="00D708FE" w:rsidRDefault="00D708FE" w:rsidP="00D708FE">
            <w:pPr>
              <w:pStyle w:val="XML1"/>
              <w:rPr>
                <w:ins w:id="8227" w:author="Thomas Dietz" w:date="2012-08-08T16:18:00Z"/>
              </w:rPr>
            </w:pPr>
            <w:ins w:id="8228" w:author="Thomas Dietz" w:date="2012-08-08T16:18:00Z">
              <w:r>
                <w:t xml:space="preserve">                  &lt;xs:sequence&gt;</w:t>
              </w:r>
            </w:ins>
          </w:p>
          <w:p w14:paraId="63D6F265" w14:textId="77777777" w:rsidR="00D708FE" w:rsidRDefault="00D708FE" w:rsidP="00D708FE">
            <w:pPr>
              <w:pStyle w:val="XML1"/>
              <w:rPr>
                <w:ins w:id="8229" w:author="Thomas Dietz" w:date="2012-08-08T16:18:00Z"/>
              </w:rPr>
            </w:pPr>
            <w:ins w:id="8230" w:author="Thomas Dietz" w:date="2012-08-08T16:18:00Z">
              <w:r>
                <w:t xml:space="preserve">                    &lt;xs:group ref="OFFlowTableType"/&gt;</w:t>
              </w:r>
            </w:ins>
          </w:p>
          <w:p w14:paraId="481DF9DD" w14:textId="77777777" w:rsidR="00D708FE" w:rsidRDefault="00D708FE" w:rsidP="00D708FE">
            <w:pPr>
              <w:pStyle w:val="XML1"/>
              <w:rPr>
                <w:ins w:id="8231" w:author="Thomas Dietz" w:date="2012-08-08T16:18:00Z"/>
              </w:rPr>
            </w:pPr>
            <w:ins w:id="8232" w:author="Thomas Dietz" w:date="2012-08-08T16:18:00Z">
              <w:r>
                <w:t xml:space="preserve">                  &lt;/xs:sequence&gt;</w:t>
              </w:r>
            </w:ins>
          </w:p>
          <w:p w14:paraId="41075FB6" w14:textId="77777777" w:rsidR="00D708FE" w:rsidRDefault="00D708FE" w:rsidP="00D708FE">
            <w:pPr>
              <w:pStyle w:val="XML1"/>
              <w:rPr>
                <w:ins w:id="8233" w:author="Thomas Dietz" w:date="2012-08-08T16:18:00Z"/>
              </w:rPr>
            </w:pPr>
            <w:ins w:id="8234" w:author="Thomas Dietz" w:date="2012-08-08T16:18:00Z">
              <w:r>
                <w:t xml:space="preserve">                &lt;/xs:complexType&gt;</w:t>
              </w:r>
            </w:ins>
          </w:p>
          <w:p w14:paraId="52EFAD72" w14:textId="77777777" w:rsidR="00D708FE" w:rsidRDefault="00D708FE" w:rsidP="00D708FE">
            <w:pPr>
              <w:pStyle w:val="XML1"/>
              <w:rPr>
                <w:ins w:id="8235" w:author="Thomas Dietz" w:date="2012-08-08T16:18:00Z"/>
              </w:rPr>
            </w:pPr>
            <w:ins w:id="8236" w:author="Thomas Dietz" w:date="2012-08-08T16:18:00Z">
              <w:r>
                <w:t xml:space="preserve">              &lt;/xs:element&gt;</w:t>
              </w:r>
            </w:ins>
          </w:p>
          <w:p w14:paraId="4FDDD092" w14:textId="77777777" w:rsidR="00D708FE" w:rsidRDefault="00D708FE" w:rsidP="00D708FE">
            <w:pPr>
              <w:pStyle w:val="XML1"/>
              <w:rPr>
                <w:ins w:id="8237" w:author="Thomas Dietz" w:date="2012-08-08T16:18:00Z"/>
              </w:rPr>
            </w:pPr>
            <w:ins w:id="8238" w:author="Thomas Dietz" w:date="2012-08-08T16:18:00Z">
              <w:r>
                <w:t xml:space="preserve">            &lt;/xs:sequence&gt;</w:t>
              </w:r>
            </w:ins>
          </w:p>
          <w:p w14:paraId="0B9748EF" w14:textId="77777777" w:rsidR="00D708FE" w:rsidRDefault="00D708FE" w:rsidP="00D708FE">
            <w:pPr>
              <w:pStyle w:val="XML1"/>
              <w:rPr>
                <w:ins w:id="8239" w:author="Thomas Dietz" w:date="2012-08-08T16:18:00Z"/>
              </w:rPr>
            </w:pPr>
            <w:ins w:id="8240" w:author="Thomas Dietz" w:date="2012-08-08T16:18:00Z">
              <w:r>
                <w:t xml:space="preserve">          &lt;/xs:complexType&gt;</w:t>
              </w:r>
            </w:ins>
          </w:p>
          <w:p w14:paraId="45D5AEC6" w14:textId="77777777" w:rsidR="00D708FE" w:rsidRDefault="00D708FE" w:rsidP="00D708FE">
            <w:pPr>
              <w:pStyle w:val="XML1"/>
              <w:rPr>
                <w:ins w:id="8241" w:author="Thomas Dietz" w:date="2012-08-08T16:18:00Z"/>
              </w:rPr>
            </w:pPr>
            <w:ins w:id="8242" w:author="Thomas Dietz" w:date="2012-08-08T16:18:00Z">
              <w:r>
                <w:t xml:space="preserve">          &lt;xs:key name="key_resources_capable-switch_port"&gt;</w:t>
              </w:r>
            </w:ins>
          </w:p>
          <w:p w14:paraId="319EB361" w14:textId="77777777" w:rsidR="00D708FE" w:rsidRDefault="00D708FE" w:rsidP="00D708FE">
            <w:pPr>
              <w:pStyle w:val="XML1"/>
              <w:rPr>
                <w:ins w:id="8243" w:author="Thomas Dietz" w:date="2012-08-08T16:18:00Z"/>
              </w:rPr>
            </w:pPr>
            <w:ins w:id="8244" w:author="Thomas Dietz" w:date="2012-08-08T16:18:00Z">
              <w:r>
                <w:t xml:space="preserve">            &lt;xs:selector xpath="of11-config:port"/&gt;</w:t>
              </w:r>
            </w:ins>
          </w:p>
          <w:p w14:paraId="305454B9" w14:textId="77777777" w:rsidR="00D708FE" w:rsidRDefault="00D708FE" w:rsidP="00D708FE">
            <w:pPr>
              <w:pStyle w:val="XML1"/>
              <w:rPr>
                <w:ins w:id="8245" w:author="Thomas Dietz" w:date="2012-08-08T16:18:00Z"/>
              </w:rPr>
            </w:pPr>
            <w:ins w:id="8246" w:author="Thomas Dietz" w:date="2012-08-08T16:18:00Z">
              <w:r>
                <w:t xml:space="preserve">            &lt;xs:field xpath="of11-config:resource-id"/&gt;</w:t>
              </w:r>
            </w:ins>
          </w:p>
          <w:p w14:paraId="2E4317CC" w14:textId="77777777" w:rsidR="00D708FE" w:rsidRDefault="00D708FE" w:rsidP="00D708FE">
            <w:pPr>
              <w:pStyle w:val="XML1"/>
              <w:rPr>
                <w:ins w:id="8247" w:author="Thomas Dietz" w:date="2012-08-08T16:18:00Z"/>
              </w:rPr>
            </w:pPr>
            <w:ins w:id="8248" w:author="Thomas Dietz" w:date="2012-08-08T16:18:00Z">
              <w:r>
                <w:t xml:space="preserve">          &lt;/xs:key&gt;</w:t>
              </w:r>
            </w:ins>
          </w:p>
          <w:p w14:paraId="5EF4B7BD" w14:textId="77777777" w:rsidR="00D708FE" w:rsidRDefault="00D708FE" w:rsidP="00D708FE">
            <w:pPr>
              <w:pStyle w:val="XML1"/>
              <w:rPr>
                <w:ins w:id="8249" w:author="Thomas Dietz" w:date="2012-08-08T16:18:00Z"/>
              </w:rPr>
            </w:pPr>
            <w:ins w:id="8250" w:author="Thomas Dietz" w:date="2012-08-08T16:18:00Z">
              <w:r>
                <w:t xml:space="preserve">          &lt;xs:key name="key_resources_capable-switch_queue"&gt;</w:t>
              </w:r>
            </w:ins>
          </w:p>
          <w:p w14:paraId="6D39A433" w14:textId="77777777" w:rsidR="00D708FE" w:rsidRDefault="00D708FE" w:rsidP="00D708FE">
            <w:pPr>
              <w:pStyle w:val="XML1"/>
              <w:rPr>
                <w:ins w:id="8251" w:author="Thomas Dietz" w:date="2012-08-08T16:18:00Z"/>
              </w:rPr>
            </w:pPr>
            <w:ins w:id="8252" w:author="Thomas Dietz" w:date="2012-08-08T16:18:00Z">
              <w:r>
                <w:t xml:space="preserve">            &lt;xs:selector xpath="of11-config:queue"/&gt;</w:t>
              </w:r>
            </w:ins>
          </w:p>
          <w:p w14:paraId="575D30DC" w14:textId="77777777" w:rsidR="00D708FE" w:rsidRDefault="00D708FE" w:rsidP="00D708FE">
            <w:pPr>
              <w:pStyle w:val="XML1"/>
              <w:rPr>
                <w:ins w:id="8253" w:author="Thomas Dietz" w:date="2012-08-08T16:18:00Z"/>
              </w:rPr>
            </w:pPr>
            <w:ins w:id="8254" w:author="Thomas Dietz" w:date="2012-08-08T16:18:00Z">
              <w:r>
                <w:t xml:space="preserve">            &lt;xs:field xpath="of11-config:resource-id"/&gt;</w:t>
              </w:r>
            </w:ins>
          </w:p>
          <w:p w14:paraId="2D285D30" w14:textId="77777777" w:rsidR="00D708FE" w:rsidRDefault="00D708FE" w:rsidP="00D708FE">
            <w:pPr>
              <w:pStyle w:val="XML1"/>
              <w:rPr>
                <w:ins w:id="8255" w:author="Thomas Dietz" w:date="2012-08-08T16:18:00Z"/>
              </w:rPr>
            </w:pPr>
            <w:ins w:id="8256" w:author="Thomas Dietz" w:date="2012-08-08T16:18:00Z">
              <w:r>
                <w:t xml:space="preserve">          &lt;/xs:key&gt;</w:t>
              </w:r>
            </w:ins>
          </w:p>
          <w:p w14:paraId="008BB82F" w14:textId="77777777" w:rsidR="00D708FE" w:rsidRDefault="00D708FE" w:rsidP="00D708FE">
            <w:pPr>
              <w:pStyle w:val="XML1"/>
              <w:rPr>
                <w:ins w:id="8257" w:author="Thomas Dietz" w:date="2012-08-08T16:18:00Z"/>
              </w:rPr>
            </w:pPr>
            <w:ins w:id="8258" w:author="Thomas Dietz" w:date="2012-08-08T16:18:00Z">
              <w:r>
                <w:lastRenderedPageBreak/>
                <w:t xml:space="preserve">          &lt;xs:key name="key_resources_capable-switch_owned-certificate"&gt;</w:t>
              </w:r>
            </w:ins>
          </w:p>
          <w:p w14:paraId="0B2589F7" w14:textId="77777777" w:rsidR="00D708FE" w:rsidRDefault="00D708FE" w:rsidP="00D708FE">
            <w:pPr>
              <w:pStyle w:val="XML1"/>
              <w:rPr>
                <w:ins w:id="8259" w:author="Thomas Dietz" w:date="2012-08-08T16:18:00Z"/>
              </w:rPr>
            </w:pPr>
            <w:ins w:id="8260" w:author="Thomas Dietz" w:date="2012-08-08T16:18:00Z">
              <w:r>
                <w:t xml:space="preserve">            &lt;xs:selector xpath="of11-config:owned-certificate"/&gt;</w:t>
              </w:r>
            </w:ins>
          </w:p>
          <w:p w14:paraId="3A2A86A0" w14:textId="77777777" w:rsidR="00D708FE" w:rsidRDefault="00D708FE" w:rsidP="00D708FE">
            <w:pPr>
              <w:pStyle w:val="XML1"/>
              <w:rPr>
                <w:ins w:id="8261" w:author="Thomas Dietz" w:date="2012-08-08T16:18:00Z"/>
              </w:rPr>
            </w:pPr>
            <w:ins w:id="8262" w:author="Thomas Dietz" w:date="2012-08-08T16:18:00Z">
              <w:r>
                <w:t xml:space="preserve">            &lt;xs:field xpath="of11-config:resource-id"/&gt;</w:t>
              </w:r>
            </w:ins>
          </w:p>
          <w:p w14:paraId="0C7B6874" w14:textId="77777777" w:rsidR="00D708FE" w:rsidRDefault="00D708FE" w:rsidP="00D708FE">
            <w:pPr>
              <w:pStyle w:val="XML1"/>
              <w:rPr>
                <w:ins w:id="8263" w:author="Thomas Dietz" w:date="2012-08-08T16:18:00Z"/>
              </w:rPr>
            </w:pPr>
            <w:ins w:id="8264" w:author="Thomas Dietz" w:date="2012-08-08T16:18:00Z">
              <w:r>
                <w:t xml:space="preserve">          &lt;/xs:key&gt;</w:t>
              </w:r>
            </w:ins>
          </w:p>
          <w:p w14:paraId="7562EE79" w14:textId="77777777" w:rsidR="00D708FE" w:rsidRDefault="00D708FE" w:rsidP="00D708FE">
            <w:pPr>
              <w:pStyle w:val="XML1"/>
              <w:rPr>
                <w:ins w:id="8265" w:author="Thomas Dietz" w:date="2012-08-08T16:18:00Z"/>
              </w:rPr>
            </w:pPr>
            <w:ins w:id="8266" w:author="Thomas Dietz" w:date="2012-08-08T16:18:00Z">
              <w:r>
                <w:t xml:space="preserve">          &lt;xs:key name="key_resources_capable-switch_external-certificate"&gt;</w:t>
              </w:r>
            </w:ins>
          </w:p>
          <w:p w14:paraId="6F638AF8" w14:textId="77777777" w:rsidR="00D708FE" w:rsidRDefault="00D708FE" w:rsidP="00D708FE">
            <w:pPr>
              <w:pStyle w:val="XML1"/>
              <w:rPr>
                <w:ins w:id="8267" w:author="Thomas Dietz" w:date="2012-08-08T16:18:00Z"/>
              </w:rPr>
            </w:pPr>
            <w:ins w:id="8268" w:author="Thomas Dietz" w:date="2012-08-08T16:18:00Z">
              <w:r>
                <w:t xml:space="preserve">            &lt;xs:selector xpath="of11-config:external-certificate"/&gt;</w:t>
              </w:r>
            </w:ins>
          </w:p>
          <w:p w14:paraId="58D74567" w14:textId="77777777" w:rsidR="00D708FE" w:rsidRDefault="00D708FE" w:rsidP="00D708FE">
            <w:pPr>
              <w:pStyle w:val="XML1"/>
              <w:rPr>
                <w:ins w:id="8269" w:author="Thomas Dietz" w:date="2012-08-08T16:18:00Z"/>
              </w:rPr>
            </w:pPr>
            <w:ins w:id="8270" w:author="Thomas Dietz" w:date="2012-08-08T16:18:00Z">
              <w:r>
                <w:t xml:space="preserve">            &lt;xs:field xpath="of11-config:resource-id"/&gt;</w:t>
              </w:r>
            </w:ins>
          </w:p>
          <w:p w14:paraId="558E5D41" w14:textId="77777777" w:rsidR="00D708FE" w:rsidRDefault="00D708FE" w:rsidP="00D708FE">
            <w:pPr>
              <w:pStyle w:val="XML1"/>
              <w:rPr>
                <w:ins w:id="8271" w:author="Thomas Dietz" w:date="2012-08-08T16:18:00Z"/>
              </w:rPr>
            </w:pPr>
            <w:ins w:id="8272" w:author="Thomas Dietz" w:date="2012-08-08T16:18:00Z">
              <w:r>
                <w:t xml:space="preserve">          &lt;/xs:key&gt;</w:t>
              </w:r>
            </w:ins>
          </w:p>
          <w:p w14:paraId="519C627A" w14:textId="77777777" w:rsidR="00D708FE" w:rsidRDefault="00D708FE" w:rsidP="00D708FE">
            <w:pPr>
              <w:pStyle w:val="XML1"/>
              <w:rPr>
                <w:ins w:id="8273" w:author="Thomas Dietz" w:date="2012-08-08T16:18:00Z"/>
              </w:rPr>
            </w:pPr>
            <w:ins w:id="8274" w:author="Thomas Dietz" w:date="2012-08-08T16:18:00Z">
              <w:r>
                <w:t xml:space="preserve">          &lt;xs:key name="key_resources_capable-switch_flow-table"&gt;</w:t>
              </w:r>
            </w:ins>
          </w:p>
          <w:p w14:paraId="777AB051" w14:textId="77777777" w:rsidR="00D708FE" w:rsidRDefault="00D708FE" w:rsidP="00D708FE">
            <w:pPr>
              <w:pStyle w:val="XML1"/>
              <w:rPr>
                <w:ins w:id="8275" w:author="Thomas Dietz" w:date="2012-08-08T16:18:00Z"/>
              </w:rPr>
            </w:pPr>
            <w:ins w:id="8276" w:author="Thomas Dietz" w:date="2012-08-08T16:18:00Z">
              <w:r>
                <w:t xml:space="preserve">            &lt;xs:selector xpath="of11-config:flow-table"/&gt;</w:t>
              </w:r>
            </w:ins>
          </w:p>
          <w:p w14:paraId="38CB1700" w14:textId="77777777" w:rsidR="00D708FE" w:rsidRDefault="00D708FE" w:rsidP="00D708FE">
            <w:pPr>
              <w:pStyle w:val="XML1"/>
              <w:rPr>
                <w:ins w:id="8277" w:author="Thomas Dietz" w:date="2012-08-08T16:18:00Z"/>
              </w:rPr>
            </w:pPr>
            <w:ins w:id="8278" w:author="Thomas Dietz" w:date="2012-08-08T16:18:00Z">
              <w:r>
                <w:t xml:space="preserve">            &lt;xs:field xpath="of11-config:resource-id"/&gt;</w:t>
              </w:r>
            </w:ins>
          </w:p>
          <w:p w14:paraId="623E3357" w14:textId="77777777" w:rsidR="00D708FE" w:rsidRDefault="00D708FE" w:rsidP="00D708FE">
            <w:pPr>
              <w:pStyle w:val="XML1"/>
              <w:rPr>
                <w:ins w:id="8279" w:author="Thomas Dietz" w:date="2012-08-08T16:18:00Z"/>
              </w:rPr>
            </w:pPr>
            <w:ins w:id="8280" w:author="Thomas Dietz" w:date="2012-08-08T16:18:00Z">
              <w:r>
                <w:t xml:space="preserve">          &lt;/xs:key&gt;</w:t>
              </w:r>
            </w:ins>
          </w:p>
          <w:p w14:paraId="0744705E" w14:textId="77777777" w:rsidR="00D708FE" w:rsidRDefault="00D708FE" w:rsidP="00D708FE">
            <w:pPr>
              <w:pStyle w:val="XML1"/>
              <w:rPr>
                <w:ins w:id="8281" w:author="Thomas Dietz" w:date="2012-08-08T16:18:00Z"/>
              </w:rPr>
            </w:pPr>
            <w:ins w:id="8282" w:author="Thomas Dietz" w:date="2012-08-08T16:18:00Z">
              <w:r>
                <w:t xml:space="preserve">        &lt;/xs:element&gt;</w:t>
              </w:r>
            </w:ins>
          </w:p>
          <w:p w14:paraId="67977EDE" w14:textId="77777777" w:rsidR="00D708FE" w:rsidRDefault="00D708FE" w:rsidP="00D708FE">
            <w:pPr>
              <w:pStyle w:val="XML1"/>
              <w:rPr>
                <w:ins w:id="8283" w:author="Thomas Dietz" w:date="2012-08-08T16:18:00Z"/>
              </w:rPr>
            </w:pPr>
            <w:ins w:id="8284" w:author="Thomas Dietz" w:date="2012-08-08T16:18:00Z">
              <w:r>
                <w:t xml:space="preserve">        &lt;xs:element name="logical-switches" minOccurs="0"&gt;</w:t>
              </w:r>
            </w:ins>
          </w:p>
          <w:p w14:paraId="39EAF7BF" w14:textId="77777777" w:rsidR="00D708FE" w:rsidRDefault="00D708FE" w:rsidP="00D708FE">
            <w:pPr>
              <w:pStyle w:val="XML1"/>
              <w:rPr>
                <w:ins w:id="8285" w:author="Thomas Dietz" w:date="2012-08-08T16:18:00Z"/>
              </w:rPr>
            </w:pPr>
            <w:ins w:id="8286" w:author="Thomas Dietz" w:date="2012-08-08T16:18:00Z">
              <w:r>
                <w:t xml:space="preserve">          &lt;xs:annotation&gt;</w:t>
              </w:r>
            </w:ins>
          </w:p>
          <w:p w14:paraId="062F1FD9" w14:textId="77777777" w:rsidR="00D708FE" w:rsidRDefault="00D708FE" w:rsidP="00D708FE">
            <w:pPr>
              <w:pStyle w:val="XML1"/>
              <w:rPr>
                <w:ins w:id="8287" w:author="Thomas Dietz" w:date="2012-08-08T16:18:00Z"/>
              </w:rPr>
            </w:pPr>
            <w:ins w:id="8288" w:author="Thomas Dietz" w:date="2012-08-08T16:18:00Z">
              <w:r>
                <w:t xml:space="preserve">            &lt;xs:documentation&gt;</w:t>
              </w:r>
            </w:ins>
          </w:p>
          <w:p w14:paraId="58E589EB" w14:textId="77777777" w:rsidR="00D708FE" w:rsidRDefault="00D708FE" w:rsidP="00D708FE">
            <w:pPr>
              <w:pStyle w:val="XML1"/>
              <w:rPr>
                <w:ins w:id="8289" w:author="Thomas Dietz" w:date="2012-08-08T16:18:00Z"/>
              </w:rPr>
            </w:pPr>
            <w:ins w:id="8290" w:author="Thomas Dietz" w:date="2012-08-08T16:18:00Z">
              <w:r>
                <w:t xml:space="preserve">              This element contains a list of all OpenFlow </w:t>
              </w:r>
            </w:ins>
          </w:p>
          <w:p w14:paraId="78E8DE26" w14:textId="77777777" w:rsidR="00D708FE" w:rsidRDefault="00D708FE" w:rsidP="00D708FE">
            <w:pPr>
              <w:pStyle w:val="XML1"/>
              <w:rPr>
                <w:ins w:id="8291" w:author="Thomas Dietz" w:date="2012-08-08T16:18:00Z"/>
              </w:rPr>
            </w:pPr>
            <w:ins w:id="8292" w:author="Thomas Dietz" w:date="2012-08-08T16:18:00Z">
              <w:r>
                <w:t xml:space="preserve">              Logical Switches available at the OpenFlow Capable</w:t>
              </w:r>
            </w:ins>
          </w:p>
          <w:p w14:paraId="189F5995" w14:textId="77777777" w:rsidR="00D708FE" w:rsidRDefault="00D708FE" w:rsidP="00D708FE">
            <w:pPr>
              <w:pStyle w:val="XML1"/>
              <w:rPr>
                <w:ins w:id="8293" w:author="Thomas Dietz" w:date="2012-08-08T16:18:00Z"/>
              </w:rPr>
            </w:pPr>
            <w:ins w:id="8294" w:author="Thomas Dietz" w:date="2012-08-08T16:18:00Z">
              <w:r>
                <w:t xml:space="preserve">              Switch.</w:t>
              </w:r>
            </w:ins>
          </w:p>
          <w:p w14:paraId="343C73AF" w14:textId="77777777" w:rsidR="00D708FE" w:rsidRDefault="00D708FE" w:rsidP="00D708FE">
            <w:pPr>
              <w:pStyle w:val="XML1"/>
              <w:rPr>
                <w:ins w:id="8295" w:author="Thomas Dietz" w:date="2012-08-08T16:18:00Z"/>
              </w:rPr>
            </w:pPr>
            <w:ins w:id="8296" w:author="Thomas Dietz" w:date="2012-08-08T16:18:00Z">
              <w:r>
                <w:t xml:space="preserve">            &lt;/xs:documentation&gt;</w:t>
              </w:r>
            </w:ins>
          </w:p>
          <w:p w14:paraId="0E2ED027" w14:textId="77777777" w:rsidR="00D708FE" w:rsidRDefault="00D708FE" w:rsidP="00D708FE">
            <w:pPr>
              <w:pStyle w:val="XML1"/>
              <w:rPr>
                <w:ins w:id="8297" w:author="Thomas Dietz" w:date="2012-08-08T16:18:00Z"/>
              </w:rPr>
            </w:pPr>
            <w:ins w:id="8298" w:author="Thomas Dietz" w:date="2012-08-08T16:18:00Z">
              <w:r>
                <w:t xml:space="preserve">          &lt;/xs:annotation&gt;</w:t>
              </w:r>
            </w:ins>
          </w:p>
          <w:p w14:paraId="34F417E6" w14:textId="77777777" w:rsidR="00D708FE" w:rsidRDefault="00D708FE" w:rsidP="00D708FE">
            <w:pPr>
              <w:pStyle w:val="XML1"/>
              <w:rPr>
                <w:ins w:id="8299" w:author="Thomas Dietz" w:date="2012-08-08T16:18:00Z"/>
              </w:rPr>
            </w:pPr>
            <w:ins w:id="8300" w:author="Thomas Dietz" w:date="2012-08-08T16:18:00Z">
              <w:r>
                <w:t xml:space="preserve">          &lt;xs:complexType&gt;</w:t>
              </w:r>
            </w:ins>
          </w:p>
          <w:p w14:paraId="1345A115" w14:textId="77777777" w:rsidR="00D708FE" w:rsidRDefault="00D708FE" w:rsidP="00D708FE">
            <w:pPr>
              <w:pStyle w:val="XML1"/>
              <w:rPr>
                <w:ins w:id="8301" w:author="Thomas Dietz" w:date="2012-08-08T16:18:00Z"/>
              </w:rPr>
            </w:pPr>
            <w:ins w:id="8302" w:author="Thomas Dietz" w:date="2012-08-08T16:18:00Z">
              <w:r>
                <w:t xml:space="preserve">            &lt;xs:sequence&gt;</w:t>
              </w:r>
            </w:ins>
          </w:p>
          <w:p w14:paraId="714163E4" w14:textId="77777777" w:rsidR="00D708FE" w:rsidRDefault="00D708FE" w:rsidP="00D708FE">
            <w:pPr>
              <w:pStyle w:val="XML1"/>
              <w:rPr>
                <w:ins w:id="8303" w:author="Thomas Dietz" w:date="2012-08-08T16:18:00Z"/>
              </w:rPr>
            </w:pPr>
            <w:ins w:id="8304" w:author="Thomas Dietz" w:date="2012-08-08T16:18:00Z">
              <w:r>
                <w:t xml:space="preserve">              &lt;xs:element name="switch" minOccurs="0" maxOccurs="unbounded"&gt;</w:t>
              </w:r>
            </w:ins>
          </w:p>
          <w:p w14:paraId="74A203AE" w14:textId="77777777" w:rsidR="00D708FE" w:rsidRDefault="00D708FE" w:rsidP="00D708FE">
            <w:pPr>
              <w:pStyle w:val="XML1"/>
              <w:rPr>
                <w:ins w:id="8305" w:author="Thomas Dietz" w:date="2012-08-08T16:18:00Z"/>
              </w:rPr>
            </w:pPr>
            <w:ins w:id="8306" w:author="Thomas Dietz" w:date="2012-08-08T16:18:00Z">
              <w:r>
                <w:t xml:space="preserve">                &lt;xs:annotation&gt;</w:t>
              </w:r>
            </w:ins>
          </w:p>
          <w:p w14:paraId="067432F5" w14:textId="77777777" w:rsidR="00D708FE" w:rsidRDefault="00D708FE" w:rsidP="00D708FE">
            <w:pPr>
              <w:pStyle w:val="XML1"/>
              <w:rPr>
                <w:ins w:id="8307" w:author="Thomas Dietz" w:date="2012-08-08T16:18:00Z"/>
              </w:rPr>
            </w:pPr>
            <w:ins w:id="8308" w:author="Thomas Dietz" w:date="2012-08-08T16:18:00Z">
              <w:r>
                <w:t xml:space="preserve">                  &lt;xs:documentation&gt;</w:t>
              </w:r>
            </w:ins>
          </w:p>
          <w:p w14:paraId="32D3A783" w14:textId="77777777" w:rsidR="00D708FE" w:rsidRDefault="00D708FE" w:rsidP="00D708FE">
            <w:pPr>
              <w:pStyle w:val="XML1"/>
              <w:rPr>
                <w:ins w:id="8309" w:author="Thomas Dietz" w:date="2012-08-08T16:18:00Z"/>
              </w:rPr>
            </w:pPr>
            <w:ins w:id="8310" w:author="Thomas Dietz" w:date="2012-08-08T16:18:00Z">
              <w:r>
                <w:t xml:space="preserve">                    The list of all OpenFlow Logical Switches on</w:t>
              </w:r>
            </w:ins>
          </w:p>
          <w:p w14:paraId="7CCE2381" w14:textId="77777777" w:rsidR="00D708FE" w:rsidRDefault="00D708FE" w:rsidP="00D708FE">
            <w:pPr>
              <w:pStyle w:val="XML1"/>
              <w:rPr>
                <w:ins w:id="8311" w:author="Thomas Dietz" w:date="2012-08-08T16:18:00Z"/>
              </w:rPr>
            </w:pPr>
            <w:ins w:id="8312" w:author="Thomas Dietz" w:date="2012-08-08T16:18:00Z">
              <w:r>
                <w:t xml:space="preserve">                    </w:t>
              </w:r>
              <w:proofErr w:type="gramStart"/>
              <w:r>
                <w:t>the</w:t>
              </w:r>
              <w:proofErr w:type="gramEnd"/>
              <w:r>
                <w:t xml:space="preserve"> OpenFlow Capable Switch.</w:t>
              </w:r>
            </w:ins>
          </w:p>
          <w:p w14:paraId="0B3500AE" w14:textId="77777777" w:rsidR="00D708FE" w:rsidRDefault="00D708FE" w:rsidP="00D708FE">
            <w:pPr>
              <w:pStyle w:val="XML1"/>
              <w:rPr>
                <w:ins w:id="8313" w:author="Thomas Dietz" w:date="2012-08-08T16:18:00Z"/>
              </w:rPr>
            </w:pPr>
          </w:p>
          <w:p w14:paraId="0B67CD95" w14:textId="77777777" w:rsidR="00D708FE" w:rsidRDefault="00D708FE" w:rsidP="00D708FE">
            <w:pPr>
              <w:pStyle w:val="XML1"/>
              <w:rPr>
                <w:ins w:id="8314" w:author="Thomas Dietz" w:date="2012-08-08T16:18:00Z"/>
              </w:rPr>
            </w:pPr>
            <w:ins w:id="8315" w:author="Thomas Dietz" w:date="2012-08-08T16:18:00Z">
              <w:r>
                <w:t xml:space="preserve">                    The element 'resource-id' of OFLogicalSwitchType MUST be</w:t>
              </w:r>
            </w:ins>
          </w:p>
          <w:p w14:paraId="284693B7" w14:textId="77777777" w:rsidR="00D708FE" w:rsidRDefault="00D708FE" w:rsidP="00D708FE">
            <w:pPr>
              <w:pStyle w:val="XML1"/>
              <w:rPr>
                <w:ins w:id="8316" w:author="Thomas Dietz" w:date="2012-08-08T16:18:00Z"/>
              </w:rPr>
            </w:pPr>
            <w:ins w:id="8317" w:author="Thomas Dietz" w:date="2012-08-08T16:18:00Z">
              <w:r>
                <w:t xml:space="preserve">                    </w:t>
              </w:r>
              <w:proofErr w:type="gramStart"/>
              <w:r>
                <w:t>unique</w:t>
              </w:r>
              <w:proofErr w:type="gramEnd"/>
              <w:r>
                <w:t xml:space="preserve"> within this list.</w:t>
              </w:r>
            </w:ins>
          </w:p>
          <w:p w14:paraId="369D8B01" w14:textId="77777777" w:rsidR="00D708FE" w:rsidRDefault="00D708FE" w:rsidP="00D708FE">
            <w:pPr>
              <w:pStyle w:val="XML1"/>
              <w:rPr>
                <w:ins w:id="8318" w:author="Thomas Dietz" w:date="2012-08-08T16:18:00Z"/>
              </w:rPr>
            </w:pPr>
            <w:ins w:id="8319" w:author="Thomas Dietz" w:date="2012-08-08T16:18:00Z">
              <w:r>
                <w:t xml:space="preserve">                  &lt;/xs:documentation&gt;</w:t>
              </w:r>
            </w:ins>
          </w:p>
          <w:p w14:paraId="54EA6FB1" w14:textId="77777777" w:rsidR="00D708FE" w:rsidRDefault="00D708FE" w:rsidP="00D708FE">
            <w:pPr>
              <w:pStyle w:val="XML1"/>
              <w:rPr>
                <w:ins w:id="8320" w:author="Thomas Dietz" w:date="2012-08-08T16:18:00Z"/>
              </w:rPr>
            </w:pPr>
            <w:ins w:id="8321" w:author="Thomas Dietz" w:date="2012-08-08T16:18:00Z">
              <w:r>
                <w:t xml:space="preserve">                &lt;/xs:annotation&gt;</w:t>
              </w:r>
            </w:ins>
          </w:p>
          <w:p w14:paraId="40CBBA55" w14:textId="77777777" w:rsidR="00D708FE" w:rsidRDefault="00D708FE" w:rsidP="00D708FE">
            <w:pPr>
              <w:pStyle w:val="XML1"/>
              <w:rPr>
                <w:ins w:id="8322" w:author="Thomas Dietz" w:date="2012-08-08T16:18:00Z"/>
              </w:rPr>
            </w:pPr>
            <w:ins w:id="8323" w:author="Thomas Dietz" w:date="2012-08-08T16:18:00Z">
              <w:r>
                <w:t xml:space="preserve">                &lt;xs:complexType&gt;</w:t>
              </w:r>
            </w:ins>
          </w:p>
          <w:p w14:paraId="62B83155" w14:textId="77777777" w:rsidR="00D708FE" w:rsidRDefault="00D708FE" w:rsidP="00D708FE">
            <w:pPr>
              <w:pStyle w:val="XML1"/>
              <w:rPr>
                <w:ins w:id="8324" w:author="Thomas Dietz" w:date="2012-08-08T16:18:00Z"/>
              </w:rPr>
            </w:pPr>
            <w:ins w:id="8325" w:author="Thomas Dietz" w:date="2012-08-08T16:18:00Z">
              <w:r>
                <w:t xml:space="preserve">                  &lt;xs:sequence&gt;</w:t>
              </w:r>
            </w:ins>
          </w:p>
          <w:p w14:paraId="4F497DA4" w14:textId="77777777" w:rsidR="00D708FE" w:rsidRDefault="00D708FE" w:rsidP="00D708FE">
            <w:pPr>
              <w:pStyle w:val="XML1"/>
              <w:rPr>
                <w:ins w:id="8326" w:author="Thomas Dietz" w:date="2012-08-08T16:18:00Z"/>
              </w:rPr>
            </w:pPr>
            <w:ins w:id="8327" w:author="Thomas Dietz" w:date="2012-08-08T16:18:00Z">
              <w:r>
                <w:t xml:space="preserve">                    &lt;xs:group ref="OFLogicalSwitchType"/&gt;</w:t>
              </w:r>
            </w:ins>
          </w:p>
          <w:p w14:paraId="5165EEC5" w14:textId="77777777" w:rsidR="00D708FE" w:rsidRDefault="00D708FE" w:rsidP="00D708FE">
            <w:pPr>
              <w:pStyle w:val="XML1"/>
              <w:rPr>
                <w:ins w:id="8328" w:author="Thomas Dietz" w:date="2012-08-08T16:18:00Z"/>
              </w:rPr>
            </w:pPr>
            <w:ins w:id="8329" w:author="Thomas Dietz" w:date="2012-08-08T16:18:00Z">
              <w:r>
                <w:t xml:space="preserve">                  &lt;/xs:sequence&gt;</w:t>
              </w:r>
            </w:ins>
          </w:p>
          <w:p w14:paraId="4E85CE83" w14:textId="77777777" w:rsidR="00D708FE" w:rsidRDefault="00D708FE" w:rsidP="00D708FE">
            <w:pPr>
              <w:pStyle w:val="XML1"/>
              <w:rPr>
                <w:ins w:id="8330" w:author="Thomas Dietz" w:date="2012-08-08T16:18:00Z"/>
              </w:rPr>
            </w:pPr>
            <w:ins w:id="8331" w:author="Thomas Dietz" w:date="2012-08-08T16:18:00Z">
              <w:r>
                <w:t xml:space="preserve">                &lt;/xs:complexType&gt;</w:t>
              </w:r>
            </w:ins>
          </w:p>
          <w:p w14:paraId="7E505459" w14:textId="77777777" w:rsidR="00D708FE" w:rsidRDefault="00D708FE" w:rsidP="00D708FE">
            <w:pPr>
              <w:pStyle w:val="XML1"/>
              <w:rPr>
                <w:ins w:id="8332" w:author="Thomas Dietz" w:date="2012-08-08T16:18:00Z"/>
              </w:rPr>
            </w:pPr>
            <w:ins w:id="8333" w:author="Thomas Dietz" w:date="2012-08-08T16:18:00Z">
              <w:r>
                <w:t xml:space="preserve">              &lt;/xs:element&gt;</w:t>
              </w:r>
            </w:ins>
          </w:p>
          <w:p w14:paraId="6AC0D596" w14:textId="77777777" w:rsidR="00D708FE" w:rsidRDefault="00D708FE" w:rsidP="00D708FE">
            <w:pPr>
              <w:pStyle w:val="XML1"/>
              <w:rPr>
                <w:ins w:id="8334" w:author="Thomas Dietz" w:date="2012-08-08T16:18:00Z"/>
              </w:rPr>
            </w:pPr>
            <w:ins w:id="8335" w:author="Thomas Dietz" w:date="2012-08-08T16:18:00Z">
              <w:r>
                <w:t xml:space="preserve">            &lt;/xs:sequence&gt;</w:t>
              </w:r>
            </w:ins>
          </w:p>
          <w:p w14:paraId="02CED40E" w14:textId="77777777" w:rsidR="00D708FE" w:rsidRDefault="00D708FE" w:rsidP="00D708FE">
            <w:pPr>
              <w:pStyle w:val="XML1"/>
              <w:rPr>
                <w:ins w:id="8336" w:author="Thomas Dietz" w:date="2012-08-08T16:18:00Z"/>
              </w:rPr>
            </w:pPr>
            <w:ins w:id="8337" w:author="Thomas Dietz" w:date="2012-08-08T16:18:00Z">
              <w:r>
                <w:t xml:space="preserve">          &lt;/xs:complexType&gt;</w:t>
              </w:r>
            </w:ins>
          </w:p>
          <w:p w14:paraId="53A9DA87" w14:textId="77777777" w:rsidR="00D708FE" w:rsidRDefault="00D708FE" w:rsidP="00D708FE">
            <w:pPr>
              <w:pStyle w:val="XML1"/>
              <w:rPr>
                <w:ins w:id="8338" w:author="Thomas Dietz" w:date="2012-08-08T16:18:00Z"/>
              </w:rPr>
            </w:pPr>
            <w:ins w:id="8339" w:author="Thomas Dietz" w:date="2012-08-08T16:18:00Z">
              <w:r>
                <w:t xml:space="preserve">          &lt;xs:key name="key_logical-switches_capable-switch_switch"&gt;</w:t>
              </w:r>
            </w:ins>
          </w:p>
          <w:p w14:paraId="363144CA" w14:textId="77777777" w:rsidR="00D708FE" w:rsidRDefault="00D708FE" w:rsidP="00D708FE">
            <w:pPr>
              <w:pStyle w:val="XML1"/>
              <w:rPr>
                <w:ins w:id="8340" w:author="Thomas Dietz" w:date="2012-08-08T16:18:00Z"/>
              </w:rPr>
            </w:pPr>
            <w:ins w:id="8341" w:author="Thomas Dietz" w:date="2012-08-08T16:18:00Z">
              <w:r>
                <w:t xml:space="preserve">            &lt;xs:selector xpath="of11-config:switch"/&gt;</w:t>
              </w:r>
            </w:ins>
          </w:p>
          <w:p w14:paraId="1B28B866" w14:textId="77777777" w:rsidR="00D708FE" w:rsidRDefault="00D708FE" w:rsidP="00D708FE">
            <w:pPr>
              <w:pStyle w:val="XML1"/>
              <w:rPr>
                <w:ins w:id="8342" w:author="Thomas Dietz" w:date="2012-08-08T16:18:00Z"/>
              </w:rPr>
            </w:pPr>
            <w:ins w:id="8343" w:author="Thomas Dietz" w:date="2012-08-08T16:18:00Z">
              <w:r>
                <w:t xml:space="preserve">            &lt;xs:field xpath="of11-config:id"/&gt;</w:t>
              </w:r>
            </w:ins>
          </w:p>
          <w:p w14:paraId="0436F1AE" w14:textId="77777777" w:rsidR="00D708FE" w:rsidRDefault="00D708FE" w:rsidP="00D708FE">
            <w:pPr>
              <w:pStyle w:val="XML1"/>
              <w:rPr>
                <w:ins w:id="8344" w:author="Thomas Dietz" w:date="2012-08-08T16:18:00Z"/>
              </w:rPr>
            </w:pPr>
            <w:ins w:id="8345" w:author="Thomas Dietz" w:date="2012-08-08T16:18:00Z">
              <w:r>
                <w:t xml:space="preserve">          &lt;/xs:key&gt;</w:t>
              </w:r>
            </w:ins>
          </w:p>
          <w:p w14:paraId="4AE264C5" w14:textId="77777777" w:rsidR="00D708FE" w:rsidRDefault="00D708FE" w:rsidP="00D708FE">
            <w:pPr>
              <w:pStyle w:val="XML1"/>
              <w:rPr>
                <w:ins w:id="8346" w:author="Thomas Dietz" w:date="2012-08-08T16:18:00Z"/>
              </w:rPr>
            </w:pPr>
            <w:ins w:id="8347" w:author="Thomas Dietz" w:date="2012-08-08T16:18:00Z">
              <w:r>
                <w:t xml:space="preserve">        &lt;/xs:element&gt;</w:t>
              </w:r>
            </w:ins>
          </w:p>
          <w:p w14:paraId="6A40BB1F" w14:textId="77777777" w:rsidR="00D708FE" w:rsidRDefault="00D708FE" w:rsidP="00D708FE">
            <w:pPr>
              <w:pStyle w:val="XML1"/>
              <w:rPr>
                <w:ins w:id="8348" w:author="Thomas Dietz" w:date="2012-08-08T16:18:00Z"/>
              </w:rPr>
            </w:pPr>
            <w:ins w:id="8349" w:author="Thomas Dietz" w:date="2012-08-08T16:18:00Z">
              <w:r>
                <w:t xml:space="preserve">      &lt;/xs:sequence&gt;</w:t>
              </w:r>
            </w:ins>
          </w:p>
          <w:p w14:paraId="50578122" w14:textId="77777777" w:rsidR="00D708FE" w:rsidRDefault="00D708FE" w:rsidP="00D708FE">
            <w:pPr>
              <w:pStyle w:val="XML1"/>
              <w:rPr>
                <w:ins w:id="8350" w:author="Thomas Dietz" w:date="2012-08-08T16:18:00Z"/>
              </w:rPr>
            </w:pPr>
            <w:ins w:id="8351" w:author="Thomas Dietz" w:date="2012-08-08T16:18:00Z">
              <w:r>
                <w:t xml:space="preserve">    &lt;/xs:complexType&gt;</w:t>
              </w:r>
            </w:ins>
          </w:p>
          <w:p w14:paraId="4801CC45" w14:textId="77777777" w:rsidR="00D708FE" w:rsidRDefault="00D708FE" w:rsidP="00D708FE">
            <w:pPr>
              <w:pStyle w:val="XML1"/>
              <w:rPr>
                <w:ins w:id="8352" w:author="Thomas Dietz" w:date="2012-08-08T16:18:00Z"/>
              </w:rPr>
            </w:pPr>
            <w:ins w:id="8353" w:author="Thomas Dietz" w:date="2012-08-08T16:18:00Z">
              <w:r>
                <w:t xml:space="preserve">  &lt;/xs:element&gt;</w:t>
              </w:r>
            </w:ins>
          </w:p>
          <w:p w14:paraId="08064185" w14:textId="77777777" w:rsidR="00D708FE" w:rsidRDefault="00D708FE" w:rsidP="00D708FE">
            <w:pPr>
              <w:pStyle w:val="XML1"/>
              <w:rPr>
                <w:ins w:id="8354" w:author="Thomas Dietz" w:date="2012-08-08T16:18:00Z"/>
              </w:rPr>
            </w:pPr>
          </w:p>
          <w:p w14:paraId="769E89FF" w14:textId="730C459C" w:rsidR="00C31DBC" w:rsidRPr="009F1B7D" w:rsidRDefault="00D708FE" w:rsidP="00D708FE">
            <w:pPr>
              <w:pStyle w:val="XML1"/>
            </w:pPr>
            <w:ins w:id="8355" w:author="Thomas Dietz" w:date="2012-08-08T16:18:00Z">
              <w:r>
                <w:t>&lt;/xs:schema&gt;</w:t>
              </w:r>
            </w:ins>
          </w:p>
        </w:tc>
      </w:tr>
    </w:tbl>
    <w:p w14:paraId="78119F63" w14:textId="77777777" w:rsidR="00F71F36" w:rsidRPr="009F1B7D" w:rsidRDefault="00F71F36" w:rsidP="007D61A9">
      <w:pPr>
        <w:pStyle w:val="Appx"/>
      </w:pPr>
      <w:bookmarkStart w:id="8356" w:name="_Toc315954032"/>
      <w:bookmarkStart w:id="8357" w:name="_Toc316542542"/>
      <w:bookmarkStart w:id="8358" w:name="_Toc320556758"/>
      <w:r w:rsidRPr="007E6BF6">
        <w:lastRenderedPageBreak/>
        <w:t>YANG</w:t>
      </w:r>
      <w:r w:rsidRPr="00DB42FD">
        <w:t xml:space="preserve"> Specification</w:t>
      </w:r>
      <w:bookmarkEnd w:id="8356"/>
      <w:bookmarkEnd w:id="8357"/>
      <w:bookmarkEnd w:id="8358"/>
    </w:p>
    <w:tbl>
      <w:tblPr>
        <w:tblStyle w:val="XMLtable"/>
        <w:tblW w:w="5000" w:type="pct"/>
        <w:tblLook w:val="04A0" w:firstRow="1" w:lastRow="0" w:firstColumn="1" w:lastColumn="0" w:noHBand="0" w:noVBand="1"/>
        <w:tblPrChange w:id="8359" w:author="Thomas Dietz" w:date="2012-08-08T17:00:00Z">
          <w:tblPr>
            <w:tblStyle w:val="TableGrid"/>
            <w:tblW w:w="0" w:type="auto"/>
            <w:tblInd w:w="378" w:type="dxa"/>
            <w:shd w:val="clear" w:color="auto" w:fill="C8FCCD"/>
            <w:tblLook w:val="04A0" w:firstRow="1" w:lastRow="0" w:firstColumn="1" w:lastColumn="0" w:noHBand="0" w:noVBand="1"/>
          </w:tblPr>
        </w:tblPrChange>
      </w:tblPr>
      <w:tblGrid>
        <w:gridCol w:w="9474"/>
        <w:tblGridChange w:id="8360">
          <w:tblGrid>
            <w:gridCol w:w="8820"/>
          </w:tblGrid>
        </w:tblGridChange>
      </w:tblGrid>
      <w:tr w:rsidR="00F71F36" w:rsidRPr="009F1B7D" w14:paraId="0E78A36D" w14:textId="77777777" w:rsidTr="00ED0AEA">
        <w:tc>
          <w:tcPr>
            <w:tcW w:w="5000" w:type="pct"/>
            <w:tcPrChange w:id="8361" w:author="Thomas Dietz" w:date="2012-08-08T17:00:00Z">
              <w:tcPr>
                <w:tcW w:w="8820" w:type="dxa"/>
                <w:shd w:val="clear" w:color="auto" w:fill="C8FCCD"/>
              </w:tcPr>
            </w:tcPrChange>
          </w:tcPr>
          <w:p w14:paraId="571CA022" w14:textId="675933DC" w:rsidR="00F71F36" w:rsidRPr="003C232C" w:rsidDel="00ED0AEA" w:rsidRDefault="00F71F36" w:rsidP="00011096">
            <w:pPr>
              <w:pStyle w:val="XML1"/>
              <w:rPr>
                <w:del w:id="8362" w:author="Thomas Dietz" w:date="2012-08-08T17:00:00Z"/>
                <w:lang w:val="de-DE"/>
              </w:rPr>
            </w:pPr>
            <w:del w:id="8363" w:author="Thomas Dietz" w:date="2012-08-08T17:00:00Z">
              <w:r w:rsidRPr="003C232C" w:rsidDel="00ED0AEA">
                <w:rPr>
                  <w:lang w:val="de-DE"/>
                </w:rPr>
                <w:lastRenderedPageBreak/>
                <w:delText>module onf-config1</w:delText>
              </w:r>
              <w:r w:rsidR="00FE7DC9" w:rsidRPr="003C232C" w:rsidDel="00ED0AEA">
                <w:rPr>
                  <w:lang w:val="de-DE"/>
                </w:rPr>
                <w:delText>.1</w:delText>
              </w:r>
              <w:r w:rsidRPr="003C232C" w:rsidDel="00ED0AEA">
                <w:rPr>
                  <w:lang w:val="de-DE"/>
                </w:rPr>
                <w:delText xml:space="preserve"> {</w:delText>
              </w:r>
            </w:del>
          </w:p>
          <w:p w14:paraId="00382C45" w14:textId="37C97CD4" w:rsidR="00F71F36" w:rsidRPr="00C17419" w:rsidDel="00ED0AEA" w:rsidRDefault="00F71F36" w:rsidP="00011096">
            <w:pPr>
              <w:pStyle w:val="XML2"/>
              <w:rPr>
                <w:del w:id="8364" w:author="Thomas Dietz" w:date="2012-08-08T17:00:00Z"/>
              </w:rPr>
            </w:pPr>
            <w:del w:id="8365" w:author="Thomas Dietz" w:date="2012-08-08T17:00:00Z">
              <w:r w:rsidRPr="009227FA" w:rsidDel="00ED0AEA">
                <w:delText>namespace "urn:onf:of1</w:delText>
              </w:r>
              <w:r w:rsidR="00131B1F" w:rsidDel="00ED0AEA">
                <w:delText>1</w:delText>
              </w:r>
              <w:r w:rsidRPr="009227FA" w:rsidDel="00ED0AEA">
                <w:delText>:config:yang";</w:delText>
              </w:r>
            </w:del>
          </w:p>
          <w:p w14:paraId="06070679" w14:textId="1F4045E4" w:rsidR="00F71F36" w:rsidRPr="00FF0D35" w:rsidDel="00ED0AEA" w:rsidRDefault="00F71F36" w:rsidP="00011096">
            <w:pPr>
              <w:pStyle w:val="XML2"/>
              <w:rPr>
                <w:del w:id="8366" w:author="Thomas Dietz" w:date="2012-08-08T17:00:00Z"/>
              </w:rPr>
            </w:pPr>
            <w:del w:id="8367" w:author="Thomas Dietz" w:date="2012-08-08T17:00:00Z">
              <w:r w:rsidRPr="00FF0D35" w:rsidDel="00ED0AEA">
                <w:delText>prefix of1</w:delText>
              </w:r>
              <w:r w:rsidR="00131B1F" w:rsidDel="00ED0AEA">
                <w:delText>1</w:delText>
              </w:r>
              <w:r w:rsidRPr="00FF0D35" w:rsidDel="00ED0AEA">
                <w:delText>-config;</w:delText>
              </w:r>
            </w:del>
          </w:p>
          <w:p w14:paraId="568FF44C" w14:textId="7FC5F12C" w:rsidR="00F71F36" w:rsidRPr="003C232C" w:rsidDel="00ED0AEA" w:rsidRDefault="00F71F36" w:rsidP="00011096">
            <w:pPr>
              <w:pStyle w:val="XML20"/>
              <w:rPr>
                <w:del w:id="8368" w:author="Thomas Dietz" w:date="2012-08-08T17:00:00Z"/>
                <w:rFonts w:eastAsia="Times New Roman"/>
              </w:rPr>
            </w:pPr>
          </w:p>
          <w:p w14:paraId="357A81A9" w14:textId="2FC08D11" w:rsidR="00131B1F" w:rsidDel="00ED0AEA" w:rsidRDefault="00131B1F" w:rsidP="00011096">
            <w:pPr>
              <w:pStyle w:val="XML2"/>
              <w:rPr>
                <w:del w:id="8369" w:author="Thomas Dietz" w:date="2012-08-08T17:00:00Z"/>
              </w:rPr>
            </w:pPr>
            <w:del w:id="8370" w:author="Thomas Dietz" w:date="2012-08-08T17:00:00Z">
              <w:r w:rsidRPr="00131B1F" w:rsidDel="00ED0AEA">
                <w:delText>import ietf-yang-types { prefix yang; }</w:delText>
              </w:r>
            </w:del>
          </w:p>
          <w:p w14:paraId="6B9BF37D" w14:textId="08F0817F" w:rsidR="00F71F36" w:rsidRPr="009227FA" w:rsidDel="00ED0AEA" w:rsidRDefault="00F71F36" w:rsidP="00011096">
            <w:pPr>
              <w:pStyle w:val="XML2"/>
              <w:rPr>
                <w:del w:id="8371" w:author="Thomas Dietz" w:date="2012-08-08T17:00:00Z"/>
              </w:rPr>
            </w:pPr>
            <w:del w:id="8372" w:author="Thomas Dietz" w:date="2012-08-08T17:00:00Z">
              <w:r w:rsidRPr="009227FA" w:rsidDel="00ED0AEA">
                <w:delText>import ietf-inet-types { prefix inet; }</w:delText>
              </w:r>
            </w:del>
          </w:p>
          <w:p w14:paraId="58D90156" w14:textId="0DA4A115" w:rsidR="00F71F36" w:rsidRPr="003C232C" w:rsidDel="00ED0AEA" w:rsidRDefault="00F71F36" w:rsidP="00011096">
            <w:pPr>
              <w:pStyle w:val="XML20"/>
              <w:rPr>
                <w:del w:id="8373" w:author="Thomas Dietz" w:date="2012-08-08T17:00:00Z"/>
                <w:rFonts w:eastAsia="Times New Roman"/>
              </w:rPr>
            </w:pPr>
          </w:p>
          <w:p w14:paraId="1815350F" w14:textId="7FC46217" w:rsidR="00F71F36" w:rsidRPr="009227FA" w:rsidDel="00ED0AEA" w:rsidRDefault="00F71F36" w:rsidP="00011096">
            <w:pPr>
              <w:pStyle w:val="XML2"/>
              <w:rPr>
                <w:del w:id="8374" w:author="Thomas Dietz" w:date="2012-08-08T17:00:00Z"/>
              </w:rPr>
            </w:pPr>
            <w:del w:id="8375" w:author="Thomas Dietz" w:date="2012-08-08T17:00:00Z">
              <w:r w:rsidRPr="009227FA" w:rsidDel="00ED0AEA">
                <w:delText>organization</w:delText>
              </w:r>
            </w:del>
          </w:p>
          <w:p w14:paraId="00A13ABF" w14:textId="2BF406CA" w:rsidR="00F71F36" w:rsidRPr="009227FA" w:rsidDel="00ED0AEA" w:rsidRDefault="00F71F36" w:rsidP="00011096">
            <w:pPr>
              <w:pStyle w:val="XML3"/>
              <w:rPr>
                <w:del w:id="8376" w:author="Thomas Dietz" w:date="2012-08-08T17:00:00Z"/>
              </w:rPr>
            </w:pPr>
            <w:del w:id="8377" w:author="Thomas Dietz" w:date="2012-08-08T17:00:00Z">
              <w:r w:rsidRPr="009227FA" w:rsidDel="00ED0AEA">
                <w:delText>"ONF Config Management Group";</w:delText>
              </w:r>
            </w:del>
          </w:p>
          <w:p w14:paraId="44577100" w14:textId="4BB54594" w:rsidR="00F71F36" w:rsidRPr="009227FA" w:rsidDel="00ED0AEA" w:rsidRDefault="00F71F36" w:rsidP="00011096">
            <w:pPr>
              <w:pStyle w:val="XML1"/>
              <w:rPr>
                <w:del w:id="8378" w:author="Thomas Dietz" w:date="2012-08-08T17:00:00Z"/>
              </w:rPr>
            </w:pPr>
          </w:p>
          <w:p w14:paraId="6996EF01" w14:textId="043B2293" w:rsidR="00F71F36" w:rsidRPr="009227FA" w:rsidDel="00ED0AEA" w:rsidRDefault="00F71F36" w:rsidP="00011096">
            <w:pPr>
              <w:pStyle w:val="XML2"/>
              <w:rPr>
                <w:del w:id="8379" w:author="Thomas Dietz" w:date="2012-08-08T17:00:00Z"/>
              </w:rPr>
            </w:pPr>
            <w:del w:id="8380" w:author="Thomas Dietz" w:date="2012-08-08T17:00:00Z">
              <w:r w:rsidRPr="009227FA" w:rsidDel="00ED0AEA">
                <w:delText>contact</w:delText>
              </w:r>
            </w:del>
          </w:p>
          <w:p w14:paraId="5E5BF525" w14:textId="6BAA12C7" w:rsidR="00F71F36" w:rsidRPr="009227FA" w:rsidDel="00ED0AEA" w:rsidRDefault="00F71F36" w:rsidP="00011096">
            <w:pPr>
              <w:pStyle w:val="XML3"/>
              <w:rPr>
                <w:del w:id="8381" w:author="Thomas Dietz" w:date="2012-08-08T17:00:00Z"/>
              </w:rPr>
            </w:pPr>
            <w:del w:id="8382" w:author="Thomas Dietz" w:date="2012-08-08T17:00:00Z">
              <w:r w:rsidRPr="009227FA" w:rsidDel="00ED0AEA">
                <w:delText>"tbd";</w:delText>
              </w:r>
            </w:del>
          </w:p>
          <w:p w14:paraId="08D868FB" w14:textId="769F5107" w:rsidR="00F71F36" w:rsidRPr="009227FA" w:rsidDel="00ED0AEA" w:rsidRDefault="00F71F36" w:rsidP="00011096">
            <w:pPr>
              <w:pStyle w:val="XML1"/>
              <w:rPr>
                <w:del w:id="8383" w:author="Thomas Dietz" w:date="2012-08-08T17:00:00Z"/>
              </w:rPr>
            </w:pPr>
          </w:p>
          <w:p w14:paraId="7140252B" w14:textId="58F47998" w:rsidR="00F71F36" w:rsidRPr="009227FA" w:rsidDel="00ED0AEA" w:rsidRDefault="00F71F36" w:rsidP="00011096">
            <w:pPr>
              <w:pStyle w:val="XML2"/>
              <w:rPr>
                <w:del w:id="8384" w:author="Thomas Dietz" w:date="2012-08-08T17:00:00Z"/>
              </w:rPr>
            </w:pPr>
            <w:del w:id="8385" w:author="Thomas Dietz" w:date="2012-08-08T17:00:00Z">
              <w:r w:rsidRPr="009227FA" w:rsidDel="00ED0AEA">
                <w:delText>description</w:delText>
              </w:r>
            </w:del>
          </w:p>
          <w:p w14:paraId="44DEE778" w14:textId="35E9A665" w:rsidR="00F71F36" w:rsidRPr="009227FA" w:rsidDel="00ED0AEA" w:rsidRDefault="00F71F36" w:rsidP="00011096">
            <w:pPr>
              <w:pStyle w:val="XML3"/>
              <w:rPr>
                <w:del w:id="8386" w:author="Thomas Dietz" w:date="2012-08-08T17:00:00Z"/>
              </w:rPr>
            </w:pPr>
            <w:del w:id="8387" w:author="Thomas Dietz" w:date="2012-08-08T17:00:00Z">
              <w:r w:rsidRPr="009227FA" w:rsidDel="00ED0AEA">
                <w:delText>"tbd";</w:delText>
              </w:r>
            </w:del>
          </w:p>
          <w:p w14:paraId="3662C262" w14:textId="5FA132ED" w:rsidR="00F71F36" w:rsidRPr="009227FA" w:rsidDel="00ED0AEA" w:rsidRDefault="00F71F36" w:rsidP="00011096">
            <w:pPr>
              <w:pStyle w:val="XML1"/>
              <w:rPr>
                <w:del w:id="8388" w:author="Thomas Dietz" w:date="2012-08-08T17:00:00Z"/>
              </w:rPr>
            </w:pPr>
          </w:p>
          <w:p w14:paraId="05C7F0A3" w14:textId="462B9DD1" w:rsidR="00F71F36" w:rsidRPr="009227FA" w:rsidDel="00ED0AEA" w:rsidRDefault="00F71F36" w:rsidP="00011096">
            <w:pPr>
              <w:pStyle w:val="XML2"/>
              <w:rPr>
                <w:del w:id="8389" w:author="Thomas Dietz" w:date="2012-08-08T17:00:00Z"/>
              </w:rPr>
            </w:pPr>
            <w:del w:id="8390" w:author="Thomas Dietz" w:date="2012-08-08T17:00:00Z">
              <w:r w:rsidRPr="009227FA" w:rsidDel="00ED0AEA">
                <w:delText>revision 2011-12-07 {</w:delText>
              </w:r>
            </w:del>
          </w:p>
          <w:p w14:paraId="6267582E" w14:textId="12522E19" w:rsidR="00F71F36" w:rsidRPr="009227FA" w:rsidDel="00ED0AEA" w:rsidRDefault="00F71F36" w:rsidP="00011096">
            <w:pPr>
              <w:pStyle w:val="XML3"/>
              <w:rPr>
                <w:del w:id="8391" w:author="Thomas Dietz" w:date="2012-08-08T17:00:00Z"/>
              </w:rPr>
            </w:pPr>
            <w:del w:id="8392" w:author="Thomas Dietz" w:date="2012-08-08T17:00:00Z">
              <w:r w:rsidRPr="009227FA" w:rsidDel="00ED0AEA">
                <w:delText>description "First Version";</w:delText>
              </w:r>
            </w:del>
          </w:p>
          <w:p w14:paraId="31AEDB0B" w14:textId="75BF4062" w:rsidR="00F71F36" w:rsidRPr="009227FA" w:rsidDel="00ED0AEA" w:rsidRDefault="00F71F36" w:rsidP="00011096">
            <w:pPr>
              <w:pStyle w:val="XML1"/>
              <w:rPr>
                <w:del w:id="8393" w:author="Thomas Dietz" w:date="2012-08-08T17:00:00Z"/>
              </w:rPr>
            </w:pPr>
          </w:p>
          <w:p w14:paraId="1C15F1EA" w14:textId="4515DE7F" w:rsidR="00F71F36" w:rsidRPr="009227FA" w:rsidDel="00ED0AEA" w:rsidRDefault="00F71F36" w:rsidP="00011096">
            <w:pPr>
              <w:pStyle w:val="XML3"/>
              <w:rPr>
                <w:del w:id="8394" w:author="Thomas Dietz" w:date="2012-08-08T17:00:00Z"/>
              </w:rPr>
            </w:pPr>
            <w:del w:id="8395" w:author="Thomas Dietz" w:date="2012-08-08T17:00:00Z">
              <w:r w:rsidRPr="009227FA" w:rsidDel="00ED0AEA">
                <w:delText>reference "tbd";</w:delText>
              </w:r>
            </w:del>
          </w:p>
          <w:p w14:paraId="10EE6B56" w14:textId="73058161" w:rsidR="00F71F36" w:rsidRPr="009227FA" w:rsidDel="00ED0AEA" w:rsidRDefault="00F71F36" w:rsidP="00011096">
            <w:pPr>
              <w:pStyle w:val="XML2"/>
              <w:rPr>
                <w:del w:id="8396" w:author="Thomas Dietz" w:date="2012-08-08T17:00:00Z"/>
              </w:rPr>
            </w:pPr>
            <w:del w:id="8397" w:author="Thomas Dietz" w:date="2012-08-08T17:00:00Z">
              <w:r w:rsidRPr="009227FA" w:rsidDel="00ED0AEA">
                <w:delText>}</w:delText>
              </w:r>
            </w:del>
          </w:p>
          <w:p w14:paraId="2598871A" w14:textId="35415EE0" w:rsidR="00F71F36" w:rsidRPr="003C232C" w:rsidDel="00ED0AEA" w:rsidRDefault="00F71F36" w:rsidP="00011096">
            <w:pPr>
              <w:pStyle w:val="XML20"/>
              <w:rPr>
                <w:del w:id="8398" w:author="Thomas Dietz" w:date="2012-08-08T17:00:00Z"/>
                <w:rFonts w:eastAsia="Times New Roman"/>
              </w:rPr>
            </w:pPr>
          </w:p>
          <w:p w14:paraId="6783C783" w14:textId="1056A1A5" w:rsidR="00F71F36" w:rsidRPr="009227FA" w:rsidDel="00ED0AEA" w:rsidRDefault="00F71F36" w:rsidP="00011096">
            <w:pPr>
              <w:pStyle w:val="XML2"/>
              <w:rPr>
                <w:del w:id="8399" w:author="Thomas Dietz" w:date="2012-08-08T17:00:00Z"/>
              </w:rPr>
            </w:pPr>
            <w:del w:id="8400" w:author="Thomas Dietz" w:date="2012-08-08T17:00:00Z">
              <w:r w:rsidRPr="009227FA" w:rsidDel="00ED0AEA">
                <w:delText>/*****************************************************************</w:delText>
              </w:r>
            </w:del>
          </w:p>
          <w:p w14:paraId="4589C8FA" w14:textId="6683DF53" w:rsidR="00F71F36" w:rsidRPr="009227FA" w:rsidDel="00ED0AEA" w:rsidRDefault="00F71F36" w:rsidP="00011096">
            <w:pPr>
              <w:pStyle w:val="XML2"/>
              <w:rPr>
                <w:del w:id="8401" w:author="Thomas Dietz" w:date="2012-08-08T17:00:00Z"/>
              </w:rPr>
            </w:pPr>
            <w:del w:id="8402" w:author="Thomas Dietz" w:date="2012-08-08T17:00:00Z">
              <w:r w:rsidRPr="009227FA" w:rsidDel="00ED0AEA">
                <w:delText>* Features</w:delText>
              </w:r>
            </w:del>
          </w:p>
          <w:p w14:paraId="51EFF73C" w14:textId="6C1B6FAE" w:rsidR="00F71F36" w:rsidRPr="009227FA" w:rsidDel="00ED0AEA" w:rsidRDefault="00F71F36" w:rsidP="00011096">
            <w:pPr>
              <w:pStyle w:val="XML2"/>
              <w:rPr>
                <w:del w:id="8403" w:author="Thomas Dietz" w:date="2012-08-08T17:00:00Z"/>
              </w:rPr>
            </w:pPr>
            <w:del w:id="8404" w:author="Thomas Dietz" w:date="2012-08-08T17:00:00Z">
              <w:r w:rsidRPr="009227FA" w:rsidDel="00ED0AEA">
                <w:delText>*****************************************************************/</w:delText>
              </w:r>
            </w:del>
          </w:p>
          <w:p w14:paraId="7DEC9F85" w14:textId="73986211" w:rsidR="00F71F36" w:rsidRPr="009227FA" w:rsidDel="00ED0AEA" w:rsidRDefault="00F71F36" w:rsidP="00011096">
            <w:pPr>
              <w:pStyle w:val="XML2"/>
              <w:rPr>
                <w:del w:id="8405" w:author="Thomas Dietz" w:date="2012-08-08T17:00:00Z"/>
              </w:rPr>
            </w:pPr>
          </w:p>
          <w:p w14:paraId="79B0B2A4" w14:textId="37F709C2" w:rsidR="00F71F36" w:rsidRPr="009227FA" w:rsidDel="00ED0AEA" w:rsidRDefault="00F71F36" w:rsidP="00011096">
            <w:pPr>
              <w:pStyle w:val="XML2"/>
              <w:rPr>
                <w:del w:id="8406" w:author="Thomas Dietz" w:date="2012-08-08T17:00:00Z"/>
              </w:rPr>
            </w:pPr>
            <w:del w:id="8407" w:author="Thomas Dietz" w:date="2012-08-08T17:00:00Z">
              <w:r w:rsidRPr="009227FA" w:rsidDel="00ED0AEA">
                <w:delText>/*****************************************************************</w:delText>
              </w:r>
            </w:del>
          </w:p>
          <w:p w14:paraId="0AC22B34" w14:textId="1B3E1A64" w:rsidR="00F71F36" w:rsidRPr="009227FA" w:rsidDel="00ED0AEA" w:rsidRDefault="00F71F36" w:rsidP="00011096">
            <w:pPr>
              <w:pStyle w:val="XML2"/>
              <w:rPr>
                <w:del w:id="8408" w:author="Thomas Dietz" w:date="2012-08-08T17:00:00Z"/>
              </w:rPr>
            </w:pPr>
            <w:del w:id="8409" w:author="Thomas Dietz" w:date="2012-08-08T17:00:00Z">
              <w:r w:rsidRPr="009227FA" w:rsidDel="00ED0AEA">
                <w:delText>* Type definitions</w:delText>
              </w:r>
            </w:del>
          </w:p>
          <w:p w14:paraId="5600137A" w14:textId="388729AC" w:rsidR="00F71F36" w:rsidRPr="009227FA" w:rsidDel="00ED0AEA" w:rsidRDefault="00F71F36" w:rsidP="00011096">
            <w:pPr>
              <w:pStyle w:val="XML2"/>
              <w:rPr>
                <w:del w:id="8410" w:author="Thomas Dietz" w:date="2012-08-08T17:00:00Z"/>
              </w:rPr>
            </w:pPr>
            <w:del w:id="8411" w:author="Thomas Dietz" w:date="2012-08-08T17:00:00Z">
              <w:r w:rsidRPr="009227FA" w:rsidDel="00ED0AEA">
                <w:delText>*****************************************************************/</w:delText>
              </w:r>
            </w:del>
          </w:p>
          <w:p w14:paraId="5BF801E4" w14:textId="75769C22" w:rsidR="00F71F36" w:rsidRPr="009227FA" w:rsidDel="00ED0AEA" w:rsidRDefault="00F71F36" w:rsidP="00011096">
            <w:pPr>
              <w:pStyle w:val="XML2"/>
              <w:rPr>
                <w:del w:id="8412" w:author="Thomas Dietz" w:date="2012-08-08T17:00:00Z"/>
              </w:rPr>
            </w:pPr>
            <w:del w:id="8413" w:author="Thomas Dietz" w:date="2012-08-08T17:00:00Z">
              <w:r w:rsidRPr="009227FA" w:rsidDel="00ED0AEA">
                <w:delText>typedef openflow-version {</w:delText>
              </w:r>
            </w:del>
          </w:p>
          <w:p w14:paraId="546D681C" w14:textId="6250B9EA" w:rsidR="00F71F36" w:rsidRPr="003C232C" w:rsidDel="00ED0AEA" w:rsidRDefault="00F71F36" w:rsidP="00011096">
            <w:pPr>
              <w:pStyle w:val="XML3"/>
              <w:rPr>
                <w:del w:id="8414" w:author="Thomas Dietz" w:date="2012-08-08T17:00:00Z"/>
                <w:lang w:val="de-DE"/>
              </w:rPr>
            </w:pPr>
            <w:del w:id="8415" w:author="Thomas Dietz" w:date="2012-08-08T17:00:00Z">
              <w:r w:rsidRPr="003C232C" w:rsidDel="00ED0AEA">
                <w:rPr>
                  <w:lang w:val="de-DE"/>
                </w:rPr>
                <w:delText>type enumeration {</w:delText>
              </w:r>
            </w:del>
          </w:p>
          <w:p w14:paraId="043FE3AD" w14:textId="4DF91FB2" w:rsidR="00F71F36" w:rsidRPr="003C232C" w:rsidDel="00ED0AEA" w:rsidRDefault="00F71F36" w:rsidP="00011096">
            <w:pPr>
              <w:pStyle w:val="XML4"/>
              <w:rPr>
                <w:del w:id="8416" w:author="Thomas Dietz" w:date="2012-08-08T17:00:00Z"/>
                <w:lang w:val="de-DE"/>
              </w:rPr>
            </w:pPr>
            <w:del w:id="8417" w:author="Thomas Dietz" w:date="2012-08-08T17:00:00Z">
              <w:r w:rsidRPr="003C232C" w:rsidDel="00ED0AEA">
                <w:rPr>
                  <w:lang w:val="de-DE"/>
                </w:rPr>
                <w:delText>enum "1.0";</w:delText>
              </w:r>
            </w:del>
          </w:p>
          <w:p w14:paraId="220E0DBC" w14:textId="6941D9C3" w:rsidR="00F71F36" w:rsidRPr="003C232C" w:rsidDel="00ED0AEA" w:rsidRDefault="00F71F36" w:rsidP="00011096">
            <w:pPr>
              <w:pStyle w:val="XML4"/>
              <w:rPr>
                <w:del w:id="8418" w:author="Thomas Dietz" w:date="2012-08-08T17:00:00Z"/>
                <w:lang w:val="de-DE"/>
              </w:rPr>
            </w:pPr>
            <w:del w:id="8419" w:author="Thomas Dietz" w:date="2012-08-08T17:00:00Z">
              <w:r w:rsidRPr="003C232C" w:rsidDel="00ED0AEA">
                <w:rPr>
                  <w:lang w:val="de-DE"/>
                </w:rPr>
                <w:delText>enum "1.1";</w:delText>
              </w:r>
            </w:del>
          </w:p>
          <w:p w14:paraId="1031AD62" w14:textId="1E4BEF79" w:rsidR="00F71F36" w:rsidRPr="003C232C" w:rsidDel="00ED0AEA" w:rsidRDefault="00F71F36" w:rsidP="00011096">
            <w:pPr>
              <w:pStyle w:val="XML4"/>
              <w:rPr>
                <w:del w:id="8420" w:author="Thomas Dietz" w:date="2012-08-08T17:00:00Z"/>
                <w:lang w:val="de-DE"/>
              </w:rPr>
            </w:pPr>
            <w:del w:id="8421" w:author="Thomas Dietz" w:date="2012-08-08T17:00:00Z">
              <w:r w:rsidRPr="003C232C" w:rsidDel="00ED0AEA">
                <w:rPr>
                  <w:lang w:val="de-DE"/>
                </w:rPr>
                <w:delText>enum "1.2";</w:delText>
              </w:r>
            </w:del>
          </w:p>
          <w:p w14:paraId="5CD53209" w14:textId="622EC26E" w:rsidR="00F71F36" w:rsidRPr="009227FA" w:rsidDel="00ED0AEA" w:rsidRDefault="00F71F36" w:rsidP="00011096">
            <w:pPr>
              <w:pStyle w:val="XML3"/>
              <w:rPr>
                <w:del w:id="8422" w:author="Thomas Dietz" w:date="2012-08-08T17:00:00Z"/>
              </w:rPr>
            </w:pPr>
            <w:del w:id="8423" w:author="Thomas Dietz" w:date="2012-08-08T17:00:00Z">
              <w:r w:rsidRPr="009227FA" w:rsidDel="00ED0AEA">
                <w:delText>}</w:delText>
              </w:r>
            </w:del>
          </w:p>
          <w:p w14:paraId="79ED6E44" w14:textId="2E134716" w:rsidR="00F71F36" w:rsidRPr="003C232C" w:rsidDel="00ED0AEA" w:rsidRDefault="00F71F36" w:rsidP="00011096">
            <w:pPr>
              <w:pStyle w:val="XMLIndent2"/>
              <w:rPr>
                <w:del w:id="8424" w:author="Thomas Dietz" w:date="2012-08-08T17:00:00Z"/>
                <w:rFonts w:eastAsia="Times New Roman"/>
              </w:rPr>
            </w:pPr>
            <w:del w:id="8425" w:author="Thomas Dietz" w:date="2012-08-08T17:00:00Z">
              <w:r w:rsidRPr="009227FA" w:rsidDel="00ED0AEA">
                <w:rPr>
                  <w:rFonts w:eastAsia="Times New Roman"/>
                </w:rPr>
                <w:delText xml:space="preserve">description "This enumeration contains the all OpenFlow </w:delText>
              </w:r>
            </w:del>
          </w:p>
          <w:p w14:paraId="24AC0F3B" w14:textId="349AF421" w:rsidR="00F71F36" w:rsidRPr="009227FA" w:rsidDel="00ED0AEA" w:rsidRDefault="00F71F36" w:rsidP="00011096">
            <w:pPr>
              <w:pStyle w:val="XML4"/>
              <w:rPr>
                <w:del w:id="8426" w:author="Thomas Dietz" w:date="2012-08-08T17:00:00Z"/>
              </w:rPr>
            </w:pPr>
            <w:del w:id="8427" w:author="Thomas Dietz" w:date="2012-08-08T17:00:00Z">
              <w:r w:rsidRPr="009227FA" w:rsidDel="00ED0AEA">
                <w:delText>versions released so far.";</w:delText>
              </w:r>
            </w:del>
          </w:p>
          <w:p w14:paraId="77D10CE4" w14:textId="3794675C" w:rsidR="00F71F36" w:rsidRPr="009227FA" w:rsidDel="00ED0AEA" w:rsidRDefault="00F71F36" w:rsidP="00011096">
            <w:pPr>
              <w:pStyle w:val="XML2"/>
              <w:rPr>
                <w:del w:id="8428" w:author="Thomas Dietz" w:date="2012-08-08T17:00:00Z"/>
              </w:rPr>
            </w:pPr>
            <w:del w:id="8429" w:author="Thomas Dietz" w:date="2012-08-08T17:00:00Z">
              <w:r w:rsidRPr="009227FA" w:rsidDel="00ED0AEA">
                <w:delText>}</w:delText>
              </w:r>
            </w:del>
          </w:p>
          <w:p w14:paraId="29E88B74" w14:textId="534E184D" w:rsidR="00F71F36" w:rsidRPr="009227FA" w:rsidDel="00ED0AEA" w:rsidRDefault="00F71F36" w:rsidP="00011096">
            <w:pPr>
              <w:pStyle w:val="XML1"/>
              <w:rPr>
                <w:del w:id="8430" w:author="Thomas Dietz" w:date="2012-08-08T17:00:00Z"/>
              </w:rPr>
            </w:pPr>
          </w:p>
          <w:p w14:paraId="593AA819" w14:textId="760720AE" w:rsidR="00F71F36" w:rsidRPr="009227FA" w:rsidDel="00ED0AEA" w:rsidRDefault="00F71F36" w:rsidP="00011096">
            <w:pPr>
              <w:pStyle w:val="XML2"/>
              <w:rPr>
                <w:del w:id="8431" w:author="Thomas Dietz" w:date="2012-08-08T17:00:00Z"/>
              </w:rPr>
            </w:pPr>
            <w:del w:id="8432" w:author="Thomas Dietz" w:date="2012-08-08T17:00:00Z">
              <w:r w:rsidRPr="009227FA" w:rsidDel="00ED0AEA">
                <w:delText>typedef datapath-id-type {</w:delText>
              </w:r>
            </w:del>
          </w:p>
          <w:p w14:paraId="3A4FA172" w14:textId="0A7DA3D5" w:rsidR="00F71F36" w:rsidRPr="009227FA" w:rsidDel="00ED0AEA" w:rsidRDefault="00F71F36" w:rsidP="00011096">
            <w:pPr>
              <w:pStyle w:val="XML3"/>
              <w:rPr>
                <w:del w:id="8433" w:author="Thomas Dietz" w:date="2012-08-08T17:00:00Z"/>
              </w:rPr>
            </w:pPr>
            <w:del w:id="8434" w:author="Thomas Dietz" w:date="2012-08-08T17:00:00Z">
              <w:r w:rsidRPr="009227FA" w:rsidDel="00ED0AEA">
                <w:delText>type string {</w:delText>
              </w:r>
            </w:del>
          </w:p>
          <w:p w14:paraId="1BF16E81" w14:textId="1102D628" w:rsidR="00F71F36" w:rsidRPr="009227FA" w:rsidDel="00ED0AEA" w:rsidRDefault="00F71F36" w:rsidP="00011096">
            <w:pPr>
              <w:pStyle w:val="XML4"/>
              <w:rPr>
                <w:del w:id="8435" w:author="Thomas Dietz" w:date="2012-08-08T17:00:00Z"/>
              </w:rPr>
            </w:pPr>
            <w:del w:id="8436" w:author="Thomas Dietz" w:date="2012-08-08T17:00:00Z">
              <w:r w:rsidRPr="009227FA" w:rsidDel="00ED0AEA">
                <w:delText>pattern</w:delText>
              </w:r>
            </w:del>
          </w:p>
          <w:p w14:paraId="18290768" w14:textId="34DE83B7" w:rsidR="00F71F36" w:rsidRPr="009227FA" w:rsidDel="00ED0AEA" w:rsidRDefault="00F71F36" w:rsidP="00011096">
            <w:pPr>
              <w:pStyle w:val="XML5"/>
              <w:rPr>
                <w:del w:id="8437" w:author="Thomas Dietz" w:date="2012-08-08T17:00:00Z"/>
              </w:rPr>
            </w:pPr>
            <w:del w:id="8438" w:author="Thomas Dietz" w:date="2012-08-08T17:00:00Z">
              <w:r w:rsidRPr="009227FA" w:rsidDel="00ED0AEA">
                <w:delText>'[0-9a-fA-F]{2}(:[0-9a-fA-F]{2}){7}';</w:delText>
              </w:r>
            </w:del>
          </w:p>
          <w:p w14:paraId="790DF1A0" w14:textId="576FCC62" w:rsidR="00F71F36" w:rsidRPr="009227FA" w:rsidDel="00ED0AEA" w:rsidRDefault="00F71F36" w:rsidP="00011096">
            <w:pPr>
              <w:pStyle w:val="XML3"/>
              <w:rPr>
                <w:del w:id="8439" w:author="Thomas Dietz" w:date="2012-08-08T17:00:00Z"/>
              </w:rPr>
            </w:pPr>
            <w:del w:id="8440" w:author="Thomas Dietz" w:date="2012-08-08T17:00:00Z">
              <w:r w:rsidRPr="009227FA" w:rsidDel="00ED0AEA">
                <w:delText>}</w:delText>
              </w:r>
            </w:del>
          </w:p>
          <w:p w14:paraId="26FB86F4" w14:textId="7700C1AF" w:rsidR="00F71F36" w:rsidRPr="009227FA" w:rsidDel="00ED0AEA" w:rsidRDefault="00F71F36" w:rsidP="00011096">
            <w:pPr>
              <w:pStyle w:val="XML3"/>
              <w:rPr>
                <w:del w:id="8441" w:author="Thomas Dietz" w:date="2012-08-08T17:00:00Z"/>
              </w:rPr>
            </w:pPr>
            <w:del w:id="8442" w:author="Thomas Dietz" w:date="2012-08-08T17:00:00Z">
              <w:r w:rsidRPr="009227FA" w:rsidDel="00ED0AEA">
                <w:delText>description "The datapath-id type represents an OpenFlow</w:delText>
              </w:r>
            </w:del>
          </w:p>
          <w:p w14:paraId="1A7513FD" w14:textId="731360F7" w:rsidR="00F71F36" w:rsidRPr="009227FA" w:rsidDel="00ED0AEA" w:rsidRDefault="00F71F36" w:rsidP="00011096">
            <w:pPr>
              <w:pStyle w:val="XML4"/>
              <w:rPr>
                <w:del w:id="8443" w:author="Thomas Dietz" w:date="2012-08-08T17:00:00Z"/>
              </w:rPr>
            </w:pPr>
            <w:del w:id="8444" w:author="Thomas Dietz" w:date="2012-08-08T17:00:00Z">
              <w:r w:rsidRPr="009227FA" w:rsidDel="00ED0AEA">
                <w:delText>datapath identifier.";</w:delText>
              </w:r>
            </w:del>
          </w:p>
          <w:p w14:paraId="188C801E" w14:textId="497BD074" w:rsidR="00F71F36" w:rsidRPr="009227FA" w:rsidDel="00ED0AEA" w:rsidRDefault="00F71F36" w:rsidP="00011096">
            <w:pPr>
              <w:pStyle w:val="XML2"/>
              <w:rPr>
                <w:del w:id="8445" w:author="Thomas Dietz" w:date="2012-08-08T17:00:00Z"/>
              </w:rPr>
            </w:pPr>
            <w:del w:id="8446" w:author="Thomas Dietz" w:date="2012-08-08T17:00:00Z">
              <w:r w:rsidRPr="009227FA" w:rsidDel="00ED0AEA">
                <w:delText>}</w:delText>
              </w:r>
            </w:del>
          </w:p>
          <w:p w14:paraId="611BC302" w14:textId="2DF8BB32" w:rsidR="00F71F36" w:rsidRPr="009227FA" w:rsidDel="00ED0AEA" w:rsidRDefault="00F71F36" w:rsidP="00011096">
            <w:pPr>
              <w:pStyle w:val="XML1"/>
              <w:rPr>
                <w:del w:id="8447" w:author="Thomas Dietz" w:date="2012-08-08T17:00:00Z"/>
              </w:rPr>
            </w:pPr>
          </w:p>
          <w:p w14:paraId="011501D7" w14:textId="3A324AD3" w:rsidR="00F71F36" w:rsidRPr="009227FA" w:rsidDel="00ED0AEA" w:rsidRDefault="00F71F36" w:rsidP="00011096">
            <w:pPr>
              <w:pStyle w:val="XML2"/>
              <w:rPr>
                <w:del w:id="8448" w:author="Thomas Dietz" w:date="2012-08-08T17:00:00Z"/>
              </w:rPr>
            </w:pPr>
            <w:del w:id="8449" w:author="Thomas Dietz" w:date="2012-08-08T17:00:00Z">
              <w:r w:rsidRPr="009227FA" w:rsidDel="00ED0AEA">
                <w:delText>typedef tenth-of-a-percent {</w:delText>
              </w:r>
            </w:del>
          </w:p>
          <w:p w14:paraId="1DF44DFA" w14:textId="366D5C71" w:rsidR="00F71F36" w:rsidRPr="009227FA" w:rsidDel="00ED0AEA" w:rsidRDefault="00F71F36" w:rsidP="00011096">
            <w:pPr>
              <w:pStyle w:val="XML4"/>
              <w:rPr>
                <w:del w:id="8450" w:author="Thomas Dietz" w:date="2012-08-08T17:00:00Z"/>
              </w:rPr>
            </w:pPr>
            <w:del w:id="8451" w:author="Thomas Dietz" w:date="2012-08-08T17:00:00Z">
              <w:r w:rsidRPr="009227FA" w:rsidDel="00ED0AEA">
                <w:delText>type uint16 {</w:delText>
              </w:r>
            </w:del>
          </w:p>
          <w:p w14:paraId="4060447E" w14:textId="1C802216" w:rsidR="00F71F36" w:rsidRPr="009227FA" w:rsidDel="00ED0AEA" w:rsidRDefault="00F71F36" w:rsidP="00011096">
            <w:pPr>
              <w:pStyle w:val="XML5"/>
              <w:rPr>
                <w:del w:id="8452" w:author="Thomas Dietz" w:date="2012-08-08T17:00:00Z"/>
              </w:rPr>
            </w:pPr>
            <w:del w:id="8453" w:author="Thomas Dietz" w:date="2012-08-08T17:00:00Z">
              <w:r w:rsidRPr="009227FA" w:rsidDel="00ED0AEA">
                <w:delText>range "0..1000";</w:delText>
              </w:r>
            </w:del>
          </w:p>
          <w:p w14:paraId="48305E7E" w14:textId="7AA860F5" w:rsidR="00F71F36" w:rsidRPr="009227FA" w:rsidDel="00ED0AEA" w:rsidRDefault="00F71F36" w:rsidP="00011096">
            <w:pPr>
              <w:pStyle w:val="XML4"/>
              <w:rPr>
                <w:del w:id="8454" w:author="Thomas Dietz" w:date="2012-08-08T17:00:00Z"/>
              </w:rPr>
            </w:pPr>
            <w:del w:id="8455" w:author="Thomas Dietz" w:date="2012-08-08T17:00:00Z">
              <w:r w:rsidRPr="009227FA" w:rsidDel="00ED0AEA">
                <w:delText>}</w:delText>
              </w:r>
            </w:del>
          </w:p>
          <w:p w14:paraId="02A5D94D" w14:textId="289C9556" w:rsidR="00F71F36" w:rsidRPr="009227FA" w:rsidDel="00ED0AEA" w:rsidRDefault="00F71F36" w:rsidP="00011096">
            <w:pPr>
              <w:pStyle w:val="XML4"/>
              <w:rPr>
                <w:del w:id="8456" w:author="Thomas Dietz" w:date="2012-08-08T17:00:00Z"/>
              </w:rPr>
            </w:pPr>
            <w:del w:id="8457" w:author="Thomas Dietz" w:date="2012-08-08T17:00:00Z">
              <w:r w:rsidRPr="009227FA" w:rsidDel="00ED0AEA">
                <w:delText>units "1/10 of a percent";</w:delText>
              </w:r>
            </w:del>
          </w:p>
          <w:p w14:paraId="2F8E0410" w14:textId="1A19C129" w:rsidR="00F71F36" w:rsidRPr="009227FA" w:rsidDel="00ED0AEA" w:rsidRDefault="00F71F36" w:rsidP="00011096">
            <w:pPr>
              <w:pStyle w:val="XML4"/>
              <w:rPr>
                <w:del w:id="8458" w:author="Thomas Dietz" w:date="2012-08-08T17:00:00Z"/>
              </w:rPr>
            </w:pPr>
            <w:del w:id="8459" w:author="Thomas Dietz" w:date="2012-08-08T17:00:00Z">
              <w:r w:rsidRPr="009227FA" w:rsidDel="00ED0AEA">
                <w:delText>description "This type defines a value in tenth of a percent.";</w:delText>
              </w:r>
            </w:del>
          </w:p>
          <w:p w14:paraId="763EB047" w14:textId="69140F38" w:rsidR="00F71F36" w:rsidRPr="009227FA" w:rsidDel="00ED0AEA" w:rsidRDefault="00F71F36" w:rsidP="00011096">
            <w:pPr>
              <w:pStyle w:val="XML2"/>
              <w:rPr>
                <w:del w:id="8460" w:author="Thomas Dietz" w:date="2012-08-08T17:00:00Z"/>
              </w:rPr>
            </w:pPr>
            <w:del w:id="8461" w:author="Thomas Dietz" w:date="2012-08-08T17:00:00Z">
              <w:r w:rsidRPr="009227FA" w:rsidDel="00ED0AEA">
                <w:delText>}</w:delText>
              </w:r>
            </w:del>
          </w:p>
          <w:p w14:paraId="5DFD9C29" w14:textId="4198C291" w:rsidR="00F71F36" w:rsidRPr="009227FA" w:rsidDel="00ED0AEA" w:rsidRDefault="00F71F36" w:rsidP="00011096">
            <w:pPr>
              <w:pStyle w:val="XML1"/>
              <w:rPr>
                <w:del w:id="8462" w:author="Thomas Dietz" w:date="2012-08-08T17:00:00Z"/>
              </w:rPr>
            </w:pPr>
          </w:p>
          <w:p w14:paraId="655CC136" w14:textId="1E68546A" w:rsidR="00F71F36" w:rsidRPr="009227FA" w:rsidDel="00ED0AEA" w:rsidRDefault="00F71F36" w:rsidP="00011096">
            <w:pPr>
              <w:pStyle w:val="XML2"/>
              <w:rPr>
                <w:del w:id="8463" w:author="Thomas Dietz" w:date="2012-08-08T17:00:00Z"/>
              </w:rPr>
            </w:pPr>
            <w:del w:id="8464" w:author="Thomas Dietz" w:date="2012-08-08T17:00:00Z">
              <w:r w:rsidRPr="009227FA" w:rsidDel="00ED0AEA">
                <w:lastRenderedPageBreak/>
                <w:delText>typedef up-down-state-type {</w:delText>
              </w:r>
            </w:del>
          </w:p>
          <w:p w14:paraId="326D192C" w14:textId="237B1890" w:rsidR="00F71F36" w:rsidRPr="009227FA" w:rsidDel="00ED0AEA" w:rsidRDefault="00F71F36" w:rsidP="00011096">
            <w:pPr>
              <w:pStyle w:val="XML3"/>
              <w:rPr>
                <w:del w:id="8465" w:author="Thomas Dietz" w:date="2012-08-08T17:00:00Z"/>
              </w:rPr>
            </w:pPr>
            <w:del w:id="8466" w:author="Thomas Dietz" w:date="2012-08-08T17:00:00Z">
              <w:r w:rsidRPr="009227FA" w:rsidDel="00ED0AEA">
                <w:delText>type enumeration {</w:delText>
              </w:r>
            </w:del>
          </w:p>
          <w:p w14:paraId="1E6B7DAF" w14:textId="446A0CAD" w:rsidR="00F71F36" w:rsidRPr="009227FA" w:rsidDel="00ED0AEA" w:rsidRDefault="00F71F36" w:rsidP="00011096">
            <w:pPr>
              <w:pStyle w:val="XML4"/>
              <w:rPr>
                <w:del w:id="8467" w:author="Thomas Dietz" w:date="2012-08-08T17:00:00Z"/>
              </w:rPr>
            </w:pPr>
            <w:del w:id="8468" w:author="Thomas Dietz" w:date="2012-08-08T17:00:00Z">
              <w:r w:rsidRPr="009227FA" w:rsidDel="00ED0AEA">
                <w:delText>enum up;</w:delText>
              </w:r>
            </w:del>
          </w:p>
          <w:p w14:paraId="1CC16E1B" w14:textId="337523D0" w:rsidR="00F71F36" w:rsidRPr="009227FA" w:rsidDel="00ED0AEA" w:rsidRDefault="00F71F36" w:rsidP="00011096">
            <w:pPr>
              <w:pStyle w:val="XML4"/>
              <w:rPr>
                <w:del w:id="8469" w:author="Thomas Dietz" w:date="2012-08-08T17:00:00Z"/>
              </w:rPr>
            </w:pPr>
            <w:del w:id="8470" w:author="Thomas Dietz" w:date="2012-08-08T17:00:00Z">
              <w:r w:rsidRPr="009227FA" w:rsidDel="00ED0AEA">
                <w:delText>enum down;</w:delText>
              </w:r>
            </w:del>
          </w:p>
          <w:p w14:paraId="43A9B8E2" w14:textId="2FEBA9AC" w:rsidR="00F71F36" w:rsidRPr="009227FA" w:rsidDel="00ED0AEA" w:rsidRDefault="00F71F36" w:rsidP="00011096">
            <w:pPr>
              <w:pStyle w:val="XML3"/>
              <w:rPr>
                <w:del w:id="8471" w:author="Thomas Dietz" w:date="2012-08-08T17:00:00Z"/>
              </w:rPr>
            </w:pPr>
            <w:del w:id="8472" w:author="Thomas Dietz" w:date="2012-08-08T17:00:00Z">
              <w:r w:rsidRPr="009227FA" w:rsidDel="00ED0AEA">
                <w:delText>}</w:delText>
              </w:r>
            </w:del>
          </w:p>
          <w:p w14:paraId="61267CFB" w14:textId="7ED8ED6B" w:rsidR="00F71F36" w:rsidRPr="009227FA" w:rsidDel="00ED0AEA" w:rsidRDefault="00F71F36" w:rsidP="00011096">
            <w:pPr>
              <w:pStyle w:val="XML3"/>
              <w:rPr>
                <w:del w:id="8473" w:author="Thomas Dietz" w:date="2012-08-08T17:00:00Z"/>
              </w:rPr>
            </w:pPr>
            <w:del w:id="8474" w:author="Thomas Dietz" w:date="2012-08-08T17:00:00Z">
              <w:r w:rsidRPr="009227FA" w:rsidDel="00ED0AEA">
                <w:delText>description "Type to specify state information for a port or a connection.";</w:delText>
              </w:r>
            </w:del>
          </w:p>
          <w:p w14:paraId="1C95A2F2" w14:textId="63191C14" w:rsidR="00F71F36" w:rsidRPr="009227FA" w:rsidDel="00ED0AEA" w:rsidRDefault="00F71F36" w:rsidP="00011096">
            <w:pPr>
              <w:pStyle w:val="XML2"/>
              <w:rPr>
                <w:del w:id="8475" w:author="Thomas Dietz" w:date="2012-08-08T17:00:00Z"/>
              </w:rPr>
            </w:pPr>
            <w:del w:id="8476" w:author="Thomas Dietz" w:date="2012-08-08T17:00:00Z">
              <w:r w:rsidRPr="009227FA" w:rsidDel="00ED0AEA">
                <w:delText>}</w:delText>
              </w:r>
            </w:del>
          </w:p>
          <w:p w14:paraId="3398D7C3" w14:textId="55570EFF" w:rsidR="00F71F36" w:rsidRPr="009227FA" w:rsidDel="00ED0AEA" w:rsidRDefault="00F71F36" w:rsidP="00011096">
            <w:pPr>
              <w:pStyle w:val="XML1"/>
              <w:rPr>
                <w:del w:id="8477" w:author="Thomas Dietz" w:date="2012-08-08T17:00:00Z"/>
              </w:rPr>
            </w:pPr>
          </w:p>
          <w:p w14:paraId="099A1003" w14:textId="07E71D6A" w:rsidR="00F71F36" w:rsidRPr="009227FA" w:rsidDel="00ED0AEA" w:rsidRDefault="00F71F36" w:rsidP="00011096">
            <w:pPr>
              <w:pStyle w:val="XML2"/>
              <w:rPr>
                <w:del w:id="8478" w:author="Thomas Dietz" w:date="2012-08-08T17:00:00Z"/>
              </w:rPr>
            </w:pPr>
            <w:del w:id="8479" w:author="Thomas Dietz" w:date="2012-08-08T17:00:00Z">
              <w:r w:rsidRPr="009227FA" w:rsidDel="00ED0AEA">
                <w:delText>typedef rate-type {</w:delText>
              </w:r>
            </w:del>
          </w:p>
          <w:p w14:paraId="7664F118" w14:textId="486017A4" w:rsidR="00F71F36" w:rsidRPr="009227FA" w:rsidDel="00ED0AEA" w:rsidRDefault="00F71F36" w:rsidP="00011096">
            <w:pPr>
              <w:pStyle w:val="XML3"/>
              <w:rPr>
                <w:del w:id="8480" w:author="Thomas Dietz" w:date="2012-08-08T17:00:00Z"/>
              </w:rPr>
            </w:pPr>
            <w:del w:id="8481" w:author="Thomas Dietz" w:date="2012-08-08T17:00:00Z">
              <w:r w:rsidRPr="009227FA" w:rsidDel="00ED0AEA">
                <w:delText>type enumeration {</w:delText>
              </w:r>
            </w:del>
          </w:p>
          <w:p w14:paraId="198213CB" w14:textId="2977C7E5" w:rsidR="00F71F36" w:rsidRPr="003C232C" w:rsidDel="00ED0AEA" w:rsidRDefault="00F71F36" w:rsidP="00011096">
            <w:pPr>
              <w:pStyle w:val="XML4"/>
              <w:rPr>
                <w:del w:id="8482" w:author="Thomas Dietz" w:date="2012-08-08T17:00:00Z"/>
                <w:lang w:val="de-DE"/>
              </w:rPr>
            </w:pPr>
            <w:del w:id="8483" w:author="Thomas Dietz" w:date="2012-08-08T17:00:00Z">
              <w:r w:rsidRPr="003C232C" w:rsidDel="00ED0AEA">
                <w:rPr>
                  <w:lang w:val="de-DE"/>
                </w:rPr>
                <w:delText>enum 10Mb-HD;</w:delText>
              </w:r>
            </w:del>
          </w:p>
          <w:p w14:paraId="2E3DFFC8" w14:textId="733C6372" w:rsidR="00F71F36" w:rsidRPr="003C232C" w:rsidDel="00ED0AEA" w:rsidRDefault="00F71F36" w:rsidP="00011096">
            <w:pPr>
              <w:pStyle w:val="XML4"/>
              <w:rPr>
                <w:del w:id="8484" w:author="Thomas Dietz" w:date="2012-08-08T17:00:00Z"/>
                <w:lang w:val="de-DE"/>
              </w:rPr>
            </w:pPr>
            <w:del w:id="8485" w:author="Thomas Dietz" w:date="2012-08-08T17:00:00Z">
              <w:r w:rsidRPr="003C232C" w:rsidDel="00ED0AEA">
                <w:rPr>
                  <w:lang w:val="de-DE"/>
                </w:rPr>
                <w:delText>enum 10Mb-FD;</w:delText>
              </w:r>
            </w:del>
          </w:p>
          <w:p w14:paraId="1B8A5581" w14:textId="6EC002A6" w:rsidR="00F71F36" w:rsidRPr="003C232C" w:rsidDel="00ED0AEA" w:rsidRDefault="00F71F36" w:rsidP="00011096">
            <w:pPr>
              <w:pStyle w:val="XML4"/>
              <w:rPr>
                <w:del w:id="8486" w:author="Thomas Dietz" w:date="2012-08-08T17:00:00Z"/>
                <w:lang w:val="de-DE"/>
              </w:rPr>
            </w:pPr>
            <w:del w:id="8487" w:author="Thomas Dietz" w:date="2012-08-08T17:00:00Z">
              <w:r w:rsidRPr="003C232C" w:rsidDel="00ED0AEA">
                <w:rPr>
                  <w:lang w:val="de-DE"/>
                </w:rPr>
                <w:delText>enum 100Mb-HD;</w:delText>
              </w:r>
            </w:del>
          </w:p>
          <w:p w14:paraId="24FEF208" w14:textId="57328C45" w:rsidR="00F71F36" w:rsidRPr="003C232C" w:rsidDel="00ED0AEA" w:rsidRDefault="00F71F36" w:rsidP="00011096">
            <w:pPr>
              <w:pStyle w:val="XML4"/>
              <w:rPr>
                <w:del w:id="8488" w:author="Thomas Dietz" w:date="2012-08-08T17:00:00Z"/>
                <w:lang w:val="de-DE"/>
              </w:rPr>
            </w:pPr>
            <w:del w:id="8489" w:author="Thomas Dietz" w:date="2012-08-08T17:00:00Z">
              <w:r w:rsidRPr="003C232C" w:rsidDel="00ED0AEA">
                <w:rPr>
                  <w:lang w:val="de-DE"/>
                </w:rPr>
                <w:delText>enum 100Mb-FD;</w:delText>
              </w:r>
            </w:del>
          </w:p>
          <w:p w14:paraId="6397F146" w14:textId="493C178C" w:rsidR="00F71F36" w:rsidRPr="003C232C" w:rsidDel="00ED0AEA" w:rsidRDefault="00F71F36" w:rsidP="00011096">
            <w:pPr>
              <w:pStyle w:val="XML4"/>
              <w:rPr>
                <w:del w:id="8490" w:author="Thomas Dietz" w:date="2012-08-08T17:00:00Z"/>
                <w:lang w:val="de-DE"/>
              </w:rPr>
            </w:pPr>
            <w:del w:id="8491" w:author="Thomas Dietz" w:date="2012-08-08T17:00:00Z">
              <w:r w:rsidRPr="003C232C" w:rsidDel="00ED0AEA">
                <w:rPr>
                  <w:lang w:val="de-DE"/>
                </w:rPr>
                <w:delText>enum 1Gb-HD;</w:delText>
              </w:r>
            </w:del>
          </w:p>
          <w:p w14:paraId="570FF880" w14:textId="21601F97" w:rsidR="00F71F36" w:rsidRPr="003C232C" w:rsidDel="00ED0AEA" w:rsidRDefault="00F71F36" w:rsidP="00011096">
            <w:pPr>
              <w:pStyle w:val="XML4"/>
              <w:rPr>
                <w:del w:id="8492" w:author="Thomas Dietz" w:date="2012-08-08T17:00:00Z"/>
                <w:lang w:val="de-DE"/>
              </w:rPr>
            </w:pPr>
            <w:del w:id="8493" w:author="Thomas Dietz" w:date="2012-08-08T17:00:00Z">
              <w:r w:rsidRPr="003C232C" w:rsidDel="00ED0AEA">
                <w:rPr>
                  <w:lang w:val="de-DE"/>
                </w:rPr>
                <w:delText>enum 1Gb-FD;</w:delText>
              </w:r>
            </w:del>
          </w:p>
          <w:p w14:paraId="1ABD19D3" w14:textId="7FA8B380" w:rsidR="00F71F36" w:rsidRPr="003C232C" w:rsidDel="00ED0AEA" w:rsidRDefault="00F71F36" w:rsidP="00011096">
            <w:pPr>
              <w:pStyle w:val="XML4"/>
              <w:rPr>
                <w:del w:id="8494" w:author="Thomas Dietz" w:date="2012-08-08T17:00:00Z"/>
                <w:lang w:val="de-DE"/>
              </w:rPr>
            </w:pPr>
            <w:del w:id="8495" w:author="Thomas Dietz" w:date="2012-08-08T17:00:00Z">
              <w:r w:rsidRPr="003C232C" w:rsidDel="00ED0AEA">
                <w:rPr>
                  <w:lang w:val="de-DE"/>
                </w:rPr>
                <w:delText>enum 10Gb;</w:delText>
              </w:r>
            </w:del>
          </w:p>
          <w:p w14:paraId="63946687" w14:textId="05FB38EE" w:rsidR="00F71F36" w:rsidRPr="003C232C" w:rsidDel="00ED0AEA" w:rsidRDefault="00F71F36" w:rsidP="00011096">
            <w:pPr>
              <w:pStyle w:val="XML4"/>
              <w:rPr>
                <w:del w:id="8496" w:author="Thomas Dietz" w:date="2012-08-08T17:00:00Z"/>
                <w:lang w:val="de-DE"/>
              </w:rPr>
            </w:pPr>
            <w:del w:id="8497" w:author="Thomas Dietz" w:date="2012-08-08T17:00:00Z">
              <w:r w:rsidRPr="003C232C" w:rsidDel="00ED0AEA">
                <w:rPr>
                  <w:lang w:val="de-DE"/>
                </w:rPr>
                <w:delText>enum 40Gb;</w:delText>
              </w:r>
            </w:del>
          </w:p>
          <w:p w14:paraId="4F2E2FB2" w14:textId="11C3A681" w:rsidR="00F71F36" w:rsidRPr="003C232C" w:rsidDel="00ED0AEA" w:rsidRDefault="00F71F36" w:rsidP="00011096">
            <w:pPr>
              <w:pStyle w:val="XML4"/>
              <w:rPr>
                <w:del w:id="8498" w:author="Thomas Dietz" w:date="2012-08-08T17:00:00Z"/>
                <w:lang w:val="de-DE"/>
              </w:rPr>
            </w:pPr>
            <w:del w:id="8499" w:author="Thomas Dietz" w:date="2012-08-08T17:00:00Z">
              <w:r w:rsidRPr="003C232C" w:rsidDel="00ED0AEA">
                <w:rPr>
                  <w:lang w:val="de-DE"/>
                </w:rPr>
                <w:delText>enum 100Gb;</w:delText>
              </w:r>
            </w:del>
          </w:p>
          <w:p w14:paraId="39E893A9" w14:textId="19D76481" w:rsidR="00F71F36" w:rsidRPr="009227FA" w:rsidDel="00ED0AEA" w:rsidRDefault="00F71F36" w:rsidP="00011096">
            <w:pPr>
              <w:pStyle w:val="XML4"/>
              <w:rPr>
                <w:del w:id="8500" w:author="Thomas Dietz" w:date="2012-08-08T17:00:00Z"/>
              </w:rPr>
            </w:pPr>
            <w:del w:id="8501" w:author="Thomas Dietz" w:date="2012-08-08T17:00:00Z">
              <w:r w:rsidRPr="009227FA" w:rsidDel="00ED0AEA">
                <w:delText>enum 1Tb;</w:delText>
              </w:r>
            </w:del>
          </w:p>
          <w:p w14:paraId="2A7585A0" w14:textId="228ABF85" w:rsidR="00F71F36" w:rsidRPr="00F542D1" w:rsidDel="00ED0AEA" w:rsidRDefault="00F71F36" w:rsidP="00011096">
            <w:pPr>
              <w:pStyle w:val="XML4"/>
              <w:rPr>
                <w:del w:id="8502" w:author="Thomas Dietz" w:date="2012-08-08T17:00:00Z"/>
              </w:rPr>
            </w:pPr>
            <w:del w:id="8503" w:author="Thomas Dietz" w:date="2012-08-08T17:00:00Z">
              <w:r w:rsidRPr="00C17419" w:rsidDel="00ED0AEA">
                <w:delText>enum other;</w:delText>
              </w:r>
            </w:del>
          </w:p>
          <w:p w14:paraId="79940CAF" w14:textId="3FE2199F" w:rsidR="00F71F36" w:rsidRPr="00FF0D35" w:rsidDel="00ED0AEA" w:rsidRDefault="00F71F36" w:rsidP="00011096">
            <w:pPr>
              <w:pStyle w:val="XML3"/>
              <w:rPr>
                <w:del w:id="8504" w:author="Thomas Dietz" w:date="2012-08-08T17:00:00Z"/>
              </w:rPr>
            </w:pPr>
            <w:del w:id="8505" w:author="Thomas Dietz" w:date="2012-08-08T17:00:00Z">
              <w:r w:rsidRPr="00FF0D35" w:rsidDel="00ED0AEA">
                <w:delText>}</w:delText>
              </w:r>
            </w:del>
          </w:p>
          <w:p w14:paraId="3FB7934E" w14:textId="358603EF" w:rsidR="00F71F36" w:rsidRPr="00F845EC" w:rsidDel="00ED0AEA" w:rsidRDefault="00F71F36" w:rsidP="00011096">
            <w:pPr>
              <w:pStyle w:val="XML3"/>
              <w:rPr>
                <w:del w:id="8506" w:author="Thomas Dietz" w:date="2012-08-08T17:00:00Z"/>
              </w:rPr>
            </w:pPr>
            <w:del w:id="8507" w:author="Thomas Dietz" w:date="2012-08-08T17:00:00Z">
              <w:r w:rsidRPr="00FF0D35" w:rsidDel="00ED0AEA">
                <w:delText>description "Type to specify the rate of a port including the duplex transmission feature. Possible rates are 10Mb, 100Mb, 1Gb, 10Gb, 40Gb, 100Gb, 1Tb or other. Rates of 10Mb, 100Mb and 1Gb can support half or full duplex transmission.";</w:delText>
              </w:r>
            </w:del>
          </w:p>
          <w:p w14:paraId="009AE963" w14:textId="7151C602" w:rsidR="00F71F36" w:rsidRPr="009227FA" w:rsidDel="00ED0AEA" w:rsidRDefault="00F71F36" w:rsidP="00011096">
            <w:pPr>
              <w:pStyle w:val="XML2"/>
              <w:rPr>
                <w:del w:id="8508" w:author="Thomas Dietz" w:date="2012-08-08T17:00:00Z"/>
              </w:rPr>
            </w:pPr>
            <w:del w:id="8509" w:author="Thomas Dietz" w:date="2012-08-08T17:00:00Z">
              <w:r w:rsidRPr="009227FA" w:rsidDel="00ED0AEA">
                <w:delText>}</w:delText>
              </w:r>
            </w:del>
          </w:p>
          <w:p w14:paraId="47081318" w14:textId="692620ED" w:rsidR="00DE3AAB" w:rsidRPr="009227FA" w:rsidDel="00ED0AEA" w:rsidRDefault="00DE3AAB" w:rsidP="00011096">
            <w:pPr>
              <w:pStyle w:val="XML2"/>
              <w:rPr>
                <w:del w:id="8510" w:author="Thomas Dietz" w:date="2012-08-08T17:00:00Z"/>
              </w:rPr>
            </w:pPr>
          </w:p>
          <w:p w14:paraId="736DB41F" w14:textId="76CA1B01" w:rsidR="00DE3AAB" w:rsidRPr="009227FA" w:rsidDel="00ED0AEA" w:rsidRDefault="00DE3AAB" w:rsidP="002E655C">
            <w:pPr>
              <w:pStyle w:val="XML2"/>
              <w:rPr>
                <w:del w:id="8511" w:author="Thomas Dietz" w:date="2012-08-08T17:00:00Z"/>
              </w:rPr>
            </w:pPr>
            <w:del w:id="8512" w:author="Thomas Dietz" w:date="2012-08-08T17:00:00Z">
              <w:r w:rsidRPr="009227FA" w:rsidDel="00ED0AEA">
                <w:delText>typedef action-type {</w:delText>
              </w:r>
            </w:del>
          </w:p>
          <w:p w14:paraId="38AA11B1" w14:textId="427AFFAE" w:rsidR="00DE3AAB" w:rsidRPr="009227FA" w:rsidDel="00ED0AEA" w:rsidRDefault="00DE3AAB" w:rsidP="002E655C">
            <w:pPr>
              <w:pStyle w:val="XML3"/>
              <w:rPr>
                <w:del w:id="8513" w:author="Thomas Dietz" w:date="2012-08-08T17:00:00Z"/>
              </w:rPr>
            </w:pPr>
            <w:del w:id="8514" w:author="Thomas Dietz" w:date="2012-08-08T17:00:00Z">
              <w:r w:rsidRPr="009227FA" w:rsidDel="00ED0AEA">
                <w:delText>type enumeration {</w:delText>
              </w:r>
            </w:del>
          </w:p>
          <w:p w14:paraId="6F7592AF" w14:textId="03AF9BE5" w:rsidR="00DE3AAB" w:rsidRPr="009227FA" w:rsidDel="00ED0AEA" w:rsidRDefault="00DE3AAB" w:rsidP="007D61A9">
            <w:pPr>
              <w:pStyle w:val="XML4"/>
              <w:rPr>
                <w:del w:id="8515" w:author="Thomas Dietz" w:date="2012-08-08T17:00:00Z"/>
              </w:rPr>
            </w:pPr>
            <w:del w:id="8516" w:author="Thomas Dietz" w:date="2012-08-08T17:00:00Z">
              <w:r w:rsidRPr="009227FA" w:rsidDel="00ED0AEA">
                <w:delText>enum output;</w:delText>
              </w:r>
            </w:del>
          </w:p>
          <w:p w14:paraId="0C89262F" w14:textId="02FC3FF7" w:rsidR="00DE3AAB" w:rsidRPr="009227FA" w:rsidDel="00ED0AEA" w:rsidRDefault="00DE3AAB" w:rsidP="007D61A9">
            <w:pPr>
              <w:pStyle w:val="XML4"/>
              <w:rPr>
                <w:del w:id="8517" w:author="Thomas Dietz" w:date="2012-08-08T17:00:00Z"/>
              </w:rPr>
            </w:pPr>
            <w:del w:id="8518" w:author="Thomas Dietz" w:date="2012-08-08T17:00:00Z">
              <w:r w:rsidRPr="009227FA" w:rsidDel="00ED0AEA">
                <w:delText>enum acopy-ttl-out;</w:delText>
              </w:r>
            </w:del>
          </w:p>
          <w:p w14:paraId="048A8E0D" w14:textId="222E9ACF" w:rsidR="00DE3AAB" w:rsidRPr="009227FA" w:rsidDel="00ED0AEA" w:rsidRDefault="00DE3AAB" w:rsidP="007D61A9">
            <w:pPr>
              <w:pStyle w:val="XML4"/>
              <w:rPr>
                <w:del w:id="8519" w:author="Thomas Dietz" w:date="2012-08-08T17:00:00Z"/>
              </w:rPr>
            </w:pPr>
            <w:del w:id="8520" w:author="Thomas Dietz" w:date="2012-08-08T17:00:00Z">
              <w:r w:rsidRPr="009227FA" w:rsidDel="00ED0AEA">
                <w:delText>enum copy-ttl-in;</w:delText>
              </w:r>
            </w:del>
          </w:p>
          <w:p w14:paraId="52784C4F" w14:textId="70F5B3E4" w:rsidR="00DE3AAB" w:rsidRPr="009227FA" w:rsidDel="00ED0AEA" w:rsidRDefault="00DE3AAB" w:rsidP="007D61A9">
            <w:pPr>
              <w:pStyle w:val="XML4"/>
              <w:rPr>
                <w:del w:id="8521" w:author="Thomas Dietz" w:date="2012-08-08T17:00:00Z"/>
              </w:rPr>
            </w:pPr>
            <w:del w:id="8522" w:author="Thomas Dietz" w:date="2012-08-08T17:00:00Z">
              <w:r w:rsidRPr="009227FA" w:rsidDel="00ED0AEA">
                <w:delText>enum set-mpls-ttl;</w:delText>
              </w:r>
            </w:del>
          </w:p>
          <w:p w14:paraId="6C144664" w14:textId="1D03279E" w:rsidR="00DE3AAB" w:rsidRPr="009227FA" w:rsidDel="00ED0AEA" w:rsidRDefault="00DE3AAB" w:rsidP="007D61A9">
            <w:pPr>
              <w:pStyle w:val="XML4"/>
              <w:rPr>
                <w:del w:id="8523" w:author="Thomas Dietz" w:date="2012-08-08T17:00:00Z"/>
              </w:rPr>
            </w:pPr>
            <w:del w:id="8524" w:author="Thomas Dietz" w:date="2012-08-08T17:00:00Z">
              <w:r w:rsidRPr="009227FA" w:rsidDel="00ED0AEA">
                <w:delText>enum dec-mpls-ttl;</w:delText>
              </w:r>
            </w:del>
          </w:p>
          <w:p w14:paraId="60DD6668" w14:textId="1D13A08F" w:rsidR="00DE3AAB" w:rsidRPr="009227FA" w:rsidDel="00ED0AEA" w:rsidRDefault="00DE3AAB" w:rsidP="007D61A9">
            <w:pPr>
              <w:pStyle w:val="XML4"/>
              <w:rPr>
                <w:del w:id="8525" w:author="Thomas Dietz" w:date="2012-08-08T17:00:00Z"/>
              </w:rPr>
            </w:pPr>
            <w:del w:id="8526" w:author="Thomas Dietz" w:date="2012-08-08T17:00:00Z">
              <w:r w:rsidRPr="009227FA" w:rsidDel="00ED0AEA">
                <w:delText>enum push-vlan;</w:delText>
              </w:r>
            </w:del>
          </w:p>
          <w:p w14:paraId="28AE9C31" w14:textId="15033E5B" w:rsidR="00DE3AAB" w:rsidRPr="009227FA" w:rsidDel="00ED0AEA" w:rsidRDefault="00DE3AAB" w:rsidP="007D61A9">
            <w:pPr>
              <w:pStyle w:val="XML4"/>
              <w:rPr>
                <w:del w:id="8527" w:author="Thomas Dietz" w:date="2012-08-08T17:00:00Z"/>
              </w:rPr>
            </w:pPr>
            <w:del w:id="8528" w:author="Thomas Dietz" w:date="2012-08-08T17:00:00Z">
              <w:r w:rsidRPr="009227FA" w:rsidDel="00ED0AEA">
                <w:delText>enum pop-vlan;</w:delText>
              </w:r>
            </w:del>
          </w:p>
          <w:p w14:paraId="4DAAD9AB" w14:textId="387BE993" w:rsidR="00DE3AAB" w:rsidRPr="009227FA" w:rsidDel="00ED0AEA" w:rsidRDefault="00DE3AAB" w:rsidP="007D61A9">
            <w:pPr>
              <w:pStyle w:val="XML4"/>
              <w:rPr>
                <w:del w:id="8529" w:author="Thomas Dietz" w:date="2012-08-08T17:00:00Z"/>
              </w:rPr>
            </w:pPr>
            <w:del w:id="8530" w:author="Thomas Dietz" w:date="2012-08-08T17:00:00Z">
              <w:r w:rsidRPr="009227FA" w:rsidDel="00ED0AEA">
                <w:delText>enum push-mpls;</w:delText>
              </w:r>
            </w:del>
          </w:p>
          <w:p w14:paraId="2E6D551B" w14:textId="04BC6EF1" w:rsidR="00DE3AAB" w:rsidRPr="009227FA" w:rsidDel="00ED0AEA" w:rsidRDefault="00DE3AAB" w:rsidP="007D61A9">
            <w:pPr>
              <w:pStyle w:val="XML4"/>
              <w:rPr>
                <w:del w:id="8531" w:author="Thomas Dietz" w:date="2012-08-08T17:00:00Z"/>
              </w:rPr>
            </w:pPr>
            <w:del w:id="8532" w:author="Thomas Dietz" w:date="2012-08-08T17:00:00Z">
              <w:r w:rsidRPr="009227FA" w:rsidDel="00ED0AEA">
                <w:delText>enum pop-mpls;</w:delText>
              </w:r>
            </w:del>
          </w:p>
          <w:p w14:paraId="3366BA6F" w14:textId="4BF8D26A" w:rsidR="00DE3AAB" w:rsidRPr="009227FA" w:rsidDel="00ED0AEA" w:rsidRDefault="00DE3AAB" w:rsidP="007D61A9">
            <w:pPr>
              <w:pStyle w:val="XML4"/>
              <w:rPr>
                <w:del w:id="8533" w:author="Thomas Dietz" w:date="2012-08-08T17:00:00Z"/>
              </w:rPr>
            </w:pPr>
            <w:del w:id="8534" w:author="Thomas Dietz" w:date="2012-08-08T17:00:00Z">
              <w:r w:rsidRPr="009227FA" w:rsidDel="00ED0AEA">
                <w:delText>enum set-queue;</w:delText>
              </w:r>
            </w:del>
          </w:p>
          <w:p w14:paraId="070B150F" w14:textId="4220DBC0" w:rsidR="00DE3AAB" w:rsidRPr="009227FA" w:rsidDel="00ED0AEA" w:rsidRDefault="00DE3AAB" w:rsidP="007D61A9">
            <w:pPr>
              <w:pStyle w:val="XML4"/>
              <w:rPr>
                <w:del w:id="8535" w:author="Thomas Dietz" w:date="2012-08-08T17:00:00Z"/>
              </w:rPr>
            </w:pPr>
            <w:del w:id="8536" w:author="Thomas Dietz" w:date="2012-08-08T17:00:00Z">
              <w:r w:rsidRPr="009227FA" w:rsidDel="00ED0AEA">
                <w:delText>enum group;</w:delText>
              </w:r>
            </w:del>
          </w:p>
          <w:p w14:paraId="4F33A708" w14:textId="019B3590" w:rsidR="00DE3AAB" w:rsidRPr="009227FA" w:rsidDel="00ED0AEA" w:rsidRDefault="00DE3AAB" w:rsidP="007D61A9">
            <w:pPr>
              <w:pStyle w:val="XML4"/>
              <w:rPr>
                <w:del w:id="8537" w:author="Thomas Dietz" w:date="2012-08-08T17:00:00Z"/>
              </w:rPr>
            </w:pPr>
            <w:del w:id="8538" w:author="Thomas Dietz" w:date="2012-08-08T17:00:00Z">
              <w:r w:rsidRPr="009227FA" w:rsidDel="00ED0AEA">
                <w:delText>enum set-nw-ttl;</w:delText>
              </w:r>
            </w:del>
          </w:p>
          <w:p w14:paraId="0B9BBBCC" w14:textId="3A627C80" w:rsidR="00DE3AAB" w:rsidRPr="009227FA" w:rsidDel="00ED0AEA" w:rsidRDefault="00DE3AAB" w:rsidP="007D61A9">
            <w:pPr>
              <w:pStyle w:val="XML4"/>
              <w:rPr>
                <w:del w:id="8539" w:author="Thomas Dietz" w:date="2012-08-08T17:00:00Z"/>
              </w:rPr>
            </w:pPr>
            <w:del w:id="8540" w:author="Thomas Dietz" w:date="2012-08-08T17:00:00Z">
              <w:r w:rsidRPr="009227FA" w:rsidDel="00ED0AEA">
                <w:delText>enum dec-nw-ttl;</w:delText>
              </w:r>
            </w:del>
          </w:p>
          <w:p w14:paraId="70802513" w14:textId="6F4F1443" w:rsidR="00DE3AAB" w:rsidRPr="009227FA" w:rsidDel="00ED0AEA" w:rsidRDefault="00DE3AAB" w:rsidP="007D61A9">
            <w:pPr>
              <w:pStyle w:val="XML4"/>
              <w:rPr>
                <w:del w:id="8541" w:author="Thomas Dietz" w:date="2012-08-08T17:00:00Z"/>
              </w:rPr>
            </w:pPr>
            <w:del w:id="8542" w:author="Thomas Dietz" w:date="2012-08-08T17:00:00Z">
              <w:r w:rsidRPr="009227FA" w:rsidDel="00ED0AEA">
                <w:delText>enum set-field;</w:delText>
              </w:r>
            </w:del>
          </w:p>
          <w:p w14:paraId="7F1B2AEE" w14:textId="47C94ADF" w:rsidR="00DE3AAB" w:rsidRPr="009227FA" w:rsidDel="00ED0AEA" w:rsidRDefault="00DE3AAB" w:rsidP="004165BB">
            <w:pPr>
              <w:pStyle w:val="XML3"/>
              <w:rPr>
                <w:del w:id="8543" w:author="Thomas Dietz" w:date="2012-08-08T17:00:00Z"/>
              </w:rPr>
            </w:pPr>
            <w:del w:id="8544" w:author="Thomas Dietz" w:date="2012-08-08T17:00:00Z">
              <w:r w:rsidRPr="009227FA" w:rsidDel="00ED0AEA">
                <w:delText>}</w:delText>
              </w:r>
            </w:del>
          </w:p>
          <w:p w14:paraId="363D5AF8" w14:textId="104A2282" w:rsidR="00131B1F" w:rsidRPr="009227FA" w:rsidDel="00ED0AEA" w:rsidRDefault="00131B1F" w:rsidP="00131B1F">
            <w:pPr>
              <w:pStyle w:val="XML3"/>
              <w:rPr>
                <w:del w:id="8545" w:author="Thomas Dietz" w:date="2012-08-08T17:00:00Z"/>
              </w:rPr>
            </w:pPr>
            <w:del w:id="8546" w:author="Thomas Dietz" w:date="2012-08-08T17:00:00Z">
              <w:r w:rsidRPr="009227FA" w:rsidDel="00ED0AEA">
                <w:delText>description "The types of actions defined in OpenFlow Switch Specification version 1.2.";</w:delText>
              </w:r>
            </w:del>
          </w:p>
          <w:p w14:paraId="504AF55B" w14:textId="071A925F" w:rsidR="00DE3AAB" w:rsidRPr="009227FA" w:rsidDel="00ED0AEA" w:rsidRDefault="00DE3AAB" w:rsidP="004165BB">
            <w:pPr>
              <w:pStyle w:val="XML2"/>
              <w:rPr>
                <w:del w:id="8547" w:author="Thomas Dietz" w:date="2012-08-08T17:00:00Z"/>
              </w:rPr>
            </w:pPr>
            <w:del w:id="8548" w:author="Thomas Dietz" w:date="2012-08-08T17:00:00Z">
              <w:r w:rsidRPr="009227FA" w:rsidDel="00ED0AEA">
                <w:delText>}</w:delText>
              </w:r>
            </w:del>
          </w:p>
          <w:p w14:paraId="66B37880" w14:textId="216E0262" w:rsidR="00DE3AAB" w:rsidRPr="009227FA" w:rsidDel="00ED0AEA" w:rsidRDefault="00DE3AAB" w:rsidP="00DE3AAB">
            <w:pPr>
              <w:pStyle w:val="XML1"/>
              <w:rPr>
                <w:del w:id="8549" w:author="Thomas Dietz" w:date="2012-08-08T17:00:00Z"/>
              </w:rPr>
            </w:pPr>
          </w:p>
          <w:p w14:paraId="0E22BB8B" w14:textId="145E221A" w:rsidR="00DE3AAB" w:rsidRPr="009227FA" w:rsidDel="00ED0AEA" w:rsidRDefault="00DE3AAB" w:rsidP="002E655C">
            <w:pPr>
              <w:pStyle w:val="XML2"/>
              <w:rPr>
                <w:del w:id="8550" w:author="Thomas Dietz" w:date="2012-08-08T17:00:00Z"/>
              </w:rPr>
            </w:pPr>
            <w:del w:id="8551" w:author="Thomas Dietz" w:date="2012-08-08T17:00:00Z">
              <w:r w:rsidRPr="009227FA" w:rsidDel="00ED0AEA">
                <w:delText>typedef instruction-type {</w:delText>
              </w:r>
            </w:del>
          </w:p>
          <w:p w14:paraId="13090EE8" w14:textId="7A4EF145" w:rsidR="00DE3AAB" w:rsidRPr="009227FA" w:rsidDel="00ED0AEA" w:rsidRDefault="00DE3AAB" w:rsidP="002E655C">
            <w:pPr>
              <w:pStyle w:val="XML3"/>
              <w:rPr>
                <w:del w:id="8552" w:author="Thomas Dietz" w:date="2012-08-08T17:00:00Z"/>
              </w:rPr>
            </w:pPr>
            <w:del w:id="8553" w:author="Thomas Dietz" w:date="2012-08-08T17:00:00Z">
              <w:r w:rsidRPr="009227FA" w:rsidDel="00ED0AEA">
                <w:delText>type enumeration {</w:delText>
              </w:r>
            </w:del>
          </w:p>
          <w:p w14:paraId="5D8D99AB" w14:textId="418ADC40" w:rsidR="00DE3AAB" w:rsidRPr="009227FA" w:rsidDel="00ED0AEA" w:rsidRDefault="00DE3AAB" w:rsidP="002E655C">
            <w:pPr>
              <w:pStyle w:val="XML4"/>
              <w:rPr>
                <w:del w:id="8554" w:author="Thomas Dietz" w:date="2012-08-08T17:00:00Z"/>
              </w:rPr>
            </w:pPr>
            <w:del w:id="8555" w:author="Thomas Dietz" w:date="2012-08-08T17:00:00Z">
              <w:r w:rsidRPr="009227FA" w:rsidDel="00ED0AEA">
                <w:delText>enum apply-actions;</w:delText>
              </w:r>
            </w:del>
          </w:p>
          <w:p w14:paraId="1C4D2897" w14:textId="07306A94" w:rsidR="00DE3AAB" w:rsidRPr="009227FA" w:rsidDel="00ED0AEA" w:rsidRDefault="00DE3AAB" w:rsidP="002E655C">
            <w:pPr>
              <w:pStyle w:val="XML4"/>
              <w:rPr>
                <w:del w:id="8556" w:author="Thomas Dietz" w:date="2012-08-08T17:00:00Z"/>
              </w:rPr>
            </w:pPr>
            <w:del w:id="8557" w:author="Thomas Dietz" w:date="2012-08-08T17:00:00Z">
              <w:r w:rsidRPr="009227FA" w:rsidDel="00ED0AEA">
                <w:delText>enum clear-actions;</w:delText>
              </w:r>
            </w:del>
          </w:p>
          <w:p w14:paraId="571AD8CF" w14:textId="20331341" w:rsidR="00DE3AAB" w:rsidRPr="009227FA" w:rsidDel="00ED0AEA" w:rsidRDefault="00DE3AAB" w:rsidP="002E655C">
            <w:pPr>
              <w:pStyle w:val="XML4"/>
              <w:rPr>
                <w:del w:id="8558" w:author="Thomas Dietz" w:date="2012-08-08T17:00:00Z"/>
              </w:rPr>
            </w:pPr>
            <w:del w:id="8559" w:author="Thomas Dietz" w:date="2012-08-08T17:00:00Z">
              <w:r w:rsidRPr="009227FA" w:rsidDel="00ED0AEA">
                <w:delText>enum write-actions;</w:delText>
              </w:r>
            </w:del>
          </w:p>
          <w:p w14:paraId="3BFC60A1" w14:textId="6276698C" w:rsidR="00DE3AAB" w:rsidRPr="009227FA" w:rsidDel="00ED0AEA" w:rsidRDefault="00DE3AAB" w:rsidP="002E655C">
            <w:pPr>
              <w:pStyle w:val="XML4"/>
              <w:rPr>
                <w:del w:id="8560" w:author="Thomas Dietz" w:date="2012-08-08T17:00:00Z"/>
              </w:rPr>
            </w:pPr>
            <w:del w:id="8561" w:author="Thomas Dietz" w:date="2012-08-08T17:00:00Z">
              <w:r w:rsidRPr="009227FA" w:rsidDel="00ED0AEA">
                <w:delText>enum write-metadata;</w:delText>
              </w:r>
            </w:del>
          </w:p>
          <w:p w14:paraId="5C13DBC0" w14:textId="73BBFDE4" w:rsidR="00DE3AAB" w:rsidRPr="009227FA" w:rsidDel="00ED0AEA" w:rsidRDefault="00DE3AAB" w:rsidP="002E655C">
            <w:pPr>
              <w:pStyle w:val="XML4"/>
              <w:rPr>
                <w:del w:id="8562" w:author="Thomas Dietz" w:date="2012-08-08T17:00:00Z"/>
              </w:rPr>
            </w:pPr>
            <w:del w:id="8563" w:author="Thomas Dietz" w:date="2012-08-08T17:00:00Z">
              <w:r w:rsidRPr="009227FA" w:rsidDel="00ED0AEA">
                <w:lastRenderedPageBreak/>
                <w:delText>enum goto-table;</w:delText>
              </w:r>
            </w:del>
          </w:p>
          <w:p w14:paraId="00E237BC" w14:textId="0E081276" w:rsidR="00DE3AAB" w:rsidRPr="009227FA" w:rsidDel="00ED0AEA" w:rsidRDefault="00DE3AAB" w:rsidP="004165BB">
            <w:pPr>
              <w:pStyle w:val="XML3"/>
              <w:rPr>
                <w:del w:id="8564" w:author="Thomas Dietz" w:date="2012-08-08T17:00:00Z"/>
              </w:rPr>
            </w:pPr>
            <w:del w:id="8565" w:author="Thomas Dietz" w:date="2012-08-08T17:00:00Z">
              <w:r w:rsidRPr="009227FA" w:rsidDel="00ED0AEA">
                <w:delText>}</w:delText>
              </w:r>
            </w:del>
          </w:p>
          <w:p w14:paraId="2B1217E4" w14:textId="66B8EB4B" w:rsidR="00131B1F" w:rsidRPr="009227FA" w:rsidDel="00ED0AEA" w:rsidRDefault="00131B1F" w:rsidP="00131B1F">
            <w:pPr>
              <w:pStyle w:val="XML3"/>
              <w:rPr>
                <w:del w:id="8566" w:author="Thomas Dietz" w:date="2012-08-08T17:00:00Z"/>
              </w:rPr>
            </w:pPr>
            <w:del w:id="8567" w:author="Thomas Dietz" w:date="2012-08-08T17:00:00Z">
              <w:r w:rsidRPr="009227FA" w:rsidDel="00ED0AEA">
                <w:delText>description "The types of instructions defined in OpenFlow Switch Specification version 1.2.";</w:delText>
              </w:r>
            </w:del>
          </w:p>
          <w:p w14:paraId="0180D8C1" w14:textId="5F277F73" w:rsidR="00DE3AAB" w:rsidRPr="009227FA" w:rsidDel="00ED0AEA" w:rsidRDefault="00DE3AAB" w:rsidP="004165BB">
            <w:pPr>
              <w:pStyle w:val="XML2"/>
              <w:rPr>
                <w:del w:id="8568" w:author="Thomas Dietz" w:date="2012-08-08T17:00:00Z"/>
              </w:rPr>
            </w:pPr>
            <w:del w:id="8569" w:author="Thomas Dietz" w:date="2012-08-08T17:00:00Z">
              <w:r w:rsidRPr="009227FA" w:rsidDel="00ED0AEA">
                <w:delText>}</w:delText>
              </w:r>
            </w:del>
          </w:p>
          <w:p w14:paraId="51F82A78" w14:textId="09514B81" w:rsidR="00F71F36" w:rsidRPr="003C232C" w:rsidDel="00ED0AEA" w:rsidRDefault="00F71F36" w:rsidP="00011096">
            <w:pPr>
              <w:pStyle w:val="XML20"/>
              <w:rPr>
                <w:del w:id="8570" w:author="Thomas Dietz" w:date="2012-08-08T17:00:00Z"/>
                <w:rFonts w:eastAsia="Times New Roman"/>
              </w:rPr>
            </w:pPr>
          </w:p>
          <w:p w14:paraId="5229F975" w14:textId="4A57B9C8" w:rsidR="00B725E5" w:rsidRPr="009227FA" w:rsidDel="00ED0AEA" w:rsidRDefault="00B725E5" w:rsidP="002E655C">
            <w:pPr>
              <w:pStyle w:val="XML2"/>
              <w:rPr>
                <w:del w:id="8571" w:author="Thomas Dietz" w:date="2012-08-08T17:00:00Z"/>
              </w:rPr>
            </w:pPr>
            <w:del w:id="8572" w:author="Thomas Dietz" w:date="2012-08-08T17:00:00Z">
              <w:r w:rsidRPr="009227FA" w:rsidDel="00ED0AEA">
                <w:delText>typedef match-</w:delText>
              </w:r>
              <w:r w:rsidR="002F46B6" w:rsidDel="00ED0AEA">
                <w:delText>field-</w:delText>
              </w:r>
              <w:r w:rsidRPr="009227FA" w:rsidDel="00ED0AEA">
                <w:delText>type {</w:delText>
              </w:r>
            </w:del>
          </w:p>
          <w:p w14:paraId="0414EB8E" w14:textId="227F1AAE" w:rsidR="00B725E5" w:rsidRPr="009227FA" w:rsidDel="00ED0AEA" w:rsidRDefault="00B725E5" w:rsidP="002E655C">
            <w:pPr>
              <w:pStyle w:val="XML3"/>
              <w:rPr>
                <w:del w:id="8573" w:author="Thomas Dietz" w:date="2012-08-08T17:00:00Z"/>
              </w:rPr>
            </w:pPr>
            <w:del w:id="8574" w:author="Thomas Dietz" w:date="2012-08-08T17:00:00Z">
              <w:r w:rsidRPr="009227FA" w:rsidDel="00ED0AEA">
                <w:delText>type enumeration {</w:delText>
              </w:r>
            </w:del>
          </w:p>
          <w:p w14:paraId="319D5CE9" w14:textId="012F43B5" w:rsidR="00B725E5" w:rsidRPr="009227FA" w:rsidDel="00ED0AEA" w:rsidRDefault="00B725E5" w:rsidP="002E655C">
            <w:pPr>
              <w:pStyle w:val="XML4"/>
              <w:rPr>
                <w:del w:id="8575" w:author="Thomas Dietz" w:date="2012-08-08T17:00:00Z"/>
              </w:rPr>
            </w:pPr>
            <w:del w:id="8576" w:author="Thomas Dietz" w:date="2012-08-08T17:00:00Z">
              <w:r w:rsidRPr="009227FA" w:rsidDel="00ED0AEA">
                <w:delText>enum input-port;</w:delText>
              </w:r>
            </w:del>
          </w:p>
          <w:p w14:paraId="7D022491" w14:textId="0D45169A" w:rsidR="00B725E5" w:rsidRPr="009227FA" w:rsidDel="00ED0AEA" w:rsidRDefault="00B725E5" w:rsidP="002E655C">
            <w:pPr>
              <w:pStyle w:val="XML4"/>
              <w:rPr>
                <w:del w:id="8577" w:author="Thomas Dietz" w:date="2012-08-08T17:00:00Z"/>
              </w:rPr>
            </w:pPr>
            <w:del w:id="8578" w:author="Thomas Dietz" w:date="2012-08-08T17:00:00Z">
              <w:r w:rsidRPr="009227FA" w:rsidDel="00ED0AEA">
                <w:delText>enum physical-input-port;</w:delText>
              </w:r>
            </w:del>
          </w:p>
          <w:p w14:paraId="5641CB48" w14:textId="2E80CCFE" w:rsidR="00B725E5" w:rsidRPr="004238F6" w:rsidDel="00ED0AEA" w:rsidRDefault="00B725E5" w:rsidP="002E655C">
            <w:pPr>
              <w:pStyle w:val="XML4"/>
              <w:rPr>
                <w:del w:id="8579" w:author="Thomas Dietz" w:date="2012-08-08T17:00:00Z"/>
                <w:lang w:val="de-DE"/>
                <w:rPrChange w:id="8580" w:author="Thomas Dietz" w:date="2012-08-08T14:24:00Z">
                  <w:rPr>
                    <w:del w:id="8581" w:author="Thomas Dietz" w:date="2012-08-08T17:00:00Z"/>
                  </w:rPr>
                </w:rPrChange>
              </w:rPr>
            </w:pPr>
            <w:del w:id="8582" w:author="Thomas Dietz" w:date="2012-08-08T17:00:00Z">
              <w:r w:rsidRPr="004238F6" w:rsidDel="00ED0AEA">
                <w:rPr>
                  <w:lang w:val="de-DE"/>
                  <w:rPrChange w:id="8583" w:author="Thomas Dietz" w:date="2012-08-08T14:24:00Z">
                    <w:rPr/>
                  </w:rPrChange>
                </w:rPr>
                <w:delText>enum metadata;</w:delText>
              </w:r>
            </w:del>
          </w:p>
          <w:p w14:paraId="352065B2" w14:textId="55C54DC6" w:rsidR="00B725E5" w:rsidRPr="004238F6" w:rsidDel="00ED0AEA" w:rsidRDefault="00B725E5" w:rsidP="002E655C">
            <w:pPr>
              <w:pStyle w:val="XML4"/>
              <w:rPr>
                <w:del w:id="8584" w:author="Thomas Dietz" w:date="2012-08-08T17:00:00Z"/>
                <w:lang w:val="de-DE"/>
                <w:rPrChange w:id="8585" w:author="Thomas Dietz" w:date="2012-08-08T14:24:00Z">
                  <w:rPr>
                    <w:del w:id="8586" w:author="Thomas Dietz" w:date="2012-08-08T17:00:00Z"/>
                  </w:rPr>
                </w:rPrChange>
              </w:rPr>
            </w:pPr>
            <w:del w:id="8587" w:author="Thomas Dietz" w:date="2012-08-08T17:00:00Z">
              <w:r w:rsidRPr="004238F6" w:rsidDel="00ED0AEA">
                <w:rPr>
                  <w:lang w:val="de-DE"/>
                  <w:rPrChange w:id="8588" w:author="Thomas Dietz" w:date="2012-08-08T14:24:00Z">
                    <w:rPr/>
                  </w:rPrChange>
                </w:rPr>
                <w:delText>enum ethernet-dest;</w:delText>
              </w:r>
            </w:del>
          </w:p>
          <w:p w14:paraId="36EA1DA7" w14:textId="0D459969" w:rsidR="00B725E5" w:rsidRPr="009227FA" w:rsidDel="00ED0AEA" w:rsidRDefault="00B725E5" w:rsidP="002E655C">
            <w:pPr>
              <w:pStyle w:val="XML4"/>
              <w:rPr>
                <w:del w:id="8589" w:author="Thomas Dietz" w:date="2012-08-08T17:00:00Z"/>
              </w:rPr>
            </w:pPr>
            <w:del w:id="8590" w:author="Thomas Dietz" w:date="2012-08-08T17:00:00Z">
              <w:r w:rsidRPr="009227FA" w:rsidDel="00ED0AEA">
                <w:delText>enum ethernet-src;</w:delText>
              </w:r>
            </w:del>
          </w:p>
          <w:p w14:paraId="4E806E27" w14:textId="421AFF4D" w:rsidR="00B725E5" w:rsidRPr="009227FA" w:rsidDel="00ED0AEA" w:rsidRDefault="00B725E5" w:rsidP="002E655C">
            <w:pPr>
              <w:pStyle w:val="XML4"/>
              <w:rPr>
                <w:del w:id="8591" w:author="Thomas Dietz" w:date="2012-08-08T17:00:00Z"/>
              </w:rPr>
            </w:pPr>
            <w:del w:id="8592" w:author="Thomas Dietz" w:date="2012-08-08T17:00:00Z">
              <w:r w:rsidRPr="009227FA" w:rsidDel="00ED0AEA">
                <w:delText>enum ethernet-frame-type;</w:delText>
              </w:r>
            </w:del>
          </w:p>
          <w:p w14:paraId="300EA9E2" w14:textId="20C1029E" w:rsidR="00B725E5" w:rsidRPr="009227FA" w:rsidDel="00ED0AEA" w:rsidRDefault="00B725E5" w:rsidP="002E655C">
            <w:pPr>
              <w:pStyle w:val="XML4"/>
              <w:rPr>
                <w:del w:id="8593" w:author="Thomas Dietz" w:date="2012-08-08T17:00:00Z"/>
              </w:rPr>
            </w:pPr>
            <w:del w:id="8594" w:author="Thomas Dietz" w:date="2012-08-08T17:00:00Z">
              <w:r w:rsidRPr="009227FA" w:rsidDel="00ED0AEA">
                <w:delText>enum vlan-id;</w:delText>
              </w:r>
            </w:del>
          </w:p>
          <w:p w14:paraId="3D98032A" w14:textId="278E327A" w:rsidR="00B725E5" w:rsidRPr="009227FA" w:rsidDel="00ED0AEA" w:rsidRDefault="00B725E5" w:rsidP="002E655C">
            <w:pPr>
              <w:pStyle w:val="XML4"/>
              <w:rPr>
                <w:del w:id="8595" w:author="Thomas Dietz" w:date="2012-08-08T17:00:00Z"/>
              </w:rPr>
            </w:pPr>
            <w:del w:id="8596" w:author="Thomas Dietz" w:date="2012-08-08T17:00:00Z">
              <w:r w:rsidRPr="009227FA" w:rsidDel="00ED0AEA">
                <w:delText>enum vlan-priority;</w:delText>
              </w:r>
            </w:del>
          </w:p>
          <w:p w14:paraId="0BBE47B7" w14:textId="15334C50" w:rsidR="00B725E5" w:rsidRPr="009227FA" w:rsidDel="00ED0AEA" w:rsidRDefault="00B725E5" w:rsidP="002E655C">
            <w:pPr>
              <w:pStyle w:val="XML4"/>
              <w:rPr>
                <w:del w:id="8597" w:author="Thomas Dietz" w:date="2012-08-08T17:00:00Z"/>
              </w:rPr>
            </w:pPr>
            <w:del w:id="8598" w:author="Thomas Dietz" w:date="2012-08-08T17:00:00Z">
              <w:r w:rsidRPr="009227FA" w:rsidDel="00ED0AEA">
                <w:delText>enum ip-dscp;</w:delText>
              </w:r>
            </w:del>
          </w:p>
          <w:p w14:paraId="1DD1E8B6" w14:textId="6C03524E" w:rsidR="00B725E5" w:rsidRPr="009227FA" w:rsidDel="00ED0AEA" w:rsidRDefault="00B725E5" w:rsidP="002E655C">
            <w:pPr>
              <w:pStyle w:val="XML4"/>
              <w:rPr>
                <w:del w:id="8599" w:author="Thomas Dietz" w:date="2012-08-08T17:00:00Z"/>
              </w:rPr>
            </w:pPr>
            <w:del w:id="8600" w:author="Thomas Dietz" w:date="2012-08-08T17:00:00Z">
              <w:r w:rsidRPr="009227FA" w:rsidDel="00ED0AEA">
                <w:delText>enum ip-ecn;</w:delText>
              </w:r>
            </w:del>
          </w:p>
          <w:p w14:paraId="18D94E8F" w14:textId="567971D8" w:rsidR="00B725E5" w:rsidRPr="009227FA" w:rsidDel="00ED0AEA" w:rsidRDefault="00B725E5" w:rsidP="002E655C">
            <w:pPr>
              <w:pStyle w:val="XML4"/>
              <w:rPr>
                <w:del w:id="8601" w:author="Thomas Dietz" w:date="2012-08-08T17:00:00Z"/>
              </w:rPr>
            </w:pPr>
            <w:del w:id="8602" w:author="Thomas Dietz" w:date="2012-08-08T17:00:00Z">
              <w:r w:rsidRPr="009227FA" w:rsidDel="00ED0AEA">
                <w:delText>enum ip-protocol;</w:delText>
              </w:r>
            </w:del>
          </w:p>
          <w:p w14:paraId="63A77F84" w14:textId="0C1160E3" w:rsidR="00B725E5" w:rsidRPr="009227FA" w:rsidDel="00ED0AEA" w:rsidRDefault="00B725E5" w:rsidP="002E655C">
            <w:pPr>
              <w:pStyle w:val="XML4"/>
              <w:rPr>
                <w:del w:id="8603" w:author="Thomas Dietz" w:date="2012-08-08T17:00:00Z"/>
              </w:rPr>
            </w:pPr>
            <w:del w:id="8604" w:author="Thomas Dietz" w:date="2012-08-08T17:00:00Z">
              <w:r w:rsidRPr="009227FA" w:rsidDel="00ED0AEA">
                <w:delText>enum ipv4-src;</w:delText>
              </w:r>
            </w:del>
          </w:p>
          <w:p w14:paraId="2BD3D44E" w14:textId="11BE89C8" w:rsidR="00B725E5" w:rsidRPr="009227FA" w:rsidDel="00ED0AEA" w:rsidRDefault="00B725E5" w:rsidP="002E655C">
            <w:pPr>
              <w:pStyle w:val="XML4"/>
              <w:rPr>
                <w:del w:id="8605" w:author="Thomas Dietz" w:date="2012-08-08T17:00:00Z"/>
              </w:rPr>
            </w:pPr>
            <w:del w:id="8606" w:author="Thomas Dietz" w:date="2012-08-08T17:00:00Z">
              <w:r w:rsidRPr="009227FA" w:rsidDel="00ED0AEA">
                <w:delText>enum ipv4-dest;</w:delText>
              </w:r>
            </w:del>
          </w:p>
          <w:p w14:paraId="788476A5" w14:textId="55B882AA" w:rsidR="00B725E5" w:rsidRPr="009227FA" w:rsidDel="00ED0AEA" w:rsidRDefault="00B725E5" w:rsidP="002E655C">
            <w:pPr>
              <w:pStyle w:val="XML4"/>
              <w:rPr>
                <w:del w:id="8607" w:author="Thomas Dietz" w:date="2012-08-08T17:00:00Z"/>
              </w:rPr>
            </w:pPr>
            <w:del w:id="8608" w:author="Thomas Dietz" w:date="2012-08-08T17:00:00Z">
              <w:r w:rsidRPr="009227FA" w:rsidDel="00ED0AEA">
                <w:delText>enum tcp-src;</w:delText>
              </w:r>
            </w:del>
          </w:p>
          <w:p w14:paraId="0CC88EA2" w14:textId="227998C3" w:rsidR="00B725E5" w:rsidRPr="009227FA" w:rsidDel="00ED0AEA" w:rsidRDefault="00B725E5" w:rsidP="002E655C">
            <w:pPr>
              <w:pStyle w:val="XML4"/>
              <w:rPr>
                <w:del w:id="8609" w:author="Thomas Dietz" w:date="2012-08-08T17:00:00Z"/>
              </w:rPr>
            </w:pPr>
            <w:del w:id="8610" w:author="Thomas Dietz" w:date="2012-08-08T17:00:00Z">
              <w:r w:rsidRPr="009227FA" w:rsidDel="00ED0AEA">
                <w:delText>enum tcp-dest;</w:delText>
              </w:r>
            </w:del>
          </w:p>
          <w:p w14:paraId="0514858B" w14:textId="2DE644FC" w:rsidR="00B725E5" w:rsidRPr="009227FA" w:rsidDel="00ED0AEA" w:rsidRDefault="00B725E5" w:rsidP="002E655C">
            <w:pPr>
              <w:pStyle w:val="XML4"/>
              <w:rPr>
                <w:del w:id="8611" w:author="Thomas Dietz" w:date="2012-08-08T17:00:00Z"/>
              </w:rPr>
            </w:pPr>
            <w:del w:id="8612" w:author="Thomas Dietz" w:date="2012-08-08T17:00:00Z">
              <w:r w:rsidRPr="009227FA" w:rsidDel="00ED0AEA">
                <w:delText>enum udp-src;</w:delText>
              </w:r>
            </w:del>
          </w:p>
          <w:p w14:paraId="7F53CACF" w14:textId="75F150B5" w:rsidR="00B725E5" w:rsidRPr="009227FA" w:rsidDel="00ED0AEA" w:rsidRDefault="00B725E5" w:rsidP="002E655C">
            <w:pPr>
              <w:pStyle w:val="XML4"/>
              <w:rPr>
                <w:del w:id="8613" w:author="Thomas Dietz" w:date="2012-08-08T17:00:00Z"/>
              </w:rPr>
            </w:pPr>
            <w:del w:id="8614" w:author="Thomas Dietz" w:date="2012-08-08T17:00:00Z">
              <w:r w:rsidRPr="009227FA" w:rsidDel="00ED0AEA">
                <w:delText>enum udp-dest;</w:delText>
              </w:r>
            </w:del>
          </w:p>
          <w:p w14:paraId="4C985292" w14:textId="45B235CD" w:rsidR="00B725E5" w:rsidRPr="003C232C" w:rsidDel="00ED0AEA" w:rsidRDefault="00B725E5" w:rsidP="002E655C">
            <w:pPr>
              <w:pStyle w:val="XML4"/>
              <w:rPr>
                <w:del w:id="8615" w:author="Thomas Dietz" w:date="2012-08-08T17:00:00Z"/>
                <w:lang w:val="de-DE"/>
              </w:rPr>
            </w:pPr>
            <w:del w:id="8616" w:author="Thomas Dietz" w:date="2012-08-08T17:00:00Z">
              <w:r w:rsidRPr="003C232C" w:rsidDel="00ED0AEA">
                <w:rPr>
                  <w:lang w:val="de-DE"/>
                </w:rPr>
                <w:delText>enum sctp-src;</w:delText>
              </w:r>
            </w:del>
          </w:p>
          <w:p w14:paraId="0AA4901F" w14:textId="60C6D1A9" w:rsidR="00B725E5" w:rsidRPr="003C232C" w:rsidDel="00ED0AEA" w:rsidRDefault="00B725E5" w:rsidP="002E655C">
            <w:pPr>
              <w:pStyle w:val="XML4"/>
              <w:rPr>
                <w:del w:id="8617" w:author="Thomas Dietz" w:date="2012-08-08T17:00:00Z"/>
                <w:lang w:val="de-DE"/>
              </w:rPr>
            </w:pPr>
            <w:del w:id="8618" w:author="Thomas Dietz" w:date="2012-08-08T17:00:00Z">
              <w:r w:rsidRPr="003C232C" w:rsidDel="00ED0AEA">
                <w:rPr>
                  <w:lang w:val="de-DE"/>
                </w:rPr>
                <w:delText>enum sctp-dest;</w:delText>
              </w:r>
            </w:del>
          </w:p>
          <w:p w14:paraId="6639AA02" w14:textId="5A956D17" w:rsidR="00B725E5" w:rsidRPr="003C232C" w:rsidDel="00ED0AEA" w:rsidRDefault="00B725E5" w:rsidP="002E655C">
            <w:pPr>
              <w:pStyle w:val="XML4"/>
              <w:rPr>
                <w:del w:id="8619" w:author="Thomas Dietz" w:date="2012-08-08T17:00:00Z"/>
                <w:lang w:val="de-DE"/>
              </w:rPr>
            </w:pPr>
            <w:del w:id="8620" w:author="Thomas Dietz" w:date="2012-08-08T17:00:00Z">
              <w:r w:rsidRPr="003C232C" w:rsidDel="00ED0AEA">
                <w:rPr>
                  <w:lang w:val="de-DE"/>
                </w:rPr>
                <w:delText>enum icmpv4-type;</w:delText>
              </w:r>
            </w:del>
          </w:p>
          <w:p w14:paraId="4D3C0A22" w14:textId="3186F7B4" w:rsidR="00B725E5" w:rsidRPr="003C232C" w:rsidDel="00ED0AEA" w:rsidRDefault="00B725E5" w:rsidP="002E655C">
            <w:pPr>
              <w:pStyle w:val="XML4"/>
              <w:rPr>
                <w:del w:id="8621" w:author="Thomas Dietz" w:date="2012-08-08T17:00:00Z"/>
                <w:lang w:val="de-DE"/>
              </w:rPr>
            </w:pPr>
            <w:del w:id="8622" w:author="Thomas Dietz" w:date="2012-08-08T17:00:00Z">
              <w:r w:rsidRPr="003C232C" w:rsidDel="00ED0AEA">
                <w:rPr>
                  <w:lang w:val="de-DE"/>
                </w:rPr>
                <w:delText>enum icmpv4-code;</w:delText>
              </w:r>
            </w:del>
          </w:p>
          <w:p w14:paraId="135D9A6A" w14:textId="21D980E5" w:rsidR="00B725E5" w:rsidRPr="003C232C" w:rsidDel="00ED0AEA" w:rsidRDefault="00B725E5" w:rsidP="002E655C">
            <w:pPr>
              <w:pStyle w:val="XML4"/>
              <w:rPr>
                <w:del w:id="8623" w:author="Thomas Dietz" w:date="2012-08-08T17:00:00Z"/>
                <w:lang w:val="de-DE"/>
              </w:rPr>
            </w:pPr>
            <w:del w:id="8624" w:author="Thomas Dietz" w:date="2012-08-08T17:00:00Z">
              <w:r w:rsidRPr="003C232C" w:rsidDel="00ED0AEA">
                <w:rPr>
                  <w:lang w:val="de-DE"/>
                </w:rPr>
                <w:delText>enum arp-op;</w:delText>
              </w:r>
            </w:del>
          </w:p>
          <w:p w14:paraId="08F982BE" w14:textId="30329620" w:rsidR="00B725E5" w:rsidRPr="009227FA" w:rsidDel="00ED0AEA" w:rsidRDefault="00B725E5" w:rsidP="002E655C">
            <w:pPr>
              <w:pStyle w:val="XML4"/>
              <w:rPr>
                <w:del w:id="8625" w:author="Thomas Dietz" w:date="2012-08-08T17:00:00Z"/>
              </w:rPr>
            </w:pPr>
            <w:del w:id="8626" w:author="Thomas Dietz" w:date="2012-08-08T17:00:00Z">
              <w:r w:rsidRPr="009227FA" w:rsidDel="00ED0AEA">
                <w:delText>enum arp-src-ip-address;</w:delText>
              </w:r>
            </w:del>
          </w:p>
          <w:p w14:paraId="67196945" w14:textId="2A1C56A9" w:rsidR="00B725E5" w:rsidRPr="00F542D1" w:rsidDel="00ED0AEA" w:rsidRDefault="00B725E5" w:rsidP="002E655C">
            <w:pPr>
              <w:pStyle w:val="XML4"/>
              <w:rPr>
                <w:del w:id="8627" w:author="Thomas Dietz" w:date="2012-08-08T17:00:00Z"/>
              </w:rPr>
            </w:pPr>
            <w:del w:id="8628" w:author="Thomas Dietz" w:date="2012-08-08T17:00:00Z">
              <w:r w:rsidRPr="00C17419" w:rsidDel="00ED0AEA">
                <w:delText>enum arp-target-ip-address;</w:delText>
              </w:r>
            </w:del>
          </w:p>
          <w:p w14:paraId="54E86963" w14:textId="1C356A30" w:rsidR="00B725E5" w:rsidRPr="00FF0D35" w:rsidDel="00ED0AEA" w:rsidRDefault="00B725E5" w:rsidP="002E655C">
            <w:pPr>
              <w:pStyle w:val="XML4"/>
              <w:rPr>
                <w:del w:id="8629" w:author="Thomas Dietz" w:date="2012-08-08T17:00:00Z"/>
              </w:rPr>
            </w:pPr>
            <w:del w:id="8630" w:author="Thomas Dietz" w:date="2012-08-08T17:00:00Z">
              <w:r w:rsidRPr="00FF0D35" w:rsidDel="00ED0AEA">
                <w:delText>enum arp-src-hardware-address;</w:delText>
              </w:r>
            </w:del>
          </w:p>
          <w:p w14:paraId="731FD553" w14:textId="11DB4084" w:rsidR="00B725E5" w:rsidRPr="00F845EC" w:rsidDel="00ED0AEA" w:rsidRDefault="00B725E5" w:rsidP="002E655C">
            <w:pPr>
              <w:pStyle w:val="XML4"/>
              <w:rPr>
                <w:del w:id="8631" w:author="Thomas Dietz" w:date="2012-08-08T17:00:00Z"/>
              </w:rPr>
            </w:pPr>
            <w:del w:id="8632" w:author="Thomas Dietz" w:date="2012-08-08T17:00:00Z">
              <w:r w:rsidRPr="00FF0D35" w:rsidDel="00ED0AEA">
                <w:delText>enum arp-target-hardware-address;</w:delText>
              </w:r>
            </w:del>
          </w:p>
          <w:p w14:paraId="2747D39B" w14:textId="2346D0EF" w:rsidR="00B725E5" w:rsidRPr="003C232C" w:rsidDel="00ED0AEA" w:rsidRDefault="00B725E5" w:rsidP="002E655C">
            <w:pPr>
              <w:pStyle w:val="XML4"/>
              <w:rPr>
                <w:del w:id="8633" w:author="Thomas Dietz" w:date="2012-08-08T17:00:00Z"/>
                <w:lang w:val="de-DE"/>
              </w:rPr>
            </w:pPr>
            <w:del w:id="8634" w:author="Thomas Dietz" w:date="2012-08-08T17:00:00Z">
              <w:r w:rsidRPr="003C232C" w:rsidDel="00ED0AEA">
                <w:rPr>
                  <w:lang w:val="de-DE"/>
                </w:rPr>
                <w:delText>enum ipv6-src;</w:delText>
              </w:r>
            </w:del>
          </w:p>
          <w:p w14:paraId="098D9DEE" w14:textId="6ECA3784" w:rsidR="00B725E5" w:rsidRPr="003C232C" w:rsidDel="00ED0AEA" w:rsidRDefault="00B725E5" w:rsidP="002E655C">
            <w:pPr>
              <w:pStyle w:val="XML4"/>
              <w:rPr>
                <w:del w:id="8635" w:author="Thomas Dietz" w:date="2012-08-08T17:00:00Z"/>
                <w:lang w:val="de-DE"/>
              </w:rPr>
            </w:pPr>
            <w:del w:id="8636" w:author="Thomas Dietz" w:date="2012-08-08T17:00:00Z">
              <w:r w:rsidRPr="003C232C" w:rsidDel="00ED0AEA">
                <w:rPr>
                  <w:lang w:val="de-DE"/>
                </w:rPr>
                <w:delText>enum ipv6-dest;</w:delText>
              </w:r>
            </w:del>
          </w:p>
          <w:p w14:paraId="18F064EB" w14:textId="5EC0A2DC" w:rsidR="00B725E5" w:rsidRPr="009227FA" w:rsidDel="00ED0AEA" w:rsidRDefault="00B725E5" w:rsidP="002E655C">
            <w:pPr>
              <w:pStyle w:val="XML4"/>
              <w:rPr>
                <w:del w:id="8637" w:author="Thomas Dietz" w:date="2012-08-08T17:00:00Z"/>
              </w:rPr>
            </w:pPr>
            <w:del w:id="8638" w:author="Thomas Dietz" w:date="2012-08-08T17:00:00Z">
              <w:r w:rsidRPr="009227FA" w:rsidDel="00ED0AEA">
                <w:delText>enum ipv6-flow-label;</w:delText>
              </w:r>
            </w:del>
          </w:p>
          <w:p w14:paraId="595C3A5A" w14:textId="74E543FC" w:rsidR="00B725E5" w:rsidRPr="00FF0D35" w:rsidDel="00ED0AEA" w:rsidRDefault="00B725E5" w:rsidP="002E655C">
            <w:pPr>
              <w:pStyle w:val="XML4"/>
              <w:rPr>
                <w:del w:id="8639" w:author="Thomas Dietz" w:date="2012-08-08T17:00:00Z"/>
              </w:rPr>
            </w:pPr>
            <w:del w:id="8640" w:author="Thomas Dietz" w:date="2012-08-08T17:00:00Z">
              <w:r w:rsidRPr="00C17419" w:rsidDel="00ED0AEA">
                <w:delText>enum icmpv</w:delText>
              </w:r>
              <w:r w:rsidRPr="00F542D1" w:rsidDel="00ED0AEA">
                <w:delText>6-type;</w:delText>
              </w:r>
            </w:del>
          </w:p>
          <w:p w14:paraId="42376443" w14:textId="1A6E2252" w:rsidR="00B725E5" w:rsidRPr="003C232C" w:rsidDel="00ED0AEA" w:rsidRDefault="00B725E5" w:rsidP="002E655C">
            <w:pPr>
              <w:pStyle w:val="XML4"/>
              <w:rPr>
                <w:del w:id="8641" w:author="Thomas Dietz" w:date="2012-08-08T17:00:00Z"/>
                <w:lang w:val="de-DE"/>
              </w:rPr>
            </w:pPr>
            <w:del w:id="8642" w:author="Thomas Dietz" w:date="2012-08-08T17:00:00Z">
              <w:r w:rsidRPr="003C232C" w:rsidDel="00ED0AEA">
                <w:rPr>
                  <w:lang w:val="de-DE"/>
                </w:rPr>
                <w:delText>enum icmpv6-code;</w:delText>
              </w:r>
            </w:del>
          </w:p>
          <w:p w14:paraId="620E48D0" w14:textId="170F1495" w:rsidR="00B725E5" w:rsidRPr="003C232C" w:rsidDel="00ED0AEA" w:rsidRDefault="00B725E5" w:rsidP="002E655C">
            <w:pPr>
              <w:pStyle w:val="XML4"/>
              <w:rPr>
                <w:del w:id="8643" w:author="Thomas Dietz" w:date="2012-08-08T17:00:00Z"/>
                <w:lang w:val="de-DE"/>
              </w:rPr>
            </w:pPr>
            <w:del w:id="8644" w:author="Thomas Dietz" w:date="2012-08-08T17:00:00Z">
              <w:r w:rsidRPr="003C232C" w:rsidDel="00ED0AEA">
                <w:rPr>
                  <w:lang w:val="de-DE"/>
                </w:rPr>
                <w:delText>enum ipv6-nd-target;</w:delText>
              </w:r>
            </w:del>
          </w:p>
          <w:p w14:paraId="590C31AC" w14:textId="389565D5" w:rsidR="00B725E5" w:rsidRPr="009227FA" w:rsidDel="00ED0AEA" w:rsidRDefault="00B725E5" w:rsidP="002E655C">
            <w:pPr>
              <w:pStyle w:val="XML4"/>
              <w:rPr>
                <w:del w:id="8645" w:author="Thomas Dietz" w:date="2012-08-08T17:00:00Z"/>
              </w:rPr>
            </w:pPr>
            <w:del w:id="8646" w:author="Thomas Dietz" w:date="2012-08-08T17:00:00Z">
              <w:r w:rsidRPr="009227FA" w:rsidDel="00ED0AEA">
                <w:delText>enum ipv6-nd-source-link-layer;</w:delText>
              </w:r>
            </w:del>
          </w:p>
          <w:p w14:paraId="43DA72B8" w14:textId="2FC81E4E" w:rsidR="00B725E5" w:rsidRPr="00F542D1" w:rsidDel="00ED0AEA" w:rsidRDefault="00B725E5" w:rsidP="002E655C">
            <w:pPr>
              <w:pStyle w:val="XML4"/>
              <w:rPr>
                <w:del w:id="8647" w:author="Thomas Dietz" w:date="2012-08-08T17:00:00Z"/>
              </w:rPr>
            </w:pPr>
            <w:del w:id="8648" w:author="Thomas Dietz" w:date="2012-08-08T17:00:00Z">
              <w:r w:rsidRPr="00C17419" w:rsidDel="00ED0AEA">
                <w:delText>enum ipv6-nd-target-link-layer;</w:delText>
              </w:r>
            </w:del>
          </w:p>
          <w:p w14:paraId="2E6FD184" w14:textId="2B3F7499" w:rsidR="00B725E5" w:rsidRPr="003C232C" w:rsidDel="00ED0AEA" w:rsidRDefault="00B725E5" w:rsidP="002E655C">
            <w:pPr>
              <w:pStyle w:val="XML4"/>
              <w:rPr>
                <w:del w:id="8649" w:author="Thomas Dietz" w:date="2012-08-08T17:00:00Z"/>
                <w:lang w:val="de-DE"/>
              </w:rPr>
            </w:pPr>
            <w:del w:id="8650" w:author="Thomas Dietz" w:date="2012-08-08T17:00:00Z">
              <w:r w:rsidRPr="003C232C" w:rsidDel="00ED0AEA">
                <w:rPr>
                  <w:lang w:val="de-DE"/>
                </w:rPr>
                <w:delText>enum mpls-label;</w:delText>
              </w:r>
            </w:del>
          </w:p>
          <w:p w14:paraId="12C5722C" w14:textId="3C68D864" w:rsidR="00B725E5" w:rsidRPr="003C232C" w:rsidDel="00ED0AEA" w:rsidRDefault="00B725E5" w:rsidP="002E655C">
            <w:pPr>
              <w:pStyle w:val="XML4"/>
              <w:rPr>
                <w:del w:id="8651" w:author="Thomas Dietz" w:date="2012-08-08T17:00:00Z"/>
                <w:lang w:val="de-DE"/>
              </w:rPr>
            </w:pPr>
            <w:del w:id="8652" w:author="Thomas Dietz" w:date="2012-08-08T17:00:00Z">
              <w:r w:rsidRPr="003C232C" w:rsidDel="00ED0AEA">
                <w:rPr>
                  <w:lang w:val="de-DE"/>
                </w:rPr>
                <w:delText>enum mpls-tc;</w:delText>
              </w:r>
            </w:del>
          </w:p>
          <w:p w14:paraId="3BB9C4D2" w14:textId="1D4240C2" w:rsidR="00B725E5" w:rsidRPr="009227FA" w:rsidDel="00ED0AEA" w:rsidRDefault="00B725E5" w:rsidP="004165BB">
            <w:pPr>
              <w:pStyle w:val="XML3"/>
              <w:rPr>
                <w:del w:id="8653" w:author="Thomas Dietz" w:date="2012-08-08T17:00:00Z"/>
              </w:rPr>
            </w:pPr>
            <w:del w:id="8654" w:author="Thomas Dietz" w:date="2012-08-08T17:00:00Z">
              <w:r w:rsidRPr="009227FA" w:rsidDel="00ED0AEA">
                <w:delText>}</w:delText>
              </w:r>
            </w:del>
          </w:p>
          <w:p w14:paraId="6F102938" w14:textId="11BB1072" w:rsidR="00131B1F" w:rsidRPr="009227FA" w:rsidDel="00ED0AEA" w:rsidRDefault="00131B1F" w:rsidP="00131B1F">
            <w:pPr>
              <w:pStyle w:val="XML3"/>
              <w:rPr>
                <w:del w:id="8655" w:author="Thomas Dietz" w:date="2012-08-08T17:00:00Z"/>
              </w:rPr>
            </w:pPr>
            <w:del w:id="8656" w:author="Thomas Dietz" w:date="2012-08-08T17:00:00Z">
              <w:r w:rsidRPr="009227FA" w:rsidDel="00ED0AEA">
                <w:delText>description "The types of matches defined in OpenFlow Switch Specification version 1.2.";</w:delText>
              </w:r>
            </w:del>
          </w:p>
          <w:p w14:paraId="60C08707" w14:textId="589F4625" w:rsidR="00B725E5" w:rsidRPr="00F542D1" w:rsidDel="00ED0AEA" w:rsidRDefault="00B725E5" w:rsidP="004165BB">
            <w:pPr>
              <w:pStyle w:val="XML2"/>
              <w:rPr>
                <w:del w:id="8657" w:author="Thomas Dietz" w:date="2012-08-08T17:00:00Z"/>
              </w:rPr>
            </w:pPr>
            <w:del w:id="8658" w:author="Thomas Dietz" w:date="2012-08-08T17:00:00Z">
              <w:r w:rsidRPr="00C17419" w:rsidDel="00ED0AEA">
                <w:delText>}</w:delText>
              </w:r>
            </w:del>
          </w:p>
          <w:p w14:paraId="5508F01B" w14:textId="7152D5C0" w:rsidR="00B725E5" w:rsidRPr="00FF0D35" w:rsidDel="00ED0AEA" w:rsidRDefault="00B725E5" w:rsidP="002E655C">
            <w:pPr>
              <w:pStyle w:val="XML2"/>
              <w:rPr>
                <w:del w:id="8659" w:author="Thomas Dietz" w:date="2012-08-08T17:00:00Z"/>
              </w:rPr>
            </w:pPr>
            <w:del w:id="8660" w:author="Thomas Dietz" w:date="2012-08-08T17:00:00Z">
              <w:r w:rsidRPr="00FF0D35" w:rsidDel="00ED0AEA">
                <w:delText>typedef hex-binary {</w:delText>
              </w:r>
            </w:del>
          </w:p>
          <w:p w14:paraId="52F03079" w14:textId="37A43EDF" w:rsidR="00B725E5" w:rsidRPr="00F845EC" w:rsidDel="00ED0AEA" w:rsidRDefault="00B725E5" w:rsidP="002E655C">
            <w:pPr>
              <w:pStyle w:val="XML3"/>
              <w:rPr>
                <w:del w:id="8661" w:author="Thomas Dietz" w:date="2012-08-08T17:00:00Z"/>
              </w:rPr>
            </w:pPr>
            <w:del w:id="8662" w:author="Thomas Dietz" w:date="2012-08-08T17:00:00Z">
              <w:r w:rsidRPr="00FF0D35" w:rsidDel="00ED0AEA">
                <w:delText>type binary;</w:delText>
              </w:r>
            </w:del>
          </w:p>
          <w:p w14:paraId="638064AD" w14:textId="330CD292" w:rsidR="00B725E5" w:rsidRPr="009227FA" w:rsidDel="00ED0AEA" w:rsidRDefault="00B725E5" w:rsidP="002E655C">
            <w:pPr>
              <w:pStyle w:val="XML3"/>
              <w:rPr>
                <w:del w:id="8663" w:author="Thomas Dietz" w:date="2012-08-08T17:00:00Z"/>
              </w:rPr>
            </w:pPr>
            <w:del w:id="8664" w:author="Thomas Dietz" w:date="2012-08-08T17:00:00Z">
              <w:r w:rsidRPr="009227FA" w:rsidDel="00ED0AEA">
                <w:delText>description</w:delText>
              </w:r>
            </w:del>
          </w:p>
          <w:p w14:paraId="4FA32F11" w14:textId="559D5EC6" w:rsidR="00B725E5" w:rsidRPr="009227FA" w:rsidDel="00ED0AEA" w:rsidRDefault="00B725E5" w:rsidP="004165BB">
            <w:pPr>
              <w:pStyle w:val="XML4"/>
              <w:rPr>
                <w:del w:id="8665" w:author="Thomas Dietz" w:date="2012-08-08T17:00:00Z"/>
              </w:rPr>
            </w:pPr>
            <w:del w:id="8666" w:author="Thomas Dietz" w:date="2012-08-08T17:00:00Z">
              <w:r w:rsidRPr="009227FA" w:rsidDel="00ED0AEA">
                <w:delText>"hex binary encoded string";</w:delText>
              </w:r>
            </w:del>
          </w:p>
          <w:p w14:paraId="4251806F" w14:textId="1149C6BF" w:rsidR="00B725E5" w:rsidRPr="009227FA" w:rsidDel="00ED0AEA" w:rsidRDefault="00B725E5" w:rsidP="004165BB">
            <w:pPr>
              <w:pStyle w:val="XML3"/>
              <w:rPr>
                <w:del w:id="8667" w:author="Thomas Dietz" w:date="2012-08-08T17:00:00Z"/>
              </w:rPr>
            </w:pPr>
            <w:del w:id="8668" w:author="Thomas Dietz" w:date="2012-08-08T17:00:00Z">
              <w:r w:rsidRPr="009227FA" w:rsidDel="00ED0AEA">
                <w:delText>reference</w:delText>
              </w:r>
            </w:del>
          </w:p>
          <w:p w14:paraId="4BB8F352" w14:textId="565A47AE" w:rsidR="00B725E5" w:rsidRPr="009227FA" w:rsidDel="00ED0AEA" w:rsidRDefault="00B725E5" w:rsidP="004165BB">
            <w:pPr>
              <w:pStyle w:val="XML4"/>
              <w:rPr>
                <w:del w:id="8669" w:author="Thomas Dietz" w:date="2012-08-08T17:00:00Z"/>
              </w:rPr>
            </w:pPr>
            <w:del w:id="8670" w:author="Thomas Dietz" w:date="2012-08-08T17:00:00Z">
              <w:r w:rsidRPr="009227FA" w:rsidDel="00ED0AEA">
                <w:delText>"http://www.w3.org/TR/2004/REC-xmlschema-2-20041028/datatypes.html#hexBinary";</w:delText>
              </w:r>
            </w:del>
          </w:p>
          <w:p w14:paraId="115B7831" w14:textId="607CC430" w:rsidR="00B725E5" w:rsidRPr="009227FA" w:rsidDel="00ED0AEA" w:rsidRDefault="00B725E5" w:rsidP="004165BB">
            <w:pPr>
              <w:pStyle w:val="XML2"/>
              <w:rPr>
                <w:del w:id="8671" w:author="Thomas Dietz" w:date="2012-08-08T17:00:00Z"/>
              </w:rPr>
            </w:pPr>
            <w:del w:id="8672" w:author="Thomas Dietz" w:date="2012-08-08T17:00:00Z">
              <w:r w:rsidRPr="009227FA" w:rsidDel="00ED0AEA">
                <w:delText>}</w:delText>
              </w:r>
            </w:del>
          </w:p>
          <w:p w14:paraId="3DFDF197" w14:textId="2D7F4772" w:rsidR="00B725E5" w:rsidRPr="003C232C" w:rsidDel="00ED0AEA" w:rsidRDefault="00B725E5" w:rsidP="00011096">
            <w:pPr>
              <w:pStyle w:val="XML20"/>
              <w:rPr>
                <w:del w:id="8673" w:author="Thomas Dietz" w:date="2012-08-08T17:00:00Z"/>
                <w:rFonts w:eastAsia="Times New Roman"/>
              </w:rPr>
            </w:pPr>
          </w:p>
          <w:p w14:paraId="38821D94" w14:textId="06E4AA5F" w:rsidR="00F71F36" w:rsidRPr="009227FA" w:rsidDel="00ED0AEA" w:rsidRDefault="00F71F36" w:rsidP="00011096">
            <w:pPr>
              <w:pStyle w:val="XML2"/>
              <w:rPr>
                <w:del w:id="8674" w:author="Thomas Dietz" w:date="2012-08-08T17:00:00Z"/>
              </w:rPr>
            </w:pPr>
            <w:del w:id="8675" w:author="Thomas Dietz" w:date="2012-08-08T17:00:00Z">
              <w:r w:rsidRPr="009227FA" w:rsidDel="00ED0AEA">
                <w:delText>/*****************************************************************</w:delText>
              </w:r>
            </w:del>
          </w:p>
          <w:p w14:paraId="72B58FDA" w14:textId="0D68BCB5" w:rsidR="00F71F36" w:rsidRPr="009227FA" w:rsidDel="00ED0AEA" w:rsidRDefault="00F71F36" w:rsidP="00011096">
            <w:pPr>
              <w:pStyle w:val="XML2"/>
              <w:rPr>
                <w:del w:id="8676" w:author="Thomas Dietz" w:date="2012-08-08T17:00:00Z"/>
              </w:rPr>
            </w:pPr>
            <w:del w:id="8677" w:author="Thomas Dietz" w:date="2012-08-08T17:00:00Z">
              <w:r w:rsidRPr="009227FA" w:rsidDel="00ED0AEA">
                <w:delText>* Groupings</w:delText>
              </w:r>
            </w:del>
          </w:p>
          <w:p w14:paraId="3A5C9D46" w14:textId="7E883BE1" w:rsidR="00F71F36" w:rsidRPr="009227FA" w:rsidDel="00ED0AEA" w:rsidRDefault="00F71F36" w:rsidP="00011096">
            <w:pPr>
              <w:pStyle w:val="XML2"/>
              <w:rPr>
                <w:del w:id="8678" w:author="Thomas Dietz" w:date="2012-08-08T17:00:00Z"/>
              </w:rPr>
            </w:pPr>
            <w:del w:id="8679" w:author="Thomas Dietz" w:date="2012-08-08T17:00:00Z">
              <w:r w:rsidRPr="009227FA" w:rsidDel="00ED0AEA">
                <w:delText>*****************************************************************/</w:delText>
              </w:r>
            </w:del>
          </w:p>
          <w:p w14:paraId="0E0A62AB" w14:textId="4B6E2A89" w:rsidR="00F71F36" w:rsidRPr="003C232C" w:rsidDel="00ED0AEA" w:rsidRDefault="00F71F36" w:rsidP="00011096">
            <w:pPr>
              <w:pStyle w:val="XML20"/>
              <w:rPr>
                <w:del w:id="8680" w:author="Thomas Dietz" w:date="2012-08-08T17:00:00Z"/>
                <w:rFonts w:eastAsia="Times New Roman"/>
              </w:rPr>
            </w:pPr>
          </w:p>
          <w:p w14:paraId="3F78049A" w14:textId="5C62B717" w:rsidR="00F71F36" w:rsidRPr="009227FA" w:rsidDel="00ED0AEA" w:rsidRDefault="00F71F36" w:rsidP="00011096">
            <w:pPr>
              <w:pStyle w:val="XML2"/>
              <w:rPr>
                <w:del w:id="8681" w:author="Thomas Dietz" w:date="2012-08-08T17:00:00Z"/>
              </w:rPr>
            </w:pPr>
            <w:del w:id="8682" w:author="Thomas Dietz" w:date="2012-08-08T17:00:00Z">
              <w:r w:rsidRPr="009227FA" w:rsidDel="00ED0AEA">
                <w:delText>grouping openflow-configuration-point-grouping {</w:delText>
              </w:r>
            </w:del>
          </w:p>
          <w:p w14:paraId="7A55508C" w14:textId="5216C7B8" w:rsidR="00F71F36" w:rsidRPr="009227FA" w:rsidDel="00ED0AEA" w:rsidRDefault="00F71F36" w:rsidP="00011096">
            <w:pPr>
              <w:pStyle w:val="XML3"/>
              <w:rPr>
                <w:del w:id="8683" w:author="Thomas Dietz" w:date="2012-08-08T17:00:00Z"/>
              </w:rPr>
            </w:pPr>
            <w:del w:id="8684" w:author="Thomas Dietz" w:date="2012-08-08T17:00:00Z">
              <w:r w:rsidRPr="009227FA" w:rsidDel="00ED0AEA">
                <w:delText>description "Representation of an OpenFlow Configuration Point.";</w:delText>
              </w:r>
            </w:del>
          </w:p>
          <w:p w14:paraId="36000B70" w14:textId="4EF8B9EE" w:rsidR="00F71F36" w:rsidRPr="009227FA" w:rsidDel="00ED0AEA" w:rsidRDefault="00F71F36" w:rsidP="00011096">
            <w:pPr>
              <w:pStyle w:val="XML3"/>
              <w:rPr>
                <w:del w:id="8685" w:author="Thomas Dietz" w:date="2012-08-08T17:00:00Z"/>
              </w:rPr>
            </w:pPr>
            <w:del w:id="8686" w:author="Thomas Dietz" w:date="2012-08-08T17:00:00Z">
              <w:r w:rsidRPr="009227FA" w:rsidDel="00ED0AEA">
                <w:delText>leaf id {</w:delText>
              </w:r>
            </w:del>
          </w:p>
          <w:p w14:paraId="3AC395D7" w14:textId="3701C25E" w:rsidR="00F71F36" w:rsidRPr="009227FA" w:rsidDel="00ED0AEA" w:rsidRDefault="00F71F36" w:rsidP="00011096">
            <w:pPr>
              <w:pStyle w:val="XML4"/>
              <w:rPr>
                <w:del w:id="8687" w:author="Thomas Dietz" w:date="2012-08-08T17:00:00Z"/>
              </w:rPr>
            </w:pPr>
            <w:del w:id="8688" w:author="Thomas Dietz" w:date="2012-08-08T17:00:00Z">
              <w:r w:rsidRPr="009227FA" w:rsidDel="00ED0AEA">
                <w:delText>type inet:uri;</w:delText>
              </w:r>
            </w:del>
          </w:p>
          <w:p w14:paraId="7C581DE3" w14:textId="598A60FF" w:rsidR="00F71F36" w:rsidRPr="009227FA" w:rsidDel="00ED0AEA" w:rsidRDefault="00F71F36" w:rsidP="00011096">
            <w:pPr>
              <w:pStyle w:val="XML4"/>
              <w:rPr>
                <w:del w:id="8689" w:author="Thomas Dietz" w:date="2012-08-08T17:00:00Z"/>
              </w:rPr>
            </w:pPr>
            <w:del w:id="8690" w:author="Thomas Dietz" w:date="2012-08-08T17:00:00Z">
              <w:r w:rsidRPr="009227FA" w:rsidDel="00ED0AEA">
                <w:delText>description "An identifier that identifies a Configuration Point of the OpenFlow Capable Switch.";</w:delText>
              </w:r>
            </w:del>
          </w:p>
          <w:p w14:paraId="5B7F83ED" w14:textId="2CB7F01A" w:rsidR="00F71F36" w:rsidRPr="009227FA" w:rsidDel="00ED0AEA" w:rsidRDefault="00F71F36" w:rsidP="00011096">
            <w:pPr>
              <w:pStyle w:val="XML3"/>
              <w:rPr>
                <w:del w:id="8691" w:author="Thomas Dietz" w:date="2012-08-08T17:00:00Z"/>
              </w:rPr>
            </w:pPr>
            <w:del w:id="8692" w:author="Thomas Dietz" w:date="2012-08-08T17:00:00Z">
              <w:r w:rsidRPr="009227FA" w:rsidDel="00ED0AEA">
                <w:delText>}</w:delText>
              </w:r>
            </w:del>
          </w:p>
          <w:p w14:paraId="45F4FBAE" w14:textId="64705D35" w:rsidR="00F71F36" w:rsidRPr="009227FA" w:rsidDel="00ED0AEA" w:rsidRDefault="00F71F36" w:rsidP="00011096">
            <w:pPr>
              <w:pStyle w:val="XML3"/>
              <w:rPr>
                <w:del w:id="8693" w:author="Thomas Dietz" w:date="2012-08-08T17:00:00Z"/>
              </w:rPr>
            </w:pPr>
            <w:del w:id="8694" w:author="Thomas Dietz" w:date="2012-08-08T17:00:00Z">
              <w:r w:rsidRPr="009227FA" w:rsidDel="00ED0AEA">
                <w:delText>leaf uri {</w:delText>
              </w:r>
            </w:del>
          </w:p>
          <w:p w14:paraId="62682138" w14:textId="45B4ACF8" w:rsidR="00F71F36" w:rsidRPr="009227FA" w:rsidDel="00ED0AEA" w:rsidRDefault="00F71F36" w:rsidP="00011096">
            <w:pPr>
              <w:pStyle w:val="XML4"/>
              <w:rPr>
                <w:del w:id="8695" w:author="Thomas Dietz" w:date="2012-08-08T17:00:00Z"/>
              </w:rPr>
            </w:pPr>
            <w:del w:id="8696" w:author="Thomas Dietz" w:date="2012-08-08T17:00:00Z">
              <w:r w:rsidRPr="009227FA" w:rsidDel="00ED0AEA">
                <w:delText>type inet:uri;</w:delText>
              </w:r>
            </w:del>
          </w:p>
          <w:p w14:paraId="4FCF4778" w14:textId="3F5C8374" w:rsidR="00F71F36" w:rsidRPr="009227FA" w:rsidDel="00ED0AEA" w:rsidRDefault="00F71F36" w:rsidP="00011096">
            <w:pPr>
              <w:pStyle w:val="XML4"/>
              <w:rPr>
                <w:del w:id="8697" w:author="Thomas Dietz" w:date="2012-08-08T17:00:00Z"/>
              </w:rPr>
            </w:pPr>
            <w:del w:id="8698" w:author="Thomas Dietz" w:date="2012-08-08T17:00:00Z">
              <w:r w:rsidRPr="009227FA" w:rsidDel="00ED0AEA">
                <w:delText>description "A locator of the Configuration Point. This element MAY contain a locator of the Configuration Point including, for example, anIP address and a port number.";</w:delText>
              </w:r>
            </w:del>
          </w:p>
          <w:p w14:paraId="5DF5B689" w14:textId="5B2BDF6B" w:rsidR="00F71F36" w:rsidRPr="009227FA" w:rsidDel="00ED0AEA" w:rsidRDefault="00F71F36" w:rsidP="00011096">
            <w:pPr>
              <w:pStyle w:val="XML3"/>
              <w:rPr>
                <w:del w:id="8699" w:author="Thomas Dietz" w:date="2012-08-08T17:00:00Z"/>
              </w:rPr>
            </w:pPr>
            <w:del w:id="8700" w:author="Thomas Dietz" w:date="2012-08-08T17:00:00Z">
              <w:r w:rsidRPr="009227FA" w:rsidDel="00ED0AEA">
                <w:delText>}</w:delText>
              </w:r>
            </w:del>
          </w:p>
          <w:p w14:paraId="36688DD9" w14:textId="3D26E363" w:rsidR="00F71F36" w:rsidRPr="009227FA" w:rsidDel="00ED0AEA" w:rsidRDefault="00F71F36" w:rsidP="00011096">
            <w:pPr>
              <w:pStyle w:val="XML3"/>
              <w:rPr>
                <w:del w:id="8701" w:author="Thomas Dietz" w:date="2012-08-08T17:00:00Z"/>
              </w:rPr>
            </w:pPr>
            <w:del w:id="8702" w:author="Thomas Dietz" w:date="2012-08-08T17:00:00Z">
              <w:r w:rsidRPr="009227FA" w:rsidDel="00ED0AEA">
                <w:delText>leaf protocol {</w:delText>
              </w:r>
            </w:del>
          </w:p>
          <w:p w14:paraId="64167CC5" w14:textId="17EE2CCD" w:rsidR="00F71F36" w:rsidRPr="009227FA" w:rsidDel="00ED0AEA" w:rsidRDefault="00F71F36" w:rsidP="00011096">
            <w:pPr>
              <w:pStyle w:val="XML4"/>
              <w:rPr>
                <w:del w:id="8703" w:author="Thomas Dietz" w:date="2012-08-08T17:00:00Z"/>
              </w:rPr>
            </w:pPr>
            <w:del w:id="8704" w:author="Thomas Dietz" w:date="2012-08-08T17:00:00Z">
              <w:r w:rsidRPr="009227FA" w:rsidDel="00ED0AEA">
                <w:delText>type enumeration {</w:delText>
              </w:r>
            </w:del>
          </w:p>
          <w:p w14:paraId="4DBD8195" w14:textId="2739742A" w:rsidR="00F71F36" w:rsidRPr="009227FA" w:rsidDel="00ED0AEA" w:rsidRDefault="00F71F36" w:rsidP="00011096">
            <w:pPr>
              <w:pStyle w:val="XML5"/>
              <w:rPr>
                <w:del w:id="8705" w:author="Thomas Dietz" w:date="2012-08-08T17:00:00Z"/>
              </w:rPr>
            </w:pPr>
            <w:del w:id="8706" w:author="Thomas Dietz" w:date="2012-08-08T17:00:00Z">
              <w:r w:rsidRPr="009227FA" w:rsidDel="00ED0AEA">
                <w:delText>enum "ssh";</w:delText>
              </w:r>
            </w:del>
          </w:p>
          <w:p w14:paraId="7A21202B" w14:textId="622A31DE" w:rsidR="00F71F36" w:rsidRPr="009227FA" w:rsidDel="00ED0AEA" w:rsidRDefault="00F71F36" w:rsidP="00011096">
            <w:pPr>
              <w:pStyle w:val="XML5"/>
              <w:rPr>
                <w:del w:id="8707" w:author="Thomas Dietz" w:date="2012-08-08T17:00:00Z"/>
              </w:rPr>
            </w:pPr>
            <w:del w:id="8708" w:author="Thomas Dietz" w:date="2012-08-08T17:00:00Z">
              <w:r w:rsidRPr="009227FA" w:rsidDel="00ED0AEA">
                <w:delText>enum "soap";</w:delText>
              </w:r>
            </w:del>
          </w:p>
          <w:p w14:paraId="63DC192A" w14:textId="1E622C66" w:rsidR="00F71F36" w:rsidRPr="009227FA" w:rsidDel="00ED0AEA" w:rsidRDefault="00F71F36" w:rsidP="00011096">
            <w:pPr>
              <w:pStyle w:val="XML5"/>
              <w:rPr>
                <w:del w:id="8709" w:author="Thomas Dietz" w:date="2012-08-08T17:00:00Z"/>
              </w:rPr>
            </w:pPr>
            <w:del w:id="8710" w:author="Thomas Dietz" w:date="2012-08-08T17:00:00Z">
              <w:r w:rsidRPr="009227FA" w:rsidDel="00ED0AEA">
                <w:delText>enum "tls";</w:delText>
              </w:r>
            </w:del>
          </w:p>
          <w:p w14:paraId="0DBE50BB" w14:textId="374E123B" w:rsidR="00F71F36" w:rsidRPr="009227FA" w:rsidDel="00ED0AEA" w:rsidRDefault="00F71F36" w:rsidP="00011096">
            <w:pPr>
              <w:pStyle w:val="XML5"/>
              <w:rPr>
                <w:del w:id="8711" w:author="Thomas Dietz" w:date="2012-08-08T17:00:00Z"/>
              </w:rPr>
            </w:pPr>
            <w:del w:id="8712" w:author="Thomas Dietz" w:date="2012-08-08T17:00:00Z">
              <w:r w:rsidRPr="009227FA" w:rsidDel="00ED0AEA">
                <w:delText>enum "beep";</w:delText>
              </w:r>
            </w:del>
          </w:p>
          <w:p w14:paraId="592BBBB2" w14:textId="491E3EB8" w:rsidR="00F71F36" w:rsidRPr="009227FA" w:rsidDel="00ED0AEA" w:rsidRDefault="00F71F36" w:rsidP="00011096">
            <w:pPr>
              <w:pStyle w:val="XML4"/>
              <w:rPr>
                <w:del w:id="8713" w:author="Thomas Dietz" w:date="2012-08-08T17:00:00Z"/>
              </w:rPr>
            </w:pPr>
            <w:del w:id="8714" w:author="Thomas Dietz" w:date="2012-08-08T17:00:00Z">
              <w:r w:rsidRPr="009227FA" w:rsidDel="00ED0AEA">
                <w:delText>}</w:delText>
              </w:r>
            </w:del>
          </w:p>
          <w:p w14:paraId="7DCC8A7B" w14:textId="2858F828" w:rsidR="00F71F36" w:rsidRPr="009227FA" w:rsidDel="00ED0AEA" w:rsidRDefault="00F71F36" w:rsidP="00011096">
            <w:pPr>
              <w:pStyle w:val="XML4"/>
              <w:rPr>
                <w:del w:id="8715" w:author="Thomas Dietz" w:date="2012-08-08T17:00:00Z"/>
              </w:rPr>
            </w:pPr>
            <w:del w:id="8716" w:author="Thomas Dietz" w:date="2012-08-08T17:00:00Z">
              <w:r w:rsidRPr="009227FA" w:rsidDel="00ED0AEA">
                <w:delText>default "ssh";</w:delText>
              </w:r>
            </w:del>
          </w:p>
          <w:p w14:paraId="2AE98353" w14:textId="7834CBCD" w:rsidR="00F71F36" w:rsidRPr="009227FA" w:rsidDel="00ED0AEA" w:rsidRDefault="00F71F36" w:rsidP="00011096">
            <w:pPr>
              <w:pStyle w:val="XML4"/>
              <w:rPr>
                <w:del w:id="8717" w:author="Thomas Dietz" w:date="2012-08-08T17:00:00Z"/>
              </w:rPr>
            </w:pPr>
            <w:del w:id="8718" w:author="Thomas Dietz" w:date="2012-08-08T17:00:00Z">
              <w:r w:rsidRPr="009227FA" w:rsidDel="00ED0AEA">
                <w:delText>description "The transport protocol that the Configuration Point uses when communicating via NETCONF with the OpenFlow Capable Switch.";</w:delText>
              </w:r>
            </w:del>
          </w:p>
          <w:p w14:paraId="5B5FDDB1" w14:textId="48828FD2" w:rsidR="00F71F36" w:rsidRPr="009227FA" w:rsidDel="00ED0AEA" w:rsidRDefault="00F71F36" w:rsidP="00011096">
            <w:pPr>
              <w:pStyle w:val="XML4"/>
              <w:rPr>
                <w:del w:id="8719" w:author="Thomas Dietz" w:date="2012-08-08T17:00:00Z"/>
              </w:rPr>
            </w:pPr>
            <w:del w:id="8720" w:author="Thomas Dietz" w:date="2012-08-08T17:00:00Z">
              <w:r w:rsidRPr="009227FA" w:rsidDel="00ED0AEA">
                <w:delText>reference "The mappings of NETCONF to different transport protocols are defined in RFC 6242 for SSH, RFC 4743 for SOAP, RFC 4744 for BEEP, and RFC 5539 for TLS";</w:delText>
              </w:r>
            </w:del>
          </w:p>
          <w:p w14:paraId="07C8C7A4" w14:textId="53D44281" w:rsidR="00F71F36" w:rsidRPr="009227FA" w:rsidDel="00ED0AEA" w:rsidRDefault="00F71F36" w:rsidP="00011096">
            <w:pPr>
              <w:pStyle w:val="XML3"/>
              <w:rPr>
                <w:del w:id="8721" w:author="Thomas Dietz" w:date="2012-08-08T17:00:00Z"/>
              </w:rPr>
            </w:pPr>
            <w:del w:id="8722" w:author="Thomas Dietz" w:date="2012-08-08T17:00:00Z">
              <w:r w:rsidRPr="009227FA" w:rsidDel="00ED0AEA">
                <w:delText>}</w:delText>
              </w:r>
            </w:del>
          </w:p>
          <w:p w14:paraId="3C9F871D" w14:textId="11083931" w:rsidR="00F71F36" w:rsidRPr="009227FA" w:rsidDel="00ED0AEA" w:rsidRDefault="00F71F36" w:rsidP="00011096">
            <w:pPr>
              <w:pStyle w:val="XML2"/>
              <w:rPr>
                <w:del w:id="8723" w:author="Thomas Dietz" w:date="2012-08-08T17:00:00Z"/>
              </w:rPr>
            </w:pPr>
            <w:del w:id="8724" w:author="Thomas Dietz" w:date="2012-08-08T17:00:00Z">
              <w:r w:rsidRPr="009227FA" w:rsidDel="00ED0AEA">
                <w:delText>}</w:delText>
              </w:r>
            </w:del>
          </w:p>
          <w:p w14:paraId="4F0F47A4" w14:textId="0386B69D" w:rsidR="00F71F36" w:rsidRPr="009227FA" w:rsidDel="00ED0AEA" w:rsidRDefault="00F71F36" w:rsidP="00011096">
            <w:pPr>
              <w:pStyle w:val="XML1"/>
              <w:rPr>
                <w:del w:id="8725" w:author="Thomas Dietz" w:date="2012-08-08T17:00:00Z"/>
              </w:rPr>
            </w:pPr>
          </w:p>
          <w:p w14:paraId="183C2BD5" w14:textId="62186625" w:rsidR="00F71F36" w:rsidRPr="009227FA" w:rsidDel="00ED0AEA" w:rsidRDefault="00F71F36" w:rsidP="00011096">
            <w:pPr>
              <w:pStyle w:val="XML2"/>
              <w:rPr>
                <w:del w:id="8726" w:author="Thomas Dietz" w:date="2012-08-08T17:00:00Z"/>
              </w:rPr>
            </w:pPr>
            <w:del w:id="8727" w:author="Thomas Dietz" w:date="2012-08-08T17:00:00Z">
              <w:r w:rsidRPr="009227FA" w:rsidDel="00ED0AEA">
                <w:delText>grouping openflow-logical-switch-grouping {</w:delText>
              </w:r>
            </w:del>
          </w:p>
          <w:p w14:paraId="576A4845" w14:textId="5D1393B9" w:rsidR="00F71F36" w:rsidRPr="009227FA" w:rsidDel="00ED0AEA" w:rsidRDefault="00F71F36" w:rsidP="00011096">
            <w:pPr>
              <w:pStyle w:val="XML3"/>
              <w:rPr>
                <w:del w:id="8728" w:author="Thomas Dietz" w:date="2012-08-08T17:00:00Z"/>
              </w:rPr>
            </w:pPr>
            <w:del w:id="8729" w:author="Thomas Dietz" w:date="2012-08-08T17:00:00Z">
              <w:r w:rsidRPr="009227FA" w:rsidDel="00ED0AEA">
                <w:delText>description "This grouping specifies all properties of an OpenFlow Logical Switch.";</w:delText>
              </w:r>
            </w:del>
          </w:p>
          <w:p w14:paraId="23635A42" w14:textId="53170AD4" w:rsidR="00F71F36" w:rsidRPr="009227FA" w:rsidDel="00ED0AEA" w:rsidRDefault="00F71F36" w:rsidP="00011096">
            <w:pPr>
              <w:pStyle w:val="XML3"/>
              <w:rPr>
                <w:del w:id="8730" w:author="Thomas Dietz" w:date="2012-08-08T17:00:00Z"/>
              </w:rPr>
            </w:pPr>
            <w:del w:id="8731" w:author="Thomas Dietz" w:date="2012-08-08T17:00:00Z">
              <w:r w:rsidRPr="009227FA" w:rsidDel="00ED0AEA">
                <w:delText>leaf id {</w:delText>
              </w:r>
            </w:del>
          </w:p>
          <w:p w14:paraId="358A4BA0" w14:textId="36075310" w:rsidR="00F71F36" w:rsidRPr="009227FA" w:rsidDel="00ED0AEA" w:rsidRDefault="00F71F36" w:rsidP="00011096">
            <w:pPr>
              <w:pStyle w:val="XML4"/>
              <w:rPr>
                <w:del w:id="8732" w:author="Thomas Dietz" w:date="2012-08-08T17:00:00Z"/>
              </w:rPr>
            </w:pPr>
            <w:del w:id="8733" w:author="Thomas Dietz" w:date="2012-08-08T17:00:00Z">
              <w:r w:rsidRPr="009227FA" w:rsidDel="00ED0AEA">
                <w:delText>type inet:uri;</w:delText>
              </w:r>
            </w:del>
          </w:p>
          <w:p w14:paraId="15841511" w14:textId="520A63CE" w:rsidR="00F71F36" w:rsidRPr="009227FA" w:rsidDel="00ED0AEA" w:rsidRDefault="00F71F36" w:rsidP="00011096">
            <w:pPr>
              <w:pStyle w:val="XML4"/>
              <w:rPr>
                <w:del w:id="8734" w:author="Thomas Dietz" w:date="2012-08-08T17:00:00Z"/>
              </w:rPr>
            </w:pPr>
            <w:del w:id="8735" w:author="Thomas Dietz" w:date="2012-08-08T17:00:00Z">
              <w:r w:rsidRPr="009227FA" w:rsidDel="00ED0AEA">
                <w:delText>mandatory true;</w:delText>
              </w:r>
            </w:del>
          </w:p>
          <w:p w14:paraId="0728DBC9" w14:textId="73A3AB40" w:rsidR="00F71F36" w:rsidRPr="009227FA" w:rsidDel="00ED0AEA" w:rsidRDefault="00F71F36" w:rsidP="00011096">
            <w:pPr>
              <w:pStyle w:val="XML4"/>
              <w:rPr>
                <w:del w:id="8736" w:author="Thomas Dietz" w:date="2012-08-08T17:00:00Z"/>
              </w:rPr>
            </w:pPr>
            <w:del w:id="8737" w:author="Thomas Dietz" w:date="2012-08-08T17:00:00Z">
              <w:r w:rsidRPr="009227FA" w:rsidDel="00ED0AEA">
                <w:delText>description "An unique but locally arbitrary identifier that identifies a Logical Switch within a Capable Switch and is persistent across reboots of the system.";</w:delText>
              </w:r>
            </w:del>
          </w:p>
          <w:p w14:paraId="458460BF" w14:textId="68EDB926" w:rsidR="00F71F36" w:rsidRPr="009227FA" w:rsidDel="00ED0AEA" w:rsidRDefault="00F71F36" w:rsidP="00011096">
            <w:pPr>
              <w:pStyle w:val="XML3"/>
              <w:rPr>
                <w:del w:id="8738" w:author="Thomas Dietz" w:date="2012-08-08T17:00:00Z"/>
              </w:rPr>
            </w:pPr>
            <w:del w:id="8739" w:author="Thomas Dietz" w:date="2012-08-08T17:00:00Z">
              <w:r w:rsidRPr="009227FA" w:rsidDel="00ED0AEA">
                <w:delText>}</w:delText>
              </w:r>
            </w:del>
          </w:p>
          <w:p w14:paraId="45E6B949" w14:textId="02E4CD3C" w:rsidR="002D2773" w:rsidRPr="009227FA" w:rsidDel="00ED0AEA" w:rsidRDefault="002D2773" w:rsidP="00A21E86">
            <w:pPr>
              <w:pStyle w:val="XML3"/>
              <w:rPr>
                <w:del w:id="8740" w:author="Thomas Dietz" w:date="2012-08-08T17:00:00Z"/>
              </w:rPr>
            </w:pPr>
            <w:del w:id="8741" w:author="Thomas Dietz" w:date="2012-08-08T17:00:00Z">
              <w:r w:rsidRPr="009227FA" w:rsidDel="00ED0AEA">
                <w:delText>container capabilities {</w:delText>
              </w:r>
            </w:del>
          </w:p>
          <w:p w14:paraId="3F5F0667" w14:textId="4FFA1D0F" w:rsidR="002D2773" w:rsidRPr="009227FA" w:rsidDel="00ED0AEA" w:rsidRDefault="002D2773" w:rsidP="00A21E86">
            <w:pPr>
              <w:pStyle w:val="XML4"/>
              <w:rPr>
                <w:del w:id="8742" w:author="Thomas Dietz" w:date="2012-08-08T17:00:00Z"/>
              </w:rPr>
            </w:pPr>
            <w:del w:id="8743" w:author="Thomas Dietz" w:date="2012-08-08T17:00:00Z">
              <w:r w:rsidRPr="009227FA" w:rsidDel="00ED0AEA">
                <w:delText>description "This container specifies all capability items of an   OpenFlow Logical Switch.";</w:delText>
              </w:r>
            </w:del>
          </w:p>
          <w:p w14:paraId="3B8571F0" w14:textId="49399FE4" w:rsidR="002D2773" w:rsidRPr="009227FA" w:rsidDel="00ED0AEA" w:rsidRDefault="002D2773" w:rsidP="00A21E86">
            <w:pPr>
              <w:pStyle w:val="XML4"/>
              <w:rPr>
                <w:del w:id="8744" w:author="Thomas Dietz" w:date="2012-08-08T17:00:00Z"/>
              </w:rPr>
            </w:pPr>
            <w:del w:id="8745" w:author="Thomas Dietz" w:date="2012-08-08T17:00:00Z">
              <w:r w:rsidRPr="009227FA" w:rsidDel="00ED0AEA">
                <w:delText>uses openflow-logical-switch-capabilities-grouping;</w:delText>
              </w:r>
            </w:del>
          </w:p>
          <w:p w14:paraId="4FCB50C7" w14:textId="42B7C6B1" w:rsidR="002D2773" w:rsidRPr="009227FA" w:rsidDel="00ED0AEA" w:rsidRDefault="002D2773" w:rsidP="00A21E86">
            <w:pPr>
              <w:pStyle w:val="XML3"/>
              <w:rPr>
                <w:del w:id="8746" w:author="Thomas Dietz" w:date="2012-08-08T17:00:00Z"/>
              </w:rPr>
            </w:pPr>
            <w:del w:id="8747" w:author="Thomas Dietz" w:date="2012-08-08T17:00:00Z">
              <w:r w:rsidRPr="009227FA" w:rsidDel="00ED0AEA">
                <w:delText>}</w:delText>
              </w:r>
            </w:del>
          </w:p>
          <w:p w14:paraId="0280581B" w14:textId="1F4E5E7A" w:rsidR="00F71F36" w:rsidRPr="009227FA" w:rsidDel="00ED0AEA" w:rsidRDefault="00F71F36" w:rsidP="00011096">
            <w:pPr>
              <w:pStyle w:val="XML3"/>
              <w:rPr>
                <w:del w:id="8748" w:author="Thomas Dietz" w:date="2012-08-08T17:00:00Z"/>
              </w:rPr>
            </w:pPr>
            <w:del w:id="8749" w:author="Thomas Dietz" w:date="2012-08-08T17:00:00Z">
              <w:r w:rsidRPr="009227FA" w:rsidDel="00ED0AEA">
                <w:delText>leaf datapath-id {</w:delText>
              </w:r>
            </w:del>
          </w:p>
          <w:p w14:paraId="10C0B9AF" w14:textId="1C8B308F" w:rsidR="00F71F36" w:rsidRPr="009227FA" w:rsidDel="00ED0AEA" w:rsidRDefault="00F71F36" w:rsidP="00011096">
            <w:pPr>
              <w:pStyle w:val="XML4"/>
              <w:rPr>
                <w:del w:id="8750" w:author="Thomas Dietz" w:date="2012-08-08T17:00:00Z"/>
              </w:rPr>
            </w:pPr>
            <w:del w:id="8751" w:author="Thomas Dietz" w:date="2012-08-08T17:00:00Z">
              <w:r w:rsidRPr="009227FA" w:rsidDel="00ED0AEA">
                <w:delText>type datapath-id-type;</w:delText>
              </w:r>
            </w:del>
          </w:p>
          <w:p w14:paraId="4CA0390E" w14:textId="22D2A74E" w:rsidR="00F71F36" w:rsidRPr="009227FA" w:rsidDel="00ED0AEA" w:rsidRDefault="00F71F36" w:rsidP="00011096">
            <w:pPr>
              <w:pStyle w:val="XML4"/>
              <w:rPr>
                <w:del w:id="8752" w:author="Thomas Dietz" w:date="2012-08-08T17:00:00Z"/>
              </w:rPr>
            </w:pPr>
            <w:del w:id="8753" w:author="Thomas Dietz" w:date="2012-08-08T17:00:00Z">
              <w:r w:rsidRPr="009227FA" w:rsidDel="00ED0AEA">
                <w:delText>mandatory true;</w:delText>
              </w:r>
            </w:del>
          </w:p>
          <w:p w14:paraId="39B9ADB2" w14:textId="0C29FC88" w:rsidR="00F71F36" w:rsidRPr="009227FA" w:rsidDel="00ED0AEA" w:rsidRDefault="00F71F36" w:rsidP="00011096">
            <w:pPr>
              <w:pStyle w:val="XML4"/>
              <w:rPr>
                <w:del w:id="8754" w:author="Thomas Dietz" w:date="2012-08-08T17:00:00Z"/>
              </w:rPr>
            </w:pPr>
            <w:del w:id="8755" w:author="Thomas Dietz" w:date="2012-08-08T17:00:00Z">
              <w:r w:rsidRPr="009227FA" w:rsidDel="00ED0AEA">
                <w:delText>description "The datapath identifier of the Logical Switch that uniquely identifies this Logical Switch in the controller.";</w:delText>
              </w:r>
            </w:del>
          </w:p>
          <w:p w14:paraId="234956D0" w14:textId="41C9B5F0" w:rsidR="00F71F36" w:rsidRPr="009227FA" w:rsidDel="00ED0AEA" w:rsidRDefault="00F71F36" w:rsidP="00011096">
            <w:pPr>
              <w:pStyle w:val="XML3"/>
              <w:rPr>
                <w:del w:id="8756" w:author="Thomas Dietz" w:date="2012-08-08T17:00:00Z"/>
              </w:rPr>
            </w:pPr>
            <w:del w:id="8757" w:author="Thomas Dietz" w:date="2012-08-08T17:00:00Z">
              <w:r w:rsidRPr="009227FA" w:rsidDel="00ED0AEA">
                <w:delText>}</w:delText>
              </w:r>
            </w:del>
          </w:p>
          <w:p w14:paraId="4F943889" w14:textId="72558B6E" w:rsidR="00F71F36" w:rsidRPr="009227FA" w:rsidDel="00ED0AEA" w:rsidRDefault="00F71F36" w:rsidP="00011096">
            <w:pPr>
              <w:pStyle w:val="XML3"/>
              <w:rPr>
                <w:del w:id="8758" w:author="Thomas Dietz" w:date="2012-08-08T17:00:00Z"/>
              </w:rPr>
            </w:pPr>
            <w:del w:id="8759" w:author="Thomas Dietz" w:date="2012-08-08T17:00:00Z">
              <w:r w:rsidRPr="009227FA" w:rsidDel="00ED0AEA">
                <w:lastRenderedPageBreak/>
                <w:delText>leaf enabled {</w:delText>
              </w:r>
            </w:del>
          </w:p>
          <w:p w14:paraId="0449CAD9" w14:textId="56D2F398" w:rsidR="00F71F36" w:rsidRPr="009227FA" w:rsidDel="00ED0AEA" w:rsidRDefault="00F71F36" w:rsidP="00011096">
            <w:pPr>
              <w:pStyle w:val="XML4"/>
              <w:rPr>
                <w:del w:id="8760" w:author="Thomas Dietz" w:date="2012-08-08T17:00:00Z"/>
              </w:rPr>
            </w:pPr>
            <w:del w:id="8761" w:author="Thomas Dietz" w:date="2012-08-08T17:00:00Z">
              <w:r w:rsidRPr="009227FA" w:rsidDel="00ED0AEA">
                <w:delText>type boolean;</w:delText>
              </w:r>
            </w:del>
          </w:p>
          <w:p w14:paraId="1DF7899A" w14:textId="75D7F8FD" w:rsidR="00F71F36" w:rsidRPr="009227FA" w:rsidDel="00ED0AEA" w:rsidRDefault="00F71F36" w:rsidP="00011096">
            <w:pPr>
              <w:pStyle w:val="XML4"/>
              <w:rPr>
                <w:del w:id="8762" w:author="Thomas Dietz" w:date="2012-08-08T17:00:00Z"/>
              </w:rPr>
            </w:pPr>
            <w:del w:id="8763" w:author="Thomas Dietz" w:date="2012-08-08T17:00:00Z">
              <w:r w:rsidRPr="009227FA" w:rsidDel="00ED0AEA">
                <w:delText>mandatory true;</w:delText>
              </w:r>
            </w:del>
          </w:p>
          <w:p w14:paraId="3C669736" w14:textId="7977FBE4" w:rsidR="00F71F36" w:rsidRPr="009227FA" w:rsidDel="00ED0AEA" w:rsidRDefault="00F71F36" w:rsidP="00011096">
            <w:pPr>
              <w:pStyle w:val="XML4"/>
              <w:rPr>
                <w:del w:id="8764" w:author="Thomas Dietz" w:date="2012-08-08T17:00:00Z"/>
              </w:rPr>
            </w:pPr>
            <w:del w:id="8765" w:author="Thomas Dietz" w:date="2012-08-08T17:00:00Z">
              <w:r w:rsidRPr="009227FA" w:rsidDel="00ED0AEA">
                <w:delText>description "Specifies if the Logical Switch is enabled.";</w:delText>
              </w:r>
            </w:del>
          </w:p>
          <w:p w14:paraId="46C3CA48" w14:textId="0B074EF2" w:rsidR="00F71F36" w:rsidRPr="009227FA" w:rsidDel="00ED0AEA" w:rsidRDefault="00F71F36" w:rsidP="00011096">
            <w:pPr>
              <w:pStyle w:val="XML3"/>
              <w:rPr>
                <w:del w:id="8766" w:author="Thomas Dietz" w:date="2012-08-08T17:00:00Z"/>
              </w:rPr>
            </w:pPr>
            <w:del w:id="8767" w:author="Thomas Dietz" w:date="2012-08-08T17:00:00Z">
              <w:r w:rsidRPr="009227FA" w:rsidDel="00ED0AEA">
                <w:delText>}</w:delText>
              </w:r>
            </w:del>
          </w:p>
          <w:p w14:paraId="603419ED" w14:textId="326C49CB" w:rsidR="00F71F36" w:rsidRPr="009227FA" w:rsidDel="00ED0AEA" w:rsidRDefault="00F71F36" w:rsidP="00011096">
            <w:pPr>
              <w:pStyle w:val="XML3"/>
              <w:rPr>
                <w:del w:id="8768" w:author="Thomas Dietz" w:date="2012-08-08T17:00:00Z"/>
              </w:rPr>
            </w:pPr>
            <w:del w:id="8769" w:author="Thomas Dietz" w:date="2012-08-08T17:00:00Z">
              <w:r w:rsidRPr="009227FA" w:rsidDel="00ED0AEA">
                <w:delText>container controllers {</w:delText>
              </w:r>
            </w:del>
          </w:p>
          <w:p w14:paraId="49D376E8" w14:textId="7F57CD34" w:rsidR="00F71F36" w:rsidRPr="009227FA" w:rsidDel="00ED0AEA" w:rsidRDefault="00F71F36" w:rsidP="00011096">
            <w:pPr>
              <w:pStyle w:val="XML4"/>
              <w:rPr>
                <w:del w:id="8770" w:author="Thomas Dietz" w:date="2012-08-08T17:00:00Z"/>
              </w:rPr>
            </w:pPr>
            <w:del w:id="8771" w:author="Thomas Dietz" w:date="2012-08-08T17:00:00Z">
              <w:r w:rsidRPr="009227FA" w:rsidDel="00ED0AEA">
                <w:delText>description "The list of controllers for this Logical switch.";</w:delText>
              </w:r>
            </w:del>
          </w:p>
          <w:p w14:paraId="50858C01" w14:textId="666849A3" w:rsidR="00F71F36" w:rsidRPr="009227FA" w:rsidDel="00ED0AEA" w:rsidRDefault="00F71F36" w:rsidP="00011096">
            <w:pPr>
              <w:pStyle w:val="XML4"/>
              <w:rPr>
                <w:del w:id="8772" w:author="Thomas Dietz" w:date="2012-08-08T17:00:00Z"/>
              </w:rPr>
            </w:pPr>
            <w:del w:id="8773" w:author="Thomas Dietz" w:date="2012-08-08T17:00:00Z">
              <w:r w:rsidRPr="009227FA" w:rsidDel="00ED0AEA">
                <w:delText>list controller {</w:delText>
              </w:r>
            </w:del>
          </w:p>
          <w:p w14:paraId="2E58E785" w14:textId="49DDD4E5" w:rsidR="00F71F36" w:rsidRPr="009227FA" w:rsidDel="00ED0AEA" w:rsidRDefault="00F71F36" w:rsidP="00011096">
            <w:pPr>
              <w:pStyle w:val="XML5"/>
              <w:rPr>
                <w:del w:id="8774" w:author="Thomas Dietz" w:date="2012-08-08T17:00:00Z"/>
              </w:rPr>
            </w:pPr>
            <w:del w:id="8775" w:author="Thomas Dietz" w:date="2012-08-08T17:00:00Z">
              <w:r w:rsidRPr="009227FA" w:rsidDel="00ED0AEA">
                <w:delText>key "id";</w:delText>
              </w:r>
            </w:del>
          </w:p>
          <w:p w14:paraId="23B69509" w14:textId="5E3D377F" w:rsidR="00F71F36" w:rsidRPr="009227FA" w:rsidDel="00ED0AEA" w:rsidRDefault="00F71F36" w:rsidP="00011096">
            <w:pPr>
              <w:pStyle w:val="XML5"/>
              <w:rPr>
                <w:del w:id="8776" w:author="Thomas Dietz" w:date="2012-08-08T17:00:00Z"/>
              </w:rPr>
            </w:pPr>
            <w:del w:id="8777" w:author="Thomas Dietz" w:date="2012-08-08T17:00:00Z">
              <w:r w:rsidRPr="009227FA" w:rsidDel="00ED0AEA">
                <w:delText>unique "id";</w:delText>
              </w:r>
            </w:del>
          </w:p>
          <w:p w14:paraId="2E804B32" w14:textId="6BA41FCC" w:rsidR="00F71F36" w:rsidRPr="009227FA" w:rsidDel="00ED0AEA" w:rsidRDefault="00F71F36" w:rsidP="00011096">
            <w:pPr>
              <w:pStyle w:val="XML5"/>
              <w:rPr>
                <w:del w:id="8778" w:author="Thomas Dietz" w:date="2012-08-08T17:00:00Z"/>
              </w:rPr>
            </w:pPr>
            <w:del w:id="8779" w:author="Thomas Dietz" w:date="2012-08-08T17:00:00Z">
              <w:r w:rsidRPr="009227FA" w:rsidDel="00ED0AEA">
                <w:delText>description "The list of controllers that are assigned to the OpenFlow Logical Switch.";</w:delText>
              </w:r>
            </w:del>
          </w:p>
          <w:p w14:paraId="0AD1773D" w14:textId="1264CDAC" w:rsidR="00F71F36" w:rsidRPr="009227FA" w:rsidDel="00ED0AEA" w:rsidRDefault="00F71F36" w:rsidP="00011096">
            <w:pPr>
              <w:pStyle w:val="XML5"/>
              <w:rPr>
                <w:del w:id="8780" w:author="Thomas Dietz" w:date="2012-08-08T17:00:00Z"/>
              </w:rPr>
            </w:pPr>
            <w:del w:id="8781" w:author="Thomas Dietz" w:date="2012-08-08T17:00:00Z">
              <w:r w:rsidRPr="009227FA" w:rsidDel="00ED0AEA">
                <w:delText>uses openflow-controller-grouping;</w:delText>
              </w:r>
            </w:del>
          </w:p>
          <w:p w14:paraId="20D809DF" w14:textId="4032FD00" w:rsidR="00F71F36" w:rsidRPr="009227FA" w:rsidDel="00ED0AEA" w:rsidRDefault="00F71F36" w:rsidP="00011096">
            <w:pPr>
              <w:pStyle w:val="XML4"/>
              <w:rPr>
                <w:del w:id="8782" w:author="Thomas Dietz" w:date="2012-08-08T17:00:00Z"/>
              </w:rPr>
            </w:pPr>
            <w:del w:id="8783" w:author="Thomas Dietz" w:date="2012-08-08T17:00:00Z">
              <w:r w:rsidRPr="009227FA" w:rsidDel="00ED0AEA">
                <w:delText>}</w:delText>
              </w:r>
            </w:del>
          </w:p>
          <w:p w14:paraId="1AFF7805" w14:textId="7F20C7B5" w:rsidR="00F71F36" w:rsidRPr="009227FA" w:rsidDel="00ED0AEA" w:rsidRDefault="00F71F36" w:rsidP="00011096">
            <w:pPr>
              <w:pStyle w:val="XML3"/>
              <w:rPr>
                <w:del w:id="8784" w:author="Thomas Dietz" w:date="2012-08-08T17:00:00Z"/>
              </w:rPr>
            </w:pPr>
            <w:del w:id="8785" w:author="Thomas Dietz" w:date="2012-08-08T17:00:00Z">
              <w:r w:rsidRPr="009227FA" w:rsidDel="00ED0AEA">
                <w:delText>}</w:delText>
              </w:r>
            </w:del>
          </w:p>
          <w:p w14:paraId="55AC20A5" w14:textId="279A5B5F" w:rsidR="00F71F36" w:rsidRPr="009227FA" w:rsidDel="00ED0AEA" w:rsidRDefault="00F71F36" w:rsidP="00011096">
            <w:pPr>
              <w:pStyle w:val="XML3"/>
              <w:rPr>
                <w:del w:id="8786" w:author="Thomas Dietz" w:date="2012-08-08T17:00:00Z"/>
              </w:rPr>
            </w:pPr>
            <w:del w:id="8787" w:author="Thomas Dietz" w:date="2012-08-08T17:00:00Z">
              <w:r w:rsidRPr="009227FA" w:rsidDel="00ED0AEA">
                <w:delText>container resources {</w:delText>
              </w:r>
            </w:del>
          </w:p>
          <w:p w14:paraId="476D490F" w14:textId="6BA13ED9" w:rsidR="00F71F36" w:rsidRPr="009227FA" w:rsidDel="00ED0AEA" w:rsidRDefault="00F71F36" w:rsidP="00011096">
            <w:pPr>
              <w:pStyle w:val="XML4"/>
              <w:rPr>
                <w:del w:id="8788" w:author="Thomas Dietz" w:date="2012-08-08T17:00:00Z"/>
              </w:rPr>
            </w:pPr>
            <w:del w:id="8789" w:author="Thomas Dietz" w:date="2012-08-08T17:00:00Z">
              <w:r w:rsidRPr="009227FA" w:rsidDel="00ED0AEA">
                <w:delText>description "The following lists reference to all resources of the OpenFlow Capable Switch that the OpenFlow Logical Switch has exclusive access to.";</w:delText>
              </w:r>
            </w:del>
          </w:p>
          <w:p w14:paraId="4698AC99" w14:textId="23F4FA1A" w:rsidR="00F71F36" w:rsidRPr="009227FA" w:rsidDel="00ED0AEA" w:rsidRDefault="00F71F36" w:rsidP="00011096">
            <w:pPr>
              <w:pStyle w:val="XML4"/>
              <w:rPr>
                <w:del w:id="8790" w:author="Thomas Dietz" w:date="2012-08-08T17:00:00Z"/>
              </w:rPr>
            </w:pPr>
            <w:del w:id="8791" w:author="Thomas Dietz" w:date="2012-08-08T17:00:00Z">
              <w:r w:rsidRPr="009227FA" w:rsidDel="00ED0AEA">
                <w:delText>leaf-list port {</w:delText>
              </w:r>
            </w:del>
          </w:p>
          <w:p w14:paraId="6A2255DA" w14:textId="082B873F" w:rsidR="00F71F36" w:rsidRPr="009227FA" w:rsidDel="00ED0AEA" w:rsidRDefault="00F71F36" w:rsidP="00011096">
            <w:pPr>
              <w:pStyle w:val="XML5"/>
              <w:rPr>
                <w:del w:id="8792" w:author="Thomas Dietz" w:date="2012-08-08T17:00:00Z"/>
              </w:rPr>
            </w:pPr>
            <w:del w:id="8793" w:author="Thomas Dietz" w:date="2012-08-08T17:00:00Z">
              <w:r w:rsidRPr="009227FA" w:rsidDel="00ED0AEA">
                <w:delText>type leafref {</w:delText>
              </w:r>
            </w:del>
          </w:p>
          <w:p w14:paraId="42447818" w14:textId="08F04086" w:rsidR="00F71F36" w:rsidRPr="009227FA" w:rsidDel="00ED0AEA" w:rsidRDefault="00F71F36" w:rsidP="00011096">
            <w:pPr>
              <w:pStyle w:val="XML6"/>
              <w:rPr>
                <w:del w:id="8794" w:author="Thomas Dietz" w:date="2012-08-08T17:00:00Z"/>
              </w:rPr>
            </w:pPr>
            <w:del w:id="8795" w:author="Thomas Dietz" w:date="2012-08-08T17:00:00Z">
              <w:r w:rsidRPr="009227FA" w:rsidDel="00ED0AEA">
                <w:delText>path "/capable-switch/resources/port/resource-id";</w:delText>
              </w:r>
            </w:del>
          </w:p>
          <w:p w14:paraId="57BFF9C6" w14:textId="03E816D8" w:rsidR="00F71F36" w:rsidRPr="009227FA" w:rsidDel="00ED0AEA" w:rsidRDefault="00F71F36" w:rsidP="00011096">
            <w:pPr>
              <w:pStyle w:val="XML5"/>
              <w:rPr>
                <w:del w:id="8796" w:author="Thomas Dietz" w:date="2012-08-08T17:00:00Z"/>
              </w:rPr>
            </w:pPr>
            <w:del w:id="8797" w:author="Thomas Dietz" w:date="2012-08-08T17:00:00Z">
              <w:r w:rsidRPr="009227FA" w:rsidDel="00ED0AEA">
                <w:delText>}</w:delText>
              </w:r>
            </w:del>
          </w:p>
          <w:p w14:paraId="7ADDFE96" w14:textId="00C98EDB" w:rsidR="00F71F36" w:rsidRPr="009227FA" w:rsidDel="00ED0AEA" w:rsidRDefault="00F71F36" w:rsidP="00011096">
            <w:pPr>
              <w:pStyle w:val="XML5"/>
              <w:rPr>
                <w:del w:id="8798" w:author="Thomas Dietz" w:date="2012-08-08T17:00:00Z"/>
              </w:rPr>
            </w:pPr>
            <w:del w:id="8799" w:author="Thomas Dietz" w:date="2012-08-08T17:00:00Z">
              <w:r w:rsidRPr="009227FA" w:rsidDel="00ED0AEA">
                <w:delText>description "The list references to all port resources of the OpenFlow Capable Switch that the OpenFlow Logical Switch has exclusive access to.";</w:delText>
              </w:r>
            </w:del>
          </w:p>
          <w:p w14:paraId="317CC2A5" w14:textId="4F7A0C33" w:rsidR="00F71F36" w:rsidRPr="009227FA" w:rsidDel="00ED0AEA" w:rsidRDefault="00F71F36" w:rsidP="00011096">
            <w:pPr>
              <w:pStyle w:val="XML4"/>
              <w:rPr>
                <w:del w:id="8800" w:author="Thomas Dietz" w:date="2012-08-08T17:00:00Z"/>
              </w:rPr>
            </w:pPr>
            <w:del w:id="8801" w:author="Thomas Dietz" w:date="2012-08-08T17:00:00Z">
              <w:r w:rsidRPr="009227FA" w:rsidDel="00ED0AEA">
                <w:delText>}</w:delText>
              </w:r>
            </w:del>
          </w:p>
          <w:p w14:paraId="1A43FB0D" w14:textId="1832D38D" w:rsidR="00F71F36" w:rsidRPr="009227FA" w:rsidDel="00ED0AEA" w:rsidRDefault="00F71F36" w:rsidP="00011096">
            <w:pPr>
              <w:pStyle w:val="XML4"/>
              <w:rPr>
                <w:del w:id="8802" w:author="Thomas Dietz" w:date="2012-08-08T17:00:00Z"/>
              </w:rPr>
            </w:pPr>
            <w:del w:id="8803" w:author="Thomas Dietz" w:date="2012-08-08T17:00:00Z">
              <w:r w:rsidRPr="009227FA" w:rsidDel="00ED0AEA">
                <w:delText>leaf-list queue {</w:delText>
              </w:r>
            </w:del>
          </w:p>
          <w:p w14:paraId="3D02E3A9" w14:textId="70EA910D" w:rsidR="00F71F36" w:rsidRPr="009227FA" w:rsidDel="00ED0AEA" w:rsidRDefault="00F71F36" w:rsidP="00011096">
            <w:pPr>
              <w:pStyle w:val="XML5"/>
              <w:rPr>
                <w:del w:id="8804" w:author="Thomas Dietz" w:date="2012-08-08T17:00:00Z"/>
              </w:rPr>
            </w:pPr>
            <w:del w:id="8805" w:author="Thomas Dietz" w:date="2012-08-08T17:00:00Z">
              <w:r w:rsidRPr="009227FA" w:rsidDel="00ED0AEA">
                <w:delText>type leafref {</w:delText>
              </w:r>
            </w:del>
          </w:p>
          <w:p w14:paraId="32E49E3E" w14:textId="71CB8ED7" w:rsidR="00F71F36" w:rsidRPr="009227FA" w:rsidDel="00ED0AEA" w:rsidRDefault="00F71F36" w:rsidP="00011096">
            <w:pPr>
              <w:pStyle w:val="XML6"/>
              <w:rPr>
                <w:del w:id="8806" w:author="Thomas Dietz" w:date="2012-08-08T17:00:00Z"/>
              </w:rPr>
            </w:pPr>
            <w:del w:id="8807" w:author="Thomas Dietz" w:date="2012-08-08T17:00:00Z">
              <w:r w:rsidRPr="009227FA" w:rsidDel="00ED0AEA">
                <w:delText>path "/capable-switch/resources/queue/resource-id";</w:delText>
              </w:r>
            </w:del>
          </w:p>
          <w:p w14:paraId="07976DD2" w14:textId="2933B655" w:rsidR="00F71F36" w:rsidRPr="009227FA" w:rsidDel="00ED0AEA" w:rsidRDefault="00F71F36" w:rsidP="00011096">
            <w:pPr>
              <w:pStyle w:val="XML5"/>
              <w:rPr>
                <w:del w:id="8808" w:author="Thomas Dietz" w:date="2012-08-08T17:00:00Z"/>
              </w:rPr>
            </w:pPr>
            <w:del w:id="8809" w:author="Thomas Dietz" w:date="2012-08-08T17:00:00Z">
              <w:r w:rsidRPr="009227FA" w:rsidDel="00ED0AEA">
                <w:delText>}</w:delText>
              </w:r>
            </w:del>
          </w:p>
          <w:p w14:paraId="575CB4BB" w14:textId="3FE6A7D5" w:rsidR="00F71F36" w:rsidRPr="009227FA" w:rsidDel="00ED0AEA" w:rsidRDefault="00F71F36" w:rsidP="00011096">
            <w:pPr>
              <w:pStyle w:val="XML5"/>
              <w:rPr>
                <w:del w:id="8810" w:author="Thomas Dietz" w:date="2012-08-08T17:00:00Z"/>
              </w:rPr>
            </w:pPr>
            <w:del w:id="8811" w:author="Thomas Dietz" w:date="2012-08-08T17:00:00Z">
              <w:r w:rsidRPr="009227FA" w:rsidDel="00ED0AEA">
                <w:delText>description "The list references to all queue resources of the OpenFlow Capable Switch that the OpenFlow Logical Switch has exclusive access to.";</w:delText>
              </w:r>
            </w:del>
          </w:p>
          <w:p w14:paraId="1A8E408E" w14:textId="0EC15EC3" w:rsidR="00F71F36" w:rsidRPr="009227FA" w:rsidDel="00ED0AEA" w:rsidRDefault="00F71F36" w:rsidP="00011096">
            <w:pPr>
              <w:pStyle w:val="XML4"/>
              <w:rPr>
                <w:del w:id="8812" w:author="Thomas Dietz" w:date="2012-08-08T17:00:00Z"/>
              </w:rPr>
            </w:pPr>
            <w:del w:id="8813" w:author="Thomas Dietz" w:date="2012-08-08T17:00:00Z">
              <w:r w:rsidRPr="009227FA" w:rsidDel="00ED0AEA">
                <w:delText>}</w:delText>
              </w:r>
            </w:del>
          </w:p>
          <w:p w14:paraId="27CF45A3" w14:textId="2F40A052" w:rsidR="00131B1F" w:rsidDel="00ED0AEA" w:rsidRDefault="00131B1F" w:rsidP="00131B1F">
            <w:pPr>
              <w:pStyle w:val="XML4"/>
              <w:rPr>
                <w:del w:id="8814" w:author="Thomas Dietz" w:date="2012-08-08T17:00:00Z"/>
              </w:rPr>
            </w:pPr>
            <w:del w:id="8815" w:author="Thomas Dietz" w:date="2012-08-08T17:00:00Z">
              <w:r w:rsidDel="00ED0AEA">
                <w:delText>leaf certificate {</w:delText>
              </w:r>
            </w:del>
          </w:p>
          <w:p w14:paraId="55AF42EC" w14:textId="5D532D73" w:rsidR="00131B1F" w:rsidDel="00ED0AEA" w:rsidRDefault="00131B1F" w:rsidP="004165BB">
            <w:pPr>
              <w:pStyle w:val="XML5"/>
              <w:rPr>
                <w:del w:id="8816" w:author="Thomas Dietz" w:date="2012-08-08T17:00:00Z"/>
              </w:rPr>
            </w:pPr>
            <w:del w:id="8817" w:author="Thomas Dietz" w:date="2012-08-08T17:00:00Z">
              <w:r w:rsidDel="00ED0AEA">
                <w:delText>type leafref {</w:delText>
              </w:r>
            </w:del>
          </w:p>
          <w:p w14:paraId="3FA7473A" w14:textId="5B036F70" w:rsidR="00131B1F" w:rsidDel="00ED0AEA" w:rsidRDefault="00131B1F" w:rsidP="004165BB">
            <w:pPr>
              <w:pStyle w:val="XML6"/>
              <w:rPr>
                <w:del w:id="8818" w:author="Thomas Dietz" w:date="2012-08-08T17:00:00Z"/>
              </w:rPr>
            </w:pPr>
            <w:del w:id="8819" w:author="Thomas Dietz" w:date="2012-08-08T17:00:00Z">
              <w:r w:rsidDel="00ED0AEA">
                <w:delText>path "/capable-switch/resources/owned-certificate/resource-id";</w:delText>
              </w:r>
            </w:del>
          </w:p>
          <w:p w14:paraId="0F6460B4" w14:textId="2DD713A6" w:rsidR="00131B1F" w:rsidDel="00ED0AEA" w:rsidRDefault="00131B1F" w:rsidP="004165BB">
            <w:pPr>
              <w:pStyle w:val="XML5"/>
              <w:rPr>
                <w:del w:id="8820" w:author="Thomas Dietz" w:date="2012-08-08T17:00:00Z"/>
              </w:rPr>
            </w:pPr>
            <w:del w:id="8821" w:author="Thomas Dietz" w:date="2012-08-08T17:00:00Z">
              <w:r w:rsidDel="00ED0AEA">
                <w:delText>}</w:delText>
              </w:r>
            </w:del>
          </w:p>
          <w:p w14:paraId="1C390E5A" w14:textId="2F1999BA" w:rsidR="00131B1F" w:rsidDel="00ED0AEA" w:rsidRDefault="00131B1F" w:rsidP="004165BB">
            <w:pPr>
              <w:pStyle w:val="XML5"/>
              <w:rPr>
                <w:del w:id="8822" w:author="Thomas Dietz" w:date="2012-08-08T17:00:00Z"/>
              </w:rPr>
            </w:pPr>
            <w:del w:id="8823" w:author="Thomas Dietz" w:date="2012-08-08T17:00:00Z">
              <w:r w:rsidDel="00ED0AEA">
                <w:delText>description "The reference to the owned certificate in the OpenFlow Capable Switch that the OpenFlow Logical Switch used to identify itself.";</w:delText>
              </w:r>
            </w:del>
          </w:p>
          <w:p w14:paraId="48FEF7A3" w14:textId="042B46EC" w:rsidR="00131B1F" w:rsidDel="00ED0AEA" w:rsidRDefault="00131B1F" w:rsidP="00131B1F">
            <w:pPr>
              <w:pStyle w:val="XML4"/>
              <w:rPr>
                <w:del w:id="8824" w:author="Thomas Dietz" w:date="2012-08-08T17:00:00Z"/>
              </w:rPr>
            </w:pPr>
            <w:del w:id="8825" w:author="Thomas Dietz" w:date="2012-08-08T17:00:00Z">
              <w:r w:rsidDel="00ED0AEA">
                <w:delText>}</w:delText>
              </w:r>
            </w:del>
          </w:p>
          <w:p w14:paraId="524ACAB8" w14:textId="0E8E4541" w:rsidR="00A628B3" w:rsidRPr="009227FA" w:rsidDel="00ED0AEA" w:rsidRDefault="00A628B3" w:rsidP="00131B1F">
            <w:pPr>
              <w:pStyle w:val="XML4"/>
              <w:rPr>
                <w:del w:id="8826" w:author="Thomas Dietz" w:date="2012-08-08T17:00:00Z"/>
              </w:rPr>
            </w:pPr>
            <w:del w:id="8827" w:author="Thomas Dietz" w:date="2012-08-08T17:00:00Z">
              <w:r w:rsidRPr="009227FA" w:rsidDel="00ED0AEA">
                <w:delText>leaf-list flow-table {</w:delText>
              </w:r>
            </w:del>
          </w:p>
          <w:p w14:paraId="1A4FD3A1" w14:textId="03037761" w:rsidR="00A628B3" w:rsidRPr="009227FA" w:rsidDel="00ED0AEA" w:rsidRDefault="00A628B3" w:rsidP="00A21E86">
            <w:pPr>
              <w:pStyle w:val="XML5"/>
              <w:rPr>
                <w:del w:id="8828" w:author="Thomas Dietz" w:date="2012-08-08T17:00:00Z"/>
              </w:rPr>
            </w:pPr>
            <w:del w:id="8829" w:author="Thomas Dietz" w:date="2012-08-08T17:00:00Z">
              <w:r w:rsidRPr="009227FA" w:rsidDel="00ED0AEA">
                <w:delText>type leafref {</w:delText>
              </w:r>
            </w:del>
          </w:p>
          <w:p w14:paraId="037698B7" w14:textId="37077086" w:rsidR="00A628B3" w:rsidRPr="009227FA" w:rsidDel="00ED0AEA" w:rsidRDefault="00A628B3" w:rsidP="00A21E86">
            <w:pPr>
              <w:pStyle w:val="XML6"/>
              <w:rPr>
                <w:del w:id="8830" w:author="Thomas Dietz" w:date="2012-08-08T17:00:00Z"/>
              </w:rPr>
            </w:pPr>
            <w:del w:id="8831" w:author="Thomas Dietz" w:date="2012-08-08T17:00:00Z">
              <w:r w:rsidRPr="009227FA" w:rsidDel="00ED0AEA">
                <w:delText>path "/capable-switch/resources/flow-table/resource-id";</w:delText>
              </w:r>
            </w:del>
          </w:p>
          <w:p w14:paraId="77CD540F" w14:textId="33748592" w:rsidR="00A628B3" w:rsidRPr="009227FA" w:rsidDel="00ED0AEA" w:rsidRDefault="00A628B3" w:rsidP="00A21E86">
            <w:pPr>
              <w:pStyle w:val="XML5"/>
              <w:rPr>
                <w:del w:id="8832" w:author="Thomas Dietz" w:date="2012-08-08T17:00:00Z"/>
              </w:rPr>
            </w:pPr>
            <w:del w:id="8833" w:author="Thomas Dietz" w:date="2012-08-08T17:00:00Z">
              <w:r w:rsidRPr="009227FA" w:rsidDel="00ED0AEA">
                <w:delText>}</w:delText>
              </w:r>
            </w:del>
          </w:p>
          <w:p w14:paraId="1B1EAA67" w14:textId="4B17E51C" w:rsidR="00A628B3" w:rsidRPr="009227FA" w:rsidDel="00ED0AEA" w:rsidRDefault="00A628B3" w:rsidP="00A21E86">
            <w:pPr>
              <w:pStyle w:val="XML5"/>
              <w:rPr>
                <w:del w:id="8834" w:author="Thomas Dietz" w:date="2012-08-08T17:00:00Z"/>
              </w:rPr>
            </w:pPr>
            <w:del w:id="8835" w:author="Thomas Dietz" w:date="2012-08-08T17:00:00Z">
              <w:r w:rsidRPr="009227FA" w:rsidDel="00ED0AEA">
                <w:delText xml:space="preserve">description "The list references to all flow table resources </w:delText>
              </w:r>
              <w:r w:rsidR="00F045C5" w:rsidRPr="009227FA" w:rsidDel="00ED0AEA">
                <w:delText xml:space="preserve">  </w:delText>
              </w:r>
              <w:r w:rsidRPr="009227FA" w:rsidDel="00ED0AEA">
                <w:delText>of the OpenFlow Capable Switch that the OpenFlow Logical Switch has exclusive access to.";</w:delText>
              </w:r>
            </w:del>
          </w:p>
          <w:p w14:paraId="5E4F3A29" w14:textId="6EBD44A7" w:rsidR="00F71F36" w:rsidRPr="009227FA" w:rsidDel="00ED0AEA" w:rsidRDefault="00F71F36" w:rsidP="004165BB">
            <w:pPr>
              <w:pStyle w:val="XML4"/>
              <w:rPr>
                <w:del w:id="8836" w:author="Thomas Dietz" w:date="2012-08-08T17:00:00Z"/>
              </w:rPr>
            </w:pPr>
            <w:del w:id="8837" w:author="Thomas Dietz" w:date="2012-08-08T17:00:00Z">
              <w:r w:rsidRPr="009227FA" w:rsidDel="00ED0AEA">
                <w:delText>}</w:delText>
              </w:r>
            </w:del>
          </w:p>
          <w:p w14:paraId="2077280A" w14:textId="6DFFA091" w:rsidR="00F71F36" w:rsidRPr="009227FA" w:rsidDel="00ED0AEA" w:rsidRDefault="00F71F36" w:rsidP="004165BB">
            <w:pPr>
              <w:pStyle w:val="XML3"/>
              <w:rPr>
                <w:del w:id="8838" w:author="Thomas Dietz" w:date="2012-08-08T17:00:00Z"/>
              </w:rPr>
            </w:pPr>
            <w:del w:id="8839" w:author="Thomas Dietz" w:date="2012-08-08T17:00:00Z">
              <w:r w:rsidRPr="009227FA" w:rsidDel="00ED0AEA">
                <w:delText>}</w:delText>
              </w:r>
            </w:del>
          </w:p>
          <w:p w14:paraId="17177F58" w14:textId="02BFDC15" w:rsidR="00A86A7F" w:rsidRPr="009227FA" w:rsidDel="00ED0AEA" w:rsidRDefault="00A86A7F" w:rsidP="00011096">
            <w:pPr>
              <w:pStyle w:val="XML2"/>
              <w:rPr>
                <w:del w:id="8840" w:author="Thomas Dietz" w:date="2012-08-08T17:00:00Z"/>
              </w:rPr>
            </w:pPr>
            <w:del w:id="8841" w:author="Thomas Dietz" w:date="2012-08-08T17:00:00Z">
              <w:r w:rsidRPr="009227FA" w:rsidDel="00ED0AEA">
                <w:delText>}</w:delText>
              </w:r>
            </w:del>
          </w:p>
          <w:p w14:paraId="1647C5C0" w14:textId="156AB96B" w:rsidR="00F71F36" w:rsidRPr="009227FA" w:rsidDel="00ED0AEA" w:rsidRDefault="00F71F36" w:rsidP="00011096">
            <w:pPr>
              <w:pStyle w:val="XML1"/>
              <w:rPr>
                <w:del w:id="8842" w:author="Thomas Dietz" w:date="2012-08-08T17:00:00Z"/>
              </w:rPr>
            </w:pPr>
          </w:p>
          <w:p w14:paraId="12542BA6" w14:textId="5D6ACE22" w:rsidR="00614584" w:rsidRPr="009227FA" w:rsidDel="00ED0AEA" w:rsidRDefault="00614584" w:rsidP="004165BB">
            <w:pPr>
              <w:pStyle w:val="XML2"/>
              <w:rPr>
                <w:del w:id="8843" w:author="Thomas Dietz" w:date="2012-08-08T17:00:00Z"/>
              </w:rPr>
            </w:pPr>
            <w:del w:id="8844" w:author="Thomas Dietz" w:date="2012-08-08T17:00:00Z">
              <w:r w:rsidRPr="009227FA" w:rsidDel="00ED0AEA">
                <w:delText>grouping openflow-logical-switch-capabilities-grouping {</w:delText>
              </w:r>
            </w:del>
          </w:p>
          <w:p w14:paraId="421B38DA" w14:textId="6572C5CA" w:rsidR="00614584" w:rsidRPr="009227FA" w:rsidDel="00ED0AEA" w:rsidRDefault="00614584" w:rsidP="004165BB">
            <w:pPr>
              <w:pStyle w:val="XML3"/>
              <w:rPr>
                <w:del w:id="8845" w:author="Thomas Dietz" w:date="2012-08-08T17:00:00Z"/>
              </w:rPr>
            </w:pPr>
            <w:del w:id="8846" w:author="Thomas Dietz" w:date="2012-08-08T17:00:00Z">
              <w:r w:rsidRPr="009227FA" w:rsidDel="00ED0AEA">
                <w:delText xml:space="preserve">description "This grouping specifies all properties of an OpenFlow </w:delText>
              </w:r>
              <w:r w:rsidRPr="009227FA" w:rsidDel="00ED0AEA">
                <w:lastRenderedPageBreak/>
                <w:delText>logical switch's capabilities.";</w:delText>
              </w:r>
            </w:del>
          </w:p>
          <w:p w14:paraId="049F0D5A" w14:textId="7F1AD59C" w:rsidR="00614584" w:rsidRPr="009227FA" w:rsidDel="00ED0AEA" w:rsidRDefault="00614584" w:rsidP="00FB5818">
            <w:pPr>
              <w:pStyle w:val="XML2"/>
              <w:rPr>
                <w:del w:id="8847" w:author="Thomas Dietz" w:date="2012-08-08T17:00:00Z"/>
              </w:rPr>
            </w:pPr>
            <w:del w:id="8848" w:author="Thomas Dietz" w:date="2012-08-08T17:00:00Z">
              <w:r w:rsidRPr="009227FA" w:rsidDel="00ED0AEA">
                <w:delText>leaf max-buffered-packets {</w:delText>
              </w:r>
            </w:del>
          </w:p>
          <w:p w14:paraId="64CFD65D" w14:textId="4381ABD8" w:rsidR="00614584" w:rsidRPr="009227FA" w:rsidDel="00ED0AEA" w:rsidRDefault="00614584" w:rsidP="00FB5818">
            <w:pPr>
              <w:pStyle w:val="XML3"/>
              <w:rPr>
                <w:del w:id="8849" w:author="Thomas Dietz" w:date="2012-08-08T17:00:00Z"/>
              </w:rPr>
            </w:pPr>
            <w:del w:id="8850" w:author="Thomas Dietz" w:date="2012-08-08T17:00:00Z">
              <w:r w:rsidRPr="009227FA" w:rsidDel="00ED0AEA">
                <w:delText>type uint32;</w:delText>
              </w:r>
            </w:del>
          </w:p>
          <w:p w14:paraId="145F8F1F" w14:textId="041D69C5" w:rsidR="00614584" w:rsidRPr="009227FA" w:rsidDel="00ED0AEA" w:rsidRDefault="00614584" w:rsidP="00FB5818">
            <w:pPr>
              <w:pStyle w:val="XML3"/>
              <w:rPr>
                <w:del w:id="8851" w:author="Thomas Dietz" w:date="2012-08-08T17:00:00Z"/>
              </w:rPr>
            </w:pPr>
            <w:del w:id="8852" w:author="Thomas Dietz" w:date="2012-08-08T17:00:00Z">
              <w:r w:rsidRPr="009227FA" w:rsidDel="00ED0AEA">
                <w:delText>description "The maximum number of packets the logical switch can buffer when sending packets to the controller using packet-in messages.";</w:delText>
              </w:r>
            </w:del>
          </w:p>
          <w:p w14:paraId="310249DE" w14:textId="04D9B04B" w:rsidR="00614584" w:rsidRPr="009227FA" w:rsidDel="00ED0AEA" w:rsidRDefault="00FB5818" w:rsidP="00FB5818">
            <w:pPr>
              <w:pStyle w:val="XML2"/>
              <w:rPr>
                <w:del w:id="8853" w:author="Thomas Dietz" w:date="2012-08-08T17:00:00Z"/>
              </w:rPr>
            </w:pPr>
            <w:del w:id="8854" w:author="Thomas Dietz" w:date="2012-08-08T17:00:00Z">
              <w:r w:rsidRPr="009227FA" w:rsidDel="00ED0AEA">
                <w:delText>}</w:delText>
              </w:r>
            </w:del>
          </w:p>
          <w:p w14:paraId="70AF3600" w14:textId="2E4CF242" w:rsidR="00614584" w:rsidRPr="009227FA" w:rsidDel="00ED0AEA" w:rsidRDefault="00614584" w:rsidP="00FB5818">
            <w:pPr>
              <w:pStyle w:val="XML2"/>
              <w:rPr>
                <w:del w:id="8855" w:author="Thomas Dietz" w:date="2012-08-08T17:00:00Z"/>
              </w:rPr>
            </w:pPr>
            <w:del w:id="8856" w:author="Thomas Dietz" w:date="2012-08-08T17:00:00Z">
              <w:r w:rsidRPr="009227FA" w:rsidDel="00ED0AEA">
                <w:delText>leaf max-tables {</w:delText>
              </w:r>
            </w:del>
          </w:p>
          <w:p w14:paraId="0CB7893A" w14:textId="58F68C9E" w:rsidR="00614584" w:rsidRPr="009227FA" w:rsidDel="00ED0AEA" w:rsidRDefault="00614584" w:rsidP="00FB5818">
            <w:pPr>
              <w:pStyle w:val="XML3"/>
              <w:rPr>
                <w:del w:id="8857" w:author="Thomas Dietz" w:date="2012-08-08T17:00:00Z"/>
              </w:rPr>
            </w:pPr>
            <w:del w:id="8858" w:author="Thomas Dietz" w:date="2012-08-08T17:00:00Z">
              <w:r w:rsidRPr="009227FA" w:rsidDel="00ED0AEA">
                <w:delText>type uint8;</w:delText>
              </w:r>
            </w:del>
          </w:p>
          <w:p w14:paraId="781826D8" w14:textId="057D5D8C" w:rsidR="00614584" w:rsidRPr="009227FA" w:rsidDel="00ED0AEA" w:rsidRDefault="00614584" w:rsidP="00FB5818">
            <w:pPr>
              <w:pStyle w:val="XML3"/>
              <w:rPr>
                <w:del w:id="8859" w:author="Thomas Dietz" w:date="2012-08-08T17:00:00Z"/>
              </w:rPr>
            </w:pPr>
            <w:del w:id="8860" w:author="Thomas Dietz" w:date="2012-08-08T17:00:00Z">
              <w:r w:rsidRPr="009227FA" w:rsidDel="00ED0AEA">
                <w:delText>description "The number of flow tables supported by the logical switch.";</w:delText>
              </w:r>
            </w:del>
          </w:p>
          <w:p w14:paraId="51973630" w14:textId="36271114" w:rsidR="00614584" w:rsidRPr="009227FA" w:rsidDel="00ED0AEA" w:rsidRDefault="00FB5818" w:rsidP="00FB5818">
            <w:pPr>
              <w:pStyle w:val="XML2"/>
              <w:rPr>
                <w:del w:id="8861" w:author="Thomas Dietz" w:date="2012-08-08T17:00:00Z"/>
              </w:rPr>
            </w:pPr>
            <w:del w:id="8862" w:author="Thomas Dietz" w:date="2012-08-08T17:00:00Z">
              <w:r w:rsidRPr="009227FA" w:rsidDel="00ED0AEA">
                <w:delText>}</w:delText>
              </w:r>
            </w:del>
          </w:p>
          <w:p w14:paraId="66C42408" w14:textId="13C70462" w:rsidR="00614584" w:rsidRPr="009227FA" w:rsidDel="00ED0AEA" w:rsidRDefault="00614584" w:rsidP="00FB5818">
            <w:pPr>
              <w:pStyle w:val="XML2"/>
              <w:rPr>
                <w:del w:id="8863" w:author="Thomas Dietz" w:date="2012-08-08T17:00:00Z"/>
              </w:rPr>
            </w:pPr>
            <w:del w:id="8864" w:author="Thomas Dietz" w:date="2012-08-08T17:00:00Z">
              <w:r w:rsidRPr="009227FA" w:rsidDel="00ED0AEA">
                <w:delText>leaf max-ports {</w:delText>
              </w:r>
            </w:del>
          </w:p>
          <w:p w14:paraId="0DA744B7" w14:textId="54FFEE74" w:rsidR="00614584" w:rsidRPr="009227FA" w:rsidDel="00ED0AEA" w:rsidRDefault="00614584" w:rsidP="00FB5818">
            <w:pPr>
              <w:pStyle w:val="XML3"/>
              <w:rPr>
                <w:del w:id="8865" w:author="Thomas Dietz" w:date="2012-08-08T17:00:00Z"/>
              </w:rPr>
            </w:pPr>
            <w:del w:id="8866" w:author="Thomas Dietz" w:date="2012-08-08T17:00:00Z">
              <w:r w:rsidRPr="009227FA" w:rsidDel="00ED0AEA">
                <w:delText>type uint32;</w:delText>
              </w:r>
            </w:del>
          </w:p>
          <w:p w14:paraId="6503D2FB" w14:textId="363B3D77" w:rsidR="00614584" w:rsidRPr="009227FA" w:rsidDel="00ED0AEA" w:rsidRDefault="00614584" w:rsidP="00FB5818">
            <w:pPr>
              <w:pStyle w:val="XML3"/>
              <w:rPr>
                <w:del w:id="8867" w:author="Thomas Dietz" w:date="2012-08-08T17:00:00Z"/>
              </w:rPr>
            </w:pPr>
            <w:del w:id="8868" w:author="Thomas Dietz" w:date="2012-08-08T17:00:00Z">
              <w:r w:rsidRPr="009227FA" w:rsidDel="00ED0AEA">
                <w:delText>description "The number of flow tables supported by the logical switch.";</w:delText>
              </w:r>
            </w:del>
          </w:p>
          <w:p w14:paraId="5EC1D15B" w14:textId="55454D06" w:rsidR="00614584" w:rsidRPr="009227FA" w:rsidDel="00ED0AEA" w:rsidRDefault="00FB5818" w:rsidP="00FB5818">
            <w:pPr>
              <w:pStyle w:val="XML2"/>
              <w:rPr>
                <w:del w:id="8869" w:author="Thomas Dietz" w:date="2012-08-08T17:00:00Z"/>
              </w:rPr>
            </w:pPr>
            <w:del w:id="8870" w:author="Thomas Dietz" w:date="2012-08-08T17:00:00Z">
              <w:r w:rsidRPr="009227FA" w:rsidDel="00ED0AEA">
                <w:delText>}</w:delText>
              </w:r>
            </w:del>
          </w:p>
          <w:p w14:paraId="50E6B4C0" w14:textId="5EA8B738" w:rsidR="00614584" w:rsidRPr="009227FA" w:rsidDel="00ED0AEA" w:rsidRDefault="00614584" w:rsidP="00FB5818">
            <w:pPr>
              <w:pStyle w:val="XML2"/>
              <w:rPr>
                <w:del w:id="8871" w:author="Thomas Dietz" w:date="2012-08-08T17:00:00Z"/>
              </w:rPr>
            </w:pPr>
            <w:del w:id="8872" w:author="Thomas Dietz" w:date="2012-08-08T17:00:00Z">
              <w:r w:rsidRPr="009227FA" w:rsidDel="00ED0AEA">
                <w:delText>leaf flow-statistics {</w:delText>
              </w:r>
            </w:del>
          </w:p>
          <w:p w14:paraId="3DB0FCEC" w14:textId="0989C999" w:rsidR="00614584" w:rsidRPr="009227FA" w:rsidDel="00ED0AEA" w:rsidRDefault="00614584" w:rsidP="00FB5818">
            <w:pPr>
              <w:pStyle w:val="XML3"/>
              <w:rPr>
                <w:del w:id="8873" w:author="Thomas Dietz" w:date="2012-08-08T17:00:00Z"/>
              </w:rPr>
            </w:pPr>
            <w:del w:id="8874" w:author="Thomas Dietz" w:date="2012-08-08T17:00:00Z">
              <w:r w:rsidRPr="009227FA" w:rsidDel="00ED0AEA">
                <w:delText>type boolean;</w:delText>
              </w:r>
            </w:del>
          </w:p>
          <w:p w14:paraId="49E3B509" w14:textId="0607956D" w:rsidR="00614584" w:rsidRPr="009227FA" w:rsidDel="00ED0AEA" w:rsidRDefault="00614584" w:rsidP="00FB5818">
            <w:pPr>
              <w:pStyle w:val="XML3"/>
              <w:rPr>
                <w:del w:id="8875" w:author="Thomas Dietz" w:date="2012-08-08T17:00:00Z"/>
              </w:rPr>
            </w:pPr>
            <w:del w:id="8876" w:author="Thomas Dietz" w:date="2012-08-08T17:00:00Z">
              <w:r w:rsidRPr="009227FA" w:rsidDel="00ED0AEA">
                <w:delText>default false;</w:delText>
              </w:r>
            </w:del>
          </w:p>
          <w:p w14:paraId="3FA5092A" w14:textId="6BFC3BD4" w:rsidR="00614584" w:rsidRPr="009227FA" w:rsidDel="00ED0AEA" w:rsidRDefault="00614584" w:rsidP="00FB5818">
            <w:pPr>
              <w:pStyle w:val="XML3"/>
              <w:rPr>
                <w:del w:id="8877" w:author="Thomas Dietz" w:date="2012-08-08T17:00:00Z"/>
              </w:rPr>
            </w:pPr>
            <w:del w:id="8878" w:author="Thomas Dietz" w:date="2012-08-08T17:00:00Z">
              <w:r w:rsidRPr="009227FA" w:rsidDel="00ED0AEA">
                <w:delText>description "Specifies if the logical switch supports flow statistics.";</w:delText>
              </w:r>
            </w:del>
          </w:p>
          <w:p w14:paraId="395D6381" w14:textId="46902DED" w:rsidR="00614584" w:rsidRPr="009227FA" w:rsidDel="00ED0AEA" w:rsidRDefault="00614584" w:rsidP="00FB5818">
            <w:pPr>
              <w:pStyle w:val="XML2"/>
              <w:rPr>
                <w:del w:id="8879" w:author="Thomas Dietz" w:date="2012-08-08T17:00:00Z"/>
              </w:rPr>
            </w:pPr>
            <w:del w:id="8880" w:author="Thomas Dietz" w:date="2012-08-08T17:00:00Z">
              <w:r w:rsidRPr="009227FA" w:rsidDel="00ED0AEA">
                <w:delText>}</w:delText>
              </w:r>
            </w:del>
          </w:p>
          <w:p w14:paraId="14F3E921" w14:textId="243EA4F5" w:rsidR="00614584" w:rsidRPr="009227FA" w:rsidDel="00ED0AEA" w:rsidRDefault="00614584" w:rsidP="002E655C">
            <w:pPr>
              <w:pStyle w:val="XML2"/>
              <w:rPr>
                <w:del w:id="8881" w:author="Thomas Dietz" w:date="2012-08-08T17:00:00Z"/>
              </w:rPr>
            </w:pPr>
            <w:del w:id="8882" w:author="Thomas Dietz" w:date="2012-08-08T17:00:00Z">
              <w:r w:rsidRPr="009227FA" w:rsidDel="00ED0AEA">
                <w:delText>leaf table-statistics {</w:delText>
              </w:r>
            </w:del>
          </w:p>
          <w:p w14:paraId="6C43443E" w14:textId="124B05E7" w:rsidR="00614584" w:rsidRPr="009227FA" w:rsidDel="00ED0AEA" w:rsidRDefault="00614584" w:rsidP="002E655C">
            <w:pPr>
              <w:pStyle w:val="XML3"/>
              <w:rPr>
                <w:del w:id="8883" w:author="Thomas Dietz" w:date="2012-08-08T17:00:00Z"/>
              </w:rPr>
            </w:pPr>
            <w:del w:id="8884" w:author="Thomas Dietz" w:date="2012-08-08T17:00:00Z">
              <w:r w:rsidRPr="009227FA" w:rsidDel="00ED0AEA">
                <w:delText>type boolean;</w:delText>
              </w:r>
            </w:del>
          </w:p>
          <w:p w14:paraId="6B9DF3A2" w14:textId="632E198D" w:rsidR="00614584" w:rsidRPr="009227FA" w:rsidDel="00ED0AEA" w:rsidRDefault="00614584" w:rsidP="002E655C">
            <w:pPr>
              <w:pStyle w:val="XML3"/>
              <w:rPr>
                <w:del w:id="8885" w:author="Thomas Dietz" w:date="2012-08-08T17:00:00Z"/>
              </w:rPr>
            </w:pPr>
            <w:del w:id="8886" w:author="Thomas Dietz" w:date="2012-08-08T17:00:00Z">
              <w:r w:rsidRPr="009227FA" w:rsidDel="00ED0AEA">
                <w:delText>default false;</w:delText>
              </w:r>
            </w:del>
          </w:p>
          <w:p w14:paraId="25988A76" w14:textId="12585014" w:rsidR="00614584" w:rsidRPr="009227FA" w:rsidDel="00ED0AEA" w:rsidRDefault="00614584" w:rsidP="002E655C">
            <w:pPr>
              <w:pStyle w:val="XML3"/>
              <w:rPr>
                <w:del w:id="8887" w:author="Thomas Dietz" w:date="2012-08-08T17:00:00Z"/>
              </w:rPr>
            </w:pPr>
            <w:del w:id="8888" w:author="Thomas Dietz" w:date="2012-08-08T17:00:00Z">
              <w:r w:rsidRPr="009227FA" w:rsidDel="00ED0AEA">
                <w:delText>description "Specifies if the logical switch supports table statistics.";</w:delText>
              </w:r>
            </w:del>
          </w:p>
          <w:p w14:paraId="6804870A" w14:textId="6104D7B8" w:rsidR="00614584" w:rsidRPr="009227FA" w:rsidDel="00ED0AEA" w:rsidRDefault="00614584" w:rsidP="002E655C">
            <w:pPr>
              <w:pStyle w:val="XML2"/>
              <w:rPr>
                <w:del w:id="8889" w:author="Thomas Dietz" w:date="2012-08-08T17:00:00Z"/>
              </w:rPr>
            </w:pPr>
            <w:del w:id="8890" w:author="Thomas Dietz" w:date="2012-08-08T17:00:00Z">
              <w:r w:rsidRPr="009227FA" w:rsidDel="00ED0AEA">
                <w:delText>}</w:delText>
              </w:r>
            </w:del>
          </w:p>
          <w:p w14:paraId="4EA45208" w14:textId="11D4A07D" w:rsidR="00614584" w:rsidRPr="009227FA" w:rsidDel="00ED0AEA" w:rsidRDefault="00614584" w:rsidP="002E655C">
            <w:pPr>
              <w:pStyle w:val="XML2"/>
              <w:rPr>
                <w:del w:id="8891" w:author="Thomas Dietz" w:date="2012-08-08T17:00:00Z"/>
              </w:rPr>
            </w:pPr>
            <w:del w:id="8892" w:author="Thomas Dietz" w:date="2012-08-08T17:00:00Z">
              <w:r w:rsidRPr="009227FA" w:rsidDel="00ED0AEA">
                <w:delText>leaf port-statistics {</w:delText>
              </w:r>
            </w:del>
          </w:p>
          <w:p w14:paraId="10EBD89F" w14:textId="251D8B71" w:rsidR="00614584" w:rsidRPr="009227FA" w:rsidDel="00ED0AEA" w:rsidRDefault="00614584" w:rsidP="002E655C">
            <w:pPr>
              <w:pStyle w:val="XML3"/>
              <w:rPr>
                <w:del w:id="8893" w:author="Thomas Dietz" w:date="2012-08-08T17:00:00Z"/>
              </w:rPr>
            </w:pPr>
            <w:del w:id="8894" w:author="Thomas Dietz" w:date="2012-08-08T17:00:00Z">
              <w:r w:rsidRPr="009227FA" w:rsidDel="00ED0AEA">
                <w:delText>type boolean;</w:delText>
              </w:r>
            </w:del>
          </w:p>
          <w:p w14:paraId="42E20BD3" w14:textId="797B3215" w:rsidR="00614584" w:rsidRPr="009227FA" w:rsidDel="00ED0AEA" w:rsidRDefault="00614584" w:rsidP="002E655C">
            <w:pPr>
              <w:pStyle w:val="XML3"/>
              <w:rPr>
                <w:del w:id="8895" w:author="Thomas Dietz" w:date="2012-08-08T17:00:00Z"/>
              </w:rPr>
            </w:pPr>
            <w:del w:id="8896" w:author="Thomas Dietz" w:date="2012-08-08T17:00:00Z">
              <w:r w:rsidRPr="009227FA" w:rsidDel="00ED0AEA">
                <w:delText>default false;</w:delText>
              </w:r>
            </w:del>
          </w:p>
          <w:p w14:paraId="74EC831A" w14:textId="063D4D23" w:rsidR="00614584" w:rsidRPr="009227FA" w:rsidDel="00ED0AEA" w:rsidRDefault="00614584" w:rsidP="002E655C">
            <w:pPr>
              <w:pStyle w:val="XML3"/>
              <w:rPr>
                <w:del w:id="8897" w:author="Thomas Dietz" w:date="2012-08-08T17:00:00Z"/>
              </w:rPr>
            </w:pPr>
            <w:del w:id="8898" w:author="Thomas Dietz" w:date="2012-08-08T17:00:00Z">
              <w:r w:rsidRPr="009227FA" w:rsidDel="00ED0AEA">
                <w:delText>description "Specifies if the logical switch supports port statistics.";</w:delText>
              </w:r>
            </w:del>
          </w:p>
          <w:p w14:paraId="306E7A67" w14:textId="78C4F4C7" w:rsidR="00614584" w:rsidRPr="009227FA" w:rsidDel="00ED0AEA" w:rsidRDefault="00614584" w:rsidP="002E655C">
            <w:pPr>
              <w:pStyle w:val="XML2"/>
              <w:rPr>
                <w:del w:id="8899" w:author="Thomas Dietz" w:date="2012-08-08T17:00:00Z"/>
              </w:rPr>
            </w:pPr>
            <w:del w:id="8900" w:author="Thomas Dietz" w:date="2012-08-08T17:00:00Z">
              <w:r w:rsidRPr="009227FA" w:rsidDel="00ED0AEA">
                <w:delText>}</w:delText>
              </w:r>
            </w:del>
          </w:p>
          <w:p w14:paraId="4037705C" w14:textId="36EF77EB" w:rsidR="00614584" w:rsidRPr="009227FA" w:rsidDel="00ED0AEA" w:rsidRDefault="00614584" w:rsidP="002E655C">
            <w:pPr>
              <w:pStyle w:val="XML2"/>
              <w:rPr>
                <w:del w:id="8901" w:author="Thomas Dietz" w:date="2012-08-08T17:00:00Z"/>
              </w:rPr>
            </w:pPr>
            <w:del w:id="8902" w:author="Thomas Dietz" w:date="2012-08-08T17:00:00Z">
              <w:r w:rsidRPr="009227FA" w:rsidDel="00ED0AEA">
                <w:delText>leaf group-statistics {</w:delText>
              </w:r>
            </w:del>
          </w:p>
          <w:p w14:paraId="29DE5EA7" w14:textId="1BD8555B" w:rsidR="00614584" w:rsidRPr="009227FA" w:rsidDel="00ED0AEA" w:rsidRDefault="00614584" w:rsidP="002E655C">
            <w:pPr>
              <w:pStyle w:val="XML3"/>
              <w:rPr>
                <w:del w:id="8903" w:author="Thomas Dietz" w:date="2012-08-08T17:00:00Z"/>
              </w:rPr>
            </w:pPr>
            <w:del w:id="8904" w:author="Thomas Dietz" w:date="2012-08-08T17:00:00Z">
              <w:r w:rsidRPr="009227FA" w:rsidDel="00ED0AEA">
                <w:delText>type boolean;</w:delText>
              </w:r>
            </w:del>
          </w:p>
          <w:p w14:paraId="52E1EF5A" w14:textId="554F3583" w:rsidR="00614584" w:rsidRPr="009227FA" w:rsidDel="00ED0AEA" w:rsidRDefault="00614584" w:rsidP="002E655C">
            <w:pPr>
              <w:pStyle w:val="XML3"/>
              <w:rPr>
                <w:del w:id="8905" w:author="Thomas Dietz" w:date="2012-08-08T17:00:00Z"/>
              </w:rPr>
            </w:pPr>
            <w:del w:id="8906" w:author="Thomas Dietz" w:date="2012-08-08T17:00:00Z">
              <w:r w:rsidRPr="009227FA" w:rsidDel="00ED0AEA">
                <w:delText>default false;</w:delText>
              </w:r>
            </w:del>
          </w:p>
          <w:p w14:paraId="40A842DC" w14:textId="47D12164" w:rsidR="00614584" w:rsidRPr="009227FA" w:rsidDel="00ED0AEA" w:rsidRDefault="00614584" w:rsidP="002E655C">
            <w:pPr>
              <w:pStyle w:val="XML3"/>
              <w:rPr>
                <w:del w:id="8907" w:author="Thomas Dietz" w:date="2012-08-08T17:00:00Z"/>
              </w:rPr>
            </w:pPr>
            <w:del w:id="8908" w:author="Thomas Dietz" w:date="2012-08-08T17:00:00Z">
              <w:r w:rsidRPr="009227FA" w:rsidDel="00ED0AEA">
                <w:delText>description "Specifies if the logical switch supports group statistics.";</w:delText>
              </w:r>
            </w:del>
          </w:p>
          <w:p w14:paraId="1219D2BB" w14:textId="3CFAE3CD" w:rsidR="00614584" w:rsidRPr="009227FA" w:rsidDel="00ED0AEA" w:rsidRDefault="00614584" w:rsidP="002E655C">
            <w:pPr>
              <w:pStyle w:val="XML2"/>
              <w:rPr>
                <w:del w:id="8909" w:author="Thomas Dietz" w:date="2012-08-08T17:00:00Z"/>
              </w:rPr>
            </w:pPr>
            <w:del w:id="8910" w:author="Thomas Dietz" w:date="2012-08-08T17:00:00Z">
              <w:r w:rsidRPr="009227FA" w:rsidDel="00ED0AEA">
                <w:delText>}</w:delText>
              </w:r>
            </w:del>
          </w:p>
          <w:p w14:paraId="7C95F7CF" w14:textId="00020D96" w:rsidR="00614584" w:rsidRPr="009227FA" w:rsidDel="00ED0AEA" w:rsidRDefault="00614584" w:rsidP="002E655C">
            <w:pPr>
              <w:pStyle w:val="XML2"/>
              <w:rPr>
                <w:del w:id="8911" w:author="Thomas Dietz" w:date="2012-08-08T17:00:00Z"/>
              </w:rPr>
            </w:pPr>
            <w:del w:id="8912" w:author="Thomas Dietz" w:date="2012-08-08T17:00:00Z">
              <w:r w:rsidRPr="009227FA" w:rsidDel="00ED0AEA">
                <w:delText>leaf queue-statistics {</w:delText>
              </w:r>
            </w:del>
          </w:p>
          <w:p w14:paraId="2050B145" w14:textId="69CFEC5C" w:rsidR="00614584" w:rsidRPr="009227FA" w:rsidDel="00ED0AEA" w:rsidRDefault="00614584" w:rsidP="002E655C">
            <w:pPr>
              <w:pStyle w:val="XML3"/>
              <w:rPr>
                <w:del w:id="8913" w:author="Thomas Dietz" w:date="2012-08-08T17:00:00Z"/>
              </w:rPr>
            </w:pPr>
            <w:del w:id="8914" w:author="Thomas Dietz" w:date="2012-08-08T17:00:00Z">
              <w:r w:rsidRPr="009227FA" w:rsidDel="00ED0AEA">
                <w:delText>type boolean;</w:delText>
              </w:r>
            </w:del>
          </w:p>
          <w:p w14:paraId="52AD5B4A" w14:textId="68AB8074" w:rsidR="00614584" w:rsidRPr="009227FA" w:rsidDel="00ED0AEA" w:rsidRDefault="00614584" w:rsidP="002E655C">
            <w:pPr>
              <w:pStyle w:val="XML3"/>
              <w:rPr>
                <w:del w:id="8915" w:author="Thomas Dietz" w:date="2012-08-08T17:00:00Z"/>
              </w:rPr>
            </w:pPr>
            <w:del w:id="8916" w:author="Thomas Dietz" w:date="2012-08-08T17:00:00Z">
              <w:r w:rsidRPr="009227FA" w:rsidDel="00ED0AEA">
                <w:delText>default false;</w:delText>
              </w:r>
            </w:del>
          </w:p>
          <w:p w14:paraId="5F93FAB3" w14:textId="166BD396" w:rsidR="00614584" w:rsidRPr="009227FA" w:rsidDel="00ED0AEA" w:rsidRDefault="00614584" w:rsidP="002E655C">
            <w:pPr>
              <w:pStyle w:val="XML3"/>
              <w:rPr>
                <w:del w:id="8917" w:author="Thomas Dietz" w:date="2012-08-08T17:00:00Z"/>
              </w:rPr>
            </w:pPr>
            <w:del w:id="8918" w:author="Thomas Dietz" w:date="2012-08-08T17:00:00Z">
              <w:r w:rsidRPr="009227FA" w:rsidDel="00ED0AEA">
                <w:delText>description "Specifies if the logical switch supports queue statistics.";</w:delText>
              </w:r>
            </w:del>
          </w:p>
          <w:p w14:paraId="4B05968B" w14:textId="41A0D51E" w:rsidR="00614584" w:rsidRPr="009227FA" w:rsidDel="00ED0AEA" w:rsidRDefault="00614584" w:rsidP="002E655C">
            <w:pPr>
              <w:pStyle w:val="XML2"/>
              <w:rPr>
                <w:del w:id="8919" w:author="Thomas Dietz" w:date="2012-08-08T17:00:00Z"/>
              </w:rPr>
            </w:pPr>
            <w:del w:id="8920" w:author="Thomas Dietz" w:date="2012-08-08T17:00:00Z">
              <w:r w:rsidRPr="009227FA" w:rsidDel="00ED0AEA">
                <w:delText>}</w:delText>
              </w:r>
            </w:del>
          </w:p>
          <w:p w14:paraId="685BC4A0" w14:textId="521CBF82" w:rsidR="00614584" w:rsidRPr="009227FA" w:rsidDel="00ED0AEA" w:rsidRDefault="00614584" w:rsidP="002E655C">
            <w:pPr>
              <w:pStyle w:val="XML2"/>
              <w:rPr>
                <w:del w:id="8921" w:author="Thomas Dietz" w:date="2012-08-08T17:00:00Z"/>
              </w:rPr>
            </w:pPr>
            <w:del w:id="8922" w:author="Thomas Dietz" w:date="2012-08-08T17:00:00Z">
              <w:r w:rsidRPr="009227FA" w:rsidDel="00ED0AEA">
                <w:delText>leaf reassemble-ip-fragments {</w:delText>
              </w:r>
            </w:del>
          </w:p>
          <w:p w14:paraId="23932603" w14:textId="33EBAF60" w:rsidR="00614584" w:rsidRPr="009227FA" w:rsidDel="00ED0AEA" w:rsidRDefault="00614584" w:rsidP="002E655C">
            <w:pPr>
              <w:pStyle w:val="XML3"/>
              <w:rPr>
                <w:del w:id="8923" w:author="Thomas Dietz" w:date="2012-08-08T17:00:00Z"/>
              </w:rPr>
            </w:pPr>
            <w:del w:id="8924" w:author="Thomas Dietz" w:date="2012-08-08T17:00:00Z">
              <w:r w:rsidRPr="009227FA" w:rsidDel="00ED0AEA">
                <w:delText>type boolean;</w:delText>
              </w:r>
            </w:del>
          </w:p>
          <w:p w14:paraId="5F260C8B" w14:textId="73B3C4D9" w:rsidR="00614584" w:rsidRPr="009227FA" w:rsidDel="00ED0AEA" w:rsidRDefault="00614584" w:rsidP="002E655C">
            <w:pPr>
              <w:pStyle w:val="XML3"/>
              <w:rPr>
                <w:del w:id="8925" w:author="Thomas Dietz" w:date="2012-08-08T17:00:00Z"/>
              </w:rPr>
            </w:pPr>
            <w:del w:id="8926" w:author="Thomas Dietz" w:date="2012-08-08T17:00:00Z">
              <w:r w:rsidRPr="009227FA" w:rsidDel="00ED0AEA">
                <w:delText>default false;</w:delText>
              </w:r>
            </w:del>
          </w:p>
          <w:p w14:paraId="51BC06F6" w14:textId="0503C47D" w:rsidR="00614584" w:rsidRPr="009227FA" w:rsidDel="00ED0AEA" w:rsidRDefault="00614584" w:rsidP="002E655C">
            <w:pPr>
              <w:pStyle w:val="XML3"/>
              <w:rPr>
                <w:del w:id="8927" w:author="Thomas Dietz" w:date="2012-08-08T17:00:00Z"/>
              </w:rPr>
            </w:pPr>
            <w:del w:id="8928" w:author="Thomas Dietz" w:date="2012-08-08T17:00:00Z">
              <w:r w:rsidRPr="009227FA" w:rsidDel="00ED0AEA">
                <w:delText>description "Specifies if the logical switch supports reassemble IP fragments.";</w:delText>
              </w:r>
            </w:del>
          </w:p>
          <w:p w14:paraId="3563FCBC" w14:textId="7C95B4A4" w:rsidR="00614584" w:rsidRPr="009227FA" w:rsidDel="00ED0AEA" w:rsidRDefault="00614584" w:rsidP="002E655C">
            <w:pPr>
              <w:pStyle w:val="XML2"/>
              <w:rPr>
                <w:del w:id="8929" w:author="Thomas Dietz" w:date="2012-08-08T17:00:00Z"/>
              </w:rPr>
            </w:pPr>
            <w:del w:id="8930" w:author="Thomas Dietz" w:date="2012-08-08T17:00:00Z">
              <w:r w:rsidRPr="009227FA" w:rsidDel="00ED0AEA">
                <w:delText>}</w:delText>
              </w:r>
            </w:del>
          </w:p>
          <w:p w14:paraId="4F648628" w14:textId="163FF17D" w:rsidR="00614584" w:rsidRPr="009227FA" w:rsidDel="00ED0AEA" w:rsidRDefault="00614584" w:rsidP="002E655C">
            <w:pPr>
              <w:pStyle w:val="XML2"/>
              <w:rPr>
                <w:del w:id="8931" w:author="Thomas Dietz" w:date="2012-08-08T17:00:00Z"/>
              </w:rPr>
            </w:pPr>
            <w:del w:id="8932" w:author="Thomas Dietz" w:date="2012-08-08T17:00:00Z">
              <w:r w:rsidRPr="009227FA" w:rsidDel="00ED0AEA">
                <w:delText>leaf block-looping-ports {</w:delText>
              </w:r>
            </w:del>
          </w:p>
          <w:p w14:paraId="5E7B7D4D" w14:textId="2E201045" w:rsidR="00614584" w:rsidRPr="009227FA" w:rsidDel="00ED0AEA" w:rsidRDefault="00614584" w:rsidP="002E655C">
            <w:pPr>
              <w:pStyle w:val="XML3"/>
              <w:rPr>
                <w:del w:id="8933" w:author="Thomas Dietz" w:date="2012-08-08T17:00:00Z"/>
              </w:rPr>
            </w:pPr>
            <w:del w:id="8934" w:author="Thomas Dietz" w:date="2012-08-08T17:00:00Z">
              <w:r w:rsidRPr="009227FA" w:rsidDel="00ED0AEA">
                <w:delText>type boolean;</w:delText>
              </w:r>
            </w:del>
          </w:p>
          <w:p w14:paraId="4282EBD5" w14:textId="1F1CE1F6" w:rsidR="00614584" w:rsidRPr="009227FA" w:rsidDel="00ED0AEA" w:rsidRDefault="00614584" w:rsidP="002E655C">
            <w:pPr>
              <w:pStyle w:val="XML3"/>
              <w:rPr>
                <w:del w:id="8935" w:author="Thomas Dietz" w:date="2012-08-08T17:00:00Z"/>
              </w:rPr>
            </w:pPr>
            <w:del w:id="8936" w:author="Thomas Dietz" w:date="2012-08-08T17:00:00Z">
              <w:r w:rsidRPr="009227FA" w:rsidDel="00ED0AEA">
                <w:delText>default false;</w:delText>
              </w:r>
            </w:del>
          </w:p>
          <w:p w14:paraId="339E23B2" w14:textId="51E3F0C8" w:rsidR="00614584" w:rsidRPr="009227FA" w:rsidDel="00ED0AEA" w:rsidRDefault="00614584" w:rsidP="002E655C">
            <w:pPr>
              <w:pStyle w:val="XML3"/>
              <w:rPr>
                <w:del w:id="8937" w:author="Thomas Dietz" w:date="2012-08-08T17:00:00Z"/>
              </w:rPr>
            </w:pPr>
            <w:del w:id="8938" w:author="Thomas Dietz" w:date="2012-08-08T17:00:00Z">
              <w:r w:rsidRPr="009227FA" w:rsidDel="00ED0AEA">
                <w:lastRenderedPageBreak/>
                <w:delText>description "'true' indicates that a switch protocol outside of OpenFlow, such as 802.1D Spanning Tree, will detect topology loops and block ports to prevent packet loops."</w:delText>
              </w:r>
              <w:r w:rsidR="00FE7DC9" w:rsidRPr="009227FA" w:rsidDel="00ED0AEA">
                <w:delText>;</w:delText>
              </w:r>
            </w:del>
          </w:p>
          <w:p w14:paraId="54CC2AEC" w14:textId="30991B4C" w:rsidR="00614584" w:rsidRPr="009227FA" w:rsidDel="00ED0AEA" w:rsidRDefault="00614584" w:rsidP="002E655C">
            <w:pPr>
              <w:pStyle w:val="XML2"/>
              <w:rPr>
                <w:del w:id="8939" w:author="Thomas Dietz" w:date="2012-08-08T17:00:00Z"/>
              </w:rPr>
            </w:pPr>
            <w:del w:id="8940" w:author="Thomas Dietz" w:date="2012-08-08T17:00:00Z">
              <w:r w:rsidRPr="009227FA" w:rsidDel="00ED0AEA">
                <w:delText>}</w:delText>
              </w:r>
            </w:del>
          </w:p>
          <w:p w14:paraId="47A17F46" w14:textId="7CB90900" w:rsidR="00614584" w:rsidRPr="009227FA" w:rsidDel="00ED0AEA" w:rsidRDefault="00614584" w:rsidP="002E655C">
            <w:pPr>
              <w:pStyle w:val="XML2"/>
              <w:rPr>
                <w:del w:id="8941" w:author="Thomas Dietz" w:date="2012-08-08T17:00:00Z"/>
              </w:rPr>
            </w:pPr>
            <w:del w:id="8942" w:author="Thomas Dietz" w:date="2012-08-08T17:00:00Z">
              <w:r w:rsidRPr="009227FA" w:rsidDel="00ED0AEA">
                <w:delText>container reserved-port-types {</w:delText>
              </w:r>
            </w:del>
          </w:p>
          <w:p w14:paraId="199C84D6" w14:textId="619B2F65" w:rsidR="00614584" w:rsidRPr="009227FA" w:rsidDel="00ED0AEA" w:rsidRDefault="00614584" w:rsidP="002E655C">
            <w:pPr>
              <w:pStyle w:val="XML3"/>
              <w:rPr>
                <w:del w:id="8943" w:author="Thomas Dietz" w:date="2012-08-08T17:00:00Z"/>
              </w:rPr>
            </w:pPr>
            <w:del w:id="8944" w:author="Thomas Dietz" w:date="2012-08-08T17:00:00Z">
              <w:r w:rsidRPr="009227FA" w:rsidDel="00ED0AEA">
                <w:delText>description "Specify generic forwarding actions such as sending to the controller, flooding, or forwarding using non-OpenFlow methods, such as 'normal' switch processing.";</w:delText>
              </w:r>
            </w:del>
          </w:p>
          <w:p w14:paraId="24A0C881" w14:textId="6696E884" w:rsidR="00614584" w:rsidRPr="009227FA" w:rsidDel="00ED0AEA" w:rsidRDefault="00614584" w:rsidP="002E655C">
            <w:pPr>
              <w:pStyle w:val="XML3"/>
              <w:rPr>
                <w:del w:id="8945" w:author="Thomas Dietz" w:date="2012-08-08T17:00:00Z"/>
              </w:rPr>
            </w:pPr>
            <w:del w:id="8946" w:author="Thomas Dietz" w:date="2012-08-08T17:00:00Z">
              <w:r w:rsidRPr="009227FA" w:rsidDel="00ED0AEA">
                <w:delText>reference "The types of reserved ports are defined in OpenFlow Switch Specification version 1.2.";</w:delText>
              </w:r>
            </w:del>
          </w:p>
          <w:p w14:paraId="4738D0A2" w14:textId="46630A9C" w:rsidR="00614584" w:rsidRPr="009227FA" w:rsidDel="00ED0AEA" w:rsidRDefault="00614584" w:rsidP="002E655C">
            <w:pPr>
              <w:pStyle w:val="XML3"/>
              <w:rPr>
                <w:del w:id="8947" w:author="Thomas Dietz" w:date="2012-08-08T17:00:00Z"/>
              </w:rPr>
            </w:pPr>
            <w:del w:id="8948" w:author="Thomas Dietz" w:date="2012-08-08T17:00:00Z">
              <w:r w:rsidRPr="009227FA" w:rsidDel="00ED0AEA">
                <w:delText>leaf-list type {</w:delText>
              </w:r>
            </w:del>
          </w:p>
          <w:p w14:paraId="69A8B389" w14:textId="609AE9C6" w:rsidR="00614584" w:rsidRPr="009227FA" w:rsidDel="00ED0AEA" w:rsidRDefault="00614584" w:rsidP="002E655C">
            <w:pPr>
              <w:pStyle w:val="XML4"/>
              <w:rPr>
                <w:del w:id="8949" w:author="Thomas Dietz" w:date="2012-08-08T17:00:00Z"/>
              </w:rPr>
            </w:pPr>
            <w:del w:id="8950" w:author="Thomas Dietz" w:date="2012-08-08T17:00:00Z">
              <w:r w:rsidRPr="009227FA" w:rsidDel="00ED0AEA">
                <w:delText>type enumeration {</w:delText>
              </w:r>
            </w:del>
          </w:p>
          <w:p w14:paraId="07FC8310" w14:textId="3207285F" w:rsidR="00614584" w:rsidRPr="009227FA" w:rsidDel="00ED0AEA" w:rsidRDefault="00614584" w:rsidP="002E655C">
            <w:pPr>
              <w:pStyle w:val="XML5"/>
              <w:rPr>
                <w:del w:id="8951" w:author="Thomas Dietz" w:date="2012-08-08T17:00:00Z"/>
              </w:rPr>
            </w:pPr>
            <w:del w:id="8952" w:author="Thomas Dietz" w:date="2012-08-08T17:00:00Z">
              <w:r w:rsidRPr="009227FA" w:rsidDel="00ED0AEA">
                <w:delText>enum all;</w:delText>
              </w:r>
            </w:del>
          </w:p>
          <w:p w14:paraId="7D3CACB0" w14:textId="57A49D60" w:rsidR="00614584" w:rsidRPr="009227FA" w:rsidDel="00ED0AEA" w:rsidRDefault="00614584" w:rsidP="002E655C">
            <w:pPr>
              <w:pStyle w:val="XML5"/>
              <w:rPr>
                <w:del w:id="8953" w:author="Thomas Dietz" w:date="2012-08-08T17:00:00Z"/>
              </w:rPr>
            </w:pPr>
            <w:del w:id="8954" w:author="Thomas Dietz" w:date="2012-08-08T17:00:00Z">
              <w:r w:rsidRPr="009227FA" w:rsidDel="00ED0AEA">
                <w:delText>enum controller;</w:delText>
              </w:r>
            </w:del>
          </w:p>
          <w:p w14:paraId="1BB9DEC4" w14:textId="6136560C" w:rsidR="00614584" w:rsidRPr="009227FA" w:rsidDel="00ED0AEA" w:rsidRDefault="00614584" w:rsidP="002E655C">
            <w:pPr>
              <w:pStyle w:val="XML5"/>
              <w:rPr>
                <w:del w:id="8955" w:author="Thomas Dietz" w:date="2012-08-08T17:00:00Z"/>
              </w:rPr>
            </w:pPr>
            <w:del w:id="8956" w:author="Thomas Dietz" w:date="2012-08-08T17:00:00Z">
              <w:r w:rsidRPr="009227FA" w:rsidDel="00ED0AEA">
                <w:delText>enum table;</w:delText>
              </w:r>
            </w:del>
          </w:p>
          <w:p w14:paraId="44A3BE39" w14:textId="7C8FF2F5" w:rsidR="00614584" w:rsidRPr="009227FA" w:rsidDel="00ED0AEA" w:rsidRDefault="00614584" w:rsidP="002E655C">
            <w:pPr>
              <w:pStyle w:val="XML5"/>
              <w:rPr>
                <w:del w:id="8957" w:author="Thomas Dietz" w:date="2012-08-08T17:00:00Z"/>
              </w:rPr>
            </w:pPr>
            <w:del w:id="8958" w:author="Thomas Dietz" w:date="2012-08-08T17:00:00Z">
              <w:r w:rsidRPr="009227FA" w:rsidDel="00ED0AEA">
                <w:delText>enum inport;</w:delText>
              </w:r>
            </w:del>
          </w:p>
          <w:p w14:paraId="58C57350" w14:textId="396890B9" w:rsidR="00614584" w:rsidRPr="009227FA" w:rsidDel="00ED0AEA" w:rsidRDefault="00614584" w:rsidP="002E655C">
            <w:pPr>
              <w:pStyle w:val="XML5"/>
              <w:rPr>
                <w:del w:id="8959" w:author="Thomas Dietz" w:date="2012-08-08T17:00:00Z"/>
              </w:rPr>
            </w:pPr>
            <w:del w:id="8960" w:author="Thomas Dietz" w:date="2012-08-08T17:00:00Z">
              <w:r w:rsidRPr="009227FA" w:rsidDel="00ED0AEA">
                <w:delText>enum any;</w:delText>
              </w:r>
            </w:del>
          </w:p>
          <w:p w14:paraId="29E59F67" w14:textId="7B84DC73" w:rsidR="00614584" w:rsidRPr="009227FA" w:rsidDel="00ED0AEA" w:rsidRDefault="00614584" w:rsidP="002E655C">
            <w:pPr>
              <w:pStyle w:val="XML5"/>
              <w:rPr>
                <w:del w:id="8961" w:author="Thomas Dietz" w:date="2012-08-08T17:00:00Z"/>
              </w:rPr>
            </w:pPr>
            <w:del w:id="8962" w:author="Thomas Dietz" w:date="2012-08-08T17:00:00Z">
              <w:r w:rsidRPr="009227FA" w:rsidDel="00ED0AEA">
                <w:delText>enum normal;</w:delText>
              </w:r>
            </w:del>
          </w:p>
          <w:p w14:paraId="6920F600" w14:textId="330A206A" w:rsidR="00614584" w:rsidRPr="009227FA" w:rsidDel="00ED0AEA" w:rsidRDefault="00614584" w:rsidP="002E655C">
            <w:pPr>
              <w:pStyle w:val="XML5"/>
              <w:rPr>
                <w:del w:id="8963" w:author="Thomas Dietz" w:date="2012-08-08T17:00:00Z"/>
              </w:rPr>
            </w:pPr>
            <w:del w:id="8964" w:author="Thomas Dietz" w:date="2012-08-08T17:00:00Z">
              <w:r w:rsidRPr="009227FA" w:rsidDel="00ED0AEA">
                <w:delText>enum flood;</w:delText>
              </w:r>
            </w:del>
          </w:p>
          <w:p w14:paraId="308A580F" w14:textId="268A46EB" w:rsidR="00614584" w:rsidRPr="009227FA" w:rsidDel="00ED0AEA" w:rsidRDefault="00614584" w:rsidP="002E655C">
            <w:pPr>
              <w:pStyle w:val="XML4"/>
              <w:rPr>
                <w:del w:id="8965" w:author="Thomas Dietz" w:date="2012-08-08T17:00:00Z"/>
              </w:rPr>
            </w:pPr>
            <w:del w:id="8966" w:author="Thomas Dietz" w:date="2012-08-08T17:00:00Z">
              <w:r w:rsidRPr="009227FA" w:rsidDel="00ED0AEA">
                <w:delText>}</w:delText>
              </w:r>
            </w:del>
          </w:p>
          <w:p w14:paraId="46610D2B" w14:textId="21CF78FE" w:rsidR="00614584" w:rsidRPr="009227FA" w:rsidDel="00ED0AEA" w:rsidRDefault="00614584" w:rsidP="002E655C">
            <w:pPr>
              <w:pStyle w:val="XML3"/>
              <w:rPr>
                <w:del w:id="8967" w:author="Thomas Dietz" w:date="2012-08-08T17:00:00Z"/>
              </w:rPr>
            </w:pPr>
            <w:del w:id="8968" w:author="Thomas Dietz" w:date="2012-08-08T17:00:00Z">
              <w:r w:rsidRPr="009227FA" w:rsidDel="00ED0AEA">
                <w:delText>}</w:delText>
              </w:r>
            </w:del>
          </w:p>
          <w:p w14:paraId="1442FCAC" w14:textId="2F617706" w:rsidR="00614584" w:rsidRPr="009227FA" w:rsidDel="00ED0AEA" w:rsidRDefault="00614584" w:rsidP="002E655C">
            <w:pPr>
              <w:pStyle w:val="XML2"/>
              <w:rPr>
                <w:del w:id="8969" w:author="Thomas Dietz" w:date="2012-08-08T17:00:00Z"/>
              </w:rPr>
            </w:pPr>
            <w:del w:id="8970" w:author="Thomas Dietz" w:date="2012-08-08T17:00:00Z">
              <w:r w:rsidRPr="009227FA" w:rsidDel="00ED0AEA">
                <w:delText>}</w:delText>
              </w:r>
            </w:del>
          </w:p>
          <w:p w14:paraId="68E401FD" w14:textId="491FF759" w:rsidR="00614584" w:rsidRPr="009227FA" w:rsidDel="00ED0AEA" w:rsidRDefault="00614584" w:rsidP="00614584">
            <w:pPr>
              <w:pStyle w:val="XML1"/>
              <w:rPr>
                <w:del w:id="8971" w:author="Thomas Dietz" w:date="2012-08-08T17:00:00Z"/>
              </w:rPr>
            </w:pPr>
          </w:p>
          <w:p w14:paraId="0E2D26E6" w14:textId="6A60E6D3" w:rsidR="00614584" w:rsidRPr="009227FA" w:rsidDel="00ED0AEA" w:rsidRDefault="00614584" w:rsidP="002E655C">
            <w:pPr>
              <w:pStyle w:val="XML2"/>
              <w:rPr>
                <w:del w:id="8972" w:author="Thomas Dietz" w:date="2012-08-08T17:00:00Z"/>
              </w:rPr>
            </w:pPr>
            <w:del w:id="8973" w:author="Thomas Dietz" w:date="2012-08-08T17:00:00Z">
              <w:r w:rsidRPr="009227FA" w:rsidDel="00ED0AEA">
                <w:delText>container group-types {</w:delText>
              </w:r>
            </w:del>
          </w:p>
          <w:p w14:paraId="7539ECD0" w14:textId="3F6CB0C3" w:rsidR="00614584" w:rsidRPr="009227FA" w:rsidDel="00ED0AEA" w:rsidRDefault="00614584" w:rsidP="002E655C">
            <w:pPr>
              <w:pStyle w:val="XML3"/>
              <w:rPr>
                <w:del w:id="8974" w:author="Thomas Dietz" w:date="2012-08-08T17:00:00Z"/>
              </w:rPr>
            </w:pPr>
            <w:del w:id="8975" w:author="Thomas Dietz" w:date="2012-08-08T17:00:00Z">
              <w:r w:rsidRPr="009227FA" w:rsidDel="00ED0AEA">
                <w:delText>description "Specify the group types supported by the logical switch.";</w:delText>
              </w:r>
            </w:del>
          </w:p>
          <w:p w14:paraId="4A3EEEA8" w14:textId="47C607B3" w:rsidR="00614584" w:rsidRPr="009227FA" w:rsidDel="00ED0AEA" w:rsidRDefault="00614584" w:rsidP="002E655C">
            <w:pPr>
              <w:pStyle w:val="XML3"/>
              <w:rPr>
                <w:del w:id="8976" w:author="Thomas Dietz" w:date="2012-08-08T17:00:00Z"/>
              </w:rPr>
            </w:pPr>
            <w:del w:id="8977" w:author="Thomas Dietz" w:date="2012-08-08T17:00:00Z">
              <w:r w:rsidRPr="009227FA" w:rsidDel="00ED0AEA">
                <w:delText>reference "The types of groups are defined in OpenFlow Switch Specification version 1.2.";</w:delText>
              </w:r>
            </w:del>
          </w:p>
          <w:p w14:paraId="6B56900D" w14:textId="13223639" w:rsidR="00614584" w:rsidRPr="009227FA" w:rsidDel="00ED0AEA" w:rsidRDefault="00614584" w:rsidP="002E655C">
            <w:pPr>
              <w:pStyle w:val="XML3"/>
              <w:rPr>
                <w:del w:id="8978" w:author="Thomas Dietz" w:date="2012-08-08T17:00:00Z"/>
              </w:rPr>
            </w:pPr>
            <w:del w:id="8979" w:author="Thomas Dietz" w:date="2012-08-08T17:00:00Z">
              <w:r w:rsidRPr="009227FA" w:rsidDel="00ED0AEA">
                <w:delText>leaf-list type {</w:delText>
              </w:r>
            </w:del>
          </w:p>
          <w:p w14:paraId="72E12793" w14:textId="2286D42B" w:rsidR="00614584" w:rsidRPr="009227FA" w:rsidDel="00ED0AEA" w:rsidRDefault="00614584" w:rsidP="002E655C">
            <w:pPr>
              <w:pStyle w:val="XML4"/>
              <w:rPr>
                <w:del w:id="8980" w:author="Thomas Dietz" w:date="2012-08-08T17:00:00Z"/>
              </w:rPr>
            </w:pPr>
            <w:del w:id="8981" w:author="Thomas Dietz" w:date="2012-08-08T17:00:00Z">
              <w:r w:rsidRPr="009227FA" w:rsidDel="00ED0AEA">
                <w:delText>type enumeration {</w:delText>
              </w:r>
            </w:del>
          </w:p>
          <w:p w14:paraId="42B81EF9" w14:textId="29863696" w:rsidR="00614584" w:rsidRPr="009227FA" w:rsidDel="00ED0AEA" w:rsidRDefault="00614584" w:rsidP="002E655C">
            <w:pPr>
              <w:pStyle w:val="XML5"/>
              <w:rPr>
                <w:del w:id="8982" w:author="Thomas Dietz" w:date="2012-08-08T17:00:00Z"/>
              </w:rPr>
            </w:pPr>
            <w:del w:id="8983" w:author="Thomas Dietz" w:date="2012-08-08T17:00:00Z">
              <w:r w:rsidRPr="009227FA" w:rsidDel="00ED0AEA">
                <w:delText>enum all;</w:delText>
              </w:r>
            </w:del>
          </w:p>
          <w:p w14:paraId="2C8917F1" w14:textId="1CE8DE7A" w:rsidR="00614584" w:rsidRPr="009227FA" w:rsidDel="00ED0AEA" w:rsidRDefault="00614584" w:rsidP="002E655C">
            <w:pPr>
              <w:pStyle w:val="XML5"/>
              <w:rPr>
                <w:del w:id="8984" w:author="Thomas Dietz" w:date="2012-08-08T17:00:00Z"/>
              </w:rPr>
            </w:pPr>
            <w:del w:id="8985" w:author="Thomas Dietz" w:date="2012-08-08T17:00:00Z">
              <w:r w:rsidRPr="009227FA" w:rsidDel="00ED0AEA">
                <w:delText>enum select;</w:delText>
              </w:r>
            </w:del>
          </w:p>
          <w:p w14:paraId="22683818" w14:textId="2CABBAD3" w:rsidR="00614584" w:rsidRPr="009227FA" w:rsidDel="00ED0AEA" w:rsidRDefault="00614584" w:rsidP="002E655C">
            <w:pPr>
              <w:pStyle w:val="XML5"/>
              <w:rPr>
                <w:del w:id="8986" w:author="Thomas Dietz" w:date="2012-08-08T17:00:00Z"/>
              </w:rPr>
            </w:pPr>
            <w:del w:id="8987" w:author="Thomas Dietz" w:date="2012-08-08T17:00:00Z">
              <w:r w:rsidRPr="009227FA" w:rsidDel="00ED0AEA">
                <w:delText>enum indirect;</w:delText>
              </w:r>
            </w:del>
          </w:p>
          <w:p w14:paraId="133CA565" w14:textId="532AF596" w:rsidR="00614584" w:rsidRPr="009227FA" w:rsidDel="00ED0AEA" w:rsidRDefault="00614584" w:rsidP="002E655C">
            <w:pPr>
              <w:pStyle w:val="XML5"/>
              <w:rPr>
                <w:del w:id="8988" w:author="Thomas Dietz" w:date="2012-08-08T17:00:00Z"/>
              </w:rPr>
            </w:pPr>
            <w:del w:id="8989" w:author="Thomas Dietz" w:date="2012-08-08T17:00:00Z">
              <w:r w:rsidRPr="009227FA" w:rsidDel="00ED0AEA">
                <w:delText>enum fast-failover;</w:delText>
              </w:r>
            </w:del>
          </w:p>
          <w:p w14:paraId="18A1E1C5" w14:textId="321C5987" w:rsidR="00614584" w:rsidRPr="009227FA" w:rsidDel="00ED0AEA" w:rsidRDefault="00614584" w:rsidP="002E655C">
            <w:pPr>
              <w:pStyle w:val="XML4"/>
              <w:rPr>
                <w:del w:id="8990" w:author="Thomas Dietz" w:date="2012-08-08T17:00:00Z"/>
              </w:rPr>
            </w:pPr>
            <w:del w:id="8991" w:author="Thomas Dietz" w:date="2012-08-08T17:00:00Z">
              <w:r w:rsidRPr="009227FA" w:rsidDel="00ED0AEA">
                <w:delText>}</w:delText>
              </w:r>
            </w:del>
          </w:p>
          <w:p w14:paraId="155F0063" w14:textId="04A36850" w:rsidR="00614584" w:rsidRPr="009227FA" w:rsidDel="00ED0AEA" w:rsidRDefault="00614584" w:rsidP="002E655C">
            <w:pPr>
              <w:pStyle w:val="XML3"/>
              <w:rPr>
                <w:del w:id="8992" w:author="Thomas Dietz" w:date="2012-08-08T17:00:00Z"/>
              </w:rPr>
            </w:pPr>
            <w:del w:id="8993" w:author="Thomas Dietz" w:date="2012-08-08T17:00:00Z">
              <w:r w:rsidRPr="009227FA" w:rsidDel="00ED0AEA">
                <w:delText>}</w:delText>
              </w:r>
            </w:del>
          </w:p>
          <w:p w14:paraId="789E83D1" w14:textId="0BE5777E" w:rsidR="00614584" w:rsidRPr="009227FA" w:rsidDel="00ED0AEA" w:rsidRDefault="00614584" w:rsidP="002E655C">
            <w:pPr>
              <w:pStyle w:val="XML2"/>
              <w:rPr>
                <w:del w:id="8994" w:author="Thomas Dietz" w:date="2012-08-08T17:00:00Z"/>
              </w:rPr>
            </w:pPr>
            <w:del w:id="8995" w:author="Thomas Dietz" w:date="2012-08-08T17:00:00Z">
              <w:r w:rsidRPr="009227FA" w:rsidDel="00ED0AEA">
                <w:delText>}</w:delText>
              </w:r>
            </w:del>
          </w:p>
          <w:p w14:paraId="7433EF6B" w14:textId="7D25D99D" w:rsidR="00614584" w:rsidRPr="009227FA" w:rsidDel="00ED0AEA" w:rsidRDefault="00614584" w:rsidP="00614584">
            <w:pPr>
              <w:pStyle w:val="XML1"/>
              <w:rPr>
                <w:del w:id="8996" w:author="Thomas Dietz" w:date="2012-08-08T17:00:00Z"/>
              </w:rPr>
            </w:pPr>
          </w:p>
          <w:p w14:paraId="0774DDE0" w14:textId="301A48C2" w:rsidR="00614584" w:rsidRPr="009227FA" w:rsidDel="00ED0AEA" w:rsidRDefault="00614584" w:rsidP="002E655C">
            <w:pPr>
              <w:pStyle w:val="XML2"/>
              <w:rPr>
                <w:del w:id="8997" w:author="Thomas Dietz" w:date="2012-08-08T17:00:00Z"/>
              </w:rPr>
            </w:pPr>
            <w:del w:id="8998" w:author="Thomas Dietz" w:date="2012-08-08T17:00:00Z">
              <w:r w:rsidRPr="009227FA" w:rsidDel="00ED0AEA">
                <w:delText>container group-capabilities {</w:delText>
              </w:r>
            </w:del>
          </w:p>
          <w:p w14:paraId="2970938C" w14:textId="7B660387" w:rsidR="00614584" w:rsidRPr="009227FA" w:rsidDel="00ED0AEA" w:rsidRDefault="00614584" w:rsidP="002E655C">
            <w:pPr>
              <w:pStyle w:val="XML3"/>
              <w:rPr>
                <w:del w:id="8999" w:author="Thomas Dietz" w:date="2012-08-08T17:00:00Z"/>
              </w:rPr>
            </w:pPr>
            <w:del w:id="9000" w:author="Thomas Dietz" w:date="2012-08-08T17:00:00Z">
              <w:r w:rsidRPr="009227FA" w:rsidDel="00ED0AEA">
                <w:delText>description "Specify the group capabilities supported by the logical switch.";</w:delText>
              </w:r>
            </w:del>
          </w:p>
          <w:p w14:paraId="5ED92C09" w14:textId="13A25612" w:rsidR="00614584" w:rsidRPr="009227FA" w:rsidDel="00ED0AEA" w:rsidRDefault="00614584" w:rsidP="002E655C">
            <w:pPr>
              <w:pStyle w:val="XML3"/>
              <w:rPr>
                <w:del w:id="9001" w:author="Thomas Dietz" w:date="2012-08-08T17:00:00Z"/>
              </w:rPr>
            </w:pPr>
            <w:del w:id="9002" w:author="Thomas Dietz" w:date="2012-08-08T17:00:00Z">
              <w:r w:rsidRPr="009227FA" w:rsidDel="00ED0AEA">
                <w:delText>reference "The types of group capability are defined in OpenFlow Switch Specification version 1.2.";</w:delText>
              </w:r>
            </w:del>
          </w:p>
          <w:p w14:paraId="4C7B4EBA" w14:textId="55CCA5F6" w:rsidR="00614584" w:rsidRPr="009227FA" w:rsidDel="00ED0AEA" w:rsidRDefault="00614584" w:rsidP="002E655C">
            <w:pPr>
              <w:pStyle w:val="XML3"/>
              <w:rPr>
                <w:del w:id="9003" w:author="Thomas Dietz" w:date="2012-08-08T17:00:00Z"/>
              </w:rPr>
            </w:pPr>
            <w:del w:id="9004" w:author="Thomas Dietz" w:date="2012-08-08T17:00:00Z">
              <w:r w:rsidRPr="009227FA" w:rsidDel="00ED0AEA">
                <w:delText>leaf-list capability {</w:delText>
              </w:r>
            </w:del>
          </w:p>
          <w:p w14:paraId="31882045" w14:textId="2707BBC4" w:rsidR="00614584" w:rsidRPr="009227FA" w:rsidDel="00ED0AEA" w:rsidRDefault="00614584" w:rsidP="002E655C">
            <w:pPr>
              <w:pStyle w:val="XML4"/>
              <w:rPr>
                <w:del w:id="9005" w:author="Thomas Dietz" w:date="2012-08-08T17:00:00Z"/>
              </w:rPr>
            </w:pPr>
            <w:del w:id="9006" w:author="Thomas Dietz" w:date="2012-08-08T17:00:00Z">
              <w:r w:rsidRPr="009227FA" w:rsidDel="00ED0AEA">
                <w:delText>type enumeration {</w:delText>
              </w:r>
            </w:del>
          </w:p>
          <w:p w14:paraId="4E4AC3B8" w14:textId="6EBB092B" w:rsidR="00614584" w:rsidRPr="009227FA" w:rsidDel="00ED0AEA" w:rsidRDefault="00614584" w:rsidP="002E655C">
            <w:pPr>
              <w:pStyle w:val="XML5"/>
              <w:rPr>
                <w:del w:id="9007" w:author="Thomas Dietz" w:date="2012-08-08T17:00:00Z"/>
              </w:rPr>
            </w:pPr>
            <w:del w:id="9008" w:author="Thomas Dietz" w:date="2012-08-08T17:00:00Z">
              <w:r w:rsidRPr="009227FA" w:rsidDel="00ED0AEA">
                <w:delText>enum select-weight;</w:delText>
              </w:r>
            </w:del>
          </w:p>
          <w:p w14:paraId="25433CB7" w14:textId="1139B18F" w:rsidR="00614584" w:rsidRPr="009227FA" w:rsidDel="00ED0AEA" w:rsidRDefault="00614584" w:rsidP="002E655C">
            <w:pPr>
              <w:pStyle w:val="XML5"/>
              <w:rPr>
                <w:del w:id="9009" w:author="Thomas Dietz" w:date="2012-08-08T17:00:00Z"/>
              </w:rPr>
            </w:pPr>
            <w:del w:id="9010" w:author="Thomas Dietz" w:date="2012-08-08T17:00:00Z">
              <w:r w:rsidRPr="009227FA" w:rsidDel="00ED0AEA">
                <w:delText>enum select-liveness;</w:delText>
              </w:r>
            </w:del>
          </w:p>
          <w:p w14:paraId="1F7D0E47" w14:textId="6D5D8846" w:rsidR="00614584" w:rsidRPr="009227FA" w:rsidDel="00ED0AEA" w:rsidRDefault="00614584" w:rsidP="002E655C">
            <w:pPr>
              <w:pStyle w:val="XML5"/>
              <w:rPr>
                <w:del w:id="9011" w:author="Thomas Dietz" w:date="2012-08-08T17:00:00Z"/>
              </w:rPr>
            </w:pPr>
            <w:del w:id="9012" w:author="Thomas Dietz" w:date="2012-08-08T17:00:00Z">
              <w:r w:rsidRPr="009227FA" w:rsidDel="00ED0AEA">
                <w:delText>enum chaining;</w:delText>
              </w:r>
            </w:del>
          </w:p>
          <w:p w14:paraId="1B996C72" w14:textId="3841D0A7" w:rsidR="00614584" w:rsidRPr="009227FA" w:rsidDel="00ED0AEA" w:rsidRDefault="00614584" w:rsidP="002E655C">
            <w:pPr>
              <w:pStyle w:val="XML5"/>
              <w:rPr>
                <w:del w:id="9013" w:author="Thomas Dietz" w:date="2012-08-08T17:00:00Z"/>
              </w:rPr>
            </w:pPr>
            <w:del w:id="9014" w:author="Thomas Dietz" w:date="2012-08-08T17:00:00Z">
              <w:r w:rsidRPr="009227FA" w:rsidDel="00ED0AEA">
                <w:delText>enum chaining-check;</w:delText>
              </w:r>
            </w:del>
          </w:p>
          <w:p w14:paraId="67E22329" w14:textId="4FEE6DCF" w:rsidR="00614584" w:rsidRPr="009227FA" w:rsidDel="00ED0AEA" w:rsidRDefault="00614584" w:rsidP="002E655C">
            <w:pPr>
              <w:pStyle w:val="XML4"/>
              <w:rPr>
                <w:del w:id="9015" w:author="Thomas Dietz" w:date="2012-08-08T17:00:00Z"/>
              </w:rPr>
            </w:pPr>
            <w:del w:id="9016" w:author="Thomas Dietz" w:date="2012-08-08T17:00:00Z">
              <w:r w:rsidRPr="009227FA" w:rsidDel="00ED0AEA">
                <w:delText>}</w:delText>
              </w:r>
            </w:del>
          </w:p>
          <w:p w14:paraId="696BBC40" w14:textId="08F7818F" w:rsidR="00614584" w:rsidRPr="009227FA" w:rsidDel="00ED0AEA" w:rsidRDefault="00614584" w:rsidP="002E655C">
            <w:pPr>
              <w:pStyle w:val="XML3"/>
              <w:rPr>
                <w:del w:id="9017" w:author="Thomas Dietz" w:date="2012-08-08T17:00:00Z"/>
              </w:rPr>
            </w:pPr>
            <w:del w:id="9018" w:author="Thomas Dietz" w:date="2012-08-08T17:00:00Z">
              <w:r w:rsidRPr="009227FA" w:rsidDel="00ED0AEA">
                <w:delText>}</w:delText>
              </w:r>
            </w:del>
          </w:p>
          <w:p w14:paraId="6521D3B7" w14:textId="1A31F8E2" w:rsidR="00614584" w:rsidRPr="009227FA" w:rsidDel="00ED0AEA" w:rsidRDefault="00614584" w:rsidP="002E655C">
            <w:pPr>
              <w:pStyle w:val="XML2"/>
              <w:rPr>
                <w:del w:id="9019" w:author="Thomas Dietz" w:date="2012-08-08T17:00:00Z"/>
              </w:rPr>
            </w:pPr>
            <w:del w:id="9020" w:author="Thomas Dietz" w:date="2012-08-08T17:00:00Z">
              <w:r w:rsidRPr="009227FA" w:rsidDel="00ED0AEA">
                <w:delText>}</w:delText>
              </w:r>
            </w:del>
          </w:p>
          <w:p w14:paraId="5DC405F8" w14:textId="0A25B6D8" w:rsidR="00614584" w:rsidRPr="009227FA" w:rsidDel="00ED0AEA" w:rsidRDefault="00614584" w:rsidP="00614584">
            <w:pPr>
              <w:pStyle w:val="XML1"/>
              <w:rPr>
                <w:del w:id="9021" w:author="Thomas Dietz" w:date="2012-08-08T17:00:00Z"/>
              </w:rPr>
            </w:pPr>
          </w:p>
          <w:p w14:paraId="4425E9EA" w14:textId="63E42D8B" w:rsidR="00614584" w:rsidRPr="009227FA" w:rsidDel="00ED0AEA" w:rsidRDefault="00614584" w:rsidP="002E655C">
            <w:pPr>
              <w:pStyle w:val="XML2"/>
              <w:rPr>
                <w:del w:id="9022" w:author="Thomas Dietz" w:date="2012-08-08T17:00:00Z"/>
              </w:rPr>
            </w:pPr>
            <w:del w:id="9023" w:author="Thomas Dietz" w:date="2012-08-08T17:00:00Z">
              <w:r w:rsidRPr="009227FA" w:rsidDel="00ED0AEA">
                <w:delText>container action-types {</w:delText>
              </w:r>
            </w:del>
          </w:p>
          <w:p w14:paraId="7D8B8248" w14:textId="43B42CB9" w:rsidR="00614584" w:rsidRPr="009227FA" w:rsidDel="00ED0AEA" w:rsidRDefault="00614584" w:rsidP="002E655C">
            <w:pPr>
              <w:pStyle w:val="XML3"/>
              <w:rPr>
                <w:del w:id="9024" w:author="Thomas Dietz" w:date="2012-08-08T17:00:00Z"/>
              </w:rPr>
            </w:pPr>
            <w:del w:id="9025" w:author="Thomas Dietz" w:date="2012-08-08T17:00:00Z">
              <w:r w:rsidRPr="009227FA" w:rsidDel="00ED0AEA">
                <w:delText>description "Specify the action types supported by the logical switch.";</w:delText>
              </w:r>
            </w:del>
          </w:p>
          <w:p w14:paraId="6C1200E9" w14:textId="72249F61" w:rsidR="00614584" w:rsidRPr="009227FA" w:rsidDel="00ED0AEA" w:rsidRDefault="00614584" w:rsidP="002E655C">
            <w:pPr>
              <w:pStyle w:val="XML3"/>
              <w:rPr>
                <w:del w:id="9026" w:author="Thomas Dietz" w:date="2012-08-08T17:00:00Z"/>
              </w:rPr>
            </w:pPr>
            <w:del w:id="9027" w:author="Thomas Dietz" w:date="2012-08-08T17:00:00Z">
              <w:r w:rsidRPr="009227FA" w:rsidDel="00ED0AEA">
                <w:delText>leaf-list type {</w:delText>
              </w:r>
            </w:del>
          </w:p>
          <w:p w14:paraId="09B9D51F" w14:textId="020334D8" w:rsidR="00614584" w:rsidRPr="009227FA" w:rsidDel="00ED0AEA" w:rsidRDefault="00614584" w:rsidP="002E655C">
            <w:pPr>
              <w:pStyle w:val="XML4"/>
              <w:rPr>
                <w:del w:id="9028" w:author="Thomas Dietz" w:date="2012-08-08T17:00:00Z"/>
              </w:rPr>
            </w:pPr>
            <w:del w:id="9029" w:author="Thomas Dietz" w:date="2012-08-08T17:00:00Z">
              <w:r w:rsidRPr="009227FA" w:rsidDel="00ED0AEA">
                <w:lastRenderedPageBreak/>
                <w:delText>type action-type;</w:delText>
              </w:r>
            </w:del>
          </w:p>
          <w:p w14:paraId="3931BE16" w14:textId="500EE576" w:rsidR="00614584" w:rsidRPr="009227FA" w:rsidDel="00ED0AEA" w:rsidRDefault="00614584" w:rsidP="002E655C">
            <w:pPr>
              <w:pStyle w:val="XML3"/>
              <w:rPr>
                <w:del w:id="9030" w:author="Thomas Dietz" w:date="2012-08-08T17:00:00Z"/>
              </w:rPr>
            </w:pPr>
            <w:del w:id="9031" w:author="Thomas Dietz" w:date="2012-08-08T17:00:00Z">
              <w:r w:rsidRPr="009227FA" w:rsidDel="00ED0AEA">
                <w:delText>}</w:delText>
              </w:r>
            </w:del>
          </w:p>
          <w:p w14:paraId="445611D5" w14:textId="6685B30A" w:rsidR="00614584" w:rsidRPr="009227FA" w:rsidDel="00ED0AEA" w:rsidRDefault="00614584" w:rsidP="002E655C">
            <w:pPr>
              <w:pStyle w:val="XML2"/>
              <w:rPr>
                <w:del w:id="9032" w:author="Thomas Dietz" w:date="2012-08-08T17:00:00Z"/>
              </w:rPr>
            </w:pPr>
            <w:del w:id="9033" w:author="Thomas Dietz" w:date="2012-08-08T17:00:00Z">
              <w:r w:rsidRPr="009227FA" w:rsidDel="00ED0AEA">
                <w:delText>}</w:delText>
              </w:r>
            </w:del>
          </w:p>
          <w:p w14:paraId="34F6E8EE" w14:textId="323268F1" w:rsidR="00614584" w:rsidRPr="009227FA" w:rsidDel="00ED0AEA" w:rsidRDefault="00614584" w:rsidP="00614584">
            <w:pPr>
              <w:pStyle w:val="XML1"/>
              <w:rPr>
                <w:del w:id="9034" w:author="Thomas Dietz" w:date="2012-08-08T17:00:00Z"/>
              </w:rPr>
            </w:pPr>
          </w:p>
          <w:p w14:paraId="7F52B00C" w14:textId="52F0A504" w:rsidR="00614584" w:rsidRPr="009227FA" w:rsidDel="00ED0AEA" w:rsidRDefault="00614584" w:rsidP="002E655C">
            <w:pPr>
              <w:pStyle w:val="XML2"/>
              <w:rPr>
                <w:del w:id="9035" w:author="Thomas Dietz" w:date="2012-08-08T17:00:00Z"/>
              </w:rPr>
            </w:pPr>
            <w:del w:id="9036" w:author="Thomas Dietz" w:date="2012-08-08T17:00:00Z">
              <w:r w:rsidRPr="009227FA" w:rsidDel="00ED0AEA">
                <w:delText>container instruction-types {</w:delText>
              </w:r>
            </w:del>
          </w:p>
          <w:p w14:paraId="2238C867" w14:textId="50F20CE0" w:rsidR="00614584" w:rsidRPr="009227FA" w:rsidDel="00ED0AEA" w:rsidRDefault="00614584" w:rsidP="002E655C">
            <w:pPr>
              <w:pStyle w:val="XML3"/>
              <w:rPr>
                <w:del w:id="9037" w:author="Thomas Dietz" w:date="2012-08-08T17:00:00Z"/>
              </w:rPr>
            </w:pPr>
            <w:del w:id="9038" w:author="Thomas Dietz" w:date="2012-08-08T17:00:00Z">
              <w:r w:rsidRPr="009227FA" w:rsidDel="00ED0AEA">
                <w:delText>description "Specify the instruction types supported by the logical switch.";</w:delText>
              </w:r>
            </w:del>
          </w:p>
          <w:p w14:paraId="776CDD9F" w14:textId="70E4D140" w:rsidR="00614584" w:rsidRPr="009227FA" w:rsidDel="00ED0AEA" w:rsidRDefault="00614584" w:rsidP="002E655C">
            <w:pPr>
              <w:pStyle w:val="XML3"/>
              <w:rPr>
                <w:del w:id="9039" w:author="Thomas Dietz" w:date="2012-08-08T17:00:00Z"/>
              </w:rPr>
            </w:pPr>
            <w:del w:id="9040" w:author="Thomas Dietz" w:date="2012-08-08T17:00:00Z">
              <w:r w:rsidRPr="009227FA" w:rsidDel="00ED0AEA">
                <w:delText>leaf-list type {</w:delText>
              </w:r>
            </w:del>
          </w:p>
          <w:p w14:paraId="267F2489" w14:textId="153C8953" w:rsidR="00614584" w:rsidRPr="009227FA" w:rsidDel="00ED0AEA" w:rsidRDefault="00614584" w:rsidP="002E655C">
            <w:pPr>
              <w:pStyle w:val="XML4"/>
              <w:rPr>
                <w:del w:id="9041" w:author="Thomas Dietz" w:date="2012-08-08T17:00:00Z"/>
              </w:rPr>
            </w:pPr>
            <w:del w:id="9042" w:author="Thomas Dietz" w:date="2012-08-08T17:00:00Z">
              <w:r w:rsidRPr="009227FA" w:rsidDel="00ED0AEA">
                <w:delText>type instruction-type;</w:delText>
              </w:r>
            </w:del>
          </w:p>
          <w:p w14:paraId="76A95456" w14:textId="4E6CFF68" w:rsidR="00614584" w:rsidRPr="009227FA" w:rsidDel="00ED0AEA" w:rsidRDefault="00614584" w:rsidP="002E655C">
            <w:pPr>
              <w:pStyle w:val="XML3"/>
              <w:rPr>
                <w:del w:id="9043" w:author="Thomas Dietz" w:date="2012-08-08T17:00:00Z"/>
              </w:rPr>
            </w:pPr>
            <w:del w:id="9044" w:author="Thomas Dietz" w:date="2012-08-08T17:00:00Z">
              <w:r w:rsidRPr="009227FA" w:rsidDel="00ED0AEA">
                <w:delText>}</w:delText>
              </w:r>
            </w:del>
          </w:p>
          <w:p w14:paraId="59156CC3" w14:textId="468F12D8" w:rsidR="00614584" w:rsidRPr="009227FA" w:rsidDel="00ED0AEA" w:rsidRDefault="00614584" w:rsidP="002E655C">
            <w:pPr>
              <w:pStyle w:val="XML2"/>
              <w:rPr>
                <w:del w:id="9045" w:author="Thomas Dietz" w:date="2012-08-08T17:00:00Z"/>
              </w:rPr>
            </w:pPr>
            <w:del w:id="9046" w:author="Thomas Dietz" w:date="2012-08-08T17:00:00Z">
              <w:r w:rsidRPr="009227FA" w:rsidDel="00ED0AEA">
                <w:delText>}</w:delText>
              </w:r>
            </w:del>
          </w:p>
          <w:p w14:paraId="020EF185" w14:textId="79D2CF0B" w:rsidR="00614584" w:rsidRPr="009227FA" w:rsidDel="00ED0AEA" w:rsidRDefault="00614584" w:rsidP="00614584">
            <w:pPr>
              <w:pStyle w:val="XML1"/>
              <w:rPr>
                <w:del w:id="9047" w:author="Thomas Dietz" w:date="2012-08-08T17:00:00Z"/>
              </w:rPr>
            </w:pPr>
            <w:del w:id="9048" w:author="Thomas Dietz" w:date="2012-08-08T17:00:00Z">
              <w:r w:rsidRPr="009227FA" w:rsidDel="00ED0AEA">
                <w:delText>}</w:delText>
              </w:r>
            </w:del>
          </w:p>
          <w:p w14:paraId="12974D9F" w14:textId="275DCC63" w:rsidR="00614584" w:rsidRPr="009227FA" w:rsidDel="00ED0AEA" w:rsidRDefault="00614584" w:rsidP="00614584">
            <w:pPr>
              <w:pStyle w:val="XML1"/>
              <w:rPr>
                <w:del w:id="9049" w:author="Thomas Dietz" w:date="2012-08-08T17:00:00Z"/>
              </w:rPr>
            </w:pPr>
          </w:p>
          <w:p w14:paraId="5A7A207A" w14:textId="5476C150" w:rsidR="00F71F36" w:rsidRPr="009227FA" w:rsidDel="00ED0AEA" w:rsidRDefault="00F71F36" w:rsidP="00011096">
            <w:pPr>
              <w:pStyle w:val="XML2"/>
              <w:rPr>
                <w:del w:id="9050" w:author="Thomas Dietz" w:date="2012-08-08T17:00:00Z"/>
              </w:rPr>
            </w:pPr>
            <w:del w:id="9051" w:author="Thomas Dietz" w:date="2012-08-08T17:00:00Z">
              <w:r w:rsidRPr="009227FA" w:rsidDel="00ED0AEA">
                <w:delText>grouping openflow-controller-grouping {</w:delText>
              </w:r>
            </w:del>
          </w:p>
          <w:p w14:paraId="1A3CDE56" w14:textId="6AE3019C" w:rsidR="00F71F36" w:rsidRPr="009227FA" w:rsidDel="00ED0AEA" w:rsidRDefault="00F71F36" w:rsidP="00011096">
            <w:pPr>
              <w:pStyle w:val="XML3"/>
              <w:rPr>
                <w:del w:id="9052" w:author="Thomas Dietz" w:date="2012-08-08T17:00:00Z"/>
              </w:rPr>
            </w:pPr>
            <w:del w:id="9053" w:author="Thomas Dietz" w:date="2012-08-08T17:00:00Z">
              <w:r w:rsidRPr="009227FA" w:rsidDel="00ED0AEA">
                <w:delText>description "This grouping specifies all properties of an OpenFlow Logical Switch Controller.";</w:delText>
              </w:r>
            </w:del>
          </w:p>
          <w:p w14:paraId="2C2A3FF1" w14:textId="21C1BEED" w:rsidR="00F71F36" w:rsidRPr="009227FA" w:rsidDel="00ED0AEA" w:rsidRDefault="00F71F36" w:rsidP="00011096">
            <w:pPr>
              <w:pStyle w:val="XML3"/>
              <w:rPr>
                <w:del w:id="9054" w:author="Thomas Dietz" w:date="2012-08-08T17:00:00Z"/>
              </w:rPr>
            </w:pPr>
            <w:del w:id="9055" w:author="Thomas Dietz" w:date="2012-08-08T17:00:00Z">
              <w:r w:rsidRPr="009227FA" w:rsidDel="00ED0AEA">
                <w:delText>leaf id {</w:delText>
              </w:r>
            </w:del>
          </w:p>
          <w:p w14:paraId="6BE3CAF4" w14:textId="20C64A50" w:rsidR="00F71F36" w:rsidRPr="009227FA" w:rsidDel="00ED0AEA" w:rsidRDefault="00F71F36" w:rsidP="00011096">
            <w:pPr>
              <w:pStyle w:val="XML4"/>
              <w:rPr>
                <w:del w:id="9056" w:author="Thomas Dietz" w:date="2012-08-08T17:00:00Z"/>
              </w:rPr>
            </w:pPr>
            <w:del w:id="9057" w:author="Thomas Dietz" w:date="2012-08-08T17:00:00Z">
              <w:r w:rsidRPr="009227FA" w:rsidDel="00ED0AEA">
                <w:delText>type inet:uri;</w:delText>
              </w:r>
            </w:del>
          </w:p>
          <w:p w14:paraId="1CEDDAA5" w14:textId="775FBDB4" w:rsidR="00F71F36" w:rsidRPr="009227FA" w:rsidDel="00ED0AEA" w:rsidRDefault="00F71F36" w:rsidP="00011096">
            <w:pPr>
              <w:pStyle w:val="XML4"/>
              <w:rPr>
                <w:del w:id="9058" w:author="Thomas Dietz" w:date="2012-08-08T17:00:00Z"/>
              </w:rPr>
            </w:pPr>
            <w:del w:id="9059" w:author="Thomas Dietz" w:date="2012-08-08T17:00:00Z">
              <w:r w:rsidRPr="009227FA" w:rsidDel="00ED0AEA">
                <w:delText>mandatory true;</w:delText>
              </w:r>
            </w:del>
          </w:p>
          <w:p w14:paraId="6BE9A3E9" w14:textId="2EFD8A05" w:rsidR="00F71F36" w:rsidRPr="009227FA" w:rsidDel="00ED0AEA" w:rsidRDefault="00F71F36" w:rsidP="00011096">
            <w:pPr>
              <w:pStyle w:val="XML5"/>
              <w:rPr>
                <w:del w:id="9060" w:author="Thomas Dietz" w:date="2012-08-08T17:00:00Z"/>
              </w:rPr>
            </w:pPr>
            <w:del w:id="9061" w:author="Thomas Dietz" w:date="2012-08-08T17:00:00Z">
              <w:r w:rsidRPr="009227FA" w:rsidDel="00ED0AEA">
                <w:delText>description "An unique but locally arbitrary identifier that identifies a controller within a OpenFlow Logical Switch and is persistent across reboots of the system.";</w:delText>
              </w:r>
            </w:del>
          </w:p>
          <w:p w14:paraId="7D4215C8" w14:textId="4FA49D62" w:rsidR="00F71F36" w:rsidRPr="009227FA" w:rsidDel="00ED0AEA" w:rsidRDefault="00F71F36" w:rsidP="00011096">
            <w:pPr>
              <w:pStyle w:val="XML3"/>
              <w:rPr>
                <w:del w:id="9062" w:author="Thomas Dietz" w:date="2012-08-08T17:00:00Z"/>
              </w:rPr>
            </w:pPr>
            <w:del w:id="9063" w:author="Thomas Dietz" w:date="2012-08-08T17:00:00Z">
              <w:r w:rsidRPr="009227FA" w:rsidDel="00ED0AEA">
                <w:delText>}</w:delText>
              </w:r>
            </w:del>
          </w:p>
          <w:p w14:paraId="6B4A8879" w14:textId="7936A1F3" w:rsidR="00F71F36" w:rsidRPr="009227FA" w:rsidDel="00ED0AEA" w:rsidRDefault="00F71F36" w:rsidP="00011096">
            <w:pPr>
              <w:pStyle w:val="XML3"/>
              <w:rPr>
                <w:del w:id="9064" w:author="Thomas Dietz" w:date="2012-08-08T17:00:00Z"/>
              </w:rPr>
            </w:pPr>
            <w:del w:id="9065" w:author="Thomas Dietz" w:date="2012-08-08T17:00:00Z">
              <w:r w:rsidRPr="009227FA" w:rsidDel="00ED0AEA">
                <w:delText>leaf role {</w:delText>
              </w:r>
            </w:del>
          </w:p>
          <w:p w14:paraId="25627CAD" w14:textId="3FEFCFF4" w:rsidR="00F71F36" w:rsidRPr="009227FA" w:rsidDel="00ED0AEA" w:rsidRDefault="00F71F36" w:rsidP="00011096">
            <w:pPr>
              <w:pStyle w:val="XML4"/>
              <w:rPr>
                <w:del w:id="9066" w:author="Thomas Dietz" w:date="2012-08-08T17:00:00Z"/>
              </w:rPr>
            </w:pPr>
            <w:del w:id="9067" w:author="Thomas Dietz" w:date="2012-08-08T17:00:00Z">
              <w:r w:rsidRPr="009227FA" w:rsidDel="00ED0AEA">
                <w:delText>type enumeration {</w:delText>
              </w:r>
            </w:del>
          </w:p>
          <w:p w14:paraId="4E55AFEB" w14:textId="6E099409" w:rsidR="00F71F36" w:rsidRPr="009227FA" w:rsidDel="00ED0AEA" w:rsidRDefault="00F71F36" w:rsidP="00011096">
            <w:pPr>
              <w:pStyle w:val="XML5"/>
              <w:rPr>
                <w:del w:id="9068" w:author="Thomas Dietz" w:date="2012-08-08T17:00:00Z"/>
              </w:rPr>
            </w:pPr>
            <w:del w:id="9069" w:author="Thomas Dietz" w:date="2012-08-08T17:00:00Z">
              <w:r w:rsidRPr="009227FA" w:rsidDel="00ED0AEA">
                <w:delText>enum master;</w:delText>
              </w:r>
            </w:del>
          </w:p>
          <w:p w14:paraId="484AB79E" w14:textId="008119A8" w:rsidR="00F71F36" w:rsidRPr="009227FA" w:rsidDel="00ED0AEA" w:rsidRDefault="00F71F36" w:rsidP="00011096">
            <w:pPr>
              <w:pStyle w:val="XML5"/>
              <w:rPr>
                <w:del w:id="9070" w:author="Thomas Dietz" w:date="2012-08-08T17:00:00Z"/>
              </w:rPr>
            </w:pPr>
            <w:del w:id="9071" w:author="Thomas Dietz" w:date="2012-08-08T17:00:00Z">
              <w:r w:rsidRPr="009227FA" w:rsidDel="00ED0AEA">
                <w:delText>enum slave;</w:delText>
              </w:r>
            </w:del>
          </w:p>
          <w:p w14:paraId="7572FBCA" w14:textId="73C1E339" w:rsidR="00F71F36" w:rsidRPr="009227FA" w:rsidDel="00ED0AEA" w:rsidRDefault="00F71F36" w:rsidP="00011096">
            <w:pPr>
              <w:pStyle w:val="XML5"/>
              <w:rPr>
                <w:del w:id="9072" w:author="Thomas Dietz" w:date="2012-08-08T17:00:00Z"/>
              </w:rPr>
            </w:pPr>
            <w:del w:id="9073" w:author="Thomas Dietz" w:date="2012-08-08T17:00:00Z">
              <w:r w:rsidRPr="009227FA" w:rsidDel="00ED0AEA">
                <w:delText>enum equal;</w:delText>
              </w:r>
            </w:del>
          </w:p>
          <w:p w14:paraId="57327AF4" w14:textId="7036ED74" w:rsidR="00F71F36" w:rsidRPr="009227FA" w:rsidDel="00ED0AEA" w:rsidRDefault="00F71F36" w:rsidP="00011096">
            <w:pPr>
              <w:pStyle w:val="XML4"/>
              <w:rPr>
                <w:del w:id="9074" w:author="Thomas Dietz" w:date="2012-08-08T17:00:00Z"/>
              </w:rPr>
            </w:pPr>
            <w:del w:id="9075" w:author="Thomas Dietz" w:date="2012-08-08T17:00:00Z">
              <w:r w:rsidRPr="009227FA" w:rsidDel="00ED0AEA">
                <w:delText>}</w:delText>
              </w:r>
            </w:del>
          </w:p>
          <w:p w14:paraId="46A3C52C" w14:textId="6FE8D1D2" w:rsidR="00F71F36" w:rsidRPr="009227FA" w:rsidDel="00ED0AEA" w:rsidRDefault="00F71F36" w:rsidP="00011096">
            <w:pPr>
              <w:pStyle w:val="XML4"/>
              <w:rPr>
                <w:del w:id="9076" w:author="Thomas Dietz" w:date="2012-08-08T17:00:00Z"/>
              </w:rPr>
            </w:pPr>
            <w:del w:id="9077" w:author="Thomas Dietz" w:date="2012-08-08T17:00:00Z">
              <w:r w:rsidRPr="009227FA" w:rsidDel="00ED0AEA">
                <w:delText>default equal;</w:delText>
              </w:r>
            </w:del>
          </w:p>
          <w:p w14:paraId="13CFFD5B" w14:textId="51C658D4" w:rsidR="00F71F36" w:rsidRPr="009227FA" w:rsidDel="00ED0AEA" w:rsidRDefault="00F71F36" w:rsidP="00011096">
            <w:pPr>
              <w:pStyle w:val="XML4"/>
              <w:rPr>
                <w:del w:id="9078" w:author="Thomas Dietz" w:date="2012-08-08T17:00:00Z"/>
              </w:rPr>
            </w:pPr>
            <w:del w:id="9079" w:author="Thomas Dietz" w:date="2012-08-08T17:00:00Z">
              <w:r w:rsidRPr="009227FA" w:rsidDel="00ED0AEA">
                <w:delText>description "The predefined role of the controller.";</w:delText>
              </w:r>
            </w:del>
          </w:p>
          <w:p w14:paraId="2D3753C4" w14:textId="414A9A4D" w:rsidR="00F71F36" w:rsidRPr="009227FA" w:rsidDel="00ED0AEA" w:rsidRDefault="00F71F36" w:rsidP="00011096">
            <w:pPr>
              <w:pStyle w:val="XML3"/>
              <w:rPr>
                <w:del w:id="9080" w:author="Thomas Dietz" w:date="2012-08-08T17:00:00Z"/>
              </w:rPr>
            </w:pPr>
            <w:del w:id="9081" w:author="Thomas Dietz" w:date="2012-08-08T17:00:00Z">
              <w:r w:rsidRPr="009227FA" w:rsidDel="00ED0AEA">
                <w:delText>}</w:delText>
              </w:r>
            </w:del>
          </w:p>
          <w:p w14:paraId="3E955986" w14:textId="660E5B48" w:rsidR="00F71F36" w:rsidRPr="009227FA" w:rsidDel="00ED0AEA" w:rsidRDefault="00F71F36" w:rsidP="00011096">
            <w:pPr>
              <w:pStyle w:val="XML3"/>
              <w:rPr>
                <w:del w:id="9082" w:author="Thomas Dietz" w:date="2012-08-08T17:00:00Z"/>
              </w:rPr>
            </w:pPr>
            <w:del w:id="9083" w:author="Thomas Dietz" w:date="2012-08-08T17:00:00Z">
              <w:r w:rsidRPr="009227FA" w:rsidDel="00ED0AEA">
                <w:delText>leaf ip-address {</w:delText>
              </w:r>
            </w:del>
          </w:p>
          <w:p w14:paraId="029842EC" w14:textId="4FD0B4CB" w:rsidR="00F71F36" w:rsidRPr="009227FA" w:rsidDel="00ED0AEA" w:rsidRDefault="00F71F36" w:rsidP="00011096">
            <w:pPr>
              <w:pStyle w:val="XML4"/>
              <w:rPr>
                <w:del w:id="9084" w:author="Thomas Dietz" w:date="2012-08-08T17:00:00Z"/>
              </w:rPr>
            </w:pPr>
            <w:del w:id="9085" w:author="Thomas Dietz" w:date="2012-08-08T17:00:00Z">
              <w:r w:rsidRPr="009227FA" w:rsidDel="00ED0AEA">
                <w:delText>type inet:ip-address;</w:delText>
              </w:r>
            </w:del>
          </w:p>
          <w:p w14:paraId="264C1806" w14:textId="14B4AF35" w:rsidR="00F71F36" w:rsidRPr="009227FA" w:rsidDel="00ED0AEA" w:rsidRDefault="00F71F36" w:rsidP="00011096">
            <w:pPr>
              <w:pStyle w:val="XML4"/>
              <w:rPr>
                <w:del w:id="9086" w:author="Thomas Dietz" w:date="2012-08-08T17:00:00Z"/>
              </w:rPr>
            </w:pPr>
            <w:del w:id="9087" w:author="Thomas Dietz" w:date="2012-08-08T17:00:00Z">
              <w:r w:rsidRPr="009227FA" w:rsidDel="00ED0AEA">
                <w:delText>mandatory true;</w:delText>
              </w:r>
            </w:del>
          </w:p>
          <w:p w14:paraId="5042722D" w14:textId="72B24776" w:rsidR="00F71F36" w:rsidRPr="009227FA" w:rsidDel="00ED0AEA" w:rsidRDefault="00F71F36" w:rsidP="00011096">
            <w:pPr>
              <w:pStyle w:val="XML4"/>
              <w:rPr>
                <w:del w:id="9088" w:author="Thomas Dietz" w:date="2012-08-08T17:00:00Z"/>
              </w:rPr>
            </w:pPr>
            <w:del w:id="9089" w:author="Thomas Dietz" w:date="2012-08-08T17:00:00Z">
              <w:r w:rsidRPr="009227FA" w:rsidDel="00ED0AEA">
                <w:delText>description "The IP address of the controller to connect to.";</w:delText>
              </w:r>
            </w:del>
          </w:p>
          <w:p w14:paraId="20230A95" w14:textId="3C6C7773" w:rsidR="00F71F36" w:rsidRPr="009227FA" w:rsidDel="00ED0AEA" w:rsidRDefault="00F71F36" w:rsidP="00011096">
            <w:pPr>
              <w:pStyle w:val="XML3"/>
              <w:rPr>
                <w:del w:id="9090" w:author="Thomas Dietz" w:date="2012-08-08T17:00:00Z"/>
              </w:rPr>
            </w:pPr>
            <w:del w:id="9091" w:author="Thomas Dietz" w:date="2012-08-08T17:00:00Z">
              <w:r w:rsidRPr="009227FA" w:rsidDel="00ED0AEA">
                <w:delText>}</w:delText>
              </w:r>
            </w:del>
          </w:p>
          <w:p w14:paraId="7B59AE9F" w14:textId="282F3ABD" w:rsidR="00F71F36" w:rsidRPr="009227FA" w:rsidDel="00ED0AEA" w:rsidRDefault="00F71F36" w:rsidP="00011096">
            <w:pPr>
              <w:pStyle w:val="XML3"/>
              <w:rPr>
                <w:del w:id="9092" w:author="Thomas Dietz" w:date="2012-08-08T17:00:00Z"/>
              </w:rPr>
            </w:pPr>
            <w:del w:id="9093" w:author="Thomas Dietz" w:date="2012-08-08T17:00:00Z">
              <w:r w:rsidRPr="009227FA" w:rsidDel="00ED0AEA">
                <w:delText>leaf port {</w:delText>
              </w:r>
            </w:del>
          </w:p>
          <w:p w14:paraId="3A8D0851" w14:textId="36ED34D6" w:rsidR="00F71F36" w:rsidRPr="009227FA" w:rsidDel="00ED0AEA" w:rsidRDefault="00F71F36" w:rsidP="00011096">
            <w:pPr>
              <w:pStyle w:val="XML4"/>
              <w:rPr>
                <w:del w:id="9094" w:author="Thomas Dietz" w:date="2012-08-08T17:00:00Z"/>
              </w:rPr>
            </w:pPr>
            <w:del w:id="9095" w:author="Thomas Dietz" w:date="2012-08-08T17:00:00Z">
              <w:r w:rsidRPr="009227FA" w:rsidDel="00ED0AEA">
                <w:delText>type inet:port-number;</w:delText>
              </w:r>
            </w:del>
          </w:p>
          <w:p w14:paraId="4F84DD52" w14:textId="4510B6DB" w:rsidR="00F71F36" w:rsidRPr="009227FA" w:rsidDel="00ED0AEA" w:rsidRDefault="00F71F36" w:rsidP="00011096">
            <w:pPr>
              <w:pStyle w:val="XML4"/>
              <w:rPr>
                <w:del w:id="9096" w:author="Thomas Dietz" w:date="2012-08-08T17:00:00Z"/>
              </w:rPr>
            </w:pPr>
            <w:del w:id="9097" w:author="Thomas Dietz" w:date="2012-08-08T17:00:00Z">
              <w:r w:rsidRPr="009227FA" w:rsidDel="00ED0AEA">
                <w:delText>default 6633;</w:delText>
              </w:r>
            </w:del>
          </w:p>
          <w:p w14:paraId="372B8116" w14:textId="1BAF09F2" w:rsidR="00F71F36" w:rsidRPr="009227FA" w:rsidDel="00ED0AEA" w:rsidRDefault="00F71F36" w:rsidP="00011096">
            <w:pPr>
              <w:pStyle w:val="XML4"/>
              <w:rPr>
                <w:del w:id="9098" w:author="Thomas Dietz" w:date="2012-08-08T17:00:00Z"/>
              </w:rPr>
            </w:pPr>
            <w:del w:id="9099" w:author="Thomas Dietz" w:date="2012-08-08T17:00:00Z">
              <w:r w:rsidRPr="009227FA" w:rsidDel="00ED0AEA">
                <w:delText>description "The port number at the controller to connect to.";</w:delText>
              </w:r>
            </w:del>
          </w:p>
          <w:p w14:paraId="1B03EADB" w14:textId="251D4E99" w:rsidR="00F71F36" w:rsidRPr="009227FA" w:rsidDel="00ED0AEA" w:rsidRDefault="00F71F36" w:rsidP="00011096">
            <w:pPr>
              <w:pStyle w:val="XML3"/>
              <w:rPr>
                <w:del w:id="9100" w:author="Thomas Dietz" w:date="2012-08-08T17:00:00Z"/>
              </w:rPr>
            </w:pPr>
            <w:del w:id="9101" w:author="Thomas Dietz" w:date="2012-08-08T17:00:00Z">
              <w:r w:rsidRPr="009227FA" w:rsidDel="00ED0AEA">
                <w:delText>}</w:delText>
              </w:r>
            </w:del>
          </w:p>
          <w:p w14:paraId="0055A070" w14:textId="705D1A92" w:rsidR="00F71F36" w:rsidRPr="009227FA" w:rsidDel="00ED0AEA" w:rsidRDefault="00F71F36" w:rsidP="00011096">
            <w:pPr>
              <w:pStyle w:val="XML3"/>
              <w:rPr>
                <w:del w:id="9102" w:author="Thomas Dietz" w:date="2012-08-08T17:00:00Z"/>
              </w:rPr>
            </w:pPr>
            <w:del w:id="9103" w:author="Thomas Dietz" w:date="2012-08-08T17:00:00Z">
              <w:r w:rsidRPr="009227FA" w:rsidDel="00ED0AEA">
                <w:delText>leaf local-ip-address {</w:delText>
              </w:r>
            </w:del>
          </w:p>
          <w:p w14:paraId="6FF8AA19" w14:textId="3ED14ED2" w:rsidR="00F71F36" w:rsidRPr="009227FA" w:rsidDel="00ED0AEA" w:rsidRDefault="00F71F36" w:rsidP="00011096">
            <w:pPr>
              <w:pStyle w:val="XML4"/>
              <w:rPr>
                <w:del w:id="9104" w:author="Thomas Dietz" w:date="2012-08-08T17:00:00Z"/>
              </w:rPr>
            </w:pPr>
            <w:del w:id="9105" w:author="Thomas Dietz" w:date="2012-08-08T17:00:00Z">
              <w:r w:rsidRPr="009227FA" w:rsidDel="00ED0AEA">
                <w:delText>type inet:ip-address;</w:delText>
              </w:r>
            </w:del>
          </w:p>
          <w:p w14:paraId="31A270E1" w14:textId="7EC9AAD2" w:rsidR="00F71F36" w:rsidRPr="009227FA" w:rsidDel="00ED0AEA" w:rsidRDefault="00F71F36" w:rsidP="00011096">
            <w:pPr>
              <w:pStyle w:val="XML4"/>
              <w:rPr>
                <w:del w:id="9106" w:author="Thomas Dietz" w:date="2012-08-08T17:00:00Z"/>
              </w:rPr>
            </w:pPr>
            <w:del w:id="9107" w:author="Thomas Dietz" w:date="2012-08-08T17:00:00Z">
              <w:r w:rsidRPr="009227FA" w:rsidDel="00ED0AEA">
                <w:delText>description "This specifies the source IP for packets sent to this controller and overrides the default IP used.";</w:delText>
              </w:r>
            </w:del>
          </w:p>
          <w:p w14:paraId="3FD129E6" w14:textId="19AB4702" w:rsidR="00F71F36" w:rsidRPr="009227FA" w:rsidDel="00ED0AEA" w:rsidRDefault="00F71F36" w:rsidP="00011096">
            <w:pPr>
              <w:pStyle w:val="XML3"/>
              <w:rPr>
                <w:del w:id="9108" w:author="Thomas Dietz" w:date="2012-08-08T17:00:00Z"/>
              </w:rPr>
            </w:pPr>
            <w:del w:id="9109" w:author="Thomas Dietz" w:date="2012-08-08T17:00:00Z">
              <w:r w:rsidRPr="009227FA" w:rsidDel="00ED0AEA">
                <w:delText>}</w:delText>
              </w:r>
            </w:del>
          </w:p>
          <w:p w14:paraId="5641454E" w14:textId="5ACFCFD9" w:rsidR="00F71F36" w:rsidRPr="009227FA" w:rsidDel="00ED0AEA" w:rsidRDefault="00F71F36" w:rsidP="00011096">
            <w:pPr>
              <w:pStyle w:val="XML3"/>
              <w:rPr>
                <w:del w:id="9110" w:author="Thomas Dietz" w:date="2012-08-08T17:00:00Z"/>
              </w:rPr>
            </w:pPr>
            <w:del w:id="9111" w:author="Thomas Dietz" w:date="2012-08-08T17:00:00Z">
              <w:r w:rsidRPr="009227FA" w:rsidDel="00ED0AEA">
                <w:delText>leaf local-port {</w:delText>
              </w:r>
            </w:del>
          </w:p>
          <w:p w14:paraId="210C98A1" w14:textId="7165938B" w:rsidR="00F71F36" w:rsidRPr="009227FA" w:rsidDel="00ED0AEA" w:rsidRDefault="00F71F36" w:rsidP="00011096">
            <w:pPr>
              <w:pStyle w:val="XML4"/>
              <w:rPr>
                <w:del w:id="9112" w:author="Thomas Dietz" w:date="2012-08-08T17:00:00Z"/>
              </w:rPr>
            </w:pPr>
            <w:del w:id="9113" w:author="Thomas Dietz" w:date="2012-08-08T17:00:00Z">
              <w:r w:rsidRPr="009227FA" w:rsidDel="00ED0AEA">
                <w:delText>type inet:port-number;</w:delText>
              </w:r>
            </w:del>
          </w:p>
          <w:p w14:paraId="7B48236A" w14:textId="2B544044" w:rsidR="00F71F36" w:rsidRPr="009227FA" w:rsidDel="00ED0AEA" w:rsidRDefault="00F71F36" w:rsidP="00011096">
            <w:pPr>
              <w:pStyle w:val="XML4"/>
              <w:rPr>
                <w:del w:id="9114" w:author="Thomas Dietz" w:date="2012-08-08T17:00:00Z"/>
              </w:rPr>
            </w:pPr>
            <w:del w:id="9115" w:author="Thomas Dietz" w:date="2012-08-08T17:00:00Z">
              <w:r w:rsidRPr="009227FA" w:rsidDel="00ED0AEA">
                <w:delText>default 0;</w:delText>
              </w:r>
            </w:del>
          </w:p>
          <w:p w14:paraId="19838BED" w14:textId="5A3228E6" w:rsidR="00F71F36" w:rsidRPr="009227FA" w:rsidDel="00ED0AEA" w:rsidRDefault="00F71F36" w:rsidP="00011096">
            <w:pPr>
              <w:pStyle w:val="XML4"/>
              <w:rPr>
                <w:del w:id="9116" w:author="Thomas Dietz" w:date="2012-08-08T17:00:00Z"/>
              </w:rPr>
            </w:pPr>
            <w:del w:id="9117" w:author="Thomas Dietz" w:date="2012-08-08T17:00:00Z">
              <w:r w:rsidRPr="009227FA" w:rsidDel="00ED0AEA">
                <w:delText>description "The port number the switch listens on. If 0 the port is chosen dynamically.";</w:delText>
              </w:r>
            </w:del>
          </w:p>
          <w:p w14:paraId="669BC4A8" w14:textId="5157E23C" w:rsidR="00F71F36" w:rsidRPr="009227FA" w:rsidDel="00ED0AEA" w:rsidRDefault="00F71F36" w:rsidP="00011096">
            <w:pPr>
              <w:pStyle w:val="XML3"/>
              <w:rPr>
                <w:del w:id="9118" w:author="Thomas Dietz" w:date="2012-08-08T17:00:00Z"/>
              </w:rPr>
            </w:pPr>
            <w:del w:id="9119" w:author="Thomas Dietz" w:date="2012-08-08T17:00:00Z">
              <w:r w:rsidRPr="009227FA" w:rsidDel="00ED0AEA">
                <w:delText>}</w:delText>
              </w:r>
            </w:del>
          </w:p>
          <w:p w14:paraId="00D45EC4" w14:textId="338EFA1B" w:rsidR="00F71F36" w:rsidRPr="009227FA" w:rsidDel="00ED0AEA" w:rsidRDefault="00F71F36" w:rsidP="00011096">
            <w:pPr>
              <w:pStyle w:val="XML3"/>
              <w:rPr>
                <w:del w:id="9120" w:author="Thomas Dietz" w:date="2012-08-08T17:00:00Z"/>
              </w:rPr>
            </w:pPr>
            <w:del w:id="9121" w:author="Thomas Dietz" w:date="2012-08-08T17:00:00Z">
              <w:r w:rsidRPr="009227FA" w:rsidDel="00ED0AEA">
                <w:delText>leaf protocol {</w:delText>
              </w:r>
            </w:del>
          </w:p>
          <w:p w14:paraId="6E4430BC" w14:textId="0F1D9D47" w:rsidR="00F71F36" w:rsidRPr="009227FA" w:rsidDel="00ED0AEA" w:rsidRDefault="00F71F36" w:rsidP="00011096">
            <w:pPr>
              <w:pStyle w:val="XML4"/>
              <w:rPr>
                <w:del w:id="9122" w:author="Thomas Dietz" w:date="2012-08-08T17:00:00Z"/>
              </w:rPr>
            </w:pPr>
            <w:del w:id="9123" w:author="Thomas Dietz" w:date="2012-08-08T17:00:00Z">
              <w:r w:rsidRPr="009227FA" w:rsidDel="00ED0AEA">
                <w:delText>type enumeration {</w:delText>
              </w:r>
            </w:del>
          </w:p>
          <w:p w14:paraId="490E8A98" w14:textId="7E275A7F" w:rsidR="00F71F36" w:rsidRPr="009227FA" w:rsidDel="00ED0AEA" w:rsidRDefault="00F71F36" w:rsidP="00011096">
            <w:pPr>
              <w:pStyle w:val="XML5"/>
              <w:rPr>
                <w:del w:id="9124" w:author="Thomas Dietz" w:date="2012-08-08T17:00:00Z"/>
              </w:rPr>
            </w:pPr>
            <w:del w:id="9125" w:author="Thomas Dietz" w:date="2012-08-08T17:00:00Z">
              <w:r w:rsidRPr="009227FA" w:rsidDel="00ED0AEA">
                <w:delText>enum "tcp";</w:delText>
              </w:r>
            </w:del>
          </w:p>
          <w:p w14:paraId="4DE7B69F" w14:textId="46C7B2B2" w:rsidR="00F71F36" w:rsidRPr="009227FA" w:rsidDel="00ED0AEA" w:rsidRDefault="00F71F36" w:rsidP="00011096">
            <w:pPr>
              <w:pStyle w:val="XML5"/>
              <w:rPr>
                <w:del w:id="9126" w:author="Thomas Dietz" w:date="2012-08-08T17:00:00Z"/>
              </w:rPr>
            </w:pPr>
            <w:del w:id="9127" w:author="Thomas Dietz" w:date="2012-08-08T17:00:00Z">
              <w:r w:rsidRPr="009227FA" w:rsidDel="00ED0AEA">
                <w:lastRenderedPageBreak/>
                <w:delText>enum "tls";</w:delText>
              </w:r>
            </w:del>
          </w:p>
          <w:p w14:paraId="4D55BD97" w14:textId="761F3A8A" w:rsidR="00F71F36" w:rsidRPr="009227FA" w:rsidDel="00ED0AEA" w:rsidRDefault="00F71F36" w:rsidP="00011096">
            <w:pPr>
              <w:pStyle w:val="XML4"/>
              <w:rPr>
                <w:del w:id="9128" w:author="Thomas Dietz" w:date="2012-08-08T17:00:00Z"/>
              </w:rPr>
            </w:pPr>
            <w:del w:id="9129" w:author="Thomas Dietz" w:date="2012-08-08T17:00:00Z">
              <w:r w:rsidRPr="009227FA" w:rsidDel="00ED0AEA">
                <w:delText>}</w:delText>
              </w:r>
            </w:del>
          </w:p>
          <w:p w14:paraId="6D571CCC" w14:textId="2715C535" w:rsidR="00F71F36" w:rsidRPr="009227FA" w:rsidDel="00ED0AEA" w:rsidRDefault="00F71F36" w:rsidP="00011096">
            <w:pPr>
              <w:pStyle w:val="XML4"/>
              <w:rPr>
                <w:del w:id="9130" w:author="Thomas Dietz" w:date="2012-08-08T17:00:00Z"/>
              </w:rPr>
            </w:pPr>
            <w:del w:id="9131" w:author="Thomas Dietz" w:date="2012-08-08T17:00:00Z">
              <w:r w:rsidRPr="009227FA" w:rsidDel="00ED0AEA">
                <w:delText>default "tcp";</w:delText>
              </w:r>
            </w:del>
          </w:p>
          <w:p w14:paraId="41F8C13C" w14:textId="093B4C83" w:rsidR="00F71F36" w:rsidRPr="009227FA" w:rsidDel="00ED0AEA" w:rsidRDefault="00F71F36" w:rsidP="00011096">
            <w:pPr>
              <w:pStyle w:val="XML4"/>
              <w:rPr>
                <w:del w:id="9132" w:author="Thomas Dietz" w:date="2012-08-08T17:00:00Z"/>
              </w:rPr>
            </w:pPr>
            <w:del w:id="9133" w:author="Thomas Dietz" w:date="2012-08-08T17:00:00Z">
              <w:r w:rsidRPr="009227FA" w:rsidDel="00ED0AEA">
                <w:delText>description "The protocol used for connecting to the controller.";</w:delText>
              </w:r>
            </w:del>
          </w:p>
          <w:p w14:paraId="7F19EFD6" w14:textId="42F2F14A" w:rsidR="00F71F36" w:rsidRPr="009227FA" w:rsidDel="00ED0AEA" w:rsidRDefault="00F71F36" w:rsidP="00011096">
            <w:pPr>
              <w:pStyle w:val="XML3"/>
              <w:rPr>
                <w:del w:id="9134" w:author="Thomas Dietz" w:date="2012-08-08T17:00:00Z"/>
              </w:rPr>
            </w:pPr>
            <w:del w:id="9135" w:author="Thomas Dietz" w:date="2012-08-08T17:00:00Z">
              <w:r w:rsidRPr="009227FA" w:rsidDel="00ED0AEA">
                <w:delText>}</w:delText>
              </w:r>
            </w:del>
          </w:p>
          <w:p w14:paraId="2112EB2A" w14:textId="3E0F9DE5" w:rsidR="00F71F36" w:rsidRPr="009227FA" w:rsidDel="00ED0AEA" w:rsidRDefault="00F71F36" w:rsidP="00011096">
            <w:pPr>
              <w:pStyle w:val="XML3"/>
              <w:rPr>
                <w:del w:id="9136" w:author="Thomas Dietz" w:date="2012-08-08T17:00:00Z"/>
              </w:rPr>
            </w:pPr>
            <w:del w:id="9137" w:author="Thomas Dietz" w:date="2012-08-08T17:00:00Z">
              <w:r w:rsidRPr="009227FA" w:rsidDel="00ED0AEA">
                <w:delText>container state {</w:delText>
              </w:r>
            </w:del>
          </w:p>
          <w:p w14:paraId="6DD47F00" w14:textId="7829298A" w:rsidR="00F71F36" w:rsidRPr="009227FA" w:rsidDel="00ED0AEA" w:rsidRDefault="00F71F36" w:rsidP="00011096">
            <w:pPr>
              <w:pStyle w:val="XML4"/>
              <w:rPr>
                <w:del w:id="9138" w:author="Thomas Dietz" w:date="2012-08-08T17:00:00Z"/>
              </w:rPr>
            </w:pPr>
            <w:del w:id="9139" w:author="Thomas Dietz" w:date="2012-08-08T17:00:00Z">
              <w:r w:rsidRPr="009227FA" w:rsidDel="00ED0AEA">
                <w:delText>description "This container holds connection state information that indicate if the Logical Switch is connected, what versions are supported, and which one is used.";</w:delText>
              </w:r>
            </w:del>
          </w:p>
          <w:p w14:paraId="0C190D8D" w14:textId="5E2B7AAF" w:rsidR="00F71F36" w:rsidRPr="009227FA" w:rsidDel="00ED0AEA" w:rsidRDefault="00F71F36" w:rsidP="00011096">
            <w:pPr>
              <w:pStyle w:val="XML4"/>
              <w:rPr>
                <w:del w:id="9140" w:author="Thomas Dietz" w:date="2012-08-08T17:00:00Z"/>
              </w:rPr>
            </w:pPr>
            <w:del w:id="9141" w:author="Thomas Dietz" w:date="2012-08-08T17:00:00Z">
              <w:r w:rsidRPr="009227FA" w:rsidDel="00ED0AEA">
                <w:delText>leaf connection-state {</w:delText>
              </w:r>
            </w:del>
          </w:p>
          <w:p w14:paraId="38299917" w14:textId="450E6676" w:rsidR="00F71F36" w:rsidRPr="009227FA" w:rsidDel="00ED0AEA" w:rsidRDefault="00F71F36" w:rsidP="00011096">
            <w:pPr>
              <w:pStyle w:val="XML5"/>
              <w:rPr>
                <w:del w:id="9142" w:author="Thomas Dietz" w:date="2012-08-08T17:00:00Z"/>
              </w:rPr>
            </w:pPr>
            <w:del w:id="9143" w:author="Thomas Dietz" w:date="2012-08-08T17:00:00Z">
              <w:r w:rsidRPr="009227FA" w:rsidDel="00ED0AEA">
                <w:delText>type up-down-state-type;</w:delText>
              </w:r>
            </w:del>
          </w:p>
          <w:p w14:paraId="2EE2CA0B" w14:textId="72F13991" w:rsidR="00F71F36" w:rsidRPr="009227FA" w:rsidDel="00ED0AEA" w:rsidRDefault="00F71F36" w:rsidP="00011096">
            <w:pPr>
              <w:pStyle w:val="XML5"/>
              <w:rPr>
                <w:del w:id="9144" w:author="Thomas Dietz" w:date="2012-08-08T17:00:00Z"/>
              </w:rPr>
            </w:pPr>
            <w:del w:id="9145" w:author="Thomas Dietz" w:date="2012-08-08T17:00:00Z">
              <w:r w:rsidRPr="009227FA" w:rsidDel="00ED0AEA">
                <w:delText>description "This object indicates if the Logical Switch is connected to the controller.";</w:delText>
              </w:r>
            </w:del>
          </w:p>
          <w:p w14:paraId="4D6DD4CC" w14:textId="2B3A6983" w:rsidR="00F71F36" w:rsidRPr="009227FA" w:rsidDel="00ED0AEA" w:rsidRDefault="00F71F36" w:rsidP="00011096">
            <w:pPr>
              <w:pStyle w:val="XML4"/>
              <w:rPr>
                <w:del w:id="9146" w:author="Thomas Dietz" w:date="2012-08-08T17:00:00Z"/>
              </w:rPr>
            </w:pPr>
            <w:del w:id="9147" w:author="Thomas Dietz" w:date="2012-08-08T17:00:00Z">
              <w:r w:rsidRPr="009227FA" w:rsidDel="00ED0AEA">
                <w:delText>}</w:delText>
              </w:r>
            </w:del>
          </w:p>
          <w:p w14:paraId="098976EC" w14:textId="7AEE8766" w:rsidR="00F71F36" w:rsidRPr="009227FA" w:rsidDel="00ED0AEA" w:rsidRDefault="00F71F36" w:rsidP="00011096">
            <w:pPr>
              <w:pStyle w:val="XML4"/>
              <w:rPr>
                <w:del w:id="9148" w:author="Thomas Dietz" w:date="2012-08-08T17:00:00Z"/>
              </w:rPr>
            </w:pPr>
            <w:del w:id="9149" w:author="Thomas Dietz" w:date="2012-08-08T17:00:00Z">
              <w:r w:rsidRPr="009227FA" w:rsidDel="00ED0AEA">
                <w:delText>leaf current-version {</w:delText>
              </w:r>
            </w:del>
          </w:p>
          <w:p w14:paraId="79A3E2EB" w14:textId="2BCD58D4" w:rsidR="00F71F36" w:rsidRPr="009227FA" w:rsidDel="00ED0AEA" w:rsidRDefault="00F71F36" w:rsidP="00011096">
            <w:pPr>
              <w:pStyle w:val="XML5"/>
              <w:rPr>
                <w:del w:id="9150" w:author="Thomas Dietz" w:date="2012-08-08T17:00:00Z"/>
              </w:rPr>
            </w:pPr>
            <w:del w:id="9151" w:author="Thomas Dietz" w:date="2012-08-08T17:00:00Z">
              <w:r w:rsidRPr="009227FA" w:rsidDel="00ED0AEA">
                <w:delText>type openflow-version;</w:delText>
              </w:r>
            </w:del>
          </w:p>
          <w:p w14:paraId="1F455180" w14:textId="7FD591C2" w:rsidR="00F71F36" w:rsidRPr="009227FA" w:rsidDel="00ED0AEA" w:rsidRDefault="00F71F36" w:rsidP="00011096">
            <w:pPr>
              <w:pStyle w:val="XML5"/>
              <w:rPr>
                <w:del w:id="9152" w:author="Thomas Dietz" w:date="2012-08-08T17:00:00Z"/>
              </w:rPr>
            </w:pPr>
            <w:del w:id="9153" w:author="Thomas Dietz" w:date="2012-08-08T17:00:00Z">
              <w:r w:rsidRPr="009227FA" w:rsidDel="00ED0AEA">
                <w:delText>description "This object contains the current OpenFlow version used between Logical Switch and Controller.";</w:delText>
              </w:r>
            </w:del>
          </w:p>
          <w:p w14:paraId="4154665B" w14:textId="3F45AA06" w:rsidR="00F71F36" w:rsidRPr="009227FA" w:rsidDel="00ED0AEA" w:rsidRDefault="00F71F36" w:rsidP="00011096">
            <w:pPr>
              <w:pStyle w:val="XML4"/>
              <w:rPr>
                <w:del w:id="9154" w:author="Thomas Dietz" w:date="2012-08-08T17:00:00Z"/>
              </w:rPr>
            </w:pPr>
            <w:del w:id="9155" w:author="Thomas Dietz" w:date="2012-08-08T17:00:00Z">
              <w:r w:rsidRPr="009227FA" w:rsidDel="00ED0AEA">
                <w:delText>}</w:delText>
              </w:r>
            </w:del>
          </w:p>
          <w:p w14:paraId="5DE77624" w14:textId="6E988D41" w:rsidR="00F71F36" w:rsidRPr="009227FA" w:rsidDel="00ED0AEA" w:rsidRDefault="00F71F36" w:rsidP="00011096">
            <w:pPr>
              <w:pStyle w:val="XML4"/>
              <w:rPr>
                <w:del w:id="9156" w:author="Thomas Dietz" w:date="2012-08-08T17:00:00Z"/>
              </w:rPr>
            </w:pPr>
            <w:del w:id="9157" w:author="Thomas Dietz" w:date="2012-08-08T17:00:00Z">
              <w:r w:rsidRPr="009227FA" w:rsidDel="00ED0AEA">
                <w:delText>leaf-list supported-versions {</w:delText>
              </w:r>
            </w:del>
          </w:p>
          <w:p w14:paraId="13AC2F0E" w14:textId="7B8D5F65" w:rsidR="00F71F36" w:rsidRPr="009227FA" w:rsidDel="00ED0AEA" w:rsidRDefault="00F71F36" w:rsidP="00011096">
            <w:pPr>
              <w:pStyle w:val="XML5"/>
              <w:rPr>
                <w:del w:id="9158" w:author="Thomas Dietz" w:date="2012-08-08T17:00:00Z"/>
              </w:rPr>
            </w:pPr>
            <w:del w:id="9159" w:author="Thomas Dietz" w:date="2012-08-08T17:00:00Z">
              <w:r w:rsidRPr="009227FA" w:rsidDel="00ED0AEA">
                <w:delText>type openflow-version;</w:delText>
              </w:r>
            </w:del>
          </w:p>
          <w:p w14:paraId="4F95D5BF" w14:textId="7991AC2F" w:rsidR="00F71F36" w:rsidRPr="009227FA" w:rsidDel="00ED0AEA" w:rsidRDefault="00F71F36" w:rsidP="00011096">
            <w:pPr>
              <w:pStyle w:val="XML5"/>
              <w:rPr>
                <w:del w:id="9160" w:author="Thomas Dietz" w:date="2012-08-08T17:00:00Z"/>
              </w:rPr>
            </w:pPr>
            <w:del w:id="9161" w:author="Thomas Dietz" w:date="2012-08-08T17:00:00Z">
              <w:r w:rsidRPr="009227FA" w:rsidDel="00ED0AEA">
                <w:delText>description "This list of objects contains all the OpenFlow versions supported the controller.";</w:delText>
              </w:r>
            </w:del>
          </w:p>
          <w:p w14:paraId="4235D9ED" w14:textId="64878913" w:rsidR="00F71F36" w:rsidRPr="009227FA" w:rsidDel="00ED0AEA" w:rsidRDefault="00F71F36" w:rsidP="00011096">
            <w:pPr>
              <w:pStyle w:val="XML4"/>
              <w:rPr>
                <w:del w:id="9162" w:author="Thomas Dietz" w:date="2012-08-08T17:00:00Z"/>
              </w:rPr>
            </w:pPr>
            <w:del w:id="9163" w:author="Thomas Dietz" w:date="2012-08-08T17:00:00Z">
              <w:r w:rsidRPr="009227FA" w:rsidDel="00ED0AEA">
                <w:delText>}</w:delText>
              </w:r>
            </w:del>
          </w:p>
          <w:p w14:paraId="26F63543" w14:textId="3EA27D70" w:rsidR="00F71F36" w:rsidRPr="009227FA" w:rsidDel="00ED0AEA" w:rsidRDefault="00F71F36" w:rsidP="00011096">
            <w:pPr>
              <w:pStyle w:val="XML3"/>
              <w:rPr>
                <w:del w:id="9164" w:author="Thomas Dietz" w:date="2012-08-08T17:00:00Z"/>
              </w:rPr>
            </w:pPr>
            <w:del w:id="9165" w:author="Thomas Dietz" w:date="2012-08-08T17:00:00Z">
              <w:r w:rsidRPr="009227FA" w:rsidDel="00ED0AEA">
                <w:delText>}</w:delText>
              </w:r>
            </w:del>
          </w:p>
          <w:p w14:paraId="4E660EDA" w14:textId="7AB2FBDD" w:rsidR="00F71F36" w:rsidRPr="009227FA" w:rsidDel="00ED0AEA" w:rsidRDefault="00F71F36" w:rsidP="00011096">
            <w:pPr>
              <w:pStyle w:val="XML2"/>
              <w:rPr>
                <w:del w:id="9166" w:author="Thomas Dietz" w:date="2012-08-08T17:00:00Z"/>
              </w:rPr>
            </w:pPr>
            <w:del w:id="9167" w:author="Thomas Dietz" w:date="2012-08-08T17:00:00Z">
              <w:r w:rsidRPr="009227FA" w:rsidDel="00ED0AEA">
                <w:delText>}</w:delText>
              </w:r>
            </w:del>
          </w:p>
          <w:p w14:paraId="3C548DEC" w14:textId="3F7546BF" w:rsidR="00F71F36" w:rsidRPr="009227FA" w:rsidDel="00ED0AEA" w:rsidRDefault="00F71F36" w:rsidP="00011096">
            <w:pPr>
              <w:pStyle w:val="XML1"/>
              <w:rPr>
                <w:del w:id="9168" w:author="Thomas Dietz" w:date="2012-08-08T17:00:00Z"/>
              </w:rPr>
            </w:pPr>
          </w:p>
          <w:p w14:paraId="12D57094" w14:textId="1127D1CD" w:rsidR="00F71F36" w:rsidRPr="009227FA" w:rsidDel="00ED0AEA" w:rsidRDefault="00F71F36" w:rsidP="00011096">
            <w:pPr>
              <w:pStyle w:val="XML2"/>
              <w:rPr>
                <w:del w:id="9169" w:author="Thomas Dietz" w:date="2012-08-08T17:00:00Z"/>
              </w:rPr>
            </w:pPr>
            <w:del w:id="9170" w:author="Thomas Dietz" w:date="2012-08-08T17:00:00Z">
              <w:r w:rsidRPr="009227FA" w:rsidDel="00ED0AEA">
                <w:delText>grouping openflow-port-resource-grouping {</w:delText>
              </w:r>
            </w:del>
          </w:p>
          <w:p w14:paraId="214C8914" w14:textId="3FA852BB" w:rsidR="00F71F36" w:rsidRPr="009227FA" w:rsidDel="00ED0AEA" w:rsidRDefault="00F71F36" w:rsidP="00011096">
            <w:pPr>
              <w:pStyle w:val="XML3"/>
              <w:rPr>
                <w:del w:id="9171" w:author="Thomas Dietz" w:date="2012-08-08T17:00:00Z"/>
              </w:rPr>
            </w:pPr>
            <w:del w:id="9172" w:author="Thomas Dietz" w:date="2012-08-08T17:00:00Z">
              <w:r w:rsidRPr="009227FA" w:rsidDel="00ED0AEA">
                <w:delText>description "This grouping specifies all properties of a port</w:delText>
              </w:r>
            </w:del>
          </w:p>
          <w:p w14:paraId="1033774C" w14:textId="377A9EAF" w:rsidR="00F71F36" w:rsidRPr="009227FA" w:rsidDel="00ED0AEA" w:rsidRDefault="00F71F36" w:rsidP="00011096">
            <w:pPr>
              <w:pStyle w:val="XML4"/>
              <w:rPr>
                <w:del w:id="9173" w:author="Thomas Dietz" w:date="2012-08-08T17:00:00Z"/>
              </w:rPr>
            </w:pPr>
            <w:del w:id="9174" w:author="Thomas Dietz" w:date="2012-08-08T17:00:00Z">
              <w:r w:rsidRPr="009227FA" w:rsidDel="00ED0AEA">
                <w:delText>resource.";</w:delText>
              </w:r>
            </w:del>
          </w:p>
          <w:p w14:paraId="21744679" w14:textId="762675BD" w:rsidR="00F71F36" w:rsidRPr="009227FA" w:rsidDel="00ED0AEA" w:rsidRDefault="00F71F36" w:rsidP="00011096">
            <w:pPr>
              <w:pStyle w:val="XML3"/>
              <w:rPr>
                <w:del w:id="9175" w:author="Thomas Dietz" w:date="2012-08-08T17:00:00Z"/>
              </w:rPr>
            </w:pPr>
            <w:del w:id="9176" w:author="Thomas Dietz" w:date="2012-08-08T17:00:00Z">
              <w:r w:rsidRPr="009227FA" w:rsidDel="00ED0AEA">
                <w:delText>leaf resource-id {</w:delText>
              </w:r>
            </w:del>
          </w:p>
          <w:p w14:paraId="04C05BB7" w14:textId="0E48DE89" w:rsidR="00F71F36" w:rsidRPr="009227FA" w:rsidDel="00ED0AEA" w:rsidRDefault="00F71F36" w:rsidP="00011096">
            <w:pPr>
              <w:pStyle w:val="XML4"/>
              <w:rPr>
                <w:del w:id="9177" w:author="Thomas Dietz" w:date="2012-08-08T17:00:00Z"/>
              </w:rPr>
            </w:pPr>
            <w:del w:id="9178" w:author="Thomas Dietz" w:date="2012-08-08T17:00:00Z">
              <w:r w:rsidRPr="009227FA" w:rsidDel="00ED0AEA">
                <w:delText>type inet:uri;</w:delText>
              </w:r>
            </w:del>
          </w:p>
          <w:p w14:paraId="628B2118" w14:textId="1C8DF09C" w:rsidR="00F71F36" w:rsidRPr="009227FA" w:rsidDel="00ED0AEA" w:rsidRDefault="00F71F36" w:rsidP="00011096">
            <w:pPr>
              <w:pStyle w:val="XML4"/>
              <w:rPr>
                <w:del w:id="9179" w:author="Thomas Dietz" w:date="2012-08-08T17:00:00Z"/>
              </w:rPr>
            </w:pPr>
            <w:del w:id="9180" w:author="Thomas Dietz" w:date="2012-08-08T17:00:00Z">
              <w:r w:rsidRPr="009227FA" w:rsidDel="00ED0AEA">
                <w:delText>description "A unique but locally arbitrary identifier that identifies a port and is persistent across reboots of the system.";</w:delText>
              </w:r>
            </w:del>
          </w:p>
          <w:p w14:paraId="0E81769B" w14:textId="0C54450D" w:rsidR="00F71F36" w:rsidRPr="009227FA" w:rsidDel="00ED0AEA" w:rsidRDefault="00F71F36" w:rsidP="00011096">
            <w:pPr>
              <w:pStyle w:val="XML3"/>
              <w:rPr>
                <w:del w:id="9181" w:author="Thomas Dietz" w:date="2012-08-08T17:00:00Z"/>
              </w:rPr>
            </w:pPr>
            <w:del w:id="9182" w:author="Thomas Dietz" w:date="2012-08-08T17:00:00Z">
              <w:r w:rsidRPr="009227FA" w:rsidDel="00ED0AEA">
                <w:delText>}</w:delText>
              </w:r>
            </w:del>
          </w:p>
          <w:p w14:paraId="17AFC678" w14:textId="17E9B5ED" w:rsidR="00F71F36" w:rsidRPr="009227FA" w:rsidDel="00ED0AEA" w:rsidRDefault="00F71F36" w:rsidP="00011096">
            <w:pPr>
              <w:pStyle w:val="XML3"/>
              <w:rPr>
                <w:del w:id="9183" w:author="Thomas Dietz" w:date="2012-08-08T17:00:00Z"/>
              </w:rPr>
            </w:pPr>
            <w:del w:id="9184" w:author="Thomas Dietz" w:date="2012-08-08T17:00:00Z">
              <w:r w:rsidRPr="009227FA" w:rsidDel="00ED0AEA">
                <w:delText>leaf number {</w:delText>
              </w:r>
            </w:del>
          </w:p>
          <w:p w14:paraId="4D5D98DF" w14:textId="7BF51365" w:rsidR="00F71F36" w:rsidRPr="009227FA" w:rsidDel="00ED0AEA" w:rsidRDefault="00F71F36" w:rsidP="00011096">
            <w:pPr>
              <w:pStyle w:val="XML4"/>
              <w:rPr>
                <w:del w:id="9185" w:author="Thomas Dietz" w:date="2012-08-08T17:00:00Z"/>
              </w:rPr>
            </w:pPr>
            <w:del w:id="9186" w:author="Thomas Dietz" w:date="2012-08-08T17:00:00Z">
              <w:r w:rsidRPr="009227FA" w:rsidDel="00ED0AEA">
                <w:delText>type uint64;</w:delText>
              </w:r>
            </w:del>
          </w:p>
          <w:p w14:paraId="1ABE9475" w14:textId="03F602C8" w:rsidR="00F71F36" w:rsidRPr="009227FA" w:rsidDel="00ED0AEA" w:rsidRDefault="00F71F36" w:rsidP="00011096">
            <w:pPr>
              <w:pStyle w:val="XML4"/>
              <w:rPr>
                <w:del w:id="9187" w:author="Thomas Dietz" w:date="2012-08-08T17:00:00Z"/>
              </w:rPr>
            </w:pPr>
            <w:del w:id="9188" w:author="Thomas Dietz" w:date="2012-08-08T17:00:00Z">
              <w:r w:rsidRPr="009227FA" w:rsidDel="00ED0AEA">
                <w:delText>config false;</w:delText>
              </w:r>
            </w:del>
          </w:p>
          <w:p w14:paraId="1C520022" w14:textId="0FD55427" w:rsidR="00F71F36" w:rsidRPr="009227FA" w:rsidDel="00ED0AEA" w:rsidRDefault="00F71F36" w:rsidP="00011096">
            <w:pPr>
              <w:pStyle w:val="XML4"/>
              <w:rPr>
                <w:del w:id="9189" w:author="Thomas Dietz" w:date="2012-08-08T17:00:00Z"/>
              </w:rPr>
            </w:pPr>
            <w:del w:id="9190" w:author="Thomas Dietz" w:date="2012-08-08T17:00:00Z">
              <w:r w:rsidRPr="009227FA" w:rsidDel="00ED0AEA">
                <w:delText>mandatory true;</w:delText>
              </w:r>
            </w:del>
          </w:p>
          <w:p w14:paraId="10DBD19A" w14:textId="4C2391CF" w:rsidR="00F71F36" w:rsidRPr="009227FA" w:rsidDel="00ED0AEA" w:rsidRDefault="00F71F36" w:rsidP="00011096">
            <w:pPr>
              <w:pStyle w:val="XML4"/>
              <w:rPr>
                <w:del w:id="9191" w:author="Thomas Dietz" w:date="2012-08-08T17:00:00Z"/>
              </w:rPr>
            </w:pPr>
            <w:del w:id="9192" w:author="Thomas Dietz" w:date="2012-08-08T17:00:00Z">
              <w:r w:rsidRPr="009227FA" w:rsidDel="00ED0AEA">
                <w:delText>description "An unique but locally arbitrary number that identifies a port and is persistent across reboots of the system.";</w:delText>
              </w:r>
            </w:del>
          </w:p>
          <w:p w14:paraId="5C04ABBA" w14:textId="0B9D999B" w:rsidR="00F71F36" w:rsidRPr="009227FA" w:rsidDel="00ED0AEA" w:rsidRDefault="00F71F36" w:rsidP="00011096">
            <w:pPr>
              <w:pStyle w:val="XML3"/>
              <w:rPr>
                <w:del w:id="9193" w:author="Thomas Dietz" w:date="2012-08-08T17:00:00Z"/>
              </w:rPr>
            </w:pPr>
            <w:del w:id="9194" w:author="Thomas Dietz" w:date="2012-08-08T17:00:00Z">
              <w:r w:rsidRPr="009227FA" w:rsidDel="00ED0AEA">
                <w:delText>}</w:delText>
              </w:r>
            </w:del>
          </w:p>
          <w:p w14:paraId="3A3CF3E9" w14:textId="381A75E6" w:rsidR="00F71F36" w:rsidRPr="009227FA" w:rsidDel="00ED0AEA" w:rsidRDefault="00F71F36" w:rsidP="00011096">
            <w:pPr>
              <w:pStyle w:val="XML3"/>
              <w:rPr>
                <w:del w:id="9195" w:author="Thomas Dietz" w:date="2012-08-08T17:00:00Z"/>
              </w:rPr>
            </w:pPr>
            <w:del w:id="9196" w:author="Thomas Dietz" w:date="2012-08-08T17:00:00Z">
              <w:r w:rsidRPr="009227FA" w:rsidDel="00ED0AEA">
                <w:delText>leaf name {</w:delText>
              </w:r>
            </w:del>
          </w:p>
          <w:p w14:paraId="4F65F65A" w14:textId="6A29C0EF" w:rsidR="00F71F36" w:rsidRPr="009227FA" w:rsidDel="00ED0AEA" w:rsidRDefault="00F71F36" w:rsidP="00011096">
            <w:pPr>
              <w:pStyle w:val="XML4"/>
              <w:rPr>
                <w:del w:id="9197" w:author="Thomas Dietz" w:date="2012-08-08T17:00:00Z"/>
              </w:rPr>
            </w:pPr>
            <w:del w:id="9198" w:author="Thomas Dietz" w:date="2012-08-08T17:00:00Z">
              <w:r w:rsidRPr="009227FA" w:rsidDel="00ED0AEA">
                <w:delText>type string {</w:delText>
              </w:r>
            </w:del>
          </w:p>
          <w:p w14:paraId="15A8CA31" w14:textId="5EDB7C7F" w:rsidR="00F71F36" w:rsidRPr="009227FA" w:rsidDel="00ED0AEA" w:rsidRDefault="00F71F36" w:rsidP="00011096">
            <w:pPr>
              <w:pStyle w:val="XML6"/>
              <w:rPr>
                <w:del w:id="9199" w:author="Thomas Dietz" w:date="2012-08-08T17:00:00Z"/>
              </w:rPr>
            </w:pPr>
            <w:del w:id="9200" w:author="Thomas Dietz" w:date="2012-08-08T17:00:00Z">
              <w:r w:rsidRPr="009227FA" w:rsidDel="00ED0AEA">
                <w:delText>length "1..16";</w:delText>
              </w:r>
            </w:del>
          </w:p>
          <w:p w14:paraId="07617812" w14:textId="2543EEA7" w:rsidR="00F71F36" w:rsidRPr="009227FA" w:rsidDel="00ED0AEA" w:rsidRDefault="00F71F36" w:rsidP="00011096">
            <w:pPr>
              <w:pStyle w:val="XML4"/>
              <w:rPr>
                <w:del w:id="9201" w:author="Thomas Dietz" w:date="2012-08-08T17:00:00Z"/>
              </w:rPr>
            </w:pPr>
            <w:del w:id="9202" w:author="Thomas Dietz" w:date="2012-08-08T17:00:00Z">
              <w:r w:rsidRPr="009227FA" w:rsidDel="00ED0AEA">
                <w:delText>}</w:delText>
              </w:r>
            </w:del>
          </w:p>
          <w:p w14:paraId="4147FBD8" w14:textId="3A274054" w:rsidR="00F71F36" w:rsidRPr="009227FA" w:rsidDel="00ED0AEA" w:rsidRDefault="00F71F36" w:rsidP="00011096">
            <w:pPr>
              <w:pStyle w:val="XML4"/>
              <w:rPr>
                <w:del w:id="9203" w:author="Thomas Dietz" w:date="2012-08-08T17:00:00Z"/>
              </w:rPr>
            </w:pPr>
            <w:del w:id="9204" w:author="Thomas Dietz" w:date="2012-08-08T17:00:00Z">
              <w:r w:rsidRPr="009227FA" w:rsidDel="00ED0AEA">
                <w:delText>config false;</w:delText>
              </w:r>
            </w:del>
          </w:p>
          <w:p w14:paraId="019554E1" w14:textId="0EDBB12F" w:rsidR="00F71F36" w:rsidRPr="009227FA" w:rsidDel="00ED0AEA" w:rsidRDefault="00F71F36" w:rsidP="00011096">
            <w:pPr>
              <w:pStyle w:val="XML4"/>
              <w:rPr>
                <w:del w:id="9205" w:author="Thomas Dietz" w:date="2012-08-08T17:00:00Z"/>
              </w:rPr>
            </w:pPr>
            <w:del w:id="9206" w:author="Thomas Dietz" w:date="2012-08-08T17:00:00Z">
              <w:r w:rsidRPr="009227FA" w:rsidDel="00ED0AEA">
                <w:delText>description "Textual port name to ease identification of the port at the switch.";</w:delText>
              </w:r>
            </w:del>
          </w:p>
          <w:p w14:paraId="58E5F32F" w14:textId="1D29034F" w:rsidR="00F71F36" w:rsidRPr="009227FA" w:rsidDel="00ED0AEA" w:rsidRDefault="00F71F36" w:rsidP="00011096">
            <w:pPr>
              <w:pStyle w:val="XML3"/>
              <w:rPr>
                <w:del w:id="9207" w:author="Thomas Dietz" w:date="2012-08-08T17:00:00Z"/>
              </w:rPr>
            </w:pPr>
            <w:del w:id="9208" w:author="Thomas Dietz" w:date="2012-08-08T17:00:00Z">
              <w:r w:rsidRPr="009227FA" w:rsidDel="00ED0AEA">
                <w:delText>}</w:delText>
              </w:r>
            </w:del>
          </w:p>
          <w:p w14:paraId="08AF3BCE" w14:textId="4970C01F" w:rsidR="00F71F36" w:rsidRPr="009227FA" w:rsidDel="00ED0AEA" w:rsidRDefault="00F71F36" w:rsidP="00011096">
            <w:pPr>
              <w:pStyle w:val="XML3"/>
              <w:rPr>
                <w:del w:id="9209" w:author="Thomas Dietz" w:date="2012-08-08T17:00:00Z"/>
              </w:rPr>
            </w:pPr>
            <w:del w:id="9210" w:author="Thomas Dietz" w:date="2012-08-08T17:00:00Z">
              <w:r w:rsidRPr="009227FA" w:rsidDel="00ED0AEA">
                <w:delText>leaf current-rate {</w:delText>
              </w:r>
            </w:del>
          </w:p>
          <w:p w14:paraId="4595F1BA" w14:textId="2F6D270D" w:rsidR="00F71F36" w:rsidRPr="009227FA" w:rsidDel="00ED0AEA" w:rsidRDefault="00F71F36" w:rsidP="00011096">
            <w:pPr>
              <w:pStyle w:val="XML4"/>
              <w:rPr>
                <w:del w:id="9211" w:author="Thomas Dietz" w:date="2012-08-08T17:00:00Z"/>
              </w:rPr>
            </w:pPr>
            <w:del w:id="9212" w:author="Thomas Dietz" w:date="2012-08-08T17:00:00Z">
              <w:r w:rsidRPr="009227FA" w:rsidDel="00ED0AEA">
                <w:delText>when "../features/current/rate='other'" {</w:delText>
              </w:r>
            </w:del>
          </w:p>
          <w:p w14:paraId="246746A3" w14:textId="097FED3A" w:rsidR="00F71F36" w:rsidRPr="009227FA" w:rsidDel="00ED0AEA" w:rsidRDefault="00F71F36" w:rsidP="00011096">
            <w:pPr>
              <w:pStyle w:val="XML4"/>
              <w:rPr>
                <w:del w:id="9213" w:author="Thomas Dietz" w:date="2012-08-08T17:00:00Z"/>
              </w:rPr>
            </w:pPr>
            <w:del w:id="9214" w:author="Thomas Dietz" w:date="2012-08-08T17:00:00Z">
              <w:r w:rsidRPr="009227FA" w:rsidDel="00ED0AEA">
                <w:delText>description "This element is only allowed if the element rate of the current features has value 'other'.";</w:delText>
              </w:r>
            </w:del>
          </w:p>
          <w:p w14:paraId="290D9B6E" w14:textId="0BBC72D6" w:rsidR="00F71F36" w:rsidRPr="009227FA" w:rsidDel="00ED0AEA" w:rsidRDefault="00F71F36" w:rsidP="00011096">
            <w:pPr>
              <w:pStyle w:val="XML4"/>
              <w:rPr>
                <w:del w:id="9215" w:author="Thomas Dietz" w:date="2012-08-08T17:00:00Z"/>
              </w:rPr>
            </w:pPr>
            <w:del w:id="9216" w:author="Thomas Dietz" w:date="2012-08-08T17:00:00Z">
              <w:r w:rsidRPr="009227FA" w:rsidDel="00ED0AEA">
                <w:delText>}</w:delText>
              </w:r>
            </w:del>
          </w:p>
          <w:p w14:paraId="0A1097FE" w14:textId="578E2806" w:rsidR="00F71F36" w:rsidRPr="009227FA" w:rsidDel="00ED0AEA" w:rsidRDefault="00F71F36" w:rsidP="00011096">
            <w:pPr>
              <w:pStyle w:val="XML4"/>
              <w:rPr>
                <w:del w:id="9217" w:author="Thomas Dietz" w:date="2012-08-08T17:00:00Z"/>
              </w:rPr>
            </w:pPr>
            <w:del w:id="9218" w:author="Thomas Dietz" w:date="2012-08-08T17:00:00Z">
              <w:r w:rsidRPr="009227FA" w:rsidDel="00ED0AEA">
                <w:delText>type uint32;</w:delText>
              </w:r>
            </w:del>
          </w:p>
          <w:p w14:paraId="39A39443" w14:textId="03A2556F" w:rsidR="00F71F36" w:rsidRPr="009227FA" w:rsidDel="00ED0AEA" w:rsidRDefault="00F71F36" w:rsidP="00011096">
            <w:pPr>
              <w:pStyle w:val="XML4"/>
              <w:rPr>
                <w:del w:id="9219" w:author="Thomas Dietz" w:date="2012-08-08T17:00:00Z"/>
              </w:rPr>
            </w:pPr>
            <w:del w:id="9220" w:author="Thomas Dietz" w:date="2012-08-08T17:00:00Z">
              <w:r w:rsidRPr="009227FA" w:rsidDel="00ED0AEA">
                <w:lastRenderedPageBreak/>
                <w:delText>units "kbit/s";</w:delText>
              </w:r>
            </w:del>
          </w:p>
          <w:p w14:paraId="537B8F87" w14:textId="05B44258" w:rsidR="00F71F36" w:rsidRPr="009227FA" w:rsidDel="00ED0AEA" w:rsidRDefault="00F71F36" w:rsidP="00011096">
            <w:pPr>
              <w:pStyle w:val="XML4"/>
              <w:rPr>
                <w:del w:id="9221" w:author="Thomas Dietz" w:date="2012-08-08T17:00:00Z"/>
              </w:rPr>
            </w:pPr>
            <w:del w:id="9222" w:author="Thomas Dietz" w:date="2012-08-08T17:00:00Z">
              <w:r w:rsidRPr="009227FA" w:rsidDel="00ED0AEA">
                <w:delText>config false;</w:delText>
              </w:r>
            </w:del>
          </w:p>
          <w:p w14:paraId="463E08EE" w14:textId="17179FFF" w:rsidR="00F71F36" w:rsidRPr="009227FA" w:rsidDel="00ED0AEA" w:rsidRDefault="00F71F36" w:rsidP="00011096">
            <w:pPr>
              <w:pStyle w:val="XML4"/>
              <w:rPr>
                <w:del w:id="9223" w:author="Thomas Dietz" w:date="2012-08-08T17:00:00Z"/>
              </w:rPr>
            </w:pPr>
            <w:del w:id="9224" w:author="Thomas Dietz" w:date="2012-08-08T17:00:00Z">
              <w:r w:rsidRPr="009227FA" w:rsidDel="00ED0AEA">
                <w:delText>description "The current rate in kilobit/second if the current rate selector has value 'other'.";</w:delText>
              </w:r>
            </w:del>
          </w:p>
          <w:p w14:paraId="54E978F6" w14:textId="0061B4E9" w:rsidR="00F71F36" w:rsidRPr="009227FA" w:rsidDel="00ED0AEA" w:rsidRDefault="00F71F36" w:rsidP="00011096">
            <w:pPr>
              <w:pStyle w:val="XML3"/>
              <w:rPr>
                <w:del w:id="9225" w:author="Thomas Dietz" w:date="2012-08-08T17:00:00Z"/>
              </w:rPr>
            </w:pPr>
            <w:del w:id="9226" w:author="Thomas Dietz" w:date="2012-08-08T17:00:00Z">
              <w:r w:rsidRPr="009227FA" w:rsidDel="00ED0AEA">
                <w:delText>}</w:delText>
              </w:r>
            </w:del>
          </w:p>
          <w:p w14:paraId="1BD261CA" w14:textId="3F65F5C2" w:rsidR="00F71F36" w:rsidRPr="009227FA" w:rsidDel="00ED0AEA" w:rsidRDefault="00F71F36" w:rsidP="00011096">
            <w:pPr>
              <w:pStyle w:val="XML3"/>
              <w:rPr>
                <w:del w:id="9227" w:author="Thomas Dietz" w:date="2012-08-08T17:00:00Z"/>
              </w:rPr>
            </w:pPr>
            <w:del w:id="9228" w:author="Thomas Dietz" w:date="2012-08-08T17:00:00Z">
              <w:r w:rsidRPr="009227FA" w:rsidDel="00ED0AEA">
                <w:delText>leaf max-rate {</w:delText>
              </w:r>
            </w:del>
          </w:p>
          <w:p w14:paraId="70FE55DA" w14:textId="4591E646" w:rsidR="00F71F36" w:rsidRPr="009227FA" w:rsidDel="00ED0AEA" w:rsidRDefault="00F71F36" w:rsidP="00011096">
            <w:pPr>
              <w:pStyle w:val="XML4"/>
              <w:rPr>
                <w:del w:id="9229" w:author="Thomas Dietz" w:date="2012-08-08T17:00:00Z"/>
              </w:rPr>
            </w:pPr>
            <w:del w:id="9230" w:author="Thomas Dietz" w:date="2012-08-08T17:00:00Z">
              <w:r w:rsidRPr="009227FA" w:rsidDel="00ED0AEA">
                <w:delText>when "../features/current/rate='other'" {</w:delText>
              </w:r>
            </w:del>
          </w:p>
          <w:p w14:paraId="6830735F" w14:textId="093BE8A5" w:rsidR="00F71F36" w:rsidRPr="009227FA" w:rsidDel="00ED0AEA" w:rsidRDefault="00F71F36" w:rsidP="00011096">
            <w:pPr>
              <w:pStyle w:val="XML4"/>
              <w:rPr>
                <w:del w:id="9231" w:author="Thomas Dietz" w:date="2012-08-08T17:00:00Z"/>
              </w:rPr>
            </w:pPr>
            <w:del w:id="9232" w:author="Thomas Dietz" w:date="2012-08-08T17:00:00Z">
              <w:r w:rsidRPr="009227FA" w:rsidDel="00ED0AEA">
                <w:delText>description "This element is only allowed if the element rate of the current features has value 'other'.";</w:delText>
              </w:r>
            </w:del>
          </w:p>
          <w:p w14:paraId="25C6E200" w14:textId="5A58B3EB" w:rsidR="00F71F36" w:rsidRPr="009227FA" w:rsidDel="00ED0AEA" w:rsidRDefault="00F71F36" w:rsidP="00011096">
            <w:pPr>
              <w:pStyle w:val="XML4"/>
              <w:rPr>
                <w:del w:id="9233" w:author="Thomas Dietz" w:date="2012-08-08T17:00:00Z"/>
              </w:rPr>
            </w:pPr>
            <w:del w:id="9234" w:author="Thomas Dietz" w:date="2012-08-08T17:00:00Z">
              <w:r w:rsidRPr="009227FA" w:rsidDel="00ED0AEA">
                <w:delText>}</w:delText>
              </w:r>
            </w:del>
          </w:p>
          <w:p w14:paraId="59D8CF59" w14:textId="17FB1E22" w:rsidR="00F71F36" w:rsidRPr="009227FA" w:rsidDel="00ED0AEA" w:rsidRDefault="00F71F36" w:rsidP="00011096">
            <w:pPr>
              <w:pStyle w:val="XML4"/>
              <w:rPr>
                <w:del w:id="9235" w:author="Thomas Dietz" w:date="2012-08-08T17:00:00Z"/>
              </w:rPr>
            </w:pPr>
            <w:del w:id="9236" w:author="Thomas Dietz" w:date="2012-08-08T17:00:00Z">
              <w:r w:rsidRPr="009227FA" w:rsidDel="00ED0AEA">
                <w:delText>type uint32;</w:delText>
              </w:r>
            </w:del>
          </w:p>
          <w:p w14:paraId="6D976FC2" w14:textId="17BFB713" w:rsidR="00F71F36" w:rsidRPr="009227FA" w:rsidDel="00ED0AEA" w:rsidRDefault="00F71F36" w:rsidP="00011096">
            <w:pPr>
              <w:pStyle w:val="XML4"/>
              <w:rPr>
                <w:del w:id="9237" w:author="Thomas Dietz" w:date="2012-08-08T17:00:00Z"/>
              </w:rPr>
            </w:pPr>
            <w:del w:id="9238" w:author="Thomas Dietz" w:date="2012-08-08T17:00:00Z">
              <w:r w:rsidRPr="009227FA" w:rsidDel="00ED0AEA">
                <w:delText>units "kbit/s";</w:delText>
              </w:r>
            </w:del>
          </w:p>
          <w:p w14:paraId="65A74AED" w14:textId="30DF1AA3" w:rsidR="00F71F36" w:rsidRPr="009227FA" w:rsidDel="00ED0AEA" w:rsidRDefault="00F71F36" w:rsidP="00011096">
            <w:pPr>
              <w:pStyle w:val="XML4"/>
              <w:rPr>
                <w:del w:id="9239" w:author="Thomas Dietz" w:date="2012-08-08T17:00:00Z"/>
              </w:rPr>
            </w:pPr>
            <w:del w:id="9240" w:author="Thomas Dietz" w:date="2012-08-08T17:00:00Z">
              <w:r w:rsidRPr="009227FA" w:rsidDel="00ED0AEA">
                <w:delText>config false;</w:delText>
              </w:r>
            </w:del>
          </w:p>
          <w:p w14:paraId="5DF26433" w14:textId="787342EE" w:rsidR="00F71F36" w:rsidRPr="009227FA" w:rsidDel="00ED0AEA" w:rsidRDefault="00F71F36" w:rsidP="00011096">
            <w:pPr>
              <w:pStyle w:val="XML4"/>
              <w:rPr>
                <w:del w:id="9241" w:author="Thomas Dietz" w:date="2012-08-08T17:00:00Z"/>
              </w:rPr>
            </w:pPr>
            <w:del w:id="9242" w:author="Thomas Dietz" w:date="2012-08-08T17:00:00Z">
              <w:r w:rsidRPr="009227FA" w:rsidDel="00ED0AEA">
                <w:delText>description "The maximum rate in kilobit/second if the current rate selector has value 'other'.";</w:delText>
              </w:r>
            </w:del>
          </w:p>
          <w:p w14:paraId="36FAED44" w14:textId="78DBAC9A" w:rsidR="00F71F36" w:rsidRPr="009227FA" w:rsidDel="00ED0AEA" w:rsidRDefault="00F71F36" w:rsidP="00011096">
            <w:pPr>
              <w:pStyle w:val="XML3"/>
              <w:rPr>
                <w:del w:id="9243" w:author="Thomas Dietz" w:date="2012-08-08T17:00:00Z"/>
              </w:rPr>
            </w:pPr>
            <w:del w:id="9244" w:author="Thomas Dietz" w:date="2012-08-08T17:00:00Z">
              <w:r w:rsidRPr="009227FA" w:rsidDel="00ED0AEA">
                <w:delText>}</w:delText>
              </w:r>
            </w:del>
          </w:p>
          <w:p w14:paraId="536D2364" w14:textId="1E7991CC" w:rsidR="00F71F36" w:rsidRPr="009227FA" w:rsidDel="00ED0AEA" w:rsidRDefault="00F71F36" w:rsidP="00011096">
            <w:pPr>
              <w:pStyle w:val="XML3"/>
              <w:rPr>
                <w:del w:id="9245" w:author="Thomas Dietz" w:date="2012-08-08T17:00:00Z"/>
              </w:rPr>
            </w:pPr>
            <w:del w:id="9246" w:author="Thomas Dietz" w:date="2012-08-08T17:00:00Z">
              <w:r w:rsidRPr="009227FA" w:rsidDel="00ED0AEA">
                <w:delText>container configuration {</w:delText>
              </w:r>
            </w:del>
          </w:p>
          <w:p w14:paraId="1CF39D6E" w14:textId="38DB10B5" w:rsidR="00F71F36" w:rsidRPr="009227FA" w:rsidDel="00ED0AEA" w:rsidRDefault="00F71F36" w:rsidP="00011096">
            <w:pPr>
              <w:pStyle w:val="XML4"/>
              <w:rPr>
                <w:del w:id="9247" w:author="Thomas Dietz" w:date="2012-08-08T17:00:00Z"/>
              </w:rPr>
            </w:pPr>
            <w:del w:id="9248" w:author="Thomas Dietz" w:date="2012-08-08T17:00:00Z">
              <w:r w:rsidRPr="009227FA" w:rsidDel="00ED0AEA">
                <w:delText>leaf admin-state {</w:delText>
              </w:r>
            </w:del>
          </w:p>
          <w:p w14:paraId="48EB403B" w14:textId="471CC22D" w:rsidR="00F71F36" w:rsidRPr="009227FA" w:rsidDel="00ED0AEA" w:rsidRDefault="00F71F36" w:rsidP="00011096">
            <w:pPr>
              <w:pStyle w:val="XML5"/>
              <w:rPr>
                <w:del w:id="9249" w:author="Thomas Dietz" w:date="2012-08-08T17:00:00Z"/>
              </w:rPr>
            </w:pPr>
            <w:del w:id="9250" w:author="Thomas Dietz" w:date="2012-08-08T17:00:00Z">
              <w:r w:rsidRPr="009227FA" w:rsidDel="00ED0AEA">
                <w:delText>type up-down-state-type;</w:delText>
              </w:r>
            </w:del>
          </w:p>
          <w:p w14:paraId="040BE4EA" w14:textId="35520AB2" w:rsidR="00F71F36" w:rsidRPr="009227FA" w:rsidDel="00ED0AEA" w:rsidRDefault="00F71F36" w:rsidP="00011096">
            <w:pPr>
              <w:pStyle w:val="XML5"/>
              <w:rPr>
                <w:del w:id="9251" w:author="Thomas Dietz" w:date="2012-08-08T17:00:00Z"/>
              </w:rPr>
            </w:pPr>
            <w:del w:id="9252" w:author="Thomas Dietz" w:date="2012-08-08T17:00:00Z">
              <w:r w:rsidRPr="009227FA" w:rsidDel="00ED0AEA">
                <w:delText>default up;</w:delText>
              </w:r>
            </w:del>
          </w:p>
          <w:p w14:paraId="57599170" w14:textId="27711A0B" w:rsidR="00F71F36" w:rsidRPr="009227FA" w:rsidDel="00ED0AEA" w:rsidRDefault="00F71F36" w:rsidP="00011096">
            <w:pPr>
              <w:pStyle w:val="XML5"/>
              <w:rPr>
                <w:del w:id="9253" w:author="Thomas Dietz" w:date="2012-08-08T17:00:00Z"/>
              </w:rPr>
            </w:pPr>
            <w:del w:id="9254" w:author="Thomas Dietz" w:date="2012-08-08T17:00:00Z">
              <w:r w:rsidRPr="009227FA" w:rsidDel="00ED0AEA">
                <w:delText>description "The administrative state of the port.";</w:delText>
              </w:r>
            </w:del>
          </w:p>
          <w:p w14:paraId="222D6AE1" w14:textId="3900E77F" w:rsidR="00F71F36" w:rsidRPr="009227FA" w:rsidDel="00ED0AEA" w:rsidRDefault="00F71F36" w:rsidP="00011096">
            <w:pPr>
              <w:pStyle w:val="XML4"/>
              <w:rPr>
                <w:del w:id="9255" w:author="Thomas Dietz" w:date="2012-08-08T17:00:00Z"/>
              </w:rPr>
            </w:pPr>
            <w:del w:id="9256" w:author="Thomas Dietz" w:date="2012-08-08T17:00:00Z">
              <w:r w:rsidRPr="009227FA" w:rsidDel="00ED0AEA">
                <w:delText>}</w:delText>
              </w:r>
            </w:del>
          </w:p>
          <w:p w14:paraId="4369F083" w14:textId="72BDC242" w:rsidR="00F71F36" w:rsidRPr="009227FA" w:rsidDel="00ED0AEA" w:rsidRDefault="00F71F36" w:rsidP="00011096">
            <w:pPr>
              <w:pStyle w:val="XML4"/>
              <w:rPr>
                <w:del w:id="9257" w:author="Thomas Dietz" w:date="2012-08-08T17:00:00Z"/>
              </w:rPr>
            </w:pPr>
            <w:del w:id="9258" w:author="Thomas Dietz" w:date="2012-08-08T17:00:00Z">
              <w:r w:rsidRPr="009227FA" w:rsidDel="00ED0AEA">
                <w:delText>leaf no-receive {</w:delText>
              </w:r>
            </w:del>
          </w:p>
          <w:p w14:paraId="523CA2F6" w14:textId="74D256FC" w:rsidR="00F71F36" w:rsidRPr="009227FA" w:rsidDel="00ED0AEA" w:rsidRDefault="00F71F36" w:rsidP="00011096">
            <w:pPr>
              <w:pStyle w:val="XML5"/>
              <w:rPr>
                <w:del w:id="9259" w:author="Thomas Dietz" w:date="2012-08-08T17:00:00Z"/>
              </w:rPr>
            </w:pPr>
            <w:del w:id="9260" w:author="Thomas Dietz" w:date="2012-08-08T17:00:00Z">
              <w:r w:rsidRPr="009227FA" w:rsidDel="00ED0AEA">
                <w:delText>type boolean;</w:delText>
              </w:r>
            </w:del>
          </w:p>
          <w:p w14:paraId="7B449B3E" w14:textId="445FE8E0" w:rsidR="00F71F36" w:rsidRPr="009227FA" w:rsidDel="00ED0AEA" w:rsidRDefault="00F71F36" w:rsidP="00011096">
            <w:pPr>
              <w:pStyle w:val="XML5"/>
              <w:rPr>
                <w:del w:id="9261" w:author="Thomas Dietz" w:date="2012-08-08T17:00:00Z"/>
              </w:rPr>
            </w:pPr>
            <w:del w:id="9262" w:author="Thomas Dietz" w:date="2012-08-08T17:00:00Z">
              <w:r w:rsidRPr="009227FA" w:rsidDel="00ED0AEA">
                <w:delText>default false;</w:delText>
              </w:r>
            </w:del>
          </w:p>
          <w:p w14:paraId="12049E99" w14:textId="45F9AAEC" w:rsidR="00F71F36" w:rsidRPr="003C232C" w:rsidDel="00ED0AEA" w:rsidRDefault="00F71F36" w:rsidP="00011096">
            <w:pPr>
              <w:pStyle w:val="XMLIndent4"/>
              <w:rPr>
                <w:del w:id="9263" w:author="Thomas Dietz" w:date="2012-08-08T17:00:00Z"/>
                <w:rFonts w:eastAsia="Times New Roman"/>
              </w:rPr>
            </w:pPr>
            <w:del w:id="9264" w:author="Thomas Dietz" w:date="2012-08-08T17:00:00Z">
              <w:r w:rsidRPr="009227FA" w:rsidDel="00ED0AEA">
                <w:rPr>
                  <w:rFonts w:eastAsia="Times New Roman"/>
                </w:rPr>
                <w:delText>description "Specifies if receiving packets is not enabled on the port.";</w:delText>
              </w:r>
            </w:del>
          </w:p>
          <w:p w14:paraId="56451DD6" w14:textId="161EFE39" w:rsidR="00F71F36" w:rsidRPr="009227FA" w:rsidDel="00ED0AEA" w:rsidRDefault="00F71F36" w:rsidP="00011096">
            <w:pPr>
              <w:pStyle w:val="XML4"/>
              <w:rPr>
                <w:del w:id="9265" w:author="Thomas Dietz" w:date="2012-08-08T17:00:00Z"/>
              </w:rPr>
            </w:pPr>
            <w:del w:id="9266" w:author="Thomas Dietz" w:date="2012-08-08T17:00:00Z">
              <w:r w:rsidRPr="009227FA" w:rsidDel="00ED0AEA">
                <w:delText>}</w:delText>
              </w:r>
            </w:del>
          </w:p>
          <w:p w14:paraId="349674CF" w14:textId="3E0B860E" w:rsidR="00F71F36" w:rsidRPr="009227FA" w:rsidDel="00ED0AEA" w:rsidRDefault="00F71F36" w:rsidP="00011096">
            <w:pPr>
              <w:pStyle w:val="XML4"/>
              <w:rPr>
                <w:del w:id="9267" w:author="Thomas Dietz" w:date="2012-08-08T17:00:00Z"/>
              </w:rPr>
            </w:pPr>
            <w:del w:id="9268" w:author="Thomas Dietz" w:date="2012-08-08T17:00:00Z">
              <w:r w:rsidRPr="009227FA" w:rsidDel="00ED0AEA">
                <w:delText>leaf no-forward {</w:delText>
              </w:r>
            </w:del>
          </w:p>
          <w:p w14:paraId="0B0BE96B" w14:textId="5B22AD83" w:rsidR="00F71F36" w:rsidRPr="009227FA" w:rsidDel="00ED0AEA" w:rsidRDefault="00F71F36" w:rsidP="00011096">
            <w:pPr>
              <w:pStyle w:val="XML5"/>
              <w:rPr>
                <w:del w:id="9269" w:author="Thomas Dietz" w:date="2012-08-08T17:00:00Z"/>
              </w:rPr>
            </w:pPr>
            <w:del w:id="9270" w:author="Thomas Dietz" w:date="2012-08-08T17:00:00Z">
              <w:r w:rsidRPr="009227FA" w:rsidDel="00ED0AEA">
                <w:delText>type boolean;</w:delText>
              </w:r>
            </w:del>
          </w:p>
          <w:p w14:paraId="63065488" w14:textId="5C67600B" w:rsidR="00F71F36" w:rsidRPr="009227FA" w:rsidDel="00ED0AEA" w:rsidRDefault="00F71F36" w:rsidP="00011096">
            <w:pPr>
              <w:pStyle w:val="XML5"/>
              <w:rPr>
                <w:del w:id="9271" w:author="Thomas Dietz" w:date="2012-08-08T17:00:00Z"/>
              </w:rPr>
            </w:pPr>
            <w:del w:id="9272" w:author="Thomas Dietz" w:date="2012-08-08T17:00:00Z">
              <w:r w:rsidRPr="009227FA" w:rsidDel="00ED0AEA">
                <w:delText>default false;</w:delText>
              </w:r>
            </w:del>
          </w:p>
          <w:p w14:paraId="04E5DB1F" w14:textId="14FF2A4C" w:rsidR="00F71F36" w:rsidRPr="003C232C" w:rsidDel="00ED0AEA" w:rsidRDefault="00F71F36" w:rsidP="00011096">
            <w:pPr>
              <w:pStyle w:val="XMLIndent4"/>
              <w:rPr>
                <w:del w:id="9273" w:author="Thomas Dietz" w:date="2012-08-08T17:00:00Z"/>
                <w:rFonts w:eastAsia="Times New Roman"/>
              </w:rPr>
            </w:pPr>
            <w:del w:id="9274" w:author="Thomas Dietz" w:date="2012-08-08T17:00:00Z">
              <w:r w:rsidRPr="009227FA" w:rsidDel="00ED0AEA">
                <w:rPr>
                  <w:rFonts w:eastAsia="Times New Roman"/>
                </w:rPr>
                <w:delText>description "Specifies if forwarding packets is not enabled on that port.";</w:delText>
              </w:r>
            </w:del>
          </w:p>
          <w:p w14:paraId="0113F574" w14:textId="1C06612E" w:rsidR="00F71F36" w:rsidRPr="009227FA" w:rsidDel="00ED0AEA" w:rsidRDefault="00F71F36" w:rsidP="00011096">
            <w:pPr>
              <w:pStyle w:val="XML4"/>
              <w:rPr>
                <w:del w:id="9275" w:author="Thomas Dietz" w:date="2012-08-08T17:00:00Z"/>
              </w:rPr>
            </w:pPr>
            <w:del w:id="9276" w:author="Thomas Dietz" w:date="2012-08-08T17:00:00Z">
              <w:r w:rsidRPr="009227FA" w:rsidDel="00ED0AEA">
                <w:delText>}</w:delText>
              </w:r>
            </w:del>
          </w:p>
          <w:p w14:paraId="75BC17AA" w14:textId="3BCAE4B3" w:rsidR="00F71F36" w:rsidRPr="009227FA" w:rsidDel="00ED0AEA" w:rsidRDefault="00F71F36" w:rsidP="00011096">
            <w:pPr>
              <w:pStyle w:val="XML4"/>
              <w:rPr>
                <w:del w:id="9277" w:author="Thomas Dietz" w:date="2012-08-08T17:00:00Z"/>
              </w:rPr>
            </w:pPr>
            <w:del w:id="9278" w:author="Thomas Dietz" w:date="2012-08-08T17:00:00Z">
              <w:r w:rsidRPr="009227FA" w:rsidDel="00ED0AEA">
                <w:delText>leaf no-packet-in {</w:delText>
              </w:r>
            </w:del>
          </w:p>
          <w:p w14:paraId="4BE4BB43" w14:textId="71B46956" w:rsidR="00F71F36" w:rsidRPr="009227FA" w:rsidDel="00ED0AEA" w:rsidRDefault="00F71F36" w:rsidP="00011096">
            <w:pPr>
              <w:pStyle w:val="XML5"/>
              <w:rPr>
                <w:del w:id="9279" w:author="Thomas Dietz" w:date="2012-08-08T17:00:00Z"/>
              </w:rPr>
            </w:pPr>
            <w:del w:id="9280" w:author="Thomas Dietz" w:date="2012-08-08T17:00:00Z">
              <w:r w:rsidRPr="009227FA" w:rsidDel="00ED0AEA">
                <w:delText>type boolean;</w:delText>
              </w:r>
            </w:del>
          </w:p>
          <w:p w14:paraId="20F0CAF0" w14:textId="3139FEEE" w:rsidR="00F71F36" w:rsidRPr="009227FA" w:rsidDel="00ED0AEA" w:rsidRDefault="00F71F36" w:rsidP="00011096">
            <w:pPr>
              <w:pStyle w:val="XML5"/>
              <w:rPr>
                <w:del w:id="9281" w:author="Thomas Dietz" w:date="2012-08-08T17:00:00Z"/>
              </w:rPr>
            </w:pPr>
            <w:del w:id="9282" w:author="Thomas Dietz" w:date="2012-08-08T17:00:00Z">
              <w:r w:rsidRPr="009227FA" w:rsidDel="00ED0AEA">
                <w:delText>default false;</w:delText>
              </w:r>
            </w:del>
          </w:p>
          <w:p w14:paraId="50A62B9C" w14:textId="26C0D045" w:rsidR="00F71F36" w:rsidRPr="009227FA" w:rsidDel="00ED0AEA" w:rsidRDefault="00F71F36" w:rsidP="00011096">
            <w:pPr>
              <w:pStyle w:val="XML5"/>
              <w:rPr>
                <w:del w:id="9283" w:author="Thomas Dietz" w:date="2012-08-08T17:00:00Z"/>
              </w:rPr>
            </w:pPr>
            <w:del w:id="9284" w:author="Thomas Dietz" w:date="2012-08-08T17:00:00Z">
              <w:r w:rsidRPr="009227FA" w:rsidDel="00ED0AEA">
                <w:delText>description "Specifies if sending packet-in messages for coming packets is not enabled on that port.";</w:delText>
              </w:r>
            </w:del>
          </w:p>
          <w:p w14:paraId="11E3D205" w14:textId="4E02AC13" w:rsidR="00F71F36" w:rsidRPr="009227FA" w:rsidDel="00ED0AEA" w:rsidRDefault="00F71F36" w:rsidP="00011096">
            <w:pPr>
              <w:pStyle w:val="XML4"/>
              <w:rPr>
                <w:del w:id="9285" w:author="Thomas Dietz" w:date="2012-08-08T17:00:00Z"/>
              </w:rPr>
            </w:pPr>
            <w:del w:id="9286" w:author="Thomas Dietz" w:date="2012-08-08T17:00:00Z">
              <w:r w:rsidRPr="009227FA" w:rsidDel="00ED0AEA">
                <w:delText>}</w:delText>
              </w:r>
            </w:del>
          </w:p>
          <w:p w14:paraId="6BFCD531" w14:textId="579039E8" w:rsidR="00F71F36" w:rsidRPr="009227FA" w:rsidDel="00ED0AEA" w:rsidRDefault="00F71F36" w:rsidP="00011096">
            <w:pPr>
              <w:pStyle w:val="XML3"/>
              <w:rPr>
                <w:del w:id="9287" w:author="Thomas Dietz" w:date="2012-08-08T17:00:00Z"/>
              </w:rPr>
            </w:pPr>
            <w:del w:id="9288" w:author="Thomas Dietz" w:date="2012-08-08T17:00:00Z">
              <w:r w:rsidRPr="009227FA" w:rsidDel="00ED0AEA">
                <w:delText>}</w:delText>
              </w:r>
            </w:del>
          </w:p>
          <w:p w14:paraId="5D8BAEA9" w14:textId="530A4D6D" w:rsidR="00F71F36" w:rsidRPr="009227FA" w:rsidDel="00ED0AEA" w:rsidRDefault="00F71F36" w:rsidP="00011096">
            <w:pPr>
              <w:pStyle w:val="XML3"/>
              <w:rPr>
                <w:del w:id="9289" w:author="Thomas Dietz" w:date="2012-08-08T17:00:00Z"/>
              </w:rPr>
            </w:pPr>
            <w:del w:id="9290" w:author="Thomas Dietz" w:date="2012-08-08T17:00:00Z">
              <w:r w:rsidRPr="009227FA" w:rsidDel="00ED0AEA">
                <w:delText>container state {</w:delText>
              </w:r>
            </w:del>
          </w:p>
          <w:p w14:paraId="52B87EF5" w14:textId="4D4927C3" w:rsidR="00F71F36" w:rsidRPr="009227FA" w:rsidDel="00ED0AEA" w:rsidRDefault="00F71F36" w:rsidP="00011096">
            <w:pPr>
              <w:pStyle w:val="XML4"/>
              <w:rPr>
                <w:del w:id="9291" w:author="Thomas Dietz" w:date="2012-08-08T17:00:00Z"/>
              </w:rPr>
            </w:pPr>
            <w:del w:id="9292" w:author="Thomas Dietz" w:date="2012-08-08T17:00:00Z">
              <w:r w:rsidRPr="009227FA" w:rsidDel="00ED0AEA">
                <w:delText>config false;</w:delText>
              </w:r>
            </w:del>
          </w:p>
          <w:p w14:paraId="0AEB569F" w14:textId="0A874387" w:rsidR="00F71F36" w:rsidRPr="009227FA" w:rsidDel="00ED0AEA" w:rsidRDefault="00F71F36" w:rsidP="00011096">
            <w:pPr>
              <w:pStyle w:val="XML4"/>
              <w:rPr>
                <w:del w:id="9293" w:author="Thomas Dietz" w:date="2012-08-08T17:00:00Z"/>
              </w:rPr>
            </w:pPr>
            <w:del w:id="9294" w:author="Thomas Dietz" w:date="2012-08-08T17:00:00Z">
              <w:r w:rsidRPr="009227FA" w:rsidDel="00ED0AEA">
                <w:delText>leaf oper-state {</w:delText>
              </w:r>
            </w:del>
          </w:p>
          <w:p w14:paraId="0166CE88" w14:textId="023643CD" w:rsidR="00F71F36" w:rsidRPr="009227FA" w:rsidDel="00ED0AEA" w:rsidRDefault="00F71F36" w:rsidP="00011096">
            <w:pPr>
              <w:pStyle w:val="XML5"/>
              <w:rPr>
                <w:del w:id="9295" w:author="Thomas Dietz" w:date="2012-08-08T17:00:00Z"/>
              </w:rPr>
            </w:pPr>
            <w:del w:id="9296" w:author="Thomas Dietz" w:date="2012-08-08T17:00:00Z">
              <w:r w:rsidRPr="009227FA" w:rsidDel="00ED0AEA">
                <w:delText>type up-down-state-type;</w:delText>
              </w:r>
            </w:del>
          </w:p>
          <w:p w14:paraId="600DF6CB" w14:textId="76D3B3F6" w:rsidR="00F71F36" w:rsidRPr="009227FA" w:rsidDel="00ED0AEA" w:rsidRDefault="00F71F36" w:rsidP="00011096">
            <w:pPr>
              <w:pStyle w:val="XML5"/>
              <w:rPr>
                <w:del w:id="9297" w:author="Thomas Dietz" w:date="2012-08-08T17:00:00Z"/>
              </w:rPr>
            </w:pPr>
            <w:del w:id="9298" w:author="Thomas Dietz" w:date="2012-08-08T17:00:00Z">
              <w:r w:rsidRPr="009227FA" w:rsidDel="00ED0AEA">
                <w:delText>mandatory true;</w:delText>
              </w:r>
            </w:del>
          </w:p>
          <w:p w14:paraId="12C1BD37" w14:textId="04506177" w:rsidR="00F71F36" w:rsidRPr="003C232C" w:rsidDel="00ED0AEA" w:rsidRDefault="00F71F36" w:rsidP="00011096">
            <w:pPr>
              <w:pStyle w:val="XMLIndent4"/>
              <w:rPr>
                <w:del w:id="9299" w:author="Thomas Dietz" w:date="2012-08-08T17:00:00Z"/>
                <w:rFonts w:eastAsia="Times New Roman"/>
              </w:rPr>
            </w:pPr>
            <w:del w:id="9300" w:author="Thomas Dietz" w:date="2012-08-08T17:00:00Z">
              <w:r w:rsidRPr="009227FA" w:rsidDel="00ED0AEA">
                <w:rPr>
                  <w:rFonts w:eastAsia="Times New Roman"/>
                </w:rPr>
                <w:delText>description "The operational state of the port.";</w:delText>
              </w:r>
            </w:del>
          </w:p>
          <w:p w14:paraId="2D84A266" w14:textId="1AB7D239" w:rsidR="00F71F36" w:rsidRPr="009227FA" w:rsidDel="00ED0AEA" w:rsidRDefault="00F71F36" w:rsidP="00011096">
            <w:pPr>
              <w:pStyle w:val="XML4"/>
              <w:rPr>
                <w:del w:id="9301" w:author="Thomas Dietz" w:date="2012-08-08T17:00:00Z"/>
              </w:rPr>
            </w:pPr>
            <w:del w:id="9302" w:author="Thomas Dietz" w:date="2012-08-08T17:00:00Z">
              <w:r w:rsidRPr="009227FA" w:rsidDel="00ED0AEA">
                <w:delText>}</w:delText>
              </w:r>
            </w:del>
          </w:p>
          <w:p w14:paraId="5456FE77" w14:textId="19088CD5" w:rsidR="00F71F36" w:rsidRPr="009227FA" w:rsidDel="00ED0AEA" w:rsidRDefault="00F71F36" w:rsidP="00011096">
            <w:pPr>
              <w:pStyle w:val="XML4"/>
              <w:rPr>
                <w:del w:id="9303" w:author="Thomas Dietz" w:date="2012-08-08T17:00:00Z"/>
              </w:rPr>
            </w:pPr>
            <w:del w:id="9304" w:author="Thomas Dietz" w:date="2012-08-08T17:00:00Z">
              <w:r w:rsidRPr="009227FA" w:rsidDel="00ED0AEA">
                <w:delText>leaf blocked {</w:delText>
              </w:r>
            </w:del>
          </w:p>
          <w:p w14:paraId="286D0C26" w14:textId="0530D200" w:rsidR="00F71F36" w:rsidRPr="009227FA" w:rsidDel="00ED0AEA" w:rsidRDefault="00F71F36" w:rsidP="00011096">
            <w:pPr>
              <w:pStyle w:val="XML5"/>
              <w:rPr>
                <w:del w:id="9305" w:author="Thomas Dietz" w:date="2012-08-08T17:00:00Z"/>
              </w:rPr>
            </w:pPr>
            <w:del w:id="9306" w:author="Thomas Dietz" w:date="2012-08-08T17:00:00Z">
              <w:r w:rsidRPr="009227FA" w:rsidDel="00ED0AEA">
                <w:delText>type boolean;</w:delText>
              </w:r>
            </w:del>
          </w:p>
          <w:p w14:paraId="7A77DD60" w14:textId="3CF5092A" w:rsidR="00F71F36" w:rsidRPr="009227FA" w:rsidDel="00ED0AEA" w:rsidRDefault="00F71F36" w:rsidP="00011096">
            <w:pPr>
              <w:pStyle w:val="XML5"/>
              <w:rPr>
                <w:del w:id="9307" w:author="Thomas Dietz" w:date="2012-08-08T17:00:00Z"/>
              </w:rPr>
            </w:pPr>
            <w:del w:id="9308" w:author="Thomas Dietz" w:date="2012-08-08T17:00:00Z">
              <w:r w:rsidRPr="009227FA" w:rsidDel="00ED0AEA">
                <w:delText>mandatory true;</w:delText>
              </w:r>
            </w:del>
          </w:p>
          <w:p w14:paraId="6374A854" w14:textId="1F6D6ED2" w:rsidR="00F71F36" w:rsidRPr="009227FA" w:rsidDel="00ED0AEA" w:rsidRDefault="00F71F36" w:rsidP="00011096">
            <w:pPr>
              <w:pStyle w:val="XML5"/>
              <w:rPr>
                <w:del w:id="9309" w:author="Thomas Dietz" w:date="2012-08-08T17:00:00Z"/>
              </w:rPr>
            </w:pPr>
            <w:del w:id="9310" w:author="Thomas Dietz" w:date="2012-08-08T17:00:00Z">
              <w:r w:rsidRPr="009227FA" w:rsidDel="00ED0AEA">
                <w:delText>description "tbd";</w:delText>
              </w:r>
            </w:del>
          </w:p>
          <w:p w14:paraId="0D6A937B" w14:textId="44412A9B" w:rsidR="00F71F36" w:rsidRPr="009227FA" w:rsidDel="00ED0AEA" w:rsidRDefault="00F71F36" w:rsidP="00011096">
            <w:pPr>
              <w:pStyle w:val="XML4"/>
              <w:rPr>
                <w:del w:id="9311" w:author="Thomas Dietz" w:date="2012-08-08T17:00:00Z"/>
              </w:rPr>
            </w:pPr>
            <w:del w:id="9312" w:author="Thomas Dietz" w:date="2012-08-08T17:00:00Z">
              <w:r w:rsidRPr="009227FA" w:rsidDel="00ED0AEA">
                <w:delText>}</w:delText>
              </w:r>
            </w:del>
          </w:p>
          <w:p w14:paraId="4CA89DEA" w14:textId="130C5E9E" w:rsidR="00F71F36" w:rsidRPr="009227FA" w:rsidDel="00ED0AEA" w:rsidRDefault="00F71F36" w:rsidP="00011096">
            <w:pPr>
              <w:pStyle w:val="XML4"/>
              <w:rPr>
                <w:del w:id="9313" w:author="Thomas Dietz" w:date="2012-08-08T17:00:00Z"/>
              </w:rPr>
            </w:pPr>
            <w:del w:id="9314" w:author="Thomas Dietz" w:date="2012-08-08T17:00:00Z">
              <w:r w:rsidRPr="009227FA" w:rsidDel="00ED0AEA">
                <w:delText>leaf live {</w:delText>
              </w:r>
            </w:del>
          </w:p>
          <w:p w14:paraId="7BBEF7BD" w14:textId="5C9692DC" w:rsidR="00F71F36" w:rsidRPr="009227FA" w:rsidDel="00ED0AEA" w:rsidRDefault="00F71F36" w:rsidP="00011096">
            <w:pPr>
              <w:pStyle w:val="XML5"/>
              <w:rPr>
                <w:del w:id="9315" w:author="Thomas Dietz" w:date="2012-08-08T17:00:00Z"/>
              </w:rPr>
            </w:pPr>
            <w:del w:id="9316" w:author="Thomas Dietz" w:date="2012-08-08T17:00:00Z">
              <w:r w:rsidRPr="009227FA" w:rsidDel="00ED0AEA">
                <w:delText>type boolean;</w:delText>
              </w:r>
            </w:del>
          </w:p>
          <w:p w14:paraId="683316C7" w14:textId="178CFC5C" w:rsidR="00F71F36" w:rsidRPr="009227FA" w:rsidDel="00ED0AEA" w:rsidRDefault="00F71F36" w:rsidP="00011096">
            <w:pPr>
              <w:pStyle w:val="XML5"/>
              <w:rPr>
                <w:del w:id="9317" w:author="Thomas Dietz" w:date="2012-08-08T17:00:00Z"/>
              </w:rPr>
            </w:pPr>
            <w:del w:id="9318" w:author="Thomas Dietz" w:date="2012-08-08T17:00:00Z">
              <w:r w:rsidRPr="009227FA" w:rsidDel="00ED0AEA">
                <w:delText>mandatory true;</w:delText>
              </w:r>
            </w:del>
          </w:p>
          <w:p w14:paraId="0AFDB9B8" w14:textId="16BA0142" w:rsidR="00F71F36" w:rsidRPr="009227FA" w:rsidDel="00ED0AEA" w:rsidRDefault="00F71F36" w:rsidP="00011096">
            <w:pPr>
              <w:pStyle w:val="XML5"/>
              <w:rPr>
                <w:del w:id="9319" w:author="Thomas Dietz" w:date="2012-08-08T17:00:00Z"/>
              </w:rPr>
            </w:pPr>
            <w:del w:id="9320" w:author="Thomas Dietz" w:date="2012-08-08T17:00:00Z">
              <w:r w:rsidRPr="009227FA" w:rsidDel="00ED0AEA">
                <w:lastRenderedPageBreak/>
                <w:delText>description "tbd";</w:delText>
              </w:r>
            </w:del>
          </w:p>
          <w:p w14:paraId="42CA9120" w14:textId="78CEFE6A" w:rsidR="00F71F36" w:rsidRPr="009227FA" w:rsidDel="00ED0AEA" w:rsidRDefault="00F71F36" w:rsidP="00011096">
            <w:pPr>
              <w:pStyle w:val="XML4"/>
              <w:rPr>
                <w:del w:id="9321" w:author="Thomas Dietz" w:date="2012-08-08T17:00:00Z"/>
              </w:rPr>
            </w:pPr>
            <w:del w:id="9322" w:author="Thomas Dietz" w:date="2012-08-08T17:00:00Z">
              <w:r w:rsidRPr="009227FA" w:rsidDel="00ED0AEA">
                <w:delText>}</w:delText>
              </w:r>
            </w:del>
          </w:p>
          <w:p w14:paraId="702E44D3" w14:textId="3803269D" w:rsidR="00F71F36" w:rsidRPr="009227FA" w:rsidDel="00ED0AEA" w:rsidRDefault="00F71F36" w:rsidP="00011096">
            <w:pPr>
              <w:pStyle w:val="XML3"/>
              <w:rPr>
                <w:del w:id="9323" w:author="Thomas Dietz" w:date="2012-08-08T17:00:00Z"/>
              </w:rPr>
            </w:pPr>
            <w:del w:id="9324" w:author="Thomas Dietz" w:date="2012-08-08T17:00:00Z">
              <w:r w:rsidRPr="009227FA" w:rsidDel="00ED0AEA">
                <w:delText>}</w:delText>
              </w:r>
            </w:del>
          </w:p>
          <w:p w14:paraId="3A134871" w14:textId="6BED237C" w:rsidR="00F71F36" w:rsidRPr="009227FA" w:rsidDel="00ED0AEA" w:rsidRDefault="00F71F36" w:rsidP="00011096">
            <w:pPr>
              <w:pStyle w:val="XML3"/>
              <w:rPr>
                <w:del w:id="9325" w:author="Thomas Dietz" w:date="2012-08-08T17:00:00Z"/>
              </w:rPr>
            </w:pPr>
            <w:del w:id="9326" w:author="Thomas Dietz" w:date="2012-08-08T17:00:00Z">
              <w:r w:rsidRPr="009227FA" w:rsidDel="00ED0AEA">
                <w:delText>container features {</w:delText>
              </w:r>
            </w:del>
          </w:p>
          <w:p w14:paraId="10CEDF36" w14:textId="03772CB5" w:rsidR="00F71F36" w:rsidRPr="009227FA" w:rsidDel="00ED0AEA" w:rsidRDefault="00F71F36" w:rsidP="00011096">
            <w:pPr>
              <w:pStyle w:val="XML4"/>
              <w:rPr>
                <w:del w:id="9327" w:author="Thomas Dietz" w:date="2012-08-08T17:00:00Z"/>
              </w:rPr>
            </w:pPr>
            <w:del w:id="9328" w:author="Thomas Dietz" w:date="2012-08-08T17:00:00Z">
              <w:r w:rsidRPr="009227FA" w:rsidDel="00ED0AEA">
                <w:delText>container current {</w:delText>
              </w:r>
            </w:del>
          </w:p>
          <w:p w14:paraId="6B55CB05" w14:textId="0DFADB5F" w:rsidR="00F71F36" w:rsidRPr="009227FA" w:rsidDel="00ED0AEA" w:rsidRDefault="00F71F36" w:rsidP="00011096">
            <w:pPr>
              <w:pStyle w:val="XML5"/>
              <w:rPr>
                <w:del w:id="9329" w:author="Thomas Dietz" w:date="2012-08-08T17:00:00Z"/>
              </w:rPr>
            </w:pPr>
            <w:del w:id="9330" w:author="Thomas Dietz" w:date="2012-08-08T17:00:00Z">
              <w:r w:rsidRPr="009227FA" w:rsidDel="00ED0AEA">
                <w:delText>uses openflow-port-current-features-grouping;</w:delText>
              </w:r>
            </w:del>
          </w:p>
          <w:p w14:paraId="555A65B1" w14:textId="6BBE8727" w:rsidR="00F71F36" w:rsidRPr="009227FA" w:rsidDel="00ED0AEA" w:rsidRDefault="00F71F36" w:rsidP="00011096">
            <w:pPr>
              <w:pStyle w:val="XML5"/>
              <w:rPr>
                <w:del w:id="9331" w:author="Thomas Dietz" w:date="2012-08-08T17:00:00Z"/>
              </w:rPr>
            </w:pPr>
            <w:del w:id="9332" w:author="Thomas Dietz" w:date="2012-08-08T17:00:00Z">
              <w:r w:rsidRPr="009227FA" w:rsidDel="00ED0AEA">
                <w:delText>config false;</w:delText>
              </w:r>
            </w:del>
          </w:p>
          <w:p w14:paraId="07FC2047" w14:textId="35E520AD" w:rsidR="00F71F36" w:rsidRPr="009227FA" w:rsidDel="00ED0AEA" w:rsidRDefault="00F71F36" w:rsidP="00011096">
            <w:pPr>
              <w:pStyle w:val="XML5"/>
              <w:rPr>
                <w:del w:id="9333" w:author="Thomas Dietz" w:date="2012-08-08T17:00:00Z"/>
              </w:rPr>
            </w:pPr>
            <w:del w:id="9334" w:author="Thomas Dietz" w:date="2012-08-08T17:00:00Z">
              <w:r w:rsidRPr="009227FA" w:rsidDel="00ED0AEA">
                <w:delText>description "The features (rates, duplex, etc.) of the port that are currently in use.";</w:delText>
              </w:r>
            </w:del>
          </w:p>
          <w:p w14:paraId="6E6F09A0" w14:textId="32236484" w:rsidR="00F71F36" w:rsidRPr="009227FA" w:rsidDel="00ED0AEA" w:rsidRDefault="00F71F36" w:rsidP="00011096">
            <w:pPr>
              <w:pStyle w:val="XML4"/>
              <w:rPr>
                <w:del w:id="9335" w:author="Thomas Dietz" w:date="2012-08-08T17:00:00Z"/>
              </w:rPr>
            </w:pPr>
            <w:del w:id="9336" w:author="Thomas Dietz" w:date="2012-08-08T17:00:00Z">
              <w:r w:rsidRPr="009227FA" w:rsidDel="00ED0AEA">
                <w:delText>}</w:delText>
              </w:r>
            </w:del>
          </w:p>
          <w:p w14:paraId="34D1240E" w14:textId="12D3E35D" w:rsidR="00F71F36" w:rsidRPr="009227FA" w:rsidDel="00ED0AEA" w:rsidRDefault="00F71F36" w:rsidP="00011096">
            <w:pPr>
              <w:pStyle w:val="XML4"/>
              <w:rPr>
                <w:del w:id="9337" w:author="Thomas Dietz" w:date="2012-08-08T17:00:00Z"/>
              </w:rPr>
            </w:pPr>
            <w:del w:id="9338" w:author="Thomas Dietz" w:date="2012-08-08T17:00:00Z">
              <w:r w:rsidRPr="009227FA" w:rsidDel="00ED0AEA">
                <w:delText>container advertised {</w:delText>
              </w:r>
            </w:del>
          </w:p>
          <w:p w14:paraId="5660FA56" w14:textId="65C61E3B" w:rsidR="00F71F36" w:rsidRPr="009227FA" w:rsidDel="00ED0AEA" w:rsidRDefault="00F71F36" w:rsidP="00011096">
            <w:pPr>
              <w:pStyle w:val="XML5"/>
              <w:rPr>
                <w:del w:id="9339" w:author="Thomas Dietz" w:date="2012-08-08T17:00:00Z"/>
              </w:rPr>
            </w:pPr>
            <w:del w:id="9340" w:author="Thomas Dietz" w:date="2012-08-08T17:00:00Z">
              <w:r w:rsidRPr="009227FA" w:rsidDel="00ED0AEA">
                <w:delText>uses openflow-port-other-features-grouping;</w:delText>
              </w:r>
            </w:del>
          </w:p>
          <w:p w14:paraId="6170997F" w14:textId="7C82A727" w:rsidR="00F71F36" w:rsidRPr="009227FA" w:rsidDel="00ED0AEA" w:rsidRDefault="00F71F36" w:rsidP="00011096">
            <w:pPr>
              <w:pStyle w:val="XML5"/>
              <w:rPr>
                <w:del w:id="9341" w:author="Thomas Dietz" w:date="2012-08-08T17:00:00Z"/>
              </w:rPr>
            </w:pPr>
            <w:del w:id="9342" w:author="Thomas Dietz" w:date="2012-08-08T17:00:00Z">
              <w:r w:rsidRPr="009227FA" w:rsidDel="00ED0AEA">
                <w:delText>description "The features (rates, duplex, etc.) of the port that are advertised to the peer port.";</w:delText>
              </w:r>
            </w:del>
          </w:p>
          <w:p w14:paraId="37BD7853" w14:textId="3B538EAF" w:rsidR="00F71F36" w:rsidRPr="009227FA" w:rsidDel="00ED0AEA" w:rsidRDefault="00F71F36" w:rsidP="00011096">
            <w:pPr>
              <w:pStyle w:val="XML4"/>
              <w:rPr>
                <w:del w:id="9343" w:author="Thomas Dietz" w:date="2012-08-08T17:00:00Z"/>
              </w:rPr>
            </w:pPr>
            <w:del w:id="9344" w:author="Thomas Dietz" w:date="2012-08-08T17:00:00Z">
              <w:r w:rsidRPr="009227FA" w:rsidDel="00ED0AEA">
                <w:delText>}</w:delText>
              </w:r>
            </w:del>
          </w:p>
          <w:p w14:paraId="7ABDE429" w14:textId="0F95B1A9" w:rsidR="00F71F36" w:rsidRPr="009227FA" w:rsidDel="00ED0AEA" w:rsidRDefault="00F71F36" w:rsidP="00011096">
            <w:pPr>
              <w:pStyle w:val="XML4"/>
              <w:rPr>
                <w:del w:id="9345" w:author="Thomas Dietz" w:date="2012-08-08T17:00:00Z"/>
              </w:rPr>
            </w:pPr>
            <w:del w:id="9346" w:author="Thomas Dietz" w:date="2012-08-08T17:00:00Z">
              <w:r w:rsidRPr="009227FA" w:rsidDel="00ED0AEA">
                <w:delText>container supported {</w:delText>
              </w:r>
            </w:del>
          </w:p>
          <w:p w14:paraId="61E6FB31" w14:textId="6AC15312" w:rsidR="00F71F36" w:rsidRPr="009227FA" w:rsidDel="00ED0AEA" w:rsidRDefault="00F71F36" w:rsidP="00011096">
            <w:pPr>
              <w:pStyle w:val="XML5"/>
              <w:rPr>
                <w:del w:id="9347" w:author="Thomas Dietz" w:date="2012-08-08T17:00:00Z"/>
              </w:rPr>
            </w:pPr>
            <w:del w:id="9348" w:author="Thomas Dietz" w:date="2012-08-08T17:00:00Z">
              <w:r w:rsidRPr="009227FA" w:rsidDel="00ED0AEA">
                <w:delText>uses openflow-port-other-features-grouping;</w:delText>
              </w:r>
            </w:del>
          </w:p>
          <w:p w14:paraId="753F8234" w14:textId="159CD10D" w:rsidR="00F71F36" w:rsidRPr="009227FA" w:rsidDel="00ED0AEA" w:rsidRDefault="00F71F36" w:rsidP="00011096">
            <w:pPr>
              <w:pStyle w:val="XML5"/>
              <w:rPr>
                <w:del w:id="9349" w:author="Thomas Dietz" w:date="2012-08-08T17:00:00Z"/>
              </w:rPr>
            </w:pPr>
            <w:del w:id="9350" w:author="Thomas Dietz" w:date="2012-08-08T17:00:00Z">
              <w:r w:rsidRPr="009227FA" w:rsidDel="00ED0AEA">
                <w:delText>config false;</w:delText>
              </w:r>
            </w:del>
          </w:p>
          <w:p w14:paraId="20730B50" w14:textId="3C0CAEB3" w:rsidR="00F71F36" w:rsidRPr="009227FA" w:rsidDel="00ED0AEA" w:rsidRDefault="00F71F36" w:rsidP="00011096">
            <w:pPr>
              <w:pStyle w:val="XML5"/>
              <w:rPr>
                <w:del w:id="9351" w:author="Thomas Dietz" w:date="2012-08-08T17:00:00Z"/>
              </w:rPr>
            </w:pPr>
            <w:del w:id="9352" w:author="Thomas Dietz" w:date="2012-08-08T17:00:00Z">
              <w:r w:rsidRPr="009227FA" w:rsidDel="00ED0AEA">
                <w:delText>description "The features (rates, duplex, etc.) of the port that are supported on the port.";</w:delText>
              </w:r>
            </w:del>
          </w:p>
          <w:p w14:paraId="7885D0CE" w14:textId="4D96CDBC" w:rsidR="00F71F36" w:rsidRPr="009227FA" w:rsidDel="00ED0AEA" w:rsidRDefault="00F71F36" w:rsidP="00011096">
            <w:pPr>
              <w:pStyle w:val="XML4"/>
              <w:rPr>
                <w:del w:id="9353" w:author="Thomas Dietz" w:date="2012-08-08T17:00:00Z"/>
              </w:rPr>
            </w:pPr>
            <w:del w:id="9354" w:author="Thomas Dietz" w:date="2012-08-08T17:00:00Z">
              <w:r w:rsidRPr="009227FA" w:rsidDel="00ED0AEA">
                <w:delText>}</w:delText>
              </w:r>
            </w:del>
          </w:p>
          <w:p w14:paraId="40A85962" w14:textId="2D5F94CB" w:rsidR="00F71F36" w:rsidRPr="009227FA" w:rsidDel="00ED0AEA" w:rsidRDefault="00F71F36" w:rsidP="00011096">
            <w:pPr>
              <w:pStyle w:val="XML4"/>
              <w:rPr>
                <w:del w:id="9355" w:author="Thomas Dietz" w:date="2012-08-08T17:00:00Z"/>
              </w:rPr>
            </w:pPr>
            <w:del w:id="9356" w:author="Thomas Dietz" w:date="2012-08-08T17:00:00Z">
              <w:r w:rsidRPr="009227FA" w:rsidDel="00ED0AEA">
                <w:delText>container advertised-peer {</w:delText>
              </w:r>
            </w:del>
          </w:p>
          <w:p w14:paraId="1579E9D5" w14:textId="46DBEE03" w:rsidR="00F71F36" w:rsidRPr="009227FA" w:rsidDel="00ED0AEA" w:rsidRDefault="00F71F36" w:rsidP="00011096">
            <w:pPr>
              <w:pStyle w:val="XML5"/>
              <w:rPr>
                <w:del w:id="9357" w:author="Thomas Dietz" w:date="2012-08-08T17:00:00Z"/>
              </w:rPr>
            </w:pPr>
            <w:del w:id="9358" w:author="Thomas Dietz" w:date="2012-08-08T17:00:00Z">
              <w:r w:rsidRPr="009227FA" w:rsidDel="00ED0AEA">
                <w:delText>uses openflow-port-other-features-grouping;</w:delText>
              </w:r>
            </w:del>
          </w:p>
          <w:p w14:paraId="010C5312" w14:textId="7E46C0C1" w:rsidR="00F71F36" w:rsidRPr="009227FA" w:rsidDel="00ED0AEA" w:rsidRDefault="00F71F36" w:rsidP="00011096">
            <w:pPr>
              <w:pStyle w:val="XML5"/>
              <w:rPr>
                <w:del w:id="9359" w:author="Thomas Dietz" w:date="2012-08-08T17:00:00Z"/>
              </w:rPr>
            </w:pPr>
            <w:del w:id="9360" w:author="Thomas Dietz" w:date="2012-08-08T17:00:00Z">
              <w:r w:rsidRPr="009227FA" w:rsidDel="00ED0AEA">
                <w:delText>config false;</w:delText>
              </w:r>
            </w:del>
          </w:p>
          <w:p w14:paraId="50DB7FFA" w14:textId="50E550FC" w:rsidR="00F71F36" w:rsidRPr="009227FA" w:rsidDel="00ED0AEA" w:rsidRDefault="00F71F36" w:rsidP="00011096">
            <w:pPr>
              <w:pStyle w:val="XML5"/>
              <w:rPr>
                <w:del w:id="9361" w:author="Thomas Dietz" w:date="2012-08-08T17:00:00Z"/>
              </w:rPr>
            </w:pPr>
            <w:del w:id="9362" w:author="Thomas Dietz" w:date="2012-08-08T17:00:00Z">
              <w:r w:rsidRPr="009227FA" w:rsidDel="00ED0AEA">
                <w:delText>description "The features (rates, duplex, etc.) that are currently advertised by the peer port.";</w:delText>
              </w:r>
            </w:del>
          </w:p>
          <w:p w14:paraId="0FC97AA2" w14:textId="0860C451" w:rsidR="00F71F36" w:rsidRPr="009227FA" w:rsidDel="00ED0AEA" w:rsidRDefault="00F71F36" w:rsidP="00011096">
            <w:pPr>
              <w:pStyle w:val="XML4"/>
              <w:rPr>
                <w:del w:id="9363" w:author="Thomas Dietz" w:date="2012-08-08T17:00:00Z"/>
              </w:rPr>
            </w:pPr>
            <w:del w:id="9364" w:author="Thomas Dietz" w:date="2012-08-08T17:00:00Z">
              <w:r w:rsidRPr="009227FA" w:rsidDel="00ED0AEA">
                <w:delText>}</w:delText>
              </w:r>
            </w:del>
          </w:p>
          <w:p w14:paraId="3F724B81" w14:textId="03581911" w:rsidR="00F71F36" w:rsidRPr="009227FA" w:rsidDel="00ED0AEA" w:rsidRDefault="00F71F36" w:rsidP="00011096">
            <w:pPr>
              <w:pStyle w:val="XML3"/>
              <w:rPr>
                <w:del w:id="9365" w:author="Thomas Dietz" w:date="2012-08-08T17:00:00Z"/>
              </w:rPr>
            </w:pPr>
            <w:del w:id="9366" w:author="Thomas Dietz" w:date="2012-08-08T17:00:00Z">
              <w:r w:rsidRPr="009227FA" w:rsidDel="00ED0AEA">
                <w:delText>}</w:delText>
              </w:r>
            </w:del>
          </w:p>
          <w:p w14:paraId="21874AF9" w14:textId="65C65925" w:rsidR="00CD5DAC" w:rsidDel="00ED0AEA" w:rsidRDefault="00CD5DAC" w:rsidP="004165BB">
            <w:pPr>
              <w:pStyle w:val="XML3"/>
              <w:rPr>
                <w:del w:id="9367" w:author="Thomas Dietz" w:date="2012-08-08T17:00:00Z"/>
              </w:rPr>
            </w:pPr>
            <w:del w:id="9368" w:author="Thomas Dietz" w:date="2012-08-08T17:00:00Z">
              <w:r w:rsidDel="00ED0AEA">
                <w:delText>grouping openflow-port-base-tunnel-grouping {</w:delText>
              </w:r>
            </w:del>
          </w:p>
          <w:p w14:paraId="5355773F" w14:textId="249CA600" w:rsidR="00CD5DAC" w:rsidDel="00ED0AEA" w:rsidRDefault="00CD5DAC" w:rsidP="004165BB">
            <w:pPr>
              <w:pStyle w:val="XML4"/>
              <w:rPr>
                <w:del w:id="9369" w:author="Thomas Dietz" w:date="2012-08-08T17:00:00Z"/>
              </w:rPr>
            </w:pPr>
            <w:del w:id="9370" w:author="Thomas Dietz" w:date="2012-08-08T17:00:00Z">
              <w:r w:rsidDel="00ED0AEA">
                <w:delText xml:space="preserve">description </w:delText>
              </w:r>
              <w:r w:rsidRPr="009F1B7D" w:rsidDel="00ED0AEA">
                <w:delText>"</w:delText>
              </w:r>
              <w:r w:rsidDel="00ED0AEA">
                <w:delText>A grouping with information included in every supported tunnel type.</w:delText>
              </w:r>
              <w:r w:rsidRPr="009F1B7D" w:rsidDel="00ED0AEA">
                <w:delText>"</w:delText>
              </w:r>
              <w:r w:rsidDel="00ED0AEA">
                <w:delText>;</w:delText>
              </w:r>
            </w:del>
          </w:p>
          <w:p w14:paraId="10CC89B3" w14:textId="289905D3" w:rsidR="00CD5DAC" w:rsidDel="00ED0AEA" w:rsidRDefault="00CD5DAC" w:rsidP="004165BB">
            <w:pPr>
              <w:pStyle w:val="XML4"/>
              <w:rPr>
                <w:del w:id="9371" w:author="Thomas Dietz" w:date="2012-08-08T17:00:00Z"/>
              </w:rPr>
            </w:pPr>
            <w:del w:id="9372" w:author="Thomas Dietz" w:date="2012-08-08T17:00:00Z">
              <w:r w:rsidDel="00ED0AEA">
                <w:delText>choice local-endpoint-address {</w:delText>
              </w:r>
            </w:del>
          </w:p>
          <w:p w14:paraId="11CB5B64" w14:textId="2407C553" w:rsidR="00CD5DAC" w:rsidDel="00ED0AEA" w:rsidRDefault="00CD5DAC" w:rsidP="004165BB">
            <w:pPr>
              <w:pStyle w:val="XML5"/>
              <w:rPr>
                <w:del w:id="9373" w:author="Thomas Dietz" w:date="2012-08-08T17:00:00Z"/>
              </w:rPr>
            </w:pPr>
            <w:del w:id="9374" w:author="Thomas Dietz" w:date="2012-08-08T17:00:00Z">
              <w:r w:rsidDel="00ED0AEA">
                <w:delText>leaf local-endpoint-ipv4-adress {</w:delText>
              </w:r>
            </w:del>
          </w:p>
          <w:p w14:paraId="417DCA1E" w14:textId="322F1386" w:rsidR="00CD5DAC" w:rsidDel="00ED0AEA" w:rsidRDefault="00CD5DAC" w:rsidP="004165BB">
            <w:pPr>
              <w:pStyle w:val="XML6"/>
              <w:rPr>
                <w:del w:id="9375" w:author="Thomas Dietz" w:date="2012-08-08T17:00:00Z"/>
              </w:rPr>
            </w:pPr>
            <w:del w:id="9376" w:author="Thomas Dietz" w:date="2012-08-08T17:00:00Z">
              <w:r w:rsidDel="00ED0AEA">
                <w:delText xml:space="preserve">type </w:delText>
              </w:r>
              <w:r w:rsidRPr="00156465" w:rsidDel="00ED0AEA">
                <w:delText>inet:ipv4-address</w:delText>
              </w:r>
              <w:r w:rsidDel="00ED0AEA">
                <w:delText>;</w:delText>
              </w:r>
            </w:del>
          </w:p>
          <w:p w14:paraId="11BFC2FC" w14:textId="530CD61E" w:rsidR="00CD5DAC" w:rsidDel="00ED0AEA" w:rsidRDefault="00CD5DAC" w:rsidP="004165BB">
            <w:pPr>
              <w:pStyle w:val="XML6"/>
              <w:rPr>
                <w:del w:id="9377" w:author="Thomas Dietz" w:date="2012-08-08T17:00:00Z"/>
              </w:rPr>
            </w:pPr>
            <w:del w:id="9378" w:author="Thomas Dietz" w:date="2012-08-08T17:00:00Z">
              <w:r w:rsidDel="00ED0AEA">
                <w:delText>description "The IPv4 address of the local tunnel endpoint.";</w:delText>
              </w:r>
            </w:del>
          </w:p>
          <w:p w14:paraId="04A7E81C" w14:textId="2E7F1FF4" w:rsidR="00CD5DAC" w:rsidDel="00ED0AEA" w:rsidRDefault="00CD5DAC" w:rsidP="004165BB">
            <w:pPr>
              <w:pStyle w:val="XML5"/>
              <w:rPr>
                <w:del w:id="9379" w:author="Thomas Dietz" w:date="2012-08-08T17:00:00Z"/>
              </w:rPr>
            </w:pPr>
            <w:del w:id="9380" w:author="Thomas Dietz" w:date="2012-08-08T17:00:00Z">
              <w:r w:rsidDel="00ED0AEA">
                <w:delText>}</w:delText>
              </w:r>
            </w:del>
          </w:p>
          <w:p w14:paraId="3880343E" w14:textId="5DF9B26C" w:rsidR="00CD5DAC" w:rsidDel="00ED0AEA" w:rsidRDefault="00CD5DAC" w:rsidP="004165BB">
            <w:pPr>
              <w:pStyle w:val="XML5"/>
              <w:rPr>
                <w:del w:id="9381" w:author="Thomas Dietz" w:date="2012-08-08T17:00:00Z"/>
              </w:rPr>
            </w:pPr>
            <w:del w:id="9382" w:author="Thomas Dietz" w:date="2012-08-08T17:00:00Z">
              <w:r w:rsidDel="00ED0AEA">
                <w:delText>leaf local-endpoint-ipv6-adress {</w:delText>
              </w:r>
            </w:del>
          </w:p>
          <w:p w14:paraId="2960FF99" w14:textId="55A36462" w:rsidR="00CD5DAC" w:rsidDel="00ED0AEA" w:rsidRDefault="00CD5DAC" w:rsidP="004165BB">
            <w:pPr>
              <w:pStyle w:val="XML6"/>
              <w:rPr>
                <w:del w:id="9383" w:author="Thomas Dietz" w:date="2012-08-08T17:00:00Z"/>
              </w:rPr>
            </w:pPr>
            <w:del w:id="9384" w:author="Thomas Dietz" w:date="2012-08-08T17:00:00Z">
              <w:r w:rsidDel="00ED0AEA">
                <w:delText>type inet:ipv6</w:delText>
              </w:r>
              <w:r w:rsidRPr="00156465" w:rsidDel="00ED0AEA">
                <w:delText>-address</w:delText>
              </w:r>
              <w:r w:rsidDel="00ED0AEA">
                <w:delText>;</w:delText>
              </w:r>
            </w:del>
          </w:p>
          <w:p w14:paraId="093A5897" w14:textId="784EF377" w:rsidR="00CD5DAC" w:rsidDel="00ED0AEA" w:rsidRDefault="00CD5DAC" w:rsidP="004165BB">
            <w:pPr>
              <w:pStyle w:val="XML6"/>
              <w:rPr>
                <w:del w:id="9385" w:author="Thomas Dietz" w:date="2012-08-08T17:00:00Z"/>
              </w:rPr>
            </w:pPr>
            <w:del w:id="9386" w:author="Thomas Dietz" w:date="2012-08-08T17:00:00Z">
              <w:r w:rsidDel="00ED0AEA">
                <w:delText>description "The IPv6 address of the local tunnel endpoint.";</w:delText>
              </w:r>
            </w:del>
          </w:p>
          <w:p w14:paraId="1E6561B0" w14:textId="07DF23B4" w:rsidR="00CD5DAC" w:rsidDel="00ED0AEA" w:rsidRDefault="00CD5DAC" w:rsidP="004165BB">
            <w:pPr>
              <w:pStyle w:val="XML5"/>
              <w:rPr>
                <w:del w:id="9387" w:author="Thomas Dietz" w:date="2012-08-08T17:00:00Z"/>
              </w:rPr>
            </w:pPr>
            <w:del w:id="9388" w:author="Thomas Dietz" w:date="2012-08-08T17:00:00Z">
              <w:r w:rsidDel="00ED0AEA">
                <w:delText>}</w:delText>
              </w:r>
            </w:del>
          </w:p>
          <w:p w14:paraId="326165B2" w14:textId="16697374" w:rsidR="00CD5DAC" w:rsidDel="00ED0AEA" w:rsidRDefault="00CD5DAC" w:rsidP="004165BB">
            <w:pPr>
              <w:pStyle w:val="XML5"/>
              <w:rPr>
                <w:del w:id="9389" w:author="Thomas Dietz" w:date="2012-08-08T17:00:00Z"/>
              </w:rPr>
            </w:pPr>
            <w:del w:id="9390" w:author="Thomas Dietz" w:date="2012-08-08T17:00:00Z">
              <w:r w:rsidDel="00ED0AEA">
                <w:delText>leaf local-endpoint-mac-adress {</w:delText>
              </w:r>
            </w:del>
          </w:p>
          <w:p w14:paraId="5D871F73" w14:textId="48745FFB" w:rsidR="00CD5DAC" w:rsidDel="00ED0AEA" w:rsidRDefault="00CD5DAC" w:rsidP="004165BB">
            <w:pPr>
              <w:pStyle w:val="XML6"/>
              <w:rPr>
                <w:del w:id="9391" w:author="Thomas Dietz" w:date="2012-08-08T17:00:00Z"/>
              </w:rPr>
            </w:pPr>
            <w:del w:id="9392" w:author="Thomas Dietz" w:date="2012-08-08T17:00:00Z">
              <w:r w:rsidDel="00ED0AEA">
                <w:delText>type yang</w:delText>
              </w:r>
              <w:r w:rsidRPr="00156465" w:rsidDel="00ED0AEA">
                <w:delText>:</w:delText>
              </w:r>
              <w:r w:rsidDel="00ED0AEA">
                <w:delText>mac</w:delText>
              </w:r>
              <w:r w:rsidRPr="00156465" w:rsidDel="00ED0AEA">
                <w:delText>-address</w:delText>
              </w:r>
              <w:r w:rsidDel="00ED0AEA">
                <w:delText>;</w:delText>
              </w:r>
            </w:del>
          </w:p>
          <w:p w14:paraId="23CE6B0D" w14:textId="3392F90D" w:rsidR="00CD5DAC" w:rsidDel="00ED0AEA" w:rsidRDefault="00CD5DAC" w:rsidP="004165BB">
            <w:pPr>
              <w:pStyle w:val="XML6"/>
              <w:rPr>
                <w:del w:id="9393" w:author="Thomas Dietz" w:date="2012-08-08T17:00:00Z"/>
              </w:rPr>
            </w:pPr>
            <w:del w:id="9394" w:author="Thomas Dietz" w:date="2012-08-08T17:00:00Z">
              <w:r w:rsidDel="00ED0AEA">
                <w:delText>description "The MAC address of the local tunnel endpoint.";</w:delText>
              </w:r>
            </w:del>
          </w:p>
          <w:p w14:paraId="40ED9742" w14:textId="28692B89" w:rsidR="00CD5DAC" w:rsidDel="00ED0AEA" w:rsidRDefault="00CD5DAC" w:rsidP="004165BB">
            <w:pPr>
              <w:pStyle w:val="XML5"/>
              <w:rPr>
                <w:del w:id="9395" w:author="Thomas Dietz" w:date="2012-08-08T17:00:00Z"/>
              </w:rPr>
            </w:pPr>
            <w:del w:id="9396" w:author="Thomas Dietz" w:date="2012-08-08T17:00:00Z">
              <w:r w:rsidDel="00ED0AEA">
                <w:delText>}</w:delText>
              </w:r>
            </w:del>
          </w:p>
          <w:p w14:paraId="75D08807" w14:textId="65B7E901" w:rsidR="00CD5DAC" w:rsidRPr="009F1B7D" w:rsidDel="00ED0AEA" w:rsidRDefault="00CD5DAC" w:rsidP="004165BB">
            <w:pPr>
              <w:pStyle w:val="XML4"/>
              <w:rPr>
                <w:del w:id="9397" w:author="Thomas Dietz" w:date="2012-08-08T17:00:00Z"/>
              </w:rPr>
            </w:pPr>
            <w:del w:id="9398" w:author="Thomas Dietz" w:date="2012-08-08T17:00:00Z">
              <w:r w:rsidRPr="009F1B7D" w:rsidDel="00ED0AEA">
                <w:delText>}</w:delText>
              </w:r>
            </w:del>
          </w:p>
          <w:p w14:paraId="5BFF7891" w14:textId="5B72BB14" w:rsidR="00CD5DAC" w:rsidDel="00ED0AEA" w:rsidRDefault="00CD5DAC" w:rsidP="004165BB">
            <w:pPr>
              <w:pStyle w:val="XML4"/>
              <w:rPr>
                <w:del w:id="9399" w:author="Thomas Dietz" w:date="2012-08-08T17:00:00Z"/>
              </w:rPr>
            </w:pPr>
            <w:del w:id="9400" w:author="Thomas Dietz" w:date="2012-08-08T17:00:00Z">
              <w:r w:rsidDel="00ED0AEA">
                <w:delText>choice remote-endpoint-address {</w:delText>
              </w:r>
            </w:del>
          </w:p>
          <w:p w14:paraId="72C12E76" w14:textId="5B7FE7CC" w:rsidR="00CD5DAC" w:rsidDel="00ED0AEA" w:rsidRDefault="00CD5DAC" w:rsidP="004165BB">
            <w:pPr>
              <w:pStyle w:val="XML5"/>
              <w:rPr>
                <w:del w:id="9401" w:author="Thomas Dietz" w:date="2012-08-08T17:00:00Z"/>
              </w:rPr>
            </w:pPr>
            <w:del w:id="9402" w:author="Thomas Dietz" w:date="2012-08-08T17:00:00Z">
              <w:r w:rsidDel="00ED0AEA">
                <w:delText>leaf remote-endpoint-ipv4-adress {</w:delText>
              </w:r>
            </w:del>
          </w:p>
          <w:p w14:paraId="78205242" w14:textId="195AC1E6" w:rsidR="00CD5DAC" w:rsidDel="00ED0AEA" w:rsidRDefault="00CD5DAC" w:rsidP="004165BB">
            <w:pPr>
              <w:pStyle w:val="XML6"/>
              <w:rPr>
                <w:del w:id="9403" w:author="Thomas Dietz" w:date="2012-08-08T17:00:00Z"/>
              </w:rPr>
            </w:pPr>
            <w:del w:id="9404" w:author="Thomas Dietz" w:date="2012-08-08T17:00:00Z">
              <w:r w:rsidDel="00ED0AEA">
                <w:delText xml:space="preserve">type </w:delText>
              </w:r>
              <w:r w:rsidRPr="00156465" w:rsidDel="00ED0AEA">
                <w:delText>inet:ipv4-address</w:delText>
              </w:r>
              <w:r w:rsidDel="00ED0AEA">
                <w:delText>;</w:delText>
              </w:r>
            </w:del>
          </w:p>
          <w:p w14:paraId="0B00B5AD" w14:textId="49CD66D3" w:rsidR="00CD5DAC" w:rsidDel="00ED0AEA" w:rsidRDefault="00CD5DAC" w:rsidP="004165BB">
            <w:pPr>
              <w:pStyle w:val="XML6"/>
              <w:rPr>
                <w:del w:id="9405" w:author="Thomas Dietz" w:date="2012-08-08T17:00:00Z"/>
              </w:rPr>
            </w:pPr>
            <w:del w:id="9406" w:author="Thomas Dietz" w:date="2012-08-08T17:00:00Z">
              <w:r w:rsidDel="00ED0AEA">
                <w:delText>description "The IPv4 address of the remote tunnel endpoint.";</w:delText>
              </w:r>
            </w:del>
          </w:p>
          <w:p w14:paraId="35465F87" w14:textId="67EE976C" w:rsidR="00CD5DAC" w:rsidDel="00ED0AEA" w:rsidRDefault="00CD5DAC" w:rsidP="004165BB">
            <w:pPr>
              <w:pStyle w:val="XML5"/>
              <w:rPr>
                <w:del w:id="9407" w:author="Thomas Dietz" w:date="2012-08-08T17:00:00Z"/>
              </w:rPr>
            </w:pPr>
            <w:del w:id="9408" w:author="Thomas Dietz" w:date="2012-08-08T17:00:00Z">
              <w:r w:rsidDel="00ED0AEA">
                <w:delText>}</w:delText>
              </w:r>
            </w:del>
          </w:p>
          <w:p w14:paraId="67CB81ED" w14:textId="3192A718" w:rsidR="00CD5DAC" w:rsidDel="00ED0AEA" w:rsidRDefault="00CD5DAC" w:rsidP="004165BB">
            <w:pPr>
              <w:pStyle w:val="XML5"/>
              <w:rPr>
                <w:del w:id="9409" w:author="Thomas Dietz" w:date="2012-08-08T17:00:00Z"/>
              </w:rPr>
            </w:pPr>
            <w:del w:id="9410" w:author="Thomas Dietz" w:date="2012-08-08T17:00:00Z">
              <w:r w:rsidDel="00ED0AEA">
                <w:delText>leaf remote-endpoint-ipv6-adress {</w:delText>
              </w:r>
            </w:del>
          </w:p>
          <w:p w14:paraId="054450AB" w14:textId="11DE1083" w:rsidR="00CD5DAC" w:rsidDel="00ED0AEA" w:rsidRDefault="00CD5DAC" w:rsidP="004165BB">
            <w:pPr>
              <w:pStyle w:val="XML6"/>
              <w:rPr>
                <w:del w:id="9411" w:author="Thomas Dietz" w:date="2012-08-08T17:00:00Z"/>
              </w:rPr>
            </w:pPr>
            <w:del w:id="9412" w:author="Thomas Dietz" w:date="2012-08-08T17:00:00Z">
              <w:r w:rsidDel="00ED0AEA">
                <w:delText>type inet:ipv6</w:delText>
              </w:r>
              <w:r w:rsidRPr="00156465" w:rsidDel="00ED0AEA">
                <w:delText>-address</w:delText>
              </w:r>
              <w:r w:rsidDel="00ED0AEA">
                <w:delText>;</w:delText>
              </w:r>
            </w:del>
          </w:p>
          <w:p w14:paraId="28D7755B" w14:textId="0F2C2D76" w:rsidR="00CD5DAC" w:rsidDel="00ED0AEA" w:rsidRDefault="00CD5DAC" w:rsidP="004165BB">
            <w:pPr>
              <w:pStyle w:val="XML6"/>
              <w:rPr>
                <w:del w:id="9413" w:author="Thomas Dietz" w:date="2012-08-08T17:00:00Z"/>
              </w:rPr>
            </w:pPr>
            <w:del w:id="9414" w:author="Thomas Dietz" w:date="2012-08-08T17:00:00Z">
              <w:r w:rsidDel="00ED0AEA">
                <w:delText>description "The IPv6 address of the remote tunnel endpoint.";</w:delText>
              </w:r>
            </w:del>
          </w:p>
          <w:p w14:paraId="6CBDF79A" w14:textId="2CD8C05D" w:rsidR="00CD5DAC" w:rsidDel="00ED0AEA" w:rsidRDefault="00CD5DAC" w:rsidP="004165BB">
            <w:pPr>
              <w:pStyle w:val="XML5"/>
              <w:rPr>
                <w:del w:id="9415" w:author="Thomas Dietz" w:date="2012-08-08T17:00:00Z"/>
              </w:rPr>
            </w:pPr>
            <w:del w:id="9416" w:author="Thomas Dietz" w:date="2012-08-08T17:00:00Z">
              <w:r w:rsidDel="00ED0AEA">
                <w:delText>}</w:delText>
              </w:r>
            </w:del>
          </w:p>
          <w:p w14:paraId="4ED0BD17" w14:textId="125887FB" w:rsidR="00CD5DAC" w:rsidDel="00ED0AEA" w:rsidRDefault="00CD5DAC" w:rsidP="004165BB">
            <w:pPr>
              <w:pStyle w:val="XML5"/>
              <w:rPr>
                <w:del w:id="9417" w:author="Thomas Dietz" w:date="2012-08-08T17:00:00Z"/>
              </w:rPr>
            </w:pPr>
            <w:del w:id="9418" w:author="Thomas Dietz" w:date="2012-08-08T17:00:00Z">
              <w:r w:rsidDel="00ED0AEA">
                <w:delText>leaf remote-endpoint-mac-adress {</w:delText>
              </w:r>
            </w:del>
          </w:p>
          <w:p w14:paraId="38F2F5A5" w14:textId="505B1E30" w:rsidR="00CD5DAC" w:rsidDel="00ED0AEA" w:rsidRDefault="00CD5DAC" w:rsidP="004165BB">
            <w:pPr>
              <w:pStyle w:val="XML6"/>
              <w:rPr>
                <w:del w:id="9419" w:author="Thomas Dietz" w:date="2012-08-08T17:00:00Z"/>
              </w:rPr>
            </w:pPr>
            <w:del w:id="9420" w:author="Thomas Dietz" w:date="2012-08-08T17:00:00Z">
              <w:r w:rsidDel="00ED0AEA">
                <w:delText>type yang</w:delText>
              </w:r>
              <w:r w:rsidRPr="00156465" w:rsidDel="00ED0AEA">
                <w:delText>:</w:delText>
              </w:r>
              <w:r w:rsidDel="00ED0AEA">
                <w:delText>mac</w:delText>
              </w:r>
              <w:r w:rsidRPr="00156465" w:rsidDel="00ED0AEA">
                <w:delText>-address</w:delText>
              </w:r>
              <w:r w:rsidDel="00ED0AEA">
                <w:delText>;</w:delText>
              </w:r>
            </w:del>
          </w:p>
          <w:p w14:paraId="5BC6900F" w14:textId="52A1F579" w:rsidR="00CD5DAC" w:rsidDel="00ED0AEA" w:rsidRDefault="00CD5DAC" w:rsidP="004165BB">
            <w:pPr>
              <w:pStyle w:val="XML6"/>
              <w:rPr>
                <w:del w:id="9421" w:author="Thomas Dietz" w:date="2012-08-08T17:00:00Z"/>
              </w:rPr>
            </w:pPr>
            <w:del w:id="9422" w:author="Thomas Dietz" w:date="2012-08-08T17:00:00Z">
              <w:r w:rsidDel="00ED0AEA">
                <w:lastRenderedPageBreak/>
                <w:delText>description "The MAC address of the remote tunnel endpoint.";</w:delText>
              </w:r>
            </w:del>
          </w:p>
          <w:p w14:paraId="6B917679" w14:textId="2A52FB39" w:rsidR="00CD5DAC" w:rsidDel="00ED0AEA" w:rsidRDefault="00CD5DAC" w:rsidP="004165BB">
            <w:pPr>
              <w:pStyle w:val="XML5"/>
              <w:rPr>
                <w:del w:id="9423" w:author="Thomas Dietz" w:date="2012-08-08T17:00:00Z"/>
              </w:rPr>
            </w:pPr>
            <w:del w:id="9424" w:author="Thomas Dietz" w:date="2012-08-08T17:00:00Z">
              <w:r w:rsidDel="00ED0AEA">
                <w:delText>}</w:delText>
              </w:r>
            </w:del>
          </w:p>
          <w:p w14:paraId="467AF6CB" w14:textId="620CF557" w:rsidR="00CD5DAC" w:rsidDel="00ED0AEA" w:rsidRDefault="00CD5DAC" w:rsidP="004165BB">
            <w:pPr>
              <w:pStyle w:val="XML4"/>
              <w:rPr>
                <w:del w:id="9425" w:author="Thomas Dietz" w:date="2012-08-08T17:00:00Z"/>
              </w:rPr>
            </w:pPr>
            <w:del w:id="9426" w:author="Thomas Dietz" w:date="2012-08-08T17:00:00Z">
              <w:r w:rsidRPr="009F1B7D" w:rsidDel="00ED0AEA">
                <w:delText>}</w:delText>
              </w:r>
            </w:del>
          </w:p>
          <w:p w14:paraId="765AA6BB" w14:textId="26191A7F" w:rsidR="00CD5DAC" w:rsidRPr="009F1B7D" w:rsidDel="00ED0AEA" w:rsidRDefault="00CD5DAC" w:rsidP="004165BB">
            <w:pPr>
              <w:pStyle w:val="XML3"/>
              <w:rPr>
                <w:del w:id="9427" w:author="Thomas Dietz" w:date="2012-08-08T17:00:00Z"/>
              </w:rPr>
            </w:pPr>
            <w:del w:id="9428" w:author="Thomas Dietz" w:date="2012-08-08T17:00:00Z">
              <w:r w:rsidDel="00ED0AEA">
                <w:delText>}</w:delText>
              </w:r>
            </w:del>
          </w:p>
          <w:p w14:paraId="0EBB3DBC" w14:textId="5878AEC1" w:rsidR="00CD5DAC" w:rsidRPr="009F1B7D" w:rsidDel="00ED0AEA" w:rsidRDefault="00CD5DAC" w:rsidP="004165BB">
            <w:pPr>
              <w:pStyle w:val="XML3"/>
              <w:rPr>
                <w:del w:id="9429" w:author="Thomas Dietz" w:date="2012-08-08T17:00:00Z"/>
              </w:rPr>
            </w:pPr>
            <w:del w:id="9430" w:author="Thomas Dietz" w:date="2012-08-08T17:00:00Z">
              <w:r w:rsidDel="00ED0AEA">
                <w:delText>choice tunnel-type</w:delText>
              </w:r>
              <w:r w:rsidRPr="009F1B7D" w:rsidDel="00ED0AEA">
                <w:delText xml:space="preserve"> {</w:delText>
              </w:r>
            </w:del>
          </w:p>
          <w:p w14:paraId="403C1B0E" w14:textId="061AD52D" w:rsidR="00CD5DAC" w:rsidDel="00ED0AEA" w:rsidRDefault="00CD5DAC" w:rsidP="004165BB">
            <w:pPr>
              <w:pStyle w:val="XML4"/>
              <w:rPr>
                <w:del w:id="9431" w:author="Thomas Dietz" w:date="2012-08-08T17:00:00Z"/>
              </w:rPr>
            </w:pPr>
            <w:del w:id="9432" w:author="Thomas Dietz" w:date="2012-08-08T17:00:00Z">
              <w:r w:rsidRPr="009F1B7D" w:rsidDel="00ED0AEA">
                <w:delText xml:space="preserve">container </w:delText>
              </w:r>
              <w:r w:rsidDel="00ED0AEA">
                <w:delText>tunnel</w:delText>
              </w:r>
              <w:r w:rsidRPr="009F1B7D" w:rsidDel="00ED0AEA">
                <w:delText xml:space="preserve"> {</w:delText>
              </w:r>
            </w:del>
          </w:p>
          <w:p w14:paraId="1C488BA9" w14:textId="4E8359E4" w:rsidR="00CD5DAC" w:rsidDel="00ED0AEA" w:rsidRDefault="00CD5DAC" w:rsidP="004165BB">
            <w:pPr>
              <w:pStyle w:val="XML5"/>
              <w:rPr>
                <w:del w:id="9433" w:author="Thomas Dietz" w:date="2012-08-08T17:00:00Z"/>
              </w:rPr>
            </w:pPr>
            <w:del w:id="9434" w:author="Thomas Dietz" w:date="2012-08-08T17:00:00Z">
              <w:r w:rsidDel="00ED0AEA">
                <w:delText xml:space="preserve">description </w:delText>
              </w:r>
              <w:r w:rsidRPr="009F1B7D" w:rsidDel="00ED0AEA">
                <w:delText>"</w:delText>
              </w:r>
              <w:r w:rsidDel="00ED0AEA">
                <w:delText>Features of a basic IP-in-GRE tunnel</w:delText>
              </w:r>
              <w:r w:rsidRPr="009F1B7D" w:rsidDel="00ED0AEA">
                <w:delText>.</w:delText>
              </w:r>
              <w:r w:rsidDel="00ED0AEA">
                <w:delText xml:space="preserve"> Tunnels are modeld as logical ports.</w:delText>
              </w:r>
              <w:r w:rsidRPr="009F1B7D" w:rsidDel="00ED0AEA">
                <w:delText>";</w:delText>
              </w:r>
            </w:del>
          </w:p>
          <w:p w14:paraId="262288F2" w14:textId="7D4688A8" w:rsidR="00CD5DAC" w:rsidRPr="009F1B7D" w:rsidDel="00ED0AEA" w:rsidRDefault="00CD5DAC" w:rsidP="004165BB">
            <w:pPr>
              <w:pStyle w:val="XML5"/>
              <w:rPr>
                <w:del w:id="9435" w:author="Thomas Dietz" w:date="2012-08-08T17:00:00Z"/>
              </w:rPr>
            </w:pPr>
            <w:del w:id="9436" w:author="Thomas Dietz" w:date="2012-08-08T17:00:00Z">
              <w:r w:rsidDel="00ED0AEA">
                <w:delText>uses openflow-port-base-tunnel-grouping;</w:delText>
              </w:r>
            </w:del>
          </w:p>
          <w:p w14:paraId="15EC6862" w14:textId="15F593AA" w:rsidR="00CD5DAC" w:rsidRPr="009F1B7D" w:rsidDel="00ED0AEA" w:rsidRDefault="00CD5DAC" w:rsidP="004165BB">
            <w:pPr>
              <w:pStyle w:val="XML4"/>
              <w:rPr>
                <w:del w:id="9437" w:author="Thomas Dietz" w:date="2012-08-08T17:00:00Z"/>
              </w:rPr>
            </w:pPr>
            <w:del w:id="9438" w:author="Thomas Dietz" w:date="2012-08-08T17:00:00Z">
              <w:r w:rsidRPr="009F1B7D" w:rsidDel="00ED0AEA">
                <w:delText>}</w:delText>
              </w:r>
            </w:del>
          </w:p>
          <w:p w14:paraId="296D417C" w14:textId="2BC17184" w:rsidR="00CD5DAC" w:rsidRPr="009F1B7D" w:rsidDel="00ED0AEA" w:rsidRDefault="00CD5DAC" w:rsidP="004165BB">
            <w:pPr>
              <w:pStyle w:val="XML4"/>
              <w:rPr>
                <w:del w:id="9439" w:author="Thomas Dietz" w:date="2012-08-08T17:00:00Z"/>
              </w:rPr>
            </w:pPr>
            <w:del w:id="9440" w:author="Thomas Dietz" w:date="2012-08-08T17:00:00Z">
              <w:r w:rsidRPr="009F1B7D" w:rsidDel="00ED0AEA">
                <w:delText xml:space="preserve">container </w:delText>
              </w:r>
              <w:r w:rsidDel="00ED0AEA">
                <w:delText>ipgre-tunnel</w:delText>
              </w:r>
              <w:r w:rsidRPr="009F1B7D" w:rsidDel="00ED0AEA">
                <w:delText xml:space="preserve"> {</w:delText>
              </w:r>
            </w:del>
          </w:p>
          <w:p w14:paraId="4982D0E3" w14:textId="79300CFD" w:rsidR="00CD5DAC" w:rsidDel="00ED0AEA" w:rsidRDefault="00CD5DAC" w:rsidP="004165BB">
            <w:pPr>
              <w:pStyle w:val="XML5"/>
              <w:rPr>
                <w:del w:id="9441" w:author="Thomas Dietz" w:date="2012-08-08T17:00:00Z"/>
              </w:rPr>
            </w:pPr>
            <w:del w:id="9442" w:author="Thomas Dietz" w:date="2012-08-08T17:00:00Z">
              <w:r w:rsidDel="00ED0AEA">
                <w:delText xml:space="preserve">description </w:delText>
              </w:r>
              <w:r w:rsidRPr="009F1B7D" w:rsidDel="00ED0AEA">
                <w:delText>"</w:delText>
              </w:r>
              <w:r w:rsidDel="00ED0AEA">
                <w:delText>Features of a IP-in-GRE tunnel with key, checksum, and sequence number information.</w:delText>
              </w:r>
              <w:r w:rsidRPr="009F1B7D" w:rsidDel="00ED0AEA">
                <w:delText>";</w:delText>
              </w:r>
            </w:del>
          </w:p>
          <w:p w14:paraId="3A945F9E" w14:textId="436F3E52" w:rsidR="00CD5DAC" w:rsidDel="00ED0AEA" w:rsidRDefault="00CD5DAC" w:rsidP="004165BB">
            <w:pPr>
              <w:pStyle w:val="XML5"/>
              <w:rPr>
                <w:del w:id="9443" w:author="Thomas Dietz" w:date="2012-08-08T17:00:00Z"/>
              </w:rPr>
            </w:pPr>
            <w:del w:id="9444" w:author="Thomas Dietz" w:date="2012-08-08T17:00:00Z">
              <w:r w:rsidDel="00ED0AEA">
                <w:delText>uses openflow-port-base-tunnel-grouping;</w:delText>
              </w:r>
            </w:del>
          </w:p>
          <w:p w14:paraId="6925115A" w14:textId="1DB6A5BC" w:rsidR="00CD5DAC" w:rsidDel="00ED0AEA" w:rsidRDefault="00CD5DAC" w:rsidP="004165BB">
            <w:pPr>
              <w:pStyle w:val="XML5"/>
              <w:rPr>
                <w:del w:id="9445" w:author="Thomas Dietz" w:date="2012-08-08T17:00:00Z"/>
              </w:rPr>
            </w:pPr>
            <w:del w:id="9446" w:author="Thomas Dietz" w:date="2012-08-08T17:00:00Z">
              <w:r w:rsidDel="00ED0AEA">
                <w:delText>leaf checksum-present {</w:delText>
              </w:r>
            </w:del>
          </w:p>
          <w:p w14:paraId="4E17AB8C" w14:textId="0300DDE4" w:rsidR="00CD5DAC" w:rsidDel="00ED0AEA" w:rsidRDefault="00CD5DAC" w:rsidP="004165BB">
            <w:pPr>
              <w:pStyle w:val="XML6"/>
              <w:rPr>
                <w:del w:id="9447" w:author="Thomas Dietz" w:date="2012-08-08T17:00:00Z"/>
              </w:rPr>
            </w:pPr>
            <w:del w:id="9448" w:author="Thomas Dietz" w:date="2012-08-08T17:00:00Z">
              <w:r w:rsidDel="00ED0AEA">
                <w:delText>type boolean;</w:delText>
              </w:r>
            </w:del>
          </w:p>
          <w:p w14:paraId="7D1CEB61" w14:textId="534D16F8" w:rsidR="00CD5DAC" w:rsidDel="00ED0AEA" w:rsidRDefault="00CD5DAC" w:rsidP="004165BB">
            <w:pPr>
              <w:pStyle w:val="XML6"/>
              <w:rPr>
                <w:del w:id="9449" w:author="Thomas Dietz" w:date="2012-08-08T17:00:00Z"/>
              </w:rPr>
            </w:pPr>
            <w:del w:id="9450" w:author="Thomas Dietz" w:date="2012-08-08T17:00:00Z">
              <w:r w:rsidDel="00ED0AEA">
                <w:delText>description "Indicates presence of the GRE checksum.";</w:delText>
              </w:r>
            </w:del>
          </w:p>
          <w:p w14:paraId="597EDA0E" w14:textId="4F770934" w:rsidR="00CD5DAC" w:rsidDel="00ED0AEA" w:rsidRDefault="00CD5DAC" w:rsidP="004165BB">
            <w:pPr>
              <w:pStyle w:val="XML6"/>
              <w:rPr>
                <w:del w:id="9451" w:author="Thomas Dietz" w:date="2012-08-08T17:00:00Z"/>
              </w:rPr>
            </w:pPr>
            <w:del w:id="9452" w:author="Thomas Dietz" w:date="2012-08-08T17:00:00Z">
              <w:r w:rsidDel="00ED0AEA">
                <w:delText>default true;</w:delText>
              </w:r>
            </w:del>
          </w:p>
          <w:p w14:paraId="728021A0" w14:textId="24A8E9F5" w:rsidR="00CD5DAC" w:rsidDel="00ED0AEA" w:rsidRDefault="00CD5DAC" w:rsidP="004165BB">
            <w:pPr>
              <w:pStyle w:val="XML5"/>
              <w:rPr>
                <w:del w:id="9453" w:author="Thomas Dietz" w:date="2012-08-08T17:00:00Z"/>
              </w:rPr>
            </w:pPr>
            <w:del w:id="9454" w:author="Thomas Dietz" w:date="2012-08-08T17:00:00Z">
              <w:r w:rsidDel="00ED0AEA">
                <w:delText>}</w:delText>
              </w:r>
            </w:del>
          </w:p>
          <w:p w14:paraId="3896EF76" w14:textId="7F241C37" w:rsidR="00CD5DAC" w:rsidDel="00ED0AEA" w:rsidRDefault="00CD5DAC" w:rsidP="004165BB">
            <w:pPr>
              <w:pStyle w:val="XML5"/>
              <w:rPr>
                <w:del w:id="9455" w:author="Thomas Dietz" w:date="2012-08-08T17:00:00Z"/>
              </w:rPr>
            </w:pPr>
            <w:del w:id="9456" w:author="Thomas Dietz" w:date="2012-08-08T17:00:00Z">
              <w:r w:rsidDel="00ED0AEA">
                <w:delText>leaf key-present {</w:delText>
              </w:r>
            </w:del>
          </w:p>
          <w:p w14:paraId="116D50C5" w14:textId="275B5D5F" w:rsidR="00CD5DAC" w:rsidDel="00ED0AEA" w:rsidRDefault="00CD5DAC" w:rsidP="004165BB">
            <w:pPr>
              <w:pStyle w:val="XML6"/>
              <w:rPr>
                <w:del w:id="9457" w:author="Thomas Dietz" w:date="2012-08-08T17:00:00Z"/>
              </w:rPr>
            </w:pPr>
            <w:del w:id="9458" w:author="Thomas Dietz" w:date="2012-08-08T17:00:00Z">
              <w:r w:rsidDel="00ED0AEA">
                <w:delText>type boolean;</w:delText>
              </w:r>
            </w:del>
          </w:p>
          <w:p w14:paraId="29C0534F" w14:textId="7719D4DC" w:rsidR="00CD5DAC" w:rsidDel="00ED0AEA" w:rsidRDefault="00CD5DAC" w:rsidP="004165BB">
            <w:pPr>
              <w:pStyle w:val="XML6"/>
              <w:rPr>
                <w:del w:id="9459" w:author="Thomas Dietz" w:date="2012-08-08T17:00:00Z"/>
              </w:rPr>
            </w:pPr>
            <w:del w:id="9460" w:author="Thomas Dietz" w:date="2012-08-08T17:00:00Z">
              <w:r w:rsidDel="00ED0AEA">
                <w:delText>description "Indicates presence of the GRE key.";</w:delText>
              </w:r>
            </w:del>
          </w:p>
          <w:p w14:paraId="5248CAF3" w14:textId="0AAE73D9" w:rsidR="00CD5DAC" w:rsidDel="00ED0AEA" w:rsidRDefault="00CD5DAC" w:rsidP="004165BB">
            <w:pPr>
              <w:pStyle w:val="XML6"/>
              <w:rPr>
                <w:del w:id="9461" w:author="Thomas Dietz" w:date="2012-08-08T17:00:00Z"/>
              </w:rPr>
            </w:pPr>
            <w:del w:id="9462" w:author="Thomas Dietz" w:date="2012-08-08T17:00:00Z">
              <w:r w:rsidDel="00ED0AEA">
                <w:delText>default true;</w:delText>
              </w:r>
            </w:del>
          </w:p>
          <w:p w14:paraId="4D9EB088" w14:textId="619F0BF8" w:rsidR="00CD5DAC" w:rsidDel="00ED0AEA" w:rsidRDefault="00CD5DAC" w:rsidP="004165BB">
            <w:pPr>
              <w:pStyle w:val="XML5"/>
              <w:rPr>
                <w:del w:id="9463" w:author="Thomas Dietz" w:date="2012-08-08T17:00:00Z"/>
              </w:rPr>
            </w:pPr>
            <w:del w:id="9464" w:author="Thomas Dietz" w:date="2012-08-08T17:00:00Z">
              <w:r w:rsidDel="00ED0AEA">
                <w:delText>}</w:delText>
              </w:r>
            </w:del>
          </w:p>
          <w:p w14:paraId="5BE72C98" w14:textId="2D9B1584" w:rsidR="00CD5DAC" w:rsidDel="00ED0AEA" w:rsidRDefault="00CD5DAC" w:rsidP="004165BB">
            <w:pPr>
              <w:pStyle w:val="XML5"/>
              <w:rPr>
                <w:del w:id="9465" w:author="Thomas Dietz" w:date="2012-08-08T17:00:00Z"/>
              </w:rPr>
            </w:pPr>
            <w:del w:id="9466" w:author="Thomas Dietz" w:date="2012-08-08T17:00:00Z">
              <w:r w:rsidDel="00ED0AEA">
                <w:delText>leaf key {</w:delText>
              </w:r>
            </w:del>
          </w:p>
          <w:p w14:paraId="4EA69F3B" w14:textId="31953C6D" w:rsidR="00CD5DAC" w:rsidDel="00ED0AEA" w:rsidRDefault="00CD5DAC" w:rsidP="004165BB">
            <w:pPr>
              <w:pStyle w:val="XML6"/>
              <w:rPr>
                <w:del w:id="9467" w:author="Thomas Dietz" w:date="2012-08-08T17:00:00Z"/>
              </w:rPr>
            </w:pPr>
            <w:del w:id="9468" w:author="Thomas Dietz" w:date="2012-08-08T17:00:00Z">
              <w:r w:rsidDel="00ED0AEA">
                <w:delText>type uint32;</w:delText>
              </w:r>
            </w:del>
          </w:p>
          <w:p w14:paraId="6937765E" w14:textId="453BE269" w:rsidR="00CD5DAC" w:rsidDel="00ED0AEA" w:rsidRDefault="00CD5DAC" w:rsidP="004165BB">
            <w:pPr>
              <w:pStyle w:val="XML6"/>
              <w:rPr>
                <w:del w:id="9469" w:author="Thomas Dietz" w:date="2012-08-08T17:00:00Z"/>
              </w:rPr>
            </w:pPr>
            <w:del w:id="9470" w:author="Thomas Dietz" w:date="2012-08-08T17:00:00Z">
              <w:r w:rsidDel="00ED0AEA">
                <w:delText>description "The (optional) key of the GRE tunnel.";</w:delText>
              </w:r>
            </w:del>
          </w:p>
          <w:p w14:paraId="0FC4EF7C" w14:textId="2569B48E" w:rsidR="00CD5DAC" w:rsidDel="00ED0AEA" w:rsidRDefault="00CD5DAC" w:rsidP="004165BB">
            <w:pPr>
              <w:pStyle w:val="XML5"/>
              <w:rPr>
                <w:del w:id="9471" w:author="Thomas Dietz" w:date="2012-08-08T17:00:00Z"/>
              </w:rPr>
            </w:pPr>
            <w:del w:id="9472" w:author="Thomas Dietz" w:date="2012-08-08T17:00:00Z">
              <w:r w:rsidDel="00ED0AEA">
                <w:delText>}</w:delText>
              </w:r>
            </w:del>
          </w:p>
          <w:p w14:paraId="11241AC7" w14:textId="63408054" w:rsidR="00CD5DAC" w:rsidDel="00ED0AEA" w:rsidRDefault="00CD5DAC" w:rsidP="004165BB">
            <w:pPr>
              <w:pStyle w:val="XML5"/>
              <w:rPr>
                <w:del w:id="9473" w:author="Thomas Dietz" w:date="2012-08-08T17:00:00Z"/>
              </w:rPr>
            </w:pPr>
            <w:del w:id="9474" w:author="Thomas Dietz" w:date="2012-08-08T17:00:00Z">
              <w:r w:rsidDel="00ED0AEA">
                <w:delText>leaf sequence-number-present {</w:delText>
              </w:r>
            </w:del>
          </w:p>
          <w:p w14:paraId="3123F6A5" w14:textId="3C880110" w:rsidR="00CD5DAC" w:rsidDel="00ED0AEA" w:rsidRDefault="00CD5DAC" w:rsidP="004165BB">
            <w:pPr>
              <w:pStyle w:val="XML6"/>
              <w:rPr>
                <w:del w:id="9475" w:author="Thomas Dietz" w:date="2012-08-08T17:00:00Z"/>
              </w:rPr>
            </w:pPr>
            <w:del w:id="9476" w:author="Thomas Dietz" w:date="2012-08-08T17:00:00Z">
              <w:r w:rsidDel="00ED0AEA">
                <w:delText>type boolean;</w:delText>
              </w:r>
            </w:del>
          </w:p>
          <w:p w14:paraId="4BB9F42E" w14:textId="489DA7E4" w:rsidR="00CD5DAC" w:rsidDel="00ED0AEA" w:rsidRDefault="00CD5DAC" w:rsidP="004165BB">
            <w:pPr>
              <w:pStyle w:val="XML6"/>
              <w:rPr>
                <w:del w:id="9477" w:author="Thomas Dietz" w:date="2012-08-08T17:00:00Z"/>
              </w:rPr>
            </w:pPr>
            <w:del w:id="9478" w:author="Thomas Dietz" w:date="2012-08-08T17:00:00Z">
              <w:r w:rsidDel="00ED0AEA">
                <w:delText>description "Indicates presence of the GRE sequence number.";</w:delText>
              </w:r>
            </w:del>
          </w:p>
          <w:p w14:paraId="37D95331" w14:textId="633EB0F0" w:rsidR="00CD5DAC" w:rsidDel="00ED0AEA" w:rsidRDefault="00CD5DAC" w:rsidP="004165BB">
            <w:pPr>
              <w:pStyle w:val="XML6"/>
              <w:rPr>
                <w:del w:id="9479" w:author="Thomas Dietz" w:date="2012-08-08T17:00:00Z"/>
              </w:rPr>
            </w:pPr>
            <w:del w:id="9480" w:author="Thomas Dietz" w:date="2012-08-08T17:00:00Z">
              <w:r w:rsidDel="00ED0AEA">
                <w:delText>default false;</w:delText>
              </w:r>
            </w:del>
          </w:p>
          <w:p w14:paraId="27594768" w14:textId="43FFC147" w:rsidR="00CD5DAC" w:rsidRPr="009F1B7D" w:rsidDel="00ED0AEA" w:rsidRDefault="00CD5DAC" w:rsidP="004165BB">
            <w:pPr>
              <w:pStyle w:val="XML5"/>
              <w:rPr>
                <w:del w:id="9481" w:author="Thomas Dietz" w:date="2012-08-08T17:00:00Z"/>
              </w:rPr>
            </w:pPr>
            <w:del w:id="9482" w:author="Thomas Dietz" w:date="2012-08-08T17:00:00Z">
              <w:r w:rsidDel="00ED0AEA">
                <w:delText>}</w:delText>
              </w:r>
            </w:del>
          </w:p>
          <w:p w14:paraId="27153AFF" w14:textId="45A69563" w:rsidR="00CD5DAC" w:rsidRPr="009F1B7D" w:rsidDel="00ED0AEA" w:rsidRDefault="00CD5DAC" w:rsidP="004165BB">
            <w:pPr>
              <w:pStyle w:val="XML4"/>
              <w:rPr>
                <w:del w:id="9483" w:author="Thomas Dietz" w:date="2012-08-08T17:00:00Z"/>
              </w:rPr>
            </w:pPr>
            <w:del w:id="9484" w:author="Thomas Dietz" w:date="2012-08-08T17:00:00Z">
              <w:r w:rsidRPr="009F1B7D" w:rsidDel="00ED0AEA">
                <w:delText>}</w:delText>
              </w:r>
            </w:del>
          </w:p>
          <w:p w14:paraId="748516C9" w14:textId="7FE4E291" w:rsidR="00CD5DAC" w:rsidRPr="009F1B7D" w:rsidDel="00ED0AEA" w:rsidRDefault="00CD5DAC" w:rsidP="004165BB">
            <w:pPr>
              <w:pStyle w:val="XML4"/>
              <w:rPr>
                <w:del w:id="9485" w:author="Thomas Dietz" w:date="2012-08-08T17:00:00Z"/>
              </w:rPr>
            </w:pPr>
            <w:del w:id="9486" w:author="Thomas Dietz" w:date="2012-08-08T17:00:00Z">
              <w:r w:rsidRPr="009F1B7D" w:rsidDel="00ED0AEA">
                <w:delText xml:space="preserve">container </w:delText>
              </w:r>
              <w:r w:rsidDel="00ED0AEA">
                <w:delText>vxlan-tunnel</w:delText>
              </w:r>
              <w:r w:rsidRPr="009F1B7D" w:rsidDel="00ED0AEA">
                <w:delText xml:space="preserve"> {</w:delText>
              </w:r>
            </w:del>
          </w:p>
          <w:p w14:paraId="30C8082B" w14:textId="08822EAA" w:rsidR="00CD5DAC" w:rsidDel="00ED0AEA" w:rsidRDefault="00CD5DAC" w:rsidP="004165BB">
            <w:pPr>
              <w:pStyle w:val="XML5"/>
              <w:rPr>
                <w:del w:id="9487" w:author="Thomas Dietz" w:date="2012-08-08T17:00:00Z"/>
              </w:rPr>
            </w:pPr>
            <w:del w:id="9488" w:author="Thomas Dietz" w:date="2012-08-08T17:00:00Z">
              <w:r w:rsidDel="00ED0AEA">
                <w:delText xml:space="preserve">description </w:delText>
              </w:r>
              <w:r w:rsidRPr="009F1B7D" w:rsidDel="00ED0AEA">
                <w:delText>"</w:delText>
              </w:r>
              <w:r w:rsidDel="00ED0AEA">
                <w:delText>Features of a VxLAN tunnel.</w:delText>
              </w:r>
              <w:r w:rsidRPr="009F1B7D" w:rsidDel="00ED0AEA">
                <w:delText>";</w:delText>
              </w:r>
            </w:del>
          </w:p>
          <w:p w14:paraId="04EE29B9" w14:textId="0544F3DF" w:rsidR="00CD5DAC" w:rsidDel="00ED0AEA" w:rsidRDefault="00CD5DAC" w:rsidP="004165BB">
            <w:pPr>
              <w:pStyle w:val="XML5"/>
              <w:rPr>
                <w:del w:id="9489" w:author="Thomas Dietz" w:date="2012-08-08T17:00:00Z"/>
              </w:rPr>
            </w:pPr>
            <w:del w:id="9490" w:author="Thomas Dietz" w:date="2012-08-08T17:00:00Z">
              <w:r w:rsidDel="00ED0AEA">
                <w:delText>uses openflow-port-base-tunnel-grouping;</w:delText>
              </w:r>
            </w:del>
          </w:p>
          <w:p w14:paraId="3FC3585A" w14:textId="414C69C2" w:rsidR="00CD5DAC" w:rsidDel="00ED0AEA" w:rsidRDefault="00CD5DAC" w:rsidP="004165BB">
            <w:pPr>
              <w:pStyle w:val="XML5"/>
              <w:rPr>
                <w:del w:id="9491" w:author="Thomas Dietz" w:date="2012-08-08T17:00:00Z"/>
              </w:rPr>
            </w:pPr>
            <w:del w:id="9492" w:author="Thomas Dietz" w:date="2012-08-08T17:00:00Z">
              <w:r w:rsidDel="00ED0AEA">
                <w:delText>leaf vni-valid {</w:delText>
              </w:r>
            </w:del>
          </w:p>
          <w:p w14:paraId="44214CBC" w14:textId="2B8216B6" w:rsidR="00CD5DAC" w:rsidDel="00ED0AEA" w:rsidRDefault="00CD5DAC" w:rsidP="004165BB">
            <w:pPr>
              <w:pStyle w:val="XML6"/>
              <w:rPr>
                <w:del w:id="9493" w:author="Thomas Dietz" w:date="2012-08-08T17:00:00Z"/>
              </w:rPr>
            </w:pPr>
            <w:del w:id="9494" w:author="Thomas Dietz" w:date="2012-08-08T17:00:00Z">
              <w:r w:rsidDel="00ED0AEA">
                <w:delText>type boolean;</w:delText>
              </w:r>
            </w:del>
          </w:p>
          <w:p w14:paraId="4C89B28B" w14:textId="38AE18C9" w:rsidR="00CD5DAC" w:rsidDel="00ED0AEA" w:rsidRDefault="00CD5DAC" w:rsidP="004165BB">
            <w:pPr>
              <w:pStyle w:val="XML6"/>
              <w:rPr>
                <w:del w:id="9495" w:author="Thomas Dietz" w:date="2012-08-08T17:00:00Z"/>
              </w:rPr>
            </w:pPr>
            <w:del w:id="9496" w:author="Thomas Dietz" w:date="2012-08-08T17:00:00Z">
              <w:r w:rsidDel="00ED0AEA">
                <w:delText>description "Indicates how the corresponding flag should be set in packets sent on the tunnel";</w:delText>
              </w:r>
            </w:del>
          </w:p>
          <w:p w14:paraId="59936E10" w14:textId="09F9BA9A" w:rsidR="00CD5DAC" w:rsidDel="00ED0AEA" w:rsidRDefault="00CD5DAC" w:rsidP="004165BB">
            <w:pPr>
              <w:pStyle w:val="XML6"/>
              <w:rPr>
                <w:del w:id="9497" w:author="Thomas Dietz" w:date="2012-08-08T17:00:00Z"/>
              </w:rPr>
            </w:pPr>
            <w:del w:id="9498" w:author="Thomas Dietz" w:date="2012-08-08T17:00:00Z">
              <w:r w:rsidDel="00ED0AEA">
                <w:delText>default true;</w:delText>
              </w:r>
            </w:del>
          </w:p>
          <w:p w14:paraId="07F2476A" w14:textId="4C7868C8" w:rsidR="00CD5DAC" w:rsidDel="00ED0AEA" w:rsidRDefault="00CD5DAC" w:rsidP="004165BB">
            <w:pPr>
              <w:pStyle w:val="XML5"/>
              <w:rPr>
                <w:del w:id="9499" w:author="Thomas Dietz" w:date="2012-08-08T17:00:00Z"/>
              </w:rPr>
            </w:pPr>
            <w:del w:id="9500" w:author="Thomas Dietz" w:date="2012-08-08T17:00:00Z">
              <w:r w:rsidDel="00ED0AEA">
                <w:delText>}</w:delText>
              </w:r>
            </w:del>
          </w:p>
          <w:p w14:paraId="74AA5AB0" w14:textId="42589B65" w:rsidR="00CD5DAC" w:rsidDel="00ED0AEA" w:rsidRDefault="00CD5DAC" w:rsidP="004165BB">
            <w:pPr>
              <w:pStyle w:val="XML5"/>
              <w:rPr>
                <w:del w:id="9501" w:author="Thomas Dietz" w:date="2012-08-08T17:00:00Z"/>
              </w:rPr>
            </w:pPr>
            <w:del w:id="9502" w:author="Thomas Dietz" w:date="2012-08-08T17:00:00Z">
              <w:r w:rsidDel="00ED0AEA">
                <w:delText>leaf vni {</w:delText>
              </w:r>
            </w:del>
          </w:p>
          <w:p w14:paraId="46660015" w14:textId="5C4E4A41" w:rsidR="00CD5DAC" w:rsidDel="00ED0AEA" w:rsidRDefault="00CD5DAC" w:rsidP="004165BB">
            <w:pPr>
              <w:pStyle w:val="XML6"/>
              <w:rPr>
                <w:del w:id="9503" w:author="Thomas Dietz" w:date="2012-08-08T17:00:00Z"/>
              </w:rPr>
            </w:pPr>
            <w:del w:id="9504" w:author="Thomas Dietz" w:date="2012-08-08T17:00:00Z">
              <w:r w:rsidDel="00ED0AEA">
                <w:delText>type uint32;</w:delText>
              </w:r>
            </w:del>
          </w:p>
          <w:p w14:paraId="521DFFEB" w14:textId="3E1E25E7" w:rsidR="00CD5DAC" w:rsidDel="00ED0AEA" w:rsidRDefault="00CD5DAC" w:rsidP="004165BB">
            <w:pPr>
              <w:pStyle w:val="XML6"/>
              <w:rPr>
                <w:del w:id="9505" w:author="Thomas Dietz" w:date="2012-08-08T17:00:00Z"/>
              </w:rPr>
            </w:pPr>
            <w:del w:id="9506" w:author="Thomas Dietz" w:date="2012-08-08T17:00:00Z">
              <w:r w:rsidDel="00ED0AEA">
                <w:delText xml:space="preserve">description </w:delText>
              </w:r>
              <w:r w:rsidRPr="009F1B7D" w:rsidDel="00ED0AEA">
                <w:delText>"</w:delText>
              </w:r>
              <w:r w:rsidDel="00ED0AEA">
                <w:delText>Virtual network identifier assigned to all packets sent on the tunnel</w:delText>
              </w:r>
              <w:r w:rsidRPr="009F1B7D" w:rsidDel="00ED0AEA">
                <w:delText>"</w:delText>
              </w:r>
              <w:r w:rsidDel="00ED0AEA">
                <w:delText>;</w:delText>
              </w:r>
            </w:del>
          </w:p>
          <w:p w14:paraId="63EFAF7D" w14:textId="25A0E756" w:rsidR="00CD5DAC" w:rsidDel="00ED0AEA" w:rsidRDefault="00CD5DAC" w:rsidP="004165BB">
            <w:pPr>
              <w:pStyle w:val="XML5"/>
              <w:rPr>
                <w:del w:id="9507" w:author="Thomas Dietz" w:date="2012-08-08T17:00:00Z"/>
              </w:rPr>
            </w:pPr>
            <w:del w:id="9508" w:author="Thomas Dietz" w:date="2012-08-08T17:00:00Z">
              <w:r w:rsidDel="00ED0AEA">
                <w:delText>}</w:delText>
              </w:r>
            </w:del>
          </w:p>
          <w:p w14:paraId="7D2C356F" w14:textId="28D78E9B" w:rsidR="00CD5DAC" w:rsidDel="00ED0AEA" w:rsidRDefault="00CD5DAC" w:rsidP="004165BB">
            <w:pPr>
              <w:pStyle w:val="XML5"/>
              <w:rPr>
                <w:del w:id="9509" w:author="Thomas Dietz" w:date="2012-08-08T17:00:00Z"/>
              </w:rPr>
            </w:pPr>
            <w:del w:id="9510" w:author="Thomas Dietz" w:date="2012-08-08T17:00:00Z">
              <w:r w:rsidDel="00ED0AEA">
                <w:delText>leaf vni-multicast-group {</w:delText>
              </w:r>
            </w:del>
          </w:p>
          <w:p w14:paraId="240ADA2A" w14:textId="7086AB45" w:rsidR="00CD5DAC" w:rsidDel="00ED0AEA" w:rsidRDefault="00CD5DAC" w:rsidP="004165BB">
            <w:pPr>
              <w:pStyle w:val="XML6"/>
              <w:rPr>
                <w:del w:id="9511" w:author="Thomas Dietz" w:date="2012-08-08T17:00:00Z"/>
              </w:rPr>
            </w:pPr>
            <w:del w:id="9512" w:author="Thomas Dietz" w:date="2012-08-08T17:00:00Z">
              <w:r w:rsidDel="00ED0AEA">
                <w:delText>type inet:ip-address;</w:delText>
              </w:r>
            </w:del>
          </w:p>
          <w:p w14:paraId="4F6033E1" w14:textId="6A6007DF" w:rsidR="00CD5DAC" w:rsidDel="00ED0AEA" w:rsidRDefault="00CD5DAC" w:rsidP="004165BB">
            <w:pPr>
              <w:pStyle w:val="XML6"/>
              <w:rPr>
                <w:del w:id="9513" w:author="Thomas Dietz" w:date="2012-08-08T17:00:00Z"/>
              </w:rPr>
            </w:pPr>
            <w:del w:id="9514" w:author="Thomas Dietz" w:date="2012-08-08T17:00:00Z">
              <w:r w:rsidDel="00ED0AEA">
                <w:delText xml:space="preserve">description </w:delText>
              </w:r>
              <w:r w:rsidRPr="009F1B7D" w:rsidDel="00ED0AEA">
                <w:delText>"</w:delText>
              </w:r>
              <w:r w:rsidDel="00ED0AEA">
                <w:delText>If IP multicast is used to support broadcast on the tunnel this specifies the corresponding multicast IP address</w:delText>
              </w:r>
              <w:r w:rsidRPr="009F1B7D" w:rsidDel="00ED0AEA">
                <w:delText>"</w:delText>
              </w:r>
              <w:r w:rsidDel="00ED0AEA">
                <w:delText>;</w:delText>
              </w:r>
            </w:del>
          </w:p>
          <w:p w14:paraId="38B3288A" w14:textId="011AEFD9" w:rsidR="00CD5DAC" w:rsidDel="00ED0AEA" w:rsidRDefault="00CD5DAC" w:rsidP="004165BB">
            <w:pPr>
              <w:pStyle w:val="XML5"/>
              <w:rPr>
                <w:del w:id="9515" w:author="Thomas Dietz" w:date="2012-08-08T17:00:00Z"/>
              </w:rPr>
            </w:pPr>
            <w:del w:id="9516" w:author="Thomas Dietz" w:date="2012-08-08T17:00:00Z">
              <w:r w:rsidDel="00ED0AEA">
                <w:delText>}</w:delText>
              </w:r>
            </w:del>
          </w:p>
          <w:p w14:paraId="4C26FBE4" w14:textId="446E505A" w:rsidR="00CD5DAC" w:rsidDel="00ED0AEA" w:rsidRDefault="00CD5DAC" w:rsidP="004165BB">
            <w:pPr>
              <w:pStyle w:val="XML5"/>
              <w:rPr>
                <w:del w:id="9517" w:author="Thomas Dietz" w:date="2012-08-08T17:00:00Z"/>
              </w:rPr>
            </w:pPr>
            <w:del w:id="9518" w:author="Thomas Dietz" w:date="2012-08-08T17:00:00Z">
              <w:r w:rsidDel="00ED0AEA">
                <w:delText>leaf udp-source-port {</w:delText>
              </w:r>
            </w:del>
          </w:p>
          <w:p w14:paraId="0E9A37CB" w14:textId="570D6CF0" w:rsidR="00CD5DAC" w:rsidDel="00ED0AEA" w:rsidRDefault="00CD5DAC" w:rsidP="004165BB">
            <w:pPr>
              <w:pStyle w:val="XML6"/>
              <w:rPr>
                <w:del w:id="9519" w:author="Thomas Dietz" w:date="2012-08-08T17:00:00Z"/>
              </w:rPr>
            </w:pPr>
            <w:del w:id="9520" w:author="Thomas Dietz" w:date="2012-08-08T17:00:00Z">
              <w:r w:rsidDel="00ED0AEA">
                <w:delText>type inet:port-number;</w:delText>
              </w:r>
            </w:del>
          </w:p>
          <w:p w14:paraId="4D5B11AE" w14:textId="4B920F3A" w:rsidR="00CD5DAC" w:rsidDel="00ED0AEA" w:rsidRDefault="00CD5DAC" w:rsidP="004165BB">
            <w:pPr>
              <w:pStyle w:val="XML6"/>
              <w:rPr>
                <w:del w:id="9521" w:author="Thomas Dietz" w:date="2012-08-08T17:00:00Z"/>
              </w:rPr>
            </w:pPr>
            <w:del w:id="9522" w:author="Thomas Dietz" w:date="2012-08-08T17:00:00Z">
              <w:r w:rsidDel="00ED0AEA">
                <w:delText xml:space="preserve">description </w:delText>
              </w:r>
              <w:r w:rsidRPr="009F1B7D" w:rsidDel="00ED0AEA">
                <w:delText>"</w:delText>
              </w:r>
              <w:r w:rsidDel="00ED0AEA">
                <w:delText>Specifies the outer UDP source port number .</w:delText>
              </w:r>
              <w:r w:rsidRPr="009F1B7D" w:rsidDel="00ED0AEA">
                <w:delText>"</w:delText>
              </w:r>
              <w:r w:rsidDel="00ED0AEA">
                <w:delText>;</w:delText>
              </w:r>
            </w:del>
          </w:p>
          <w:p w14:paraId="39C21D1F" w14:textId="3D5F0F71" w:rsidR="00CD5DAC" w:rsidDel="00ED0AEA" w:rsidRDefault="00CD5DAC" w:rsidP="004165BB">
            <w:pPr>
              <w:pStyle w:val="XML5"/>
              <w:rPr>
                <w:del w:id="9523" w:author="Thomas Dietz" w:date="2012-08-08T17:00:00Z"/>
              </w:rPr>
            </w:pPr>
            <w:del w:id="9524" w:author="Thomas Dietz" w:date="2012-08-08T17:00:00Z">
              <w:r w:rsidDel="00ED0AEA">
                <w:lastRenderedPageBreak/>
                <w:delText>}</w:delText>
              </w:r>
            </w:del>
          </w:p>
          <w:p w14:paraId="66E41117" w14:textId="02E0470F" w:rsidR="00CD5DAC" w:rsidDel="00ED0AEA" w:rsidRDefault="00CD5DAC" w:rsidP="004165BB">
            <w:pPr>
              <w:pStyle w:val="XML5"/>
              <w:rPr>
                <w:del w:id="9525" w:author="Thomas Dietz" w:date="2012-08-08T17:00:00Z"/>
              </w:rPr>
            </w:pPr>
            <w:del w:id="9526" w:author="Thomas Dietz" w:date="2012-08-08T17:00:00Z">
              <w:r w:rsidDel="00ED0AEA">
                <w:delText>leaf udp-dest-port {</w:delText>
              </w:r>
            </w:del>
          </w:p>
          <w:p w14:paraId="56708F99" w14:textId="7112B83A" w:rsidR="00CD5DAC" w:rsidDel="00ED0AEA" w:rsidRDefault="00CD5DAC" w:rsidP="004165BB">
            <w:pPr>
              <w:pStyle w:val="XML6"/>
              <w:rPr>
                <w:del w:id="9527" w:author="Thomas Dietz" w:date="2012-08-08T17:00:00Z"/>
              </w:rPr>
            </w:pPr>
            <w:del w:id="9528" w:author="Thomas Dietz" w:date="2012-08-08T17:00:00Z">
              <w:r w:rsidDel="00ED0AEA">
                <w:delText>type inet:port-number;</w:delText>
              </w:r>
            </w:del>
          </w:p>
          <w:p w14:paraId="3741BE2B" w14:textId="74684076" w:rsidR="00CD5DAC" w:rsidDel="00ED0AEA" w:rsidRDefault="00CD5DAC" w:rsidP="004165BB">
            <w:pPr>
              <w:pStyle w:val="XML6"/>
              <w:rPr>
                <w:del w:id="9529" w:author="Thomas Dietz" w:date="2012-08-08T17:00:00Z"/>
              </w:rPr>
            </w:pPr>
            <w:del w:id="9530" w:author="Thomas Dietz" w:date="2012-08-08T17:00:00Z">
              <w:r w:rsidDel="00ED0AEA">
                <w:delText xml:space="preserve">description </w:delText>
              </w:r>
              <w:r w:rsidRPr="009F1B7D" w:rsidDel="00ED0AEA">
                <w:delText>"</w:delText>
              </w:r>
              <w:r w:rsidDel="00ED0AEA">
                <w:delText>Specifies the outer UDP destination port number, generally the well-known port number for VxLAN</w:delText>
              </w:r>
              <w:r w:rsidRPr="009F1B7D" w:rsidDel="00ED0AEA">
                <w:delText>"</w:delText>
              </w:r>
              <w:r w:rsidDel="00ED0AEA">
                <w:delText>;</w:delText>
              </w:r>
            </w:del>
          </w:p>
          <w:p w14:paraId="70294C70" w14:textId="5E7DD7C4" w:rsidR="00CD5DAC" w:rsidDel="00ED0AEA" w:rsidRDefault="00CD5DAC" w:rsidP="004165BB">
            <w:pPr>
              <w:pStyle w:val="XML5"/>
              <w:rPr>
                <w:del w:id="9531" w:author="Thomas Dietz" w:date="2012-08-08T17:00:00Z"/>
              </w:rPr>
            </w:pPr>
            <w:del w:id="9532" w:author="Thomas Dietz" w:date="2012-08-08T17:00:00Z">
              <w:r w:rsidDel="00ED0AEA">
                <w:delText>}</w:delText>
              </w:r>
            </w:del>
          </w:p>
          <w:p w14:paraId="7B665633" w14:textId="1CCB5F6F" w:rsidR="00CD5DAC" w:rsidDel="00ED0AEA" w:rsidRDefault="00CD5DAC" w:rsidP="004165BB">
            <w:pPr>
              <w:pStyle w:val="XML5"/>
              <w:rPr>
                <w:del w:id="9533" w:author="Thomas Dietz" w:date="2012-08-08T17:00:00Z"/>
              </w:rPr>
            </w:pPr>
            <w:del w:id="9534" w:author="Thomas Dietz" w:date="2012-08-08T17:00:00Z">
              <w:r w:rsidDel="00ED0AEA">
                <w:delText>leaf udp-checksum {</w:delText>
              </w:r>
            </w:del>
          </w:p>
          <w:p w14:paraId="2005E9ED" w14:textId="4118E803" w:rsidR="00CD5DAC" w:rsidDel="00ED0AEA" w:rsidRDefault="00CD5DAC" w:rsidP="004165BB">
            <w:pPr>
              <w:pStyle w:val="XML6"/>
              <w:rPr>
                <w:del w:id="9535" w:author="Thomas Dietz" w:date="2012-08-08T17:00:00Z"/>
              </w:rPr>
            </w:pPr>
            <w:del w:id="9536" w:author="Thomas Dietz" w:date="2012-08-08T17:00:00Z">
              <w:r w:rsidDel="00ED0AEA">
                <w:delText>type boolean;</w:delText>
              </w:r>
            </w:del>
          </w:p>
          <w:p w14:paraId="1DEBE544" w14:textId="738987E3" w:rsidR="00CD5DAC" w:rsidDel="00ED0AEA" w:rsidRDefault="00CD5DAC" w:rsidP="004165BB">
            <w:pPr>
              <w:pStyle w:val="XML6"/>
              <w:rPr>
                <w:del w:id="9537" w:author="Thomas Dietz" w:date="2012-08-08T17:00:00Z"/>
              </w:rPr>
            </w:pPr>
            <w:del w:id="9538" w:author="Thomas Dietz" w:date="2012-08-08T17:00:00Z">
              <w:r w:rsidDel="00ED0AEA">
                <w:delText>description "Boolean flag to indicate whether or not the outer UDP checksum should be set";</w:delText>
              </w:r>
            </w:del>
          </w:p>
          <w:p w14:paraId="7DC73612" w14:textId="7E2F16A2" w:rsidR="00CD5DAC" w:rsidDel="00ED0AEA" w:rsidRDefault="00CD5DAC" w:rsidP="004165BB">
            <w:pPr>
              <w:pStyle w:val="XML6"/>
              <w:rPr>
                <w:del w:id="9539" w:author="Thomas Dietz" w:date="2012-08-08T17:00:00Z"/>
              </w:rPr>
            </w:pPr>
            <w:del w:id="9540" w:author="Thomas Dietz" w:date="2012-08-08T17:00:00Z">
              <w:r w:rsidDel="00ED0AEA">
                <w:delText>default false;</w:delText>
              </w:r>
            </w:del>
          </w:p>
          <w:p w14:paraId="5E723E9B" w14:textId="6F8438C3" w:rsidR="00CD5DAC" w:rsidDel="00ED0AEA" w:rsidRDefault="00CD5DAC" w:rsidP="004165BB">
            <w:pPr>
              <w:pStyle w:val="XML5"/>
              <w:rPr>
                <w:del w:id="9541" w:author="Thomas Dietz" w:date="2012-08-08T17:00:00Z"/>
              </w:rPr>
            </w:pPr>
            <w:del w:id="9542" w:author="Thomas Dietz" w:date="2012-08-08T17:00:00Z">
              <w:r w:rsidDel="00ED0AEA">
                <w:delText>}</w:delText>
              </w:r>
            </w:del>
          </w:p>
          <w:p w14:paraId="5FD8BA11" w14:textId="3E82910B" w:rsidR="00CD5DAC" w:rsidRPr="009F1B7D" w:rsidDel="00ED0AEA" w:rsidRDefault="00CD5DAC" w:rsidP="004165BB">
            <w:pPr>
              <w:pStyle w:val="XML4"/>
              <w:rPr>
                <w:del w:id="9543" w:author="Thomas Dietz" w:date="2012-08-08T17:00:00Z"/>
              </w:rPr>
            </w:pPr>
            <w:del w:id="9544" w:author="Thomas Dietz" w:date="2012-08-08T17:00:00Z">
              <w:r w:rsidRPr="009F1B7D" w:rsidDel="00ED0AEA">
                <w:delText>}</w:delText>
              </w:r>
            </w:del>
          </w:p>
          <w:p w14:paraId="1866FE63" w14:textId="0E6212B6" w:rsidR="00CD5DAC" w:rsidRPr="009F1B7D" w:rsidDel="00ED0AEA" w:rsidRDefault="00CD5DAC" w:rsidP="004165BB">
            <w:pPr>
              <w:pStyle w:val="XML4"/>
              <w:rPr>
                <w:del w:id="9545" w:author="Thomas Dietz" w:date="2012-08-08T17:00:00Z"/>
              </w:rPr>
            </w:pPr>
            <w:del w:id="9546" w:author="Thomas Dietz" w:date="2012-08-08T17:00:00Z">
              <w:r w:rsidRPr="009F1B7D" w:rsidDel="00ED0AEA">
                <w:delText xml:space="preserve">container </w:delText>
              </w:r>
              <w:r w:rsidDel="00ED0AEA">
                <w:delText>nvgre-tunnel</w:delText>
              </w:r>
              <w:r w:rsidRPr="009F1B7D" w:rsidDel="00ED0AEA">
                <w:delText xml:space="preserve"> {</w:delText>
              </w:r>
            </w:del>
          </w:p>
          <w:p w14:paraId="4239D822" w14:textId="756BF143" w:rsidR="00CD5DAC" w:rsidDel="00ED0AEA" w:rsidRDefault="00CD5DAC" w:rsidP="004165BB">
            <w:pPr>
              <w:pStyle w:val="XML5"/>
              <w:rPr>
                <w:del w:id="9547" w:author="Thomas Dietz" w:date="2012-08-08T17:00:00Z"/>
              </w:rPr>
            </w:pPr>
            <w:del w:id="9548" w:author="Thomas Dietz" w:date="2012-08-08T17:00:00Z">
              <w:r w:rsidDel="00ED0AEA">
                <w:delText xml:space="preserve">description </w:delText>
              </w:r>
              <w:r w:rsidRPr="009F1B7D" w:rsidDel="00ED0AEA">
                <w:delText>"</w:delText>
              </w:r>
              <w:r w:rsidDel="00ED0AEA">
                <w:delText>Features of a NVGRE tunnel.</w:delText>
              </w:r>
              <w:r w:rsidRPr="009F1B7D" w:rsidDel="00ED0AEA">
                <w:delText>";</w:delText>
              </w:r>
            </w:del>
          </w:p>
          <w:p w14:paraId="402564B9" w14:textId="491394D8" w:rsidR="00CD5DAC" w:rsidDel="00ED0AEA" w:rsidRDefault="00CD5DAC" w:rsidP="004165BB">
            <w:pPr>
              <w:pStyle w:val="XML5"/>
              <w:rPr>
                <w:del w:id="9549" w:author="Thomas Dietz" w:date="2012-08-08T17:00:00Z"/>
              </w:rPr>
            </w:pPr>
            <w:del w:id="9550" w:author="Thomas Dietz" w:date="2012-08-08T17:00:00Z">
              <w:r w:rsidDel="00ED0AEA">
                <w:delText>uses openflow-port-base-tunnel-grouping;</w:delText>
              </w:r>
            </w:del>
          </w:p>
          <w:p w14:paraId="7595D4E9" w14:textId="0F4205E7" w:rsidR="00CD5DAC" w:rsidDel="00ED0AEA" w:rsidRDefault="00CD5DAC" w:rsidP="004165BB">
            <w:pPr>
              <w:pStyle w:val="XML5"/>
              <w:rPr>
                <w:del w:id="9551" w:author="Thomas Dietz" w:date="2012-08-08T17:00:00Z"/>
              </w:rPr>
            </w:pPr>
            <w:del w:id="9552" w:author="Thomas Dietz" w:date="2012-08-08T17:00:00Z">
              <w:r w:rsidDel="00ED0AEA">
                <w:delText>leaf tni {</w:delText>
              </w:r>
            </w:del>
          </w:p>
          <w:p w14:paraId="1015E855" w14:textId="72E923D1" w:rsidR="00CD5DAC" w:rsidDel="00ED0AEA" w:rsidRDefault="00CD5DAC" w:rsidP="004165BB">
            <w:pPr>
              <w:pStyle w:val="XML6"/>
              <w:rPr>
                <w:del w:id="9553" w:author="Thomas Dietz" w:date="2012-08-08T17:00:00Z"/>
              </w:rPr>
            </w:pPr>
            <w:del w:id="9554" w:author="Thomas Dietz" w:date="2012-08-08T17:00:00Z">
              <w:r w:rsidDel="00ED0AEA">
                <w:delText>type uint32;</w:delText>
              </w:r>
            </w:del>
          </w:p>
          <w:p w14:paraId="337EB7C2" w14:textId="750FEBE7" w:rsidR="00CD5DAC" w:rsidDel="00ED0AEA" w:rsidRDefault="00CD5DAC" w:rsidP="004165BB">
            <w:pPr>
              <w:pStyle w:val="XML6"/>
              <w:rPr>
                <w:del w:id="9555" w:author="Thomas Dietz" w:date="2012-08-08T17:00:00Z"/>
              </w:rPr>
            </w:pPr>
            <w:del w:id="9556" w:author="Thomas Dietz" w:date="2012-08-08T17:00:00Z">
              <w:r w:rsidDel="00ED0AEA">
                <w:delText>description "Specifies the tenant network identifier assigned to all packets sent on the tunnel";</w:delText>
              </w:r>
            </w:del>
          </w:p>
          <w:p w14:paraId="1F5C4DC4" w14:textId="7ED9FB2B" w:rsidR="00CD5DAC" w:rsidDel="00ED0AEA" w:rsidRDefault="00CD5DAC" w:rsidP="004165BB">
            <w:pPr>
              <w:pStyle w:val="XML5"/>
              <w:rPr>
                <w:del w:id="9557" w:author="Thomas Dietz" w:date="2012-08-08T17:00:00Z"/>
              </w:rPr>
            </w:pPr>
            <w:del w:id="9558" w:author="Thomas Dietz" w:date="2012-08-08T17:00:00Z">
              <w:r w:rsidDel="00ED0AEA">
                <w:delText>}</w:delText>
              </w:r>
            </w:del>
          </w:p>
          <w:p w14:paraId="33202C33" w14:textId="0B85A360" w:rsidR="00CD5DAC" w:rsidDel="00ED0AEA" w:rsidRDefault="00CD5DAC" w:rsidP="004165BB">
            <w:pPr>
              <w:pStyle w:val="XML5"/>
              <w:rPr>
                <w:del w:id="9559" w:author="Thomas Dietz" w:date="2012-08-08T17:00:00Z"/>
              </w:rPr>
            </w:pPr>
            <w:del w:id="9560" w:author="Thomas Dietz" w:date="2012-08-08T17:00:00Z">
              <w:r w:rsidDel="00ED0AEA">
                <w:delText>leaf tni-user {</w:delText>
              </w:r>
            </w:del>
          </w:p>
          <w:p w14:paraId="744C6BC1" w14:textId="20D94C01" w:rsidR="00CD5DAC" w:rsidDel="00ED0AEA" w:rsidRDefault="00CD5DAC" w:rsidP="004165BB">
            <w:pPr>
              <w:pStyle w:val="XML6"/>
              <w:rPr>
                <w:del w:id="9561" w:author="Thomas Dietz" w:date="2012-08-08T17:00:00Z"/>
              </w:rPr>
            </w:pPr>
            <w:del w:id="9562" w:author="Thomas Dietz" w:date="2012-08-08T17:00:00Z">
              <w:r w:rsidDel="00ED0AEA">
                <w:delText>type uint32;</w:delText>
              </w:r>
            </w:del>
          </w:p>
          <w:p w14:paraId="32CEB30A" w14:textId="4B4589B2" w:rsidR="00CD5DAC" w:rsidDel="00ED0AEA" w:rsidRDefault="00CD5DAC" w:rsidP="004165BB">
            <w:pPr>
              <w:pStyle w:val="XML6"/>
              <w:rPr>
                <w:del w:id="9563" w:author="Thomas Dietz" w:date="2012-08-08T17:00:00Z"/>
              </w:rPr>
            </w:pPr>
            <w:del w:id="9564" w:author="Thomas Dietz" w:date="2012-08-08T17:00:00Z">
              <w:r w:rsidDel="00ED0AEA">
                <w:delText>description "Used to set the reserved user-defined bits of the GRE key field";</w:delText>
              </w:r>
            </w:del>
          </w:p>
          <w:p w14:paraId="3EB75E13" w14:textId="45C04882" w:rsidR="00CD5DAC" w:rsidDel="00ED0AEA" w:rsidRDefault="00CD5DAC" w:rsidP="004165BB">
            <w:pPr>
              <w:pStyle w:val="XML5"/>
              <w:rPr>
                <w:del w:id="9565" w:author="Thomas Dietz" w:date="2012-08-08T17:00:00Z"/>
              </w:rPr>
            </w:pPr>
            <w:del w:id="9566" w:author="Thomas Dietz" w:date="2012-08-08T17:00:00Z">
              <w:r w:rsidDel="00ED0AEA">
                <w:delText>}</w:delText>
              </w:r>
            </w:del>
          </w:p>
          <w:p w14:paraId="1BA0D7C5" w14:textId="30CC8689" w:rsidR="00CD5DAC" w:rsidDel="00ED0AEA" w:rsidRDefault="00CD5DAC" w:rsidP="004165BB">
            <w:pPr>
              <w:pStyle w:val="XML5"/>
              <w:rPr>
                <w:del w:id="9567" w:author="Thomas Dietz" w:date="2012-08-08T17:00:00Z"/>
              </w:rPr>
            </w:pPr>
            <w:del w:id="9568" w:author="Thomas Dietz" w:date="2012-08-08T17:00:00Z">
              <w:r w:rsidDel="00ED0AEA">
                <w:delText>leaf tni-multicast-group {</w:delText>
              </w:r>
            </w:del>
          </w:p>
          <w:p w14:paraId="04826461" w14:textId="3151F516" w:rsidR="00CD5DAC" w:rsidDel="00ED0AEA" w:rsidRDefault="00CD5DAC" w:rsidP="004165BB">
            <w:pPr>
              <w:pStyle w:val="XML6"/>
              <w:rPr>
                <w:del w:id="9569" w:author="Thomas Dietz" w:date="2012-08-08T17:00:00Z"/>
              </w:rPr>
            </w:pPr>
            <w:del w:id="9570" w:author="Thomas Dietz" w:date="2012-08-08T17:00:00Z">
              <w:r w:rsidDel="00ED0AEA">
                <w:delText>type inet:ip-address;</w:delText>
              </w:r>
            </w:del>
          </w:p>
          <w:p w14:paraId="19519F7A" w14:textId="646A738B" w:rsidR="00CD5DAC" w:rsidDel="00ED0AEA" w:rsidRDefault="00CD5DAC" w:rsidP="004165BB">
            <w:pPr>
              <w:pStyle w:val="XML6"/>
              <w:rPr>
                <w:del w:id="9571" w:author="Thomas Dietz" w:date="2012-08-08T17:00:00Z"/>
              </w:rPr>
            </w:pPr>
            <w:del w:id="9572" w:author="Thomas Dietz" w:date="2012-08-08T17:00:00Z">
              <w:r w:rsidDel="00ED0AEA">
                <w:delText xml:space="preserve">description </w:delText>
              </w:r>
              <w:r w:rsidRPr="009F1B7D" w:rsidDel="00ED0AEA">
                <w:delText>"</w:delText>
              </w:r>
              <w:r w:rsidDel="00ED0AEA">
                <w:delText>If IP multicast is used to support broadcast on the tunnel this specifies the corresponding multicast IP address</w:delText>
              </w:r>
              <w:r w:rsidRPr="009F1B7D" w:rsidDel="00ED0AEA">
                <w:delText>"</w:delText>
              </w:r>
              <w:r w:rsidDel="00ED0AEA">
                <w:delText>;</w:delText>
              </w:r>
            </w:del>
          </w:p>
          <w:p w14:paraId="6B5FD4AC" w14:textId="62DF97CD" w:rsidR="00CD5DAC" w:rsidDel="00ED0AEA" w:rsidRDefault="00CD5DAC" w:rsidP="004165BB">
            <w:pPr>
              <w:pStyle w:val="XML5"/>
              <w:rPr>
                <w:del w:id="9573" w:author="Thomas Dietz" w:date="2012-08-08T17:00:00Z"/>
              </w:rPr>
            </w:pPr>
            <w:del w:id="9574" w:author="Thomas Dietz" w:date="2012-08-08T17:00:00Z">
              <w:r w:rsidDel="00ED0AEA">
                <w:delText>}</w:delText>
              </w:r>
            </w:del>
          </w:p>
          <w:p w14:paraId="566EC404" w14:textId="5098711A" w:rsidR="00CD5DAC" w:rsidDel="00ED0AEA" w:rsidRDefault="00CD5DAC" w:rsidP="004165BB">
            <w:pPr>
              <w:pStyle w:val="XML4"/>
              <w:rPr>
                <w:del w:id="9575" w:author="Thomas Dietz" w:date="2012-08-08T17:00:00Z"/>
              </w:rPr>
            </w:pPr>
            <w:del w:id="9576" w:author="Thomas Dietz" w:date="2012-08-08T17:00:00Z">
              <w:r w:rsidRPr="009F1B7D" w:rsidDel="00ED0AEA">
                <w:delText>}</w:delText>
              </w:r>
            </w:del>
          </w:p>
          <w:p w14:paraId="6BE4BF88" w14:textId="0FBBB1A6" w:rsidR="00CD5DAC" w:rsidRPr="009F1B7D" w:rsidDel="00ED0AEA" w:rsidRDefault="00CD5DAC" w:rsidP="00CD5DAC">
            <w:pPr>
              <w:pStyle w:val="XML3"/>
              <w:rPr>
                <w:del w:id="9577" w:author="Thomas Dietz" w:date="2012-08-08T17:00:00Z"/>
              </w:rPr>
            </w:pPr>
            <w:del w:id="9578" w:author="Thomas Dietz" w:date="2012-08-08T17:00:00Z">
              <w:r w:rsidDel="00ED0AEA">
                <w:delText>}</w:delText>
              </w:r>
            </w:del>
          </w:p>
          <w:p w14:paraId="1EC7659D" w14:textId="2E9AF697" w:rsidR="00F71F36" w:rsidRPr="009227FA" w:rsidDel="00ED0AEA" w:rsidRDefault="00F71F36" w:rsidP="00011096">
            <w:pPr>
              <w:pStyle w:val="XML2"/>
              <w:rPr>
                <w:del w:id="9579" w:author="Thomas Dietz" w:date="2012-08-08T17:00:00Z"/>
              </w:rPr>
            </w:pPr>
            <w:del w:id="9580" w:author="Thomas Dietz" w:date="2012-08-08T17:00:00Z">
              <w:r w:rsidRPr="009227FA" w:rsidDel="00ED0AEA">
                <w:delText>}</w:delText>
              </w:r>
            </w:del>
          </w:p>
          <w:p w14:paraId="6291F207" w14:textId="09F2BBB3" w:rsidR="00F71F36" w:rsidRPr="009227FA" w:rsidDel="00ED0AEA" w:rsidRDefault="00F71F36" w:rsidP="00011096">
            <w:pPr>
              <w:pStyle w:val="XML1"/>
              <w:rPr>
                <w:del w:id="9581" w:author="Thomas Dietz" w:date="2012-08-08T17:00:00Z"/>
              </w:rPr>
            </w:pPr>
          </w:p>
          <w:p w14:paraId="13FEE703" w14:textId="40178863" w:rsidR="00F71F36" w:rsidRPr="009227FA" w:rsidDel="00ED0AEA" w:rsidRDefault="00F71F36" w:rsidP="00011096">
            <w:pPr>
              <w:pStyle w:val="XML2"/>
              <w:rPr>
                <w:del w:id="9582" w:author="Thomas Dietz" w:date="2012-08-08T17:00:00Z"/>
              </w:rPr>
            </w:pPr>
            <w:del w:id="9583" w:author="Thomas Dietz" w:date="2012-08-08T17:00:00Z">
              <w:r w:rsidRPr="009227FA" w:rsidDel="00ED0AEA">
                <w:delText>grouping openflow-queue-resource-grouping {</w:delText>
              </w:r>
            </w:del>
          </w:p>
          <w:p w14:paraId="34F12A38" w14:textId="378F489B" w:rsidR="00F71F36" w:rsidRPr="009227FA" w:rsidDel="00ED0AEA" w:rsidRDefault="00F71F36" w:rsidP="00011096">
            <w:pPr>
              <w:pStyle w:val="XML3"/>
              <w:rPr>
                <w:del w:id="9584" w:author="Thomas Dietz" w:date="2012-08-08T17:00:00Z"/>
              </w:rPr>
            </w:pPr>
            <w:del w:id="9585" w:author="Thomas Dietz" w:date="2012-08-08T17:00:00Z">
              <w:r w:rsidRPr="009227FA" w:rsidDel="00ED0AEA">
                <w:delText>description "This grouping specifies all properties of a queue resource.";</w:delText>
              </w:r>
            </w:del>
          </w:p>
          <w:p w14:paraId="22ED6ECD" w14:textId="0EE14238" w:rsidR="00F71F36" w:rsidRPr="009227FA" w:rsidDel="00ED0AEA" w:rsidRDefault="00F71F36" w:rsidP="00011096">
            <w:pPr>
              <w:pStyle w:val="XML3"/>
              <w:rPr>
                <w:del w:id="9586" w:author="Thomas Dietz" w:date="2012-08-08T17:00:00Z"/>
              </w:rPr>
            </w:pPr>
            <w:del w:id="9587" w:author="Thomas Dietz" w:date="2012-08-08T17:00:00Z">
              <w:r w:rsidRPr="009227FA" w:rsidDel="00ED0AEA">
                <w:delText>leaf resource-id {</w:delText>
              </w:r>
            </w:del>
          </w:p>
          <w:p w14:paraId="09C07AC1" w14:textId="72B62500" w:rsidR="00F71F36" w:rsidRPr="009227FA" w:rsidDel="00ED0AEA" w:rsidRDefault="00F71F36" w:rsidP="00011096">
            <w:pPr>
              <w:pStyle w:val="XML4"/>
              <w:rPr>
                <w:del w:id="9588" w:author="Thomas Dietz" w:date="2012-08-08T17:00:00Z"/>
              </w:rPr>
            </w:pPr>
            <w:del w:id="9589" w:author="Thomas Dietz" w:date="2012-08-08T17:00:00Z">
              <w:r w:rsidRPr="009227FA" w:rsidDel="00ED0AEA">
                <w:delText>type inet:uri;</w:delText>
              </w:r>
            </w:del>
          </w:p>
          <w:p w14:paraId="3831EE25" w14:textId="50B655DA" w:rsidR="00F71F36" w:rsidRPr="009227FA" w:rsidDel="00ED0AEA" w:rsidRDefault="00F71F36" w:rsidP="00011096">
            <w:pPr>
              <w:pStyle w:val="XML4"/>
              <w:rPr>
                <w:del w:id="9590" w:author="Thomas Dietz" w:date="2012-08-08T17:00:00Z"/>
              </w:rPr>
            </w:pPr>
            <w:del w:id="9591" w:author="Thomas Dietz" w:date="2012-08-08T17:00:00Z">
              <w:r w:rsidRPr="009227FA" w:rsidDel="00ED0AEA">
                <w:delText>description "An unique but locally arbitrary identifier that identifies a queue and is persistent across reboots of the system.";</w:delText>
              </w:r>
            </w:del>
          </w:p>
          <w:p w14:paraId="6E89C579" w14:textId="7E0878C3" w:rsidR="00F71F36" w:rsidRPr="009227FA" w:rsidDel="00ED0AEA" w:rsidRDefault="00F71F36" w:rsidP="00011096">
            <w:pPr>
              <w:pStyle w:val="XML3"/>
              <w:rPr>
                <w:del w:id="9592" w:author="Thomas Dietz" w:date="2012-08-08T17:00:00Z"/>
              </w:rPr>
            </w:pPr>
            <w:del w:id="9593" w:author="Thomas Dietz" w:date="2012-08-08T17:00:00Z">
              <w:r w:rsidRPr="009227FA" w:rsidDel="00ED0AEA">
                <w:delText>}</w:delText>
              </w:r>
            </w:del>
          </w:p>
          <w:p w14:paraId="3669B076" w14:textId="260DD89D" w:rsidR="00F71F36" w:rsidRPr="009227FA" w:rsidDel="00ED0AEA" w:rsidRDefault="00F71F36" w:rsidP="00011096">
            <w:pPr>
              <w:pStyle w:val="XML3"/>
              <w:rPr>
                <w:del w:id="9594" w:author="Thomas Dietz" w:date="2012-08-08T17:00:00Z"/>
              </w:rPr>
            </w:pPr>
            <w:del w:id="9595" w:author="Thomas Dietz" w:date="2012-08-08T17:00:00Z">
              <w:r w:rsidRPr="009227FA" w:rsidDel="00ED0AEA">
                <w:delText>leaf id {</w:delText>
              </w:r>
            </w:del>
          </w:p>
          <w:p w14:paraId="0FA3824D" w14:textId="7C3BB79A" w:rsidR="00F71F36" w:rsidRPr="009227FA" w:rsidDel="00ED0AEA" w:rsidRDefault="00F71F36" w:rsidP="00011096">
            <w:pPr>
              <w:pStyle w:val="XML4"/>
              <w:rPr>
                <w:del w:id="9596" w:author="Thomas Dietz" w:date="2012-08-08T17:00:00Z"/>
              </w:rPr>
            </w:pPr>
            <w:del w:id="9597" w:author="Thomas Dietz" w:date="2012-08-08T17:00:00Z">
              <w:r w:rsidRPr="009227FA" w:rsidDel="00ED0AEA">
                <w:delText>type uint64;</w:delText>
              </w:r>
            </w:del>
          </w:p>
          <w:p w14:paraId="0ECA78E0" w14:textId="19FF9478" w:rsidR="00F71F36" w:rsidRPr="009227FA" w:rsidDel="00ED0AEA" w:rsidRDefault="00F71F36" w:rsidP="00011096">
            <w:pPr>
              <w:pStyle w:val="XML4"/>
              <w:rPr>
                <w:del w:id="9598" w:author="Thomas Dietz" w:date="2012-08-08T17:00:00Z"/>
              </w:rPr>
            </w:pPr>
            <w:del w:id="9599" w:author="Thomas Dietz" w:date="2012-08-08T17:00:00Z">
              <w:r w:rsidRPr="009227FA" w:rsidDel="00ED0AEA">
                <w:delText>mandatory true;</w:delText>
              </w:r>
            </w:del>
          </w:p>
          <w:p w14:paraId="088BE5FF" w14:textId="0D0C5DF3" w:rsidR="00F71F36" w:rsidRPr="009227FA" w:rsidDel="00ED0AEA" w:rsidRDefault="00F71F36" w:rsidP="00011096">
            <w:pPr>
              <w:pStyle w:val="XML4"/>
              <w:rPr>
                <w:del w:id="9600" w:author="Thomas Dietz" w:date="2012-08-08T17:00:00Z"/>
              </w:rPr>
            </w:pPr>
            <w:del w:id="9601" w:author="Thomas Dietz" w:date="2012-08-08T17:00:00Z">
              <w:r w:rsidRPr="009227FA" w:rsidDel="00ED0AEA">
                <w:delText>description "An unique but locally arbitrary number that identifies a queue and is persistent across reboots of the system.";</w:delText>
              </w:r>
            </w:del>
          </w:p>
          <w:p w14:paraId="7A031916" w14:textId="2E7CF5BD" w:rsidR="00F71F36" w:rsidRPr="009227FA" w:rsidDel="00ED0AEA" w:rsidRDefault="00F71F36" w:rsidP="00011096">
            <w:pPr>
              <w:pStyle w:val="XML3"/>
              <w:rPr>
                <w:del w:id="9602" w:author="Thomas Dietz" w:date="2012-08-08T17:00:00Z"/>
              </w:rPr>
            </w:pPr>
            <w:del w:id="9603" w:author="Thomas Dietz" w:date="2012-08-08T17:00:00Z">
              <w:r w:rsidRPr="009227FA" w:rsidDel="00ED0AEA">
                <w:delText>}</w:delText>
              </w:r>
            </w:del>
          </w:p>
          <w:p w14:paraId="63E65CB2" w14:textId="0AEC31EC" w:rsidR="00F71F36" w:rsidRPr="009227FA" w:rsidDel="00ED0AEA" w:rsidRDefault="00F71F36" w:rsidP="00011096">
            <w:pPr>
              <w:pStyle w:val="XML3"/>
              <w:rPr>
                <w:del w:id="9604" w:author="Thomas Dietz" w:date="2012-08-08T17:00:00Z"/>
              </w:rPr>
            </w:pPr>
            <w:del w:id="9605" w:author="Thomas Dietz" w:date="2012-08-08T17:00:00Z">
              <w:r w:rsidRPr="009227FA" w:rsidDel="00ED0AEA">
                <w:delText>leaf port {</w:delText>
              </w:r>
            </w:del>
          </w:p>
          <w:p w14:paraId="177F14AC" w14:textId="2243F18B" w:rsidR="00F71F36" w:rsidRPr="009227FA" w:rsidDel="00ED0AEA" w:rsidRDefault="00F71F36" w:rsidP="00011096">
            <w:pPr>
              <w:pStyle w:val="XML4"/>
              <w:rPr>
                <w:del w:id="9606" w:author="Thomas Dietz" w:date="2012-08-08T17:00:00Z"/>
              </w:rPr>
            </w:pPr>
            <w:del w:id="9607" w:author="Thomas Dietz" w:date="2012-08-08T17:00:00Z">
              <w:r w:rsidRPr="009227FA" w:rsidDel="00ED0AEA">
                <w:delText>type leafref {</w:delText>
              </w:r>
            </w:del>
          </w:p>
          <w:p w14:paraId="0148D591" w14:textId="23962DED" w:rsidR="00F71F36" w:rsidRPr="009227FA" w:rsidDel="00ED0AEA" w:rsidRDefault="00F71F36" w:rsidP="00011096">
            <w:pPr>
              <w:pStyle w:val="XML5"/>
              <w:rPr>
                <w:del w:id="9608" w:author="Thomas Dietz" w:date="2012-08-08T17:00:00Z"/>
              </w:rPr>
            </w:pPr>
            <w:del w:id="9609" w:author="Thomas Dietz" w:date="2012-08-08T17:00:00Z">
              <w:r w:rsidRPr="009227FA" w:rsidDel="00ED0AEA">
                <w:delText>path "/capable-switch/resources/port/resource-id";</w:delText>
              </w:r>
            </w:del>
          </w:p>
          <w:p w14:paraId="6235CF4D" w14:textId="536C9B10" w:rsidR="00F71F36" w:rsidRPr="009227FA" w:rsidDel="00ED0AEA" w:rsidRDefault="00F71F36" w:rsidP="00011096">
            <w:pPr>
              <w:pStyle w:val="XML4"/>
              <w:rPr>
                <w:del w:id="9610" w:author="Thomas Dietz" w:date="2012-08-08T17:00:00Z"/>
              </w:rPr>
            </w:pPr>
            <w:del w:id="9611" w:author="Thomas Dietz" w:date="2012-08-08T17:00:00Z">
              <w:r w:rsidRPr="009227FA" w:rsidDel="00ED0AEA">
                <w:delText>}</w:delText>
              </w:r>
            </w:del>
          </w:p>
          <w:p w14:paraId="455E9C95" w14:textId="088596F9" w:rsidR="00F71F36" w:rsidRPr="009227FA" w:rsidDel="00ED0AEA" w:rsidRDefault="00F71F36" w:rsidP="00011096">
            <w:pPr>
              <w:pStyle w:val="XML4"/>
              <w:rPr>
                <w:del w:id="9612" w:author="Thomas Dietz" w:date="2012-08-08T17:00:00Z"/>
              </w:rPr>
            </w:pPr>
            <w:del w:id="9613" w:author="Thomas Dietz" w:date="2012-08-08T17:00:00Z">
              <w:r w:rsidRPr="009227FA" w:rsidDel="00ED0AEA">
                <w:delText>description "Reference to port resources in the Capable Switch.";</w:delText>
              </w:r>
            </w:del>
          </w:p>
          <w:p w14:paraId="59A9DCBD" w14:textId="07FD7FFD" w:rsidR="00F71F36" w:rsidRPr="009227FA" w:rsidDel="00ED0AEA" w:rsidRDefault="00F71F36" w:rsidP="00011096">
            <w:pPr>
              <w:pStyle w:val="XML3"/>
              <w:rPr>
                <w:del w:id="9614" w:author="Thomas Dietz" w:date="2012-08-08T17:00:00Z"/>
              </w:rPr>
            </w:pPr>
            <w:del w:id="9615" w:author="Thomas Dietz" w:date="2012-08-08T17:00:00Z">
              <w:r w:rsidRPr="009227FA" w:rsidDel="00ED0AEA">
                <w:delText>}</w:delText>
              </w:r>
            </w:del>
          </w:p>
          <w:p w14:paraId="64862BFB" w14:textId="2DF7435F" w:rsidR="00F71F36" w:rsidRPr="009227FA" w:rsidDel="00ED0AEA" w:rsidRDefault="00F71F36" w:rsidP="00011096">
            <w:pPr>
              <w:pStyle w:val="XML3"/>
              <w:rPr>
                <w:del w:id="9616" w:author="Thomas Dietz" w:date="2012-08-08T17:00:00Z"/>
              </w:rPr>
            </w:pPr>
            <w:del w:id="9617" w:author="Thomas Dietz" w:date="2012-08-08T17:00:00Z">
              <w:r w:rsidRPr="009227FA" w:rsidDel="00ED0AEA">
                <w:lastRenderedPageBreak/>
                <w:delText>container properties {</w:delText>
              </w:r>
            </w:del>
          </w:p>
          <w:p w14:paraId="0A52168D" w14:textId="01E05800" w:rsidR="00F71F36" w:rsidRPr="009227FA" w:rsidDel="00ED0AEA" w:rsidRDefault="00F71F36" w:rsidP="00011096">
            <w:pPr>
              <w:pStyle w:val="XML4"/>
              <w:rPr>
                <w:del w:id="9618" w:author="Thomas Dietz" w:date="2012-08-08T17:00:00Z"/>
              </w:rPr>
            </w:pPr>
            <w:del w:id="9619" w:author="Thomas Dietz" w:date="2012-08-08T17:00:00Z">
              <w:r w:rsidRPr="009227FA" w:rsidDel="00ED0AEA">
                <w:delText>description "The queue properties currently configured.";</w:delText>
              </w:r>
            </w:del>
          </w:p>
          <w:p w14:paraId="0A37D4F3" w14:textId="169CAC3A" w:rsidR="00F71F36" w:rsidRPr="009227FA" w:rsidDel="00ED0AEA" w:rsidRDefault="00F71F36" w:rsidP="00011096">
            <w:pPr>
              <w:pStyle w:val="XML4"/>
              <w:rPr>
                <w:del w:id="9620" w:author="Thomas Dietz" w:date="2012-08-08T17:00:00Z"/>
              </w:rPr>
            </w:pPr>
            <w:del w:id="9621" w:author="Thomas Dietz" w:date="2012-08-08T17:00:00Z">
              <w:r w:rsidRPr="009227FA" w:rsidDel="00ED0AEA">
                <w:delText>leaf min-rate {</w:delText>
              </w:r>
            </w:del>
          </w:p>
          <w:p w14:paraId="1AF12AD2" w14:textId="1387F7B4" w:rsidR="00F71F36" w:rsidRPr="009227FA" w:rsidDel="00ED0AEA" w:rsidRDefault="00F71F36" w:rsidP="00011096">
            <w:pPr>
              <w:pStyle w:val="XML5"/>
              <w:rPr>
                <w:del w:id="9622" w:author="Thomas Dietz" w:date="2012-08-08T17:00:00Z"/>
              </w:rPr>
            </w:pPr>
            <w:del w:id="9623" w:author="Thomas Dietz" w:date="2012-08-08T17:00:00Z">
              <w:r w:rsidRPr="009227FA" w:rsidDel="00ED0AEA">
                <w:delText>type tenth-of-a-percent;</w:delText>
              </w:r>
            </w:del>
          </w:p>
          <w:p w14:paraId="31048B23" w14:textId="5F2F7F4E" w:rsidR="00F71F36" w:rsidRPr="009227FA" w:rsidDel="00ED0AEA" w:rsidRDefault="00F71F36" w:rsidP="00011096">
            <w:pPr>
              <w:pStyle w:val="XML5"/>
              <w:rPr>
                <w:del w:id="9624" w:author="Thomas Dietz" w:date="2012-08-08T17:00:00Z"/>
              </w:rPr>
            </w:pPr>
            <w:del w:id="9625" w:author="Thomas Dietz" w:date="2012-08-08T17:00:00Z">
              <w:r w:rsidRPr="009227FA" w:rsidDel="00ED0AEA">
                <w:delText>description "The minimal rate that is reserved for this queue in 1/10 of a percent of the actual rate. If not present a min-rate is not set.";</w:delText>
              </w:r>
            </w:del>
          </w:p>
          <w:p w14:paraId="165A972F" w14:textId="3C33C96C" w:rsidR="00F71F36" w:rsidRPr="009227FA" w:rsidDel="00ED0AEA" w:rsidRDefault="00F71F36" w:rsidP="00011096">
            <w:pPr>
              <w:pStyle w:val="XML4"/>
              <w:rPr>
                <w:del w:id="9626" w:author="Thomas Dietz" w:date="2012-08-08T17:00:00Z"/>
              </w:rPr>
            </w:pPr>
            <w:del w:id="9627" w:author="Thomas Dietz" w:date="2012-08-08T17:00:00Z">
              <w:r w:rsidRPr="009227FA" w:rsidDel="00ED0AEA">
                <w:delText>}</w:delText>
              </w:r>
            </w:del>
          </w:p>
          <w:p w14:paraId="2C6694E8" w14:textId="29C31844" w:rsidR="00F71F36" w:rsidRPr="009227FA" w:rsidDel="00ED0AEA" w:rsidRDefault="00F71F36" w:rsidP="00011096">
            <w:pPr>
              <w:pStyle w:val="XML4"/>
              <w:rPr>
                <w:del w:id="9628" w:author="Thomas Dietz" w:date="2012-08-08T17:00:00Z"/>
              </w:rPr>
            </w:pPr>
            <w:del w:id="9629" w:author="Thomas Dietz" w:date="2012-08-08T17:00:00Z">
              <w:r w:rsidRPr="009227FA" w:rsidDel="00ED0AEA">
                <w:delText>leaf max-rate {</w:delText>
              </w:r>
            </w:del>
          </w:p>
          <w:p w14:paraId="766B4FE9" w14:textId="3C86AEFD" w:rsidR="00F71F36" w:rsidRPr="009227FA" w:rsidDel="00ED0AEA" w:rsidRDefault="00F71F36" w:rsidP="00011096">
            <w:pPr>
              <w:pStyle w:val="XML5"/>
              <w:rPr>
                <w:del w:id="9630" w:author="Thomas Dietz" w:date="2012-08-08T17:00:00Z"/>
              </w:rPr>
            </w:pPr>
            <w:del w:id="9631" w:author="Thomas Dietz" w:date="2012-08-08T17:00:00Z">
              <w:r w:rsidRPr="009227FA" w:rsidDel="00ED0AEA">
                <w:delText>type tenth-of-a-percent;</w:delText>
              </w:r>
            </w:del>
          </w:p>
          <w:p w14:paraId="0DE5905D" w14:textId="15F3E1ED" w:rsidR="00F71F36" w:rsidRPr="009227FA" w:rsidDel="00ED0AEA" w:rsidRDefault="00F71F36" w:rsidP="00011096">
            <w:pPr>
              <w:pStyle w:val="XML5"/>
              <w:rPr>
                <w:del w:id="9632" w:author="Thomas Dietz" w:date="2012-08-08T17:00:00Z"/>
              </w:rPr>
            </w:pPr>
            <w:del w:id="9633" w:author="Thomas Dietz" w:date="2012-08-08T17:00:00Z">
              <w:r w:rsidRPr="009227FA" w:rsidDel="00ED0AEA">
                <w:delText>description "The maximum rate that is reserved for this queue in 1/10 of a percent of the actual rate. If not present the max-rate is not set.";</w:delText>
              </w:r>
            </w:del>
          </w:p>
          <w:p w14:paraId="3ADFF6DC" w14:textId="482EF58C" w:rsidR="00F71F36" w:rsidRPr="009227FA" w:rsidDel="00ED0AEA" w:rsidRDefault="00F71F36" w:rsidP="00011096">
            <w:pPr>
              <w:pStyle w:val="XML4"/>
              <w:rPr>
                <w:del w:id="9634" w:author="Thomas Dietz" w:date="2012-08-08T17:00:00Z"/>
              </w:rPr>
            </w:pPr>
            <w:del w:id="9635" w:author="Thomas Dietz" w:date="2012-08-08T17:00:00Z">
              <w:r w:rsidRPr="009227FA" w:rsidDel="00ED0AEA">
                <w:delText>}</w:delText>
              </w:r>
            </w:del>
          </w:p>
          <w:p w14:paraId="3D0E1CCE" w14:textId="4C8EDB64" w:rsidR="00F71F36" w:rsidRPr="009227FA" w:rsidDel="00ED0AEA" w:rsidRDefault="00F71F36" w:rsidP="00011096">
            <w:pPr>
              <w:pStyle w:val="XML4"/>
              <w:rPr>
                <w:del w:id="9636" w:author="Thomas Dietz" w:date="2012-08-08T17:00:00Z"/>
              </w:rPr>
            </w:pPr>
            <w:del w:id="9637" w:author="Thomas Dietz" w:date="2012-08-08T17:00:00Z">
              <w:r w:rsidRPr="009227FA" w:rsidDel="00ED0AEA">
                <w:delText>leaf-list experimenter {</w:delText>
              </w:r>
            </w:del>
          </w:p>
          <w:p w14:paraId="6173DE3B" w14:textId="1F837BDF" w:rsidR="00F71F36" w:rsidRPr="009227FA" w:rsidDel="00ED0AEA" w:rsidRDefault="00F71F36" w:rsidP="00011096">
            <w:pPr>
              <w:pStyle w:val="XML5"/>
              <w:rPr>
                <w:del w:id="9638" w:author="Thomas Dietz" w:date="2012-08-08T17:00:00Z"/>
              </w:rPr>
            </w:pPr>
            <w:del w:id="9639" w:author="Thomas Dietz" w:date="2012-08-08T17:00:00Z">
              <w:r w:rsidRPr="009227FA" w:rsidDel="00ED0AEA">
                <w:delText>type uint32;</w:delText>
              </w:r>
            </w:del>
          </w:p>
          <w:p w14:paraId="35215DA4" w14:textId="6D1C0F81" w:rsidR="00F71F36" w:rsidRPr="009227FA" w:rsidDel="00ED0AEA" w:rsidRDefault="00F71F36" w:rsidP="00011096">
            <w:pPr>
              <w:pStyle w:val="XML5"/>
              <w:rPr>
                <w:del w:id="9640" w:author="Thomas Dietz" w:date="2012-08-08T17:00:00Z"/>
              </w:rPr>
            </w:pPr>
            <w:del w:id="9641" w:author="Thomas Dietz" w:date="2012-08-08T17:00:00Z">
              <w:r w:rsidRPr="009227FA" w:rsidDel="00ED0AEA">
                <w:delText>description "A list of experimenter identifiers of queue properties used.";</w:delText>
              </w:r>
            </w:del>
          </w:p>
          <w:p w14:paraId="5C123F1C" w14:textId="688BBAE0" w:rsidR="00F71F36" w:rsidRPr="009227FA" w:rsidDel="00ED0AEA" w:rsidRDefault="00F71F36" w:rsidP="00011096">
            <w:pPr>
              <w:pStyle w:val="XML4"/>
              <w:rPr>
                <w:del w:id="9642" w:author="Thomas Dietz" w:date="2012-08-08T17:00:00Z"/>
              </w:rPr>
            </w:pPr>
            <w:del w:id="9643" w:author="Thomas Dietz" w:date="2012-08-08T17:00:00Z">
              <w:r w:rsidRPr="009227FA" w:rsidDel="00ED0AEA">
                <w:delText>}</w:delText>
              </w:r>
            </w:del>
          </w:p>
          <w:p w14:paraId="430BE98B" w14:textId="538D1CAF" w:rsidR="00F71F36" w:rsidRPr="009227FA" w:rsidDel="00ED0AEA" w:rsidRDefault="00F71F36" w:rsidP="00011096">
            <w:pPr>
              <w:pStyle w:val="XML3"/>
              <w:rPr>
                <w:del w:id="9644" w:author="Thomas Dietz" w:date="2012-08-08T17:00:00Z"/>
              </w:rPr>
            </w:pPr>
            <w:del w:id="9645" w:author="Thomas Dietz" w:date="2012-08-08T17:00:00Z">
              <w:r w:rsidRPr="009227FA" w:rsidDel="00ED0AEA">
                <w:delText>}</w:delText>
              </w:r>
            </w:del>
          </w:p>
          <w:p w14:paraId="3B0B4134" w14:textId="67924255" w:rsidR="00F71F36" w:rsidRPr="009227FA" w:rsidDel="00ED0AEA" w:rsidRDefault="00F71F36" w:rsidP="00011096">
            <w:pPr>
              <w:pStyle w:val="XML2"/>
              <w:rPr>
                <w:del w:id="9646" w:author="Thomas Dietz" w:date="2012-08-08T17:00:00Z"/>
              </w:rPr>
            </w:pPr>
            <w:del w:id="9647" w:author="Thomas Dietz" w:date="2012-08-08T17:00:00Z">
              <w:r w:rsidRPr="009227FA" w:rsidDel="00ED0AEA">
                <w:delText>}</w:delText>
              </w:r>
            </w:del>
          </w:p>
          <w:p w14:paraId="39D13B36" w14:textId="7107B222" w:rsidR="00F71F36" w:rsidRPr="003C232C" w:rsidDel="00ED0AEA" w:rsidRDefault="00F71F36" w:rsidP="00011096">
            <w:pPr>
              <w:pStyle w:val="XML20"/>
              <w:rPr>
                <w:del w:id="9648" w:author="Thomas Dietz" w:date="2012-08-08T17:00:00Z"/>
                <w:rFonts w:eastAsia="Times New Roman"/>
              </w:rPr>
            </w:pPr>
          </w:p>
          <w:p w14:paraId="2AD95FDC" w14:textId="4F49BAD6" w:rsidR="00F71F36" w:rsidRPr="009227FA" w:rsidDel="00ED0AEA" w:rsidRDefault="00F71F36" w:rsidP="00011096">
            <w:pPr>
              <w:pStyle w:val="XML2"/>
              <w:rPr>
                <w:del w:id="9649" w:author="Thomas Dietz" w:date="2012-08-08T17:00:00Z"/>
              </w:rPr>
            </w:pPr>
            <w:del w:id="9650" w:author="Thomas Dietz" w:date="2012-08-08T17:00:00Z">
              <w:r w:rsidRPr="009227FA" w:rsidDel="00ED0AEA">
                <w:delText>grouping openflow-port-current-features-grouping {</w:delText>
              </w:r>
            </w:del>
          </w:p>
          <w:p w14:paraId="703F3B35" w14:textId="5A918094" w:rsidR="00F71F36" w:rsidRPr="009227FA" w:rsidDel="00ED0AEA" w:rsidRDefault="00F71F36" w:rsidP="00011096">
            <w:pPr>
              <w:pStyle w:val="XML3"/>
              <w:rPr>
                <w:del w:id="9651" w:author="Thomas Dietz" w:date="2012-08-08T17:00:00Z"/>
              </w:rPr>
            </w:pPr>
            <w:del w:id="9652" w:author="Thomas Dietz" w:date="2012-08-08T17:00:00Z">
              <w:r w:rsidRPr="009227FA" w:rsidDel="00ED0AEA">
                <w:delText>description "The current features of a port.";</w:delText>
              </w:r>
            </w:del>
          </w:p>
          <w:p w14:paraId="44CF5A9D" w14:textId="1AFE89A1" w:rsidR="00F71F36" w:rsidRPr="009227FA" w:rsidDel="00ED0AEA" w:rsidRDefault="00F71F36" w:rsidP="00011096">
            <w:pPr>
              <w:pStyle w:val="XML3"/>
              <w:rPr>
                <w:del w:id="9653" w:author="Thomas Dietz" w:date="2012-08-08T17:00:00Z"/>
              </w:rPr>
            </w:pPr>
            <w:del w:id="9654" w:author="Thomas Dietz" w:date="2012-08-08T17:00:00Z">
              <w:r w:rsidRPr="009227FA" w:rsidDel="00ED0AEA">
                <w:delText>leaf rate {</w:delText>
              </w:r>
            </w:del>
          </w:p>
          <w:p w14:paraId="61D40456" w14:textId="31F2B37D" w:rsidR="00F71F36" w:rsidRPr="009227FA" w:rsidDel="00ED0AEA" w:rsidRDefault="00F71F36" w:rsidP="00011096">
            <w:pPr>
              <w:pStyle w:val="XML4"/>
              <w:rPr>
                <w:del w:id="9655" w:author="Thomas Dietz" w:date="2012-08-08T17:00:00Z"/>
              </w:rPr>
            </w:pPr>
            <w:del w:id="9656" w:author="Thomas Dietz" w:date="2012-08-08T17:00:00Z">
              <w:r w:rsidRPr="009227FA" w:rsidDel="00ED0AEA">
                <w:delText>type rate-type;</w:delText>
              </w:r>
            </w:del>
          </w:p>
          <w:p w14:paraId="1DB74623" w14:textId="46DC9F9F" w:rsidR="00F71F36" w:rsidRPr="009227FA" w:rsidDel="00ED0AEA" w:rsidRDefault="00F71F36" w:rsidP="00011096">
            <w:pPr>
              <w:pStyle w:val="XML4"/>
              <w:rPr>
                <w:del w:id="9657" w:author="Thomas Dietz" w:date="2012-08-08T17:00:00Z"/>
              </w:rPr>
            </w:pPr>
            <w:del w:id="9658" w:author="Thomas Dietz" w:date="2012-08-08T17:00:00Z">
              <w:r w:rsidRPr="009227FA" w:rsidDel="00ED0AEA">
                <w:delText>mandatory true;</w:delText>
              </w:r>
            </w:del>
          </w:p>
          <w:p w14:paraId="1B0A7FF6" w14:textId="0E871835" w:rsidR="00F71F36" w:rsidRPr="009227FA" w:rsidDel="00ED0AEA" w:rsidRDefault="00F71F36" w:rsidP="00011096">
            <w:pPr>
              <w:pStyle w:val="XML4"/>
              <w:rPr>
                <w:del w:id="9659" w:author="Thomas Dietz" w:date="2012-08-08T17:00:00Z"/>
              </w:rPr>
            </w:pPr>
            <w:del w:id="9660" w:author="Thomas Dietz" w:date="2012-08-08T17:00:00Z">
              <w:r w:rsidRPr="009227FA" w:rsidDel="00ED0AEA">
                <w:delText>description "The transmission rate that is currently used.";</w:delText>
              </w:r>
            </w:del>
          </w:p>
          <w:p w14:paraId="7CDBD2A3" w14:textId="6FB861F9" w:rsidR="00F71F36" w:rsidRPr="009227FA" w:rsidDel="00ED0AEA" w:rsidRDefault="00F71F36" w:rsidP="00011096">
            <w:pPr>
              <w:pStyle w:val="XML3"/>
              <w:rPr>
                <w:del w:id="9661" w:author="Thomas Dietz" w:date="2012-08-08T17:00:00Z"/>
              </w:rPr>
            </w:pPr>
            <w:del w:id="9662" w:author="Thomas Dietz" w:date="2012-08-08T17:00:00Z">
              <w:r w:rsidRPr="009227FA" w:rsidDel="00ED0AEA">
                <w:delText>}</w:delText>
              </w:r>
            </w:del>
          </w:p>
          <w:p w14:paraId="182CA1FE" w14:textId="0F937A8E" w:rsidR="00F71F36" w:rsidRPr="009227FA" w:rsidDel="00ED0AEA" w:rsidRDefault="00F71F36" w:rsidP="00011096">
            <w:pPr>
              <w:pStyle w:val="XML3"/>
              <w:rPr>
                <w:del w:id="9663" w:author="Thomas Dietz" w:date="2012-08-08T17:00:00Z"/>
              </w:rPr>
            </w:pPr>
            <w:del w:id="9664" w:author="Thomas Dietz" w:date="2012-08-08T17:00:00Z">
              <w:r w:rsidRPr="009227FA" w:rsidDel="00ED0AEA">
                <w:delText xml:space="preserve">leaf auto-negotiate { </w:delText>
              </w:r>
            </w:del>
          </w:p>
          <w:p w14:paraId="034F3A9C" w14:textId="27D15F0C" w:rsidR="00F71F36" w:rsidRPr="009227FA" w:rsidDel="00ED0AEA" w:rsidRDefault="00F71F36" w:rsidP="00011096">
            <w:pPr>
              <w:pStyle w:val="XML4"/>
              <w:rPr>
                <w:del w:id="9665" w:author="Thomas Dietz" w:date="2012-08-08T17:00:00Z"/>
              </w:rPr>
            </w:pPr>
            <w:del w:id="9666" w:author="Thomas Dietz" w:date="2012-08-08T17:00:00Z">
              <w:r w:rsidRPr="009227FA" w:rsidDel="00ED0AEA">
                <w:delText>type boolean;</w:delText>
              </w:r>
            </w:del>
          </w:p>
          <w:p w14:paraId="11882208" w14:textId="26381173" w:rsidR="00F71F36" w:rsidRPr="009227FA" w:rsidDel="00ED0AEA" w:rsidRDefault="00F71F36" w:rsidP="00011096">
            <w:pPr>
              <w:pStyle w:val="XML4"/>
              <w:rPr>
                <w:del w:id="9667" w:author="Thomas Dietz" w:date="2012-08-08T17:00:00Z"/>
              </w:rPr>
            </w:pPr>
            <w:del w:id="9668" w:author="Thomas Dietz" w:date="2012-08-08T17:00:00Z">
              <w:r w:rsidRPr="009227FA" w:rsidDel="00ED0AEA">
                <w:delText>mandatory true;</w:delText>
              </w:r>
            </w:del>
          </w:p>
          <w:p w14:paraId="2E8E3898" w14:textId="50022432" w:rsidR="00F71F36" w:rsidRPr="009227FA" w:rsidDel="00ED0AEA" w:rsidRDefault="00F71F36" w:rsidP="00011096">
            <w:pPr>
              <w:pStyle w:val="XML4"/>
              <w:rPr>
                <w:del w:id="9669" w:author="Thomas Dietz" w:date="2012-08-08T17:00:00Z"/>
              </w:rPr>
            </w:pPr>
            <w:del w:id="9670" w:author="Thomas Dietz" w:date="2012-08-08T17:00:00Z">
              <w:r w:rsidRPr="009227FA" w:rsidDel="00ED0AEA">
                <w:delText>description "Specifies if auto-negotiation of transmission parameters was used for the port.";</w:delText>
              </w:r>
            </w:del>
          </w:p>
          <w:p w14:paraId="211DE5BA" w14:textId="7D336D93" w:rsidR="00F71F36" w:rsidRPr="009227FA" w:rsidDel="00ED0AEA" w:rsidRDefault="00F71F36" w:rsidP="00011096">
            <w:pPr>
              <w:pStyle w:val="XML3"/>
              <w:rPr>
                <w:del w:id="9671" w:author="Thomas Dietz" w:date="2012-08-08T17:00:00Z"/>
              </w:rPr>
            </w:pPr>
            <w:del w:id="9672" w:author="Thomas Dietz" w:date="2012-08-08T17:00:00Z">
              <w:r w:rsidRPr="009227FA" w:rsidDel="00ED0AEA">
                <w:delText>}</w:delText>
              </w:r>
            </w:del>
          </w:p>
          <w:p w14:paraId="1302E77D" w14:textId="38FF9152" w:rsidR="00F71F36" w:rsidRPr="009227FA" w:rsidDel="00ED0AEA" w:rsidRDefault="00F71F36" w:rsidP="00011096">
            <w:pPr>
              <w:pStyle w:val="XML3"/>
              <w:rPr>
                <w:del w:id="9673" w:author="Thomas Dietz" w:date="2012-08-08T17:00:00Z"/>
              </w:rPr>
            </w:pPr>
            <w:del w:id="9674" w:author="Thomas Dietz" w:date="2012-08-08T17:00:00Z">
              <w:r w:rsidRPr="009227FA" w:rsidDel="00ED0AEA">
                <w:delText>leaf medium {</w:delText>
              </w:r>
            </w:del>
          </w:p>
          <w:p w14:paraId="717774DB" w14:textId="3F76C670" w:rsidR="00F71F36" w:rsidRPr="009227FA" w:rsidDel="00ED0AEA" w:rsidRDefault="00F71F36" w:rsidP="00011096">
            <w:pPr>
              <w:pStyle w:val="XML4"/>
              <w:rPr>
                <w:del w:id="9675" w:author="Thomas Dietz" w:date="2012-08-08T17:00:00Z"/>
              </w:rPr>
            </w:pPr>
            <w:del w:id="9676" w:author="Thomas Dietz" w:date="2012-08-08T17:00:00Z">
              <w:r w:rsidRPr="009227FA" w:rsidDel="00ED0AEA">
                <w:delText>type enumeration {</w:delText>
              </w:r>
            </w:del>
          </w:p>
          <w:p w14:paraId="0ECAFC95" w14:textId="4AA793C0" w:rsidR="00F71F36" w:rsidRPr="009227FA" w:rsidDel="00ED0AEA" w:rsidRDefault="00F71F36" w:rsidP="00011096">
            <w:pPr>
              <w:pStyle w:val="XML5"/>
              <w:rPr>
                <w:del w:id="9677" w:author="Thomas Dietz" w:date="2012-08-08T17:00:00Z"/>
              </w:rPr>
            </w:pPr>
            <w:del w:id="9678" w:author="Thomas Dietz" w:date="2012-08-08T17:00:00Z">
              <w:r w:rsidRPr="009227FA" w:rsidDel="00ED0AEA">
                <w:delText>enum copper;</w:delText>
              </w:r>
            </w:del>
          </w:p>
          <w:p w14:paraId="1C489FE5" w14:textId="19DBF728" w:rsidR="00F71F36" w:rsidRPr="009227FA" w:rsidDel="00ED0AEA" w:rsidRDefault="00F71F36" w:rsidP="00011096">
            <w:pPr>
              <w:pStyle w:val="XML5"/>
              <w:rPr>
                <w:del w:id="9679" w:author="Thomas Dietz" w:date="2012-08-08T17:00:00Z"/>
              </w:rPr>
            </w:pPr>
            <w:del w:id="9680" w:author="Thomas Dietz" w:date="2012-08-08T17:00:00Z">
              <w:r w:rsidRPr="009227FA" w:rsidDel="00ED0AEA">
                <w:delText>enum fiber;</w:delText>
              </w:r>
            </w:del>
          </w:p>
          <w:p w14:paraId="292ADDC6" w14:textId="26A57B2C" w:rsidR="00F71F36" w:rsidRPr="009227FA" w:rsidDel="00ED0AEA" w:rsidRDefault="00F71F36" w:rsidP="00011096">
            <w:pPr>
              <w:pStyle w:val="XML4"/>
              <w:rPr>
                <w:del w:id="9681" w:author="Thomas Dietz" w:date="2012-08-08T17:00:00Z"/>
              </w:rPr>
            </w:pPr>
            <w:del w:id="9682" w:author="Thomas Dietz" w:date="2012-08-08T17:00:00Z">
              <w:r w:rsidRPr="009227FA" w:rsidDel="00ED0AEA">
                <w:delText>}</w:delText>
              </w:r>
            </w:del>
          </w:p>
          <w:p w14:paraId="6C8AB6A4" w14:textId="3572FEF5" w:rsidR="00F71F36" w:rsidRPr="009227FA" w:rsidDel="00ED0AEA" w:rsidRDefault="00F71F36" w:rsidP="00011096">
            <w:pPr>
              <w:pStyle w:val="XML4"/>
              <w:rPr>
                <w:del w:id="9683" w:author="Thomas Dietz" w:date="2012-08-08T17:00:00Z"/>
              </w:rPr>
            </w:pPr>
            <w:del w:id="9684" w:author="Thomas Dietz" w:date="2012-08-08T17:00:00Z">
              <w:r w:rsidRPr="009227FA" w:rsidDel="00ED0AEA">
                <w:delText>mandatory true;</w:delText>
              </w:r>
            </w:del>
          </w:p>
          <w:p w14:paraId="208D96E2" w14:textId="348F22F7" w:rsidR="00F71F36" w:rsidRPr="009227FA" w:rsidDel="00ED0AEA" w:rsidRDefault="00F71F36" w:rsidP="00011096">
            <w:pPr>
              <w:pStyle w:val="XML4"/>
              <w:rPr>
                <w:del w:id="9685" w:author="Thomas Dietz" w:date="2012-08-08T17:00:00Z"/>
              </w:rPr>
            </w:pPr>
            <w:del w:id="9686" w:author="Thomas Dietz" w:date="2012-08-08T17:00:00Z">
              <w:r w:rsidRPr="009227FA" w:rsidDel="00ED0AEA">
                <w:delText>description "The transmission medium used by the port.";</w:delText>
              </w:r>
            </w:del>
          </w:p>
          <w:p w14:paraId="72E225C1" w14:textId="723D1C11" w:rsidR="00F71F36" w:rsidRPr="009227FA" w:rsidDel="00ED0AEA" w:rsidRDefault="00F71F36" w:rsidP="00011096">
            <w:pPr>
              <w:pStyle w:val="XML3"/>
              <w:rPr>
                <w:del w:id="9687" w:author="Thomas Dietz" w:date="2012-08-08T17:00:00Z"/>
              </w:rPr>
            </w:pPr>
            <w:del w:id="9688" w:author="Thomas Dietz" w:date="2012-08-08T17:00:00Z">
              <w:r w:rsidRPr="009227FA" w:rsidDel="00ED0AEA">
                <w:delText>}</w:delText>
              </w:r>
            </w:del>
          </w:p>
          <w:p w14:paraId="68CF4C28" w14:textId="2D6ABD2D" w:rsidR="00F71F36" w:rsidRPr="009227FA" w:rsidDel="00ED0AEA" w:rsidRDefault="00F71F36" w:rsidP="00011096">
            <w:pPr>
              <w:pStyle w:val="XML3"/>
              <w:rPr>
                <w:del w:id="9689" w:author="Thomas Dietz" w:date="2012-08-08T17:00:00Z"/>
              </w:rPr>
            </w:pPr>
            <w:del w:id="9690" w:author="Thomas Dietz" w:date="2012-08-08T17:00:00Z">
              <w:r w:rsidRPr="009227FA" w:rsidDel="00ED0AEA">
                <w:delText>leaf pause {</w:delText>
              </w:r>
            </w:del>
          </w:p>
          <w:p w14:paraId="73A97BDC" w14:textId="72E82AB5" w:rsidR="00F71F36" w:rsidRPr="009227FA" w:rsidDel="00ED0AEA" w:rsidRDefault="00F71F36" w:rsidP="00011096">
            <w:pPr>
              <w:pStyle w:val="XML4"/>
              <w:rPr>
                <w:del w:id="9691" w:author="Thomas Dietz" w:date="2012-08-08T17:00:00Z"/>
              </w:rPr>
            </w:pPr>
            <w:del w:id="9692" w:author="Thomas Dietz" w:date="2012-08-08T17:00:00Z">
              <w:r w:rsidRPr="009227FA" w:rsidDel="00ED0AEA">
                <w:delText>type enumeration {</w:delText>
              </w:r>
            </w:del>
          </w:p>
          <w:p w14:paraId="4801A540" w14:textId="4FBB46E8" w:rsidR="00F71F36" w:rsidRPr="009227FA" w:rsidDel="00ED0AEA" w:rsidRDefault="00F71F36" w:rsidP="00011096">
            <w:pPr>
              <w:pStyle w:val="XML5"/>
              <w:rPr>
                <w:del w:id="9693" w:author="Thomas Dietz" w:date="2012-08-08T17:00:00Z"/>
              </w:rPr>
            </w:pPr>
            <w:del w:id="9694" w:author="Thomas Dietz" w:date="2012-08-08T17:00:00Z">
              <w:r w:rsidRPr="009227FA" w:rsidDel="00ED0AEA">
                <w:delText>enum unsupported;</w:delText>
              </w:r>
            </w:del>
          </w:p>
          <w:p w14:paraId="022D6BAF" w14:textId="5E9C145C" w:rsidR="00F71F36" w:rsidRPr="009227FA" w:rsidDel="00ED0AEA" w:rsidRDefault="00F71F36" w:rsidP="00011096">
            <w:pPr>
              <w:pStyle w:val="XML5"/>
              <w:rPr>
                <w:del w:id="9695" w:author="Thomas Dietz" w:date="2012-08-08T17:00:00Z"/>
              </w:rPr>
            </w:pPr>
            <w:del w:id="9696" w:author="Thomas Dietz" w:date="2012-08-08T17:00:00Z">
              <w:r w:rsidRPr="009227FA" w:rsidDel="00ED0AEA">
                <w:delText>enum symmetric;</w:delText>
              </w:r>
            </w:del>
          </w:p>
          <w:p w14:paraId="2388CD7A" w14:textId="24C604B6" w:rsidR="00F71F36" w:rsidRPr="009227FA" w:rsidDel="00ED0AEA" w:rsidRDefault="00F71F36" w:rsidP="00011096">
            <w:pPr>
              <w:pStyle w:val="XML5"/>
              <w:rPr>
                <w:del w:id="9697" w:author="Thomas Dietz" w:date="2012-08-08T17:00:00Z"/>
              </w:rPr>
            </w:pPr>
            <w:del w:id="9698" w:author="Thomas Dietz" w:date="2012-08-08T17:00:00Z">
              <w:r w:rsidRPr="009227FA" w:rsidDel="00ED0AEA">
                <w:delText>enum asymmetric;</w:delText>
              </w:r>
            </w:del>
          </w:p>
          <w:p w14:paraId="523F7DF0" w14:textId="5BAF742F" w:rsidR="00F71F36" w:rsidRPr="009227FA" w:rsidDel="00ED0AEA" w:rsidRDefault="00F71F36" w:rsidP="00011096">
            <w:pPr>
              <w:pStyle w:val="XML4"/>
              <w:rPr>
                <w:del w:id="9699" w:author="Thomas Dietz" w:date="2012-08-08T17:00:00Z"/>
              </w:rPr>
            </w:pPr>
            <w:del w:id="9700" w:author="Thomas Dietz" w:date="2012-08-08T17:00:00Z">
              <w:r w:rsidRPr="009227FA" w:rsidDel="00ED0AEA">
                <w:delText>}</w:delText>
              </w:r>
            </w:del>
          </w:p>
          <w:p w14:paraId="68CF4F01" w14:textId="75092682" w:rsidR="00F71F36" w:rsidRPr="009227FA" w:rsidDel="00ED0AEA" w:rsidRDefault="00F71F36" w:rsidP="00011096">
            <w:pPr>
              <w:pStyle w:val="XML4"/>
              <w:rPr>
                <w:del w:id="9701" w:author="Thomas Dietz" w:date="2012-08-08T17:00:00Z"/>
              </w:rPr>
            </w:pPr>
            <w:del w:id="9702" w:author="Thomas Dietz" w:date="2012-08-08T17:00:00Z">
              <w:r w:rsidRPr="009227FA" w:rsidDel="00ED0AEA">
                <w:delText>mandatory true;</w:delText>
              </w:r>
            </w:del>
          </w:p>
          <w:p w14:paraId="7416CC00" w14:textId="7B173798" w:rsidR="00F71F36" w:rsidRPr="009227FA" w:rsidDel="00ED0AEA" w:rsidRDefault="00F71F36" w:rsidP="00011096">
            <w:pPr>
              <w:pStyle w:val="XML4"/>
              <w:rPr>
                <w:del w:id="9703" w:author="Thomas Dietz" w:date="2012-08-08T17:00:00Z"/>
              </w:rPr>
            </w:pPr>
            <w:del w:id="9704" w:author="Thomas Dietz" w:date="2012-08-08T17:00:00Z">
              <w:r w:rsidRPr="009227FA" w:rsidDel="00ED0AEA">
                <w:delText>description "Specifies if pausing of transmission is supported at all and if yes if it is asymmetric or symmetric.";</w:delText>
              </w:r>
            </w:del>
          </w:p>
          <w:p w14:paraId="299D18C2" w14:textId="44BCB17D" w:rsidR="00F71F36" w:rsidRPr="009227FA" w:rsidDel="00ED0AEA" w:rsidRDefault="00F71F36" w:rsidP="00011096">
            <w:pPr>
              <w:pStyle w:val="XML3"/>
              <w:rPr>
                <w:del w:id="9705" w:author="Thomas Dietz" w:date="2012-08-08T17:00:00Z"/>
              </w:rPr>
            </w:pPr>
            <w:del w:id="9706" w:author="Thomas Dietz" w:date="2012-08-08T17:00:00Z">
              <w:r w:rsidRPr="009227FA" w:rsidDel="00ED0AEA">
                <w:delText>}</w:delText>
              </w:r>
            </w:del>
          </w:p>
          <w:p w14:paraId="0ACB8E97" w14:textId="7A005440" w:rsidR="00F71F36" w:rsidDel="00ED0AEA" w:rsidRDefault="00F71F36" w:rsidP="00011096">
            <w:pPr>
              <w:pStyle w:val="XML2"/>
              <w:rPr>
                <w:del w:id="9707" w:author="Thomas Dietz" w:date="2012-08-08T17:00:00Z"/>
              </w:rPr>
            </w:pPr>
            <w:del w:id="9708" w:author="Thomas Dietz" w:date="2012-08-08T17:00:00Z">
              <w:r w:rsidRPr="009227FA" w:rsidDel="00ED0AEA">
                <w:delText>}</w:delText>
              </w:r>
            </w:del>
          </w:p>
          <w:p w14:paraId="2C22E397" w14:textId="79AD03C6" w:rsidR="00F931EC" w:rsidRPr="009227FA" w:rsidDel="00ED0AEA" w:rsidRDefault="00F931EC" w:rsidP="00011096">
            <w:pPr>
              <w:pStyle w:val="XML2"/>
              <w:rPr>
                <w:del w:id="9709" w:author="Thomas Dietz" w:date="2012-08-08T17:00:00Z"/>
              </w:rPr>
            </w:pPr>
          </w:p>
          <w:p w14:paraId="20C94EA8" w14:textId="7D76ABC0" w:rsidR="00F931EC" w:rsidRPr="009227FA" w:rsidDel="00ED0AEA" w:rsidRDefault="00F931EC" w:rsidP="00F931EC">
            <w:pPr>
              <w:pStyle w:val="XML2"/>
              <w:rPr>
                <w:del w:id="9710" w:author="Thomas Dietz" w:date="2012-08-08T17:00:00Z"/>
              </w:rPr>
            </w:pPr>
            <w:del w:id="9711" w:author="Thomas Dietz" w:date="2012-08-08T17:00:00Z">
              <w:r w:rsidRPr="009227FA" w:rsidDel="00ED0AEA">
                <w:delText>grouping openflow-port-other-features-grouping {</w:delText>
              </w:r>
            </w:del>
          </w:p>
          <w:p w14:paraId="65DB4112" w14:textId="4CA7E973" w:rsidR="00F931EC" w:rsidRPr="009227FA" w:rsidDel="00ED0AEA" w:rsidRDefault="00F931EC" w:rsidP="00F931EC">
            <w:pPr>
              <w:pStyle w:val="XML3"/>
              <w:rPr>
                <w:del w:id="9712" w:author="Thomas Dietz" w:date="2012-08-08T17:00:00Z"/>
              </w:rPr>
            </w:pPr>
            <w:del w:id="9713" w:author="Thomas Dietz" w:date="2012-08-08T17:00:00Z">
              <w:r w:rsidRPr="009227FA" w:rsidDel="00ED0AEA">
                <w:lastRenderedPageBreak/>
                <w:delText>description "The features of a port that are supported or  advertised.";</w:delText>
              </w:r>
            </w:del>
          </w:p>
          <w:p w14:paraId="275C38AA" w14:textId="60B3AEA0" w:rsidR="00F931EC" w:rsidRPr="009227FA" w:rsidDel="00ED0AEA" w:rsidRDefault="00F931EC" w:rsidP="00F931EC">
            <w:pPr>
              <w:pStyle w:val="XML3"/>
              <w:rPr>
                <w:del w:id="9714" w:author="Thomas Dietz" w:date="2012-08-08T17:00:00Z"/>
              </w:rPr>
            </w:pPr>
            <w:del w:id="9715" w:author="Thomas Dietz" w:date="2012-08-08T17:00:00Z">
              <w:r w:rsidRPr="009227FA" w:rsidDel="00ED0AEA">
                <w:delText>leaf-list rate {</w:delText>
              </w:r>
            </w:del>
          </w:p>
          <w:p w14:paraId="17F6A588" w14:textId="683F25C3" w:rsidR="00F931EC" w:rsidRPr="009227FA" w:rsidDel="00ED0AEA" w:rsidRDefault="00F931EC" w:rsidP="00F931EC">
            <w:pPr>
              <w:pStyle w:val="XML4"/>
              <w:rPr>
                <w:del w:id="9716" w:author="Thomas Dietz" w:date="2012-08-08T17:00:00Z"/>
              </w:rPr>
            </w:pPr>
            <w:del w:id="9717" w:author="Thomas Dietz" w:date="2012-08-08T17:00:00Z">
              <w:r w:rsidRPr="009227FA" w:rsidDel="00ED0AEA">
                <w:delText>type rate-type;</w:delText>
              </w:r>
            </w:del>
          </w:p>
          <w:p w14:paraId="6C3908BA" w14:textId="59988A6C" w:rsidR="00F931EC" w:rsidRPr="009227FA" w:rsidDel="00ED0AEA" w:rsidRDefault="00F931EC" w:rsidP="00F931EC">
            <w:pPr>
              <w:pStyle w:val="XML4"/>
              <w:rPr>
                <w:del w:id="9718" w:author="Thomas Dietz" w:date="2012-08-08T17:00:00Z"/>
              </w:rPr>
            </w:pPr>
            <w:del w:id="9719" w:author="Thomas Dietz" w:date="2012-08-08T17:00:00Z">
              <w:r w:rsidRPr="009227FA" w:rsidDel="00ED0AEA">
                <w:delText>min-elements 1;</w:delText>
              </w:r>
            </w:del>
          </w:p>
          <w:p w14:paraId="6310BBDB" w14:textId="315EA0A7" w:rsidR="00F931EC" w:rsidRPr="009227FA" w:rsidDel="00ED0AEA" w:rsidRDefault="00F931EC" w:rsidP="00F931EC">
            <w:pPr>
              <w:pStyle w:val="XML4"/>
              <w:rPr>
                <w:del w:id="9720" w:author="Thomas Dietz" w:date="2012-08-08T17:00:00Z"/>
              </w:rPr>
            </w:pPr>
            <w:del w:id="9721" w:author="Thomas Dietz" w:date="2012-08-08T17:00:00Z">
              <w:r w:rsidRPr="009227FA" w:rsidDel="00ED0AEA">
                <w:delText>description "The transmission rate that is supported or advertised. Multiple transmissions rates are allowed.";</w:delText>
              </w:r>
            </w:del>
          </w:p>
          <w:p w14:paraId="1403BD2B" w14:textId="1645F040" w:rsidR="00F931EC" w:rsidRPr="009227FA" w:rsidDel="00ED0AEA" w:rsidRDefault="00F931EC" w:rsidP="00F931EC">
            <w:pPr>
              <w:pStyle w:val="XML3"/>
              <w:rPr>
                <w:del w:id="9722" w:author="Thomas Dietz" w:date="2012-08-08T17:00:00Z"/>
              </w:rPr>
            </w:pPr>
            <w:del w:id="9723" w:author="Thomas Dietz" w:date="2012-08-08T17:00:00Z">
              <w:r w:rsidRPr="009227FA" w:rsidDel="00ED0AEA">
                <w:delText>}</w:delText>
              </w:r>
            </w:del>
          </w:p>
          <w:p w14:paraId="6E7CD0B8" w14:textId="141E88F7" w:rsidR="00F931EC" w:rsidRPr="009227FA" w:rsidDel="00ED0AEA" w:rsidRDefault="00F931EC" w:rsidP="00F931EC">
            <w:pPr>
              <w:pStyle w:val="XML3"/>
              <w:rPr>
                <w:del w:id="9724" w:author="Thomas Dietz" w:date="2012-08-08T17:00:00Z"/>
              </w:rPr>
            </w:pPr>
            <w:del w:id="9725" w:author="Thomas Dietz" w:date="2012-08-08T17:00:00Z">
              <w:r w:rsidRPr="009227FA" w:rsidDel="00ED0AEA">
                <w:delText xml:space="preserve">leaf auto-negotiate { </w:delText>
              </w:r>
            </w:del>
          </w:p>
          <w:p w14:paraId="4560023A" w14:textId="72792AAB" w:rsidR="00F931EC" w:rsidRPr="009227FA" w:rsidDel="00ED0AEA" w:rsidRDefault="00F931EC" w:rsidP="00F931EC">
            <w:pPr>
              <w:pStyle w:val="XML4"/>
              <w:rPr>
                <w:del w:id="9726" w:author="Thomas Dietz" w:date="2012-08-08T17:00:00Z"/>
              </w:rPr>
            </w:pPr>
            <w:del w:id="9727" w:author="Thomas Dietz" w:date="2012-08-08T17:00:00Z">
              <w:r w:rsidRPr="009227FA" w:rsidDel="00ED0AEA">
                <w:delText>type boolean;</w:delText>
              </w:r>
            </w:del>
          </w:p>
          <w:p w14:paraId="0F424DC1" w14:textId="2D66D224" w:rsidR="00F931EC" w:rsidRPr="009227FA" w:rsidDel="00ED0AEA" w:rsidRDefault="00F931EC" w:rsidP="00F931EC">
            <w:pPr>
              <w:pStyle w:val="XML4"/>
              <w:rPr>
                <w:del w:id="9728" w:author="Thomas Dietz" w:date="2012-08-08T17:00:00Z"/>
              </w:rPr>
            </w:pPr>
            <w:del w:id="9729" w:author="Thomas Dietz" w:date="2012-08-08T17:00:00Z">
              <w:r w:rsidRPr="009227FA" w:rsidDel="00ED0AEA">
                <w:delText>mandatory true;</w:delText>
              </w:r>
            </w:del>
          </w:p>
          <w:p w14:paraId="7DADA10D" w14:textId="5C9877D5" w:rsidR="00F931EC" w:rsidRPr="009227FA" w:rsidDel="00ED0AEA" w:rsidRDefault="00F931EC" w:rsidP="00F931EC">
            <w:pPr>
              <w:pStyle w:val="XML4"/>
              <w:rPr>
                <w:del w:id="9730" w:author="Thomas Dietz" w:date="2012-08-08T17:00:00Z"/>
              </w:rPr>
            </w:pPr>
            <w:del w:id="9731" w:author="Thomas Dietz" w:date="2012-08-08T17:00:00Z">
              <w:r w:rsidRPr="009227FA" w:rsidDel="00ED0AEA">
                <w:delText>description "Specifies if auto-negotiation of transmission parameters is enabled for the port.";</w:delText>
              </w:r>
            </w:del>
          </w:p>
          <w:p w14:paraId="09087BEB" w14:textId="603A0E87" w:rsidR="00F931EC" w:rsidRPr="009227FA" w:rsidDel="00ED0AEA" w:rsidRDefault="00F931EC" w:rsidP="00F931EC">
            <w:pPr>
              <w:pStyle w:val="XML3"/>
              <w:rPr>
                <w:del w:id="9732" w:author="Thomas Dietz" w:date="2012-08-08T17:00:00Z"/>
              </w:rPr>
            </w:pPr>
            <w:del w:id="9733" w:author="Thomas Dietz" w:date="2012-08-08T17:00:00Z">
              <w:r w:rsidRPr="009227FA" w:rsidDel="00ED0AEA">
                <w:delText>}</w:delText>
              </w:r>
            </w:del>
          </w:p>
          <w:p w14:paraId="25869427" w14:textId="2E4C3D51" w:rsidR="00F931EC" w:rsidRPr="009227FA" w:rsidDel="00ED0AEA" w:rsidRDefault="00F931EC" w:rsidP="00F931EC">
            <w:pPr>
              <w:pStyle w:val="XML3"/>
              <w:rPr>
                <w:del w:id="9734" w:author="Thomas Dietz" w:date="2012-08-08T17:00:00Z"/>
              </w:rPr>
            </w:pPr>
            <w:del w:id="9735" w:author="Thomas Dietz" w:date="2012-08-08T17:00:00Z">
              <w:r w:rsidRPr="009227FA" w:rsidDel="00ED0AEA">
                <w:delText>leaf-list medium {</w:delText>
              </w:r>
            </w:del>
          </w:p>
          <w:p w14:paraId="36EE7555" w14:textId="3DD911F6" w:rsidR="00F931EC" w:rsidRPr="009227FA" w:rsidDel="00ED0AEA" w:rsidRDefault="00F931EC" w:rsidP="00F931EC">
            <w:pPr>
              <w:pStyle w:val="XML4"/>
              <w:rPr>
                <w:del w:id="9736" w:author="Thomas Dietz" w:date="2012-08-08T17:00:00Z"/>
              </w:rPr>
            </w:pPr>
            <w:del w:id="9737" w:author="Thomas Dietz" w:date="2012-08-08T17:00:00Z">
              <w:r w:rsidRPr="009227FA" w:rsidDel="00ED0AEA">
                <w:delText>type enumeration {</w:delText>
              </w:r>
            </w:del>
          </w:p>
          <w:p w14:paraId="75181D8F" w14:textId="4B92D36C" w:rsidR="00F931EC" w:rsidRPr="009227FA" w:rsidDel="00ED0AEA" w:rsidRDefault="00F931EC" w:rsidP="00F931EC">
            <w:pPr>
              <w:pStyle w:val="XML5"/>
              <w:rPr>
                <w:del w:id="9738" w:author="Thomas Dietz" w:date="2012-08-08T17:00:00Z"/>
              </w:rPr>
            </w:pPr>
            <w:del w:id="9739" w:author="Thomas Dietz" w:date="2012-08-08T17:00:00Z">
              <w:r w:rsidRPr="009227FA" w:rsidDel="00ED0AEA">
                <w:delText>enum copper;</w:delText>
              </w:r>
            </w:del>
          </w:p>
          <w:p w14:paraId="3932F56E" w14:textId="5AC5B3E5" w:rsidR="00F931EC" w:rsidRPr="009227FA" w:rsidDel="00ED0AEA" w:rsidRDefault="00F931EC" w:rsidP="00F931EC">
            <w:pPr>
              <w:pStyle w:val="XML5"/>
              <w:rPr>
                <w:del w:id="9740" w:author="Thomas Dietz" w:date="2012-08-08T17:00:00Z"/>
              </w:rPr>
            </w:pPr>
            <w:del w:id="9741" w:author="Thomas Dietz" w:date="2012-08-08T17:00:00Z">
              <w:r w:rsidRPr="009227FA" w:rsidDel="00ED0AEA">
                <w:delText>enum fiber;</w:delText>
              </w:r>
            </w:del>
          </w:p>
          <w:p w14:paraId="72FE47D0" w14:textId="6D9333FA" w:rsidR="00F931EC" w:rsidRPr="009227FA" w:rsidDel="00ED0AEA" w:rsidRDefault="00F931EC" w:rsidP="00F931EC">
            <w:pPr>
              <w:pStyle w:val="XML4"/>
              <w:rPr>
                <w:del w:id="9742" w:author="Thomas Dietz" w:date="2012-08-08T17:00:00Z"/>
              </w:rPr>
            </w:pPr>
            <w:del w:id="9743" w:author="Thomas Dietz" w:date="2012-08-08T17:00:00Z">
              <w:r w:rsidRPr="009227FA" w:rsidDel="00ED0AEA">
                <w:delText>}</w:delText>
              </w:r>
            </w:del>
          </w:p>
          <w:p w14:paraId="2015E203" w14:textId="39757E50" w:rsidR="00F931EC" w:rsidRPr="009227FA" w:rsidDel="00ED0AEA" w:rsidRDefault="00F931EC" w:rsidP="00F931EC">
            <w:pPr>
              <w:pStyle w:val="XML4"/>
              <w:rPr>
                <w:del w:id="9744" w:author="Thomas Dietz" w:date="2012-08-08T17:00:00Z"/>
              </w:rPr>
            </w:pPr>
            <w:del w:id="9745" w:author="Thomas Dietz" w:date="2012-08-08T17:00:00Z">
              <w:r w:rsidRPr="009227FA" w:rsidDel="00ED0AEA">
                <w:delText>min-elements 1;</w:delText>
              </w:r>
            </w:del>
          </w:p>
          <w:p w14:paraId="028C52B4" w14:textId="6B7B9B07" w:rsidR="00F931EC" w:rsidRPr="009227FA" w:rsidDel="00ED0AEA" w:rsidRDefault="00F931EC" w:rsidP="00F931EC">
            <w:pPr>
              <w:pStyle w:val="XML4"/>
              <w:rPr>
                <w:del w:id="9746" w:author="Thomas Dietz" w:date="2012-08-08T17:00:00Z"/>
              </w:rPr>
            </w:pPr>
            <w:del w:id="9747" w:author="Thomas Dietz" w:date="2012-08-08T17:00:00Z">
              <w:r w:rsidRPr="009227FA" w:rsidDel="00ED0AEA">
                <w:delText>description "The transmission medium used by the port.</w:delText>
              </w:r>
            </w:del>
          </w:p>
          <w:p w14:paraId="5C4D6D0D" w14:textId="7FF73ED2" w:rsidR="00F931EC" w:rsidRPr="009227FA" w:rsidDel="00ED0AEA" w:rsidRDefault="00F931EC" w:rsidP="00F931EC">
            <w:pPr>
              <w:pStyle w:val="XML5"/>
              <w:rPr>
                <w:del w:id="9748" w:author="Thomas Dietz" w:date="2012-08-08T17:00:00Z"/>
              </w:rPr>
            </w:pPr>
            <w:del w:id="9749" w:author="Thomas Dietz" w:date="2012-08-08T17:00:00Z">
              <w:r w:rsidRPr="009227FA" w:rsidDel="00ED0AEA">
                <w:delText>Multiple media are allowed.";</w:delText>
              </w:r>
            </w:del>
          </w:p>
          <w:p w14:paraId="215D6544" w14:textId="4B31F20E" w:rsidR="00F931EC" w:rsidRPr="009227FA" w:rsidDel="00ED0AEA" w:rsidRDefault="00F931EC" w:rsidP="00F931EC">
            <w:pPr>
              <w:pStyle w:val="XML3"/>
              <w:rPr>
                <w:del w:id="9750" w:author="Thomas Dietz" w:date="2012-08-08T17:00:00Z"/>
              </w:rPr>
            </w:pPr>
            <w:del w:id="9751" w:author="Thomas Dietz" w:date="2012-08-08T17:00:00Z">
              <w:r w:rsidRPr="009227FA" w:rsidDel="00ED0AEA">
                <w:delText>}</w:delText>
              </w:r>
            </w:del>
          </w:p>
          <w:p w14:paraId="1702AE82" w14:textId="561FCEFD" w:rsidR="00F931EC" w:rsidRPr="009227FA" w:rsidDel="00ED0AEA" w:rsidRDefault="00F931EC" w:rsidP="00F931EC">
            <w:pPr>
              <w:pStyle w:val="XML3"/>
              <w:rPr>
                <w:del w:id="9752" w:author="Thomas Dietz" w:date="2012-08-08T17:00:00Z"/>
              </w:rPr>
            </w:pPr>
            <w:del w:id="9753" w:author="Thomas Dietz" w:date="2012-08-08T17:00:00Z">
              <w:r w:rsidRPr="009227FA" w:rsidDel="00ED0AEA">
                <w:delText>leaf pause {</w:delText>
              </w:r>
            </w:del>
          </w:p>
          <w:p w14:paraId="5CED6BAB" w14:textId="1D5499D4" w:rsidR="00F931EC" w:rsidRPr="009227FA" w:rsidDel="00ED0AEA" w:rsidRDefault="00F931EC" w:rsidP="00F931EC">
            <w:pPr>
              <w:pStyle w:val="XML4"/>
              <w:rPr>
                <w:del w:id="9754" w:author="Thomas Dietz" w:date="2012-08-08T17:00:00Z"/>
              </w:rPr>
            </w:pPr>
            <w:del w:id="9755" w:author="Thomas Dietz" w:date="2012-08-08T17:00:00Z">
              <w:r w:rsidRPr="009227FA" w:rsidDel="00ED0AEA">
                <w:delText>type enumeration {</w:delText>
              </w:r>
            </w:del>
          </w:p>
          <w:p w14:paraId="1B48730A" w14:textId="519E0C4B" w:rsidR="00F931EC" w:rsidRPr="009227FA" w:rsidDel="00ED0AEA" w:rsidRDefault="00F931EC" w:rsidP="00F931EC">
            <w:pPr>
              <w:pStyle w:val="XML5"/>
              <w:rPr>
                <w:del w:id="9756" w:author="Thomas Dietz" w:date="2012-08-08T17:00:00Z"/>
              </w:rPr>
            </w:pPr>
            <w:del w:id="9757" w:author="Thomas Dietz" w:date="2012-08-08T17:00:00Z">
              <w:r w:rsidRPr="009227FA" w:rsidDel="00ED0AEA">
                <w:delText>enum unsupported;</w:delText>
              </w:r>
            </w:del>
          </w:p>
          <w:p w14:paraId="4571FA09" w14:textId="374A6E84" w:rsidR="00F931EC" w:rsidRPr="009227FA" w:rsidDel="00ED0AEA" w:rsidRDefault="00F931EC" w:rsidP="00F931EC">
            <w:pPr>
              <w:pStyle w:val="XML5"/>
              <w:rPr>
                <w:del w:id="9758" w:author="Thomas Dietz" w:date="2012-08-08T17:00:00Z"/>
              </w:rPr>
            </w:pPr>
            <w:del w:id="9759" w:author="Thomas Dietz" w:date="2012-08-08T17:00:00Z">
              <w:r w:rsidRPr="009227FA" w:rsidDel="00ED0AEA">
                <w:delText>enum symmetric;</w:delText>
              </w:r>
            </w:del>
          </w:p>
          <w:p w14:paraId="4091F5F9" w14:textId="3D7E8C8E" w:rsidR="00F931EC" w:rsidRPr="009227FA" w:rsidDel="00ED0AEA" w:rsidRDefault="00F931EC" w:rsidP="00F931EC">
            <w:pPr>
              <w:pStyle w:val="XML5"/>
              <w:rPr>
                <w:del w:id="9760" w:author="Thomas Dietz" w:date="2012-08-08T17:00:00Z"/>
              </w:rPr>
            </w:pPr>
            <w:del w:id="9761" w:author="Thomas Dietz" w:date="2012-08-08T17:00:00Z">
              <w:r w:rsidRPr="009227FA" w:rsidDel="00ED0AEA">
                <w:delText>enum asymmetric;</w:delText>
              </w:r>
            </w:del>
          </w:p>
          <w:p w14:paraId="3A962EF8" w14:textId="3AE2EBD1" w:rsidR="00F931EC" w:rsidRPr="009227FA" w:rsidDel="00ED0AEA" w:rsidRDefault="00F931EC" w:rsidP="00F931EC">
            <w:pPr>
              <w:pStyle w:val="XML4"/>
              <w:rPr>
                <w:del w:id="9762" w:author="Thomas Dietz" w:date="2012-08-08T17:00:00Z"/>
              </w:rPr>
            </w:pPr>
            <w:del w:id="9763" w:author="Thomas Dietz" w:date="2012-08-08T17:00:00Z">
              <w:r w:rsidRPr="009227FA" w:rsidDel="00ED0AEA">
                <w:delText>}</w:delText>
              </w:r>
            </w:del>
          </w:p>
          <w:p w14:paraId="2E94ADF2" w14:textId="21D6CC27" w:rsidR="00F931EC" w:rsidRPr="009227FA" w:rsidDel="00ED0AEA" w:rsidRDefault="00F931EC" w:rsidP="00F931EC">
            <w:pPr>
              <w:pStyle w:val="XML4"/>
              <w:rPr>
                <w:del w:id="9764" w:author="Thomas Dietz" w:date="2012-08-08T17:00:00Z"/>
              </w:rPr>
            </w:pPr>
            <w:del w:id="9765" w:author="Thomas Dietz" w:date="2012-08-08T17:00:00Z">
              <w:r w:rsidRPr="009227FA" w:rsidDel="00ED0AEA">
                <w:delText>description "Specifies if pausing of transmission is supported at all and if yes if it is asymmetric or symmetric.";</w:delText>
              </w:r>
            </w:del>
          </w:p>
          <w:p w14:paraId="18E1EC31" w14:textId="4862B714" w:rsidR="00F931EC" w:rsidRPr="009227FA" w:rsidDel="00ED0AEA" w:rsidRDefault="00F931EC" w:rsidP="00F931EC">
            <w:pPr>
              <w:pStyle w:val="XML3"/>
              <w:rPr>
                <w:del w:id="9766" w:author="Thomas Dietz" w:date="2012-08-08T17:00:00Z"/>
              </w:rPr>
            </w:pPr>
            <w:del w:id="9767" w:author="Thomas Dietz" w:date="2012-08-08T17:00:00Z">
              <w:r w:rsidRPr="009227FA" w:rsidDel="00ED0AEA">
                <w:delText>}</w:delText>
              </w:r>
            </w:del>
          </w:p>
          <w:p w14:paraId="2E2ECE05" w14:textId="0E165BFA" w:rsidR="00F931EC" w:rsidRPr="009227FA" w:rsidDel="00ED0AEA" w:rsidRDefault="00F931EC" w:rsidP="00F931EC">
            <w:pPr>
              <w:pStyle w:val="XML2"/>
              <w:rPr>
                <w:del w:id="9768" w:author="Thomas Dietz" w:date="2012-08-08T17:00:00Z"/>
              </w:rPr>
            </w:pPr>
            <w:del w:id="9769" w:author="Thomas Dietz" w:date="2012-08-08T17:00:00Z">
              <w:r w:rsidRPr="009227FA" w:rsidDel="00ED0AEA">
                <w:delText>}</w:delText>
              </w:r>
            </w:del>
          </w:p>
          <w:p w14:paraId="54A274D3" w14:textId="0AD333E8" w:rsidR="00F931EC" w:rsidRPr="009227FA" w:rsidDel="00ED0AEA" w:rsidRDefault="00F931EC" w:rsidP="00F931EC">
            <w:pPr>
              <w:pStyle w:val="XML1"/>
              <w:rPr>
                <w:del w:id="9770" w:author="Thomas Dietz" w:date="2012-08-08T17:00:00Z"/>
              </w:rPr>
            </w:pPr>
          </w:p>
          <w:p w14:paraId="4D9841D2" w14:textId="6D3E2B7C" w:rsidR="008B56E6" w:rsidRPr="009F1B7D" w:rsidDel="00ED0AEA" w:rsidRDefault="008B56E6" w:rsidP="004165BB">
            <w:pPr>
              <w:pStyle w:val="XML2"/>
              <w:rPr>
                <w:del w:id="9771" w:author="Thomas Dietz" w:date="2012-08-08T17:00:00Z"/>
              </w:rPr>
            </w:pPr>
            <w:del w:id="9772" w:author="Thomas Dietz" w:date="2012-08-08T17:00:00Z">
              <w:r w:rsidRPr="009F1B7D" w:rsidDel="00ED0AEA">
                <w:delText>grouping openflow-</w:delText>
              </w:r>
              <w:r w:rsidDel="00ED0AEA">
                <w:delText>external-certificate</w:delText>
              </w:r>
              <w:r w:rsidRPr="009F1B7D" w:rsidDel="00ED0AEA">
                <w:delText>-grouping {</w:delText>
              </w:r>
            </w:del>
          </w:p>
          <w:p w14:paraId="3468B79C" w14:textId="0FD01C12" w:rsidR="008B56E6" w:rsidRPr="009F1B7D" w:rsidDel="00ED0AEA" w:rsidRDefault="008B56E6" w:rsidP="004165BB">
            <w:pPr>
              <w:pStyle w:val="XML3"/>
              <w:rPr>
                <w:del w:id="9773" w:author="Thomas Dietz" w:date="2012-08-08T17:00:00Z"/>
              </w:rPr>
            </w:pPr>
            <w:del w:id="9774" w:author="Thomas Dietz" w:date="2012-08-08T17:00:00Z">
              <w:r w:rsidRPr="009F1B7D" w:rsidDel="00ED0AEA">
                <w:delText xml:space="preserve">description "This grouping specifies </w:delText>
              </w:r>
              <w:r w:rsidDel="00ED0AEA">
                <w:delText>a certificate that can be used by an OpenFlow Logical Switch for authenticating a controller when a TLS connection is established</w:delText>
              </w:r>
              <w:r w:rsidRPr="009F1B7D" w:rsidDel="00ED0AEA">
                <w:delText>.";</w:delText>
              </w:r>
            </w:del>
          </w:p>
          <w:p w14:paraId="3058AB2C" w14:textId="3DD19BFB" w:rsidR="008B56E6" w:rsidRPr="009F1B7D" w:rsidDel="00ED0AEA" w:rsidRDefault="008B56E6" w:rsidP="004165BB">
            <w:pPr>
              <w:pStyle w:val="XML3"/>
              <w:rPr>
                <w:del w:id="9775" w:author="Thomas Dietz" w:date="2012-08-08T17:00:00Z"/>
              </w:rPr>
            </w:pPr>
            <w:del w:id="9776" w:author="Thomas Dietz" w:date="2012-08-08T17:00:00Z">
              <w:r w:rsidRPr="009F1B7D" w:rsidDel="00ED0AEA">
                <w:delText>leaf resource-id {</w:delText>
              </w:r>
            </w:del>
          </w:p>
          <w:p w14:paraId="54AB861C" w14:textId="2D59C3ED" w:rsidR="008B56E6" w:rsidRPr="009F1B7D" w:rsidDel="00ED0AEA" w:rsidRDefault="008B56E6" w:rsidP="004165BB">
            <w:pPr>
              <w:pStyle w:val="XML4"/>
              <w:rPr>
                <w:del w:id="9777" w:author="Thomas Dietz" w:date="2012-08-08T17:00:00Z"/>
              </w:rPr>
            </w:pPr>
            <w:del w:id="9778" w:author="Thomas Dietz" w:date="2012-08-08T17:00:00Z">
              <w:r w:rsidRPr="009F1B7D" w:rsidDel="00ED0AEA">
                <w:delText>type inet:uri;</w:delText>
              </w:r>
            </w:del>
          </w:p>
          <w:p w14:paraId="70F41AB9" w14:textId="3D581A61" w:rsidR="008B56E6" w:rsidRPr="009F1B7D" w:rsidDel="00ED0AEA" w:rsidRDefault="008B56E6" w:rsidP="004165BB">
            <w:pPr>
              <w:pStyle w:val="XML4"/>
              <w:rPr>
                <w:del w:id="9779" w:author="Thomas Dietz" w:date="2012-08-08T17:00:00Z"/>
              </w:rPr>
            </w:pPr>
            <w:del w:id="9780" w:author="Thomas Dietz" w:date="2012-08-08T17:00:00Z">
              <w:r w:rsidDel="00ED0AEA">
                <w:delText>description "A</w:delText>
              </w:r>
              <w:r w:rsidRPr="009F1B7D" w:rsidDel="00ED0AEA">
                <w:delText xml:space="preserve"> unique but locally arbitrary identifier that </w:delText>
              </w:r>
              <w:r w:rsidDel="00ED0AEA">
                <w:delText xml:space="preserve">identifies an external certificate </w:delText>
              </w:r>
              <w:r w:rsidRPr="009F1B7D" w:rsidDel="00ED0AEA">
                <w:delText>a</w:delText>
              </w:r>
              <w:r w:rsidDel="00ED0AEA">
                <w:delText xml:space="preserve">nd is persistent across reboots </w:delText>
              </w:r>
              <w:r w:rsidRPr="009F1B7D" w:rsidDel="00ED0AEA">
                <w:delText>of the system.";</w:delText>
              </w:r>
            </w:del>
          </w:p>
          <w:p w14:paraId="5FB22231" w14:textId="77F8C5F0" w:rsidR="008B56E6" w:rsidRPr="009F1B7D" w:rsidDel="00ED0AEA" w:rsidRDefault="008B56E6" w:rsidP="004165BB">
            <w:pPr>
              <w:pStyle w:val="XML3"/>
              <w:rPr>
                <w:del w:id="9781" w:author="Thomas Dietz" w:date="2012-08-08T17:00:00Z"/>
              </w:rPr>
            </w:pPr>
            <w:del w:id="9782" w:author="Thomas Dietz" w:date="2012-08-08T17:00:00Z">
              <w:r w:rsidRPr="009F1B7D" w:rsidDel="00ED0AEA">
                <w:delText>}</w:delText>
              </w:r>
            </w:del>
          </w:p>
          <w:p w14:paraId="4FD69CB9" w14:textId="09C5BC09" w:rsidR="008B56E6" w:rsidRPr="009F1B7D" w:rsidDel="00ED0AEA" w:rsidRDefault="008B56E6" w:rsidP="004165BB">
            <w:pPr>
              <w:pStyle w:val="XML3"/>
              <w:rPr>
                <w:del w:id="9783" w:author="Thomas Dietz" w:date="2012-08-08T17:00:00Z"/>
              </w:rPr>
            </w:pPr>
            <w:del w:id="9784" w:author="Thomas Dietz" w:date="2012-08-08T17:00:00Z">
              <w:r w:rsidRPr="009F1B7D" w:rsidDel="00ED0AEA">
                <w:delText xml:space="preserve">leaf </w:delText>
              </w:r>
              <w:r w:rsidDel="00ED0AEA">
                <w:delText>certificate</w:delText>
              </w:r>
              <w:r w:rsidRPr="009F1B7D" w:rsidDel="00ED0AEA">
                <w:delText xml:space="preserve"> {</w:delText>
              </w:r>
            </w:del>
          </w:p>
          <w:p w14:paraId="774746C3" w14:textId="15447801" w:rsidR="008B56E6" w:rsidRPr="009F1B7D" w:rsidDel="00ED0AEA" w:rsidRDefault="008B56E6" w:rsidP="004165BB">
            <w:pPr>
              <w:pStyle w:val="XML4"/>
              <w:rPr>
                <w:del w:id="9785" w:author="Thomas Dietz" w:date="2012-08-08T17:00:00Z"/>
              </w:rPr>
            </w:pPr>
            <w:del w:id="9786" w:author="Thomas Dietz" w:date="2012-08-08T17:00:00Z">
              <w:r w:rsidRPr="009F1B7D" w:rsidDel="00ED0AEA">
                <w:delText xml:space="preserve">type </w:delText>
              </w:r>
              <w:r w:rsidDel="00ED0AEA">
                <w:delText>string</w:delText>
              </w:r>
              <w:r w:rsidRPr="009F1B7D" w:rsidDel="00ED0AEA">
                <w:delText>;</w:delText>
              </w:r>
            </w:del>
          </w:p>
          <w:p w14:paraId="047293B7" w14:textId="7EBC7894" w:rsidR="008B56E6" w:rsidRPr="009F1B7D" w:rsidDel="00ED0AEA" w:rsidRDefault="008B56E6" w:rsidP="004165BB">
            <w:pPr>
              <w:pStyle w:val="XML4"/>
              <w:rPr>
                <w:del w:id="9787" w:author="Thomas Dietz" w:date="2012-08-08T17:00:00Z"/>
              </w:rPr>
            </w:pPr>
            <w:del w:id="9788" w:author="Thomas Dietz" w:date="2012-08-08T17:00:00Z">
              <w:r w:rsidRPr="009F1B7D" w:rsidDel="00ED0AEA">
                <w:delText>mandatory true;</w:delText>
              </w:r>
            </w:del>
          </w:p>
          <w:p w14:paraId="2E6DFB97" w14:textId="0CE67770" w:rsidR="008B56E6" w:rsidRPr="009F1B7D" w:rsidDel="00ED0AEA" w:rsidRDefault="008B56E6" w:rsidP="004165BB">
            <w:pPr>
              <w:pStyle w:val="XML4"/>
              <w:rPr>
                <w:del w:id="9789" w:author="Thomas Dietz" w:date="2012-08-08T17:00:00Z"/>
              </w:rPr>
            </w:pPr>
            <w:del w:id="9790" w:author="Thomas Dietz" w:date="2012-08-08T17:00:00Z">
              <w:r w:rsidRPr="009F1B7D" w:rsidDel="00ED0AEA">
                <w:delText>description "</w:delText>
              </w:r>
              <w:r w:rsidDel="00ED0AEA">
                <w:delText>An X.509 certificate in DER format base64 encoded</w:delText>
              </w:r>
              <w:r w:rsidRPr="009F1B7D" w:rsidDel="00ED0AEA">
                <w:delText>.";</w:delText>
              </w:r>
            </w:del>
          </w:p>
          <w:p w14:paraId="4C59AC64" w14:textId="0080C2A2" w:rsidR="008B56E6" w:rsidRPr="009F1B7D" w:rsidDel="00ED0AEA" w:rsidRDefault="008B56E6" w:rsidP="004165BB">
            <w:pPr>
              <w:pStyle w:val="XML3"/>
              <w:rPr>
                <w:del w:id="9791" w:author="Thomas Dietz" w:date="2012-08-08T17:00:00Z"/>
              </w:rPr>
            </w:pPr>
            <w:del w:id="9792" w:author="Thomas Dietz" w:date="2012-08-08T17:00:00Z">
              <w:r w:rsidRPr="009F1B7D" w:rsidDel="00ED0AEA">
                <w:delText>}</w:delText>
              </w:r>
            </w:del>
          </w:p>
          <w:p w14:paraId="69D77417" w14:textId="2489A820" w:rsidR="008B56E6" w:rsidDel="00ED0AEA" w:rsidRDefault="008B56E6" w:rsidP="004165BB">
            <w:pPr>
              <w:pStyle w:val="XML2"/>
              <w:rPr>
                <w:del w:id="9793" w:author="Thomas Dietz" w:date="2012-08-08T17:00:00Z"/>
              </w:rPr>
            </w:pPr>
            <w:del w:id="9794" w:author="Thomas Dietz" w:date="2012-08-08T17:00:00Z">
              <w:r w:rsidRPr="009F1B7D" w:rsidDel="00ED0AEA">
                <w:delText>}</w:delText>
              </w:r>
            </w:del>
          </w:p>
          <w:p w14:paraId="735A1F39" w14:textId="500399E8" w:rsidR="008B56E6" w:rsidDel="00ED0AEA" w:rsidRDefault="008B56E6" w:rsidP="004165BB">
            <w:pPr>
              <w:pStyle w:val="XML2"/>
              <w:rPr>
                <w:del w:id="9795" w:author="Thomas Dietz" w:date="2012-08-08T17:00:00Z"/>
              </w:rPr>
            </w:pPr>
          </w:p>
          <w:p w14:paraId="4CB169AE" w14:textId="760BD200" w:rsidR="008B56E6" w:rsidRPr="009F1B7D" w:rsidDel="00ED0AEA" w:rsidRDefault="008B56E6" w:rsidP="004165BB">
            <w:pPr>
              <w:pStyle w:val="XML2"/>
              <w:rPr>
                <w:del w:id="9796" w:author="Thomas Dietz" w:date="2012-08-08T17:00:00Z"/>
              </w:rPr>
            </w:pPr>
            <w:del w:id="9797" w:author="Thomas Dietz" w:date="2012-08-08T17:00:00Z">
              <w:r w:rsidRPr="009F1B7D" w:rsidDel="00ED0AEA">
                <w:delText>grouping openflow-</w:delText>
              </w:r>
              <w:r w:rsidDel="00ED0AEA">
                <w:delText>owned-certificate</w:delText>
              </w:r>
              <w:r w:rsidRPr="009F1B7D" w:rsidDel="00ED0AEA">
                <w:delText>-grouping {</w:delText>
              </w:r>
            </w:del>
          </w:p>
          <w:p w14:paraId="4DB93428" w14:textId="326210EF" w:rsidR="008B56E6" w:rsidRPr="009F1B7D" w:rsidDel="00ED0AEA" w:rsidRDefault="008B56E6" w:rsidP="004165BB">
            <w:pPr>
              <w:pStyle w:val="XML3"/>
              <w:rPr>
                <w:del w:id="9798" w:author="Thomas Dietz" w:date="2012-08-08T17:00:00Z"/>
              </w:rPr>
            </w:pPr>
            <w:del w:id="9799" w:author="Thomas Dietz" w:date="2012-08-08T17:00:00Z">
              <w:r w:rsidRPr="009F1B7D" w:rsidDel="00ED0AEA">
                <w:delText xml:space="preserve">description "This grouping specifies </w:delText>
              </w:r>
              <w:r w:rsidDel="00ED0AEA">
                <w:delText>a certificate and a private key. It can be used by an OpenFlow Logical Switch for authenticati</w:delText>
              </w:r>
              <w:r w:rsidRPr="00C82429" w:rsidDel="00ED0AEA">
                <w:delText>n</w:delText>
              </w:r>
              <w:r w:rsidDel="00ED0AEA">
                <w:delText>g</w:delText>
              </w:r>
              <w:r w:rsidRPr="00C82429" w:rsidDel="00ED0AEA">
                <w:delText xml:space="preserve"> itself to a controller when a TLS connection is established</w:delText>
              </w:r>
              <w:r w:rsidRPr="009F1B7D" w:rsidDel="00ED0AEA">
                <w:delText>.";</w:delText>
              </w:r>
            </w:del>
          </w:p>
          <w:p w14:paraId="5512D0E6" w14:textId="77307304" w:rsidR="008B56E6" w:rsidRPr="009F1B7D" w:rsidDel="00ED0AEA" w:rsidRDefault="008B56E6" w:rsidP="004165BB">
            <w:pPr>
              <w:pStyle w:val="XML3"/>
              <w:rPr>
                <w:del w:id="9800" w:author="Thomas Dietz" w:date="2012-08-08T17:00:00Z"/>
              </w:rPr>
            </w:pPr>
            <w:del w:id="9801" w:author="Thomas Dietz" w:date="2012-08-08T17:00:00Z">
              <w:r w:rsidRPr="009F1B7D" w:rsidDel="00ED0AEA">
                <w:delText>leaf resource-id {</w:delText>
              </w:r>
            </w:del>
          </w:p>
          <w:p w14:paraId="4DE4F6BF" w14:textId="18B96AA0" w:rsidR="008B56E6" w:rsidRPr="009F1B7D" w:rsidDel="00ED0AEA" w:rsidRDefault="008B56E6" w:rsidP="004165BB">
            <w:pPr>
              <w:pStyle w:val="XML4"/>
              <w:rPr>
                <w:del w:id="9802" w:author="Thomas Dietz" w:date="2012-08-08T17:00:00Z"/>
              </w:rPr>
            </w:pPr>
            <w:del w:id="9803" w:author="Thomas Dietz" w:date="2012-08-08T17:00:00Z">
              <w:r w:rsidRPr="009F1B7D" w:rsidDel="00ED0AEA">
                <w:lastRenderedPageBreak/>
                <w:delText>type inet:uri;</w:delText>
              </w:r>
            </w:del>
          </w:p>
          <w:p w14:paraId="59F0D45C" w14:textId="3D85CD32" w:rsidR="008B56E6" w:rsidRPr="009F1B7D" w:rsidDel="00ED0AEA" w:rsidRDefault="008B56E6" w:rsidP="004165BB">
            <w:pPr>
              <w:pStyle w:val="XML4"/>
              <w:rPr>
                <w:del w:id="9804" w:author="Thomas Dietz" w:date="2012-08-08T17:00:00Z"/>
              </w:rPr>
            </w:pPr>
            <w:del w:id="9805" w:author="Thomas Dietz" w:date="2012-08-08T17:00:00Z">
              <w:r w:rsidDel="00ED0AEA">
                <w:delText>description "A</w:delText>
              </w:r>
              <w:r w:rsidRPr="009F1B7D" w:rsidDel="00ED0AEA">
                <w:delText xml:space="preserve"> unique but locally arbitrary identifier that </w:delText>
              </w:r>
              <w:r w:rsidDel="00ED0AEA">
                <w:delText xml:space="preserve">identifies an external certificate </w:delText>
              </w:r>
              <w:r w:rsidRPr="009F1B7D" w:rsidDel="00ED0AEA">
                <w:delText>a</w:delText>
              </w:r>
              <w:r w:rsidDel="00ED0AEA">
                <w:delText xml:space="preserve">nd is persistent across reboots </w:delText>
              </w:r>
              <w:r w:rsidRPr="009F1B7D" w:rsidDel="00ED0AEA">
                <w:delText>of the system.";</w:delText>
              </w:r>
            </w:del>
          </w:p>
          <w:p w14:paraId="070FB953" w14:textId="511DD858" w:rsidR="008B56E6" w:rsidRPr="009F1B7D" w:rsidDel="00ED0AEA" w:rsidRDefault="008B56E6" w:rsidP="004165BB">
            <w:pPr>
              <w:pStyle w:val="XML3"/>
              <w:rPr>
                <w:del w:id="9806" w:author="Thomas Dietz" w:date="2012-08-08T17:00:00Z"/>
              </w:rPr>
            </w:pPr>
            <w:del w:id="9807" w:author="Thomas Dietz" w:date="2012-08-08T17:00:00Z">
              <w:r w:rsidRPr="009F1B7D" w:rsidDel="00ED0AEA">
                <w:delText>}</w:delText>
              </w:r>
            </w:del>
          </w:p>
          <w:p w14:paraId="014547D9" w14:textId="4A14CC7E" w:rsidR="008B56E6" w:rsidRPr="009F1B7D" w:rsidDel="00ED0AEA" w:rsidRDefault="008B56E6" w:rsidP="004165BB">
            <w:pPr>
              <w:pStyle w:val="XML3"/>
              <w:rPr>
                <w:del w:id="9808" w:author="Thomas Dietz" w:date="2012-08-08T17:00:00Z"/>
              </w:rPr>
            </w:pPr>
            <w:del w:id="9809" w:author="Thomas Dietz" w:date="2012-08-08T17:00:00Z">
              <w:r w:rsidRPr="009F1B7D" w:rsidDel="00ED0AEA">
                <w:delText xml:space="preserve">leaf </w:delText>
              </w:r>
              <w:r w:rsidDel="00ED0AEA">
                <w:delText>certificate</w:delText>
              </w:r>
              <w:r w:rsidRPr="009F1B7D" w:rsidDel="00ED0AEA">
                <w:delText xml:space="preserve"> {</w:delText>
              </w:r>
            </w:del>
          </w:p>
          <w:p w14:paraId="59E20721" w14:textId="703DBEA1" w:rsidR="008B56E6" w:rsidRPr="009F1B7D" w:rsidDel="00ED0AEA" w:rsidRDefault="008B56E6" w:rsidP="004165BB">
            <w:pPr>
              <w:pStyle w:val="XML4"/>
              <w:rPr>
                <w:del w:id="9810" w:author="Thomas Dietz" w:date="2012-08-08T17:00:00Z"/>
              </w:rPr>
            </w:pPr>
            <w:del w:id="9811" w:author="Thomas Dietz" w:date="2012-08-08T17:00:00Z">
              <w:r w:rsidRPr="009F1B7D" w:rsidDel="00ED0AEA">
                <w:delText xml:space="preserve">type </w:delText>
              </w:r>
              <w:r w:rsidDel="00ED0AEA">
                <w:delText>string</w:delText>
              </w:r>
              <w:r w:rsidRPr="009F1B7D" w:rsidDel="00ED0AEA">
                <w:delText>;</w:delText>
              </w:r>
            </w:del>
          </w:p>
          <w:p w14:paraId="4F3858C7" w14:textId="0BC72007" w:rsidR="008B56E6" w:rsidRPr="009F1B7D" w:rsidDel="00ED0AEA" w:rsidRDefault="008B56E6" w:rsidP="004165BB">
            <w:pPr>
              <w:pStyle w:val="XML4"/>
              <w:rPr>
                <w:del w:id="9812" w:author="Thomas Dietz" w:date="2012-08-08T17:00:00Z"/>
              </w:rPr>
            </w:pPr>
            <w:del w:id="9813" w:author="Thomas Dietz" w:date="2012-08-08T17:00:00Z">
              <w:r w:rsidRPr="009F1B7D" w:rsidDel="00ED0AEA">
                <w:delText>mandatory true;</w:delText>
              </w:r>
            </w:del>
          </w:p>
          <w:p w14:paraId="3FB29CCA" w14:textId="31A66303" w:rsidR="008B56E6" w:rsidRPr="009F1B7D" w:rsidDel="00ED0AEA" w:rsidRDefault="008B56E6" w:rsidP="004165BB">
            <w:pPr>
              <w:pStyle w:val="XML4"/>
              <w:rPr>
                <w:del w:id="9814" w:author="Thomas Dietz" w:date="2012-08-08T17:00:00Z"/>
              </w:rPr>
            </w:pPr>
            <w:del w:id="9815" w:author="Thomas Dietz" w:date="2012-08-08T17:00:00Z">
              <w:r w:rsidRPr="009F1B7D" w:rsidDel="00ED0AEA">
                <w:delText>description "</w:delText>
              </w:r>
              <w:r w:rsidDel="00ED0AEA">
                <w:delText>An X.509 certificate in DER format base64 encoded</w:delText>
              </w:r>
              <w:r w:rsidRPr="009F1B7D" w:rsidDel="00ED0AEA">
                <w:delText>.";</w:delText>
              </w:r>
            </w:del>
          </w:p>
          <w:p w14:paraId="4235CAB3" w14:textId="57313C5C" w:rsidR="008B56E6" w:rsidRPr="009F1B7D" w:rsidDel="00ED0AEA" w:rsidRDefault="008B56E6" w:rsidP="004165BB">
            <w:pPr>
              <w:pStyle w:val="XML3"/>
              <w:rPr>
                <w:del w:id="9816" w:author="Thomas Dietz" w:date="2012-08-08T17:00:00Z"/>
              </w:rPr>
            </w:pPr>
            <w:del w:id="9817" w:author="Thomas Dietz" w:date="2012-08-08T17:00:00Z">
              <w:r w:rsidRPr="009F1B7D" w:rsidDel="00ED0AEA">
                <w:delText>}</w:delText>
              </w:r>
            </w:del>
          </w:p>
          <w:p w14:paraId="24ADFC49" w14:textId="492C8DCF" w:rsidR="008B56E6" w:rsidRPr="009F1B7D" w:rsidDel="00ED0AEA" w:rsidRDefault="00486F13" w:rsidP="004165BB">
            <w:pPr>
              <w:pStyle w:val="XML3"/>
              <w:rPr>
                <w:del w:id="9818" w:author="Thomas Dietz" w:date="2012-08-08T17:00:00Z"/>
              </w:rPr>
            </w:pPr>
            <w:del w:id="9819" w:author="Thomas Dietz" w:date="2012-08-08T17:00:00Z">
              <w:r w:rsidDel="00ED0AEA">
                <w:delText>container</w:delText>
              </w:r>
              <w:r w:rsidR="008B56E6" w:rsidRPr="009F1B7D" w:rsidDel="00ED0AEA">
                <w:delText xml:space="preserve"> </w:delText>
              </w:r>
              <w:r w:rsidR="008B56E6" w:rsidDel="00ED0AEA">
                <w:delText>private-key</w:delText>
              </w:r>
              <w:r w:rsidR="008B56E6" w:rsidRPr="009F1B7D" w:rsidDel="00ED0AEA">
                <w:delText xml:space="preserve"> {</w:delText>
              </w:r>
            </w:del>
          </w:p>
          <w:p w14:paraId="41B44C65" w14:textId="4D491AA9" w:rsidR="008B56E6" w:rsidDel="00ED0AEA" w:rsidRDefault="008B56E6" w:rsidP="004165BB">
            <w:pPr>
              <w:pStyle w:val="XML4"/>
              <w:rPr>
                <w:del w:id="9820" w:author="Thomas Dietz" w:date="2012-08-08T17:00:00Z"/>
              </w:rPr>
            </w:pPr>
            <w:del w:id="9821" w:author="Thomas Dietz" w:date="2012-08-08T17:00:00Z">
              <w:r w:rsidDel="00ED0AEA">
                <w:delText>uses KeyValueType;</w:delText>
              </w:r>
            </w:del>
          </w:p>
          <w:p w14:paraId="3CE38A4B" w14:textId="2F0F7AE5" w:rsidR="008B56E6" w:rsidRPr="009F1B7D" w:rsidDel="00ED0AEA" w:rsidRDefault="008B56E6" w:rsidP="004165BB">
            <w:pPr>
              <w:pStyle w:val="XML4"/>
              <w:rPr>
                <w:del w:id="9822" w:author="Thomas Dietz" w:date="2012-08-08T17:00:00Z"/>
              </w:rPr>
            </w:pPr>
            <w:del w:id="9823" w:author="Thomas Dietz" w:date="2012-08-08T17:00:00Z">
              <w:r w:rsidRPr="009F1B7D" w:rsidDel="00ED0AEA">
                <w:delText>description "</w:delText>
              </w:r>
              <w:r w:rsidDel="00ED0AEA">
                <w:delText>tbd</w:delText>
              </w:r>
              <w:r w:rsidRPr="009F1B7D" w:rsidDel="00ED0AEA">
                <w:delText>.";</w:delText>
              </w:r>
            </w:del>
          </w:p>
          <w:p w14:paraId="003D43A7" w14:textId="7FEA66C6" w:rsidR="008B56E6" w:rsidRPr="009F1B7D" w:rsidDel="00ED0AEA" w:rsidRDefault="008B56E6" w:rsidP="004165BB">
            <w:pPr>
              <w:pStyle w:val="XML3"/>
              <w:rPr>
                <w:del w:id="9824" w:author="Thomas Dietz" w:date="2012-08-08T17:00:00Z"/>
              </w:rPr>
            </w:pPr>
            <w:del w:id="9825" w:author="Thomas Dietz" w:date="2012-08-08T17:00:00Z">
              <w:r w:rsidRPr="009F1B7D" w:rsidDel="00ED0AEA">
                <w:delText>}</w:delText>
              </w:r>
            </w:del>
          </w:p>
          <w:p w14:paraId="4959206E" w14:textId="6486C6B3" w:rsidR="008B56E6" w:rsidDel="00ED0AEA" w:rsidRDefault="008B56E6" w:rsidP="004165BB">
            <w:pPr>
              <w:pStyle w:val="XML2"/>
              <w:rPr>
                <w:del w:id="9826" w:author="Thomas Dietz" w:date="2012-08-08T17:00:00Z"/>
              </w:rPr>
            </w:pPr>
            <w:del w:id="9827" w:author="Thomas Dietz" w:date="2012-08-08T17:00:00Z">
              <w:r w:rsidRPr="009F1B7D" w:rsidDel="00ED0AEA">
                <w:delText>}</w:delText>
              </w:r>
            </w:del>
          </w:p>
          <w:p w14:paraId="7B3DEFBB" w14:textId="2181C068" w:rsidR="008B56E6" w:rsidDel="00ED0AEA" w:rsidRDefault="008B56E6" w:rsidP="008B56E6">
            <w:pPr>
              <w:pStyle w:val="XML1"/>
              <w:rPr>
                <w:del w:id="9828" w:author="Thomas Dietz" w:date="2012-08-08T17:00:00Z"/>
              </w:rPr>
            </w:pPr>
          </w:p>
          <w:p w14:paraId="1222C402" w14:textId="09BF2788" w:rsidR="008B56E6" w:rsidDel="00ED0AEA" w:rsidRDefault="008B56E6" w:rsidP="004165BB">
            <w:pPr>
              <w:pStyle w:val="XML2"/>
              <w:rPr>
                <w:del w:id="9829" w:author="Thomas Dietz" w:date="2012-08-08T17:00:00Z"/>
              </w:rPr>
            </w:pPr>
            <w:del w:id="9830" w:author="Thomas Dietz" w:date="2012-08-08T17:00:00Z">
              <w:r w:rsidDel="00ED0AEA">
                <w:delText>grouping KeyValueType {</w:delText>
              </w:r>
            </w:del>
          </w:p>
          <w:p w14:paraId="5AC649EE" w14:textId="055C4668" w:rsidR="008B56E6" w:rsidDel="00ED0AEA" w:rsidRDefault="008B56E6" w:rsidP="004165BB">
            <w:pPr>
              <w:pStyle w:val="XML3"/>
              <w:rPr>
                <w:del w:id="9831" w:author="Thomas Dietz" w:date="2012-08-08T17:00:00Z"/>
              </w:rPr>
            </w:pPr>
            <w:del w:id="9832" w:author="Thomas Dietz" w:date="2012-08-08T17:00:00Z">
              <w:r w:rsidDel="00ED0AEA">
                <w:delText>choice key-type {</w:delText>
              </w:r>
            </w:del>
          </w:p>
          <w:p w14:paraId="040F1B10" w14:textId="33F88BCF" w:rsidR="008B56E6" w:rsidRPr="008B56E6" w:rsidDel="00ED0AEA" w:rsidRDefault="008B56E6" w:rsidP="004165BB">
            <w:pPr>
              <w:pStyle w:val="XML4"/>
              <w:rPr>
                <w:del w:id="9833" w:author="Thomas Dietz" w:date="2012-08-08T17:00:00Z"/>
              </w:rPr>
            </w:pPr>
            <w:del w:id="9834" w:author="Thomas Dietz" w:date="2012-08-08T17:00:00Z">
              <w:r w:rsidDel="00ED0AEA">
                <w:delText>mandatory true;</w:delText>
              </w:r>
            </w:del>
          </w:p>
          <w:p w14:paraId="528DE1FE" w14:textId="61184CA7" w:rsidR="008B56E6" w:rsidDel="00ED0AEA" w:rsidRDefault="008B56E6" w:rsidP="004165BB">
            <w:pPr>
              <w:pStyle w:val="XML4"/>
              <w:rPr>
                <w:del w:id="9835" w:author="Thomas Dietz" w:date="2012-08-08T17:00:00Z"/>
              </w:rPr>
            </w:pPr>
            <w:del w:id="9836" w:author="Thomas Dietz" w:date="2012-08-08T17:00:00Z">
              <w:r w:rsidDel="00ED0AEA">
                <w:delText>case dsa {</w:delText>
              </w:r>
            </w:del>
          </w:p>
          <w:p w14:paraId="2823BB6B" w14:textId="7C41954E" w:rsidR="008B56E6" w:rsidDel="00ED0AEA" w:rsidRDefault="008B56E6" w:rsidP="004165BB">
            <w:pPr>
              <w:pStyle w:val="XML5"/>
              <w:rPr>
                <w:del w:id="9837" w:author="Thomas Dietz" w:date="2012-08-08T17:00:00Z"/>
              </w:rPr>
            </w:pPr>
            <w:del w:id="9838" w:author="Thomas Dietz" w:date="2012-08-08T17:00:00Z">
              <w:r w:rsidDel="00ED0AEA">
                <w:delText>container DSAKeyValue {</w:delText>
              </w:r>
            </w:del>
          </w:p>
          <w:p w14:paraId="7DD9D228" w14:textId="423432D4" w:rsidR="008B56E6" w:rsidDel="00ED0AEA" w:rsidRDefault="008B56E6" w:rsidP="004165BB">
            <w:pPr>
              <w:pStyle w:val="XML6"/>
              <w:rPr>
                <w:del w:id="9839" w:author="Thomas Dietz" w:date="2012-08-08T17:00:00Z"/>
              </w:rPr>
            </w:pPr>
            <w:del w:id="9840" w:author="Thomas Dietz" w:date="2012-08-08T17:00:00Z">
              <w:r w:rsidDel="00ED0AEA">
                <w:delText>uses DSAKeyValueType;</w:delText>
              </w:r>
            </w:del>
          </w:p>
          <w:p w14:paraId="28604404" w14:textId="678ECD33" w:rsidR="008B56E6" w:rsidDel="00ED0AEA" w:rsidRDefault="008B56E6" w:rsidP="004165BB">
            <w:pPr>
              <w:pStyle w:val="XML5"/>
              <w:rPr>
                <w:del w:id="9841" w:author="Thomas Dietz" w:date="2012-08-08T17:00:00Z"/>
              </w:rPr>
            </w:pPr>
            <w:del w:id="9842" w:author="Thomas Dietz" w:date="2012-08-08T17:00:00Z">
              <w:r w:rsidDel="00ED0AEA">
                <w:delText>}</w:delText>
              </w:r>
            </w:del>
          </w:p>
          <w:p w14:paraId="101E0E1F" w14:textId="6C6303BA" w:rsidR="008B56E6" w:rsidDel="00ED0AEA" w:rsidRDefault="008B56E6" w:rsidP="004165BB">
            <w:pPr>
              <w:pStyle w:val="XML4"/>
              <w:rPr>
                <w:del w:id="9843" w:author="Thomas Dietz" w:date="2012-08-08T17:00:00Z"/>
              </w:rPr>
            </w:pPr>
            <w:del w:id="9844" w:author="Thomas Dietz" w:date="2012-08-08T17:00:00Z">
              <w:r w:rsidDel="00ED0AEA">
                <w:delText>}</w:delText>
              </w:r>
            </w:del>
          </w:p>
          <w:p w14:paraId="6C10655E" w14:textId="2D92ED7C" w:rsidR="008B56E6" w:rsidDel="00ED0AEA" w:rsidRDefault="008B56E6" w:rsidP="004165BB">
            <w:pPr>
              <w:pStyle w:val="XML4"/>
              <w:rPr>
                <w:del w:id="9845" w:author="Thomas Dietz" w:date="2012-08-08T17:00:00Z"/>
              </w:rPr>
            </w:pPr>
            <w:del w:id="9846" w:author="Thomas Dietz" w:date="2012-08-08T17:00:00Z">
              <w:r w:rsidDel="00ED0AEA">
                <w:delText>case rsa {</w:delText>
              </w:r>
            </w:del>
          </w:p>
          <w:p w14:paraId="4C0DCA7F" w14:textId="78AD6BB6" w:rsidR="008B56E6" w:rsidDel="00ED0AEA" w:rsidRDefault="008B56E6" w:rsidP="004165BB">
            <w:pPr>
              <w:pStyle w:val="XML5"/>
              <w:rPr>
                <w:del w:id="9847" w:author="Thomas Dietz" w:date="2012-08-08T17:00:00Z"/>
              </w:rPr>
            </w:pPr>
            <w:del w:id="9848" w:author="Thomas Dietz" w:date="2012-08-08T17:00:00Z">
              <w:r w:rsidDel="00ED0AEA">
                <w:delText>container RSAKeyValue {</w:delText>
              </w:r>
            </w:del>
          </w:p>
          <w:p w14:paraId="481E5403" w14:textId="300A11C4" w:rsidR="008B56E6" w:rsidDel="00ED0AEA" w:rsidRDefault="008B56E6" w:rsidP="004165BB">
            <w:pPr>
              <w:pStyle w:val="XML6"/>
              <w:rPr>
                <w:del w:id="9849" w:author="Thomas Dietz" w:date="2012-08-08T17:00:00Z"/>
              </w:rPr>
            </w:pPr>
            <w:del w:id="9850" w:author="Thomas Dietz" w:date="2012-08-08T17:00:00Z">
              <w:r w:rsidDel="00ED0AEA">
                <w:delText>uses RSAKeyValueType;</w:delText>
              </w:r>
            </w:del>
          </w:p>
          <w:p w14:paraId="4E89C3D1" w14:textId="0D584E38" w:rsidR="008B56E6" w:rsidDel="00ED0AEA" w:rsidRDefault="008B56E6" w:rsidP="004165BB">
            <w:pPr>
              <w:pStyle w:val="XML5"/>
              <w:rPr>
                <w:del w:id="9851" w:author="Thomas Dietz" w:date="2012-08-08T17:00:00Z"/>
              </w:rPr>
            </w:pPr>
            <w:del w:id="9852" w:author="Thomas Dietz" w:date="2012-08-08T17:00:00Z">
              <w:r w:rsidDel="00ED0AEA">
                <w:delText>}</w:delText>
              </w:r>
            </w:del>
          </w:p>
          <w:p w14:paraId="162A02C5" w14:textId="0FBD6ECC" w:rsidR="008B56E6" w:rsidDel="00ED0AEA" w:rsidRDefault="008B56E6" w:rsidP="004165BB">
            <w:pPr>
              <w:pStyle w:val="XML4"/>
              <w:rPr>
                <w:del w:id="9853" w:author="Thomas Dietz" w:date="2012-08-08T17:00:00Z"/>
              </w:rPr>
            </w:pPr>
            <w:del w:id="9854" w:author="Thomas Dietz" w:date="2012-08-08T17:00:00Z">
              <w:r w:rsidDel="00ED0AEA">
                <w:delText>}</w:delText>
              </w:r>
            </w:del>
          </w:p>
          <w:p w14:paraId="64B8EAE0" w14:textId="71504147" w:rsidR="008B56E6" w:rsidDel="00ED0AEA" w:rsidRDefault="008B56E6" w:rsidP="004165BB">
            <w:pPr>
              <w:pStyle w:val="XML3"/>
              <w:rPr>
                <w:del w:id="9855" w:author="Thomas Dietz" w:date="2012-08-08T17:00:00Z"/>
              </w:rPr>
            </w:pPr>
            <w:del w:id="9856" w:author="Thomas Dietz" w:date="2012-08-08T17:00:00Z">
              <w:r w:rsidDel="00ED0AEA">
                <w:delText>}</w:delText>
              </w:r>
            </w:del>
          </w:p>
          <w:p w14:paraId="25176CC4" w14:textId="2EE53156" w:rsidR="008B56E6" w:rsidDel="00ED0AEA" w:rsidRDefault="008B56E6" w:rsidP="004165BB">
            <w:pPr>
              <w:pStyle w:val="XML2"/>
              <w:rPr>
                <w:del w:id="9857" w:author="Thomas Dietz" w:date="2012-08-08T17:00:00Z"/>
              </w:rPr>
            </w:pPr>
            <w:del w:id="9858" w:author="Thomas Dietz" w:date="2012-08-08T17:00:00Z">
              <w:r w:rsidDel="00ED0AEA">
                <w:delText>}</w:delText>
              </w:r>
            </w:del>
          </w:p>
          <w:p w14:paraId="0EB4696E" w14:textId="29A28357" w:rsidR="008B56E6" w:rsidDel="00ED0AEA" w:rsidRDefault="008B56E6" w:rsidP="008B56E6">
            <w:pPr>
              <w:pStyle w:val="XML1"/>
              <w:rPr>
                <w:del w:id="9859" w:author="Thomas Dietz" w:date="2012-08-08T17:00:00Z"/>
              </w:rPr>
            </w:pPr>
          </w:p>
          <w:p w14:paraId="3A3D6CB7" w14:textId="5A9564F0" w:rsidR="008B56E6" w:rsidDel="00ED0AEA" w:rsidRDefault="008B56E6" w:rsidP="004165BB">
            <w:pPr>
              <w:pStyle w:val="XML2"/>
              <w:rPr>
                <w:del w:id="9860" w:author="Thomas Dietz" w:date="2012-08-08T17:00:00Z"/>
              </w:rPr>
            </w:pPr>
            <w:del w:id="9861" w:author="Thomas Dietz" w:date="2012-08-08T17:00:00Z">
              <w:r w:rsidDel="00ED0AEA">
                <w:delText>grouping DSAKeyValueType {</w:delText>
              </w:r>
            </w:del>
          </w:p>
          <w:p w14:paraId="61807475" w14:textId="304E3E34" w:rsidR="008B56E6" w:rsidDel="00ED0AEA" w:rsidRDefault="008B56E6" w:rsidP="004165BB">
            <w:pPr>
              <w:pStyle w:val="XML3"/>
              <w:rPr>
                <w:del w:id="9862" w:author="Thomas Dietz" w:date="2012-08-08T17:00:00Z"/>
              </w:rPr>
            </w:pPr>
            <w:del w:id="9863" w:author="Thomas Dietz" w:date="2012-08-08T17:00:00Z">
              <w:r w:rsidDel="00ED0AEA">
                <w:delText>leaf P {</w:delText>
              </w:r>
            </w:del>
          </w:p>
          <w:p w14:paraId="18008D64" w14:textId="44B523C3" w:rsidR="008B56E6" w:rsidDel="00ED0AEA" w:rsidRDefault="008B56E6" w:rsidP="004165BB">
            <w:pPr>
              <w:pStyle w:val="XML4"/>
              <w:rPr>
                <w:del w:id="9864" w:author="Thomas Dietz" w:date="2012-08-08T17:00:00Z"/>
              </w:rPr>
            </w:pPr>
            <w:del w:id="9865" w:author="Thomas Dietz" w:date="2012-08-08T17:00:00Z">
              <w:r w:rsidDel="00ED0AEA">
                <w:delText>when "count(../Q) != 0";</w:delText>
              </w:r>
            </w:del>
          </w:p>
          <w:p w14:paraId="683CE37B" w14:textId="7429C5A1" w:rsidR="008B56E6" w:rsidDel="00ED0AEA" w:rsidRDefault="008B56E6" w:rsidP="004165BB">
            <w:pPr>
              <w:pStyle w:val="XML4"/>
              <w:rPr>
                <w:del w:id="9866" w:author="Thomas Dietz" w:date="2012-08-08T17:00:00Z"/>
              </w:rPr>
            </w:pPr>
            <w:del w:id="9867" w:author="Thomas Dietz" w:date="2012-08-08T17:00:00Z">
              <w:r w:rsidDel="00ED0AEA">
                <w:delText>type binary;</w:delText>
              </w:r>
            </w:del>
          </w:p>
          <w:p w14:paraId="02EFE1B2" w14:textId="018FB0DF" w:rsidR="008B56E6" w:rsidDel="00ED0AEA" w:rsidRDefault="008B56E6" w:rsidP="004165BB">
            <w:pPr>
              <w:pStyle w:val="XML4"/>
              <w:rPr>
                <w:del w:id="9868" w:author="Thomas Dietz" w:date="2012-08-08T17:00:00Z"/>
              </w:rPr>
            </w:pPr>
            <w:del w:id="9869" w:author="Thomas Dietz" w:date="2012-08-08T17:00:00Z">
              <w:r w:rsidDel="00ED0AEA">
                <w:delText>mandatory true;</w:delText>
              </w:r>
            </w:del>
          </w:p>
          <w:p w14:paraId="47B20E61" w14:textId="00810666" w:rsidR="008B56E6" w:rsidDel="00ED0AEA" w:rsidRDefault="008B56E6" w:rsidP="004165BB">
            <w:pPr>
              <w:pStyle w:val="XML3"/>
              <w:rPr>
                <w:del w:id="9870" w:author="Thomas Dietz" w:date="2012-08-08T17:00:00Z"/>
              </w:rPr>
            </w:pPr>
            <w:del w:id="9871" w:author="Thomas Dietz" w:date="2012-08-08T17:00:00Z">
              <w:r w:rsidDel="00ED0AEA">
                <w:delText>}</w:delText>
              </w:r>
            </w:del>
          </w:p>
          <w:p w14:paraId="14DE793C" w14:textId="70DF310C" w:rsidR="008B56E6" w:rsidDel="00ED0AEA" w:rsidRDefault="008B56E6" w:rsidP="004165BB">
            <w:pPr>
              <w:pStyle w:val="XML3"/>
              <w:rPr>
                <w:del w:id="9872" w:author="Thomas Dietz" w:date="2012-08-08T17:00:00Z"/>
              </w:rPr>
            </w:pPr>
            <w:del w:id="9873" w:author="Thomas Dietz" w:date="2012-08-08T17:00:00Z">
              <w:r w:rsidDel="00ED0AEA">
                <w:delText>leaf Q {</w:delText>
              </w:r>
            </w:del>
          </w:p>
          <w:p w14:paraId="35DD9CAF" w14:textId="3D699554" w:rsidR="008B56E6" w:rsidDel="00ED0AEA" w:rsidRDefault="008B56E6" w:rsidP="004165BB">
            <w:pPr>
              <w:pStyle w:val="XML4"/>
              <w:rPr>
                <w:del w:id="9874" w:author="Thomas Dietz" w:date="2012-08-08T17:00:00Z"/>
              </w:rPr>
            </w:pPr>
            <w:del w:id="9875" w:author="Thomas Dietz" w:date="2012-08-08T17:00:00Z">
              <w:r w:rsidDel="00ED0AEA">
                <w:delText>when "count(../P) != 0";</w:delText>
              </w:r>
            </w:del>
          </w:p>
          <w:p w14:paraId="11D0ADA9" w14:textId="16927B54" w:rsidR="008B56E6" w:rsidDel="00ED0AEA" w:rsidRDefault="008B56E6" w:rsidP="004165BB">
            <w:pPr>
              <w:pStyle w:val="XML4"/>
              <w:rPr>
                <w:del w:id="9876" w:author="Thomas Dietz" w:date="2012-08-08T17:00:00Z"/>
              </w:rPr>
            </w:pPr>
            <w:del w:id="9877" w:author="Thomas Dietz" w:date="2012-08-08T17:00:00Z">
              <w:r w:rsidDel="00ED0AEA">
                <w:delText>type binary;</w:delText>
              </w:r>
            </w:del>
          </w:p>
          <w:p w14:paraId="0DA2D5D5" w14:textId="0C9207C1" w:rsidR="008B56E6" w:rsidDel="00ED0AEA" w:rsidRDefault="008B56E6" w:rsidP="004165BB">
            <w:pPr>
              <w:pStyle w:val="XML4"/>
              <w:rPr>
                <w:del w:id="9878" w:author="Thomas Dietz" w:date="2012-08-08T17:00:00Z"/>
              </w:rPr>
            </w:pPr>
            <w:del w:id="9879" w:author="Thomas Dietz" w:date="2012-08-08T17:00:00Z">
              <w:r w:rsidDel="00ED0AEA">
                <w:delText>mandatory true;</w:delText>
              </w:r>
            </w:del>
          </w:p>
          <w:p w14:paraId="3AF21104" w14:textId="59404078" w:rsidR="008B56E6" w:rsidDel="00ED0AEA" w:rsidRDefault="008B56E6" w:rsidP="004165BB">
            <w:pPr>
              <w:pStyle w:val="XML3"/>
              <w:rPr>
                <w:del w:id="9880" w:author="Thomas Dietz" w:date="2012-08-08T17:00:00Z"/>
              </w:rPr>
            </w:pPr>
            <w:del w:id="9881" w:author="Thomas Dietz" w:date="2012-08-08T17:00:00Z">
              <w:r w:rsidDel="00ED0AEA">
                <w:delText>}</w:delText>
              </w:r>
            </w:del>
          </w:p>
          <w:p w14:paraId="7383889D" w14:textId="10F60EC4" w:rsidR="008B56E6" w:rsidDel="00ED0AEA" w:rsidRDefault="008B56E6" w:rsidP="004165BB">
            <w:pPr>
              <w:pStyle w:val="XML3"/>
              <w:rPr>
                <w:del w:id="9882" w:author="Thomas Dietz" w:date="2012-08-08T17:00:00Z"/>
              </w:rPr>
            </w:pPr>
            <w:del w:id="9883" w:author="Thomas Dietz" w:date="2012-08-08T17:00:00Z">
              <w:r w:rsidDel="00ED0AEA">
                <w:delText>leaf J {</w:delText>
              </w:r>
            </w:del>
          </w:p>
          <w:p w14:paraId="181CD7CA" w14:textId="273483C2" w:rsidR="008B56E6" w:rsidDel="00ED0AEA" w:rsidRDefault="008B56E6" w:rsidP="004165BB">
            <w:pPr>
              <w:pStyle w:val="XML4"/>
              <w:rPr>
                <w:del w:id="9884" w:author="Thomas Dietz" w:date="2012-08-08T17:00:00Z"/>
              </w:rPr>
            </w:pPr>
            <w:del w:id="9885" w:author="Thomas Dietz" w:date="2012-08-08T17:00:00Z">
              <w:r w:rsidDel="00ED0AEA">
                <w:delText>type binary;</w:delText>
              </w:r>
            </w:del>
          </w:p>
          <w:p w14:paraId="258F1150" w14:textId="24AF7CB9" w:rsidR="008B56E6" w:rsidDel="00ED0AEA" w:rsidRDefault="008B56E6" w:rsidP="004165BB">
            <w:pPr>
              <w:pStyle w:val="XML4"/>
              <w:rPr>
                <w:del w:id="9886" w:author="Thomas Dietz" w:date="2012-08-08T17:00:00Z"/>
              </w:rPr>
            </w:pPr>
            <w:del w:id="9887" w:author="Thomas Dietz" w:date="2012-08-08T17:00:00Z">
              <w:r w:rsidDel="00ED0AEA">
                <w:delText>mandatory true;</w:delText>
              </w:r>
            </w:del>
          </w:p>
          <w:p w14:paraId="7C97F4FD" w14:textId="7B50977A" w:rsidR="008B56E6" w:rsidDel="00ED0AEA" w:rsidRDefault="008B56E6" w:rsidP="004165BB">
            <w:pPr>
              <w:pStyle w:val="XML3"/>
              <w:rPr>
                <w:del w:id="9888" w:author="Thomas Dietz" w:date="2012-08-08T17:00:00Z"/>
              </w:rPr>
            </w:pPr>
            <w:del w:id="9889" w:author="Thomas Dietz" w:date="2012-08-08T17:00:00Z">
              <w:r w:rsidDel="00ED0AEA">
                <w:delText>}</w:delText>
              </w:r>
            </w:del>
          </w:p>
          <w:p w14:paraId="6C9E8053" w14:textId="5DD00E17" w:rsidR="008B56E6" w:rsidDel="00ED0AEA" w:rsidRDefault="008B56E6" w:rsidP="004165BB">
            <w:pPr>
              <w:pStyle w:val="XML3"/>
              <w:rPr>
                <w:del w:id="9890" w:author="Thomas Dietz" w:date="2012-08-08T17:00:00Z"/>
              </w:rPr>
            </w:pPr>
            <w:del w:id="9891" w:author="Thomas Dietz" w:date="2012-08-08T17:00:00Z">
              <w:r w:rsidDel="00ED0AEA">
                <w:delText>leaf G {</w:delText>
              </w:r>
            </w:del>
          </w:p>
          <w:p w14:paraId="17ADD815" w14:textId="11B9826B" w:rsidR="008B56E6" w:rsidDel="00ED0AEA" w:rsidRDefault="008B56E6" w:rsidP="004165BB">
            <w:pPr>
              <w:pStyle w:val="XML4"/>
              <w:rPr>
                <w:del w:id="9892" w:author="Thomas Dietz" w:date="2012-08-08T17:00:00Z"/>
              </w:rPr>
            </w:pPr>
            <w:del w:id="9893" w:author="Thomas Dietz" w:date="2012-08-08T17:00:00Z">
              <w:r w:rsidDel="00ED0AEA">
                <w:delText>type binary;</w:delText>
              </w:r>
            </w:del>
          </w:p>
          <w:p w14:paraId="03474EB6" w14:textId="14CCF23B" w:rsidR="008B56E6" w:rsidDel="00ED0AEA" w:rsidRDefault="008B56E6" w:rsidP="004165BB">
            <w:pPr>
              <w:pStyle w:val="XML4"/>
              <w:rPr>
                <w:del w:id="9894" w:author="Thomas Dietz" w:date="2012-08-08T17:00:00Z"/>
              </w:rPr>
            </w:pPr>
            <w:del w:id="9895" w:author="Thomas Dietz" w:date="2012-08-08T17:00:00Z">
              <w:r w:rsidDel="00ED0AEA">
                <w:delText>mandatory true;</w:delText>
              </w:r>
            </w:del>
          </w:p>
          <w:p w14:paraId="61A34E9E" w14:textId="15756D1F" w:rsidR="008B56E6" w:rsidDel="00ED0AEA" w:rsidRDefault="008B56E6" w:rsidP="004165BB">
            <w:pPr>
              <w:pStyle w:val="XML3"/>
              <w:rPr>
                <w:del w:id="9896" w:author="Thomas Dietz" w:date="2012-08-08T17:00:00Z"/>
              </w:rPr>
            </w:pPr>
            <w:del w:id="9897" w:author="Thomas Dietz" w:date="2012-08-08T17:00:00Z">
              <w:r w:rsidDel="00ED0AEA">
                <w:delText>}</w:delText>
              </w:r>
            </w:del>
          </w:p>
          <w:p w14:paraId="510BED93" w14:textId="54E7EDC4" w:rsidR="008B56E6" w:rsidDel="00ED0AEA" w:rsidRDefault="008B56E6" w:rsidP="004165BB">
            <w:pPr>
              <w:pStyle w:val="XML3"/>
              <w:rPr>
                <w:del w:id="9898" w:author="Thomas Dietz" w:date="2012-08-08T17:00:00Z"/>
              </w:rPr>
            </w:pPr>
            <w:del w:id="9899" w:author="Thomas Dietz" w:date="2012-08-08T17:00:00Z">
              <w:r w:rsidDel="00ED0AEA">
                <w:delText>leaf Y {</w:delText>
              </w:r>
            </w:del>
          </w:p>
          <w:p w14:paraId="51A5F9A4" w14:textId="6099582F" w:rsidR="008B56E6" w:rsidDel="00ED0AEA" w:rsidRDefault="008B56E6" w:rsidP="004165BB">
            <w:pPr>
              <w:pStyle w:val="XML4"/>
              <w:rPr>
                <w:del w:id="9900" w:author="Thomas Dietz" w:date="2012-08-08T17:00:00Z"/>
              </w:rPr>
            </w:pPr>
            <w:del w:id="9901" w:author="Thomas Dietz" w:date="2012-08-08T17:00:00Z">
              <w:r w:rsidDel="00ED0AEA">
                <w:delText>type binary;</w:delText>
              </w:r>
            </w:del>
          </w:p>
          <w:p w14:paraId="6766EF3A" w14:textId="75D8F70F" w:rsidR="008B56E6" w:rsidDel="00ED0AEA" w:rsidRDefault="008B56E6" w:rsidP="004165BB">
            <w:pPr>
              <w:pStyle w:val="XML4"/>
              <w:rPr>
                <w:del w:id="9902" w:author="Thomas Dietz" w:date="2012-08-08T17:00:00Z"/>
              </w:rPr>
            </w:pPr>
            <w:del w:id="9903" w:author="Thomas Dietz" w:date="2012-08-08T17:00:00Z">
              <w:r w:rsidDel="00ED0AEA">
                <w:delText>mandatory true;</w:delText>
              </w:r>
            </w:del>
          </w:p>
          <w:p w14:paraId="72F47E6D" w14:textId="1F8B018C" w:rsidR="008B56E6" w:rsidDel="00ED0AEA" w:rsidRDefault="008B56E6" w:rsidP="004165BB">
            <w:pPr>
              <w:pStyle w:val="XML3"/>
              <w:rPr>
                <w:del w:id="9904" w:author="Thomas Dietz" w:date="2012-08-08T17:00:00Z"/>
              </w:rPr>
            </w:pPr>
            <w:del w:id="9905" w:author="Thomas Dietz" w:date="2012-08-08T17:00:00Z">
              <w:r w:rsidDel="00ED0AEA">
                <w:delText>}</w:delText>
              </w:r>
            </w:del>
          </w:p>
          <w:p w14:paraId="28A30D31" w14:textId="32C71E85" w:rsidR="008B56E6" w:rsidDel="00ED0AEA" w:rsidRDefault="008B56E6" w:rsidP="004165BB">
            <w:pPr>
              <w:pStyle w:val="XML3"/>
              <w:rPr>
                <w:del w:id="9906" w:author="Thomas Dietz" w:date="2012-08-08T17:00:00Z"/>
              </w:rPr>
            </w:pPr>
            <w:del w:id="9907" w:author="Thomas Dietz" w:date="2012-08-08T17:00:00Z">
              <w:r w:rsidDel="00ED0AEA">
                <w:delText>leaf Seed {</w:delText>
              </w:r>
            </w:del>
          </w:p>
          <w:p w14:paraId="123DD25E" w14:textId="1BEA92CF" w:rsidR="008B56E6" w:rsidDel="00ED0AEA" w:rsidRDefault="008B56E6" w:rsidP="004165BB">
            <w:pPr>
              <w:pStyle w:val="XML4"/>
              <w:rPr>
                <w:del w:id="9908" w:author="Thomas Dietz" w:date="2012-08-08T17:00:00Z"/>
              </w:rPr>
            </w:pPr>
            <w:del w:id="9909" w:author="Thomas Dietz" w:date="2012-08-08T17:00:00Z">
              <w:r w:rsidDel="00ED0AEA">
                <w:lastRenderedPageBreak/>
                <w:delText>when "count(../PgenCounter) != 0";</w:delText>
              </w:r>
            </w:del>
          </w:p>
          <w:p w14:paraId="68BC1126" w14:textId="110ED569" w:rsidR="008B56E6" w:rsidDel="00ED0AEA" w:rsidRDefault="008B56E6" w:rsidP="004165BB">
            <w:pPr>
              <w:pStyle w:val="XML4"/>
              <w:rPr>
                <w:del w:id="9910" w:author="Thomas Dietz" w:date="2012-08-08T17:00:00Z"/>
              </w:rPr>
            </w:pPr>
            <w:del w:id="9911" w:author="Thomas Dietz" w:date="2012-08-08T17:00:00Z">
              <w:r w:rsidDel="00ED0AEA">
                <w:delText>type binary;</w:delText>
              </w:r>
            </w:del>
          </w:p>
          <w:p w14:paraId="11EAD711" w14:textId="011DD831" w:rsidR="008B56E6" w:rsidDel="00ED0AEA" w:rsidRDefault="008B56E6" w:rsidP="004165BB">
            <w:pPr>
              <w:pStyle w:val="XML4"/>
              <w:rPr>
                <w:del w:id="9912" w:author="Thomas Dietz" w:date="2012-08-08T17:00:00Z"/>
              </w:rPr>
            </w:pPr>
            <w:del w:id="9913" w:author="Thomas Dietz" w:date="2012-08-08T17:00:00Z">
              <w:r w:rsidDel="00ED0AEA">
                <w:delText>mandatory true;</w:delText>
              </w:r>
            </w:del>
          </w:p>
          <w:p w14:paraId="79496F1B" w14:textId="70FB885E" w:rsidR="008B56E6" w:rsidDel="00ED0AEA" w:rsidRDefault="008B56E6" w:rsidP="004165BB">
            <w:pPr>
              <w:pStyle w:val="XML3"/>
              <w:rPr>
                <w:del w:id="9914" w:author="Thomas Dietz" w:date="2012-08-08T17:00:00Z"/>
              </w:rPr>
            </w:pPr>
            <w:del w:id="9915" w:author="Thomas Dietz" w:date="2012-08-08T17:00:00Z">
              <w:r w:rsidDel="00ED0AEA">
                <w:delText>}</w:delText>
              </w:r>
            </w:del>
          </w:p>
          <w:p w14:paraId="11384709" w14:textId="7CAB83AB" w:rsidR="008B56E6" w:rsidDel="00ED0AEA" w:rsidRDefault="008B56E6" w:rsidP="004165BB">
            <w:pPr>
              <w:pStyle w:val="XML3"/>
              <w:rPr>
                <w:del w:id="9916" w:author="Thomas Dietz" w:date="2012-08-08T17:00:00Z"/>
              </w:rPr>
            </w:pPr>
            <w:del w:id="9917" w:author="Thomas Dietz" w:date="2012-08-08T17:00:00Z">
              <w:r w:rsidDel="00ED0AEA">
                <w:delText>leaf PgenCounter {</w:delText>
              </w:r>
            </w:del>
          </w:p>
          <w:p w14:paraId="3709F139" w14:textId="5AE736B9" w:rsidR="008B56E6" w:rsidDel="00ED0AEA" w:rsidRDefault="008B56E6" w:rsidP="004165BB">
            <w:pPr>
              <w:pStyle w:val="XML4"/>
              <w:rPr>
                <w:del w:id="9918" w:author="Thomas Dietz" w:date="2012-08-08T17:00:00Z"/>
              </w:rPr>
            </w:pPr>
            <w:del w:id="9919" w:author="Thomas Dietz" w:date="2012-08-08T17:00:00Z">
              <w:r w:rsidDel="00ED0AEA">
                <w:delText>when "count(../Seed) != 0";</w:delText>
              </w:r>
            </w:del>
          </w:p>
          <w:p w14:paraId="1377E017" w14:textId="732B3DEE" w:rsidR="008B56E6" w:rsidDel="00ED0AEA" w:rsidRDefault="008B56E6" w:rsidP="004165BB">
            <w:pPr>
              <w:pStyle w:val="XML4"/>
              <w:rPr>
                <w:del w:id="9920" w:author="Thomas Dietz" w:date="2012-08-08T17:00:00Z"/>
              </w:rPr>
            </w:pPr>
            <w:del w:id="9921" w:author="Thomas Dietz" w:date="2012-08-08T17:00:00Z">
              <w:r w:rsidDel="00ED0AEA">
                <w:delText>type binary;</w:delText>
              </w:r>
            </w:del>
          </w:p>
          <w:p w14:paraId="78DC97A9" w14:textId="1137107E" w:rsidR="008B56E6" w:rsidDel="00ED0AEA" w:rsidRDefault="008B56E6" w:rsidP="004165BB">
            <w:pPr>
              <w:pStyle w:val="XML4"/>
              <w:rPr>
                <w:del w:id="9922" w:author="Thomas Dietz" w:date="2012-08-08T17:00:00Z"/>
              </w:rPr>
            </w:pPr>
            <w:del w:id="9923" w:author="Thomas Dietz" w:date="2012-08-08T17:00:00Z">
              <w:r w:rsidDel="00ED0AEA">
                <w:delText>mandatory true;</w:delText>
              </w:r>
            </w:del>
          </w:p>
          <w:p w14:paraId="41B32F45" w14:textId="088073B7" w:rsidR="008B56E6" w:rsidDel="00ED0AEA" w:rsidRDefault="008B56E6" w:rsidP="004165BB">
            <w:pPr>
              <w:pStyle w:val="XML3"/>
              <w:rPr>
                <w:del w:id="9924" w:author="Thomas Dietz" w:date="2012-08-08T17:00:00Z"/>
              </w:rPr>
            </w:pPr>
            <w:del w:id="9925" w:author="Thomas Dietz" w:date="2012-08-08T17:00:00Z">
              <w:r w:rsidDel="00ED0AEA">
                <w:delText>}</w:delText>
              </w:r>
            </w:del>
          </w:p>
          <w:p w14:paraId="12295418" w14:textId="42E3E0F6" w:rsidR="008B56E6" w:rsidDel="00ED0AEA" w:rsidRDefault="008B56E6" w:rsidP="004165BB">
            <w:pPr>
              <w:pStyle w:val="XML2"/>
              <w:rPr>
                <w:del w:id="9926" w:author="Thomas Dietz" w:date="2012-08-08T17:00:00Z"/>
              </w:rPr>
            </w:pPr>
            <w:del w:id="9927" w:author="Thomas Dietz" w:date="2012-08-08T17:00:00Z">
              <w:r w:rsidDel="00ED0AEA">
                <w:delText>}</w:delText>
              </w:r>
            </w:del>
          </w:p>
          <w:p w14:paraId="568BD105" w14:textId="3B3A2106" w:rsidR="008B56E6" w:rsidDel="00ED0AEA" w:rsidRDefault="008B56E6" w:rsidP="008B56E6">
            <w:pPr>
              <w:pStyle w:val="XML1"/>
              <w:rPr>
                <w:del w:id="9928" w:author="Thomas Dietz" w:date="2012-08-08T17:00:00Z"/>
              </w:rPr>
            </w:pPr>
          </w:p>
          <w:p w14:paraId="4CDE7E6A" w14:textId="4011ACFC" w:rsidR="008B56E6" w:rsidDel="00ED0AEA" w:rsidRDefault="008B56E6" w:rsidP="004165BB">
            <w:pPr>
              <w:pStyle w:val="XML2"/>
              <w:rPr>
                <w:del w:id="9929" w:author="Thomas Dietz" w:date="2012-08-08T17:00:00Z"/>
              </w:rPr>
            </w:pPr>
            <w:del w:id="9930" w:author="Thomas Dietz" w:date="2012-08-08T17:00:00Z">
              <w:r w:rsidDel="00ED0AEA">
                <w:delText>grouping RSAKeyValueType {</w:delText>
              </w:r>
            </w:del>
          </w:p>
          <w:p w14:paraId="0EA47AEF" w14:textId="0126162B" w:rsidR="008B56E6" w:rsidDel="00ED0AEA" w:rsidRDefault="008B56E6" w:rsidP="004165BB">
            <w:pPr>
              <w:pStyle w:val="XML3"/>
              <w:rPr>
                <w:del w:id="9931" w:author="Thomas Dietz" w:date="2012-08-08T17:00:00Z"/>
              </w:rPr>
            </w:pPr>
            <w:del w:id="9932" w:author="Thomas Dietz" w:date="2012-08-08T17:00:00Z">
              <w:r w:rsidDel="00ED0AEA">
                <w:delText>leaf Modulus {</w:delText>
              </w:r>
            </w:del>
          </w:p>
          <w:p w14:paraId="570CCECE" w14:textId="2D2D2233" w:rsidR="008B56E6" w:rsidDel="00ED0AEA" w:rsidRDefault="008B56E6" w:rsidP="004165BB">
            <w:pPr>
              <w:pStyle w:val="XML4"/>
              <w:rPr>
                <w:del w:id="9933" w:author="Thomas Dietz" w:date="2012-08-08T17:00:00Z"/>
              </w:rPr>
            </w:pPr>
            <w:del w:id="9934" w:author="Thomas Dietz" w:date="2012-08-08T17:00:00Z">
              <w:r w:rsidDel="00ED0AEA">
                <w:delText>type binary;</w:delText>
              </w:r>
            </w:del>
          </w:p>
          <w:p w14:paraId="2166A694" w14:textId="3785C94F" w:rsidR="008B56E6" w:rsidDel="00ED0AEA" w:rsidRDefault="008B56E6" w:rsidP="004165BB">
            <w:pPr>
              <w:pStyle w:val="XML4"/>
              <w:rPr>
                <w:del w:id="9935" w:author="Thomas Dietz" w:date="2012-08-08T17:00:00Z"/>
              </w:rPr>
            </w:pPr>
            <w:del w:id="9936" w:author="Thomas Dietz" w:date="2012-08-08T17:00:00Z">
              <w:r w:rsidDel="00ED0AEA">
                <w:delText>mandatory true;</w:delText>
              </w:r>
            </w:del>
          </w:p>
          <w:p w14:paraId="7A114B43" w14:textId="2288A552" w:rsidR="008B56E6" w:rsidDel="00ED0AEA" w:rsidRDefault="008B56E6" w:rsidP="004165BB">
            <w:pPr>
              <w:pStyle w:val="XML3"/>
              <w:rPr>
                <w:del w:id="9937" w:author="Thomas Dietz" w:date="2012-08-08T17:00:00Z"/>
              </w:rPr>
            </w:pPr>
            <w:del w:id="9938" w:author="Thomas Dietz" w:date="2012-08-08T17:00:00Z">
              <w:r w:rsidDel="00ED0AEA">
                <w:delText>}</w:delText>
              </w:r>
            </w:del>
          </w:p>
          <w:p w14:paraId="04813ED5" w14:textId="6F3AECD7" w:rsidR="008B56E6" w:rsidDel="00ED0AEA" w:rsidRDefault="008B56E6" w:rsidP="004165BB">
            <w:pPr>
              <w:pStyle w:val="XML3"/>
              <w:rPr>
                <w:del w:id="9939" w:author="Thomas Dietz" w:date="2012-08-08T17:00:00Z"/>
              </w:rPr>
            </w:pPr>
            <w:del w:id="9940" w:author="Thomas Dietz" w:date="2012-08-08T17:00:00Z">
              <w:r w:rsidDel="00ED0AEA">
                <w:delText>leaf Exponent {</w:delText>
              </w:r>
            </w:del>
          </w:p>
          <w:p w14:paraId="6D541DA9" w14:textId="429CDAD5" w:rsidR="008B56E6" w:rsidDel="00ED0AEA" w:rsidRDefault="008B56E6" w:rsidP="004165BB">
            <w:pPr>
              <w:pStyle w:val="XML4"/>
              <w:rPr>
                <w:del w:id="9941" w:author="Thomas Dietz" w:date="2012-08-08T17:00:00Z"/>
              </w:rPr>
            </w:pPr>
            <w:del w:id="9942" w:author="Thomas Dietz" w:date="2012-08-08T17:00:00Z">
              <w:r w:rsidDel="00ED0AEA">
                <w:delText>type binary;</w:delText>
              </w:r>
            </w:del>
          </w:p>
          <w:p w14:paraId="4F02C3A5" w14:textId="1683F86B" w:rsidR="008B56E6" w:rsidDel="00ED0AEA" w:rsidRDefault="008B56E6" w:rsidP="004165BB">
            <w:pPr>
              <w:pStyle w:val="XML4"/>
              <w:rPr>
                <w:del w:id="9943" w:author="Thomas Dietz" w:date="2012-08-08T17:00:00Z"/>
              </w:rPr>
            </w:pPr>
            <w:del w:id="9944" w:author="Thomas Dietz" w:date="2012-08-08T17:00:00Z">
              <w:r w:rsidDel="00ED0AEA">
                <w:delText>mandatory true;</w:delText>
              </w:r>
            </w:del>
          </w:p>
          <w:p w14:paraId="38187652" w14:textId="5FDDEEF2" w:rsidR="008B56E6" w:rsidDel="00ED0AEA" w:rsidRDefault="008B56E6" w:rsidP="004165BB">
            <w:pPr>
              <w:pStyle w:val="XML3"/>
              <w:rPr>
                <w:del w:id="9945" w:author="Thomas Dietz" w:date="2012-08-08T17:00:00Z"/>
              </w:rPr>
            </w:pPr>
            <w:del w:id="9946" w:author="Thomas Dietz" w:date="2012-08-08T17:00:00Z">
              <w:r w:rsidDel="00ED0AEA">
                <w:delText>}</w:delText>
              </w:r>
            </w:del>
          </w:p>
          <w:p w14:paraId="3E29EE9A" w14:textId="77D1D2EF" w:rsidR="00F71F36" w:rsidDel="00ED0AEA" w:rsidRDefault="008B56E6" w:rsidP="004165BB">
            <w:pPr>
              <w:pStyle w:val="XML2"/>
              <w:rPr>
                <w:del w:id="9947" w:author="Thomas Dietz" w:date="2012-08-08T17:00:00Z"/>
              </w:rPr>
            </w:pPr>
            <w:del w:id="9948" w:author="Thomas Dietz" w:date="2012-08-08T17:00:00Z">
              <w:r w:rsidDel="00ED0AEA">
                <w:delText>}</w:delText>
              </w:r>
            </w:del>
          </w:p>
          <w:p w14:paraId="0B5FC3B3" w14:textId="47962152" w:rsidR="008B56E6" w:rsidRPr="009227FA" w:rsidDel="00ED0AEA" w:rsidRDefault="008B56E6" w:rsidP="004165BB">
            <w:pPr>
              <w:pStyle w:val="XML2"/>
              <w:rPr>
                <w:del w:id="9949" w:author="Thomas Dietz" w:date="2012-08-08T17:00:00Z"/>
              </w:rPr>
            </w:pPr>
          </w:p>
          <w:p w14:paraId="59B72930" w14:textId="6589226D" w:rsidR="008B7BCC" w:rsidRPr="009227FA" w:rsidDel="00ED0AEA" w:rsidRDefault="008B7BCC" w:rsidP="008B7BCC">
            <w:pPr>
              <w:pStyle w:val="XML1"/>
              <w:rPr>
                <w:del w:id="9950" w:author="Thomas Dietz" w:date="2012-08-08T17:00:00Z"/>
              </w:rPr>
            </w:pPr>
            <w:del w:id="9951" w:author="Thomas Dietz" w:date="2012-08-08T17:00:00Z">
              <w:r w:rsidRPr="009227FA" w:rsidDel="00ED0AEA">
                <w:delText>grouping openflow-flow-table-resource-grouping {</w:delText>
              </w:r>
            </w:del>
          </w:p>
          <w:p w14:paraId="62B40076" w14:textId="58FA8F0E" w:rsidR="008B7BCC" w:rsidRPr="009227FA" w:rsidDel="00ED0AEA" w:rsidRDefault="008B7BCC" w:rsidP="00152A0A">
            <w:pPr>
              <w:pStyle w:val="XML2"/>
              <w:rPr>
                <w:del w:id="9952" w:author="Thomas Dietz" w:date="2012-08-08T17:00:00Z"/>
              </w:rPr>
            </w:pPr>
            <w:del w:id="9953" w:author="Thomas Dietz" w:date="2012-08-08T17:00:00Z">
              <w:r w:rsidRPr="009227FA" w:rsidDel="00ED0AEA">
                <w:delText>description "Representation of an OpenFlow Flow Table Resource.";</w:delText>
              </w:r>
            </w:del>
          </w:p>
          <w:p w14:paraId="2E828988" w14:textId="33332B9D" w:rsidR="008B7BCC" w:rsidRPr="009227FA" w:rsidDel="00ED0AEA" w:rsidRDefault="008B7BCC" w:rsidP="00A3377B">
            <w:pPr>
              <w:pStyle w:val="XML3"/>
              <w:rPr>
                <w:del w:id="9954" w:author="Thomas Dietz" w:date="2012-08-08T17:00:00Z"/>
              </w:rPr>
            </w:pPr>
            <w:del w:id="9955" w:author="Thomas Dietz" w:date="2012-08-08T17:00:00Z">
              <w:r w:rsidRPr="009227FA" w:rsidDel="00ED0AEA">
                <w:delText>leaf resource-id {</w:delText>
              </w:r>
            </w:del>
          </w:p>
          <w:p w14:paraId="60E2F800" w14:textId="4D1CE9FF" w:rsidR="008B7BCC" w:rsidRPr="009227FA" w:rsidDel="00ED0AEA" w:rsidRDefault="008B7BCC" w:rsidP="00A3377B">
            <w:pPr>
              <w:pStyle w:val="XML4"/>
              <w:rPr>
                <w:del w:id="9956" w:author="Thomas Dietz" w:date="2012-08-08T17:00:00Z"/>
              </w:rPr>
            </w:pPr>
            <w:del w:id="9957" w:author="Thomas Dietz" w:date="2012-08-08T17:00:00Z">
              <w:r w:rsidRPr="009227FA" w:rsidDel="00ED0AEA">
                <w:delText>type inet:uri;</w:delText>
              </w:r>
            </w:del>
          </w:p>
          <w:p w14:paraId="7E5110C8" w14:textId="2239BFC5" w:rsidR="008B7BCC" w:rsidRPr="009227FA" w:rsidDel="00ED0AEA" w:rsidRDefault="008B7BCC" w:rsidP="00A3377B">
            <w:pPr>
              <w:pStyle w:val="XML4"/>
              <w:rPr>
                <w:del w:id="9958" w:author="Thomas Dietz" w:date="2012-08-08T17:00:00Z"/>
              </w:rPr>
            </w:pPr>
            <w:del w:id="9959" w:author="Thomas Dietz" w:date="2012-08-08T17:00:00Z">
              <w:r w:rsidRPr="009227FA" w:rsidDel="00ED0AEA">
                <w:delText>description "An unique but locally arbitrary identifier that identifies a flow table and is persistent across reboots of the system."</w:delText>
              </w:r>
              <w:r w:rsidR="001C3837" w:rsidRPr="009227FA" w:rsidDel="00ED0AEA">
                <w:delText>;</w:delText>
              </w:r>
            </w:del>
          </w:p>
          <w:p w14:paraId="06FDC15F" w14:textId="1C7EACD4" w:rsidR="008B7BCC" w:rsidRPr="004238F6" w:rsidDel="00ED0AEA" w:rsidRDefault="008B7BCC" w:rsidP="00A3377B">
            <w:pPr>
              <w:pStyle w:val="XML2"/>
              <w:rPr>
                <w:del w:id="9960" w:author="Thomas Dietz" w:date="2012-08-08T17:00:00Z"/>
                <w:rPrChange w:id="9961" w:author="Thomas Dietz" w:date="2012-08-08T14:24:00Z">
                  <w:rPr>
                    <w:del w:id="9962" w:author="Thomas Dietz" w:date="2012-08-08T17:00:00Z"/>
                    <w:lang w:val="de-DE"/>
                  </w:rPr>
                </w:rPrChange>
              </w:rPr>
            </w:pPr>
            <w:del w:id="9963" w:author="Thomas Dietz" w:date="2012-08-08T17:00:00Z">
              <w:r w:rsidRPr="004238F6" w:rsidDel="00ED0AEA">
                <w:rPr>
                  <w:rPrChange w:id="9964" w:author="Thomas Dietz" w:date="2012-08-08T14:24:00Z">
                    <w:rPr>
                      <w:lang w:val="de-DE"/>
                    </w:rPr>
                  </w:rPrChange>
                </w:rPr>
                <w:delText>}</w:delText>
              </w:r>
            </w:del>
          </w:p>
          <w:p w14:paraId="4FEFFE9A" w14:textId="4F42D805" w:rsidR="008B7BCC" w:rsidRPr="003C232C" w:rsidDel="00ED0AEA" w:rsidRDefault="00901B72" w:rsidP="002E40D3">
            <w:pPr>
              <w:pStyle w:val="XML2"/>
              <w:rPr>
                <w:del w:id="9965" w:author="Thomas Dietz" w:date="2012-08-08T17:00:00Z"/>
              </w:rPr>
            </w:pPr>
            <w:del w:id="9966" w:author="Thomas Dietz" w:date="2012-08-08T17:00:00Z">
              <w:r w:rsidRPr="003C232C" w:rsidDel="00ED0AEA">
                <w:delText>l</w:delText>
              </w:r>
              <w:r w:rsidR="008B7BCC" w:rsidRPr="003C232C" w:rsidDel="00ED0AEA">
                <w:delText>eaf max-entries {</w:delText>
              </w:r>
            </w:del>
          </w:p>
          <w:p w14:paraId="4507306A" w14:textId="30169356" w:rsidR="008B7BCC" w:rsidRPr="003C232C" w:rsidDel="00ED0AEA" w:rsidRDefault="00901B72" w:rsidP="002E40D3">
            <w:pPr>
              <w:pStyle w:val="XML3"/>
              <w:rPr>
                <w:del w:id="9967" w:author="Thomas Dietz" w:date="2012-08-08T17:00:00Z"/>
              </w:rPr>
            </w:pPr>
            <w:del w:id="9968" w:author="Thomas Dietz" w:date="2012-08-08T17:00:00Z">
              <w:r w:rsidRPr="003C232C" w:rsidDel="00ED0AEA">
                <w:delText>t</w:delText>
              </w:r>
              <w:r w:rsidR="008B7BCC" w:rsidRPr="003C232C" w:rsidDel="00ED0AEA">
                <w:delText>ype uint8;</w:delText>
              </w:r>
            </w:del>
          </w:p>
          <w:p w14:paraId="3FD91D83" w14:textId="137321EE" w:rsidR="008B7BCC" w:rsidRPr="009227FA" w:rsidDel="00ED0AEA" w:rsidRDefault="008B7BCC" w:rsidP="002E40D3">
            <w:pPr>
              <w:pStyle w:val="XML3"/>
              <w:rPr>
                <w:del w:id="9969" w:author="Thomas Dietz" w:date="2012-08-08T17:00:00Z"/>
              </w:rPr>
            </w:pPr>
            <w:del w:id="9970" w:author="Thomas Dietz" w:date="2012-08-08T17:00:00Z">
              <w:r w:rsidRPr="009227FA" w:rsidDel="00ED0AEA">
                <w:delText>description "The maximum number of flow entries supported by the flow table."</w:delText>
              </w:r>
              <w:r w:rsidR="00901B72" w:rsidRPr="009227FA" w:rsidDel="00ED0AEA">
                <w:delText>;</w:delText>
              </w:r>
            </w:del>
          </w:p>
          <w:p w14:paraId="599AA200" w14:textId="7166D690" w:rsidR="00443358" w:rsidRPr="00C17419" w:rsidDel="00ED0AEA" w:rsidRDefault="00755993" w:rsidP="003C232C">
            <w:pPr>
              <w:pStyle w:val="XML3"/>
              <w:ind w:left="0" w:firstLine="0"/>
              <w:rPr>
                <w:del w:id="9971" w:author="Thomas Dietz" w:date="2012-08-08T17:00:00Z"/>
              </w:rPr>
            </w:pPr>
            <w:del w:id="9972" w:author="Thomas Dietz" w:date="2012-08-08T17:00:00Z">
              <w:r w:rsidRPr="003C232C" w:rsidDel="00ED0AEA">
                <w:delText xml:space="preserve">  </w:delText>
              </w:r>
              <w:r w:rsidR="008B7BCC" w:rsidRPr="009227FA" w:rsidDel="00ED0AEA">
                <w:delText>}</w:delText>
              </w:r>
              <w:r w:rsidR="00443358" w:rsidRPr="009227FA" w:rsidDel="00ED0AEA">
                <w:delText xml:space="preserve">      </w:delText>
              </w:r>
            </w:del>
          </w:p>
          <w:p w14:paraId="3F3734B3" w14:textId="353F87EA" w:rsidR="00443358" w:rsidRPr="009227FA" w:rsidDel="00ED0AEA" w:rsidRDefault="00443358" w:rsidP="003C232C">
            <w:pPr>
              <w:pStyle w:val="XML3"/>
              <w:ind w:left="0" w:firstLine="0"/>
              <w:rPr>
                <w:del w:id="9973" w:author="Thomas Dietz" w:date="2012-08-08T17:00:00Z"/>
              </w:rPr>
            </w:pPr>
            <w:del w:id="9974" w:author="Thomas Dietz" w:date="2012-08-08T17:00:00Z">
              <w:r w:rsidRPr="003C232C" w:rsidDel="00ED0AEA">
                <w:delText xml:space="preserve">  </w:delText>
              </w:r>
              <w:r w:rsidRPr="009227FA" w:rsidDel="00ED0AEA">
                <w:delText>container next-tables {</w:delText>
              </w:r>
            </w:del>
          </w:p>
          <w:p w14:paraId="34AF7733" w14:textId="028AA94C" w:rsidR="00443358" w:rsidRPr="00F542D1" w:rsidDel="00ED0AEA" w:rsidRDefault="00443358" w:rsidP="003C232C">
            <w:pPr>
              <w:pStyle w:val="XML3"/>
              <w:rPr>
                <w:del w:id="9975" w:author="Thomas Dietz" w:date="2012-08-08T17:00:00Z"/>
              </w:rPr>
            </w:pPr>
            <w:del w:id="9976" w:author="Thomas Dietz" w:date="2012-08-08T17:00:00Z">
              <w:r w:rsidRPr="00C17419" w:rsidDel="00ED0AEA">
                <w:delText>leaf-list table-id {</w:delText>
              </w:r>
            </w:del>
          </w:p>
          <w:p w14:paraId="4A7CA00A" w14:textId="7CDAF2C6" w:rsidR="00443358" w:rsidRPr="009227FA" w:rsidDel="00ED0AEA" w:rsidRDefault="00443358" w:rsidP="003C232C">
            <w:pPr>
              <w:pStyle w:val="XML3"/>
              <w:rPr>
                <w:del w:id="9977" w:author="Thomas Dietz" w:date="2012-08-08T17:00:00Z"/>
              </w:rPr>
            </w:pPr>
            <w:del w:id="9978" w:author="Thomas Dietz" w:date="2012-08-08T17:00:00Z">
              <w:r w:rsidRPr="003C232C" w:rsidDel="00ED0AEA">
                <w:delText xml:space="preserve">  </w:delText>
              </w:r>
              <w:r w:rsidRPr="009227FA" w:rsidDel="00ED0AEA">
                <w:delText>type inet:uri;</w:delText>
              </w:r>
            </w:del>
          </w:p>
          <w:p w14:paraId="2A148889" w14:textId="0739C44C" w:rsidR="00443358" w:rsidRPr="00F542D1" w:rsidDel="00ED0AEA" w:rsidRDefault="00443358" w:rsidP="003C232C">
            <w:pPr>
              <w:pStyle w:val="XML3"/>
              <w:rPr>
                <w:del w:id="9979" w:author="Thomas Dietz" w:date="2012-08-08T17:00:00Z"/>
              </w:rPr>
            </w:pPr>
            <w:del w:id="9980" w:author="Thomas Dietz" w:date="2012-08-08T17:00:00Z">
              <w:r w:rsidRPr="00C17419" w:rsidDel="00ED0AEA">
                <w:delText>}</w:delText>
              </w:r>
            </w:del>
          </w:p>
          <w:p w14:paraId="7197E263" w14:textId="1ABEBC7A" w:rsidR="00443358" w:rsidRPr="003C232C" w:rsidDel="00ED0AEA" w:rsidRDefault="00443358" w:rsidP="003C232C">
            <w:pPr>
              <w:pStyle w:val="XML3"/>
              <w:jc w:val="both"/>
              <w:rPr>
                <w:del w:id="9981" w:author="Thomas Dietz" w:date="2012-08-08T17:00:00Z"/>
              </w:rPr>
            </w:pPr>
            <w:del w:id="9982" w:author="Thomas Dietz" w:date="2012-08-08T17:00:00Z">
              <w:r w:rsidRPr="003C232C" w:rsidDel="00ED0AEA">
                <w:delText>d</w:delText>
              </w:r>
              <w:r w:rsidRPr="009227FA" w:rsidDel="00ED0AEA">
                <w:delText>escription "The array of flow</w:delText>
              </w:r>
              <w:r w:rsidRPr="003C232C" w:rsidDel="00ED0AEA">
                <w:delText xml:space="preserve"> table ids that can be directly </w:delText>
              </w:r>
              <w:r w:rsidRPr="009227FA" w:rsidDel="00ED0AEA">
                <w:delText xml:space="preserve">reached from the present table using </w:delText>
              </w:r>
              <w:r w:rsidR="00486F13" w:rsidRPr="009227FA" w:rsidDel="00ED0AEA">
                <w:delText>'</w:delText>
              </w:r>
              <w:r w:rsidRPr="003C232C" w:rsidDel="00ED0AEA">
                <w:delText>goto-table</w:delText>
              </w:r>
              <w:r w:rsidR="00486F13" w:rsidRPr="009227FA" w:rsidDel="00ED0AEA">
                <w:delText>'</w:delText>
              </w:r>
              <w:r w:rsidRPr="003C232C" w:rsidDel="00ED0AEA">
                <w:delText xml:space="preserve"> </w:delText>
              </w:r>
              <w:r w:rsidRPr="009227FA" w:rsidDel="00ED0AEA">
                <w:delText>instruction.";</w:delText>
              </w:r>
            </w:del>
          </w:p>
          <w:p w14:paraId="074DFD9D" w14:textId="22EE9246" w:rsidR="008B7BCC" w:rsidRPr="009227FA" w:rsidDel="00ED0AEA" w:rsidRDefault="00443358" w:rsidP="003C232C">
            <w:pPr>
              <w:pStyle w:val="XML3"/>
              <w:ind w:left="0" w:firstLine="0"/>
              <w:rPr>
                <w:del w:id="9983" w:author="Thomas Dietz" w:date="2012-08-08T17:00:00Z"/>
              </w:rPr>
            </w:pPr>
            <w:del w:id="9984" w:author="Thomas Dietz" w:date="2012-08-08T17:00:00Z">
              <w:r w:rsidRPr="003C232C" w:rsidDel="00ED0AEA">
                <w:delText xml:space="preserve">  }</w:delText>
              </w:r>
            </w:del>
          </w:p>
          <w:p w14:paraId="56072D67" w14:textId="65F28D1C" w:rsidR="008B7BCC" w:rsidRPr="009227FA" w:rsidDel="00ED0AEA" w:rsidRDefault="00443358" w:rsidP="003C232C">
            <w:pPr>
              <w:pStyle w:val="XML3"/>
              <w:ind w:left="0" w:firstLine="0"/>
              <w:rPr>
                <w:del w:id="9985" w:author="Thomas Dietz" w:date="2012-08-08T17:00:00Z"/>
              </w:rPr>
            </w:pPr>
            <w:del w:id="9986" w:author="Thomas Dietz" w:date="2012-08-08T17:00:00Z">
              <w:r w:rsidRPr="003C232C" w:rsidDel="00ED0AEA">
                <w:delText xml:space="preserve">  </w:delText>
              </w:r>
              <w:r w:rsidR="008B7BCC" w:rsidRPr="009227FA" w:rsidDel="00ED0AEA">
                <w:delText>container instructions {</w:delText>
              </w:r>
            </w:del>
          </w:p>
          <w:p w14:paraId="6C659930" w14:textId="71E486FF" w:rsidR="008B7BCC" w:rsidRPr="00F542D1" w:rsidDel="00ED0AEA" w:rsidRDefault="008B7BCC" w:rsidP="002E40D3">
            <w:pPr>
              <w:pStyle w:val="XML4"/>
              <w:rPr>
                <w:del w:id="9987" w:author="Thomas Dietz" w:date="2012-08-08T17:00:00Z"/>
              </w:rPr>
            </w:pPr>
            <w:del w:id="9988" w:author="Thomas Dietz" w:date="2012-08-08T17:00:00Z">
              <w:r w:rsidRPr="00C17419" w:rsidDel="00ED0AEA">
                <w:delText>leaf-list type {</w:delText>
              </w:r>
            </w:del>
          </w:p>
          <w:p w14:paraId="10B2BF4D" w14:textId="671BC837" w:rsidR="008B7BCC" w:rsidRPr="00FF0D35" w:rsidDel="00ED0AEA" w:rsidRDefault="008B7BCC" w:rsidP="002E40D3">
            <w:pPr>
              <w:pStyle w:val="XML5"/>
              <w:rPr>
                <w:del w:id="9989" w:author="Thomas Dietz" w:date="2012-08-08T17:00:00Z"/>
              </w:rPr>
            </w:pPr>
            <w:del w:id="9990" w:author="Thomas Dietz" w:date="2012-08-08T17:00:00Z">
              <w:r w:rsidRPr="00FF0D35" w:rsidDel="00ED0AEA">
                <w:delText>type instruction-type;</w:delText>
              </w:r>
            </w:del>
          </w:p>
          <w:p w14:paraId="3461A000" w14:textId="4507D252" w:rsidR="008B7BCC" w:rsidRPr="00F845EC" w:rsidDel="00ED0AEA" w:rsidRDefault="008B7BCC" w:rsidP="002E40D3">
            <w:pPr>
              <w:pStyle w:val="XML4"/>
              <w:rPr>
                <w:del w:id="9991" w:author="Thomas Dietz" w:date="2012-08-08T17:00:00Z"/>
              </w:rPr>
            </w:pPr>
            <w:del w:id="9992" w:author="Thomas Dietz" w:date="2012-08-08T17:00:00Z">
              <w:r w:rsidRPr="00FF0D35" w:rsidDel="00ED0AEA">
                <w:delText>}</w:delText>
              </w:r>
            </w:del>
          </w:p>
          <w:p w14:paraId="2043EE3A" w14:textId="6D67B527" w:rsidR="008B7BCC" w:rsidRPr="009227FA" w:rsidDel="00ED0AEA" w:rsidRDefault="008B7BCC" w:rsidP="002E40D3">
            <w:pPr>
              <w:pStyle w:val="XML4"/>
              <w:rPr>
                <w:del w:id="9993" w:author="Thomas Dietz" w:date="2012-08-08T17:00:00Z"/>
              </w:rPr>
            </w:pPr>
            <w:del w:id="9994" w:author="Thomas Dietz" w:date="2012-08-08T17:00:00Z">
              <w:r w:rsidRPr="009227FA" w:rsidDel="00ED0AEA">
                <w:delText>description "The instruction types supported by the flow table."</w:delText>
              </w:r>
              <w:r w:rsidR="00901B72" w:rsidRPr="009227FA" w:rsidDel="00ED0AEA">
                <w:delText>;</w:delText>
              </w:r>
            </w:del>
          </w:p>
          <w:p w14:paraId="6916F2D2" w14:textId="3E9D9925" w:rsidR="008B7BCC" w:rsidRPr="009227FA" w:rsidDel="00ED0AEA" w:rsidRDefault="008B7BCC" w:rsidP="002E40D3">
            <w:pPr>
              <w:pStyle w:val="XML3"/>
              <w:rPr>
                <w:del w:id="9995" w:author="Thomas Dietz" w:date="2012-08-08T17:00:00Z"/>
              </w:rPr>
            </w:pPr>
            <w:del w:id="9996" w:author="Thomas Dietz" w:date="2012-08-08T17:00:00Z">
              <w:r w:rsidRPr="009227FA" w:rsidDel="00ED0AEA">
                <w:delText>}</w:delText>
              </w:r>
            </w:del>
          </w:p>
          <w:p w14:paraId="306E54A2" w14:textId="3F090392" w:rsidR="008B7BCC" w:rsidRPr="009227FA" w:rsidDel="00ED0AEA" w:rsidRDefault="008B7BCC" w:rsidP="002E40D3">
            <w:pPr>
              <w:pStyle w:val="XML3"/>
              <w:rPr>
                <w:del w:id="9997" w:author="Thomas Dietz" w:date="2012-08-08T17:00:00Z"/>
              </w:rPr>
            </w:pPr>
            <w:del w:id="9998" w:author="Thomas Dietz" w:date="2012-08-08T17:00:00Z">
              <w:r w:rsidRPr="009227FA" w:rsidDel="00ED0AEA">
                <w:delText>container matches {</w:delText>
              </w:r>
            </w:del>
          </w:p>
          <w:p w14:paraId="13B18560" w14:textId="57DADDCA" w:rsidR="008B7BCC" w:rsidRPr="009227FA" w:rsidDel="00ED0AEA" w:rsidRDefault="008B7BCC" w:rsidP="002E40D3">
            <w:pPr>
              <w:pStyle w:val="XML4"/>
              <w:rPr>
                <w:del w:id="9999" w:author="Thomas Dietz" w:date="2012-08-08T17:00:00Z"/>
              </w:rPr>
            </w:pPr>
            <w:del w:id="10000" w:author="Thomas Dietz" w:date="2012-08-08T17:00:00Z">
              <w:r w:rsidRPr="009227FA" w:rsidDel="00ED0AEA">
                <w:delText>leaf-list type {</w:delText>
              </w:r>
            </w:del>
          </w:p>
          <w:p w14:paraId="1C566209" w14:textId="1643ED3D" w:rsidR="008B7BCC" w:rsidRPr="009227FA" w:rsidDel="00ED0AEA" w:rsidRDefault="008B7BCC" w:rsidP="002E40D3">
            <w:pPr>
              <w:pStyle w:val="XML5"/>
              <w:rPr>
                <w:del w:id="10001" w:author="Thomas Dietz" w:date="2012-08-08T17:00:00Z"/>
              </w:rPr>
            </w:pPr>
            <w:del w:id="10002" w:author="Thomas Dietz" w:date="2012-08-08T17:00:00Z">
              <w:r w:rsidRPr="009227FA" w:rsidDel="00ED0AEA">
                <w:delText>type match-</w:delText>
              </w:r>
              <w:r w:rsidR="00755993" w:rsidRPr="003C232C" w:rsidDel="00ED0AEA">
                <w:delText>field-</w:delText>
              </w:r>
              <w:r w:rsidRPr="009227FA" w:rsidDel="00ED0AEA">
                <w:delText>type;</w:delText>
              </w:r>
            </w:del>
          </w:p>
          <w:p w14:paraId="38FBA28D" w14:textId="27F584BA" w:rsidR="008B7BCC" w:rsidRPr="00F542D1" w:rsidDel="00ED0AEA" w:rsidRDefault="008B7BCC" w:rsidP="002E40D3">
            <w:pPr>
              <w:pStyle w:val="XML4"/>
              <w:rPr>
                <w:del w:id="10003" w:author="Thomas Dietz" w:date="2012-08-08T17:00:00Z"/>
              </w:rPr>
            </w:pPr>
            <w:del w:id="10004" w:author="Thomas Dietz" w:date="2012-08-08T17:00:00Z">
              <w:r w:rsidRPr="00C17419" w:rsidDel="00ED0AEA">
                <w:delText>}</w:delText>
              </w:r>
            </w:del>
          </w:p>
          <w:p w14:paraId="2897C64D" w14:textId="1A8C9B11" w:rsidR="008B7BCC" w:rsidRPr="00FF0D35" w:rsidDel="00ED0AEA" w:rsidRDefault="008B7BCC" w:rsidP="002E40D3">
            <w:pPr>
              <w:pStyle w:val="XML4"/>
              <w:rPr>
                <w:del w:id="10005" w:author="Thomas Dietz" w:date="2012-08-08T17:00:00Z"/>
              </w:rPr>
            </w:pPr>
            <w:del w:id="10006" w:author="Thomas Dietz" w:date="2012-08-08T17:00:00Z">
              <w:r w:rsidRPr="00FF0D35" w:rsidDel="00ED0AEA">
                <w:delText>description "The match types supported by the flow table."</w:delText>
              </w:r>
              <w:r w:rsidR="00901B72" w:rsidRPr="00FF0D35" w:rsidDel="00ED0AEA">
                <w:delText>;</w:delText>
              </w:r>
            </w:del>
          </w:p>
          <w:p w14:paraId="619F51F6" w14:textId="01FAAA85" w:rsidR="008B7BCC" w:rsidRPr="009227FA" w:rsidDel="00ED0AEA" w:rsidRDefault="008B7BCC" w:rsidP="002E40D3">
            <w:pPr>
              <w:pStyle w:val="XML3"/>
              <w:rPr>
                <w:del w:id="10007" w:author="Thomas Dietz" w:date="2012-08-08T17:00:00Z"/>
              </w:rPr>
            </w:pPr>
            <w:del w:id="10008" w:author="Thomas Dietz" w:date="2012-08-08T17:00:00Z">
              <w:r w:rsidRPr="00F845EC" w:rsidDel="00ED0AEA">
                <w:delText>}</w:delText>
              </w:r>
            </w:del>
          </w:p>
          <w:p w14:paraId="381829FA" w14:textId="086C6CB6" w:rsidR="008B7BCC" w:rsidRPr="009227FA" w:rsidDel="00ED0AEA" w:rsidRDefault="008B7BCC" w:rsidP="002E40D3">
            <w:pPr>
              <w:pStyle w:val="XML3"/>
              <w:rPr>
                <w:del w:id="10009" w:author="Thomas Dietz" w:date="2012-08-08T17:00:00Z"/>
              </w:rPr>
            </w:pPr>
            <w:del w:id="10010" w:author="Thomas Dietz" w:date="2012-08-08T17:00:00Z">
              <w:r w:rsidRPr="009227FA" w:rsidDel="00ED0AEA">
                <w:delText>container write-actions {</w:delText>
              </w:r>
            </w:del>
          </w:p>
          <w:p w14:paraId="120F2CF9" w14:textId="26CC163F" w:rsidR="008B7BCC" w:rsidRPr="009227FA" w:rsidDel="00ED0AEA" w:rsidRDefault="008B7BCC" w:rsidP="002E40D3">
            <w:pPr>
              <w:pStyle w:val="XML4"/>
              <w:rPr>
                <w:del w:id="10011" w:author="Thomas Dietz" w:date="2012-08-08T17:00:00Z"/>
              </w:rPr>
            </w:pPr>
            <w:del w:id="10012" w:author="Thomas Dietz" w:date="2012-08-08T17:00:00Z">
              <w:r w:rsidRPr="009227FA" w:rsidDel="00ED0AEA">
                <w:delText>leaf-list type {</w:delText>
              </w:r>
            </w:del>
          </w:p>
          <w:p w14:paraId="6B3CF511" w14:textId="7E7E2AFA" w:rsidR="008B7BCC" w:rsidRPr="009227FA" w:rsidDel="00ED0AEA" w:rsidRDefault="008B7BCC" w:rsidP="002E40D3">
            <w:pPr>
              <w:pStyle w:val="XML5"/>
              <w:rPr>
                <w:del w:id="10013" w:author="Thomas Dietz" w:date="2012-08-08T17:00:00Z"/>
              </w:rPr>
            </w:pPr>
            <w:del w:id="10014" w:author="Thomas Dietz" w:date="2012-08-08T17:00:00Z">
              <w:r w:rsidRPr="009227FA" w:rsidDel="00ED0AEA">
                <w:lastRenderedPageBreak/>
                <w:delText>type action-type;</w:delText>
              </w:r>
            </w:del>
          </w:p>
          <w:p w14:paraId="1C927840" w14:textId="4943AC96" w:rsidR="008B7BCC" w:rsidRPr="009227FA" w:rsidDel="00ED0AEA" w:rsidRDefault="008B7BCC" w:rsidP="002E40D3">
            <w:pPr>
              <w:pStyle w:val="XML4"/>
              <w:rPr>
                <w:del w:id="10015" w:author="Thomas Dietz" w:date="2012-08-08T17:00:00Z"/>
              </w:rPr>
            </w:pPr>
            <w:del w:id="10016" w:author="Thomas Dietz" w:date="2012-08-08T17:00:00Z">
              <w:r w:rsidRPr="009227FA" w:rsidDel="00ED0AEA">
                <w:delText>}</w:delText>
              </w:r>
            </w:del>
          </w:p>
          <w:p w14:paraId="3A1BF875" w14:textId="1AD06F8C" w:rsidR="008B7BCC" w:rsidRPr="009227FA" w:rsidDel="00ED0AEA" w:rsidRDefault="002E40D3" w:rsidP="002E40D3">
            <w:pPr>
              <w:pStyle w:val="XML4"/>
              <w:rPr>
                <w:del w:id="10017" w:author="Thomas Dietz" w:date="2012-08-08T17:00:00Z"/>
              </w:rPr>
            </w:pPr>
            <w:del w:id="10018" w:author="Thomas Dietz" w:date="2012-08-08T17:00:00Z">
              <w:r w:rsidRPr="009227FA" w:rsidDel="00ED0AEA">
                <w:delText>d</w:delText>
              </w:r>
              <w:r w:rsidR="008B7BCC" w:rsidRPr="009227FA" w:rsidDel="00ED0AEA">
                <w:delText>escription "The write action types supported by the flow table."</w:delText>
              </w:r>
              <w:r w:rsidR="00901B72" w:rsidRPr="009227FA" w:rsidDel="00ED0AEA">
                <w:delText>;</w:delText>
              </w:r>
            </w:del>
          </w:p>
          <w:p w14:paraId="5E1765BC" w14:textId="49541C75" w:rsidR="008B7BCC" w:rsidRPr="009227FA" w:rsidDel="00ED0AEA" w:rsidRDefault="008B7BCC" w:rsidP="004D1AB0">
            <w:pPr>
              <w:pStyle w:val="XML3"/>
              <w:rPr>
                <w:del w:id="10019" w:author="Thomas Dietz" w:date="2012-08-08T17:00:00Z"/>
              </w:rPr>
            </w:pPr>
            <w:del w:id="10020" w:author="Thomas Dietz" w:date="2012-08-08T17:00:00Z">
              <w:r w:rsidRPr="009227FA" w:rsidDel="00ED0AEA">
                <w:delText>}</w:delText>
              </w:r>
            </w:del>
          </w:p>
          <w:p w14:paraId="42A6D735" w14:textId="3AD4A319" w:rsidR="008B7BCC" w:rsidRPr="009227FA" w:rsidDel="00ED0AEA" w:rsidRDefault="008B7BCC" w:rsidP="004D1AB0">
            <w:pPr>
              <w:pStyle w:val="XML3"/>
              <w:rPr>
                <w:del w:id="10021" w:author="Thomas Dietz" w:date="2012-08-08T17:00:00Z"/>
              </w:rPr>
            </w:pPr>
            <w:del w:id="10022" w:author="Thomas Dietz" w:date="2012-08-08T17:00:00Z">
              <w:r w:rsidRPr="009227FA" w:rsidDel="00ED0AEA">
                <w:delText>container apply-actions {</w:delText>
              </w:r>
            </w:del>
          </w:p>
          <w:p w14:paraId="159AD40A" w14:textId="0A81D3D2" w:rsidR="008B7BCC" w:rsidRPr="009227FA" w:rsidDel="00ED0AEA" w:rsidRDefault="008B7BCC" w:rsidP="004D1AB0">
            <w:pPr>
              <w:pStyle w:val="XML4"/>
              <w:rPr>
                <w:del w:id="10023" w:author="Thomas Dietz" w:date="2012-08-08T17:00:00Z"/>
              </w:rPr>
            </w:pPr>
            <w:del w:id="10024" w:author="Thomas Dietz" w:date="2012-08-08T17:00:00Z">
              <w:r w:rsidRPr="009227FA" w:rsidDel="00ED0AEA">
                <w:delText>leaf-list type {</w:delText>
              </w:r>
            </w:del>
          </w:p>
          <w:p w14:paraId="6FC5378E" w14:textId="31A7DBAF" w:rsidR="008B7BCC" w:rsidRPr="009227FA" w:rsidDel="00ED0AEA" w:rsidRDefault="008B7BCC" w:rsidP="004D1AB0">
            <w:pPr>
              <w:pStyle w:val="XML5"/>
              <w:rPr>
                <w:del w:id="10025" w:author="Thomas Dietz" w:date="2012-08-08T17:00:00Z"/>
              </w:rPr>
            </w:pPr>
            <w:del w:id="10026" w:author="Thomas Dietz" w:date="2012-08-08T17:00:00Z">
              <w:r w:rsidRPr="009227FA" w:rsidDel="00ED0AEA">
                <w:delText>type action-type;</w:delText>
              </w:r>
            </w:del>
          </w:p>
          <w:p w14:paraId="7BF13E10" w14:textId="0FA38B7D" w:rsidR="008B7BCC" w:rsidRPr="009227FA" w:rsidDel="00ED0AEA" w:rsidRDefault="008B7BCC" w:rsidP="004D1AB0">
            <w:pPr>
              <w:pStyle w:val="XML4"/>
              <w:rPr>
                <w:del w:id="10027" w:author="Thomas Dietz" w:date="2012-08-08T17:00:00Z"/>
              </w:rPr>
            </w:pPr>
            <w:del w:id="10028" w:author="Thomas Dietz" w:date="2012-08-08T17:00:00Z">
              <w:r w:rsidRPr="009227FA" w:rsidDel="00ED0AEA">
                <w:delText>}</w:delText>
              </w:r>
            </w:del>
          </w:p>
          <w:p w14:paraId="70E6F933" w14:textId="5F68599F" w:rsidR="008B7BCC" w:rsidRPr="009227FA" w:rsidDel="00ED0AEA" w:rsidRDefault="008B7BCC" w:rsidP="004D1AB0">
            <w:pPr>
              <w:pStyle w:val="XML4"/>
              <w:rPr>
                <w:del w:id="10029" w:author="Thomas Dietz" w:date="2012-08-08T17:00:00Z"/>
              </w:rPr>
            </w:pPr>
            <w:del w:id="10030" w:author="Thomas Dietz" w:date="2012-08-08T17:00:00Z">
              <w:r w:rsidRPr="009227FA" w:rsidDel="00ED0AEA">
                <w:delText>description "The apply action types supported by the flow table."</w:delText>
              </w:r>
              <w:r w:rsidR="00901B72" w:rsidRPr="009227FA" w:rsidDel="00ED0AEA">
                <w:delText>;</w:delText>
              </w:r>
            </w:del>
          </w:p>
          <w:p w14:paraId="67F31070" w14:textId="46EF2FC4" w:rsidR="008B7BCC" w:rsidRPr="003C232C" w:rsidDel="00ED0AEA" w:rsidRDefault="008B7BCC" w:rsidP="004D1AB0">
            <w:pPr>
              <w:pStyle w:val="XML3"/>
              <w:rPr>
                <w:del w:id="10031" w:author="Thomas Dietz" w:date="2012-08-08T17:00:00Z"/>
              </w:rPr>
            </w:pPr>
            <w:del w:id="10032" w:author="Thomas Dietz" w:date="2012-08-08T17:00:00Z">
              <w:r w:rsidRPr="009227FA" w:rsidDel="00ED0AEA">
                <w:delText>}</w:delText>
              </w:r>
            </w:del>
          </w:p>
          <w:p w14:paraId="129B9170" w14:textId="17BE83A2" w:rsidR="008A1799" w:rsidRPr="003C232C" w:rsidDel="00ED0AEA" w:rsidRDefault="008A1799" w:rsidP="008A1799">
            <w:pPr>
              <w:pStyle w:val="XML3"/>
              <w:rPr>
                <w:del w:id="10033" w:author="Thomas Dietz" w:date="2012-08-08T17:00:00Z"/>
              </w:rPr>
            </w:pPr>
            <w:del w:id="10034" w:author="Thomas Dietz" w:date="2012-08-08T17:00:00Z">
              <w:r w:rsidRPr="003C232C" w:rsidDel="00ED0AEA">
                <w:delText>container write-setfields {</w:delText>
              </w:r>
            </w:del>
          </w:p>
          <w:p w14:paraId="752726FD" w14:textId="02CCAAF5" w:rsidR="008A1799" w:rsidRPr="003C232C" w:rsidDel="00ED0AEA" w:rsidRDefault="008A1799" w:rsidP="008A1799">
            <w:pPr>
              <w:pStyle w:val="XML3"/>
              <w:rPr>
                <w:del w:id="10035" w:author="Thomas Dietz" w:date="2012-08-08T17:00:00Z"/>
              </w:rPr>
            </w:pPr>
            <w:del w:id="10036" w:author="Thomas Dietz" w:date="2012-08-08T17:00:00Z">
              <w:r w:rsidRPr="003C232C" w:rsidDel="00ED0AEA">
                <w:delText xml:space="preserve">  leaf-list type {</w:delText>
              </w:r>
            </w:del>
          </w:p>
          <w:p w14:paraId="7A0FA5AD" w14:textId="00C728F6" w:rsidR="008A1799" w:rsidRPr="003C232C" w:rsidDel="00ED0AEA" w:rsidRDefault="008A1799" w:rsidP="008A1799">
            <w:pPr>
              <w:pStyle w:val="XML3"/>
              <w:rPr>
                <w:del w:id="10037" w:author="Thomas Dietz" w:date="2012-08-08T17:00:00Z"/>
              </w:rPr>
            </w:pPr>
            <w:del w:id="10038" w:author="Thomas Dietz" w:date="2012-08-08T17:00:00Z">
              <w:r w:rsidRPr="003C232C" w:rsidDel="00ED0AEA">
                <w:tab/>
                <w:delText xml:space="preserve">  type match-field-type;</w:delText>
              </w:r>
            </w:del>
          </w:p>
          <w:p w14:paraId="4553E219" w14:textId="737B226F" w:rsidR="008A1799" w:rsidRPr="003C232C" w:rsidDel="00ED0AEA" w:rsidRDefault="008A1799" w:rsidP="008A1799">
            <w:pPr>
              <w:pStyle w:val="XML3"/>
              <w:rPr>
                <w:del w:id="10039" w:author="Thomas Dietz" w:date="2012-08-08T17:00:00Z"/>
              </w:rPr>
            </w:pPr>
            <w:del w:id="10040" w:author="Thomas Dietz" w:date="2012-08-08T17:00:00Z">
              <w:r w:rsidRPr="003C232C" w:rsidDel="00ED0AEA">
                <w:tab/>
                <w:delText>}</w:delText>
              </w:r>
            </w:del>
          </w:p>
          <w:p w14:paraId="3E15A37C" w14:textId="2BC003C2" w:rsidR="008A1799" w:rsidRPr="003C232C" w:rsidDel="00ED0AEA" w:rsidRDefault="008A1799" w:rsidP="008A1799">
            <w:pPr>
              <w:pStyle w:val="XML3"/>
              <w:rPr>
                <w:del w:id="10041" w:author="Thomas Dietz" w:date="2012-08-08T17:00:00Z"/>
              </w:rPr>
            </w:pPr>
            <w:del w:id="10042" w:author="Thomas Dietz" w:date="2012-08-08T17:00:00Z">
              <w:r w:rsidRPr="003C232C" w:rsidDel="00ED0AEA">
                <w:delText xml:space="preserve">  description "'set-field' action types supported by the table using </w:delText>
              </w:r>
              <w:r w:rsidR="00486F13" w:rsidRPr="009227FA" w:rsidDel="00ED0AEA">
                <w:delText>'</w:delText>
              </w:r>
              <w:r w:rsidRPr="003C232C" w:rsidDel="00ED0AEA">
                <w:delText>write-actions</w:delText>
              </w:r>
              <w:r w:rsidR="00486F13" w:rsidRPr="009227FA" w:rsidDel="00ED0AEA">
                <w:delText>'</w:delText>
              </w:r>
              <w:r w:rsidRPr="003C232C" w:rsidDel="00ED0AEA">
                <w:delText xml:space="preserve"> instruction.";</w:delText>
              </w:r>
            </w:del>
          </w:p>
          <w:p w14:paraId="5F2DB40C" w14:textId="005D015F" w:rsidR="008A1799" w:rsidRPr="003C232C" w:rsidDel="00ED0AEA" w:rsidRDefault="008A1799" w:rsidP="008A1799">
            <w:pPr>
              <w:pStyle w:val="XML3"/>
              <w:rPr>
                <w:del w:id="10043" w:author="Thomas Dietz" w:date="2012-08-08T17:00:00Z"/>
              </w:rPr>
            </w:pPr>
            <w:del w:id="10044" w:author="Thomas Dietz" w:date="2012-08-08T17:00:00Z">
              <w:r w:rsidRPr="003C232C" w:rsidDel="00ED0AEA">
                <w:delText>}</w:delText>
              </w:r>
            </w:del>
          </w:p>
          <w:p w14:paraId="77610EB1" w14:textId="0B0A4F77" w:rsidR="008A1799" w:rsidRPr="003C232C" w:rsidDel="00ED0AEA" w:rsidRDefault="008A1799" w:rsidP="008A1799">
            <w:pPr>
              <w:pStyle w:val="XML3"/>
              <w:rPr>
                <w:del w:id="10045" w:author="Thomas Dietz" w:date="2012-08-08T17:00:00Z"/>
              </w:rPr>
            </w:pPr>
            <w:del w:id="10046" w:author="Thomas Dietz" w:date="2012-08-08T17:00:00Z">
              <w:r w:rsidRPr="003C232C" w:rsidDel="00ED0AEA">
                <w:delText>container apply-setfields {</w:delText>
              </w:r>
            </w:del>
          </w:p>
          <w:p w14:paraId="617D9070" w14:textId="25973351" w:rsidR="008A1799" w:rsidRPr="003C232C" w:rsidDel="00ED0AEA" w:rsidRDefault="008A1799" w:rsidP="008A1799">
            <w:pPr>
              <w:pStyle w:val="XML3"/>
              <w:rPr>
                <w:del w:id="10047" w:author="Thomas Dietz" w:date="2012-08-08T17:00:00Z"/>
              </w:rPr>
            </w:pPr>
            <w:del w:id="10048" w:author="Thomas Dietz" w:date="2012-08-08T17:00:00Z">
              <w:r w:rsidRPr="003C232C" w:rsidDel="00ED0AEA">
                <w:tab/>
                <w:delText>leaf-list type {</w:delText>
              </w:r>
            </w:del>
          </w:p>
          <w:p w14:paraId="291B0782" w14:textId="34987D4A" w:rsidR="008A1799" w:rsidRPr="003C232C" w:rsidDel="00ED0AEA" w:rsidRDefault="008A1799" w:rsidP="008A1799">
            <w:pPr>
              <w:pStyle w:val="XML3"/>
              <w:rPr>
                <w:del w:id="10049" w:author="Thomas Dietz" w:date="2012-08-08T17:00:00Z"/>
              </w:rPr>
            </w:pPr>
            <w:del w:id="10050" w:author="Thomas Dietz" w:date="2012-08-08T17:00:00Z">
              <w:r w:rsidRPr="003C232C" w:rsidDel="00ED0AEA">
                <w:delText xml:space="preserve">    type match-field-type;</w:delText>
              </w:r>
            </w:del>
          </w:p>
          <w:p w14:paraId="0CFBD282" w14:textId="590B466D" w:rsidR="008A1799" w:rsidRPr="003C232C" w:rsidDel="00ED0AEA" w:rsidRDefault="008A1799" w:rsidP="008A1799">
            <w:pPr>
              <w:pStyle w:val="XML3"/>
              <w:rPr>
                <w:del w:id="10051" w:author="Thomas Dietz" w:date="2012-08-08T17:00:00Z"/>
              </w:rPr>
            </w:pPr>
            <w:del w:id="10052" w:author="Thomas Dietz" w:date="2012-08-08T17:00:00Z">
              <w:r w:rsidRPr="003C232C" w:rsidDel="00ED0AEA">
                <w:tab/>
                <w:delText>}</w:delText>
              </w:r>
            </w:del>
          </w:p>
          <w:p w14:paraId="33C77542" w14:textId="564C84E8" w:rsidR="008A1799" w:rsidRPr="003C232C" w:rsidDel="00ED0AEA" w:rsidRDefault="008A1799" w:rsidP="008A1799">
            <w:pPr>
              <w:pStyle w:val="XML3"/>
              <w:rPr>
                <w:del w:id="10053" w:author="Thomas Dietz" w:date="2012-08-08T17:00:00Z"/>
              </w:rPr>
            </w:pPr>
            <w:del w:id="10054" w:author="Thomas Dietz" w:date="2012-08-08T17:00:00Z">
              <w:r w:rsidRPr="003C232C" w:rsidDel="00ED0AEA">
                <w:delText xml:space="preserve">  description "'set-field' action types supported by the table using </w:delText>
              </w:r>
              <w:r w:rsidR="00486F13" w:rsidRPr="009227FA" w:rsidDel="00ED0AEA">
                <w:delText>'</w:delText>
              </w:r>
              <w:r w:rsidRPr="003C232C" w:rsidDel="00ED0AEA">
                <w:delText>apply-actions</w:delText>
              </w:r>
              <w:r w:rsidR="00486F13" w:rsidRPr="009227FA" w:rsidDel="00ED0AEA">
                <w:delText>'</w:delText>
              </w:r>
              <w:r w:rsidRPr="003C232C" w:rsidDel="00ED0AEA">
                <w:delText xml:space="preserve"> instruction.</w:delText>
              </w:r>
              <w:r w:rsidR="00486F13" w:rsidRPr="003C232C" w:rsidDel="00ED0AEA">
                <w:delText>"</w:delText>
              </w:r>
              <w:r w:rsidRPr="003C232C" w:rsidDel="00ED0AEA">
                <w:delText>;</w:delText>
              </w:r>
            </w:del>
          </w:p>
          <w:p w14:paraId="05EA2904" w14:textId="5093A60D" w:rsidR="008A1799" w:rsidRPr="003C232C" w:rsidDel="00ED0AEA" w:rsidRDefault="008A1799" w:rsidP="008A1799">
            <w:pPr>
              <w:pStyle w:val="XML3"/>
              <w:rPr>
                <w:del w:id="10055" w:author="Thomas Dietz" w:date="2012-08-08T17:00:00Z"/>
              </w:rPr>
            </w:pPr>
            <w:del w:id="10056" w:author="Thomas Dietz" w:date="2012-08-08T17:00:00Z">
              <w:r w:rsidRPr="003C232C" w:rsidDel="00ED0AEA">
                <w:delText>}</w:delText>
              </w:r>
            </w:del>
          </w:p>
          <w:p w14:paraId="03342F3C" w14:textId="4B561E88" w:rsidR="008A1799" w:rsidRPr="003C232C" w:rsidDel="00ED0AEA" w:rsidRDefault="008A1799" w:rsidP="008A1799">
            <w:pPr>
              <w:pStyle w:val="XML3"/>
              <w:rPr>
                <w:del w:id="10057" w:author="Thomas Dietz" w:date="2012-08-08T17:00:00Z"/>
              </w:rPr>
            </w:pPr>
            <w:del w:id="10058" w:author="Thomas Dietz" w:date="2012-08-08T17:00:00Z">
              <w:r w:rsidRPr="003C232C" w:rsidDel="00ED0AEA">
                <w:delText>container wildcards {</w:delText>
              </w:r>
            </w:del>
          </w:p>
          <w:p w14:paraId="0404CDCB" w14:textId="41DE3121" w:rsidR="008A1799" w:rsidRPr="003C232C" w:rsidDel="00ED0AEA" w:rsidRDefault="008A1799" w:rsidP="008A1799">
            <w:pPr>
              <w:pStyle w:val="XML3"/>
              <w:rPr>
                <w:del w:id="10059" w:author="Thomas Dietz" w:date="2012-08-08T17:00:00Z"/>
              </w:rPr>
            </w:pPr>
            <w:del w:id="10060" w:author="Thomas Dietz" w:date="2012-08-08T17:00:00Z">
              <w:r w:rsidRPr="003C232C" w:rsidDel="00ED0AEA">
                <w:delText xml:space="preserve">  leaf-list type {</w:delText>
              </w:r>
            </w:del>
          </w:p>
          <w:p w14:paraId="475792AE" w14:textId="040FA425" w:rsidR="008A1799" w:rsidRPr="003C232C" w:rsidDel="00ED0AEA" w:rsidRDefault="008A1799" w:rsidP="008A1799">
            <w:pPr>
              <w:pStyle w:val="XML3"/>
              <w:rPr>
                <w:del w:id="10061" w:author="Thomas Dietz" w:date="2012-08-08T17:00:00Z"/>
              </w:rPr>
            </w:pPr>
            <w:del w:id="10062" w:author="Thomas Dietz" w:date="2012-08-08T17:00:00Z">
              <w:r w:rsidRPr="003C232C" w:rsidDel="00ED0AEA">
                <w:tab/>
                <w:delText xml:space="preserve">  type match-field-type;</w:delText>
              </w:r>
            </w:del>
          </w:p>
          <w:p w14:paraId="05A2F4F2" w14:textId="6718DB28" w:rsidR="008A1799" w:rsidRPr="003C232C" w:rsidDel="00ED0AEA" w:rsidRDefault="008A1799" w:rsidP="008A1799">
            <w:pPr>
              <w:pStyle w:val="XML3"/>
              <w:rPr>
                <w:del w:id="10063" w:author="Thomas Dietz" w:date="2012-08-08T17:00:00Z"/>
              </w:rPr>
            </w:pPr>
            <w:del w:id="10064" w:author="Thomas Dietz" w:date="2012-08-08T17:00:00Z">
              <w:r w:rsidRPr="003C232C" w:rsidDel="00ED0AEA">
                <w:tab/>
                <w:delText>}</w:delText>
              </w:r>
            </w:del>
          </w:p>
          <w:p w14:paraId="579BA701" w14:textId="3F9C84D1" w:rsidR="008A1799" w:rsidRPr="003C232C" w:rsidDel="00ED0AEA" w:rsidRDefault="008A1799" w:rsidP="008A1799">
            <w:pPr>
              <w:pStyle w:val="XML3"/>
              <w:rPr>
                <w:del w:id="10065" w:author="Thomas Dietz" w:date="2012-08-08T17:00:00Z"/>
              </w:rPr>
            </w:pPr>
            <w:del w:id="10066" w:author="Thomas Dietz" w:date="2012-08-08T17:00:00Z">
              <w:r w:rsidRPr="003C232C" w:rsidDel="00ED0AEA">
                <w:delText xml:space="preserve">  description " the fields for which the table supports wildcarding(omitting).";</w:delText>
              </w:r>
            </w:del>
          </w:p>
          <w:p w14:paraId="6D739016" w14:textId="04EC6880" w:rsidR="008A1799" w:rsidRPr="009227FA" w:rsidDel="00ED0AEA" w:rsidRDefault="008A1799" w:rsidP="008A1799">
            <w:pPr>
              <w:pStyle w:val="XML3"/>
              <w:rPr>
                <w:del w:id="10067" w:author="Thomas Dietz" w:date="2012-08-08T17:00:00Z"/>
              </w:rPr>
            </w:pPr>
            <w:del w:id="10068" w:author="Thomas Dietz" w:date="2012-08-08T17:00:00Z">
              <w:r w:rsidRPr="003C232C" w:rsidDel="00ED0AEA">
                <w:delText>}</w:delText>
              </w:r>
            </w:del>
          </w:p>
          <w:p w14:paraId="72CA7CB7" w14:textId="2CE68C46" w:rsidR="008B7BCC" w:rsidRPr="00F542D1" w:rsidDel="00ED0AEA" w:rsidRDefault="008B7BCC" w:rsidP="004D1AB0">
            <w:pPr>
              <w:pStyle w:val="XML3"/>
              <w:rPr>
                <w:del w:id="10069" w:author="Thomas Dietz" w:date="2012-08-08T17:00:00Z"/>
              </w:rPr>
            </w:pPr>
            <w:del w:id="10070" w:author="Thomas Dietz" w:date="2012-08-08T17:00:00Z">
              <w:r w:rsidRPr="00C17419" w:rsidDel="00ED0AEA">
                <w:delText>leaf metadata-match {</w:delText>
              </w:r>
            </w:del>
          </w:p>
          <w:p w14:paraId="5D1F6520" w14:textId="514C4D39" w:rsidR="008B7BCC" w:rsidRPr="00FF0D35" w:rsidDel="00ED0AEA" w:rsidRDefault="008B7BCC" w:rsidP="004D1AB0">
            <w:pPr>
              <w:pStyle w:val="XML4"/>
              <w:rPr>
                <w:del w:id="10071" w:author="Thomas Dietz" w:date="2012-08-08T17:00:00Z"/>
              </w:rPr>
            </w:pPr>
            <w:del w:id="10072" w:author="Thomas Dietz" w:date="2012-08-08T17:00:00Z">
              <w:r w:rsidRPr="00FF0D35" w:rsidDel="00ED0AEA">
                <w:delText>type hex-binary;</w:delText>
              </w:r>
            </w:del>
          </w:p>
          <w:p w14:paraId="18776501" w14:textId="61248137" w:rsidR="008B7BCC" w:rsidRPr="009227FA" w:rsidDel="00ED0AEA" w:rsidRDefault="008B7BCC" w:rsidP="004D1AB0">
            <w:pPr>
              <w:pStyle w:val="XML4"/>
              <w:rPr>
                <w:del w:id="10073" w:author="Thomas Dietz" w:date="2012-08-08T17:00:00Z"/>
              </w:rPr>
            </w:pPr>
            <w:del w:id="10074" w:author="Thomas Dietz" w:date="2012-08-08T17:00:00Z">
              <w:r w:rsidRPr="00FF0D35" w:rsidDel="00ED0AEA">
                <w:delText xml:space="preserve">description "The </w:delText>
              </w:r>
              <w:r w:rsidRPr="00F845EC" w:rsidDel="00ED0AEA">
                <w:delText>bits of metadata the flow table can match."</w:delText>
              </w:r>
              <w:r w:rsidR="00901B72" w:rsidRPr="009227FA" w:rsidDel="00ED0AEA">
                <w:delText>;</w:delText>
              </w:r>
            </w:del>
          </w:p>
          <w:p w14:paraId="376A8BD0" w14:textId="507DF6C4" w:rsidR="008B7BCC" w:rsidRPr="009227FA" w:rsidDel="00ED0AEA" w:rsidRDefault="008B7BCC" w:rsidP="004D1AB0">
            <w:pPr>
              <w:pStyle w:val="XML3"/>
              <w:rPr>
                <w:del w:id="10075" w:author="Thomas Dietz" w:date="2012-08-08T17:00:00Z"/>
              </w:rPr>
            </w:pPr>
            <w:del w:id="10076" w:author="Thomas Dietz" w:date="2012-08-08T17:00:00Z">
              <w:r w:rsidRPr="009227FA" w:rsidDel="00ED0AEA">
                <w:delText>}</w:delText>
              </w:r>
            </w:del>
          </w:p>
          <w:p w14:paraId="0D828A19" w14:textId="0B70AA9A" w:rsidR="008B7BCC" w:rsidRPr="009227FA" w:rsidDel="00ED0AEA" w:rsidRDefault="008B7BCC" w:rsidP="004D1AB0">
            <w:pPr>
              <w:pStyle w:val="XML3"/>
              <w:rPr>
                <w:del w:id="10077" w:author="Thomas Dietz" w:date="2012-08-08T17:00:00Z"/>
              </w:rPr>
            </w:pPr>
            <w:del w:id="10078" w:author="Thomas Dietz" w:date="2012-08-08T17:00:00Z">
              <w:r w:rsidRPr="009227FA" w:rsidDel="00ED0AEA">
                <w:delText>leaf metadata-write {</w:delText>
              </w:r>
            </w:del>
          </w:p>
          <w:p w14:paraId="63F8AB42" w14:textId="7C4D90E9" w:rsidR="008B7BCC" w:rsidRPr="009227FA" w:rsidDel="00ED0AEA" w:rsidRDefault="008B7BCC" w:rsidP="004D1AB0">
            <w:pPr>
              <w:pStyle w:val="XML4"/>
              <w:rPr>
                <w:del w:id="10079" w:author="Thomas Dietz" w:date="2012-08-08T17:00:00Z"/>
              </w:rPr>
            </w:pPr>
            <w:del w:id="10080" w:author="Thomas Dietz" w:date="2012-08-08T17:00:00Z">
              <w:r w:rsidRPr="009227FA" w:rsidDel="00ED0AEA">
                <w:delText>type hex-binary;</w:delText>
              </w:r>
            </w:del>
          </w:p>
          <w:p w14:paraId="55CEFC6F" w14:textId="74E09EFC" w:rsidR="008B7BCC" w:rsidRPr="009227FA" w:rsidDel="00ED0AEA" w:rsidRDefault="008B7BCC" w:rsidP="004D1AB0">
            <w:pPr>
              <w:pStyle w:val="XML4"/>
              <w:rPr>
                <w:del w:id="10081" w:author="Thomas Dietz" w:date="2012-08-08T17:00:00Z"/>
              </w:rPr>
            </w:pPr>
            <w:del w:id="10082" w:author="Thomas Dietz" w:date="2012-08-08T17:00:00Z">
              <w:r w:rsidRPr="009227FA" w:rsidDel="00ED0AEA">
                <w:delText>description "The bits of metadata the flow table can write."</w:delText>
              </w:r>
              <w:r w:rsidR="00901B72" w:rsidRPr="009227FA" w:rsidDel="00ED0AEA">
                <w:delText>;</w:delText>
              </w:r>
            </w:del>
          </w:p>
          <w:p w14:paraId="00B71907" w14:textId="684014C4" w:rsidR="008B7BCC" w:rsidRPr="009227FA" w:rsidDel="00ED0AEA" w:rsidRDefault="008B7BCC" w:rsidP="004D1AB0">
            <w:pPr>
              <w:pStyle w:val="XML3"/>
              <w:rPr>
                <w:del w:id="10083" w:author="Thomas Dietz" w:date="2012-08-08T17:00:00Z"/>
              </w:rPr>
            </w:pPr>
            <w:del w:id="10084" w:author="Thomas Dietz" w:date="2012-08-08T17:00:00Z">
              <w:r w:rsidRPr="009227FA" w:rsidDel="00ED0AEA">
                <w:delText>}</w:delText>
              </w:r>
            </w:del>
          </w:p>
          <w:p w14:paraId="3BF5A491" w14:textId="7D69A0B4" w:rsidR="008B7BCC" w:rsidRPr="009227FA" w:rsidDel="00ED0AEA" w:rsidRDefault="008B7BCC" w:rsidP="008B7BCC">
            <w:pPr>
              <w:pStyle w:val="XML1"/>
              <w:rPr>
                <w:del w:id="10085" w:author="Thomas Dietz" w:date="2012-08-08T17:00:00Z"/>
              </w:rPr>
            </w:pPr>
            <w:del w:id="10086" w:author="Thomas Dietz" w:date="2012-08-08T17:00:00Z">
              <w:r w:rsidRPr="009227FA" w:rsidDel="00ED0AEA">
                <w:delText>}</w:delText>
              </w:r>
            </w:del>
          </w:p>
          <w:p w14:paraId="5BCA0940" w14:textId="5847231C" w:rsidR="008B7BCC" w:rsidRPr="009227FA" w:rsidDel="00ED0AEA" w:rsidRDefault="008B7BCC" w:rsidP="008B7BCC">
            <w:pPr>
              <w:pStyle w:val="XML1"/>
              <w:rPr>
                <w:del w:id="10087" w:author="Thomas Dietz" w:date="2012-08-08T17:00:00Z"/>
              </w:rPr>
            </w:pPr>
          </w:p>
          <w:p w14:paraId="7510A839" w14:textId="3C1ABD77" w:rsidR="00F71F36" w:rsidRPr="009227FA" w:rsidDel="00ED0AEA" w:rsidRDefault="00F71F36" w:rsidP="00011096">
            <w:pPr>
              <w:pStyle w:val="XML2"/>
              <w:rPr>
                <w:del w:id="10088" w:author="Thomas Dietz" w:date="2012-08-08T17:00:00Z"/>
              </w:rPr>
            </w:pPr>
            <w:del w:id="10089" w:author="Thomas Dietz" w:date="2012-08-08T17:00:00Z">
              <w:r w:rsidRPr="009227FA" w:rsidDel="00ED0AEA">
                <w:delText>/*****************************************************************</w:delText>
              </w:r>
            </w:del>
          </w:p>
          <w:p w14:paraId="1B128CC5" w14:textId="76B34551" w:rsidR="00F71F36" w:rsidRPr="009227FA" w:rsidDel="00ED0AEA" w:rsidRDefault="00F71F36" w:rsidP="00011096">
            <w:pPr>
              <w:pStyle w:val="XML2"/>
              <w:rPr>
                <w:del w:id="10090" w:author="Thomas Dietz" w:date="2012-08-08T17:00:00Z"/>
              </w:rPr>
            </w:pPr>
            <w:del w:id="10091" w:author="Thomas Dietz" w:date="2012-08-08T17:00:00Z">
              <w:r w:rsidRPr="009227FA" w:rsidDel="00ED0AEA">
                <w:delText>* Main container</w:delText>
              </w:r>
            </w:del>
          </w:p>
          <w:p w14:paraId="31AF10FF" w14:textId="567733A7" w:rsidR="00F71F36" w:rsidRPr="009227FA" w:rsidDel="00ED0AEA" w:rsidRDefault="00F71F36" w:rsidP="00011096">
            <w:pPr>
              <w:pStyle w:val="XML2"/>
              <w:rPr>
                <w:del w:id="10092" w:author="Thomas Dietz" w:date="2012-08-08T17:00:00Z"/>
              </w:rPr>
            </w:pPr>
            <w:del w:id="10093" w:author="Thomas Dietz" w:date="2012-08-08T17:00:00Z">
              <w:r w:rsidRPr="009227FA" w:rsidDel="00ED0AEA">
                <w:delText>*****************************************************************/</w:delText>
              </w:r>
            </w:del>
          </w:p>
          <w:p w14:paraId="242BDFA7" w14:textId="360577D8" w:rsidR="00F71F36" w:rsidRPr="009227FA" w:rsidDel="00ED0AEA" w:rsidRDefault="00F71F36" w:rsidP="00011096">
            <w:pPr>
              <w:pStyle w:val="XML1"/>
              <w:rPr>
                <w:del w:id="10094" w:author="Thomas Dietz" w:date="2012-08-08T17:00:00Z"/>
              </w:rPr>
            </w:pPr>
          </w:p>
          <w:p w14:paraId="422FDB6A" w14:textId="0AD35BB5" w:rsidR="00F71F36" w:rsidRPr="009227FA" w:rsidDel="00ED0AEA" w:rsidRDefault="00F71F36" w:rsidP="00011096">
            <w:pPr>
              <w:pStyle w:val="XML2"/>
              <w:rPr>
                <w:del w:id="10095" w:author="Thomas Dietz" w:date="2012-08-08T17:00:00Z"/>
              </w:rPr>
            </w:pPr>
            <w:del w:id="10096" w:author="Thomas Dietz" w:date="2012-08-08T17:00:00Z">
              <w:r w:rsidRPr="009227FA" w:rsidDel="00ED0AEA">
                <w:delText>container capable-switch {</w:delText>
              </w:r>
            </w:del>
          </w:p>
          <w:p w14:paraId="410151DE" w14:textId="6971F81B" w:rsidR="00F71F36" w:rsidRPr="009227FA" w:rsidDel="00ED0AEA" w:rsidRDefault="00F71F36" w:rsidP="00011096">
            <w:pPr>
              <w:pStyle w:val="XML3"/>
              <w:rPr>
                <w:del w:id="10097" w:author="Thomas Dietz" w:date="2012-08-08T17:00:00Z"/>
              </w:rPr>
            </w:pPr>
            <w:del w:id="10098" w:author="Thomas Dietz" w:date="2012-08-08T17:00:00Z">
              <w:r w:rsidRPr="009227FA" w:rsidDel="00ED0AEA">
                <w:delText>description "The OpenFlow Capable Switch containing logical switches, and resources that can be assigned to logical switches.";</w:delText>
              </w:r>
            </w:del>
          </w:p>
          <w:p w14:paraId="6AAE7BC0" w14:textId="54481D57" w:rsidR="00F71F36" w:rsidRPr="009227FA" w:rsidDel="00ED0AEA" w:rsidRDefault="00F71F36" w:rsidP="00011096">
            <w:pPr>
              <w:pStyle w:val="XML3"/>
              <w:rPr>
                <w:del w:id="10099" w:author="Thomas Dietz" w:date="2012-08-08T17:00:00Z"/>
              </w:rPr>
            </w:pPr>
            <w:del w:id="10100" w:author="Thomas Dietz" w:date="2012-08-08T17:00:00Z">
              <w:r w:rsidRPr="009227FA" w:rsidDel="00ED0AEA">
                <w:delText>leaf id {</w:delText>
              </w:r>
            </w:del>
          </w:p>
          <w:p w14:paraId="42CE673E" w14:textId="5BD139F5" w:rsidR="00F71F36" w:rsidRPr="009227FA" w:rsidDel="00ED0AEA" w:rsidRDefault="00F71F36" w:rsidP="00011096">
            <w:pPr>
              <w:pStyle w:val="XML4"/>
              <w:rPr>
                <w:del w:id="10101" w:author="Thomas Dietz" w:date="2012-08-08T17:00:00Z"/>
              </w:rPr>
            </w:pPr>
            <w:del w:id="10102" w:author="Thomas Dietz" w:date="2012-08-08T17:00:00Z">
              <w:r w:rsidRPr="009227FA" w:rsidDel="00ED0AEA">
                <w:delText>type inet:uri;</w:delText>
              </w:r>
            </w:del>
          </w:p>
          <w:p w14:paraId="035B7DFC" w14:textId="04A9659E" w:rsidR="00F71F36" w:rsidRPr="009227FA" w:rsidDel="00ED0AEA" w:rsidRDefault="00F71F36" w:rsidP="00011096">
            <w:pPr>
              <w:pStyle w:val="XML4"/>
              <w:rPr>
                <w:del w:id="10103" w:author="Thomas Dietz" w:date="2012-08-08T17:00:00Z"/>
              </w:rPr>
            </w:pPr>
            <w:del w:id="10104" w:author="Thomas Dietz" w:date="2012-08-08T17:00:00Z">
              <w:r w:rsidRPr="009227FA" w:rsidDel="00ED0AEA">
                <w:delText>mandatory true;</w:delText>
              </w:r>
            </w:del>
          </w:p>
          <w:p w14:paraId="67FCD275" w14:textId="71AC0A4E" w:rsidR="00F71F36" w:rsidRPr="009227FA" w:rsidDel="00ED0AEA" w:rsidRDefault="00F71F36" w:rsidP="00011096">
            <w:pPr>
              <w:pStyle w:val="XML4"/>
              <w:rPr>
                <w:del w:id="10105" w:author="Thomas Dietz" w:date="2012-08-08T17:00:00Z"/>
              </w:rPr>
            </w:pPr>
            <w:del w:id="10106" w:author="Thomas Dietz" w:date="2012-08-08T17:00:00Z">
              <w:r w:rsidRPr="009227FA" w:rsidDel="00ED0AEA">
                <w:delText>description "An unique but locally arbitrary identifier that identifies a Capable Switch towards the management system and is persistent across reboots of the system.";</w:delText>
              </w:r>
            </w:del>
          </w:p>
          <w:p w14:paraId="6922CF42" w14:textId="70143D1B" w:rsidR="00F71F36" w:rsidRPr="009227FA" w:rsidDel="00ED0AEA" w:rsidRDefault="00F71F36" w:rsidP="00011096">
            <w:pPr>
              <w:pStyle w:val="XML3"/>
              <w:rPr>
                <w:del w:id="10107" w:author="Thomas Dietz" w:date="2012-08-08T17:00:00Z"/>
              </w:rPr>
            </w:pPr>
            <w:del w:id="10108" w:author="Thomas Dietz" w:date="2012-08-08T17:00:00Z">
              <w:r w:rsidRPr="009227FA" w:rsidDel="00ED0AEA">
                <w:delText>}</w:delText>
              </w:r>
            </w:del>
          </w:p>
          <w:p w14:paraId="7776015F" w14:textId="53792EDE" w:rsidR="00F71F36" w:rsidRPr="009227FA" w:rsidDel="00ED0AEA" w:rsidRDefault="00F71F36" w:rsidP="00011096">
            <w:pPr>
              <w:pStyle w:val="XML3"/>
              <w:rPr>
                <w:del w:id="10109" w:author="Thomas Dietz" w:date="2012-08-08T17:00:00Z"/>
              </w:rPr>
            </w:pPr>
            <w:del w:id="10110" w:author="Thomas Dietz" w:date="2012-08-08T17:00:00Z">
              <w:r w:rsidRPr="009227FA" w:rsidDel="00ED0AEA">
                <w:delText>container configuration-points {</w:delText>
              </w:r>
            </w:del>
          </w:p>
          <w:p w14:paraId="051F9705" w14:textId="6B07D070" w:rsidR="00F71F36" w:rsidRPr="009227FA" w:rsidDel="00ED0AEA" w:rsidRDefault="00F71F36" w:rsidP="00011096">
            <w:pPr>
              <w:pStyle w:val="XML4"/>
              <w:rPr>
                <w:del w:id="10111" w:author="Thomas Dietz" w:date="2012-08-08T17:00:00Z"/>
              </w:rPr>
            </w:pPr>
            <w:del w:id="10112" w:author="Thomas Dietz" w:date="2012-08-08T17:00:00Z">
              <w:r w:rsidRPr="009227FA" w:rsidDel="00ED0AEA">
                <w:lastRenderedPageBreak/>
                <w:delText>list configuration-point {</w:delText>
              </w:r>
            </w:del>
          </w:p>
          <w:p w14:paraId="27F157E2" w14:textId="5E4355EC" w:rsidR="00F71F36" w:rsidRPr="009227FA" w:rsidDel="00ED0AEA" w:rsidRDefault="00F71F36" w:rsidP="00011096">
            <w:pPr>
              <w:pStyle w:val="XML5"/>
              <w:rPr>
                <w:del w:id="10113" w:author="Thomas Dietz" w:date="2012-08-08T17:00:00Z"/>
              </w:rPr>
            </w:pPr>
            <w:del w:id="10114" w:author="Thomas Dietz" w:date="2012-08-08T17:00:00Z">
              <w:r w:rsidRPr="009227FA" w:rsidDel="00ED0AEA">
                <w:delText>key "id";</w:delText>
              </w:r>
            </w:del>
          </w:p>
          <w:p w14:paraId="70C5545D" w14:textId="58441F17" w:rsidR="00F71F36" w:rsidRPr="009227FA" w:rsidDel="00ED0AEA" w:rsidRDefault="00F71F36" w:rsidP="00011096">
            <w:pPr>
              <w:pStyle w:val="XML5"/>
              <w:rPr>
                <w:del w:id="10115" w:author="Thomas Dietz" w:date="2012-08-08T17:00:00Z"/>
              </w:rPr>
            </w:pPr>
            <w:del w:id="10116" w:author="Thomas Dietz" w:date="2012-08-08T17:00:00Z">
              <w:r w:rsidRPr="009227FA" w:rsidDel="00ED0AEA">
                <w:delText>unique "id";</w:delText>
              </w:r>
            </w:del>
          </w:p>
          <w:p w14:paraId="5D4256C4" w14:textId="4869A5D3" w:rsidR="00F71F36" w:rsidRPr="009227FA" w:rsidDel="00ED0AEA" w:rsidRDefault="00F71F36" w:rsidP="00011096">
            <w:pPr>
              <w:pStyle w:val="XML5"/>
              <w:rPr>
                <w:del w:id="10117" w:author="Thomas Dietz" w:date="2012-08-08T17:00:00Z"/>
              </w:rPr>
            </w:pPr>
            <w:del w:id="10118" w:author="Thomas Dietz" w:date="2012-08-08T17:00:00Z">
              <w:r w:rsidRPr="009227FA" w:rsidDel="00ED0AEA">
                <w:delText>description "The list of all Configuration Points known to the OpenFlow Capable Switch that may manage it using OF-CONFIG.";</w:delText>
              </w:r>
            </w:del>
          </w:p>
          <w:p w14:paraId="55077518" w14:textId="180B5BC8" w:rsidR="00F71F36" w:rsidRPr="009227FA" w:rsidDel="00ED0AEA" w:rsidRDefault="00F71F36" w:rsidP="00011096">
            <w:pPr>
              <w:pStyle w:val="XML5"/>
              <w:rPr>
                <w:del w:id="10119" w:author="Thomas Dietz" w:date="2012-08-08T17:00:00Z"/>
              </w:rPr>
            </w:pPr>
            <w:del w:id="10120" w:author="Thomas Dietz" w:date="2012-08-08T17:00:00Z">
              <w:r w:rsidRPr="009227FA" w:rsidDel="00ED0AEA">
                <w:delText>uses openflow-configuration-point-grouping;</w:delText>
              </w:r>
            </w:del>
          </w:p>
          <w:p w14:paraId="1A23F608" w14:textId="06CCD01E" w:rsidR="00F71F36" w:rsidRPr="009227FA" w:rsidDel="00ED0AEA" w:rsidRDefault="00F71F36" w:rsidP="00011096">
            <w:pPr>
              <w:pStyle w:val="XML4"/>
              <w:rPr>
                <w:del w:id="10121" w:author="Thomas Dietz" w:date="2012-08-08T17:00:00Z"/>
              </w:rPr>
            </w:pPr>
            <w:del w:id="10122" w:author="Thomas Dietz" w:date="2012-08-08T17:00:00Z">
              <w:r w:rsidRPr="009227FA" w:rsidDel="00ED0AEA">
                <w:delText>}</w:delText>
              </w:r>
            </w:del>
          </w:p>
          <w:p w14:paraId="70A2625A" w14:textId="7A58B4CF" w:rsidR="00F71F36" w:rsidRPr="009227FA" w:rsidDel="00ED0AEA" w:rsidRDefault="00F71F36" w:rsidP="00011096">
            <w:pPr>
              <w:pStyle w:val="XML3"/>
              <w:rPr>
                <w:del w:id="10123" w:author="Thomas Dietz" w:date="2012-08-08T17:00:00Z"/>
              </w:rPr>
            </w:pPr>
            <w:del w:id="10124" w:author="Thomas Dietz" w:date="2012-08-08T17:00:00Z">
              <w:r w:rsidRPr="009227FA" w:rsidDel="00ED0AEA">
                <w:delText>}</w:delText>
              </w:r>
            </w:del>
          </w:p>
          <w:p w14:paraId="20A4018C" w14:textId="381D65F5" w:rsidR="00F71F36" w:rsidRPr="009227FA" w:rsidDel="00ED0AEA" w:rsidRDefault="00F71F36" w:rsidP="00011096">
            <w:pPr>
              <w:pStyle w:val="XML3"/>
              <w:rPr>
                <w:del w:id="10125" w:author="Thomas Dietz" w:date="2012-08-08T17:00:00Z"/>
              </w:rPr>
            </w:pPr>
            <w:del w:id="10126" w:author="Thomas Dietz" w:date="2012-08-08T17:00:00Z">
              <w:r w:rsidRPr="009227FA" w:rsidDel="00ED0AEA">
                <w:delText>container resources {</w:delText>
              </w:r>
            </w:del>
          </w:p>
          <w:p w14:paraId="4EDC0C3C" w14:textId="5ADD2C1D" w:rsidR="00F71F36" w:rsidRPr="009227FA" w:rsidDel="00ED0AEA" w:rsidRDefault="00F71F36" w:rsidP="00011096">
            <w:pPr>
              <w:pStyle w:val="XML4"/>
              <w:rPr>
                <w:del w:id="10127" w:author="Thomas Dietz" w:date="2012-08-08T17:00:00Z"/>
              </w:rPr>
            </w:pPr>
            <w:del w:id="10128" w:author="Thomas Dietz" w:date="2012-08-08T17:00:00Z">
              <w:r w:rsidRPr="009227FA" w:rsidDel="00ED0AEA">
                <w:delText>description "A lists containing all resources of the OpenFlow Capable Switch.";</w:delText>
              </w:r>
            </w:del>
          </w:p>
          <w:p w14:paraId="6ACE325C" w14:textId="71F232A4" w:rsidR="00F71F36" w:rsidRPr="009227FA" w:rsidDel="00ED0AEA" w:rsidRDefault="00F71F36" w:rsidP="00011096">
            <w:pPr>
              <w:pStyle w:val="XML4"/>
              <w:rPr>
                <w:del w:id="10129" w:author="Thomas Dietz" w:date="2012-08-08T17:00:00Z"/>
              </w:rPr>
            </w:pPr>
            <w:del w:id="10130" w:author="Thomas Dietz" w:date="2012-08-08T17:00:00Z">
              <w:r w:rsidRPr="009227FA" w:rsidDel="00ED0AEA">
                <w:delText>list port {</w:delText>
              </w:r>
            </w:del>
          </w:p>
          <w:p w14:paraId="036EE817" w14:textId="20856A18" w:rsidR="00F71F36" w:rsidRPr="009C250D" w:rsidDel="00ED0AEA" w:rsidRDefault="00F71F36" w:rsidP="00011096">
            <w:pPr>
              <w:pStyle w:val="XML5"/>
              <w:rPr>
                <w:del w:id="10131" w:author="Thomas Dietz" w:date="2012-08-08T17:00:00Z"/>
              </w:rPr>
            </w:pPr>
            <w:del w:id="10132" w:author="Thomas Dietz" w:date="2012-08-08T17:00:00Z">
              <w:r w:rsidRPr="009227FA" w:rsidDel="00ED0AEA">
                <w:delText xml:space="preserve">must "features/current/rate != </w:delText>
              </w:r>
              <w:r w:rsidRPr="009C250D" w:rsidDel="00ED0AEA">
                <w:delText>'other' or " +</w:delText>
              </w:r>
            </w:del>
          </w:p>
          <w:p w14:paraId="50CA66CA" w14:textId="7BCE08DD" w:rsidR="00F71F36" w:rsidRPr="003C232C" w:rsidDel="00ED0AEA" w:rsidRDefault="00F71F36" w:rsidP="00011096">
            <w:pPr>
              <w:pStyle w:val="XML9"/>
              <w:rPr>
                <w:del w:id="10133" w:author="Thomas Dietz" w:date="2012-08-08T17:00:00Z"/>
                <w:rFonts w:eastAsia="Times New Roman"/>
              </w:rPr>
            </w:pPr>
            <w:del w:id="10134" w:author="Thomas Dietz" w:date="2012-08-08T17:00:00Z">
              <w:r w:rsidRPr="009227FA" w:rsidDel="00ED0AEA">
                <w:rPr>
                  <w:rFonts w:eastAsia="Times New Roman"/>
                </w:rPr>
                <w:delText>"(count(current-rate) = 1 and count(max-rate) = 1 and " +</w:delText>
              </w:r>
            </w:del>
          </w:p>
          <w:p w14:paraId="7FD62234" w14:textId="1B938013" w:rsidR="00F71F36" w:rsidRPr="003C232C" w:rsidDel="00ED0AEA" w:rsidRDefault="00F71F36" w:rsidP="00011096">
            <w:pPr>
              <w:pStyle w:val="XML9"/>
              <w:rPr>
                <w:del w:id="10135" w:author="Thomas Dietz" w:date="2012-08-08T17:00:00Z"/>
                <w:rFonts w:eastAsia="Times New Roman"/>
              </w:rPr>
            </w:pPr>
            <w:del w:id="10136" w:author="Thomas Dietz" w:date="2012-08-08T17:00:00Z">
              <w:r w:rsidRPr="009227FA" w:rsidDel="00ED0AEA">
                <w:rPr>
                  <w:rFonts w:eastAsia="Times New Roman"/>
                </w:rPr>
                <w:delText>" current-rate &gt; 0 and max-rate &gt; 0)" {</w:delText>
              </w:r>
            </w:del>
          </w:p>
          <w:p w14:paraId="54EB2864" w14:textId="4C4B863A" w:rsidR="00F71F36" w:rsidRPr="009227FA" w:rsidDel="00ED0AEA" w:rsidRDefault="00F71F36" w:rsidP="00011096">
            <w:pPr>
              <w:pStyle w:val="XML6"/>
              <w:rPr>
                <w:del w:id="10137" w:author="Thomas Dietz" w:date="2012-08-08T17:00:00Z"/>
              </w:rPr>
            </w:pPr>
            <w:del w:id="10138" w:author="Thomas Dietz" w:date="2012-08-08T17:00:00Z">
              <w:r w:rsidRPr="009227FA" w:rsidDel="00ED0AEA">
                <w:delText>error-message "current-rate and max-rate must be specified and greater than 0 if rate equals 'other'";</w:delText>
              </w:r>
            </w:del>
          </w:p>
          <w:p w14:paraId="5C7955C6" w14:textId="4879ABA7" w:rsidR="00F71F36" w:rsidRPr="009227FA" w:rsidDel="00ED0AEA" w:rsidRDefault="00F71F36" w:rsidP="00011096">
            <w:pPr>
              <w:pStyle w:val="XML6"/>
              <w:rPr>
                <w:del w:id="10139" w:author="Thomas Dietz" w:date="2012-08-08T17:00:00Z"/>
              </w:rPr>
            </w:pPr>
            <w:del w:id="10140" w:author="Thomas Dietz" w:date="2012-08-08T17:00:00Z">
              <w:r w:rsidRPr="009227FA" w:rsidDel="00ED0AEA">
                <w:delText>description "current-rate and max-rate can only be present if rate = 'other, see corresponding leaf descriptions. If rate = 'other', then both leafs must be set to values greater than zero.";</w:delText>
              </w:r>
            </w:del>
          </w:p>
          <w:p w14:paraId="35DC77C7" w14:textId="7EBAF77C" w:rsidR="00F71F36" w:rsidRPr="009227FA" w:rsidDel="00ED0AEA" w:rsidRDefault="00F71F36" w:rsidP="00011096">
            <w:pPr>
              <w:pStyle w:val="XML5"/>
              <w:rPr>
                <w:del w:id="10141" w:author="Thomas Dietz" w:date="2012-08-08T17:00:00Z"/>
              </w:rPr>
            </w:pPr>
            <w:del w:id="10142" w:author="Thomas Dietz" w:date="2012-08-08T17:00:00Z">
              <w:r w:rsidRPr="009227FA" w:rsidDel="00ED0AEA">
                <w:delText>}</w:delText>
              </w:r>
            </w:del>
          </w:p>
          <w:p w14:paraId="65EBE7E1" w14:textId="65B55DBC" w:rsidR="00F71F36" w:rsidRPr="009227FA" w:rsidDel="00ED0AEA" w:rsidRDefault="00F71F36" w:rsidP="00011096">
            <w:pPr>
              <w:pStyle w:val="XML5"/>
              <w:rPr>
                <w:del w:id="10143" w:author="Thomas Dietz" w:date="2012-08-08T17:00:00Z"/>
              </w:rPr>
            </w:pPr>
            <w:del w:id="10144" w:author="Thomas Dietz" w:date="2012-08-08T17:00:00Z">
              <w:r w:rsidRPr="009227FA" w:rsidDel="00ED0AEA">
                <w:delText>key "resource-id";</w:delText>
              </w:r>
            </w:del>
          </w:p>
          <w:p w14:paraId="262B93BB" w14:textId="79D9E1B7" w:rsidR="00F71F36" w:rsidRPr="009227FA" w:rsidDel="00ED0AEA" w:rsidRDefault="00F71F36" w:rsidP="00011096">
            <w:pPr>
              <w:pStyle w:val="XML5"/>
              <w:rPr>
                <w:del w:id="10145" w:author="Thomas Dietz" w:date="2012-08-08T17:00:00Z"/>
              </w:rPr>
            </w:pPr>
            <w:del w:id="10146" w:author="Thomas Dietz" w:date="2012-08-08T17:00:00Z">
              <w:r w:rsidRPr="009227FA" w:rsidDel="00ED0AEA">
                <w:delText>unique "resource-id";</w:delText>
              </w:r>
            </w:del>
          </w:p>
          <w:p w14:paraId="70CF4379" w14:textId="36B52351" w:rsidR="00F71F36" w:rsidRPr="009227FA" w:rsidDel="00ED0AEA" w:rsidRDefault="00F71F36" w:rsidP="00011096">
            <w:pPr>
              <w:pStyle w:val="XML5"/>
              <w:rPr>
                <w:del w:id="10147" w:author="Thomas Dietz" w:date="2012-08-08T17:00:00Z"/>
              </w:rPr>
            </w:pPr>
            <w:del w:id="10148" w:author="Thomas Dietz" w:date="2012-08-08T17:00:00Z">
              <w:r w:rsidRPr="009227FA" w:rsidDel="00ED0AEA">
                <w:delText>description "The list contains all port resources of the OpenFlow Capable Switch.";</w:delText>
              </w:r>
            </w:del>
          </w:p>
          <w:p w14:paraId="5A5C714A" w14:textId="5E189B3D" w:rsidR="00F71F36" w:rsidRPr="009227FA" w:rsidDel="00ED0AEA" w:rsidRDefault="00F71F36" w:rsidP="00011096">
            <w:pPr>
              <w:pStyle w:val="XML5"/>
              <w:rPr>
                <w:del w:id="10149" w:author="Thomas Dietz" w:date="2012-08-08T17:00:00Z"/>
              </w:rPr>
            </w:pPr>
            <w:del w:id="10150" w:author="Thomas Dietz" w:date="2012-08-08T17:00:00Z">
              <w:r w:rsidRPr="009227FA" w:rsidDel="00ED0AEA">
                <w:delText>uses openflow-port-resource-grouping;</w:delText>
              </w:r>
            </w:del>
          </w:p>
          <w:p w14:paraId="2773194C" w14:textId="71085191" w:rsidR="00F71F36" w:rsidRPr="009227FA" w:rsidDel="00ED0AEA" w:rsidRDefault="00F71F36" w:rsidP="00011096">
            <w:pPr>
              <w:pStyle w:val="XML4"/>
              <w:rPr>
                <w:del w:id="10151" w:author="Thomas Dietz" w:date="2012-08-08T17:00:00Z"/>
              </w:rPr>
            </w:pPr>
            <w:del w:id="10152" w:author="Thomas Dietz" w:date="2012-08-08T17:00:00Z">
              <w:r w:rsidRPr="009227FA" w:rsidDel="00ED0AEA">
                <w:delText>}</w:delText>
              </w:r>
            </w:del>
          </w:p>
          <w:p w14:paraId="059E444A" w14:textId="672E22C8" w:rsidR="00F71F36" w:rsidRPr="009227FA" w:rsidDel="00ED0AEA" w:rsidRDefault="00F71F36" w:rsidP="00011096">
            <w:pPr>
              <w:pStyle w:val="XML4"/>
              <w:rPr>
                <w:del w:id="10153" w:author="Thomas Dietz" w:date="2012-08-08T17:00:00Z"/>
              </w:rPr>
            </w:pPr>
            <w:del w:id="10154" w:author="Thomas Dietz" w:date="2012-08-08T17:00:00Z">
              <w:r w:rsidRPr="009227FA" w:rsidDel="00ED0AEA">
                <w:delText>list queue {</w:delText>
              </w:r>
            </w:del>
          </w:p>
          <w:p w14:paraId="23AE8FE5" w14:textId="6FF93D47" w:rsidR="00F71F36" w:rsidRPr="009227FA" w:rsidDel="00ED0AEA" w:rsidRDefault="00F71F36" w:rsidP="00011096">
            <w:pPr>
              <w:pStyle w:val="XML5"/>
              <w:rPr>
                <w:del w:id="10155" w:author="Thomas Dietz" w:date="2012-08-08T17:00:00Z"/>
              </w:rPr>
            </w:pPr>
            <w:del w:id="10156" w:author="Thomas Dietz" w:date="2012-08-08T17:00:00Z">
              <w:r w:rsidRPr="009227FA" w:rsidDel="00ED0AEA">
                <w:delText>key "resource-id";</w:delText>
              </w:r>
            </w:del>
          </w:p>
          <w:p w14:paraId="7AD302D4" w14:textId="47B0B8D7" w:rsidR="00F71F36" w:rsidRPr="009227FA" w:rsidDel="00ED0AEA" w:rsidRDefault="00F71F36" w:rsidP="00011096">
            <w:pPr>
              <w:pStyle w:val="XML5"/>
              <w:rPr>
                <w:del w:id="10157" w:author="Thomas Dietz" w:date="2012-08-08T17:00:00Z"/>
              </w:rPr>
            </w:pPr>
            <w:del w:id="10158" w:author="Thomas Dietz" w:date="2012-08-08T17:00:00Z">
              <w:r w:rsidRPr="009227FA" w:rsidDel="00ED0AEA">
                <w:delText>unique "resource-id";</w:delText>
              </w:r>
            </w:del>
          </w:p>
          <w:p w14:paraId="0C207987" w14:textId="34417F80" w:rsidR="00F71F36" w:rsidRPr="009227FA" w:rsidDel="00ED0AEA" w:rsidRDefault="00F71F36" w:rsidP="00011096">
            <w:pPr>
              <w:pStyle w:val="XML5"/>
              <w:rPr>
                <w:del w:id="10159" w:author="Thomas Dietz" w:date="2012-08-08T17:00:00Z"/>
              </w:rPr>
            </w:pPr>
            <w:del w:id="10160" w:author="Thomas Dietz" w:date="2012-08-08T17:00:00Z">
              <w:r w:rsidRPr="009227FA" w:rsidDel="00ED0AEA">
                <w:delText>description "The list contains all queue resources of the OpenFlow Capable Switch.";</w:delText>
              </w:r>
            </w:del>
          </w:p>
          <w:p w14:paraId="54E2E2EB" w14:textId="4FC52E09" w:rsidR="00F71F36" w:rsidRPr="009227FA" w:rsidDel="00ED0AEA" w:rsidRDefault="00F71F36" w:rsidP="00011096">
            <w:pPr>
              <w:pStyle w:val="XML5"/>
              <w:rPr>
                <w:del w:id="10161" w:author="Thomas Dietz" w:date="2012-08-08T17:00:00Z"/>
              </w:rPr>
            </w:pPr>
            <w:del w:id="10162" w:author="Thomas Dietz" w:date="2012-08-08T17:00:00Z">
              <w:r w:rsidRPr="009227FA" w:rsidDel="00ED0AEA">
                <w:delText>uses openflow-queue-resource-grouping;</w:delText>
              </w:r>
            </w:del>
          </w:p>
          <w:p w14:paraId="1F283806" w14:textId="1372B340" w:rsidR="00F71F36" w:rsidDel="00ED0AEA" w:rsidRDefault="00F71F36" w:rsidP="00011096">
            <w:pPr>
              <w:pStyle w:val="XML4"/>
              <w:rPr>
                <w:del w:id="10163" w:author="Thomas Dietz" w:date="2012-08-08T17:00:00Z"/>
              </w:rPr>
            </w:pPr>
            <w:del w:id="10164" w:author="Thomas Dietz" w:date="2012-08-08T17:00:00Z">
              <w:r w:rsidRPr="009227FA" w:rsidDel="00ED0AEA">
                <w:delText>}</w:delText>
              </w:r>
            </w:del>
          </w:p>
          <w:p w14:paraId="455B9445" w14:textId="3253539A" w:rsidR="008B56E6" w:rsidDel="00ED0AEA" w:rsidRDefault="008B56E6" w:rsidP="008B56E6">
            <w:pPr>
              <w:pStyle w:val="XML4"/>
              <w:rPr>
                <w:del w:id="10165" w:author="Thomas Dietz" w:date="2012-08-08T17:00:00Z"/>
              </w:rPr>
            </w:pPr>
            <w:del w:id="10166" w:author="Thomas Dietz" w:date="2012-08-08T17:00:00Z">
              <w:r w:rsidDel="00ED0AEA">
                <w:delText>list owned-certificate {</w:delText>
              </w:r>
            </w:del>
          </w:p>
          <w:p w14:paraId="6553F8CD" w14:textId="41BAFB02" w:rsidR="008B56E6" w:rsidDel="00ED0AEA" w:rsidRDefault="008B56E6" w:rsidP="004165BB">
            <w:pPr>
              <w:pStyle w:val="XML5"/>
              <w:rPr>
                <w:del w:id="10167" w:author="Thomas Dietz" w:date="2012-08-08T17:00:00Z"/>
              </w:rPr>
            </w:pPr>
            <w:del w:id="10168" w:author="Thomas Dietz" w:date="2012-08-08T17:00:00Z">
              <w:r w:rsidDel="00ED0AEA">
                <w:delText>key "resource-id";</w:delText>
              </w:r>
            </w:del>
          </w:p>
          <w:p w14:paraId="617CB33A" w14:textId="3D3C612E" w:rsidR="008B56E6" w:rsidDel="00ED0AEA" w:rsidRDefault="008B56E6" w:rsidP="004165BB">
            <w:pPr>
              <w:pStyle w:val="XML5"/>
              <w:rPr>
                <w:del w:id="10169" w:author="Thomas Dietz" w:date="2012-08-08T17:00:00Z"/>
              </w:rPr>
            </w:pPr>
            <w:del w:id="10170" w:author="Thomas Dietz" w:date="2012-08-08T17:00:00Z">
              <w:r w:rsidDel="00ED0AEA">
                <w:delText>unique "resource-id";</w:delText>
              </w:r>
            </w:del>
          </w:p>
          <w:p w14:paraId="4EDE8EAD" w14:textId="6630E5C6" w:rsidR="008B56E6" w:rsidDel="00ED0AEA" w:rsidRDefault="008B56E6" w:rsidP="004165BB">
            <w:pPr>
              <w:pStyle w:val="XML5"/>
              <w:rPr>
                <w:del w:id="10171" w:author="Thomas Dietz" w:date="2012-08-08T17:00:00Z"/>
              </w:rPr>
            </w:pPr>
            <w:del w:id="10172" w:author="Thomas Dietz" w:date="2012-08-08T17:00:00Z">
              <w:r w:rsidDel="00ED0AEA">
                <w:delText>description "The list contains all owned certificate resources of the OpenFlow Capable Switch.";</w:delText>
              </w:r>
            </w:del>
          </w:p>
          <w:p w14:paraId="4B14574B" w14:textId="7CEBBEDC" w:rsidR="008B56E6" w:rsidDel="00ED0AEA" w:rsidRDefault="008B56E6" w:rsidP="004165BB">
            <w:pPr>
              <w:pStyle w:val="XML5"/>
              <w:rPr>
                <w:del w:id="10173" w:author="Thomas Dietz" w:date="2012-08-08T17:00:00Z"/>
              </w:rPr>
            </w:pPr>
            <w:del w:id="10174" w:author="Thomas Dietz" w:date="2012-08-08T17:00:00Z">
              <w:r w:rsidDel="00ED0AEA">
                <w:delText>uses openflow-owned-certificate-grouping;</w:delText>
              </w:r>
            </w:del>
          </w:p>
          <w:p w14:paraId="6665A6EB" w14:textId="7B05E745" w:rsidR="008B56E6" w:rsidDel="00ED0AEA" w:rsidRDefault="008B56E6" w:rsidP="008B56E6">
            <w:pPr>
              <w:pStyle w:val="XML4"/>
              <w:rPr>
                <w:del w:id="10175" w:author="Thomas Dietz" w:date="2012-08-08T17:00:00Z"/>
              </w:rPr>
            </w:pPr>
            <w:del w:id="10176" w:author="Thomas Dietz" w:date="2012-08-08T17:00:00Z">
              <w:r w:rsidDel="00ED0AEA">
                <w:delText>}</w:delText>
              </w:r>
            </w:del>
          </w:p>
          <w:p w14:paraId="64C17AEF" w14:textId="2C862ABE" w:rsidR="008B56E6" w:rsidDel="00ED0AEA" w:rsidRDefault="008B56E6" w:rsidP="008B56E6">
            <w:pPr>
              <w:pStyle w:val="XML4"/>
              <w:rPr>
                <w:del w:id="10177" w:author="Thomas Dietz" w:date="2012-08-08T17:00:00Z"/>
              </w:rPr>
            </w:pPr>
            <w:del w:id="10178" w:author="Thomas Dietz" w:date="2012-08-08T17:00:00Z">
              <w:r w:rsidDel="00ED0AEA">
                <w:delText>list external-certificate {</w:delText>
              </w:r>
            </w:del>
          </w:p>
          <w:p w14:paraId="6D95FC70" w14:textId="32228B6C" w:rsidR="008B56E6" w:rsidDel="00ED0AEA" w:rsidRDefault="008B56E6" w:rsidP="004165BB">
            <w:pPr>
              <w:pStyle w:val="XML5"/>
              <w:rPr>
                <w:del w:id="10179" w:author="Thomas Dietz" w:date="2012-08-08T17:00:00Z"/>
              </w:rPr>
            </w:pPr>
            <w:del w:id="10180" w:author="Thomas Dietz" w:date="2012-08-08T17:00:00Z">
              <w:r w:rsidDel="00ED0AEA">
                <w:delText>key "resource-id";</w:delText>
              </w:r>
            </w:del>
          </w:p>
          <w:p w14:paraId="2E0237D2" w14:textId="724B8440" w:rsidR="008B56E6" w:rsidDel="00ED0AEA" w:rsidRDefault="008B56E6" w:rsidP="004165BB">
            <w:pPr>
              <w:pStyle w:val="XML5"/>
              <w:rPr>
                <w:del w:id="10181" w:author="Thomas Dietz" w:date="2012-08-08T17:00:00Z"/>
              </w:rPr>
            </w:pPr>
            <w:del w:id="10182" w:author="Thomas Dietz" w:date="2012-08-08T17:00:00Z">
              <w:r w:rsidDel="00ED0AEA">
                <w:delText>unique "resource-id";</w:delText>
              </w:r>
            </w:del>
          </w:p>
          <w:p w14:paraId="55BBEA2F" w14:textId="561D792B" w:rsidR="008B56E6" w:rsidDel="00ED0AEA" w:rsidRDefault="008B56E6" w:rsidP="004165BB">
            <w:pPr>
              <w:pStyle w:val="XML5"/>
              <w:rPr>
                <w:del w:id="10183" w:author="Thomas Dietz" w:date="2012-08-08T17:00:00Z"/>
              </w:rPr>
            </w:pPr>
            <w:del w:id="10184" w:author="Thomas Dietz" w:date="2012-08-08T17:00:00Z">
              <w:r w:rsidDel="00ED0AEA">
                <w:delText>description "The list contains all external certificate resources of the OpenFlow Capable Switch.";</w:delText>
              </w:r>
            </w:del>
          </w:p>
          <w:p w14:paraId="2513DF46" w14:textId="776DA17F" w:rsidR="008B56E6" w:rsidDel="00ED0AEA" w:rsidRDefault="008B56E6" w:rsidP="004165BB">
            <w:pPr>
              <w:pStyle w:val="XML5"/>
              <w:rPr>
                <w:del w:id="10185" w:author="Thomas Dietz" w:date="2012-08-08T17:00:00Z"/>
              </w:rPr>
            </w:pPr>
            <w:del w:id="10186" w:author="Thomas Dietz" w:date="2012-08-08T17:00:00Z">
              <w:r w:rsidDel="00ED0AEA">
                <w:delText>uses openflow-external-certificate-grouping;</w:delText>
              </w:r>
            </w:del>
          </w:p>
          <w:p w14:paraId="35F6A0F6" w14:textId="0C0DDEA6" w:rsidR="008B56E6" w:rsidRPr="009227FA" w:rsidDel="00ED0AEA" w:rsidRDefault="008B56E6" w:rsidP="008B56E6">
            <w:pPr>
              <w:pStyle w:val="XML4"/>
              <w:rPr>
                <w:del w:id="10187" w:author="Thomas Dietz" w:date="2012-08-08T17:00:00Z"/>
              </w:rPr>
            </w:pPr>
            <w:del w:id="10188" w:author="Thomas Dietz" w:date="2012-08-08T17:00:00Z">
              <w:r w:rsidDel="00ED0AEA">
                <w:delText>}</w:delText>
              </w:r>
            </w:del>
          </w:p>
          <w:p w14:paraId="181B584C" w14:textId="602D6DAE" w:rsidR="002E7483" w:rsidRPr="009227FA" w:rsidDel="00ED0AEA" w:rsidRDefault="00D54400" w:rsidP="00011096">
            <w:pPr>
              <w:pStyle w:val="XML4"/>
              <w:rPr>
                <w:del w:id="10189" w:author="Thomas Dietz" w:date="2012-08-08T17:00:00Z"/>
              </w:rPr>
            </w:pPr>
            <w:del w:id="10190" w:author="Thomas Dietz" w:date="2012-08-08T17:00:00Z">
              <w:r w:rsidRPr="009227FA" w:rsidDel="00ED0AEA">
                <w:delText>l</w:delText>
              </w:r>
              <w:r w:rsidR="002E7483" w:rsidRPr="009227FA" w:rsidDel="00ED0AEA">
                <w:delText>ist flow-table {</w:delText>
              </w:r>
            </w:del>
          </w:p>
          <w:p w14:paraId="62684E0E" w14:textId="49D5A90B" w:rsidR="002E7483" w:rsidRPr="009227FA" w:rsidDel="00ED0AEA" w:rsidRDefault="002E7483" w:rsidP="002E7483">
            <w:pPr>
              <w:pStyle w:val="XML5"/>
              <w:rPr>
                <w:del w:id="10191" w:author="Thomas Dietz" w:date="2012-08-08T17:00:00Z"/>
              </w:rPr>
            </w:pPr>
            <w:del w:id="10192" w:author="Thomas Dietz" w:date="2012-08-08T17:00:00Z">
              <w:r w:rsidRPr="009227FA" w:rsidDel="00ED0AEA">
                <w:delText>key "resource-id";</w:delText>
              </w:r>
            </w:del>
          </w:p>
          <w:p w14:paraId="56875DC1" w14:textId="24C2D600" w:rsidR="002E7483" w:rsidRPr="009227FA" w:rsidDel="00ED0AEA" w:rsidRDefault="002E7483" w:rsidP="002E7483">
            <w:pPr>
              <w:pStyle w:val="XML5"/>
              <w:rPr>
                <w:del w:id="10193" w:author="Thomas Dietz" w:date="2012-08-08T17:00:00Z"/>
              </w:rPr>
            </w:pPr>
            <w:del w:id="10194" w:author="Thomas Dietz" w:date="2012-08-08T17:00:00Z">
              <w:r w:rsidRPr="009227FA" w:rsidDel="00ED0AEA">
                <w:delText>unique "resource-id";</w:delText>
              </w:r>
            </w:del>
          </w:p>
          <w:p w14:paraId="222499D2" w14:textId="61989105" w:rsidR="002E7483" w:rsidRPr="009227FA" w:rsidDel="00ED0AEA" w:rsidRDefault="002E7483" w:rsidP="002E7483">
            <w:pPr>
              <w:pStyle w:val="XML5"/>
              <w:rPr>
                <w:del w:id="10195" w:author="Thomas Dietz" w:date="2012-08-08T17:00:00Z"/>
              </w:rPr>
            </w:pPr>
            <w:del w:id="10196" w:author="Thomas Dietz" w:date="2012-08-08T17:00:00Z">
              <w:r w:rsidRPr="009227FA" w:rsidDel="00ED0AEA">
                <w:delText>description "The list contains all flow table resources of the OpenFlow Capable Switch.";</w:delText>
              </w:r>
            </w:del>
          </w:p>
          <w:p w14:paraId="328D8A9A" w14:textId="3500508C" w:rsidR="002E7483" w:rsidRPr="009227FA" w:rsidDel="00ED0AEA" w:rsidRDefault="002E7483" w:rsidP="00A21E86">
            <w:pPr>
              <w:pStyle w:val="XML5"/>
              <w:rPr>
                <w:del w:id="10197" w:author="Thomas Dietz" w:date="2012-08-08T17:00:00Z"/>
              </w:rPr>
            </w:pPr>
            <w:del w:id="10198" w:author="Thomas Dietz" w:date="2012-08-08T17:00:00Z">
              <w:r w:rsidRPr="009227FA" w:rsidDel="00ED0AEA">
                <w:delText>uses openflow-flow-table-resource-grouping;</w:delText>
              </w:r>
            </w:del>
          </w:p>
          <w:p w14:paraId="6C171C45" w14:textId="681EDBA1" w:rsidR="002E7483" w:rsidRPr="009227FA" w:rsidDel="00ED0AEA" w:rsidRDefault="002E7483">
            <w:pPr>
              <w:pStyle w:val="XML4"/>
              <w:rPr>
                <w:del w:id="10199" w:author="Thomas Dietz" w:date="2012-08-08T17:00:00Z"/>
              </w:rPr>
            </w:pPr>
            <w:del w:id="10200" w:author="Thomas Dietz" w:date="2012-08-08T17:00:00Z">
              <w:r w:rsidRPr="009227FA" w:rsidDel="00ED0AEA">
                <w:delText>}</w:delText>
              </w:r>
            </w:del>
          </w:p>
          <w:p w14:paraId="64FA122C" w14:textId="02DCA85A" w:rsidR="00F71F36" w:rsidRPr="009227FA" w:rsidDel="00ED0AEA" w:rsidRDefault="00F71F36" w:rsidP="00011096">
            <w:pPr>
              <w:pStyle w:val="XML3"/>
              <w:rPr>
                <w:del w:id="10201" w:author="Thomas Dietz" w:date="2012-08-08T17:00:00Z"/>
              </w:rPr>
            </w:pPr>
            <w:del w:id="10202" w:author="Thomas Dietz" w:date="2012-08-08T17:00:00Z">
              <w:r w:rsidRPr="009227FA" w:rsidDel="00ED0AEA">
                <w:delText>}</w:delText>
              </w:r>
            </w:del>
          </w:p>
          <w:p w14:paraId="68981393" w14:textId="663337A5" w:rsidR="00F71F36" w:rsidRPr="009227FA" w:rsidDel="00ED0AEA" w:rsidRDefault="00F71F36" w:rsidP="00011096">
            <w:pPr>
              <w:pStyle w:val="XML3"/>
              <w:rPr>
                <w:del w:id="10203" w:author="Thomas Dietz" w:date="2012-08-08T17:00:00Z"/>
              </w:rPr>
            </w:pPr>
            <w:del w:id="10204" w:author="Thomas Dietz" w:date="2012-08-08T17:00:00Z">
              <w:r w:rsidRPr="009227FA" w:rsidDel="00ED0AEA">
                <w:lastRenderedPageBreak/>
                <w:delText>container logical-switches {</w:delText>
              </w:r>
            </w:del>
          </w:p>
          <w:p w14:paraId="2D33D654" w14:textId="256B5531" w:rsidR="00F71F36" w:rsidRPr="009227FA" w:rsidDel="00ED0AEA" w:rsidRDefault="00F71F36" w:rsidP="00011096">
            <w:pPr>
              <w:pStyle w:val="XML4"/>
              <w:rPr>
                <w:del w:id="10205" w:author="Thomas Dietz" w:date="2012-08-08T17:00:00Z"/>
              </w:rPr>
            </w:pPr>
            <w:del w:id="10206" w:author="Thomas Dietz" w:date="2012-08-08T17:00:00Z">
              <w:r w:rsidRPr="009227FA" w:rsidDel="00ED0AEA">
                <w:delText>description "This element contains all OpenFlow Logical Switches on the OpenFlow Capable Switch.";</w:delText>
              </w:r>
            </w:del>
          </w:p>
          <w:p w14:paraId="38B22BE2" w14:textId="21AFFB57" w:rsidR="00F71F36" w:rsidRPr="009227FA" w:rsidDel="00ED0AEA" w:rsidRDefault="00F71F36" w:rsidP="00011096">
            <w:pPr>
              <w:pStyle w:val="XML4"/>
              <w:rPr>
                <w:del w:id="10207" w:author="Thomas Dietz" w:date="2012-08-08T17:00:00Z"/>
              </w:rPr>
            </w:pPr>
            <w:del w:id="10208" w:author="Thomas Dietz" w:date="2012-08-08T17:00:00Z">
              <w:r w:rsidRPr="009227FA" w:rsidDel="00ED0AEA">
                <w:delText>list switch {</w:delText>
              </w:r>
            </w:del>
          </w:p>
          <w:p w14:paraId="264A4F00" w14:textId="7749F778" w:rsidR="00F71F36" w:rsidRPr="009227FA" w:rsidDel="00ED0AEA" w:rsidRDefault="00F71F36" w:rsidP="00011096">
            <w:pPr>
              <w:pStyle w:val="XML5"/>
              <w:rPr>
                <w:del w:id="10209" w:author="Thomas Dietz" w:date="2012-08-08T17:00:00Z"/>
              </w:rPr>
            </w:pPr>
            <w:del w:id="10210" w:author="Thomas Dietz" w:date="2012-08-08T17:00:00Z">
              <w:r w:rsidRPr="009227FA" w:rsidDel="00ED0AEA">
                <w:delText>key "id";</w:delText>
              </w:r>
            </w:del>
          </w:p>
          <w:p w14:paraId="0BC57AEF" w14:textId="6BA79FA4" w:rsidR="00F71F36" w:rsidRPr="009227FA" w:rsidDel="00ED0AEA" w:rsidRDefault="00F71F36" w:rsidP="00011096">
            <w:pPr>
              <w:pStyle w:val="XML5"/>
              <w:rPr>
                <w:del w:id="10211" w:author="Thomas Dietz" w:date="2012-08-08T17:00:00Z"/>
              </w:rPr>
            </w:pPr>
            <w:del w:id="10212" w:author="Thomas Dietz" w:date="2012-08-08T17:00:00Z">
              <w:r w:rsidRPr="009227FA" w:rsidDel="00ED0AEA">
                <w:delText>unique "id";</w:delText>
              </w:r>
            </w:del>
          </w:p>
          <w:p w14:paraId="3209E4B0" w14:textId="18A449BF" w:rsidR="00F71F36" w:rsidRPr="009227FA" w:rsidDel="00ED0AEA" w:rsidRDefault="00F71F36" w:rsidP="00011096">
            <w:pPr>
              <w:pStyle w:val="XML5"/>
              <w:rPr>
                <w:del w:id="10213" w:author="Thomas Dietz" w:date="2012-08-08T17:00:00Z"/>
              </w:rPr>
            </w:pPr>
            <w:del w:id="10214" w:author="Thomas Dietz" w:date="2012-08-08T17:00:00Z">
              <w:r w:rsidRPr="009227FA" w:rsidDel="00ED0AEA">
                <w:delText>description "The list of all OpenFlow Logical Switches on the OpenFlow Capable Switch.";</w:delText>
              </w:r>
            </w:del>
          </w:p>
          <w:p w14:paraId="409700D0" w14:textId="71ADDEE7" w:rsidR="00F71F36" w:rsidRPr="009227FA" w:rsidDel="00ED0AEA" w:rsidRDefault="00F71F36" w:rsidP="00011096">
            <w:pPr>
              <w:pStyle w:val="XML5"/>
              <w:rPr>
                <w:del w:id="10215" w:author="Thomas Dietz" w:date="2012-08-08T17:00:00Z"/>
              </w:rPr>
            </w:pPr>
            <w:del w:id="10216" w:author="Thomas Dietz" w:date="2012-08-08T17:00:00Z">
              <w:r w:rsidRPr="009227FA" w:rsidDel="00ED0AEA">
                <w:delText>uses openflow-logical-switch-grouping;</w:delText>
              </w:r>
            </w:del>
          </w:p>
          <w:p w14:paraId="7C071356" w14:textId="4C6F141E" w:rsidR="00F71F36" w:rsidRPr="009F3611" w:rsidDel="00ED0AEA" w:rsidRDefault="00F71F36" w:rsidP="00011096">
            <w:pPr>
              <w:pStyle w:val="XML4"/>
              <w:rPr>
                <w:del w:id="10217" w:author="Thomas Dietz" w:date="2012-08-08T17:00:00Z"/>
                <w:rPrChange w:id="10218" w:author="Thomas Dietz" w:date="2012-08-08T17:01:00Z">
                  <w:rPr>
                    <w:del w:id="10219" w:author="Thomas Dietz" w:date="2012-08-08T17:00:00Z"/>
                    <w:lang w:val="de-DE"/>
                  </w:rPr>
                </w:rPrChange>
              </w:rPr>
            </w:pPr>
            <w:del w:id="10220" w:author="Thomas Dietz" w:date="2012-08-08T17:00:00Z">
              <w:r w:rsidRPr="009F3611" w:rsidDel="00ED0AEA">
                <w:rPr>
                  <w:rPrChange w:id="10221" w:author="Thomas Dietz" w:date="2012-08-08T17:01:00Z">
                    <w:rPr>
                      <w:lang w:val="de-DE"/>
                    </w:rPr>
                  </w:rPrChange>
                </w:rPr>
                <w:delText>}</w:delText>
              </w:r>
            </w:del>
          </w:p>
          <w:p w14:paraId="367DBA09" w14:textId="5C638DFA" w:rsidR="00F71F36" w:rsidRPr="009F3611" w:rsidDel="00ED0AEA" w:rsidRDefault="00F71F36" w:rsidP="00011096">
            <w:pPr>
              <w:pStyle w:val="XML3"/>
              <w:rPr>
                <w:del w:id="10222" w:author="Thomas Dietz" w:date="2012-08-08T17:00:00Z"/>
                <w:rPrChange w:id="10223" w:author="Thomas Dietz" w:date="2012-08-08T17:01:00Z">
                  <w:rPr>
                    <w:del w:id="10224" w:author="Thomas Dietz" w:date="2012-08-08T17:00:00Z"/>
                    <w:lang w:val="de-DE"/>
                  </w:rPr>
                </w:rPrChange>
              </w:rPr>
            </w:pPr>
            <w:del w:id="10225" w:author="Thomas Dietz" w:date="2012-08-08T17:00:00Z">
              <w:r w:rsidRPr="009F3611" w:rsidDel="00ED0AEA">
                <w:rPr>
                  <w:rPrChange w:id="10226" w:author="Thomas Dietz" w:date="2012-08-08T17:01:00Z">
                    <w:rPr>
                      <w:lang w:val="de-DE"/>
                    </w:rPr>
                  </w:rPrChange>
                </w:rPr>
                <w:delText>}</w:delText>
              </w:r>
            </w:del>
          </w:p>
          <w:p w14:paraId="1056C569" w14:textId="724A89CE" w:rsidR="00F71F36" w:rsidRPr="009F3611" w:rsidDel="00ED0AEA" w:rsidRDefault="00F71F36" w:rsidP="00011096">
            <w:pPr>
              <w:pStyle w:val="XML2"/>
              <w:rPr>
                <w:del w:id="10227" w:author="Thomas Dietz" w:date="2012-08-08T17:00:00Z"/>
                <w:rPrChange w:id="10228" w:author="Thomas Dietz" w:date="2012-08-08T17:01:00Z">
                  <w:rPr>
                    <w:del w:id="10229" w:author="Thomas Dietz" w:date="2012-08-08T17:00:00Z"/>
                    <w:lang w:val="de-DE"/>
                  </w:rPr>
                </w:rPrChange>
              </w:rPr>
            </w:pPr>
            <w:del w:id="10230" w:author="Thomas Dietz" w:date="2012-08-08T17:00:00Z">
              <w:r w:rsidRPr="009F3611" w:rsidDel="00ED0AEA">
                <w:rPr>
                  <w:rPrChange w:id="10231" w:author="Thomas Dietz" w:date="2012-08-08T17:01:00Z">
                    <w:rPr>
                      <w:lang w:val="de-DE"/>
                    </w:rPr>
                  </w:rPrChange>
                </w:rPr>
                <w:delText>}</w:delText>
              </w:r>
            </w:del>
          </w:p>
          <w:p w14:paraId="5FDB271D" w14:textId="77777777" w:rsidR="009F3611" w:rsidRPr="009F3611" w:rsidRDefault="00F71F36" w:rsidP="009F3611">
            <w:pPr>
              <w:pStyle w:val="XML1"/>
              <w:rPr>
                <w:ins w:id="10232" w:author="Thomas Dietz" w:date="2012-08-08T17:05:00Z"/>
                <w:rPrChange w:id="10233" w:author="Thomas Dietz" w:date="2012-08-08T17:05:00Z">
                  <w:rPr>
                    <w:ins w:id="10234" w:author="Thomas Dietz" w:date="2012-08-08T17:05:00Z"/>
                    <w:lang w:val="de-DE"/>
                  </w:rPr>
                </w:rPrChange>
              </w:rPr>
            </w:pPr>
            <w:del w:id="10235" w:author="Thomas Dietz" w:date="2012-08-08T17:00:00Z">
              <w:r w:rsidRPr="009F3611" w:rsidDel="00ED0AEA">
                <w:rPr>
                  <w:rPrChange w:id="10236" w:author="Thomas Dietz" w:date="2012-08-08T17:05:00Z">
                    <w:rPr>
                      <w:lang w:val="de-DE"/>
                    </w:rPr>
                  </w:rPrChange>
                </w:rPr>
                <w:delText>}</w:delText>
              </w:r>
            </w:del>
            <w:ins w:id="10237" w:author="Thomas Dietz" w:date="2012-08-08T17:05:00Z">
              <w:r w:rsidR="009F3611" w:rsidRPr="009F3611">
                <w:rPr>
                  <w:rPrChange w:id="10238" w:author="Thomas Dietz" w:date="2012-08-08T17:05:00Z">
                    <w:rPr>
                      <w:lang w:val="de-DE"/>
                    </w:rPr>
                  </w:rPrChange>
                </w:rPr>
                <w:t>module of-config1.1.1 {</w:t>
              </w:r>
            </w:ins>
          </w:p>
          <w:p w14:paraId="75786251" w14:textId="77777777" w:rsidR="009F3611" w:rsidRPr="009F3611" w:rsidRDefault="009F3611" w:rsidP="009F3611">
            <w:pPr>
              <w:pStyle w:val="XML1"/>
              <w:rPr>
                <w:ins w:id="10239" w:author="Thomas Dietz" w:date="2012-08-08T17:05:00Z"/>
                <w:rPrChange w:id="10240" w:author="Thomas Dietz" w:date="2012-08-08T17:05:00Z">
                  <w:rPr>
                    <w:ins w:id="10241" w:author="Thomas Dietz" w:date="2012-08-08T17:05:00Z"/>
                    <w:lang w:val="de-DE"/>
                  </w:rPr>
                </w:rPrChange>
              </w:rPr>
            </w:pPr>
            <w:ins w:id="10242" w:author="Thomas Dietz" w:date="2012-08-08T17:05:00Z">
              <w:r w:rsidRPr="009F3611">
                <w:rPr>
                  <w:rPrChange w:id="10243" w:author="Thomas Dietz" w:date="2012-08-08T17:05:00Z">
                    <w:rPr>
                      <w:lang w:val="de-DE"/>
                    </w:rPr>
                  </w:rPrChange>
                </w:rPr>
                <w:t xml:space="preserve">  namespace "urn:onf:of111:config:yang";</w:t>
              </w:r>
            </w:ins>
          </w:p>
          <w:p w14:paraId="2660B503" w14:textId="77777777" w:rsidR="009F3611" w:rsidRPr="009F3611" w:rsidRDefault="009F3611" w:rsidP="009F3611">
            <w:pPr>
              <w:pStyle w:val="XML1"/>
              <w:rPr>
                <w:ins w:id="10244" w:author="Thomas Dietz" w:date="2012-08-08T17:05:00Z"/>
                <w:rPrChange w:id="10245" w:author="Thomas Dietz" w:date="2012-08-08T17:05:00Z">
                  <w:rPr>
                    <w:ins w:id="10246" w:author="Thomas Dietz" w:date="2012-08-08T17:05:00Z"/>
                    <w:lang w:val="de-DE"/>
                  </w:rPr>
                </w:rPrChange>
              </w:rPr>
            </w:pPr>
            <w:ins w:id="10247" w:author="Thomas Dietz" w:date="2012-08-08T17:05:00Z">
              <w:r w:rsidRPr="009F3611">
                <w:rPr>
                  <w:rPrChange w:id="10248" w:author="Thomas Dietz" w:date="2012-08-08T17:05:00Z">
                    <w:rPr>
                      <w:lang w:val="de-DE"/>
                    </w:rPr>
                  </w:rPrChange>
                </w:rPr>
                <w:t xml:space="preserve">  prefix of11-config;</w:t>
              </w:r>
            </w:ins>
          </w:p>
          <w:p w14:paraId="670D0A08" w14:textId="77777777" w:rsidR="009F3611" w:rsidRPr="009F3611" w:rsidRDefault="009F3611" w:rsidP="009F3611">
            <w:pPr>
              <w:pStyle w:val="XML1"/>
              <w:rPr>
                <w:ins w:id="10249" w:author="Thomas Dietz" w:date="2012-08-08T17:05:00Z"/>
                <w:rPrChange w:id="10250" w:author="Thomas Dietz" w:date="2012-08-08T17:05:00Z">
                  <w:rPr>
                    <w:ins w:id="10251" w:author="Thomas Dietz" w:date="2012-08-08T17:05:00Z"/>
                    <w:lang w:val="de-DE"/>
                  </w:rPr>
                </w:rPrChange>
              </w:rPr>
            </w:pPr>
          </w:p>
          <w:p w14:paraId="7A46BBDB" w14:textId="77777777" w:rsidR="009F3611" w:rsidRPr="009F3611" w:rsidRDefault="009F3611" w:rsidP="009F3611">
            <w:pPr>
              <w:pStyle w:val="XML1"/>
              <w:rPr>
                <w:ins w:id="10252" w:author="Thomas Dietz" w:date="2012-08-08T17:05:00Z"/>
                <w:rPrChange w:id="10253" w:author="Thomas Dietz" w:date="2012-08-08T17:05:00Z">
                  <w:rPr>
                    <w:ins w:id="10254" w:author="Thomas Dietz" w:date="2012-08-08T17:05:00Z"/>
                    <w:lang w:val="de-DE"/>
                  </w:rPr>
                </w:rPrChange>
              </w:rPr>
            </w:pPr>
            <w:ins w:id="10255" w:author="Thomas Dietz" w:date="2012-08-08T17:05:00Z">
              <w:r w:rsidRPr="009F3611">
                <w:rPr>
                  <w:rPrChange w:id="10256" w:author="Thomas Dietz" w:date="2012-08-08T17:05:00Z">
                    <w:rPr>
                      <w:lang w:val="de-DE"/>
                    </w:rPr>
                  </w:rPrChange>
                </w:rPr>
                <w:t xml:space="preserve">  import ietf-yang-types { prefix yang; }</w:t>
              </w:r>
            </w:ins>
          </w:p>
          <w:p w14:paraId="06A1B06E" w14:textId="77777777" w:rsidR="009F3611" w:rsidRPr="009F3611" w:rsidRDefault="009F3611" w:rsidP="009F3611">
            <w:pPr>
              <w:pStyle w:val="XML1"/>
              <w:rPr>
                <w:ins w:id="10257" w:author="Thomas Dietz" w:date="2012-08-08T17:05:00Z"/>
                <w:rPrChange w:id="10258" w:author="Thomas Dietz" w:date="2012-08-08T17:05:00Z">
                  <w:rPr>
                    <w:ins w:id="10259" w:author="Thomas Dietz" w:date="2012-08-08T17:05:00Z"/>
                    <w:lang w:val="de-DE"/>
                  </w:rPr>
                </w:rPrChange>
              </w:rPr>
            </w:pPr>
            <w:ins w:id="10260" w:author="Thomas Dietz" w:date="2012-08-08T17:05:00Z">
              <w:r w:rsidRPr="009F3611">
                <w:rPr>
                  <w:rPrChange w:id="10261" w:author="Thomas Dietz" w:date="2012-08-08T17:05:00Z">
                    <w:rPr>
                      <w:lang w:val="de-DE"/>
                    </w:rPr>
                  </w:rPrChange>
                </w:rPr>
                <w:t xml:space="preserve">  import ietf-inet-types { prefix inet; }</w:t>
              </w:r>
            </w:ins>
          </w:p>
          <w:p w14:paraId="03FA26C9" w14:textId="77777777" w:rsidR="009F3611" w:rsidRPr="009F3611" w:rsidRDefault="009F3611" w:rsidP="009F3611">
            <w:pPr>
              <w:pStyle w:val="XML1"/>
              <w:rPr>
                <w:ins w:id="10262" w:author="Thomas Dietz" w:date="2012-08-08T17:05:00Z"/>
                <w:rPrChange w:id="10263" w:author="Thomas Dietz" w:date="2012-08-08T17:05:00Z">
                  <w:rPr>
                    <w:ins w:id="10264" w:author="Thomas Dietz" w:date="2012-08-08T17:05:00Z"/>
                    <w:lang w:val="de-DE"/>
                  </w:rPr>
                </w:rPrChange>
              </w:rPr>
            </w:pPr>
          </w:p>
          <w:p w14:paraId="2EAE90B0" w14:textId="77777777" w:rsidR="009F3611" w:rsidRPr="009F3611" w:rsidRDefault="009F3611" w:rsidP="009F3611">
            <w:pPr>
              <w:pStyle w:val="XML1"/>
              <w:rPr>
                <w:ins w:id="10265" w:author="Thomas Dietz" w:date="2012-08-08T17:05:00Z"/>
                <w:rPrChange w:id="10266" w:author="Thomas Dietz" w:date="2012-08-08T17:05:00Z">
                  <w:rPr>
                    <w:ins w:id="10267" w:author="Thomas Dietz" w:date="2012-08-08T17:05:00Z"/>
                    <w:lang w:val="de-DE"/>
                  </w:rPr>
                </w:rPrChange>
              </w:rPr>
            </w:pPr>
            <w:ins w:id="10268" w:author="Thomas Dietz" w:date="2012-08-08T17:05:00Z">
              <w:r w:rsidRPr="009F3611">
                <w:rPr>
                  <w:rPrChange w:id="10269" w:author="Thomas Dietz" w:date="2012-08-08T17:05:00Z">
                    <w:rPr>
                      <w:lang w:val="de-DE"/>
                    </w:rPr>
                  </w:rPrChange>
                </w:rPr>
                <w:t xml:space="preserve">  organization "ONF Config Management Group";</w:t>
              </w:r>
            </w:ins>
          </w:p>
          <w:p w14:paraId="79F17518" w14:textId="77777777" w:rsidR="009F3611" w:rsidRPr="009F3611" w:rsidRDefault="009F3611" w:rsidP="009F3611">
            <w:pPr>
              <w:pStyle w:val="XML1"/>
              <w:rPr>
                <w:ins w:id="10270" w:author="Thomas Dietz" w:date="2012-08-08T17:05:00Z"/>
                <w:rPrChange w:id="10271" w:author="Thomas Dietz" w:date="2012-08-08T17:05:00Z">
                  <w:rPr>
                    <w:ins w:id="10272" w:author="Thomas Dietz" w:date="2012-08-08T17:05:00Z"/>
                    <w:lang w:val="de-DE"/>
                  </w:rPr>
                </w:rPrChange>
              </w:rPr>
            </w:pPr>
          </w:p>
          <w:p w14:paraId="3F260CA9" w14:textId="77777777" w:rsidR="009F3611" w:rsidRPr="009F3611" w:rsidRDefault="009F3611" w:rsidP="009F3611">
            <w:pPr>
              <w:pStyle w:val="XML1"/>
              <w:rPr>
                <w:ins w:id="10273" w:author="Thomas Dietz" w:date="2012-08-08T17:05:00Z"/>
                <w:rPrChange w:id="10274" w:author="Thomas Dietz" w:date="2012-08-08T17:05:00Z">
                  <w:rPr>
                    <w:ins w:id="10275" w:author="Thomas Dietz" w:date="2012-08-08T17:05:00Z"/>
                    <w:lang w:val="de-DE"/>
                  </w:rPr>
                </w:rPrChange>
              </w:rPr>
            </w:pPr>
            <w:ins w:id="10276" w:author="Thomas Dietz" w:date="2012-08-08T17:05:00Z">
              <w:r w:rsidRPr="009F3611">
                <w:rPr>
                  <w:rPrChange w:id="10277" w:author="Thomas Dietz" w:date="2012-08-08T17:05:00Z">
                    <w:rPr>
                      <w:lang w:val="de-DE"/>
                    </w:rPr>
                  </w:rPrChange>
                </w:rPr>
                <w:t xml:space="preserve">  contact "tbd";</w:t>
              </w:r>
            </w:ins>
          </w:p>
          <w:p w14:paraId="31C07B4C" w14:textId="77777777" w:rsidR="009F3611" w:rsidRPr="009F3611" w:rsidRDefault="009F3611" w:rsidP="009F3611">
            <w:pPr>
              <w:pStyle w:val="XML1"/>
              <w:rPr>
                <w:ins w:id="10278" w:author="Thomas Dietz" w:date="2012-08-08T17:05:00Z"/>
                <w:rPrChange w:id="10279" w:author="Thomas Dietz" w:date="2012-08-08T17:05:00Z">
                  <w:rPr>
                    <w:ins w:id="10280" w:author="Thomas Dietz" w:date="2012-08-08T17:05:00Z"/>
                    <w:lang w:val="de-DE"/>
                  </w:rPr>
                </w:rPrChange>
              </w:rPr>
            </w:pPr>
          </w:p>
          <w:p w14:paraId="4046EC86" w14:textId="77777777" w:rsidR="009F3611" w:rsidRPr="009F3611" w:rsidRDefault="009F3611" w:rsidP="009F3611">
            <w:pPr>
              <w:pStyle w:val="XML1"/>
              <w:rPr>
                <w:ins w:id="10281" w:author="Thomas Dietz" w:date="2012-08-08T17:05:00Z"/>
                <w:rPrChange w:id="10282" w:author="Thomas Dietz" w:date="2012-08-08T17:05:00Z">
                  <w:rPr>
                    <w:ins w:id="10283" w:author="Thomas Dietz" w:date="2012-08-08T17:05:00Z"/>
                    <w:lang w:val="de-DE"/>
                  </w:rPr>
                </w:rPrChange>
              </w:rPr>
            </w:pPr>
            <w:ins w:id="10284" w:author="Thomas Dietz" w:date="2012-08-08T17:05:00Z">
              <w:r w:rsidRPr="009F3611">
                <w:rPr>
                  <w:rPrChange w:id="10285" w:author="Thomas Dietz" w:date="2012-08-08T17:05:00Z">
                    <w:rPr>
                      <w:lang w:val="de-DE"/>
                    </w:rPr>
                  </w:rPrChange>
                </w:rPr>
                <w:t xml:space="preserve">  description "tbd</w:t>
              </w:r>
            </w:ins>
          </w:p>
          <w:p w14:paraId="7BECA951" w14:textId="77777777" w:rsidR="009F3611" w:rsidRPr="009F3611" w:rsidRDefault="009F3611" w:rsidP="009F3611">
            <w:pPr>
              <w:pStyle w:val="XML1"/>
              <w:rPr>
                <w:ins w:id="10286" w:author="Thomas Dietz" w:date="2012-08-08T17:05:00Z"/>
                <w:rPrChange w:id="10287" w:author="Thomas Dietz" w:date="2012-08-08T17:05:00Z">
                  <w:rPr>
                    <w:ins w:id="10288" w:author="Thomas Dietz" w:date="2012-08-08T17:05:00Z"/>
                    <w:lang w:val="de-DE"/>
                  </w:rPr>
                </w:rPrChange>
              </w:rPr>
            </w:pPr>
          </w:p>
          <w:p w14:paraId="4128840F" w14:textId="77777777" w:rsidR="009F3611" w:rsidRPr="009F3611" w:rsidRDefault="009F3611" w:rsidP="009F3611">
            <w:pPr>
              <w:pStyle w:val="XML1"/>
              <w:rPr>
                <w:ins w:id="10289" w:author="Thomas Dietz" w:date="2012-08-08T17:05:00Z"/>
                <w:rPrChange w:id="10290" w:author="Thomas Dietz" w:date="2012-08-08T17:05:00Z">
                  <w:rPr>
                    <w:ins w:id="10291" w:author="Thomas Dietz" w:date="2012-08-08T17:05:00Z"/>
                    <w:lang w:val="de-DE"/>
                  </w:rPr>
                </w:rPrChange>
              </w:rPr>
            </w:pPr>
            <w:ins w:id="10292" w:author="Thomas Dietz" w:date="2012-08-08T17:05:00Z">
              <w:r w:rsidRPr="009F3611">
                <w:rPr>
                  <w:rPrChange w:id="10293" w:author="Thomas Dietz" w:date="2012-08-08T17:05:00Z">
                    <w:rPr>
                      <w:lang w:val="de-DE"/>
                    </w:rPr>
                  </w:rPrChange>
                </w:rPr>
                <w:t xml:space="preserve">    NETCONF Operational Considerations</w:t>
              </w:r>
            </w:ins>
          </w:p>
          <w:p w14:paraId="4A5F020C" w14:textId="77777777" w:rsidR="009F3611" w:rsidRPr="009F3611" w:rsidRDefault="009F3611" w:rsidP="009F3611">
            <w:pPr>
              <w:pStyle w:val="XML1"/>
              <w:rPr>
                <w:ins w:id="10294" w:author="Thomas Dietz" w:date="2012-08-08T17:05:00Z"/>
                <w:rPrChange w:id="10295" w:author="Thomas Dietz" w:date="2012-08-08T17:05:00Z">
                  <w:rPr>
                    <w:ins w:id="10296" w:author="Thomas Dietz" w:date="2012-08-08T17:05:00Z"/>
                    <w:lang w:val="de-DE"/>
                  </w:rPr>
                </w:rPrChange>
              </w:rPr>
            </w:pPr>
          </w:p>
          <w:p w14:paraId="39DE74F4" w14:textId="77777777" w:rsidR="009F3611" w:rsidRPr="009F3611" w:rsidRDefault="009F3611" w:rsidP="009F3611">
            <w:pPr>
              <w:pStyle w:val="XML1"/>
              <w:rPr>
                <w:ins w:id="10297" w:author="Thomas Dietz" w:date="2012-08-08T17:05:00Z"/>
                <w:rPrChange w:id="10298" w:author="Thomas Dietz" w:date="2012-08-08T17:05:00Z">
                  <w:rPr>
                    <w:ins w:id="10299" w:author="Thomas Dietz" w:date="2012-08-08T17:05:00Z"/>
                    <w:lang w:val="de-DE"/>
                  </w:rPr>
                </w:rPrChange>
              </w:rPr>
            </w:pPr>
            <w:ins w:id="10300" w:author="Thomas Dietz" w:date="2012-08-08T17:05:00Z">
              <w:r w:rsidRPr="009F3611">
                <w:rPr>
                  <w:rPrChange w:id="10301" w:author="Thomas Dietz" w:date="2012-08-08T17:05:00Z">
                    <w:rPr>
                      <w:lang w:val="de-DE"/>
                    </w:rPr>
                  </w:rPrChange>
                </w:rPr>
                <w:t xml:space="preserve">    Elements that are configurable, optional and have a default</w:t>
              </w:r>
            </w:ins>
          </w:p>
          <w:p w14:paraId="26399261" w14:textId="77777777" w:rsidR="009F3611" w:rsidRPr="009F3611" w:rsidRDefault="009F3611" w:rsidP="009F3611">
            <w:pPr>
              <w:pStyle w:val="XML1"/>
              <w:rPr>
                <w:ins w:id="10302" w:author="Thomas Dietz" w:date="2012-08-08T17:05:00Z"/>
                <w:rPrChange w:id="10303" w:author="Thomas Dietz" w:date="2012-08-08T17:05:00Z">
                  <w:rPr>
                    <w:ins w:id="10304" w:author="Thomas Dietz" w:date="2012-08-08T17:05:00Z"/>
                    <w:lang w:val="de-DE"/>
                  </w:rPr>
                </w:rPrChange>
              </w:rPr>
            </w:pPr>
            <w:ins w:id="10305" w:author="Thomas Dietz" w:date="2012-08-08T17:05:00Z">
              <w:r w:rsidRPr="009F3611">
                <w:rPr>
                  <w:rPrChange w:id="10306" w:author="Thomas Dietz" w:date="2012-08-08T17:05:00Z">
                    <w:rPr>
                      <w:lang w:val="de-DE"/>
                    </w:rPr>
                  </w:rPrChange>
                </w:rPr>
                <w:t xml:space="preserve">    value MAY be reported by replies to NETCONF &lt;get-config&gt;</w:t>
              </w:r>
            </w:ins>
          </w:p>
          <w:p w14:paraId="09B14FA2" w14:textId="77777777" w:rsidR="009F3611" w:rsidRPr="009F3611" w:rsidRDefault="009F3611" w:rsidP="009F3611">
            <w:pPr>
              <w:pStyle w:val="XML1"/>
              <w:rPr>
                <w:ins w:id="10307" w:author="Thomas Dietz" w:date="2012-08-08T17:05:00Z"/>
                <w:rPrChange w:id="10308" w:author="Thomas Dietz" w:date="2012-08-08T17:05:00Z">
                  <w:rPr>
                    <w:ins w:id="10309" w:author="Thomas Dietz" w:date="2012-08-08T17:05:00Z"/>
                    <w:lang w:val="de-DE"/>
                  </w:rPr>
                </w:rPrChange>
              </w:rPr>
            </w:pPr>
            <w:ins w:id="10310" w:author="Thomas Dietz" w:date="2012-08-08T17:05:00Z">
              <w:r w:rsidRPr="009F3611">
                <w:rPr>
                  <w:rPrChange w:id="10311" w:author="Thomas Dietz" w:date="2012-08-08T17:05:00Z">
                    <w:rPr>
                      <w:lang w:val="de-DE"/>
                    </w:rPr>
                  </w:rPrChange>
                </w:rPr>
                <w:t xml:space="preserve">    </w:t>
              </w:r>
              <w:proofErr w:type="gramStart"/>
              <w:r w:rsidRPr="009F3611">
                <w:rPr>
                  <w:rPrChange w:id="10312" w:author="Thomas Dietz" w:date="2012-08-08T17:05:00Z">
                    <w:rPr>
                      <w:lang w:val="de-DE"/>
                    </w:rPr>
                  </w:rPrChange>
                </w:rPr>
                <w:t>requests</w:t>
              </w:r>
              <w:proofErr w:type="gramEnd"/>
              <w:r w:rsidRPr="009F3611">
                <w:rPr>
                  <w:rPrChange w:id="10313" w:author="Thomas Dietz" w:date="2012-08-08T17:05:00Z">
                    <w:rPr>
                      <w:lang w:val="de-DE"/>
                    </w:rPr>
                  </w:rPrChange>
                </w:rPr>
                <w:t>. All non-configurable values SHOULD be reported by</w:t>
              </w:r>
            </w:ins>
          </w:p>
          <w:p w14:paraId="7248BCC3" w14:textId="77777777" w:rsidR="009F3611" w:rsidRPr="009F3611" w:rsidRDefault="009F3611" w:rsidP="009F3611">
            <w:pPr>
              <w:pStyle w:val="XML1"/>
              <w:rPr>
                <w:ins w:id="10314" w:author="Thomas Dietz" w:date="2012-08-08T17:05:00Z"/>
                <w:rPrChange w:id="10315" w:author="Thomas Dietz" w:date="2012-08-08T17:05:00Z">
                  <w:rPr>
                    <w:ins w:id="10316" w:author="Thomas Dietz" w:date="2012-08-08T17:05:00Z"/>
                    <w:lang w:val="de-DE"/>
                  </w:rPr>
                </w:rPrChange>
              </w:rPr>
            </w:pPr>
            <w:ins w:id="10317" w:author="Thomas Dietz" w:date="2012-08-08T17:05:00Z">
              <w:r w:rsidRPr="009F3611">
                <w:rPr>
                  <w:rPrChange w:id="10318" w:author="Thomas Dietz" w:date="2012-08-08T17:05:00Z">
                    <w:rPr>
                      <w:lang w:val="de-DE"/>
                    </w:rPr>
                  </w:rPrChange>
                </w:rPr>
                <w:t xml:space="preserve">    </w:t>
              </w:r>
              <w:proofErr w:type="gramStart"/>
              <w:r w:rsidRPr="009F3611">
                <w:rPr>
                  <w:rPrChange w:id="10319" w:author="Thomas Dietz" w:date="2012-08-08T17:05:00Z">
                    <w:rPr>
                      <w:lang w:val="de-DE"/>
                    </w:rPr>
                  </w:rPrChange>
                </w:rPr>
                <w:t>replies</w:t>
              </w:r>
              <w:proofErr w:type="gramEnd"/>
              <w:r w:rsidRPr="009F3611">
                <w:rPr>
                  <w:rPrChange w:id="10320" w:author="Thomas Dietz" w:date="2012-08-08T17:05:00Z">
                    <w:rPr>
                      <w:lang w:val="de-DE"/>
                    </w:rPr>
                  </w:rPrChange>
                </w:rPr>
                <w:t xml:space="preserve"> to NETCONF &lt;get&gt; requests.</w:t>
              </w:r>
            </w:ins>
          </w:p>
          <w:p w14:paraId="6B7E668B" w14:textId="77777777" w:rsidR="009F3611" w:rsidRPr="009F3611" w:rsidRDefault="009F3611" w:rsidP="009F3611">
            <w:pPr>
              <w:pStyle w:val="XML1"/>
              <w:rPr>
                <w:ins w:id="10321" w:author="Thomas Dietz" w:date="2012-08-08T17:05:00Z"/>
                <w:rPrChange w:id="10322" w:author="Thomas Dietz" w:date="2012-08-08T17:05:00Z">
                  <w:rPr>
                    <w:ins w:id="10323" w:author="Thomas Dietz" w:date="2012-08-08T17:05:00Z"/>
                    <w:lang w:val="de-DE"/>
                  </w:rPr>
                </w:rPrChange>
              </w:rPr>
            </w:pPr>
          </w:p>
          <w:p w14:paraId="6B30DD4D" w14:textId="77777777" w:rsidR="009F3611" w:rsidRPr="009F3611" w:rsidRDefault="009F3611" w:rsidP="009F3611">
            <w:pPr>
              <w:pStyle w:val="XML1"/>
              <w:rPr>
                <w:ins w:id="10324" w:author="Thomas Dietz" w:date="2012-08-08T17:05:00Z"/>
                <w:rPrChange w:id="10325" w:author="Thomas Dietz" w:date="2012-08-08T17:05:00Z">
                  <w:rPr>
                    <w:ins w:id="10326" w:author="Thomas Dietz" w:date="2012-08-08T17:05:00Z"/>
                    <w:lang w:val="de-DE"/>
                  </w:rPr>
                </w:rPrChange>
              </w:rPr>
            </w:pPr>
            <w:ins w:id="10327" w:author="Thomas Dietz" w:date="2012-08-08T17:05:00Z">
              <w:r w:rsidRPr="009F3611">
                <w:rPr>
                  <w:rPrChange w:id="10328" w:author="Thomas Dietz" w:date="2012-08-08T17:05:00Z">
                    <w:rPr>
                      <w:lang w:val="de-DE"/>
                    </w:rPr>
                  </w:rPrChange>
                </w:rPr>
                <w:t xml:space="preserve">     Attemps to modify non-configurable elements with a NETCONF</w:t>
              </w:r>
            </w:ins>
          </w:p>
          <w:p w14:paraId="4CA6C816" w14:textId="77777777" w:rsidR="009F3611" w:rsidRPr="009F3611" w:rsidRDefault="009F3611" w:rsidP="009F3611">
            <w:pPr>
              <w:pStyle w:val="XML1"/>
              <w:rPr>
                <w:ins w:id="10329" w:author="Thomas Dietz" w:date="2012-08-08T17:05:00Z"/>
                <w:rPrChange w:id="10330" w:author="Thomas Dietz" w:date="2012-08-08T17:05:00Z">
                  <w:rPr>
                    <w:ins w:id="10331" w:author="Thomas Dietz" w:date="2012-08-08T17:05:00Z"/>
                    <w:lang w:val="de-DE"/>
                  </w:rPr>
                </w:rPrChange>
              </w:rPr>
            </w:pPr>
            <w:ins w:id="10332" w:author="Thomas Dietz" w:date="2012-08-08T17:05:00Z">
              <w:r w:rsidRPr="009F3611">
                <w:rPr>
                  <w:rPrChange w:id="10333" w:author="Thomas Dietz" w:date="2012-08-08T17:05:00Z">
                    <w:rPr>
                      <w:lang w:val="de-DE"/>
                    </w:rPr>
                  </w:rPrChange>
                </w:rPr>
                <w:t xml:space="preserve">     &lt;edit-config&gt; operation MUST result in an</w:t>
              </w:r>
            </w:ins>
          </w:p>
          <w:p w14:paraId="3556CA3C" w14:textId="77777777" w:rsidR="009F3611" w:rsidRPr="009F3611" w:rsidRDefault="009F3611" w:rsidP="009F3611">
            <w:pPr>
              <w:pStyle w:val="XML1"/>
              <w:rPr>
                <w:ins w:id="10334" w:author="Thomas Dietz" w:date="2012-08-08T17:05:00Z"/>
                <w:rPrChange w:id="10335" w:author="Thomas Dietz" w:date="2012-08-08T17:05:00Z">
                  <w:rPr>
                    <w:ins w:id="10336" w:author="Thomas Dietz" w:date="2012-08-08T17:05:00Z"/>
                    <w:lang w:val="de-DE"/>
                  </w:rPr>
                </w:rPrChange>
              </w:rPr>
            </w:pPr>
            <w:ins w:id="10337" w:author="Thomas Dietz" w:date="2012-08-08T17:05:00Z">
              <w:r w:rsidRPr="009F3611">
                <w:rPr>
                  <w:rPrChange w:id="10338" w:author="Thomas Dietz" w:date="2012-08-08T17:05:00Z">
                    <w:rPr>
                      <w:lang w:val="de-DE"/>
                    </w:rPr>
                  </w:rPrChange>
                </w:rPr>
                <w:t xml:space="preserve">     'operation-not-supported' error with type 'application'.</w:t>
              </w:r>
            </w:ins>
          </w:p>
          <w:p w14:paraId="5D993C42" w14:textId="77777777" w:rsidR="009F3611" w:rsidRPr="009F3611" w:rsidRDefault="009F3611" w:rsidP="009F3611">
            <w:pPr>
              <w:pStyle w:val="XML1"/>
              <w:rPr>
                <w:ins w:id="10339" w:author="Thomas Dietz" w:date="2012-08-08T17:05:00Z"/>
                <w:rPrChange w:id="10340" w:author="Thomas Dietz" w:date="2012-08-08T17:05:00Z">
                  <w:rPr>
                    <w:ins w:id="10341" w:author="Thomas Dietz" w:date="2012-08-08T17:05:00Z"/>
                    <w:lang w:val="de-DE"/>
                  </w:rPr>
                </w:rPrChange>
              </w:rPr>
            </w:pPr>
          </w:p>
          <w:p w14:paraId="5AA98F5C" w14:textId="77777777" w:rsidR="009F3611" w:rsidRPr="009F3611" w:rsidRDefault="009F3611" w:rsidP="009F3611">
            <w:pPr>
              <w:pStyle w:val="XML1"/>
              <w:rPr>
                <w:ins w:id="10342" w:author="Thomas Dietz" w:date="2012-08-08T17:05:00Z"/>
                <w:rPrChange w:id="10343" w:author="Thomas Dietz" w:date="2012-08-08T17:05:00Z">
                  <w:rPr>
                    <w:ins w:id="10344" w:author="Thomas Dietz" w:date="2012-08-08T17:05:00Z"/>
                    <w:lang w:val="de-DE"/>
                  </w:rPr>
                </w:rPrChange>
              </w:rPr>
            </w:pPr>
            <w:ins w:id="10345" w:author="Thomas Dietz" w:date="2012-08-08T17:05:00Z">
              <w:r w:rsidRPr="009F3611">
                <w:rPr>
                  <w:rPrChange w:id="10346" w:author="Thomas Dietz" w:date="2012-08-08T17:05:00Z">
                    <w:rPr>
                      <w:lang w:val="de-DE"/>
                    </w:rPr>
                  </w:rPrChange>
                </w:rPr>
                <w:t xml:space="preserve">     When validating an &lt;edit</w:t>
              </w:r>
              <w:r w:rsidRPr="009F3611">
                <w:rPr>
                  <w:rFonts w:ascii="MS Mincho" w:eastAsia="MS Mincho" w:hAnsi="MS Mincho" w:cs="MS Mincho"/>
                  <w:rPrChange w:id="10347" w:author="Thomas Dietz" w:date="2012-08-08T17:05:00Z">
                    <w:rPr>
                      <w:rFonts w:ascii="MS Mincho" w:eastAsia="MS Mincho" w:hAnsi="MS Mincho" w:cs="MS Mincho"/>
                      <w:lang w:val="de-DE"/>
                    </w:rPr>
                  </w:rPrChange>
                </w:rPr>
                <w:t>‑</w:t>
              </w:r>
              <w:r w:rsidRPr="009F3611">
                <w:rPr>
                  <w:rPrChange w:id="10348" w:author="Thomas Dietz" w:date="2012-08-08T17:05:00Z">
                    <w:rPr>
                      <w:lang w:val="de-DE"/>
                    </w:rPr>
                  </w:rPrChange>
                </w:rPr>
                <w:t xml:space="preserve">config&gt; operation the following </w:t>
              </w:r>
            </w:ins>
          </w:p>
          <w:p w14:paraId="35ED9F07" w14:textId="77777777" w:rsidR="009F3611" w:rsidRPr="009F3611" w:rsidRDefault="009F3611" w:rsidP="009F3611">
            <w:pPr>
              <w:pStyle w:val="XML1"/>
              <w:rPr>
                <w:ins w:id="10349" w:author="Thomas Dietz" w:date="2012-08-08T17:05:00Z"/>
                <w:rPrChange w:id="10350" w:author="Thomas Dietz" w:date="2012-08-08T17:05:00Z">
                  <w:rPr>
                    <w:ins w:id="10351" w:author="Thomas Dietz" w:date="2012-08-08T17:05:00Z"/>
                    <w:lang w:val="de-DE"/>
                  </w:rPr>
                </w:rPrChange>
              </w:rPr>
            </w:pPr>
            <w:ins w:id="10352" w:author="Thomas Dietz" w:date="2012-08-08T17:05:00Z">
              <w:r w:rsidRPr="009F3611">
                <w:rPr>
                  <w:rPrChange w:id="10353" w:author="Thomas Dietz" w:date="2012-08-08T17:05:00Z">
                    <w:rPr>
                      <w:lang w:val="de-DE"/>
                    </w:rPr>
                  </w:rPrChange>
                </w:rPr>
                <w:t xml:space="preserve">     errors MUST be detected:</w:t>
              </w:r>
            </w:ins>
          </w:p>
          <w:p w14:paraId="77FAAAE1" w14:textId="77777777" w:rsidR="009F3611" w:rsidRPr="009F3611" w:rsidRDefault="009F3611" w:rsidP="009F3611">
            <w:pPr>
              <w:pStyle w:val="XML1"/>
              <w:rPr>
                <w:ins w:id="10354" w:author="Thomas Dietz" w:date="2012-08-08T17:05:00Z"/>
                <w:rPrChange w:id="10355" w:author="Thomas Dietz" w:date="2012-08-08T17:05:00Z">
                  <w:rPr>
                    <w:ins w:id="10356" w:author="Thomas Dietz" w:date="2012-08-08T17:05:00Z"/>
                    <w:lang w:val="de-DE"/>
                  </w:rPr>
                </w:rPrChange>
              </w:rPr>
            </w:pPr>
          </w:p>
          <w:p w14:paraId="667A63AF" w14:textId="77777777" w:rsidR="009F3611" w:rsidRPr="009F3611" w:rsidRDefault="009F3611" w:rsidP="009F3611">
            <w:pPr>
              <w:pStyle w:val="XML1"/>
              <w:rPr>
                <w:ins w:id="10357" w:author="Thomas Dietz" w:date="2012-08-08T17:05:00Z"/>
                <w:rPrChange w:id="10358" w:author="Thomas Dietz" w:date="2012-08-08T17:05:00Z">
                  <w:rPr>
                    <w:ins w:id="10359" w:author="Thomas Dietz" w:date="2012-08-08T17:05:00Z"/>
                    <w:lang w:val="de-DE"/>
                  </w:rPr>
                </w:rPrChange>
              </w:rPr>
            </w:pPr>
            <w:ins w:id="10360" w:author="Thomas Dietz" w:date="2012-08-08T17:05:00Z">
              <w:r w:rsidRPr="009F3611">
                <w:rPr>
                  <w:rPrChange w:id="10361" w:author="Thomas Dietz" w:date="2012-08-08T17:05:00Z">
                    <w:rPr>
                      <w:lang w:val="de-DE"/>
                    </w:rPr>
                  </w:rPrChange>
                </w:rPr>
                <w:t xml:space="preserve">     * Delete requests for non-existent data. In this case a</w:t>
              </w:r>
            </w:ins>
          </w:p>
          <w:p w14:paraId="004F2AA3" w14:textId="77777777" w:rsidR="009F3611" w:rsidRPr="009F3611" w:rsidRDefault="009F3611" w:rsidP="009F3611">
            <w:pPr>
              <w:pStyle w:val="XML1"/>
              <w:rPr>
                <w:ins w:id="10362" w:author="Thomas Dietz" w:date="2012-08-08T17:05:00Z"/>
                <w:rPrChange w:id="10363" w:author="Thomas Dietz" w:date="2012-08-08T17:05:00Z">
                  <w:rPr>
                    <w:ins w:id="10364" w:author="Thomas Dietz" w:date="2012-08-08T17:05:00Z"/>
                    <w:lang w:val="de-DE"/>
                  </w:rPr>
                </w:rPrChange>
              </w:rPr>
            </w:pPr>
            <w:ins w:id="10365" w:author="Thomas Dietz" w:date="2012-08-08T17:05:00Z">
              <w:r w:rsidRPr="009F3611">
                <w:rPr>
                  <w:rPrChange w:id="10366" w:author="Thomas Dietz" w:date="2012-08-08T17:05:00Z">
                    <w:rPr>
                      <w:lang w:val="de-DE"/>
                    </w:rPr>
                  </w:rPrChange>
                </w:rPr>
                <w:t xml:space="preserve">       'data-missing' error is returned.</w:t>
              </w:r>
            </w:ins>
          </w:p>
          <w:p w14:paraId="78235E91" w14:textId="77777777" w:rsidR="009F3611" w:rsidRPr="009F3611" w:rsidRDefault="009F3611" w:rsidP="009F3611">
            <w:pPr>
              <w:pStyle w:val="XML1"/>
              <w:rPr>
                <w:ins w:id="10367" w:author="Thomas Dietz" w:date="2012-08-08T17:05:00Z"/>
                <w:rPrChange w:id="10368" w:author="Thomas Dietz" w:date="2012-08-08T17:05:00Z">
                  <w:rPr>
                    <w:ins w:id="10369" w:author="Thomas Dietz" w:date="2012-08-08T17:05:00Z"/>
                    <w:lang w:val="de-DE"/>
                  </w:rPr>
                </w:rPrChange>
              </w:rPr>
            </w:pPr>
            <w:ins w:id="10370" w:author="Thomas Dietz" w:date="2012-08-08T17:05:00Z">
              <w:r w:rsidRPr="009F3611">
                <w:rPr>
                  <w:rPrChange w:id="10371" w:author="Thomas Dietz" w:date="2012-08-08T17:05:00Z">
                    <w:rPr>
                      <w:lang w:val="de-DE"/>
                    </w:rPr>
                  </w:rPrChange>
                </w:rPr>
                <w:t xml:space="preserve">     * Create requests for existent data. In this case a </w:t>
              </w:r>
            </w:ins>
          </w:p>
          <w:p w14:paraId="7FEFD915" w14:textId="77777777" w:rsidR="009F3611" w:rsidRPr="009F3611" w:rsidRDefault="009F3611" w:rsidP="009F3611">
            <w:pPr>
              <w:pStyle w:val="XML1"/>
              <w:rPr>
                <w:ins w:id="10372" w:author="Thomas Dietz" w:date="2012-08-08T17:05:00Z"/>
                <w:rPrChange w:id="10373" w:author="Thomas Dietz" w:date="2012-08-08T17:05:00Z">
                  <w:rPr>
                    <w:ins w:id="10374" w:author="Thomas Dietz" w:date="2012-08-08T17:05:00Z"/>
                    <w:lang w:val="de-DE"/>
                  </w:rPr>
                </w:rPrChange>
              </w:rPr>
            </w:pPr>
            <w:ins w:id="10375" w:author="Thomas Dietz" w:date="2012-08-08T17:05:00Z">
              <w:r w:rsidRPr="009F3611">
                <w:rPr>
                  <w:rPrChange w:id="10376" w:author="Thomas Dietz" w:date="2012-08-08T17:05:00Z">
                    <w:rPr>
                      <w:lang w:val="de-DE"/>
                    </w:rPr>
                  </w:rPrChange>
                </w:rPr>
                <w:t xml:space="preserve">       '</w:t>
              </w:r>
              <w:proofErr w:type="gramStart"/>
              <w:r w:rsidRPr="009F3611">
                <w:rPr>
                  <w:rPrChange w:id="10377" w:author="Thomas Dietz" w:date="2012-08-08T17:05:00Z">
                    <w:rPr>
                      <w:lang w:val="de-DE"/>
                    </w:rPr>
                  </w:rPrChange>
                </w:rPr>
                <w:t>data-</w:t>
              </w:r>
              <w:proofErr w:type="gramEnd"/>
              <w:r w:rsidRPr="009F3611">
                <w:rPr>
                  <w:rPrChange w:id="10378" w:author="Thomas Dietz" w:date="2012-08-08T17:05:00Z">
                    <w:rPr>
                      <w:lang w:val="de-DE"/>
                    </w:rPr>
                  </w:rPrChange>
                </w:rPr>
                <w:t>exists' error is returned.</w:t>
              </w:r>
            </w:ins>
          </w:p>
          <w:p w14:paraId="2F68052C" w14:textId="77777777" w:rsidR="009F3611" w:rsidRPr="009F3611" w:rsidRDefault="009F3611" w:rsidP="009F3611">
            <w:pPr>
              <w:pStyle w:val="XML1"/>
              <w:rPr>
                <w:ins w:id="10379" w:author="Thomas Dietz" w:date="2012-08-08T17:05:00Z"/>
                <w:rPrChange w:id="10380" w:author="Thomas Dietz" w:date="2012-08-08T17:05:00Z">
                  <w:rPr>
                    <w:ins w:id="10381" w:author="Thomas Dietz" w:date="2012-08-08T17:05:00Z"/>
                    <w:lang w:val="de-DE"/>
                  </w:rPr>
                </w:rPrChange>
              </w:rPr>
            </w:pPr>
            <w:ins w:id="10382" w:author="Thomas Dietz" w:date="2012-08-08T17:05:00Z">
              <w:r w:rsidRPr="009F3611">
                <w:rPr>
                  <w:rPrChange w:id="10383" w:author="Thomas Dietz" w:date="2012-08-08T17:05:00Z">
                    <w:rPr>
                      <w:lang w:val="de-DE"/>
                    </w:rPr>
                  </w:rPrChange>
                </w:rPr>
                <w:t xml:space="preserve">     * If the NETCONF operation creates data nodes under a</w:t>
              </w:r>
            </w:ins>
          </w:p>
          <w:p w14:paraId="449B3D47" w14:textId="77777777" w:rsidR="009F3611" w:rsidRPr="009F3611" w:rsidRDefault="009F3611" w:rsidP="009F3611">
            <w:pPr>
              <w:pStyle w:val="XML1"/>
              <w:rPr>
                <w:ins w:id="10384" w:author="Thomas Dietz" w:date="2012-08-08T17:05:00Z"/>
                <w:rPrChange w:id="10385" w:author="Thomas Dietz" w:date="2012-08-08T17:05:00Z">
                  <w:rPr>
                    <w:ins w:id="10386" w:author="Thomas Dietz" w:date="2012-08-08T17:05:00Z"/>
                    <w:lang w:val="de-DE"/>
                  </w:rPr>
                </w:rPrChange>
              </w:rPr>
            </w:pPr>
            <w:ins w:id="10387" w:author="Thomas Dietz" w:date="2012-08-08T17:05:00Z">
              <w:r w:rsidRPr="009F3611">
                <w:rPr>
                  <w:rPrChange w:id="10388" w:author="Thomas Dietz" w:date="2012-08-08T17:05:00Z">
                    <w:rPr>
                      <w:lang w:val="de-DE"/>
                    </w:rPr>
                  </w:rPrChange>
                </w:rPr>
                <w:t xml:space="preserve">        'choice', any existing nodes from other branches are</w:t>
              </w:r>
            </w:ins>
          </w:p>
          <w:p w14:paraId="128AB3E6" w14:textId="77777777" w:rsidR="009F3611" w:rsidRPr="009F3611" w:rsidRDefault="009F3611" w:rsidP="009F3611">
            <w:pPr>
              <w:pStyle w:val="XML1"/>
              <w:rPr>
                <w:ins w:id="10389" w:author="Thomas Dietz" w:date="2012-08-08T17:05:00Z"/>
                <w:rPrChange w:id="10390" w:author="Thomas Dietz" w:date="2012-08-08T17:05:00Z">
                  <w:rPr>
                    <w:ins w:id="10391" w:author="Thomas Dietz" w:date="2012-08-08T17:05:00Z"/>
                    <w:lang w:val="de-DE"/>
                  </w:rPr>
                </w:rPrChange>
              </w:rPr>
            </w:pPr>
            <w:ins w:id="10392" w:author="Thomas Dietz" w:date="2012-08-08T17:05:00Z">
              <w:r w:rsidRPr="009F3611">
                <w:rPr>
                  <w:rPrChange w:id="10393" w:author="Thomas Dietz" w:date="2012-08-08T17:05:00Z">
                    <w:rPr>
                      <w:lang w:val="de-DE"/>
                    </w:rPr>
                  </w:rPrChange>
                </w:rPr>
                <w:t xml:space="preserve">        </w:t>
              </w:r>
              <w:proofErr w:type="gramStart"/>
              <w:r w:rsidRPr="009F3611">
                <w:rPr>
                  <w:rPrChange w:id="10394" w:author="Thomas Dietz" w:date="2012-08-08T17:05:00Z">
                    <w:rPr>
                      <w:lang w:val="de-DE"/>
                    </w:rPr>
                  </w:rPrChange>
                </w:rPr>
                <w:t>deleted</w:t>
              </w:r>
              <w:proofErr w:type="gramEnd"/>
              <w:r w:rsidRPr="009F3611">
                <w:rPr>
                  <w:rPrChange w:id="10395" w:author="Thomas Dietz" w:date="2012-08-08T17:05:00Z">
                    <w:rPr>
                      <w:lang w:val="de-DE"/>
                    </w:rPr>
                  </w:rPrChange>
                </w:rPr>
                <w:t>.";</w:t>
              </w:r>
            </w:ins>
          </w:p>
          <w:p w14:paraId="6E242FA1" w14:textId="77777777" w:rsidR="009F3611" w:rsidRPr="009F3611" w:rsidRDefault="009F3611" w:rsidP="009F3611">
            <w:pPr>
              <w:pStyle w:val="XML1"/>
              <w:rPr>
                <w:ins w:id="10396" w:author="Thomas Dietz" w:date="2012-08-08T17:05:00Z"/>
                <w:rPrChange w:id="10397" w:author="Thomas Dietz" w:date="2012-08-08T17:05:00Z">
                  <w:rPr>
                    <w:ins w:id="10398" w:author="Thomas Dietz" w:date="2012-08-08T17:05:00Z"/>
                    <w:lang w:val="de-DE"/>
                  </w:rPr>
                </w:rPrChange>
              </w:rPr>
            </w:pPr>
          </w:p>
          <w:p w14:paraId="7D4432B7" w14:textId="77777777" w:rsidR="009F3611" w:rsidRPr="009F3611" w:rsidRDefault="009F3611" w:rsidP="009F3611">
            <w:pPr>
              <w:pStyle w:val="XML1"/>
              <w:rPr>
                <w:ins w:id="10399" w:author="Thomas Dietz" w:date="2012-08-08T17:05:00Z"/>
                <w:rPrChange w:id="10400" w:author="Thomas Dietz" w:date="2012-08-08T17:05:00Z">
                  <w:rPr>
                    <w:ins w:id="10401" w:author="Thomas Dietz" w:date="2012-08-08T17:05:00Z"/>
                    <w:lang w:val="de-DE"/>
                  </w:rPr>
                </w:rPrChange>
              </w:rPr>
            </w:pPr>
            <w:ins w:id="10402" w:author="Thomas Dietz" w:date="2012-08-08T17:05:00Z">
              <w:r w:rsidRPr="009F3611">
                <w:rPr>
                  <w:rPrChange w:id="10403" w:author="Thomas Dietz" w:date="2012-08-08T17:05:00Z">
                    <w:rPr>
                      <w:lang w:val="de-DE"/>
                    </w:rPr>
                  </w:rPrChange>
                </w:rPr>
                <w:t xml:space="preserve">  revision 2011-12-07 {</w:t>
              </w:r>
            </w:ins>
          </w:p>
          <w:p w14:paraId="3C5A80A8" w14:textId="77777777" w:rsidR="009F3611" w:rsidRPr="009F3611" w:rsidRDefault="009F3611" w:rsidP="009F3611">
            <w:pPr>
              <w:pStyle w:val="XML1"/>
              <w:rPr>
                <w:ins w:id="10404" w:author="Thomas Dietz" w:date="2012-08-08T17:05:00Z"/>
                <w:rPrChange w:id="10405" w:author="Thomas Dietz" w:date="2012-08-08T17:05:00Z">
                  <w:rPr>
                    <w:ins w:id="10406" w:author="Thomas Dietz" w:date="2012-08-08T17:05:00Z"/>
                    <w:lang w:val="de-DE"/>
                  </w:rPr>
                </w:rPrChange>
              </w:rPr>
            </w:pPr>
            <w:ins w:id="10407" w:author="Thomas Dietz" w:date="2012-08-08T17:05:00Z">
              <w:r w:rsidRPr="009F3611">
                <w:rPr>
                  <w:rPrChange w:id="10408" w:author="Thomas Dietz" w:date="2012-08-08T17:05:00Z">
                    <w:rPr>
                      <w:lang w:val="de-DE"/>
                    </w:rPr>
                  </w:rPrChange>
                </w:rPr>
                <w:t xml:space="preserve">    description "First Version";</w:t>
              </w:r>
            </w:ins>
          </w:p>
          <w:p w14:paraId="77066F57" w14:textId="77777777" w:rsidR="009F3611" w:rsidRPr="009F3611" w:rsidRDefault="009F3611" w:rsidP="009F3611">
            <w:pPr>
              <w:pStyle w:val="XML1"/>
              <w:rPr>
                <w:ins w:id="10409" w:author="Thomas Dietz" w:date="2012-08-08T17:05:00Z"/>
                <w:rPrChange w:id="10410" w:author="Thomas Dietz" w:date="2012-08-08T17:05:00Z">
                  <w:rPr>
                    <w:ins w:id="10411" w:author="Thomas Dietz" w:date="2012-08-08T17:05:00Z"/>
                    <w:lang w:val="de-DE"/>
                  </w:rPr>
                </w:rPrChange>
              </w:rPr>
            </w:pPr>
          </w:p>
          <w:p w14:paraId="4CEA534B" w14:textId="77777777" w:rsidR="009F3611" w:rsidRPr="009F3611" w:rsidRDefault="009F3611" w:rsidP="009F3611">
            <w:pPr>
              <w:pStyle w:val="XML1"/>
              <w:rPr>
                <w:ins w:id="10412" w:author="Thomas Dietz" w:date="2012-08-08T17:05:00Z"/>
                <w:rPrChange w:id="10413" w:author="Thomas Dietz" w:date="2012-08-08T17:05:00Z">
                  <w:rPr>
                    <w:ins w:id="10414" w:author="Thomas Dietz" w:date="2012-08-08T17:05:00Z"/>
                    <w:lang w:val="de-DE"/>
                  </w:rPr>
                </w:rPrChange>
              </w:rPr>
            </w:pPr>
            <w:ins w:id="10415" w:author="Thomas Dietz" w:date="2012-08-08T17:05:00Z">
              <w:r w:rsidRPr="009F3611">
                <w:rPr>
                  <w:rPrChange w:id="10416" w:author="Thomas Dietz" w:date="2012-08-08T17:05:00Z">
                    <w:rPr>
                      <w:lang w:val="de-DE"/>
                    </w:rPr>
                  </w:rPrChange>
                </w:rPr>
                <w:t xml:space="preserve">    reference "tbd";</w:t>
              </w:r>
            </w:ins>
          </w:p>
          <w:p w14:paraId="548A334B" w14:textId="77777777" w:rsidR="009F3611" w:rsidRPr="009F3611" w:rsidRDefault="009F3611" w:rsidP="009F3611">
            <w:pPr>
              <w:pStyle w:val="XML1"/>
              <w:rPr>
                <w:ins w:id="10417" w:author="Thomas Dietz" w:date="2012-08-08T17:05:00Z"/>
                <w:rPrChange w:id="10418" w:author="Thomas Dietz" w:date="2012-08-08T17:05:00Z">
                  <w:rPr>
                    <w:ins w:id="10419" w:author="Thomas Dietz" w:date="2012-08-08T17:05:00Z"/>
                    <w:lang w:val="de-DE"/>
                  </w:rPr>
                </w:rPrChange>
              </w:rPr>
            </w:pPr>
            <w:ins w:id="10420" w:author="Thomas Dietz" w:date="2012-08-08T17:05:00Z">
              <w:r w:rsidRPr="009F3611">
                <w:rPr>
                  <w:rPrChange w:id="10421" w:author="Thomas Dietz" w:date="2012-08-08T17:05:00Z">
                    <w:rPr>
                      <w:lang w:val="de-DE"/>
                    </w:rPr>
                  </w:rPrChange>
                </w:rPr>
                <w:t xml:space="preserve">  }</w:t>
              </w:r>
            </w:ins>
          </w:p>
          <w:p w14:paraId="54DEB649" w14:textId="77777777" w:rsidR="009F3611" w:rsidRPr="009F3611" w:rsidRDefault="009F3611" w:rsidP="009F3611">
            <w:pPr>
              <w:pStyle w:val="XML1"/>
              <w:rPr>
                <w:ins w:id="10422" w:author="Thomas Dietz" w:date="2012-08-08T17:05:00Z"/>
                <w:rPrChange w:id="10423" w:author="Thomas Dietz" w:date="2012-08-08T17:05:00Z">
                  <w:rPr>
                    <w:ins w:id="10424" w:author="Thomas Dietz" w:date="2012-08-08T17:05:00Z"/>
                    <w:lang w:val="de-DE"/>
                  </w:rPr>
                </w:rPrChange>
              </w:rPr>
            </w:pPr>
          </w:p>
          <w:p w14:paraId="7F03F9E3" w14:textId="77777777" w:rsidR="009F3611" w:rsidRPr="009F3611" w:rsidRDefault="009F3611" w:rsidP="009F3611">
            <w:pPr>
              <w:pStyle w:val="XML1"/>
              <w:rPr>
                <w:ins w:id="10425" w:author="Thomas Dietz" w:date="2012-08-08T17:05:00Z"/>
                <w:rPrChange w:id="10426" w:author="Thomas Dietz" w:date="2012-08-08T17:05:00Z">
                  <w:rPr>
                    <w:ins w:id="10427" w:author="Thomas Dietz" w:date="2012-08-08T17:05:00Z"/>
                    <w:lang w:val="de-DE"/>
                  </w:rPr>
                </w:rPrChange>
              </w:rPr>
            </w:pPr>
            <w:ins w:id="10428" w:author="Thomas Dietz" w:date="2012-08-08T17:05:00Z">
              <w:r w:rsidRPr="009F3611">
                <w:rPr>
                  <w:rPrChange w:id="10429" w:author="Thomas Dietz" w:date="2012-08-08T17:05:00Z">
                    <w:rPr>
                      <w:lang w:val="de-DE"/>
                    </w:rPr>
                  </w:rPrChange>
                </w:rPr>
                <w:t>/*****************************************************************</w:t>
              </w:r>
            </w:ins>
          </w:p>
          <w:p w14:paraId="569684D5" w14:textId="77777777" w:rsidR="009F3611" w:rsidRPr="009F3611" w:rsidRDefault="009F3611" w:rsidP="009F3611">
            <w:pPr>
              <w:pStyle w:val="XML1"/>
              <w:rPr>
                <w:ins w:id="10430" w:author="Thomas Dietz" w:date="2012-08-08T17:05:00Z"/>
                <w:rPrChange w:id="10431" w:author="Thomas Dietz" w:date="2012-08-08T17:05:00Z">
                  <w:rPr>
                    <w:ins w:id="10432" w:author="Thomas Dietz" w:date="2012-08-08T17:05:00Z"/>
                    <w:lang w:val="de-DE"/>
                  </w:rPr>
                </w:rPrChange>
              </w:rPr>
            </w:pPr>
            <w:ins w:id="10433" w:author="Thomas Dietz" w:date="2012-08-08T17:05:00Z">
              <w:r w:rsidRPr="009F3611">
                <w:rPr>
                  <w:rPrChange w:id="10434" w:author="Thomas Dietz" w:date="2012-08-08T17:05:00Z">
                    <w:rPr>
                      <w:lang w:val="de-DE"/>
                    </w:rPr>
                  </w:rPrChange>
                </w:rPr>
                <w:t xml:space="preserve"> * Features</w:t>
              </w:r>
            </w:ins>
          </w:p>
          <w:p w14:paraId="6772B385" w14:textId="77777777" w:rsidR="009F3611" w:rsidRPr="009F3611" w:rsidRDefault="009F3611" w:rsidP="009F3611">
            <w:pPr>
              <w:pStyle w:val="XML1"/>
              <w:rPr>
                <w:ins w:id="10435" w:author="Thomas Dietz" w:date="2012-08-08T17:05:00Z"/>
                <w:rPrChange w:id="10436" w:author="Thomas Dietz" w:date="2012-08-08T17:05:00Z">
                  <w:rPr>
                    <w:ins w:id="10437" w:author="Thomas Dietz" w:date="2012-08-08T17:05:00Z"/>
                    <w:lang w:val="de-DE"/>
                  </w:rPr>
                </w:rPrChange>
              </w:rPr>
            </w:pPr>
            <w:ins w:id="10438" w:author="Thomas Dietz" w:date="2012-08-08T17:05:00Z">
              <w:r w:rsidRPr="009F3611">
                <w:rPr>
                  <w:rPrChange w:id="10439" w:author="Thomas Dietz" w:date="2012-08-08T17:05:00Z">
                    <w:rPr>
                      <w:lang w:val="de-DE"/>
                    </w:rPr>
                  </w:rPrChange>
                </w:rPr>
                <w:t xml:space="preserve"> *****************************************************************/</w:t>
              </w:r>
            </w:ins>
          </w:p>
          <w:p w14:paraId="365DF4D8" w14:textId="77777777" w:rsidR="009F3611" w:rsidRPr="009F3611" w:rsidRDefault="009F3611" w:rsidP="009F3611">
            <w:pPr>
              <w:pStyle w:val="XML1"/>
              <w:rPr>
                <w:ins w:id="10440" w:author="Thomas Dietz" w:date="2012-08-08T17:05:00Z"/>
                <w:rPrChange w:id="10441" w:author="Thomas Dietz" w:date="2012-08-08T17:05:00Z">
                  <w:rPr>
                    <w:ins w:id="10442" w:author="Thomas Dietz" w:date="2012-08-08T17:05:00Z"/>
                    <w:lang w:val="de-DE"/>
                  </w:rPr>
                </w:rPrChange>
              </w:rPr>
            </w:pPr>
          </w:p>
          <w:p w14:paraId="4D86E227" w14:textId="77777777" w:rsidR="009F3611" w:rsidRPr="009F3611" w:rsidRDefault="009F3611" w:rsidP="009F3611">
            <w:pPr>
              <w:pStyle w:val="XML1"/>
              <w:rPr>
                <w:ins w:id="10443" w:author="Thomas Dietz" w:date="2012-08-08T17:05:00Z"/>
                <w:rPrChange w:id="10444" w:author="Thomas Dietz" w:date="2012-08-08T17:05:00Z">
                  <w:rPr>
                    <w:ins w:id="10445" w:author="Thomas Dietz" w:date="2012-08-08T17:05:00Z"/>
                    <w:lang w:val="de-DE"/>
                  </w:rPr>
                </w:rPrChange>
              </w:rPr>
            </w:pPr>
            <w:ins w:id="10446" w:author="Thomas Dietz" w:date="2012-08-08T17:05:00Z">
              <w:r w:rsidRPr="009F3611">
                <w:rPr>
                  <w:rPrChange w:id="10447" w:author="Thomas Dietz" w:date="2012-08-08T17:05:00Z">
                    <w:rPr>
                      <w:lang w:val="de-DE"/>
                    </w:rPr>
                  </w:rPrChange>
                </w:rPr>
                <w:t>/*****************************************************************</w:t>
              </w:r>
            </w:ins>
          </w:p>
          <w:p w14:paraId="4A9ECA49" w14:textId="77777777" w:rsidR="009F3611" w:rsidRPr="009F3611" w:rsidRDefault="009F3611" w:rsidP="009F3611">
            <w:pPr>
              <w:pStyle w:val="XML1"/>
              <w:rPr>
                <w:ins w:id="10448" w:author="Thomas Dietz" w:date="2012-08-08T17:05:00Z"/>
                <w:rPrChange w:id="10449" w:author="Thomas Dietz" w:date="2012-08-08T17:05:00Z">
                  <w:rPr>
                    <w:ins w:id="10450" w:author="Thomas Dietz" w:date="2012-08-08T17:05:00Z"/>
                    <w:lang w:val="de-DE"/>
                  </w:rPr>
                </w:rPrChange>
              </w:rPr>
            </w:pPr>
            <w:ins w:id="10451" w:author="Thomas Dietz" w:date="2012-08-08T17:05:00Z">
              <w:r w:rsidRPr="009F3611">
                <w:rPr>
                  <w:rPrChange w:id="10452" w:author="Thomas Dietz" w:date="2012-08-08T17:05:00Z">
                    <w:rPr>
                      <w:lang w:val="de-DE"/>
                    </w:rPr>
                  </w:rPrChange>
                </w:rPr>
                <w:t xml:space="preserve"> * Type definitions</w:t>
              </w:r>
            </w:ins>
          </w:p>
          <w:p w14:paraId="48C31D5F" w14:textId="77777777" w:rsidR="009F3611" w:rsidRPr="009F3611" w:rsidRDefault="009F3611" w:rsidP="009F3611">
            <w:pPr>
              <w:pStyle w:val="XML1"/>
              <w:rPr>
                <w:ins w:id="10453" w:author="Thomas Dietz" w:date="2012-08-08T17:05:00Z"/>
                <w:rPrChange w:id="10454" w:author="Thomas Dietz" w:date="2012-08-08T17:05:00Z">
                  <w:rPr>
                    <w:ins w:id="10455" w:author="Thomas Dietz" w:date="2012-08-08T17:05:00Z"/>
                    <w:lang w:val="de-DE"/>
                  </w:rPr>
                </w:rPrChange>
              </w:rPr>
            </w:pPr>
            <w:ins w:id="10456" w:author="Thomas Dietz" w:date="2012-08-08T17:05:00Z">
              <w:r w:rsidRPr="009F3611">
                <w:rPr>
                  <w:rPrChange w:id="10457" w:author="Thomas Dietz" w:date="2012-08-08T17:05:00Z">
                    <w:rPr>
                      <w:lang w:val="de-DE"/>
                    </w:rPr>
                  </w:rPrChange>
                </w:rPr>
                <w:t xml:space="preserve"> *****************************************************************/</w:t>
              </w:r>
            </w:ins>
          </w:p>
          <w:p w14:paraId="004AB0F7" w14:textId="77777777" w:rsidR="009F3611" w:rsidRPr="009F3611" w:rsidRDefault="009F3611" w:rsidP="009F3611">
            <w:pPr>
              <w:pStyle w:val="XML1"/>
              <w:rPr>
                <w:ins w:id="10458" w:author="Thomas Dietz" w:date="2012-08-08T17:05:00Z"/>
                <w:rPrChange w:id="10459" w:author="Thomas Dietz" w:date="2012-08-08T17:05:00Z">
                  <w:rPr>
                    <w:ins w:id="10460" w:author="Thomas Dietz" w:date="2012-08-08T17:05:00Z"/>
                    <w:lang w:val="de-DE"/>
                  </w:rPr>
                </w:rPrChange>
              </w:rPr>
            </w:pPr>
          </w:p>
          <w:p w14:paraId="4C7392FA" w14:textId="77777777" w:rsidR="009F3611" w:rsidRPr="009F3611" w:rsidRDefault="009F3611" w:rsidP="009F3611">
            <w:pPr>
              <w:pStyle w:val="XML1"/>
              <w:rPr>
                <w:ins w:id="10461" w:author="Thomas Dietz" w:date="2012-08-08T17:05:00Z"/>
                <w:rPrChange w:id="10462" w:author="Thomas Dietz" w:date="2012-08-08T17:05:00Z">
                  <w:rPr>
                    <w:ins w:id="10463" w:author="Thomas Dietz" w:date="2012-08-08T17:05:00Z"/>
                    <w:lang w:val="de-DE"/>
                  </w:rPr>
                </w:rPrChange>
              </w:rPr>
            </w:pPr>
            <w:ins w:id="10464" w:author="Thomas Dietz" w:date="2012-08-08T17:05:00Z">
              <w:r w:rsidRPr="009F3611">
                <w:rPr>
                  <w:rPrChange w:id="10465" w:author="Thomas Dietz" w:date="2012-08-08T17:05:00Z">
                    <w:rPr>
                      <w:lang w:val="de-DE"/>
                    </w:rPr>
                  </w:rPrChange>
                </w:rPr>
                <w:t xml:space="preserve">  typedef OFConfigId {</w:t>
              </w:r>
            </w:ins>
          </w:p>
          <w:p w14:paraId="08DA50D9" w14:textId="77777777" w:rsidR="009F3611" w:rsidRPr="009F3611" w:rsidRDefault="009F3611" w:rsidP="009F3611">
            <w:pPr>
              <w:pStyle w:val="XML1"/>
              <w:rPr>
                <w:ins w:id="10466" w:author="Thomas Dietz" w:date="2012-08-08T17:05:00Z"/>
                <w:rPrChange w:id="10467" w:author="Thomas Dietz" w:date="2012-08-08T17:05:00Z">
                  <w:rPr>
                    <w:ins w:id="10468" w:author="Thomas Dietz" w:date="2012-08-08T17:05:00Z"/>
                    <w:lang w:val="de-DE"/>
                  </w:rPr>
                </w:rPrChange>
              </w:rPr>
            </w:pPr>
            <w:ins w:id="10469" w:author="Thomas Dietz" w:date="2012-08-08T17:05:00Z">
              <w:r w:rsidRPr="009F3611">
                <w:rPr>
                  <w:rPrChange w:id="10470" w:author="Thomas Dietz" w:date="2012-08-08T17:05:00Z">
                    <w:rPr>
                      <w:lang w:val="de-DE"/>
                    </w:rPr>
                  </w:rPrChange>
                </w:rPr>
                <w:t xml:space="preserve">    type inet:uri;</w:t>
              </w:r>
            </w:ins>
          </w:p>
          <w:p w14:paraId="3A5C5665" w14:textId="77777777" w:rsidR="009F3611" w:rsidRPr="009F3611" w:rsidRDefault="009F3611" w:rsidP="009F3611">
            <w:pPr>
              <w:pStyle w:val="XML1"/>
              <w:rPr>
                <w:ins w:id="10471" w:author="Thomas Dietz" w:date="2012-08-08T17:05:00Z"/>
                <w:rPrChange w:id="10472" w:author="Thomas Dietz" w:date="2012-08-08T17:05:00Z">
                  <w:rPr>
                    <w:ins w:id="10473" w:author="Thomas Dietz" w:date="2012-08-08T17:05:00Z"/>
                    <w:lang w:val="de-DE"/>
                  </w:rPr>
                </w:rPrChange>
              </w:rPr>
            </w:pPr>
            <w:ins w:id="10474" w:author="Thomas Dietz" w:date="2012-08-08T17:05:00Z">
              <w:r w:rsidRPr="009F3611">
                <w:rPr>
                  <w:rPrChange w:id="10475" w:author="Thomas Dietz" w:date="2012-08-08T17:05:00Z">
                    <w:rPr>
                      <w:lang w:val="de-DE"/>
                    </w:rPr>
                  </w:rPrChange>
                </w:rPr>
                <w:t xml:space="preserve">    description "Generic type of an identifier in OF-CONFIG";</w:t>
              </w:r>
            </w:ins>
          </w:p>
          <w:p w14:paraId="036B3810" w14:textId="77777777" w:rsidR="009F3611" w:rsidRPr="009F3611" w:rsidRDefault="009F3611" w:rsidP="009F3611">
            <w:pPr>
              <w:pStyle w:val="XML1"/>
              <w:rPr>
                <w:ins w:id="10476" w:author="Thomas Dietz" w:date="2012-08-08T17:05:00Z"/>
                <w:rPrChange w:id="10477" w:author="Thomas Dietz" w:date="2012-08-08T17:05:00Z">
                  <w:rPr>
                    <w:ins w:id="10478" w:author="Thomas Dietz" w:date="2012-08-08T17:05:00Z"/>
                    <w:lang w:val="de-DE"/>
                  </w:rPr>
                </w:rPrChange>
              </w:rPr>
            </w:pPr>
            <w:ins w:id="10479" w:author="Thomas Dietz" w:date="2012-08-08T17:05:00Z">
              <w:r w:rsidRPr="009F3611">
                <w:rPr>
                  <w:rPrChange w:id="10480" w:author="Thomas Dietz" w:date="2012-08-08T17:05:00Z">
                    <w:rPr>
                      <w:lang w:val="de-DE"/>
                    </w:rPr>
                  </w:rPrChange>
                </w:rPr>
                <w:t xml:space="preserve">  }</w:t>
              </w:r>
            </w:ins>
          </w:p>
          <w:p w14:paraId="43526959" w14:textId="77777777" w:rsidR="009F3611" w:rsidRPr="009F3611" w:rsidRDefault="009F3611" w:rsidP="009F3611">
            <w:pPr>
              <w:pStyle w:val="XML1"/>
              <w:rPr>
                <w:ins w:id="10481" w:author="Thomas Dietz" w:date="2012-08-08T17:05:00Z"/>
                <w:rPrChange w:id="10482" w:author="Thomas Dietz" w:date="2012-08-08T17:05:00Z">
                  <w:rPr>
                    <w:ins w:id="10483" w:author="Thomas Dietz" w:date="2012-08-08T17:05:00Z"/>
                    <w:lang w:val="de-DE"/>
                  </w:rPr>
                </w:rPrChange>
              </w:rPr>
            </w:pPr>
          </w:p>
          <w:p w14:paraId="4BA04343" w14:textId="77777777" w:rsidR="009F3611" w:rsidRPr="009F3611" w:rsidRDefault="009F3611" w:rsidP="009F3611">
            <w:pPr>
              <w:pStyle w:val="XML1"/>
              <w:rPr>
                <w:ins w:id="10484" w:author="Thomas Dietz" w:date="2012-08-08T17:05:00Z"/>
                <w:rPrChange w:id="10485" w:author="Thomas Dietz" w:date="2012-08-08T17:05:00Z">
                  <w:rPr>
                    <w:ins w:id="10486" w:author="Thomas Dietz" w:date="2012-08-08T17:05:00Z"/>
                    <w:lang w:val="de-DE"/>
                  </w:rPr>
                </w:rPrChange>
              </w:rPr>
            </w:pPr>
            <w:ins w:id="10487" w:author="Thomas Dietz" w:date="2012-08-08T17:05:00Z">
              <w:r w:rsidRPr="009F3611">
                <w:rPr>
                  <w:rPrChange w:id="10488" w:author="Thomas Dietz" w:date="2012-08-08T17:05:00Z">
                    <w:rPr>
                      <w:lang w:val="de-DE"/>
                    </w:rPr>
                  </w:rPrChange>
                </w:rPr>
                <w:t xml:space="preserve">  typedef OFConfigurationPointProtocolType {</w:t>
              </w:r>
            </w:ins>
          </w:p>
          <w:p w14:paraId="5E414990" w14:textId="77777777" w:rsidR="009F3611" w:rsidRPr="009F3611" w:rsidRDefault="009F3611" w:rsidP="009F3611">
            <w:pPr>
              <w:pStyle w:val="XML1"/>
              <w:rPr>
                <w:ins w:id="10489" w:author="Thomas Dietz" w:date="2012-08-08T17:05:00Z"/>
                <w:rPrChange w:id="10490" w:author="Thomas Dietz" w:date="2012-08-08T17:05:00Z">
                  <w:rPr>
                    <w:ins w:id="10491" w:author="Thomas Dietz" w:date="2012-08-08T17:05:00Z"/>
                    <w:lang w:val="de-DE"/>
                  </w:rPr>
                </w:rPrChange>
              </w:rPr>
            </w:pPr>
            <w:ins w:id="10492" w:author="Thomas Dietz" w:date="2012-08-08T17:05:00Z">
              <w:r w:rsidRPr="009F3611">
                <w:rPr>
                  <w:rPrChange w:id="10493" w:author="Thomas Dietz" w:date="2012-08-08T17:05:00Z">
                    <w:rPr>
                      <w:lang w:val="de-DE"/>
                    </w:rPr>
                  </w:rPrChange>
                </w:rPr>
                <w:t xml:space="preserve">    type enumeration {</w:t>
              </w:r>
            </w:ins>
          </w:p>
          <w:p w14:paraId="09B00C8E" w14:textId="77777777" w:rsidR="009F3611" w:rsidRPr="009F3611" w:rsidRDefault="009F3611" w:rsidP="009F3611">
            <w:pPr>
              <w:pStyle w:val="XML1"/>
              <w:rPr>
                <w:ins w:id="10494" w:author="Thomas Dietz" w:date="2012-08-08T17:05:00Z"/>
                <w:rPrChange w:id="10495" w:author="Thomas Dietz" w:date="2012-08-08T17:05:00Z">
                  <w:rPr>
                    <w:ins w:id="10496" w:author="Thomas Dietz" w:date="2012-08-08T17:05:00Z"/>
                    <w:lang w:val="de-DE"/>
                  </w:rPr>
                </w:rPrChange>
              </w:rPr>
            </w:pPr>
            <w:ins w:id="10497" w:author="Thomas Dietz" w:date="2012-08-08T17:05:00Z">
              <w:r w:rsidRPr="009F3611">
                <w:rPr>
                  <w:rPrChange w:id="10498" w:author="Thomas Dietz" w:date="2012-08-08T17:05:00Z">
                    <w:rPr>
                      <w:lang w:val="de-DE"/>
                    </w:rPr>
                  </w:rPrChange>
                </w:rPr>
                <w:t xml:space="preserve">      enum "ssh";</w:t>
              </w:r>
            </w:ins>
          </w:p>
          <w:p w14:paraId="41DE6500" w14:textId="77777777" w:rsidR="009F3611" w:rsidRPr="009F3611" w:rsidRDefault="009F3611" w:rsidP="009F3611">
            <w:pPr>
              <w:pStyle w:val="XML1"/>
              <w:rPr>
                <w:ins w:id="10499" w:author="Thomas Dietz" w:date="2012-08-08T17:05:00Z"/>
                <w:rPrChange w:id="10500" w:author="Thomas Dietz" w:date="2012-08-08T17:05:00Z">
                  <w:rPr>
                    <w:ins w:id="10501" w:author="Thomas Dietz" w:date="2012-08-08T17:05:00Z"/>
                    <w:lang w:val="de-DE"/>
                  </w:rPr>
                </w:rPrChange>
              </w:rPr>
            </w:pPr>
            <w:ins w:id="10502" w:author="Thomas Dietz" w:date="2012-08-08T17:05:00Z">
              <w:r w:rsidRPr="009F3611">
                <w:rPr>
                  <w:rPrChange w:id="10503" w:author="Thomas Dietz" w:date="2012-08-08T17:05:00Z">
                    <w:rPr>
                      <w:lang w:val="de-DE"/>
                    </w:rPr>
                  </w:rPrChange>
                </w:rPr>
                <w:t xml:space="preserve">      enum "soap";</w:t>
              </w:r>
            </w:ins>
          </w:p>
          <w:p w14:paraId="0BD57A6F" w14:textId="77777777" w:rsidR="009F3611" w:rsidRPr="009F3611" w:rsidRDefault="009F3611" w:rsidP="009F3611">
            <w:pPr>
              <w:pStyle w:val="XML1"/>
              <w:rPr>
                <w:ins w:id="10504" w:author="Thomas Dietz" w:date="2012-08-08T17:05:00Z"/>
                <w:rPrChange w:id="10505" w:author="Thomas Dietz" w:date="2012-08-08T17:05:00Z">
                  <w:rPr>
                    <w:ins w:id="10506" w:author="Thomas Dietz" w:date="2012-08-08T17:05:00Z"/>
                    <w:lang w:val="de-DE"/>
                  </w:rPr>
                </w:rPrChange>
              </w:rPr>
            </w:pPr>
            <w:ins w:id="10507" w:author="Thomas Dietz" w:date="2012-08-08T17:05:00Z">
              <w:r w:rsidRPr="009F3611">
                <w:rPr>
                  <w:rPrChange w:id="10508" w:author="Thomas Dietz" w:date="2012-08-08T17:05:00Z">
                    <w:rPr>
                      <w:lang w:val="de-DE"/>
                    </w:rPr>
                  </w:rPrChange>
                </w:rPr>
                <w:t xml:space="preserve">      enum "tls";</w:t>
              </w:r>
            </w:ins>
          </w:p>
          <w:p w14:paraId="17C6A81A" w14:textId="77777777" w:rsidR="009F3611" w:rsidRPr="009F3611" w:rsidRDefault="009F3611" w:rsidP="009F3611">
            <w:pPr>
              <w:pStyle w:val="XML1"/>
              <w:rPr>
                <w:ins w:id="10509" w:author="Thomas Dietz" w:date="2012-08-08T17:05:00Z"/>
                <w:rPrChange w:id="10510" w:author="Thomas Dietz" w:date="2012-08-08T17:05:00Z">
                  <w:rPr>
                    <w:ins w:id="10511" w:author="Thomas Dietz" w:date="2012-08-08T17:05:00Z"/>
                    <w:lang w:val="de-DE"/>
                  </w:rPr>
                </w:rPrChange>
              </w:rPr>
            </w:pPr>
            <w:ins w:id="10512" w:author="Thomas Dietz" w:date="2012-08-08T17:05:00Z">
              <w:r w:rsidRPr="009F3611">
                <w:rPr>
                  <w:rPrChange w:id="10513" w:author="Thomas Dietz" w:date="2012-08-08T17:05:00Z">
                    <w:rPr>
                      <w:lang w:val="de-DE"/>
                    </w:rPr>
                  </w:rPrChange>
                </w:rPr>
                <w:t xml:space="preserve">      enum "beep";</w:t>
              </w:r>
            </w:ins>
          </w:p>
          <w:p w14:paraId="3B2BB4A1" w14:textId="77777777" w:rsidR="009F3611" w:rsidRPr="009F3611" w:rsidRDefault="009F3611" w:rsidP="009F3611">
            <w:pPr>
              <w:pStyle w:val="XML1"/>
              <w:rPr>
                <w:ins w:id="10514" w:author="Thomas Dietz" w:date="2012-08-08T17:05:00Z"/>
                <w:rPrChange w:id="10515" w:author="Thomas Dietz" w:date="2012-08-08T17:05:00Z">
                  <w:rPr>
                    <w:ins w:id="10516" w:author="Thomas Dietz" w:date="2012-08-08T17:05:00Z"/>
                    <w:lang w:val="de-DE"/>
                  </w:rPr>
                </w:rPrChange>
              </w:rPr>
            </w:pPr>
            <w:ins w:id="10517" w:author="Thomas Dietz" w:date="2012-08-08T17:05:00Z">
              <w:r w:rsidRPr="009F3611">
                <w:rPr>
                  <w:rPrChange w:id="10518" w:author="Thomas Dietz" w:date="2012-08-08T17:05:00Z">
                    <w:rPr>
                      <w:lang w:val="de-DE"/>
                    </w:rPr>
                  </w:rPrChange>
                </w:rPr>
                <w:t xml:space="preserve">    }</w:t>
              </w:r>
            </w:ins>
          </w:p>
          <w:p w14:paraId="16BD4D65" w14:textId="77777777" w:rsidR="009F3611" w:rsidRPr="009F3611" w:rsidRDefault="009F3611" w:rsidP="009F3611">
            <w:pPr>
              <w:pStyle w:val="XML1"/>
              <w:rPr>
                <w:ins w:id="10519" w:author="Thomas Dietz" w:date="2012-08-08T17:05:00Z"/>
                <w:rPrChange w:id="10520" w:author="Thomas Dietz" w:date="2012-08-08T17:05:00Z">
                  <w:rPr>
                    <w:ins w:id="10521" w:author="Thomas Dietz" w:date="2012-08-08T17:05:00Z"/>
                    <w:lang w:val="de-DE"/>
                  </w:rPr>
                </w:rPrChange>
              </w:rPr>
            </w:pPr>
            <w:ins w:id="10522" w:author="Thomas Dietz" w:date="2012-08-08T17:05:00Z">
              <w:r w:rsidRPr="009F3611">
                <w:rPr>
                  <w:rPrChange w:id="10523" w:author="Thomas Dietz" w:date="2012-08-08T17:05:00Z">
                    <w:rPr>
                      <w:lang w:val="de-DE"/>
                    </w:rPr>
                  </w:rPrChange>
                </w:rPr>
                <w:t xml:space="preserve">    description "Possible protocols to connect ot an OF</w:t>
              </w:r>
            </w:ins>
          </w:p>
          <w:p w14:paraId="774EEB69" w14:textId="77777777" w:rsidR="009F3611" w:rsidRPr="009F3611" w:rsidRDefault="009F3611" w:rsidP="009F3611">
            <w:pPr>
              <w:pStyle w:val="XML1"/>
              <w:rPr>
                <w:ins w:id="10524" w:author="Thomas Dietz" w:date="2012-08-08T17:05:00Z"/>
                <w:rPrChange w:id="10525" w:author="Thomas Dietz" w:date="2012-08-08T17:05:00Z">
                  <w:rPr>
                    <w:ins w:id="10526" w:author="Thomas Dietz" w:date="2012-08-08T17:05:00Z"/>
                    <w:lang w:val="de-DE"/>
                  </w:rPr>
                </w:rPrChange>
              </w:rPr>
            </w:pPr>
            <w:ins w:id="10527" w:author="Thomas Dietz" w:date="2012-08-08T17:05:00Z">
              <w:r w:rsidRPr="009F3611">
                <w:rPr>
                  <w:rPrChange w:id="10528" w:author="Thomas Dietz" w:date="2012-08-08T17:05:00Z">
                    <w:rPr>
                      <w:lang w:val="de-DE"/>
                    </w:rPr>
                  </w:rPrChange>
                </w:rPr>
                <w:t xml:space="preserve">      Configuration Point";</w:t>
              </w:r>
            </w:ins>
          </w:p>
          <w:p w14:paraId="29AA258A" w14:textId="77777777" w:rsidR="009F3611" w:rsidRPr="009F3611" w:rsidRDefault="009F3611" w:rsidP="009F3611">
            <w:pPr>
              <w:pStyle w:val="XML1"/>
              <w:rPr>
                <w:ins w:id="10529" w:author="Thomas Dietz" w:date="2012-08-08T17:05:00Z"/>
                <w:rPrChange w:id="10530" w:author="Thomas Dietz" w:date="2012-08-08T17:05:00Z">
                  <w:rPr>
                    <w:ins w:id="10531" w:author="Thomas Dietz" w:date="2012-08-08T17:05:00Z"/>
                    <w:lang w:val="de-DE"/>
                  </w:rPr>
                </w:rPrChange>
              </w:rPr>
            </w:pPr>
            <w:ins w:id="10532" w:author="Thomas Dietz" w:date="2012-08-08T17:05:00Z">
              <w:r w:rsidRPr="009F3611">
                <w:rPr>
                  <w:rPrChange w:id="10533" w:author="Thomas Dietz" w:date="2012-08-08T17:05:00Z">
                    <w:rPr>
                      <w:lang w:val="de-DE"/>
                    </w:rPr>
                  </w:rPrChange>
                </w:rPr>
                <w:t xml:space="preserve">  }</w:t>
              </w:r>
            </w:ins>
          </w:p>
          <w:p w14:paraId="7F6EE57D" w14:textId="77777777" w:rsidR="009F3611" w:rsidRPr="009F3611" w:rsidRDefault="009F3611" w:rsidP="009F3611">
            <w:pPr>
              <w:pStyle w:val="XML1"/>
              <w:rPr>
                <w:ins w:id="10534" w:author="Thomas Dietz" w:date="2012-08-08T17:05:00Z"/>
                <w:rPrChange w:id="10535" w:author="Thomas Dietz" w:date="2012-08-08T17:05:00Z">
                  <w:rPr>
                    <w:ins w:id="10536" w:author="Thomas Dietz" w:date="2012-08-08T17:05:00Z"/>
                    <w:lang w:val="de-DE"/>
                  </w:rPr>
                </w:rPrChange>
              </w:rPr>
            </w:pPr>
          </w:p>
          <w:p w14:paraId="5C66DBC1" w14:textId="77777777" w:rsidR="009F3611" w:rsidRPr="009F3611" w:rsidRDefault="009F3611" w:rsidP="009F3611">
            <w:pPr>
              <w:pStyle w:val="XML1"/>
              <w:rPr>
                <w:ins w:id="10537" w:author="Thomas Dietz" w:date="2012-08-08T17:05:00Z"/>
                <w:rPrChange w:id="10538" w:author="Thomas Dietz" w:date="2012-08-08T17:05:00Z">
                  <w:rPr>
                    <w:ins w:id="10539" w:author="Thomas Dietz" w:date="2012-08-08T17:05:00Z"/>
                    <w:lang w:val="de-DE"/>
                  </w:rPr>
                </w:rPrChange>
              </w:rPr>
            </w:pPr>
            <w:ins w:id="10540" w:author="Thomas Dietz" w:date="2012-08-08T17:05:00Z">
              <w:r w:rsidRPr="009F3611">
                <w:rPr>
                  <w:rPrChange w:id="10541" w:author="Thomas Dietz" w:date="2012-08-08T17:05:00Z">
                    <w:rPr>
                      <w:lang w:val="de-DE"/>
                    </w:rPr>
                  </w:rPrChange>
                </w:rPr>
                <w:t xml:space="preserve">  typedef OFOpenFlowVersionType {</w:t>
              </w:r>
            </w:ins>
          </w:p>
          <w:p w14:paraId="710951CD" w14:textId="77777777" w:rsidR="009F3611" w:rsidRPr="009F3611" w:rsidRDefault="009F3611" w:rsidP="009F3611">
            <w:pPr>
              <w:pStyle w:val="XML1"/>
              <w:rPr>
                <w:ins w:id="10542" w:author="Thomas Dietz" w:date="2012-08-08T17:05:00Z"/>
                <w:rPrChange w:id="10543" w:author="Thomas Dietz" w:date="2012-08-08T17:05:00Z">
                  <w:rPr>
                    <w:ins w:id="10544" w:author="Thomas Dietz" w:date="2012-08-08T17:05:00Z"/>
                    <w:lang w:val="de-DE"/>
                  </w:rPr>
                </w:rPrChange>
              </w:rPr>
            </w:pPr>
            <w:ins w:id="10545" w:author="Thomas Dietz" w:date="2012-08-08T17:05:00Z">
              <w:r w:rsidRPr="009F3611">
                <w:rPr>
                  <w:rPrChange w:id="10546" w:author="Thomas Dietz" w:date="2012-08-08T17:05:00Z">
                    <w:rPr>
                      <w:lang w:val="de-DE"/>
                    </w:rPr>
                  </w:rPrChange>
                </w:rPr>
                <w:t xml:space="preserve">    type enumeration {</w:t>
              </w:r>
            </w:ins>
          </w:p>
          <w:p w14:paraId="0D942BBF" w14:textId="77777777" w:rsidR="009F3611" w:rsidRPr="009F3611" w:rsidRDefault="009F3611" w:rsidP="009F3611">
            <w:pPr>
              <w:pStyle w:val="XML1"/>
              <w:rPr>
                <w:ins w:id="10547" w:author="Thomas Dietz" w:date="2012-08-08T17:05:00Z"/>
                <w:rPrChange w:id="10548" w:author="Thomas Dietz" w:date="2012-08-08T17:05:00Z">
                  <w:rPr>
                    <w:ins w:id="10549" w:author="Thomas Dietz" w:date="2012-08-08T17:05:00Z"/>
                    <w:lang w:val="de-DE"/>
                  </w:rPr>
                </w:rPrChange>
              </w:rPr>
            </w:pPr>
            <w:ins w:id="10550" w:author="Thomas Dietz" w:date="2012-08-08T17:05:00Z">
              <w:r w:rsidRPr="009F3611">
                <w:rPr>
                  <w:rPrChange w:id="10551" w:author="Thomas Dietz" w:date="2012-08-08T17:05:00Z">
                    <w:rPr>
                      <w:lang w:val="de-DE"/>
                    </w:rPr>
                  </w:rPrChange>
                </w:rPr>
                <w:t xml:space="preserve">      enum "not-applicable";</w:t>
              </w:r>
            </w:ins>
          </w:p>
          <w:p w14:paraId="085F050C" w14:textId="77777777" w:rsidR="009F3611" w:rsidRPr="009F3611" w:rsidRDefault="009F3611" w:rsidP="009F3611">
            <w:pPr>
              <w:pStyle w:val="XML1"/>
              <w:rPr>
                <w:ins w:id="10552" w:author="Thomas Dietz" w:date="2012-08-08T17:05:00Z"/>
                <w:rPrChange w:id="10553" w:author="Thomas Dietz" w:date="2012-08-08T17:05:00Z">
                  <w:rPr>
                    <w:ins w:id="10554" w:author="Thomas Dietz" w:date="2012-08-08T17:05:00Z"/>
                    <w:lang w:val="de-DE"/>
                  </w:rPr>
                </w:rPrChange>
              </w:rPr>
            </w:pPr>
            <w:ins w:id="10555" w:author="Thomas Dietz" w:date="2012-08-08T17:05:00Z">
              <w:r w:rsidRPr="009F3611">
                <w:rPr>
                  <w:rPrChange w:id="10556" w:author="Thomas Dietz" w:date="2012-08-08T17:05:00Z">
                    <w:rPr>
                      <w:lang w:val="de-DE"/>
                    </w:rPr>
                  </w:rPrChange>
                </w:rPr>
                <w:t xml:space="preserve">      enum "1.0";</w:t>
              </w:r>
            </w:ins>
          </w:p>
          <w:p w14:paraId="40515BDA" w14:textId="77777777" w:rsidR="009F3611" w:rsidRPr="009F3611" w:rsidRDefault="009F3611" w:rsidP="009F3611">
            <w:pPr>
              <w:pStyle w:val="XML1"/>
              <w:rPr>
                <w:ins w:id="10557" w:author="Thomas Dietz" w:date="2012-08-08T17:05:00Z"/>
                <w:rPrChange w:id="10558" w:author="Thomas Dietz" w:date="2012-08-08T17:05:00Z">
                  <w:rPr>
                    <w:ins w:id="10559" w:author="Thomas Dietz" w:date="2012-08-08T17:05:00Z"/>
                    <w:lang w:val="de-DE"/>
                  </w:rPr>
                </w:rPrChange>
              </w:rPr>
            </w:pPr>
            <w:ins w:id="10560" w:author="Thomas Dietz" w:date="2012-08-08T17:05:00Z">
              <w:r w:rsidRPr="009F3611">
                <w:rPr>
                  <w:rPrChange w:id="10561" w:author="Thomas Dietz" w:date="2012-08-08T17:05:00Z">
                    <w:rPr>
                      <w:lang w:val="de-DE"/>
                    </w:rPr>
                  </w:rPrChange>
                </w:rPr>
                <w:t xml:space="preserve">      enum "1.0.1";</w:t>
              </w:r>
            </w:ins>
          </w:p>
          <w:p w14:paraId="0C3D8068" w14:textId="77777777" w:rsidR="009F3611" w:rsidRPr="009F3611" w:rsidRDefault="009F3611" w:rsidP="009F3611">
            <w:pPr>
              <w:pStyle w:val="XML1"/>
              <w:rPr>
                <w:ins w:id="10562" w:author="Thomas Dietz" w:date="2012-08-08T17:05:00Z"/>
                <w:rPrChange w:id="10563" w:author="Thomas Dietz" w:date="2012-08-08T17:05:00Z">
                  <w:rPr>
                    <w:ins w:id="10564" w:author="Thomas Dietz" w:date="2012-08-08T17:05:00Z"/>
                    <w:lang w:val="de-DE"/>
                  </w:rPr>
                </w:rPrChange>
              </w:rPr>
            </w:pPr>
            <w:ins w:id="10565" w:author="Thomas Dietz" w:date="2012-08-08T17:05:00Z">
              <w:r w:rsidRPr="009F3611">
                <w:rPr>
                  <w:rPrChange w:id="10566" w:author="Thomas Dietz" w:date="2012-08-08T17:05:00Z">
                    <w:rPr>
                      <w:lang w:val="de-DE"/>
                    </w:rPr>
                  </w:rPrChange>
                </w:rPr>
                <w:t xml:space="preserve">      enum "1.1";</w:t>
              </w:r>
            </w:ins>
          </w:p>
          <w:p w14:paraId="2E73D0D3" w14:textId="77777777" w:rsidR="009F3611" w:rsidRPr="009F3611" w:rsidRDefault="009F3611" w:rsidP="009F3611">
            <w:pPr>
              <w:pStyle w:val="XML1"/>
              <w:rPr>
                <w:ins w:id="10567" w:author="Thomas Dietz" w:date="2012-08-08T17:05:00Z"/>
                <w:rPrChange w:id="10568" w:author="Thomas Dietz" w:date="2012-08-08T17:05:00Z">
                  <w:rPr>
                    <w:ins w:id="10569" w:author="Thomas Dietz" w:date="2012-08-08T17:05:00Z"/>
                    <w:lang w:val="de-DE"/>
                  </w:rPr>
                </w:rPrChange>
              </w:rPr>
            </w:pPr>
            <w:ins w:id="10570" w:author="Thomas Dietz" w:date="2012-08-08T17:05:00Z">
              <w:r w:rsidRPr="009F3611">
                <w:rPr>
                  <w:rPrChange w:id="10571" w:author="Thomas Dietz" w:date="2012-08-08T17:05:00Z">
                    <w:rPr>
                      <w:lang w:val="de-DE"/>
                    </w:rPr>
                  </w:rPrChange>
                </w:rPr>
                <w:t xml:space="preserve">      enum "1.2";</w:t>
              </w:r>
            </w:ins>
          </w:p>
          <w:p w14:paraId="2C1F0D97" w14:textId="77777777" w:rsidR="009F3611" w:rsidRPr="009F3611" w:rsidRDefault="009F3611" w:rsidP="009F3611">
            <w:pPr>
              <w:pStyle w:val="XML1"/>
              <w:rPr>
                <w:ins w:id="10572" w:author="Thomas Dietz" w:date="2012-08-08T17:05:00Z"/>
                <w:rPrChange w:id="10573" w:author="Thomas Dietz" w:date="2012-08-08T17:05:00Z">
                  <w:rPr>
                    <w:ins w:id="10574" w:author="Thomas Dietz" w:date="2012-08-08T17:05:00Z"/>
                    <w:lang w:val="de-DE"/>
                  </w:rPr>
                </w:rPrChange>
              </w:rPr>
            </w:pPr>
            <w:ins w:id="10575" w:author="Thomas Dietz" w:date="2012-08-08T17:05:00Z">
              <w:r w:rsidRPr="009F3611">
                <w:rPr>
                  <w:rPrChange w:id="10576" w:author="Thomas Dietz" w:date="2012-08-08T17:05:00Z">
                    <w:rPr>
                      <w:lang w:val="de-DE"/>
                    </w:rPr>
                  </w:rPrChange>
                </w:rPr>
                <w:t xml:space="preserve">      enum "1.3";</w:t>
              </w:r>
            </w:ins>
          </w:p>
          <w:p w14:paraId="3E5912A7" w14:textId="77777777" w:rsidR="009F3611" w:rsidRPr="009F3611" w:rsidRDefault="009F3611" w:rsidP="009F3611">
            <w:pPr>
              <w:pStyle w:val="XML1"/>
              <w:rPr>
                <w:ins w:id="10577" w:author="Thomas Dietz" w:date="2012-08-08T17:05:00Z"/>
                <w:rPrChange w:id="10578" w:author="Thomas Dietz" w:date="2012-08-08T17:05:00Z">
                  <w:rPr>
                    <w:ins w:id="10579" w:author="Thomas Dietz" w:date="2012-08-08T17:05:00Z"/>
                    <w:lang w:val="de-DE"/>
                  </w:rPr>
                </w:rPrChange>
              </w:rPr>
            </w:pPr>
            <w:ins w:id="10580" w:author="Thomas Dietz" w:date="2012-08-08T17:05:00Z">
              <w:r w:rsidRPr="009F3611">
                <w:rPr>
                  <w:rPrChange w:id="10581" w:author="Thomas Dietz" w:date="2012-08-08T17:05:00Z">
                    <w:rPr>
                      <w:lang w:val="de-DE"/>
                    </w:rPr>
                  </w:rPrChange>
                </w:rPr>
                <w:t xml:space="preserve">      enum "1.3.1";</w:t>
              </w:r>
            </w:ins>
          </w:p>
          <w:p w14:paraId="7A2D5E5E" w14:textId="77777777" w:rsidR="009F3611" w:rsidRPr="009F3611" w:rsidRDefault="009F3611" w:rsidP="009F3611">
            <w:pPr>
              <w:pStyle w:val="XML1"/>
              <w:rPr>
                <w:ins w:id="10582" w:author="Thomas Dietz" w:date="2012-08-08T17:05:00Z"/>
                <w:rPrChange w:id="10583" w:author="Thomas Dietz" w:date="2012-08-08T17:05:00Z">
                  <w:rPr>
                    <w:ins w:id="10584" w:author="Thomas Dietz" w:date="2012-08-08T17:05:00Z"/>
                    <w:lang w:val="de-DE"/>
                  </w:rPr>
                </w:rPrChange>
              </w:rPr>
            </w:pPr>
            <w:ins w:id="10585" w:author="Thomas Dietz" w:date="2012-08-08T17:05:00Z">
              <w:r w:rsidRPr="009F3611">
                <w:rPr>
                  <w:rPrChange w:id="10586" w:author="Thomas Dietz" w:date="2012-08-08T17:05:00Z">
                    <w:rPr>
                      <w:lang w:val="de-DE"/>
                    </w:rPr>
                  </w:rPrChange>
                </w:rPr>
                <w:t xml:space="preserve">    }</w:t>
              </w:r>
            </w:ins>
          </w:p>
          <w:p w14:paraId="398A23DA" w14:textId="77777777" w:rsidR="009F3611" w:rsidRPr="009F3611" w:rsidRDefault="009F3611" w:rsidP="009F3611">
            <w:pPr>
              <w:pStyle w:val="XML1"/>
              <w:rPr>
                <w:ins w:id="10587" w:author="Thomas Dietz" w:date="2012-08-08T17:05:00Z"/>
                <w:rPrChange w:id="10588" w:author="Thomas Dietz" w:date="2012-08-08T17:05:00Z">
                  <w:rPr>
                    <w:ins w:id="10589" w:author="Thomas Dietz" w:date="2012-08-08T17:05:00Z"/>
                    <w:lang w:val="de-DE"/>
                  </w:rPr>
                </w:rPrChange>
              </w:rPr>
            </w:pPr>
            <w:ins w:id="10590" w:author="Thomas Dietz" w:date="2012-08-08T17:05:00Z">
              <w:r w:rsidRPr="009F3611">
                <w:rPr>
                  <w:rPrChange w:id="10591" w:author="Thomas Dietz" w:date="2012-08-08T17:05:00Z">
                    <w:rPr>
                      <w:lang w:val="de-DE"/>
                    </w:rPr>
                  </w:rPrChange>
                </w:rPr>
                <w:t xml:space="preserve">    description "This enumeration contains the all OpenFlow</w:t>
              </w:r>
            </w:ins>
          </w:p>
          <w:p w14:paraId="038E24A9" w14:textId="77777777" w:rsidR="009F3611" w:rsidRPr="009F3611" w:rsidRDefault="009F3611" w:rsidP="009F3611">
            <w:pPr>
              <w:pStyle w:val="XML1"/>
              <w:rPr>
                <w:ins w:id="10592" w:author="Thomas Dietz" w:date="2012-08-08T17:05:00Z"/>
                <w:rPrChange w:id="10593" w:author="Thomas Dietz" w:date="2012-08-08T17:05:00Z">
                  <w:rPr>
                    <w:ins w:id="10594" w:author="Thomas Dietz" w:date="2012-08-08T17:05:00Z"/>
                    <w:lang w:val="de-DE"/>
                  </w:rPr>
                </w:rPrChange>
              </w:rPr>
            </w:pPr>
            <w:ins w:id="10595" w:author="Thomas Dietz" w:date="2012-08-08T17:05:00Z">
              <w:r w:rsidRPr="009F3611">
                <w:rPr>
                  <w:rPrChange w:id="10596" w:author="Thomas Dietz" w:date="2012-08-08T17:05:00Z">
                    <w:rPr>
                      <w:lang w:val="de-DE"/>
                    </w:rPr>
                  </w:rPrChange>
                </w:rPr>
                <w:t xml:space="preserve">      </w:t>
              </w:r>
              <w:proofErr w:type="gramStart"/>
              <w:r w:rsidRPr="009F3611">
                <w:rPr>
                  <w:rPrChange w:id="10597" w:author="Thomas Dietz" w:date="2012-08-08T17:05:00Z">
                    <w:rPr>
                      <w:lang w:val="de-DE"/>
                    </w:rPr>
                  </w:rPrChange>
                </w:rPr>
                <w:t>versions</w:t>
              </w:r>
              <w:proofErr w:type="gramEnd"/>
              <w:r w:rsidRPr="009F3611">
                <w:rPr>
                  <w:rPrChange w:id="10598" w:author="Thomas Dietz" w:date="2012-08-08T17:05:00Z">
                    <w:rPr>
                      <w:lang w:val="de-DE"/>
                    </w:rPr>
                  </w:rPrChange>
                </w:rPr>
                <w:t xml:space="preserve"> released so far.";</w:t>
              </w:r>
            </w:ins>
          </w:p>
          <w:p w14:paraId="7F211F4A" w14:textId="77777777" w:rsidR="009F3611" w:rsidRPr="009F3611" w:rsidRDefault="009F3611" w:rsidP="009F3611">
            <w:pPr>
              <w:pStyle w:val="XML1"/>
              <w:rPr>
                <w:ins w:id="10599" w:author="Thomas Dietz" w:date="2012-08-08T17:05:00Z"/>
                <w:rPrChange w:id="10600" w:author="Thomas Dietz" w:date="2012-08-08T17:05:00Z">
                  <w:rPr>
                    <w:ins w:id="10601" w:author="Thomas Dietz" w:date="2012-08-08T17:05:00Z"/>
                    <w:lang w:val="de-DE"/>
                  </w:rPr>
                </w:rPrChange>
              </w:rPr>
            </w:pPr>
            <w:ins w:id="10602" w:author="Thomas Dietz" w:date="2012-08-08T17:05:00Z">
              <w:r w:rsidRPr="009F3611">
                <w:rPr>
                  <w:rPrChange w:id="10603" w:author="Thomas Dietz" w:date="2012-08-08T17:05:00Z">
                    <w:rPr>
                      <w:lang w:val="de-DE"/>
                    </w:rPr>
                  </w:rPrChange>
                </w:rPr>
                <w:t xml:space="preserve">  }</w:t>
              </w:r>
            </w:ins>
          </w:p>
          <w:p w14:paraId="34BA470E" w14:textId="77777777" w:rsidR="009F3611" w:rsidRPr="009F3611" w:rsidRDefault="009F3611" w:rsidP="009F3611">
            <w:pPr>
              <w:pStyle w:val="XML1"/>
              <w:rPr>
                <w:ins w:id="10604" w:author="Thomas Dietz" w:date="2012-08-08T17:05:00Z"/>
                <w:rPrChange w:id="10605" w:author="Thomas Dietz" w:date="2012-08-08T17:05:00Z">
                  <w:rPr>
                    <w:ins w:id="10606" w:author="Thomas Dietz" w:date="2012-08-08T17:05:00Z"/>
                    <w:lang w:val="de-DE"/>
                  </w:rPr>
                </w:rPrChange>
              </w:rPr>
            </w:pPr>
          </w:p>
          <w:p w14:paraId="6944B096" w14:textId="77777777" w:rsidR="009F3611" w:rsidRPr="009F3611" w:rsidRDefault="009F3611" w:rsidP="009F3611">
            <w:pPr>
              <w:pStyle w:val="XML1"/>
              <w:rPr>
                <w:ins w:id="10607" w:author="Thomas Dietz" w:date="2012-08-08T17:05:00Z"/>
                <w:rPrChange w:id="10608" w:author="Thomas Dietz" w:date="2012-08-08T17:05:00Z">
                  <w:rPr>
                    <w:ins w:id="10609" w:author="Thomas Dietz" w:date="2012-08-08T17:05:00Z"/>
                    <w:lang w:val="de-DE"/>
                  </w:rPr>
                </w:rPrChange>
              </w:rPr>
            </w:pPr>
            <w:ins w:id="10610" w:author="Thomas Dietz" w:date="2012-08-08T17:05:00Z">
              <w:r w:rsidRPr="009F3611">
                <w:rPr>
                  <w:rPrChange w:id="10611" w:author="Thomas Dietz" w:date="2012-08-08T17:05:00Z">
                    <w:rPr>
                      <w:lang w:val="de-DE"/>
                    </w:rPr>
                  </w:rPrChange>
                </w:rPr>
                <w:t xml:space="preserve">  typedef datapath-id-type {</w:t>
              </w:r>
            </w:ins>
          </w:p>
          <w:p w14:paraId="0B3755CB" w14:textId="77777777" w:rsidR="009F3611" w:rsidRPr="009F3611" w:rsidRDefault="009F3611" w:rsidP="009F3611">
            <w:pPr>
              <w:pStyle w:val="XML1"/>
              <w:rPr>
                <w:ins w:id="10612" w:author="Thomas Dietz" w:date="2012-08-08T17:05:00Z"/>
                <w:rPrChange w:id="10613" w:author="Thomas Dietz" w:date="2012-08-08T17:05:00Z">
                  <w:rPr>
                    <w:ins w:id="10614" w:author="Thomas Dietz" w:date="2012-08-08T17:05:00Z"/>
                    <w:lang w:val="de-DE"/>
                  </w:rPr>
                </w:rPrChange>
              </w:rPr>
            </w:pPr>
            <w:ins w:id="10615" w:author="Thomas Dietz" w:date="2012-08-08T17:05:00Z">
              <w:r w:rsidRPr="009F3611">
                <w:rPr>
                  <w:rPrChange w:id="10616" w:author="Thomas Dietz" w:date="2012-08-08T17:05:00Z">
                    <w:rPr>
                      <w:lang w:val="de-DE"/>
                    </w:rPr>
                  </w:rPrChange>
                </w:rPr>
                <w:t xml:space="preserve">    type string {</w:t>
              </w:r>
            </w:ins>
          </w:p>
          <w:p w14:paraId="64E3046A" w14:textId="77777777" w:rsidR="009F3611" w:rsidRPr="009F3611" w:rsidRDefault="009F3611" w:rsidP="009F3611">
            <w:pPr>
              <w:pStyle w:val="XML1"/>
              <w:rPr>
                <w:ins w:id="10617" w:author="Thomas Dietz" w:date="2012-08-08T17:05:00Z"/>
                <w:rPrChange w:id="10618" w:author="Thomas Dietz" w:date="2012-08-08T17:05:00Z">
                  <w:rPr>
                    <w:ins w:id="10619" w:author="Thomas Dietz" w:date="2012-08-08T17:05:00Z"/>
                    <w:lang w:val="de-DE"/>
                  </w:rPr>
                </w:rPrChange>
              </w:rPr>
            </w:pPr>
            <w:ins w:id="10620" w:author="Thomas Dietz" w:date="2012-08-08T17:05:00Z">
              <w:r w:rsidRPr="009F3611">
                <w:rPr>
                  <w:rPrChange w:id="10621" w:author="Thomas Dietz" w:date="2012-08-08T17:05:00Z">
                    <w:rPr>
                      <w:lang w:val="de-DE"/>
                    </w:rPr>
                  </w:rPrChange>
                </w:rPr>
                <w:t xml:space="preserve">      pattern '[0-9a-fA-F]{2}(:[0-9a-fA-F]{2}){7}';</w:t>
              </w:r>
            </w:ins>
          </w:p>
          <w:p w14:paraId="742D5522" w14:textId="77777777" w:rsidR="009F3611" w:rsidRPr="009F3611" w:rsidRDefault="009F3611" w:rsidP="009F3611">
            <w:pPr>
              <w:pStyle w:val="XML1"/>
              <w:rPr>
                <w:ins w:id="10622" w:author="Thomas Dietz" w:date="2012-08-08T17:05:00Z"/>
                <w:rPrChange w:id="10623" w:author="Thomas Dietz" w:date="2012-08-08T17:05:00Z">
                  <w:rPr>
                    <w:ins w:id="10624" w:author="Thomas Dietz" w:date="2012-08-08T17:05:00Z"/>
                    <w:lang w:val="de-DE"/>
                  </w:rPr>
                </w:rPrChange>
              </w:rPr>
            </w:pPr>
            <w:ins w:id="10625" w:author="Thomas Dietz" w:date="2012-08-08T17:05:00Z">
              <w:r w:rsidRPr="009F3611">
                <w:rPr>
                  <w:rPrChange w:id="10626" w:author="Thomas Dietz" w:date="2012-08-08T17:05:00Z">
                    <w:rPr>
                      <w:lang w:val="de-DE"/>
                    </w:rPr>
                  </w:rPrChange>
                </w:rPr>
                <w:t xml:space="preserve">    }</w:t>
              </w:r>
            </w:ins>
          </w:p>
          <w:p w14:paraId="0A27F882" w14:textId="77777777" w:rsidR="009F3611" w:rsidRPr="009F3611" w:rsidRDefault="009F3611" w:rsidP="009F3611">
            <w:pPr>
              <w:pStyle w:val="XML1"/>
              <w:rPr>
                <w:ins w:id="10627" w:author="Thomas Dietz" w:date="2012-08-08T17:05:00Z"/>
                <w:rPrChange w:id="10628" w:author="Thomas Dietz" w:date="2012-08-08T17:05:00Z">
                  <w:rPr>
                    <w:ins w:id="10629" w:author="Thomas Dietz" w:date="2012-08-08T17:05:00Z"/>
                    <w:lang w:val="de-DE"/>
                  </w:rPr>
                </w:rPrChange>
              </w:rPr>
            </w:pPr>
            <w:ins w:id="10630" w:author="Thomas Dietz" w:date="2012-08-08T17:05:00Z">
              <w:r w:rsidRPr="009F3611">
                <w:rPr>
                  <w:rPrChange w:id="10631" w:author="Thomas Dietz" w:date="2012-08-08T17:05:00Z">
                    <w:rPr>
                      <w:lang w:val="de-DE"/>
                    </w:rPr>
                  </w:rPrChange>
                </w:rPr>
                <w:t xml:space="preserve">    description "The datapath-id type represents an OpenFlow</w:t>
              </w:r>
            </w:ins>
          </w:p>
          <w:p w14:paraId="3A755025" w14:textId="77777777" w:rsidR="009F3611" w:rsidRPr="009F3611" w:rsidRDefault="009F3611" w:rsidP="009F3611">
            <w:pPr>
              <w:pStyle w:val="XML1"/>
              <w:rPr>
                <w:ins w:id="10632" w:author="Thomas Dietz" w:date="2012-08-08T17:05:00Z"/>
                <w:rPrChange w:id="10633" w:author="Thomas Dietz" w:date="2012-08-08T17:05:00Z">
                  <w:rPr>
                    <w:ins w:id="10634" w:author="Thomas Dietz" w:date="2012-08-08T17:05:00Z"/>
                    <w:lang w:val="de-DE"/>
                  </w:rPr>
                </w:rPrChange>
              </w:rPr>
            </w:pPr>
            <w:ins w:id="10635" w:author="Thomas Dietz" w:date="2012-08-08T17:05:00Z">
              <w:r w:rsidRPr="009F3611">
                <w:rPr>
                  <w:rPrChange w:id="10636" w:author="Thomas Dietz" w:date="2012-08-08T17:05:00Z">
                    <w:rPr>
                      <w:lang w:val="de-DE"/>
                    </w:rPr>
                  </w:rPrChange>
                </w:rPr>
                <w:t xml:space="preserve">      </w:t>
              </w:r>
              <w:proofErr w:type="gramStart"/>
              <w:r w:rsidRPr="009F3611">
                <w:rPr>
                  <w:rPrChange w:id="10637" w:author="Thomas Dietz" w:date="2012-08-08T17:05:00Z">
                    <w:rPr>
                      <w:lang w:val="de-DE"/>
                    </w:rPr>
                  </w:rPrChange>
                </w:rPr>
                <w:t>datapath</w:t>
              </w:r>
              <w:proofErr w:type="gramEnd"/>
              <w:r w:rsidRPr="009F3611">
                <w:rPr>
                  <w:rPrChange w:id="10638" w:author="Thomas Dietz" w:date="2012-08-08T17:05:00Z">
                    <w:rPr>
                      <w:lang w:val="de-DE"/>
                    </w:rPr>
                  </w:rPrChange>
                </w:rPr>
                <w:t xml:space="preserve"> identifier.";</w:t>
              </w:r>
            </w:ins>
          </w:p>
          <w:p w14:paraId="419068C5" w14:textId="77777777" w:rsidR="009F3611" w:rsidRPr="009F3611" w:rsidRDefault="009F3611" w:rsidP="009F3611">
            <w:pPr>
              <w:pStyle w:val="XML1"/>
              <w:rPr>
                <w:ins w:id="10639" w:author="Thomas Dietz" w:date="2012-08-08T17:05:00Z"/>
                <w:rPrChange w:id="10640" w:author="Thomas Dietz" w:date="2012-08-08T17:05:00Z">
                  <w:rPr>
                    <w:ins w:id="10641" w:author="Thomas Dietz" w:date="2012-08-08T17:05:00Z"/>
                    <w:lang w:val="de-DE"/>
                  </w:rPr>
                </w:rPrChange>
              </w:rPr>
            </w:pPr>
            <w:ins w:id="10642" w:author="Thomas Dietz" w:date="2012-08-08T17:05:00Z">
              <w:r w:rsidRPr="009F3611">
                <w:rPr>
                  <w:rPrChange w:id="10643" w:author="Thomas Dietz" w:date="2012-08-08T17:05:00Z">
                    <w:rPr>
                      <w:lang w:val="de-DE"/>
                    </w:rPr>
                  </w:rPrChange>
                </w:rPr>
                <w:t xml:space="preserve">  }</w:t>
              </w:r>
            </w:ins>
          </w:p>
          <w:p w14:paraId="5C10126D" w14:textId="77777777" w:rsidR="009F3611" w:rsidRPr="009F3611" w:rsidRDefault="009F3611" w:rsidP="009F3611">
            <w:pPr>
              <w:pStyle w:val="XML1"/>
              <w:rPr>
                <w:ins w:id="10644" w:author="Thomas Dietz" w:date="2012-08-08T17:05:00Z"/>
                <w:rPrChange w:id="10645" w:author="Thomas Dietz" w:date="2012-08-08T17:05:00Z">
                  <w:rPr>
                    <w:ins w:id="10646" w:author="Thomas Dietz" w:date="2012-08-08T17:05:00Z"/>
                    <w:lang w:val="de-DE"/>
                  </w:rPr>
                </w:rPrChange>
              </w:rPr>
            </w:pPr>
          </w:p>
          <w:p w14:paraId="6F9FB6A9" w14:textId="77777777" w:rsidR="009F3611" w:rsidRPr="009F3611" w:rsidRDefault="009F3611" w:rsidP="009F3611">
            <w:pPr>
              <w:pStyle w:val="XML1"/>
              <w:rPr>
                <w:ins w:id="10647" w:author="Thomas Dietz" w:date="2012-08-08T17:05:00Z"/>
                <w:rPrChange w:id="10648" w:author="Thomas Dietz" w:date="2012-08-08T17:05:00Z">
                  <w:rPr>
                    <w:ins w:id="10649" w:author="Thomas Dietz" w:date="2012-08-08T17:05:00Z"/>
                    <w:lang w:val="de-DE"/>
                  </w:rPr>
                </w:rPrChange>
              </w:rPr>
            </w:pPr>
            <w:ins w:id="10650" w:author="Thomas Dietz" w:date="2012-08-08T17:05:00Z">
              <w:r w:rsidRPr="009F3611">
                <w:rPr>
                  <w:rPrChange w:id="10651" w:author="Thomas Dietz" w:date="2012-08-08T17:05:00Z">
                    <w:rPr>
                      <w:lang w:val="de-DE"/>
                    </w:rPr>
                  </w:rPrChange>
                </w:rPr>
                <w:t xml:space="preserve">  typedef OFTenthOfAPercentType {</w:t>
              </w:r>
            </w:ins>
          </w:p>
          <w:p w14:paraId="5D2F7425" w14:textId="77777777" w:rsidR="009F3611" w:rsidRPr="009F3611" w:rsidRDefault="009F3611" w:rsidP="009F3611">
            <w:pPr>
              <w:pStyle w:val="XML1"/>
              <w:rPr>
                <w:ins w:id="10652" w:author="Thomas Dietz" w:date="2012-08-08T17:05:00Z"/>
                <w:rPrChange w:id="10653" w:author="Thomas Dietz" w:date="2012-08-08T17:05:00Z">
                  <w:rPr>
                    <w:ins w:id="10654" w:author="Thomas Dietz" w:date="2012-08-08T17:05:00Z"/>
                    <w:lang w:val="de-DE"/>
                  </w:rPr>
                </w:rPrChange>
              </w:rPr>
            </w:pPr>
            <w:ins w:id="10655" w:author="Thomas Dietz" w:date="2012-08-08T17:05:00Z">
              <w:r w:rsidRPr="009F3611">
                <w:rPr>
                  <w:rPrChange w:id="10656" w:author="Thomas Dietz" w:date="2012-08-08T17:05:00Z">
                    <w:rPr>
                      <w:lang w:val="de-DE"/>
                    </w:rPr>
                  </w:rPrChange>
                </w:rPr>
                <w:t xml:space="preserve">    type uint16 {</w:t>
              </w:r>
            </w:ins>
          </w:p>
          <w:p w14:paraId="008787F0" w14:textId="77777777" w:rsidR="009F3611" w:rsidRPr="009F3611" w:rsidRDefault="009F3611" w:rsidP="009F3611">
            <w:pPr>
              <w:pStyle w:val="XML1"/>
              <w:rPr>
                <w:ins w:id="10657" w:author="Thomas Dietz" w:date="2012-08-08T17:05:00Z"/>
                <w:rPrChange w:id="10658" w:author="Thomas Dietz" w:date="2012-08-08T17:05:00Z">
                  <w:rPr>
                    <w:ins w:id="10659" w:author="Thomas Dietz" w:date="2012-08-08T17:05:00Z"/>
                    <w:lang w:val="de-DE"/>
                  </w:rPr>
                </w:rPrChange>
              </w:rPr>
            </w:pPr>
            <w:ins w:id="10660" w:author="Thomas Dietz" w:date="2012-08-08T17:05:00Z">
              <w:r w:rsidRPr="009F3611">
                <w:rPr>
                  <w:rPrChange w:id="10661" w:author="Thomas Dietz" w:date="2012-08-08T17:05:00Z">
                    <w:rPr>
                      <w:lang w:val="de-DE"/>
                    </w:rPr>
                  </w:rPrChange>
                </w:rPr>
                <w:t xml:space="preserve">      range "0..1000";</w:t>
              </w:r>
            </w:ins>
          </w:p>
          <w:p w14:paraId="6A76A327" w14:textId="77777777" w:rsidR="009F3611" w:rsidRPr="009F3611" w:rsidRDefault="009F3611" w:rsidP="009F3611">
            <w:pPr>
              <w:pStyle w:val="XML1"/>
              <w:rPr>
                <w:ins w:id="10662" w:author="Thomas Dietz" w:date="2012-08-08T17:05:00Z"/>
                <w:rPrChange w:id="10663" w:author="Thomas Dietz" w:date="2012-08-08T17:05:00Z">
                  <w:rPr>
                    <w:ins w:id="10664" w:author="Thomas Dietz" w:date="2012-08-08T17:05:00Z"/>
                    <w:lang w:val="de-DE"/>
                  </w:rPr>
                </w:rPrChange>
              </w:rPr>
            </w:pPr>
            <w:ins w:id="10665" w:author="Thomas Dietz" w:date="2012-08-08T17:05:00Z">
              <w:r w:rsidRPr="009F3611">
                <w:rPr>
                  <w:rPrChange w:id="10666" w:author="Thomas Dietz" w:date="2012-08-08T17:05:00Z">
                    <w:rPr>
                      <w:lang w:val="de-DE"/>
                    </w:rPr>
                  </w:rPrChange>
                </w:rPr>
                <w:t xml:space="preserve">    }</w:t>
              </w:r>
            </w:ins>
          </w:p>
          <w:p w14:paraId="645E0C5F" w14:textId="77777777" w:rsidR="009F3611" w:rsidRPr="009F3611" w:rsidRDefault="009F3611" w:rsidP="009F3611">
            <w:pPr>
              <w:pStyle w:val="XML1"/>
              <w:rPr>
                <w:ins w:id="10667" w:author="Thomas Dietz" w:date="2012-08-08T17:05:00Z"/>
                <w:rPrChange w:id="10668" w:author="Thomas Dietz" w:date="2012-08-08T17:05:00Z">
                  <w:rPr>
                    <w:ins w:id="10669" w:author="Thomas Dietz" w:date="2012-08-08T17:05:00Z"/>
                    <w:lang w:val="de-DE"/>
                  </w:rPr>
                </w:rPrChange>
              </w:rPr>
            </w:pPr>
            <w:ins w:id="10670" w:author="Thomas Dietz" w:date="2012-08-08T17:05:00Z">
              <w:r w:rsidRPr="009F3611">
                <w:rPr>
                  <w:rPrChange w:id="10671" w:author="Thomas Dietz" w:date="2012-08-08T17:05:00Z">
                    <w:rPr>
                      <w:lang w:val="de-DE"/>
                    </w:rPr>
                  </w:rPrChange>
                </w:rPr>
                <w:t xml:space="preserve">    units "1/10 of a percent";</w:t>
              </w:r>
            </w:ins>
          </w:p>
          <w:p w14:paraId="070D91D3" w14:textId="77777777" w:rsidR="009F3611" w:rsidRPr="009F3611" w:rsidRDefault="009F3611" w:rsidP="009F3611">
            <w:pPr>
              <w:pStyle w:val="XML1"/>
              <w:rPr>
                <w:ins w:id="10672" w:author="Thomas Dietz" w:date="2012-08-08T17:05:00Z"/>
                <w:rPrChange w:id="10673" w:author="Thomas Dietz" w:date="2012-08-08T17:05:00Z">
                  <w:rPr>
                    <w:ins w:id="10674" w:author="Thomas Dietz" w:date="2012-08-08T17:05:00Z"/>
                    <w:lang w:val="de-DE"/>
                  </w:rPr>
                </w:rPrChange>
              </w:rPr>
            </w:pPr>
            <w:ins w:id="10675" w:author="Thomas Dietz" w:date="2012-08-08T17:05:00Z">
              <w:r w:rsidRPr="009F3611">
                <w:rPr>
                  <w:rPrChange w:id="10676" w:author="Thomas Dietz" w:date="2012-08-08T17:05:00Z">
                    <w:rPr>
                      <w:lang w:val="de-DE"/>
                    </w:rPr>
                  </w:rPrChange>
                </w:rPr>
                <w:t xml:space="preserve">    </w:t>
              </w:r>
              <w:proofErr w:type="gramStart"/>
              <w:r w:rsidRPr="009F3611">
                <w:rPr>
                  <w:rPrChange w:id="10677" w:author="Thomas Dietz" w:date="2012-08-08T17:05:00Z">
                    <w:rPr>
                      <w:lang w:val="de-DE"/>
                    </w:rPr>
                  </w:rPrChange>
                </w:rPr>
                <w:t>description</w:t>
              </w:r>
              <w:proofErr w:type="gramEnd"/>
              <w:r w:rsidRPr="009F3611">
                <w:rPr>
                  <w:rPrChange w:id="10678" w:author="Thomas Dietz" w:date="2012-08-08T17:05:00Z">
                    <w:rPr>
                      <w:lang w:val="de-DE"/>
                    </w:rPr>
                  </w:rPrChange>
                </w:rPr>
                <w:t xml:space="preserve"> "This type defines a value in tenth of a percent.";</w:t>
              </w:r>
            </w:ins>
          </w:p>
          <w:p w14:paraId="2EA0020D" w14:textId="77777777" w:rsidR="009F3611" w:rsidRPr="009F3611" w:rsidRDefault="009F3611" w:rsidP="009F3611">
            <w:pPr>
              <w:pStyle w:val="XML1"/>
              <w:rPr>
                <w:ins w:id="10679" w:author="Thomas Dietz" w:date="2012-08-08T17:05:00Z"/>
                <w:rPrChange w:id="10680" w:author="Thomas Dietz" w:date="2012-08-08T17:05:00Z">
                  <w:rPr>
                    <w:ins w:id="10681" w:author="Thomas Dietz" w:date="2012-08-08T17:05:00Z"/>
                    <w:lang w:val="de-DE"/>
                  </w:rPr>
                </w:rPrChange>
              </w:rPr>
            </w:pPr>
            <w:ins w:id="10682" w:author="Thomas Dietz" w:date="2012-08-08T17:05:00Z">
              <w:r w:rsidRPr="009F3611">
                <w:rPr>
                  <w:rPrChange w:id="10683" w:author="Thomas Dietz" w:date="2012-08-08T17:05:00Z">
                    <w:rPr>
                      <w:lang w:val="de-DE"/>
                    </w:rPr>
                  </w:rPrChange>
                </w:rPr>
                <w:t xml:space="preserve">  }</w:t>
              </w:r>
            </w:ins>
          </w:p>
          <w:p w14:paraId="4B7B819E" w14:textId="77777777" w:rsidR="009F3611" w:rsidRPr="009F3611" w:rsidRDefault="009F3611" w:rsidP="009F3611">
            <w:pPr>
              <w:pStyle w:val="XML1"/>
              <w:rPr>
                <w:ins w:id="10684" w:author="Thomas Dietz" w:date="2012-08-08T17:05:00Z"/>
                <w:rPrChange w:id="10685" w:author="Thomas Dietz" w:date="2012-08-08T17:05:00Z">
                  <w:rPr>
                    <w:ins w:id="10686" w:author="Thomas Dietz" w:date="2012-08-08T17:05:00Z"/>
                    <w:lang w:val="de-DE"/>
                  </w:rPr>
                </w:rPrChange>
              </w:rPr>
            </w:pPr>
          </w:p>
          <w:p w14:paraId="5C285C85" w14:textId="77777777" w:rsidR="009F3611" w:rsidRPr="009F3611" w:rsidRDefault="009F3611" w:rsidP="009F3611">
            <w:pPr>
              <w:pStyle w:val="XML1"/>
              <w:rPr>
                <w:ins w:id="10687" w:author="Thomas Dietz" w:date="2012-08-08T17:05:00Z"/>
                <w:rPrChange w:id="10688" w:author="Thomas Dietz" w:date="2012-08-08T17:05:00Z">
                  <w:rPr>
                    <w:ins w:id="10689" w:author="Thomas Dietz" w:date="2012-08-08T17:05:00Z"/>
                    <w:lang w:val="de-DE"/>
                  </w:rPr>
                </w:rPrChange>
              </w:rPr>
            </w:pPr>
            <w:ins w:id="10690" w:author="Thomas Dietz" w:date="2012-08-08T17:05:00Z">
              <w:r w:rsidRPr="009F3611">
                <w:rPr>
                  <w:rPrChange w:id="10691" w:author="Thomas Dietz" w:date="2012-08-08T17:05:00Z">
                    <w:rPr>
                      <w:lang w:val="de-DE"/>
                    </w:rPr>
                  </w:rPrChange>
                </w:rPr>
                <w:t xml:space="preserve">  typedef OFUpDownStateType {</w:t>
              </w:r>
            </w:ins>
          </w:p>
          <w:p w14:paraId="13723728" w14:textId="77777777" w:rsidR="009F3611" w:rsidRPr="009F3611" w:rsidRDefault="009F3611" w:rsidP="009F3611">
            <w:pPr>
              <w:pStyle w:val="XML1"/>
              <w:rPr>
                <w:ins w:id="10692" w:author="Thomas Dietz" w:date="2012-08-08T17:05:00Z"/>
                <w:rPrChange w:id="10693" w:author="Thomas Dietz" w:date="2012-08-08T17:05:00Z">
                  <w:rPr>
                    <w:ins w:id="10694" w:author="Thomas Dietz" w:date="2012-08-08T17:05:00Z"/>
                    <w:lang w:val="de-DE"/>
                  </w:rPr>
                </w:rPrChange>
              </w:rPr>
            </w:pPr>
            <w:ins w:id="10695" w:author="Thomas Dietz" w:date="2012-08-08T17:05:00Z">
              <w:r w:rsidRPr="009F3611">
                <w:rPr>
                  <w:rPrChange w:id="10696" w:author="Thomas Dietz" w:date="2012-08-08T17:05:00Z">
                    <w:rPr>
                      <w:lang w:val="de-DE"/>
                    </w:rPr>
                  </w:rPrChange>
                </w:rPr>
                <w:t xml:space="preserve">    type enumeration {</w:t>
              </w:r>
            </w:ins>
          </w:p>
          <w:p w14:paraId="1FBAAF08" w14:textId="77777777" w:rsidR="009F3611" w:rsidRPr="009F3611" w:rsidRDefault="009F3611" w:rsidP="009F3611">
            <w:pPr>
              <w:pStyle w:val="XML1"/>
              <w:rPr>
                <w:ins w:id="10697" w:author="Thomas Dietz" w:date="2012-08-08T17:05:00Z"/>
                <w:rPrChange w:id="10698" w:author="Thomas Dietz" w:date="2012-08-08T17:05:00Z">
                  <w:rPr>
                    <w:ins w:id="10699" w:author="Thomas Dietz" w:date="2012-08-08T17:05:00Z"/>
                    <w:lang w:val="de-DE"/>
                  </w:rPr>
                </w:rPrChange>
              </w:rPr>
            </w:pPr>
            <w:ins w:id="10700" w:author="Thomas Dietz" w:date="2012-08-08T17:05:00Z">
              <w:r w:rsidRPr="009F3611">
                <w:rPr>
                  <w:rPrChange w:id="10701" w:author="Thomas Dietz" w:date="2012-08-08T17:05:00Z">
                    <w:rPr>
                      <w:lang w:val="de-DE"/>
                    </w:rPr>
                  </w:rPrChange>
                </w:rPr>
                <w:t xml:space="preserve">      enum up;</w:t>
              </w:r>
            </w:ins>
          </w:p>
          <w:p w14:paraId="57D993E8" w14:textId="77777777" w:rsidR="009F3611" w:rsidRPr="009F3611" w:rsidRDefault="009F3611" w:rsidP="009F3611">
            <w:pPr>
              <w:pStyle w:val="XML1"/>
              <w:rPr>
                <w:ins w:id="10702" w:author="Thomas Dietz" w:date="2012-08-08T17:05:00Z"/>
                <w:rPrChange w:id="10703" w:author="Thomas Dietz" w:date="2012-08-08T17:05:00Z">
                  <w:rPr>
                    <w:ins w:id="10704" w:author="Thomas Dietz" w:date="2012-08-08T17:05:00Z"/>
                    <w:lang w:val="de-DE"/>
                  </w:rPr>
                </w:rPrChange>
              </w:rPr>
            </w:pPr>
            <w:ins w:id="10705" w:author="Thomas Dietz" w:date="2012-08-08T17:05:00Z">
              <w:r w:rsidRPr="009F3611">
                <w:rPr>
                  <w:rPrChange w:id="10706" w:author="Thomas Dietz" w:date="2012-08-08T17:05:00Z">
                    <w:rPr>
                      <w:lang w:val="de-DE"/>
                    </w:rPr>
                  </w:rPrChange>
                </w:rPr>
                <w:t xml:space="preserve">      enum down;</w:t>
              </w:r>
            </w:ins>
          </w:p>
          <w:p w14:paraId="510C087E" w14:textId="77777777" w:rsidR="009F3611" w:rsidRPr="009F3611" w:rsidRDefault="009F3611" w:rsidP="009F3611">
            <w:pPr>
              <w:pStyle w:val="XML1"/>
              <w:rPr>
                <w:ins w:id="10707" w:author="Thomas Dietz" w:date="2012-08-08T17:05:00Z"/>
                <w:rPrChange w:id="10708" w:author="Thomas Dietz" w:date="2012-08-08T17:05:00Z">
                  <w:rPr>
                    <w:ins w:id="10709" w:author="Thomas Dietz" w:date="2012-08-08T17:05:00Z"/>
                    <w:lang w:val="de-DE"/>
                  </w:rPr>
                </w:rPrChange>
              </w:rPr>
            </w:pPr>
            <w:ins w:id="10710" w:author="Thomas Dietz" w:date="2012-08-08T17:05:00Z">
              <w:r w:rsidRPr="009F3611">
                <w:rPr>
                  <w:rPrChange w:id="10711" w:author="Thomas Dietz" w:date="2012-08-08T17:05:00Z">
                    <w:rPr>
                      <w:lang w:val="de-DE"/>
                    </w:rPr>
                  </w:rPrChange>
                </w:rPr>
                <w:t xml:space="preserve">    }</w:t>
              </w:r>
            </w:ins>
          </w:p>
          <w:p w14:paraId="55AEA21D" w14:textId="77777777" w:rsidR="009F3611" w:rsidRPr="009F3611" w:rsidRDefault="009F3611" w:rsidP="009F3611">
            <w:pPr>
              <w:pStyle w:val="XML1"/>
              <w:rPr>
                <w:ins w:id="10712" w:author="Thomas Dietz" w:date="2012-08-08T17:05:00Z"/>
                <w:rPrChange w:id="10713" w:author="Thomas Dietz" w:date="2012-08-08T17:05:00Z">
                  <w:rPr>
                    <w:ins w:id="10714" w:author="Thomas Dietz" w:date="2012-08-08T17:05:00Z"/>
                    <w:lang w:val="de-DE"/>
                  </w:rPr>
                </w:rPrChange>
              </w:rPr>
            </w:pPr>
            <w:ins w:id="10715" w:author="Thomas Dietz" w:date="2012-08-08T17:05:00Z">
              <w:r w:rsidRPr="009F3611">
                <w:rPr>
                  <w:rPrChange w:id="10716" w:author="Thomas Dietz" w:date="2012-08-08T17:05:00Z">
                    <w:rPr>
                      <w:lang w:val="de-DE"/>
                    </w:rPr>
                  </w:rPrChange>
                </w:rPr>
                <w:lastRenderedPageBreak/>
                <w:t xml:space="preserve">    description "Type to specify state information for a port or a</w:t>
              </w:r>
            </w:ins>
          </w:p>
          <w:p w14:paraId="278E124C" w14:textId="77777777" w:rsidR="009F3611" w:rsidRPr="009F3611" w:rsidRDefault="009F3611" w:rsidP="009F3611">
            <w:pPr>
              <w:pStyle w:val="XML1"/>
              <w:rPr>
                <w:ins w:id="10717" w:author="Thomas Dietz" w:date="2012-08-08T17:05:00Z"/>
                <w:rPrChange w:id="10718" w:author="Thomas Dietz" w:date="2012-08-08T17:05:00Z">
                  <w:rPr>
                    <w:ins w:id="10719" w:author="Thomas Dietz" w:date="2012-08-08T17:05:00Z"/>
                    <w:lang w:val="de-DE"/>
                  </w:rPr>
                </w:rPrChange>
              </w:rPr>
            </w:pPr>
            <w:ins w:id="10720" w:author="Thomas Dietz" w:date="2012-08-08T17:05:00Z">
              <w:r w:rsidRPr="009F3611">
                <w:rPr>
                  <w:rPrChange w:id="10721" w:author="Thomas Dietz" w:date="2012-08-08T17:05:00Z">
                    <w:rPr>
                      <w:lang w:val="de-DE"/>
                    </w:rPr>
                  </w:rPrChange>
                </w:rPr>
                <w:t xml:space="preserve">      </w:t>
              </w:r>
              <w:proofErr w:type="gramStart"/>
              <w:r w:rsidRPr="009F3611">
                <w:rPr>
                  <w:rPrChange w:id="10722" w:author="Thomas Dietz" w:date="2012-08-08T17:05:00Z">
                    <w:rPr>
                      <w:lang w:val="de-DE"/>
                    </w:rPr>
                  </w:rPrChange>
                </w:rPr>
                <w:t>connection</w:t>
              </w:r>
              <w:proofErr w:type="gramEnd"/>
              <w:r w:rsidRPr="009F3611">
                <w:rPr>
                  <w:rPrChange w:id="10723" w:author="Thomas Dietz" w:date="2012-08-08T17:05:00Z">
                    <w:rPr>
                      <w:lang w:val="de-DE"/>
                    </w:rPr>
                  </w:rPrChange>
                </w:rPr>
                <w:t>.";</w:t>
              </w:r>
            </w:ins>
          </w:p>
          <w:p w14:paraId="1060A655" w14:textId="77777777" w:rsidR="009F3611" w:rsidRPr="009F3611" w:rsidRDefault="009F3611" w:rsidP="009F3611">
            <w:pPr>
              <w:pStyle w:val="XML1"/>
              <w:rPr>
                <w:ins w:id="10724" w:author="Thomas Dietz" w:date="2012-08-08T17:05:00Z"/>
                <w:rPrChange w:id="10725" w:author="Thomas Dietz" w:date="2012-08-08T17:05:00Z">
                  <w:rPr>
                    <w:ins w:id="10726" w:author="Thomas Dietz" w:date="2012-08-08T17:05:00Z"/>
                    <w:lang w:val="de-DE"/>
                  </w:rPr>
                </w:rPrChange>
              </w:rPr>
            </w:pPr>
            <w:ins w:id="10727" w:author="Thomas Dietz" w:date="2012-08-08T17:05:00Z">
              <w:r w:rsidRPr="009F3611">
                <w:rPr>
                  <w:rPrChange w:id="10728" w:author="Thomas Dietz" w:date="2012-08-08T17:05:00Z">
                    <w:rPr>
                      <w:lang w:val="de-DE"/>
                    </w:rPr>
                  </w:rPrChange>
                </w:rPr>
                <w:t xml:space="preserve">  }</w:t>
              </w:r>
            </w:ins>
          </w:p>
          <w:p w14:paraId="66D9D19C" w14:textId="77777777" w:rsidR="009F3611" w:rsidRPr="009F3611" w:rsidRDefault="009F3611" w:rsidP="009F3611">
            <w:pPr>
              <w:pStyle w:val="XML1"/>
              <w:rPr>
                <w:ins w:id="10729" w:author="Thomas Dietz" w:date="2012-08-08T17:05:00Z"/>
                <w:rPrChange w:id="10730" w:author="Thomas Dietz" w:date="2012-08-08T17:05:00Z">
                  <w:rPr>
                    <w:ins w:id="10731" w:author="Thomas Dietz" w:date="2012-08-08T17:05:00Z"/>
                    <w:lang w:val="de-DE"/>
                  </w:rPr>
                </w:rPrChange>
              </w:rPr>
            </w:pPr>
          </w:p>
          <w:p w14:paraId="4D4B397E" w14:textId="77777777" w:rsidR="009F3611" w:rsidRPr="009F3611" w:rsidRDefault="009F3611" w:rsidP="009F3611">
            <w:pPr>
              <w:pStyle w:val="XML1"/>
              <w:rPr>
                <w:ins w:id="10732" w:author="Thomas Dietz" w:date="2012-08-08T17:05:00Z"/>
                <w:rPrChange w:id="10733" w:author="Thomas Dietz" w:date="2012-08-08T17:05:00Z">
                  <w:rPr>
                    <w:ins w:id="10734" w:author="Thomas Dietz" w:date="2012-08-08T17:05:00Z"/>
                    <w:lang w:val="de-DE"/>
                  </w:rPr>
                </w:rPrChange>
              </w:rPr>
            </w:pPr>
            <w:ins w:id="10735" w:author="Thomas Dietz" w:date="2012-08-08T17:05:00Z">
              <w:r w:rsidRPr="009F3611">
                <w:rPr>
                  <w:rPrChange w:id="10736" w:author="Thomas Dietz" w:date="2012-08-08T17:05:00Z">
                    <w:rPr>
                      <w:lang w:val="de-DE"/>
                    </w:rPr>
                  </w:rPrChange>
                </w:rPr>
                <w:t xml:space="preserve">  typedef OFPortRateType {</w:t>
              </w:r>
            </w:ins>
          </w:p>
          <w:p w14:paraId="59E97F39" w14:textId="77777777" w:rsidR="009F3611" w:rsidRPr="009F3611" w:rsidRDefault="009F3611" w:rsidP="009F3611">
            <w:pPr>
              <w:pStyle w:val="XML1"/>
              <w:rPr>
                <w:ins w:id="10737" w:author="Thomas Dietz" w:date="2012-08-08T17:05:00Z"/>
                <w:rPrChange w:id="10738" w:author="Thomas Dietz" w:date="2012-08-08T17:05:00Z">
                  <w:rPr>
                    <w:ins w:id="10739" w:author="Thomas Dietz" w:date="2012-08-08T17:05:00Z"/>
                    <w:lang w:val="de-DE"/>
                  </w:rPr>
                </w:rPrChange>
              </w:rPr>
            </w:pPr>
            <w:ins w:id="10740" w:author="Thomas Dietz" w:date="2012-08-08T17:05:00Z">
              <w:r w:rsidRPr="009F3611">
                <w:rPr>
                  <w:rPrChange w:id="10741" w:author="Thomas Dietz" w:date="2012-08-08T17:05:00Z">
                    <w:rPr>
                      <w:lang w:val="de-DE"/>
                    </w:rPr>
                  </w:rPrChange>
                </w:rPr>
                <w:t xml:space="preserve">    type enumeration {</w:t>
              </w:r>
            </w:ins>
          </w:p>
          <w:p w14:paraId="6DC28F7C" w14:textId="77777777" w:rsidR="009F3611" w:rsidRPr="009F3611" w:rsidRDefault="009F3611" w:rsidP="009F3611">
            <w:pPr>
              <w:pStyle w:val="XML1"/>
              <w:rPr>
                <w:ins w:id="10742" w:author="Thomas Dietz" w:date="2012-08-08T17:05:00Z"/>
                <w:lang w:val="de-DE"/>
              </w:rPr>
            </w:pPr>
            <w:ins w:id="10743" w:author="Thomas Dietz" w:date="2012-08-08T17:05:00Z">
              <w:r w:rsidRPr="009F3611">
                <w:rPr>
                  <w:rPrChange w:id="10744" w:author="Thomas Dietz" w:date="2012-08-08T17:05:00Z">
                    <w:rPr>
                      <w:lang w:val="de-DE"/>
                    </w:rPr>
                  </w:rPrChange>
                </w:rPr>
                <w:t xml:space="preserve">      </w:t>
              </w:r>
              <w:r w:rsidRPr="009F3611">
                <w:rPr>
                  <w:lang w:val="de-DE"/>
                </w:rPr>
                <w:t>enum 10Mb-HD;</w:t>
              </w:r>
            </w:ins>
          </w:p>
          <w:p w14:paraId="5C0789D2" w14:textId="77777777" w:rsidR="009F3611" w:rsidRPr="009F3611" w:rsidRDefault="009F3611" w:rsidP="009F3611">
            <w:pPr>
              <w:pStyle w:val="XML1"/>
              <w:rPr>
                <w:ins w:id="10745" w:author="Thomas Dietz" w:date="2012-08-08T17:05:00Z"/>
                <w:lang w:val="de-DE"/>
              </w:rPr>
            </w:pPr>
            <w:ins w:id="10746" w:author="Thomas Dietz" w:date="2012-08-08T17:05:00Z">
              <w:r w:rsidRPr="009F3611">
                <w:rPr>
                  <w:lang w:val="de-DE"/>
                </w:rPr>
                <w:t xml:space="preserve">      enum 10Mb-FD;</w:t>
              </w:r>
            </w:ins>
          </w:p>
          <w:p w14:paraId="283F2E35" w14:textId="77777777" w:rsidR="009F3611" w:rsidRPr="009F3611" w:rsidRDefault="009F3611" w:rsidP="009F3611">
            <w:pPr>
              <w:pStyle w:val="XML1"/>
              <w:rPr>
                <w:ins w:id="10747" w:author="Thomas Dietz" w:date="2012-08-08T17:05:00Z"/>
                <w:lang w:val="de-DE"/>
              </w:rPr>
            </w:pPr>
            <w:ins w:id="10748" w:author="Thomas Dietz" w:date="2012-08-08T17:05:00Z">
              <w:r w:rsidRPr="009F3611">
                <w:rPr>
                  <w:lang w:val="de-DE"/>
                </w:rPr>
                <w:t xml:space="preserve">      enum 100Mb-HD;</w:t>
              </w:r>
            </w:ins>
          </w:p>
          <w:p w14:paraId="1ADC76D5" w14:textId="77777777" w:rsidR="009F3611" w:rsidRPr="009F3611" w:rsidRDefault="009F3611" w:rsidP="009F3611">
            <w:pPr>
              <w:pStyle w:val="XML1"/>
              <w:rPr>
                <w:ins w:id="10749" w:author="Thomas Dietz" w:date="2012-08-08T17:05:00Z"/>
                <w:lang w:val="de-DE"/>
              </w:rPr>
            </w:pPr>
            <w:ins w:id="10750" w:author="Thomas Dietz" w:date="2012-08-08T17:05:00Z">
              <w:r w:rsidRPr="009F3611">
                <w:rPr>
                  <w:lang w:val="de-DE"/>
                </w:rPr>
                <w:t xml:space="preserve">      enum 100Mb-FD;</w:t>
              </w:r>
            </w:ins>
          </w:p>
          <w:p w14:paraId="16C7791C" w14:textId="77777777" w:rsidR="009F3611" w:rsidRPr="009F3611" w:rsidRDefault="009F3611" w:rsidP="009F3611">
            <w:pPr>
              <w:pStyle w:val="XML1"/>
              <w:rPr>
                <w:ins w:id="10751" w:author="Thomas Dietz" w:date="2012-08-08T17:05:00Z"/>
                <w:lang w:val="de-DE"/>
              </w:rPr>
            </w:pPr>
            <w:ins w:id="10752" w:author="Thomas Dietz" w:date="2012-08-08T17:05:00Z">
              <w:r w:rsidRPr="009F3611">
                <w:rPr>
                  <w:lang w:val="de-DE"/>
                </w:rPr>
                <w:t xml:space="preserve">      enum 1Gb-HD;</w:t>
              </w:r>
            </w:ins>
          </w:p>
          <w:p w14:paraId="7D7DF5B1" w14:textId="77777777" w:rsidR="009F3611" w:rsidRPr="009F3611" w:rsidRDefault="009F3611" w:rsidP="009F3611">
            <w:pPr>
              <w:pStyle w:val="XML1"/>
              <w:rPr>
                <w:ins w:id="10753" w:author="Thomas Dietz" w:date="2012-08-08T17:05:00Z"/>
                <w:lang w:val="de-DE"/>
              </w:rPr>
            </w:pPr>
            <w:ins w:id="10754" w:author="Thomas Dietz" w:date="2012-08-08T17:05:00Z">
              <w:r w:rsidRPr="009F3611">
                <w:rPr>
                  <w:lang w:val="de-DE"/>
                </w:rPr>
                <w:t xml:space="preserve">      enum 1Gb-FD;</w:t>
              </w:r>
            </w:ins>
          </w:p>
          <w:p w14:paraId="6447954A" w14:textId="77777777" w:rsidR="009F3611" w:rsidRPr="009F3611" w:rsidRDefault="009F3611" w:rsidP="009F3611">
            <w:pPr>
              <w:pStyle w:val="XML1"/>
              <w:rPr>
                <w:ins w:id="10755" w:author="Thomas Dietz" w:date="2012-08-08T17:05:00Z"/>
                <w:lang w:val="de-DE"/>
              </w:rPr>
            </w:pPr>
            <w:ins w:id="10756" w:author="Thomas Dietz" w:date="2012-08-08T17:05:00Z">
              <w:r w:rsidRPr="009F3611">
                <w:rPr>
                  <w:lang w:val="de-DE"/>
                </w:rPr>
                <w:t xml:space="preserve">      enum 10Gb;</w:t>
              </w:r>
            </w:ins>
          </w:p>
          <w:p w14:paraId="293719D1" w14:textId="77777777" w:rsidR="009F3611" w:rsidRPr="009F3611" w:rsidRDefault="009F3611" w:rsidP="009F3611">
            <w:pPr>
              <w:pStyle w:val="XML1"/>
              <w:rPr>
                <w:ins w:id="10757" w:author="Thomas Dietz" w:date="2012-08-08T17:05:00Z"/>
                <w:lang w:val="de-DE"/>
              </w:rPr>
            </w:pPr>
            <w:ins w:id="10758" w:author="Thomas Dietz" w:date="2012-08-08T17:05:00Z">
              <w:r w:rsidRPr="009F3611">
                <w:rPr>
                  <w:lang w:val="de-DE"/>
                </w:rPr>
                <w:t xml:space="preserve">      enum 40Gb;</w:t>
              </w:r>
            </w:ins>
          </w:p>
          <w:p w14:paraId="41E629E9" w14:textId="77777777" w:rsidR="009F3611" w:rsidRPr="009F3611" w:rsidRDefault="009F3611" w:rsidP="009F3611">
            <w:pPr>
              <w:pStyle w:val="XML1"/>
              <w:rPr>
                <w:ins w:id="10759" w:author="Thomas Dietz" w:date="2012-08-08T17:05:00Z"/>
                <w:lang w:val="de-DE"/>
              </w:rPr>
            </w:pPr>
            <w:ins w:id="10760" w:author="Thomas Dietz" w:date="2012-08-08T17:05:00Z">
              <w:r w:rsidRPr="009F3611">
                <w:rPr>
                  <w:lang w:val="de-DE"/>
                </w:rPr>
                <w:t xml:space="preserve">      enum 100Gb;</w:t>
              </w:r>
            </w:ins>
          </w:p>
          <w:p w14:paraId="35E2B852" w14:textId="77777777" w:rsidR="009F3611" w:rsidRPr="009F3611" w:rsidRDefault="009F3611" w:rsidP="009F3611">
            <w:pPr>
              <w:pStyle w:val="XML1"/>
              <w:rPr>
                <w:ins w:id="10761" w:author="Thomas Dietz" w:date="2012-08-08T17:05:00Z"/>
                <w:rPrChange w:id="10762" w:author="Thomas Dietz" w:date="2012-08-08T17:05:00Z">
                  <w:rPr>
                    <w:ins w:id="10763" w:author="Thomas Dietz" w:date="2012-08-08T17:05:00Z"/>
                    <w:lang w:val="de-DE"/>
                  </w:rPr>
                </w:rPrChange>
              </w:rPr>
            </w:pPr>
            <w:ins w:id="10764" w:author="Thomas Dietz" w:date="2012-08-08T17:05:00Z">
              <w:r w:rsidRPr="009F3611">
                <w:rPr>
                  <w:lang w:val="de-DE"/>
                </w:rPr>
                <w:t xml:space="preserve">      </w:t>
              </w:r>
              <w:r w:rsidRPr="009F3611">
                <w:rPr>
                  <w:rPrChange w:id="10765" w:author="Thomas Dietz" w:date="2012-08-08T17:05:00Z">
                    <w:rPr>
                      <w:lang w:val="de-DE"/>
                    </w:rPr>
                  </w:rPrChange>
                </w:rPr>
                <w:t>enum 1Tb;</w:t>
              </w:r>
            </w:ins>
          </w:p>
          <w:p w14:paraId="55C5F21C" w14:textId="77777777" w:rsidR="009F3611" w:rsidRPr="009F3611" w:rsidRDefault="009F3611" w:rsidP="009F3611">
            <w:pPr>
              <w:pStyle w:val="XML1"/>
              <w:rPr>
                <w:ins w:id="10766" w:author="Thomas Dietz" w:date="2012-08-08T17:05:00Z"/>
                <w:rPrChange w:id="10767" w:author="Thomas Dietz" w:date="2012-08-08T17:05:00Z">
                  <w:rPr>
                    <w:ins w:id="10768" w:author="Thomas Dietz" w:date="2012-08-08T17:05:00Z"/>
                    <w:lang w:val="de-DE"/>
                  </w:rPr>
                </w:rPrChange>
              </w:rPr>
            </w:pPr>
            <w:ins w:id="10769" w:author="Thomas Dietz" w:date="2012-08-08T17:05:00Z">
              <w:r w:rsidRPr="009F3611">
                <w:rPr>
                  <w:rPrChange w:id="10770" w:author="Thomas Dietz" w:date="2012-08-08T17:05:00Z">
                    <w:rPr>
                      <w:lang w:val="de-DE"/>
                    </w:rPr>
                  </w:rPrChange>
                </w:rPr>
                <w:t xml:space="preserve">      enum other;</w:t>
              </w:r>
            </w:ins>
          </w:p>
          <w:p w14:paraId="25E61196" w14:textId="77777777" w:rsidR="009F3611" w:rsidRPr="009F3611" w:rsidRDefault="009F3611" w:rsidP="009F3611">
            <w:pPr>
              <w:pStyle w:val="XML1"/>
              <w:rPr>
                <w:ins w:id="10771" w:author="Thomas Dietz" w:date="2012-08-08T17:05:00Z"/>
                <w:rPrChange w:id="10772" w:author="Thomas Dietz" w:date="2012-08-08T17:05:00Z">
                  <w:rPr>
                    <w:ins w:id="10773" w:author="Thomas Dietz" w:date="2012-08-08T17:05:00Z"/>
                    <w:lang w:val="de-DE"/>
                  </w:rPr>
                </w:rPrChange>
              </w:rPr>
            </w:pPr>
            <w:ins w:id="10774" w:author="Thomas Dietz" w:date="2012-08-08T17:05:00Z">
              <w:r w:rsidRPr="009F3611">
                <w:rPr>
                  <w:rPrChange w:id="10775" w:author="Thomas Dietz" w:date="2012-08-08T17:05:00Z">
                    <w:rPr>
                      <w:lang w:val="de-DE"/>
                    </w:rPr>
                  </w:rPrChange>
                </w:rPr>
                <w:t xml:space="preserve">    }</w:t>
              </w:r>
            </w:ins>
          </w:p>
          <w:p w14:paraId="063D732C" w14:textId="77777777" w:rsidR="009F3611" w:rsidRPr="009F3611" w:rsidRDefault="009F3611" w:rsidP="009F3611">
            <w:pPr>
              <w:pStyle w:val="XML1"/>
              <w:rPr>
                <w:ins w:id="10776" w:author="Thomas Dietz" w:date="2012-08-08T17:05:00Z"/>
                <w:rPrChange w:id="10777" w:author="Thomas Dietz" w:date="2012-08-08T17:05:00Z">
                  <w:rPr>
                    <w:ins w:id="10778" w:author="Thomas Dietz" w:date="2012-08-08T17:05:00Z"/>
                    <w:lang w:val="de-DE"/>
                  </w:rPr>
                </w:rPrChange>
              </w:rPr>
            </w:pPr>
            <w:ins w:id="10779" w:author="Thomas Dietz" w:date="2012-08-08T17:05:00Z">
              <w:r w:rsidRPr="009F3611">
                <w:rPr>
                  <w:rPrChange w:id="10780" w:author="Thomas Dietz" w:date="2012-08-08T17:05:00Z">
                    <w:rPr>
                      <w:lang w:val="de-DE"/>
                    </w:rPr>
                  </w:rPrChange>
                </w:rPr>
                <w:t xml:space="preserve">    description "Type to specify the rate of a port including the</w:t>
              </w:r>
            </w:ins>
          </w:p>
          <w:p w14:paraId="7E7823FD" w14:textId="77777777" w:rsidR="009F3611" w:rsidRPr="009F3611" w:rsidRDefault="009F3611" w:rsidP="009F3611">
            <w:pPr>
              <w:pStyle w:val="XML1"/>
              <w:rPr>
                <w:ins w:id="10781" w:author="Thomas Dietz" w:date="2012-08-08T17:05:00Z"/>
                <w:rPrChange w:id="10782" w:author="Thomas Dietz" w:date="2012-08-08T17:05:00Z">
                  <w:rPr>
                    <w:ins w:id="10783" w:author="Thomas Dietz" w:date="2012-08-08T17:05:00Z"/>
                    <w:lang w:val="de-DE"/>
                  </w:rPr>
                </w:rPrChange>
              </w:rPr>
            </w:pPr>
            <w:ins w:id="10784" w:author="Thomas Dietz" w:date="2012-08-08T17:05:00Z">
              <w:r w:rsidRPr="009F3611">
                <w:rPr>
                  <w:rPrChange w:id="10785" w:author="Thomas Dietz" w:date="2012-08-08T17:05:00Z">
                    <w:rPr>
                      <w:lang w:val="de-DE"/>
                    </w:rPr>
                  </w:rPrChange>
                </w:rPr>
                <w:t xml:space="preserve">      </w:t>
              </w:r>
              <w:proofErr w:type="gramStart"/>
              <w:r w:rsidRPr="009F3611">
                <w:rPr>
                  <w:rPrChange w:id="10786" w:author="Thomas Dietz" w:date="2012-08-08T17:05:00Z">
                    <w:rPr>
                      <w:lang w:val="de-DE"/>
                    </w:rPr>
                  </w:rPrChange>
                </w:rPr>
                <w:t>duplex</w:t>
              </w:r>
              <w:proofErr w:type="gramEnd"/>
              <w:r w:rsidRPr="009F3611">
                <w:rPr>
                  <w:rPrChange w:id="10787" w:author="Thomas Dietz" w:date="2012-08-08T17:05:00Z">
                    <w:rPr>
                      <w:lang w:val="de-DE"/>
                    </w:rPr>
                  </w:rPrChange>
                </w:rPr>
                <w:t xml:space="preserve"> transmission feature. Possible rates are 10Mb, 100Mb,</w:t>
              </w:r>
            </w:ins>
          </w:p>
          <w:p w14:paraId="6209AC46" w14:textId="77777777" w:rsidR="009F3611" w:rsidRPr="009F3611" w:rsidRDefault="009F3611" w:rsidP="009F3611">
            <w:pPr>
              <w:pStyle w:val="XML1"/>
              <w:rPr>
                <w:ins w:id="10788" w:author="Thomas Dietz" w:date="2012-08-08T17:05:00Z"/>
                <w:rPrChange w:id="10789" w:author="Thomas Dietz" w:date="2012-08-08T17:05:00Z">
                  <w:rPr>
                    <w:ins w:id="10790" w:author="Thomas Dietz" w:date="2012-08-08T17:05:00Z"/>
                    <w:lang w:val="de-DE"/>
                  </w:rPr>
                </w:rPrChange>
              </w:rPr>
            </w:pPr>
            <w:ins w:id="10791" w:author="Thomas Dietz" w:date="2012-08-08T17:05:00Z">
              <w:r w:rsidRPr="009F3611">
                <w:rPr>
                  <w:rPrChange w:id="10792" w:author="Thomas Dietz" w:date="2012-08-08T17:05:00Z">
                    <w:rPr>
                      <w:lang w:val="de-DE"/>
                    </w:rPr>
                  </w:rPrChange>
                </w:rPr>
                <w:t xml:space="preserve">      1Gb, 10Gb, 40Gb, 100Gb, 1Tb or other. Rates of 10Mb, 100Mb</w:t>
              </w:r>
            </w:ins>
          </w:p>
          <w:p w14:paraId="2822F3F0" w14:textId="77777777" w:rsidR="009F3611" w:rsidRPr="009F3611" w:rsidRDefault="009F3611" w:rsidP="009F3611">
            <w:pPr>
              <w:pStyle w:val="XML1"/>
              <w:rPr>
                <w:ins w:id="10793" w:author="Thomas Dietz" w:date="2012-08-08T17:05:00Z"/>
                <w:rPrChange w:id="10794" w:author="Thomas Dietz" w:date="2012-08-08T17:05:00Z">
                  <w:rPr>
                    <w:ins w:id="10795" w:author="Thomas Dietz" w:date="2012-08-08T17:05:00Z"/>
                    <w:lang w:val="de-DE"/>
                  </w:rPr>
                </w:rPrChange>
              </w:rPr>
            </w:pPr>
            <w:ins w:id="10796" w:author="Thomas Dietz" w:date="2012-08-08T17:05:00Z">
              <w:r w:rsidRPr="009F3611">
                <w:rPr>
                  <w:rPrChange w:id="10797" w:author="Thomas Dietz" w:date="2012-08-08T17:05:00Z">
                    <w:rPr>
                      <w:lang w:val="de-DE"/>
                    </w:rPr>
                  </w:rPrChange>
                </w:rPr>
                <w:t xml:space="preserve">      </w:t>
              </w:r>
              <w:proofErr w:type="gramStart"/>
              <w:r w:rsidRPr="009F3611">
                <w:rPr>
                  <w:rPrChange w:id="10798" w:author="Thomas Dietz" w:date="2012-08-08T17:05:00Z">
                    <w:rPr>
                      <w:lang w:val="de-DE"/>
                    </w:rPr>
                  </w:rPrChange>
                </w:rPr>
                <w:t>and</w:t>
              </w:r>
              <w:proofErr w:type="gramEnd"/>
              <w:r w:rsidRPr="009F3611">
                <w:rPr>
                  <w:rPrChange w:id="10799" w:author="Thomas Dietz" w:date="2012-08-08T17:05:00Z">
                    <w:rPr>
                      <w:lang w:val="de-DE"/>
                    </w:rPr>
                  </w:rPrChange>
                </w:rPr>
                <w:t xml:space="preserve"> 1 Gb can support half or full duplex transmission.";</w:t>
              </w:r>
            </w:ins>
          </w:p>
          <w:p w14:paraId="5FF5175A" w14:textId="77777777" w:rsidR="009F3611" w:rsidRPr="009F3611" w:rsidRDefault="009F3611" w:rsidP="009F3611">
            <w:pPr>
              <w:pStyle w:val="XML1"/>
              <w:rPr>
                <w:ins w:id="10800" w:author="Thomas Dietz" w:date="2012-08-08T17:05:00Z"/>
                <w:rPrChange w:id="10801" w:author="Thomas Dietz" w:date="2012-08-08T17:05:00Z">
                  <w:rPr>
                    <w:ins w:id="10802" w:author="Thomas Dietz" w:date="2012-08-08T17:05:00Z"/>
                    <w:lang w:val="de-DE"/>
                  </w:rPr>
                </w:rPrChange>
              </w:rPr>
            </w:pPr>
            <w:ins w:id="10803" w:author="Thomas Dietz" w:date="2012-08-08T17:05:00Z">
              <w:r w:rsidRPr="009F3611">
                <w:rPr>
                  <w:rPrChange w:id="10804" w:author="Thomas Dietz" w:date="2012-08-08T17:05:00Z">
                    <w:rPr>
                      <w:lang w:val="de-DE"/>
                    </w:rPr>
                  </w:rPrChange>
                </w:rPr>
                <w:t xml:space="preserve">  }</w:t>
              </w:r>
            </w:ins>
          </w:p>
          <w:p w14:paraId="588DB761" w14:textId="77777777" w:rsidR="009F3611" w:rsidRPr="009F3611" w:rsidRDefault="009F3611" w:rsidP="009F3611">
            <w:pPr>
              <w:pStyle w:val="XML1"/>
              <w:rPr>
                <w:ins w:id="10805" w:author="Thomas Dietz" w:date="2012-08-08T17:05:00Z"/>
                <w:rPrChange w:id="10806" w:author="Thomas Dietz" w:date="2012-08-08T17:05:00Z">
                  <w:rPr>
                    <w:ins w:id="10807" w:author="Thomas Dietz" w:date="2012-08-08T17:05:00Z"/>
                    <w:lang w:val="de-DE"/>
                  </w:rPr>
                </w:rPrChange>
              </w:rPr>
            </w:pPr>
          </w:p>
          <w:p w14:paraId="4FC0DC5A" w14:textId="77777777" w:rsidR="009F3611" w:rsidRPr="009F3611" w:rsidRDefault="009F3611" w:rsidP="009F3611">
            <w:pPr>
              <w:pStyle w:val="XML1"/>
              <w:rPr>
                <w:ins w:id="10808" w:author="Thomas Dietz" w:date="2012-08-08T17:05:00Z"/>
                <w:rPrChange w:id="10809" w:author="Thomas Dietz" w:date="2012-08-08T17:05:00Z">
                  <w:rPr>
                    <w:ins w:id="10810" w:author="Thomas Dietz" w:date="2012-08-08T17:05:00Z"/>
                    <w:lang w:val="de-DE"/>
                  </w:rPr>
                </w:rPrChange>
              </w:rPr>
            </w:pPr>
            <w:ins w:id="10811" w:author="Thomas Dietz" w:date="2012-08-08T17:05:00Z">
              <w:r w:rsidRPr="009F3611">
                <w:rPr>
                  <w:rPrChange w:id="10812" w:author="Thomas Dietz" w:date="2012-08-08T17:05:00Z">
                    <w:rPr>
                      <w:lang w:val="de-DE"/>
                    </w:rPr>
                  </w:rPrChange>
                </w:rPr>
                <w:t xml:space="preserve">  typedef OFActionType {</w:t>
              </w:r>
            </w:ins>
          </w:p>
          <w:p w14:paraId="34D259EA" w14:textId="77777777" w:rsidR="009F3611" w:rsidRPr="009F3611" w:rsidRDefault="009F3611" w:rsidP="009F3611">
            <w:pPr>
              <w:pStyle w:val="XML1"/>
              <w:rPr>
                <w:ins w:id="10813" w:author="Thomas Dietz" w:date="2012-08-08T17:05:00Z"/>
                <w:rPrChange w:id="10814" w:author="Thomas Dietz" w:date="2012-08-08T17:05:00Z">
                  <w:rPr>
                    <w:ins w:id="10815" w:author="Thomas Dietz" w:date="2012-08-08T17:05:00Z"/>
                    <w:lang w:val="de-DE"/>
                  </w:rPr>
                </w:rPrChange>
              </w:rPr>
            </w:pPr>
            <w:ins w:id="10816" w:author="Thomas Dietz" w:date="2012-08-08T17:05:00Z">
              <w:r w:rsidRPr="009F3611">
                <w:rPr>
                  <w:rPrChange w:id="10817" w:author="Thomas Dietz" w:date="2012-08-08T17:05:00Z">
                    <w:rPr>
                      <w:lang w:val="de-DE"/>
                    </w:rPr>
                  </w:rPrChange>
                </w:rPr>
                <w:t xml:space="preserve">    type enumeration {</w:t>
              </w:r>
            </w:ins>
          </w:p>
          <w:p w14:paraId="04D02B18" w14:textId="77777777" w:rsidR="009F3611" w:rsidRPr="009F3611" w:rsidRDefault="009F3611" w:rsidP="009F3611">
            <w:pPr>
              <w:pStyle w:val="XML1"/>
              <w:rPr>
                <w:ins w:id="10818" w:author="Thomas Dietz" w:date="2012-08-08T17:05:00Z"/>
                <w:rPrChange w:id="10819" w:author="Thomas Dietz" w:date="2012-08-08T17:05:00Z">
                  <w:rPr>
                    <w:ins w:id="10820" w:author="Thomas Dietz" w:date="2012-08-08T17:05:00Z"/>
                    <w:lang w:val="de-DE"/>
                  </w:rPr>
                </w:rPrChange>
              </w:rPr>
            </w:pPr>
            <w:ins w:id="10821" w:author="Thomas Dietz" w:date="2012-08-08T17:05:00Z">
              <w:r w:rsidRPr="009F3611">
                <w:rPr>
                  <w:rPrChange w:id="10822" w:author="Thomas Dietz" w:date="2012-08-08T17:05:00Z">
                    <w:rPr>
                      <w:lang w:val="de-DE"/>
                    </w:rPr>
                  </w:rPrChange>
                </w:rPr>
                <w:t xml:space="preserve">      enum output;</w:t>
              </w:r>
            </w:ins>
          </w:p>
          <w:p w14:paraId="4111FD54" w14:textId="77777777" w:rsidR="009F3611" w:rsidRPr="009F3611" w:rsidRDefault="009F3611" w:rsidP="009F3611">
            <w:pPr>
              <w:pStyle w:val="XML1"/>
              <w:rPr>
                <w:ins w:id="10823" w:author="Thomas Dietz" w:date="2012-08-08T17:05:00Z"/>
                <w:rPrChange w:id="10824" w:author="Thomas Dietz" w:date="2012-08-08T17:05:00Z">
                  <w:rPr>
                    <w:ins w:id="10825" w:author="Thomas Dietz" w:date="2012-08-08T17:05:00Z"/>
                    <w:lang w:val="de-DE"/>
                  </w:rPr>
                </w:rPrChange>
              </w:rPr>
            </w:pPr>
            <w:ins w:id="10826" w:author="Thomas Dietz" w:date="2012-08-08T17:05:00Z">
              <w:r w:rsidRPr="009F3611">
                <w:rPr>
                  <w:rPrChange w:id="10827" w:author="Thomas Dietz" w:date="2012-08-08T17:05:00Z">
                    <w:rPr>
                      <w:lang w:val="de-DE"/>
                    </w:rPr>
                  </w:rPrChange>
                </w:rPr>
                <w:t xml:space="preserve">      enum copy-ttl-out;</w:t>
              </w:r>
            </w:ins>
          </w:p>
          <w:p w14:paraId="6A304F89" w14:textId="77777777" w:rsidR="009F3611" w:rsidRPr="009F3611" w:rsidRDefault="009F3611" w:rsidP="009F3611">
            <w:pPr>
              <w:pStyle w:val="XML1"/>
              <w:rPr>
                <w:ins w:id="10828" w:author="Thomas Dietz" w:date="2012-08-08T17:05:00Z"/>
                <w:rPrChange w:id="10829" w:author="Thomas Dietz" w:date="2012-08-08T17:05:00Z">
                  <w:rPr>
                    <w:ins w:id="10830" w:author="Thomas Dietz" w:date="2012-08-08T17:05:00Z"/>
                    <w:lang w:val="de-DE"/>
                  </w:rPr>
                </w:rPrChange>
              </w:rPr>
            </w:pPr>
            <w:ins w:id="10831" w:author="Thomas Dietz" w:date="2012-08-08T17:05:00Z">
              <w:r w:rsidRPr="009F3611">
                <w:rPr>
                  <w:rPrChange w:id="10832" w:author="Thomas Dietz" w:date="2012-08-08T17:05:00Z">
                    <w:rPr>
                      <w:lang w:val="de-DE"/>
                    </w:rPr>
                  </w:rPrChange>
                </w:rPr>
                <w:t xml:space="preserve">      enum copy-ttl-in;</w:t>
              </w:r>
            </w:ins>
          </w:p>
          <w:p w14:paraId="5A683AAC" w14:textId="77777777" w:rsidR="009F3611" w:rsidRPr="009F3611" w:rsidRDefault="009F3611" w:rsidP="009F3611">
            <w:pPr>
              <w:pStyle w:val="XML1"/>
              <w:rPr>
                <w:ins w:id="10833" w:author="Thomas Dietz" w:date="2012-08-08T17:05:00Z"/>
                <w:rPrChange w:id="10834" w:author="Thomas Dietz" w:date="2012-08-08T17:05:00Z">
                  <w:rPr>
                    <w:ins w:id="10835" w:author="Thomas Dietz" w:date="2012-08-08T17:05:00Z"/>
                    <w:lang w:val="de-DE"/>
                  </w:rPr>
                </w:rPrChange>
              </w:rPr>
            </w:pPr>
            <w:ins w:id="10836" w:author="Thomas Dietz" w:date="2012-08-08T17:05:00Z">
              <w:r w:rsidRPr="009F3611">
                <w:rPr>
                  <w:rPrChange w:id="10837" w:author="Thomas Dietz" w:date="2012-08-08T17:05:00Z">
                    <w:rPr>
                      <w:lang w:val="de-DE"/>
                    </w:rPr>
                  </w:rPrChange>
                </w:rPr>
                <w:t xml:space="preserve">      enum set-mpls-ttl;</w:t>
              </w:r>
            </w:ins>
          </w:p>
          <w:p w14:paraId="6B9FB4A5" w14:textId="77777777" w:rsidR="009F3611" w:rsidRPr="009F3611" w:rsidRDefault="009F3611" w:rsidP="009F3611">
            <w:pPr>
              <w:pStyle w:val="XML1"/>
              <w:rPr>
                <w:ins w:id="10838" w:author="Thomas Dietz" w:date="2012-08-08T17:05:00Z"/>
                <w:rPrChange w:id="10839" w:author="Thomas Dietz" w:date="2012-08-08T17:05:00Z">
                  <w:rPr>
                    <w:ins w:id="10840" w:author="Thomas Dietz" w:date="2012-08-08T17:05:00Z"/>
                    <w:lang w:val="de-DE"/>
                  </w:rPr>
                </w:rPrChange>
              </w:rPr>
            </w:pPr>
            <w:ins w:id="10841" w:author="Thomas Dietz" w:date="2012-08-08T17:05:00Z">
              <w:r w:rsidRPr="009F3611">
                <w:rPr>
                  <w:rPrChange w:id="10842" w:author="Thomas Dietz" w:date="2012-08-08T17:05:00Z">
                    <w:rPr>
                      <w:lang w:val="de-DE"/>
                    </w:rPr>
                  </w:rPrChange>
                </w:rPr>
                <w:t xml:space="preserve">      enum dec-mpls-ttl;</w:t>
              </w:r>
            </w:ins>
          </w:p>
          <w:p w14:paraId="68E207D0" w14:textId="77777777" w:rsidR="009F3611" w:rsidRPr="009F3611" w:rsidRDefault="009F3611" w:rsidP="009F3611">
            <w:pPr>
              <w:pStyle w:val="XML1"/>
              <w:rPr>
                <w:ins w:id="10843" w:author="Thomas Dietz" w:date="2012-08-08T17:05:00Z"/>
                <w:rPrChange w:id="10844" w:author="Thomas Dietz" w:date="2012-08-08T17:05:00Z">
                  <w:rPr>
                    <w:ins w:id="10845" w:author="Thomas Dietz" w:date="2012-08-08T17:05:00Z"/>
                    <w:lang w:val="de-DE"/>
                  </w:rPr>
                </w:rPrChange>
              </w:rPr>
            </w:pPr>
            <w:ins w:id="10846" w:author="Thomas Dietz" w:date="2012-08-08T17:05:00Z">
              <w:r w:rsidRPr="009F3611">
                <w:rPr>
                  <w:rPrChange w:id="10847" w:author="Thomas Dietz" w:date="2012-08-08T17:05:00Z">
                    <w:rPr>
                      <w:lang w:val="de-DE"/>
                    </w:rPr>
                  </w:rPrChange>
                </w:rPr>
                <w:t xml:space="preserve">      enum push-vlan;</w:t>
              </w:r>
            </w:ins>
          </w:p>
          <w:p w14:paraId="4252A9BA" w14:textId="77777777" w:rsidR="009F3611" w:rsidRPr="009F3611" w:rsidRDefault="009F3611" w:rsidP="009F3611">
            <w:pPr>
              <w:pStyle w:val="XML1"/>
              <w:rPr>
                <w:ins w:id="10848" w:author="Thomas Dietz" w:date="2012-08-08T17:05:00Z"/>
                <w:rPrChange w:id="10849" w:author="Thomas Dietz" w:date="2012-08-08T17:05:00Z">
                  <w:rPr>
                    <w:ins w:id="10850" w:author="Thomas Dietz" w:date="2012-08-08T17:05:00Z"/>
                    <w:lang w:val="de-DE"/>
                  </w:rPr>
                </w:rPrChange>
              </w:rPr>
            </w:pPr>
            <w:ins w:id="10851" w:author="Thomas Dietz" w:date="2012-08-08T17:05:00Z">
              <w:r w:rsidRPr="009F3611">
                <w:rPr>
                  <w:rPrChange w:id="10852" w:author="Thomas Dietz" w:date="2012-08-08T17:05:00Z">
                    <w:rPr>
                      <w:lang w:val="de-DE"/>
                    </w:rPr>
                  </w:rPrChange>
                </w:rPr>
                <w:t xml:space="preserve">      enum pop-vlan;</w:t>
              </w:r>
            </w:ins>
          </w:p>
          <w:p w14:paraId="78462560" w14:textId="77777777" w:rsidR="009F3611" w:rsidRPr="009F3611" w:rsidRDefault="009F3611" w:rsidP="009F3611">
            <w:pPr>
              <w:pStyle w:val="XML1"/>
              <w:rPr>
                <w:ins w:id="10853" w:author="Thomas Dietz" w:date="2012-08-08T17:05:00Z"/>
                <w:rPrChange w:id="10854" w:author="Thomas Dietz" w:date="2012-08-08T17:05:00Z">
                  <w:rPr>
                    <w:ins w:id="10855" w:author="Thomas Dietz" w:date="2012-08-08T17:05:00Z"/>
                    <w:lang w:val="de-DE"/>
                  </w:rPr>
                </w:rPrChange>
              </w:rPr>
            </w:pPr>
            <w:ins w:id="10856" w:author="Thomas Dietz" w:date="2012-08-08T17:05:00Z">
              <w:r w:rsidRPr="009F3611">
                <w:rPr>
                  <w:rPrChange w:id="10857" w:author="Thomas Dietz" w:date="2012-08-08T17:05:00Z">
                    <w:rPr>
                      <w:lang w:val="de-DE"/>
                    </w:rPr>
                  </w:rPrChange>
                </w:rPr>
                <w:t xml:space="preserve">      enum push-mpls;</w:t>
              </w:r>
            </w:ins>
          </w:p>
          <w:p w14:paraId="3614C7CA" w14:textId="77777777" w:rsidR="009F3611" w:rsidRPr="009F3611" w:rsidRDefault="009F3611" w:rsidP="009F3611">
            <w:pPr>
              <w:pStyle w:val="XML1"/>
              <w:rPr>
                <w:ins w:id="10858" w:author="Thomas Dietz" w:date="2012-08-08T17:05:00Z"/>
                <w:rPrChange w:id="10859" w:author="Thomas Dietz" w:date="2012-08-08T17:05:00Z">
                  <w:rPr>
                    <w:ins w:id="10860" w:author="Thomas Dietz" w:date="2012-08-08T17:05:00Z"/>
                    <w:lang w:val="de-DE"/>
                  </w:rPr>
                </w:rPrChange>
              </w:rPr>
            </w:pPr>
            <w:ins w:id="10861" w:author="Thomas Dietz" w:date="2012-08-08T17:05:00Z">
              <w:r w:rsidRPr="009F3611">
                <w:rPr>
                  <w:rPrChange w:id="10862" w:author="Thomas Dietz" w:date="2012-08-08T17:05:00Z">
                    <w:rPr>
                      <w:lang w:val="de-DE"/>
                    </w:rPr>
                  </w:rPrChange>
                </w:rPr>
                <w:t xml:space="preserve">      enum pop-mpls;</w:t>
              </w:r>
            </w:ins>
          </w:p>
          <w:p w14:paraId="56416A39" w14:textId="77777777" w:rsidR="009F3611" w:rsidRPr="009F3611" w:rsidRDefault="009F3611" w:rsidP="009F3611">
            <w:pPr>
              <w:pStyle w:val="XML1"/>
              <w:rPr>
                <w:ins w:id="10863" w:author="Thomas Dietz" w:date="2012-08-08T17:05:00Z"/>
                <w:rPrChange w:id="10864" w:author="Thomas Dietz" w:date="2012-08-08T17:05:00Z">
                  <w:rPr>
                    <w:ins w:id="10865" w:author="Thomas Dietz" w:date="2012-08-08T17:05:00Z"/>
                    <w:lang w:val="de-DE"/>
                  </w:rPr>
                </w:rPrChange>
              </w:rPr>
            </w:pPr>
            <w:ins w:id="10866" w:author="Thomas Dietz" w:date="2012-08-08T17:05:00Z">
              <w:r w:rsidRPr="009F3611">
                <w:rPr>
                  <w:rPrChange w:id="10867" w:author="Thomas Dietz" w:date="2012-08-08T17:05:00Z">
                    <w:rPr>
                      <w:lang w:val="de-DE"/>
                    </w:rPr>
                  </w:rPrChange>
                </w:rPr>
                <w:t xml:space="preserve">      enum set-queue;</w:t>
              </w:r>
            </w:ins>
          </w:p>
          <w:p w14:paraId="2694DE61" w14:textId="77777777" w:rsidR="009F3611" w:rsidRPr="009F3611" w:rsidRDefault="009F3611" w:rsidP="009F3611">
            <w:pPr>
              <w:pStyle w:val="XML1"/>
              <w:rPr>
                <w:ins w:id="10868" w:author="Thomas Dietz" w:date="2012-08-08T17:05:00Z"/>
                <w:rPrChange w:id="10869" w:author="Thomas Dietz" w:date="2012-08-08T17:05:00Z">
                  <w:rPr>
                    <w:ins w:id="10870" w:author="Thomas Dietz" w:date="2012-08-08T17:05:00Z"/>
                    <w:lang w:val="de-DE"/>
                  </w:rPr>
                </w:rPrChange>
              </w:rPr>
            </w:pPr>
            <w:ins w:id="10871" w:author="Thomas Dietz" w:date="2012-08-08T17:05:00Z">
              <w:r w:rsidRPr="009F3611">
                <w:rPr>
                  <w:rPrChange w:id="10872" w:author="Thomas Dietz" w:date="2012-08-08T17:05:00Z">
                    <w:rPr>
                      <w:lang w:val="de-DE"/>
                    </w:rPr>
                  </w:rPrChange>
                </w:rPr>
                <w:t xml:space="preserve">      enum group;</w:t>
              </w:r>
            </w:ins>
          </w:p>
          <w:p w14:paraId="382408A1" w14:textId="77777777" w:rsidR="009F3611" w:rsidRPr="009F3611" w:rsidRDefault="009F3611" w:rsidP="009F3611">
            <w:pPr>
              <w:pStyle w:val="XML1"/>
              <w:rPr>
                <w:ins w:id="10873" w:author="Thomas Dietz" w:date="2012-08-08T17:05:00Z"/>
                <w:rPrChange w:id="10874" w:author="Thomas Dietz" w:date="2012-08-08T17:05:00Z">
                  <w:rPr>
                    <w:ins w:id="10875" w:author="Thomas Dietz" w:date="2012-08-08T17:05:00Z"/>
                    <w:lang w:val="de-DE"/>
                  </w:rPr>
                </w:rPrChange>
              </w:rPr>
            </w:pPr>
            <w:ins w:id="10876" w:author="Thomas Dietz" w:date="2012-08-08T17:05:00Z">
              <w:r w:rsidRPr="009F3611">
                <w:rPr>
                  <w:rPrChange w:id="10877" w:author="Thomas Dietz" w:date="2012-08-08T17:05:00Z">
                    <w:rPr>
                      <w:lang w:val="de-DE"/>
                    </w:rPr>
                  </w:rPrChange>
                </w:rPr>
                <w:t xml:space="preserve">      enum set-nw-ttl;</w:t>
              </w:r>
            </w:ins>
          </w:p>
          <w:p w14:paraId="596BD6B6" w14:textId="77777777" w:rsidR="009F3611" w:rsidRPr="009F3611" w:rsidRDefault="009F3611" w:rsidP="009F3611">
            <w:pPr>
              <w:pStyle w:val="XML1"/>
              <w:rPr>
                <w:ins w:id="10878" w:author="Thomas Dietz" w:date="2012-08-08T17:05:00Z"/>
                <w:rPrChange w:id="10879" w:author="Thomas Dietz" w:date="2012-08-08T17:05:00Z">
                  <w:rPr>
                    <w:ins w:id="10880" w:author="Thomas Dietz" w:date="2012-08-08T17:05:00Z"/>
                    <w:lang w:val="de-DE"/>
                  </w:rPr>
                </w:rPrChange>
              </w:rPr>
            </w:pPr>
            <w:ins w:id="10881" w:author="Thomas Dietz" w:date="2012-08-08T17:05:00Z">
              <w:r w:rsidRPr="009F3611">
                <w:rPr>
                  <w:rPrChange w:id="10882" w:author="Thomas Dietz" w:date="2012-08-08T17:05:00Z">
                    <w:rPr>
                      <w:lang w:val="de-DE"/>
                    </w:rPr>
                  </w:rPrChange>
                </w:rPr>
                <w:t xml:space="preserve">      enum dec-nw-ttl;</w:t>
              </w:r>
            </w:ins>
          </w:p>
          <w:p w14:paraId="1918F63C" w14:textId="77777777" w:rsidR="009F3611" w:rsidRPr="009F3611" w:rsidRDefault="009F3611" w:rsidP="009F3611">
            <w:pPr>
              <w:pStyle w:val="XML1"/>
              <w:rPr>
                <w:ins w:id="10883" w:author="Thomas Dietz" w:date="2012-08-08T17:05:00Z"/>
                <w:rPrChange w:id="10884" w:author="Thomas Dietz" w:date="2012-08-08T17:05:00Z">
                  <w:rPr>
                    <w:ins w:id="10885" w:author="Thomas Dietz" w:date="2012-08-08T17:05:00Z"/>
                    <w:lang w:val="de-DE"/>
                  </w:rPr>
                </w:rPrChange>
              </w:rPr>
            </w:pPr>
            <w:ins w:id="10886" w:author="Thomas Dietz" w:date="2012-08-08T17:05:00Z">
              <w:r w:rsidRPr="009F3611">
                <w:rPr>
                  <w:rPrChange w:id="10887" w:author="Thomas Dietz" w:date="2012-08-08T17:05:00Z">
                    <w:rPr>
                      <w:lang w:val="de-DE"/>
                    </w:rPr>
                  </w:rPrChange>
                </w:rPr>
                <w:t xml:space="preserve">      enum set-field;</w:t>
              </w:r>
            </w:ins>
          </w:p>
          <w:p w14:paraId="6DAB27C6" w14:textId="77777777" w:rsidR="009F3611" w:rsidRPr="009F3611" w:rsidRDefault="009F3611" w:rsidP="009F3611">
            <w:pPr>
              <w:pStyle w:val="XML1"/>
              <w:rPr>
                <w:ins w:id="10888" w:author="Thomas Dietz" w:date="2012-08-08T17:05:00Z"/>
                <w:rPrChange w:id="10889" w:author="Thomas Dietz" w:date="2012-08-08T17:05:00Z">
                  <w:rPr>
                    <w:ins w:id="10890" w:author="Thomas Dietz" w:date="2012-08-08T17:05:00Z"/>
                    <w:lang w:val="de-DE"/>
                  </w:rPr>
                </w:rPrChange>
              </w:rPr>
            </w:pPr>
            <w:ins w:id="10891" w:author="Thomas Dietz" w:date="2012-08-08T17:05:00Z">
              <w:r w:rsidRPr="009F3611">
                <w:rPr>
                  <w:rPrChange w:id="10892" w:author="Thomas Dietz" w:date="2012-08-08T17:05:00Z">
                    <w:rPr>
                      <w:lang w:val="de-DE"/>
                    </w:rPr>
                  </w:rPrChange>
                </w:rPr>
                <w:t xml:space="preserve">    }</w:t>
              </w:r>
            </w:ins>
          </w:p>
          <w:p w14:paraId="5A21B7D0" w14:textId="77777777" w:rsidR="009F3611" w:rsidRPr="009F3611" w:rsidRDefault="009F3611" w:rsidP="009F3611">
            <w:pPr>
              <w:pStyle w:val="XML1"/>
              <w:rPr>
                <w:ins w:id="10893" w:author="Thomas Dietz" w:date="2012-08-08T17:05:00Z"/>
                <w:rPrChange w:id="10894" w:author="Thomas Dietz" w:date="2012-08-08T17:05:00Z">
                  <w:rPr>
                    <w:ins w:id="10895" w:author="Thomas Dietz" w:date="2012-08-08T17:05:00Z"/>
                    <w:lang w:val="de-DE"/>
                  </w:rPr>
                </w:rPrChange>
              </w:rPr>
            </w:pPr>
            <w:ins w:id="10896" w:author="Thomas Dietz" w:date="2012-08-08T17:05:00Z">
              <w:r w:rsidRPr="009F3611">
                <w:rPr>
                  <w:rPrChange w:id="10897" w:author="Thomas Dietz" w:date="2012-08-08T17:05:00Z">
                    <w:rPr>
                      <w:lang w:val="de-DE"/>
                    </w:rPr>
                  </w:rPrChange>
                </w:rPr>
                <w:t xml:space="preserve">    description "The types of actions defined in OpenFlow Switch</w:t>
              </w:r>
            </w:ins>
          </w:p>
          <w:p w14:paraId="5A957B28" w14:textId="77777777" w:rsidR="009F3611" w:rsidRPr="009F3611" w:rsidRDefault="009F3611" w:rsidP="009F3611">
            <w:pPr>
              <w:pStyle w:val="XML1"/>
              <w:rPr>
                <w:ins w:id="10898" w:author="Thomas Dietz" w:date="2012-08-08T17:05:00Z"/>
                <w:rPrChange w:id="10899" w:author="Thomas Dietz" w:date="2012-08-08T17:05:00Z">
                  <w:rPr>
                    <w:ins w:id="10900" w:author="Thomas Dietz" w:date="2012-08-08T17:05:00Z"/>
                    <w:lang w:val="de-DE"/>
                  </w:rPr>
                </w:rPrChange>
              </w:rPr>
            </w:pPr>
            <w:ins w:id="10901" w:author="Thomas Dietz" w:date="2012-08-08T17:05:00Z">
              <w:r w:rsidRPr="009F3611">
                <w:rPr>
                  <w:rPrChange w:id="10902" w:author="Thomas Dietz" w:date="2012-08-08T17:05:00Z">
                    <w:rPr>
                      <w:lang w:val="de-DE"/>
                    </w:rPr>
                  </w:rPrChange>
                </w:rPr>
                <w:t xml:space="preserve">      Specification versions 1.2, 1.3, and 1.3.1";</w:t>
              </w:r>
            </w:ins>
          </w:p>
          <w:p w14:paraId="33A28A25" w14:textId="77777777" w:rsidR="009F3611" w:rsidRPr="009F3611" w:rsidRDefault="009F3611" w:rsidP="009F3611">
            <w:pPr>
              <w:pStyle w:val="XML1"/>
              <w:rPr>
                <w:ins w:id="10903" w:author="Thomas Dietz" w:date="2012-08-08T17:05:00Z"/>
                <w:rPrChange w:id="10904" w:author="Thomas Dietz" w:date="2012-08-08T17:05:00Z">
                  <w:rPr>
                    <w:ins w:id="10905" w:author="Thomas Dietz" w:date="2012-08-08T17:05:00Z"/>
                    <w:lang w:val="de-DE"/>
                  </w:rPr>
                </w:rPrChange>
              </w:rPr>
            </w:pPr>
            <w:ins w:id="10906" w:author="Thomas Dietz" w:date="2012-08-08T17:05:00Z">
              <w:r w:rsidRPr="009F3611">
                <w:rPr>
                  <w:rPrChange w:id="10907" w:author="Thomas Dietz" w:date="2012-08-08T17:05:00Z">
                    <w:rPr>
                      <w:lang w:val="de-DE"/>
                    </w:rPr>
                  </w:rPrChange>
                </w:rPr>
                <w:t xml:space="preserve">  }</w:t>
              </w:r>
            </w:ins>
          </w:p>
          <w:p w14:paraId="7D9A7465" w14:textId="77777777" w:rsidR="009F3611" w:rsidRPr="009F3611" w:rsidRDefault="009F3611" w:rsidP="009F3611">
            <w:pPr>
              <w:pStyle w:val="XML1"/>
              <w:rPr>
                <w:ins w:id="10908" w:author="Thomas Dietz" w:date="2012-08-08T17:05:00Z"/>
                <w:rPrChange w:id="10909" w:author="Thomas Dietz" w:date="2012-08-08T17:05:00Z">
                  <w:rPr>
                    <w:ins w:id="10910" w:author="Thomas Dietz" w:date="2012-08-08T17:05:00Z"/>
                    <w:lang w:val="de-DE"/>
                  </w:rPr>
                </w:rPrChange>
              </w:rPr>
            </w:pPr>
          </w:p>
          <w:p w14:paraId="2970476B" w14:textId="77777777" w:rsidR="009F3611" w:rsidRPr="009F3611" w:rsidRDefault="009F3611" w:rsidP="009F3611">
            <w:pPr>
              <w:pStyle w:val="XML1"/>
              <w:rPr>
                <w:ins w:id="10911" w:author="Thomas Dietz" w:date="2012-08-08T17:05:00Z"/>
                <w:rPrChange w:id="10912" w:author="Thomas Dietz" w:date="2012-08-08T17:05:00Z">
                  <w:rPr>
                    <w:ins w:id="10913" w:author="Thomas Dietz" w:date="2012-08-08T17:05:00Z"/>
                    <w:lang w:val="de-DE"/>
                  </w:rPr>
                </w:rPrChange>
              </w:rPr>
            </w:pPr>
            <w:ins w:id="10914" w:author="Thomas Dietz" w:date="2012-08-08T17:05:00Z">
              <w:r w:rsidRPr="009F3611">
                <w:rPr>
                  <w:rPrChange w:id="10915" w:author="Thomas Dietz" w:date="2012-08-08T17:05:00Z">
                    <w:rPr>
                      <w:lang w:val="de-DE"/>
                    </w:rPr>
                  </w:rPrChange>
                </w:rPr>
                <w:t xml:space="preserve">  typedef OFInstructionType {</w:t>
              </w:r>
            </w:ins>
          </w:p>
          <w:p w14:paraId="5370AFF5" w14:textId="77777777" w:rsidR="009F3611" w:rsidRPr="009F3611" w:rsidRDefault="009F3611" w:rsidP="009F3611">
            <w:pPr>
              <w:pStyle w:val="XML1"/>
              <w:rPr>
                <w:ins w:id="10916" w:author="Thomas Dietz" w:date="2012-08-08T17:05:00Z"/>
                <w:rPrChange w:id="10917" w:author="Thomas Dietz" w:date="2012-08-08T17:05:00Z">
                  <w:rPr>
                    <w:ins w:id="10918" w:author="Thomas Dietz" w:date="2012-08-08T17:05:00Z"/>
                    <w:lang w:val="de-DE"/>
                  </w:rPr>
                </w:rPrChange>
              </w:rPr>
            </w:pPr>
            <w:ins w:id="10919" w:author="Thomas Dietz" w:date="2012-08-08T17:05:00Z">
              <w:r w:rsidRPr="009F3611">
                <w:rPr>
                  <w:rPrChange w:id="10920" w:author="Thomas Dietz" w:date="2012-08-08T17:05:00Z">
                    <w:rPr>
                      <w:lang w:val="de-DE"/>
                    </w:rPr>
                  </w:rPrChange>
                </w:rPr>
                <w:t xml:space="preserve">    type enumeration {</w:t>
              </w:r>
            </w:ins>
          </w:p>
          <w:p w14:paraId="251B2CE9" w14:textId="77777777" w:rsidR="009F3611" w:rsidRPr="009F3611" w:rsidRDefault="009F3611" w:rsidP="009F3611">
            <w:pPr>
              <w:pStyle w:val="XML1"/>
              <w:rPr>
                <w:ins w:id="10921" w:author="Thomas Dietz" w:date="2012-08-08T17:05:00Z"/>
                <w:rPrChange w:id="10922" w:author="Thomas Dietz" w:date="2012-08-08T17:05:00Z">
                  <w:rPr>
                    <w:ins w:id="10923" w:author="Thomas Dietz" w:date="2012-08-08T17:05:00Z"/>
                    <w:lang w:val="de-DE"/>
                  </w:rPr>
                </w:rPrChange>
              </w:rPr>
            </w:pPr>
            <w:ins w:id="10924" w:author="Thomas Dietz" w:date="2012-08-08T17:05:00Z">
              <w:r w:rsidRPr="009F3611">
                <w:rPr>
                  <w:rPrChange w:id="10925" w:author="Thomas Dietz" w:date="2012-08-08T17:05:00Z">
                    <w:rPr>
                      <w:lang w:val="de-DE"/>
                    </w:rPr>
                  </w:rPrChange>
                </w:rPr>
                <w:t xml:space="preserve">      enum apply-actions;</w:t>
              </w:r>
            </w:ins>
          </w:p>
          <w:p w14:paraId="1E96B77F" w14:textId="77777777" w:rsidR="009F3611" w:rsidRPr="009F3611" w:rsidRDefault="009F3611" w:rsidP="009F3611">
            <w:pPr>
              <w:pStyle w:val="XML1"/>
              <w:rPr>
                <w:ins w:id="10926" w:author="Thomas Dietz" w:date="2012-08-08T17:05:00Z"/>
                <w:rPrChange w:id="10927" w:author="Thomas Dietz" w:date="2012-08-08T17:05:00Z">
                  <w:rPr>
                    <w:ins w:id="10928" w:author="Thomas Dietz" w:date="2012-08-08T17:05:00Z"/>
                    <w:lang w:val="de-DE"/>
                  </w:rPr>
                </w:rPrChange>
              </w:rPr>
            </w:pPr>
            <w:ins w:id="10929" w:author="Thomas Dietz" w:date="2012-08-08T17:05:00Z">
              <w:r w:rsidRPr="009F3611">
                <w:rPr>
                  <w:rPrChange w:id="10930" w:author="Thomas Dietz" w:date="2012-08-08T17:05:00Z">
                    <w:rPr>
                      <w:lang w:val="de-DE"/>
                    </w:rPr>
                  </w:rPrChange>
                </w:rPr>
                <w:t xml:space="preserve">      enum clear-actions;</w:t>
              </w:r>
            </w:ins>
          </w:p>
          <w:p w14:paraId="170A363E" w14:textId="77777777" w:rsidR="009F3611" w:rsidRPr="009F3611" w:rsidRDefault="009F3611" w:rsidP="009F3611">
            <w:pPr>
              <w:pStyle w:val="XML1"/>
              <w:rPr>
                <w:ins w:id="10931" w:author="Thomas Dietz" w:date="2012-08-08T17:05:00Z"/>
                <w:rPrChange w:id="10932" w:author="Thomas Dietz" w:date="2012-08-08T17:05:00Z">
                  <w:rPr>
                    <w:ins w:id="10933" w:author="Thomas Dietz" w:date="2012-08-08T17:05:00Z"/>
                    <w:lang w:val="de-DE"/>
                  </w:rPr>
                </w:rPrChange>
              </w:rPr>
            </w:pPr>
            <w:ins w:id="10934" w:author="Thomas Dietz" w:date="2012-08-08T17:05:00Z">
              <w:r w:rsidRPr="009F3611">
                <w:rPr>
                  <w:rPrChange w:id="10935" w:author="Thomas Dietz" w:date="2012-08-08T17:05:00Z">
                    <w:rPr>
                      <w:lang w:val="de-DE"/>
                    </w:rPr>
                  </w:rPrChange>
                </w:rPr>
                <w:t xml:space="preserve">      enum write-actions;</w:t>
              </w:r>
            </w:ins>
          </w:p>
          <w:p w14:paraId="7DCF975A" w14:textId="77777777" w:rsidR="009F3611" w:rsidRPr="009F3611" w:rsidRDefault="009F3611" w:rsidP="009F3611">
            <w:pPr>
              <w:pStyle w:val="XML1"/>
              <w:rPr>
                <w:ins w:id="10936" w:author="Thomas Dietz" w:date="2012-08-08T17:05:00Z"/>
                <w:rPrChange w:id="10937" w:author="Thomas Dietz" w:date="2012-08-08T17:05:00Z">
                  <w:rPr>
                    <w:ins w:id="10938" w:author="Thomas Dietz" w:date="2012-08-08T17:05:00Z"/>
                    <w:lang w:val="de-DE"/>
                  </w:rPr>
                </w:rPrChange>
              </w:rPr>
            </w:pPr>
            <w:ins w:id="10939" w:author="Thomas Dietz" w:date="2012-08-08T17:05:00Z">
              <w:r w:rsidRPr="009F3611">
                <w:rPr>
                  <w:rPrChange w:id="10940" w:author="Thomas Dietz" w:date="2012-08-08T17:05:00Z">
                    <w:rPr>
                      <w:lang w:val="de-DE"/>
                    </w:rPr>
                  </w:rPrChange>
                </w:rPr>
                <w:t xml:space="preserve">      enum write-metadata;</w:t>
              </w:r>
            </w:ins>
          </w:p>
          <w:p w14:paraId="1FEE45B1" w14:textId="77777777" w:rsidR="009F3611" w:rsidRPr="009F3611" w:rsidRDefault="009F3611" w:rsidP="009F3611">
            <w:pPr>
              <w:pStyle w:val="XML1"/>
              <w:rPr>
                <w:ins w:id="10941" w:author="Thomas Dietz" w:date="2012-08-08T17:05:00Z"/>
                <w:rPrChange w:id="10942" w:author="Thomas Dietz" w:date="2012-08-08T17:05:00Z">
                  <w:rPr>
                    <w:ins w:id="10943" w:author="Thomas Dietz" w:date="2012-08-08T17:05:00Z"/>
                    <w:lang w:val="de-DE"/>
                  </w:rPr>
                </w:rPrChange>
              </w:rPr>
            </w:pPr>
            <w:ins w:id="10944" w:author="Thomas Dietz" w:date="2012-08-08T17:05:00Z">
              <w:r w:rsidRPr="009F3611">
                <w:rPr>
                  <w:rPrChange w:id="10945" w:author="Thomas Dietz" w:date="2012-08-08T17:05:00Z">
                    <w:rPr>
                      <w:lang w:val="de-DE"/>
                    </w:rPr>
                  </w:rPrChange>
                </w:rPr>
                <w:t xml:space="preserve">      enum goto-table;</w:t>
              </w:r>
            </w:ins>
          </w:p>
          <w:p w14:paraId="12F463A8" w14:textId="77777777" w:rsidR="009F3611" w:rsidRPr="009F3611" w:rsidRDefault="009F3611" w:rsidP="009F3611">
            <w:pPr>
              <w:pStyle w:val="XML1"/>
              <w:rPr>
                <w:ins w:id="10946" w:author="Thomas Dietz" w:date="2012-08-08T17:05:00Z"/>
                <w:rPrChange w:id="10947" w:author="Thomas Dietz" w:date="2012-08-08T17:05:00Z">
                  <w:rPr>
                    <w:ins w:id="10948" w:author="Thomas Dietz" w:date="2012-08-08T17:05:00Z"/>
                    <w:lang w:val="de-DE"/>
                  </w:rPr>
                </w:rPrChange>
              </w:rPr>
            </w:pPr>
            <w:ins w:id="10949" w:author="Thomas Dietz" w:date="2012-08-08T17:05:00Z">
              <w:r w:rsidRPr="009F3611">
                <w:rPr>
                  <w:rPrChange w:id="10950" w:author="Thomas Dietz" w:date="2012-08-08T17:05:00Z">
                    <w:rPr>
                      <w:lang w:val="de-DE"/>
                    </w:rPr>
                  </w:rPrChange>
                </w:rPr>
                <w:t xml:space="preserve">    }</w:t>
              </w:r>
            </w:ins>
          </w:p>
          <w:p w14:paraId="449FDB07" w14:textId="77777777" w:rsidR="009F3611" w:rsidRPr="009F3611" w:rsidRDefault="009F3611" w:rsidP="009F3611">
            <w:pPr>
              <w:pStyle w:val="XML1"/>
              <w:rPr>
                <w:ins w:id="10951" w:author="Thomas Dietz" w:date="2012-08-08T17:05:00Z"/>
                <w:rPrChange w:id="10952" w:author="Thomas Dietz" w:date="2012-08-08T17:05:00Z">
                  <w:rPr>
                    <w:ins w:id="10953" w:author="Thomas Dietz" w:date="2012-08-08T17:05:00Z"/>
                    <w:lang w:val="de-DE"/>
                  </w:rPr>
                </w:rPrChange>
              </w:rPr>
            </w:pPr>
            <w:ins w:id="10954" w:author="Thomas Dietz" w:date="2012-08-08T17:05:00Z">
              <w:r w:rsidRPr="009F3611">
                <w:rPr>
                  <w:rPrChange w:id="10955" w:author="Thomas Dietz" w:date="2012-08-08T17:05:00Z">
                    <w:rPr>
                      <w:lang w:val="de-DE"/>
                    </w:rPr>
                  </w:rPrChange>
                </w:rPr>
                <w:t xml:space="preserve">    description "The types of instructions defined in OpenFlow</w:t>
              </w:r>
            </w:ins>
          </w:p>
          <w:p w14:paraId="43A281D2" w14:textId="77777777" w:rsidR="009F3611" w:rsidRPr="009F3611" w:rsidRDefault="009F3611" w:rsidP="009F3611">
            <w:pPr>
              <w:pStyle w:val="XML1"/>
              <w:rPr>
                <w:ins w:id="10956" w:author="Thomas Dietz" w:date="2012-08-08T17:05:00Z"/>
                <w:rPrChange w:id="10957" w:author="Thomas Dietz" w:date="2012-08-08T17:05:00Z">
                  <w:rPr>
                    <w:ins w:id="10958" w:author="Thomas Dietz" w:date="2012-08-08T17:05:00Z"/>
                    <w:lang w:val="de-DE"/>
                  </w:rPr>
                </w:rPrChange>
              </w:rPr>
            </w:pPr>
            <w:ins w:id="10959" w:author="Thomas Dietz" w:date="2012-08-08T17:05:00Z">
              <w:r w:rsidRPr="009F3611">
                <w:rPr>
                  <w:rPrChange w:id="10960" w:author="Thomas Dietz" w:date="2012-08-08T17:05:00Z">
                    <w:rPr>
                      <w:lang w:val="de-DE"/>
                    </w:rPr>
                  </w:rPrChange>
                </w:rPr>
                <w:t xml:space="preserve">      Switch Specification versions 1.2, 1.3, and 1.3.1.</w:t>
              </w:r>
              <w:proofErr w:type="gramStart"/>
              <w:r w:rsidRPr="009F3611">
                <w:rPr>
                  <w:rPrChange w:id="10961" w:author="Thomas Dietz" w:date="2012-08-08T17:05:00Z">
                    <w:rPr>
                      <w:lang w:val="de-DE"/>
                    </w:rPr>
                  </w:rPrChange>
                </w:rPr>
                <w:t>";</w:t>
              </w:r>
              <w:proofErr w:type="gramEnd"/>
            </w:ins>
          </w:p>
          <w:p w14:paraId="4C5B2CCE" w14:textId="77777777" w:rsidR="009F3611" w:rsidRPr="009F3611" w:rsidRDefault="009F3611" w:rsidP="009F3611">
            <w:pPr>
              <w:pStyle w:val="XML1"/>
              <w:rPr>
                <w:ins w:id="10962" w:author="Thomas Dietz" w:date="2012-08-08T17:05:00Z"/>
                <w:rPrChange w:id="10963" w:author="Thomas Dietz" w:date="2012-08-08T17:05:00Z">
                  <w:rPr>
                    <w:ins w:id="10964" w:author="Thomas Dietz" w:date="2012-08-08T17:05:00Z"/>
                    <w:lang w:val="de-DE"/>
                  </w:rPr>
                </w:rPrChange>
              </w:rPr>
            </w:pPr>
            <w:ins w:id="10965" w:author="Thomas Dietz" w:date="2012-08-08T17:05:00Z">
              <w:r w:rsidRPr="009F3611">
                <w:rPr>
                  <w:rPrChange w:id="10966" w:author="Thomas Dietz" w:date="2012-08-08T17:05:00Z">
                    <w:rPr>
                      <w:lang w:val="de-DE"/>
                    </w:rPr>
                  </w:rPrChange>
                </w:rPr>
                <w:t xml:space="preserve">  }</w:t>
              </w:r>
            </w:ins>
          </w:p>
          <w:p w14:paraId="60D2BAAB" w14:textId="77777777" w:rsidR="009F3611" w:rsidRPr="009F3611" w:rsidRDefault="009F3611" w:rsidP="009F3611">
            <w:pPr>
              <w:pStyle w:val="XML1"/>
              <w:rPr>
                <w:ins w:id="10967" w:author="Thomas Dietz" w:date="2012-08-08T17:05:00Z"/>
                <w:rPrChange w:id="10968" w:author="Thomas Dietz" w:date="2012-08-08T17:05:00Z">
                  <w:rPr>
                    <w:ins w:id="10969" w:author="Thomas Dietz" w:date="2012-08-08T17:05:00Z"/>
                    <w:lang w:val="de-DE"/>
                  </w:rPr>
                </w:rPrChange>
              </w:rPr>
            </w:pPr>
          </w:p>
          <w:p w14:paraId="0F50182D" w14:textId="77777777" w:rsidR="009F3611" w:rsidRPr="009F3611" w:rsidRDefault="009F3611" w:rsidP="009F3611">
            <w:pPr>
              <w:pStyle w:val="XML1"/>
              <w:rPr>
                <w:ins w:id="10970" w:author="Thomas Dietz" w:date="2012-08-08T17:05:00Z"/>
                <w:rPrChange w:id="10971" w:author="Thomas Dietz" w:date="2012-08-08T17:05:00Z">
                  <w:rPr>
                    <w:ins w:id="10972" w:author="Thomas Dietz" w:date="2012-08-08T17:05:00Z"/>
                    <w:lang w:val="de-DE"/>
                  </w:rPr>
                </w:rPrChange>
              </w:rPr>
            </w:pPr>
            <w:ins w:id="10973" w:author="Thomas Dietz" w:date="2012-08-08T17:05:00Z">
              <w:r w:rsidRPr="009F3611">
                <w:rPr>
                  <w:rPrChange w:id="10974" w:author="Thomas Dietz" w:date="2012-08-08T17:05:00Z">
                    <w:rPr>
                      <w:lang w:val="de-DE"/>
                    </w:rPr>
                  </w:rPrChange>
                </w:rPr>
                <w:t xml:space="preserve">  typedef OFMatchFieldType {</w:t>
              </w:r>
            </w:ins>
          </w:p>
          <w:p w14:paraId="0EBC38F6" w14:textId="77777777" w:rsidR="009F3611" w:rsidRPr="009F3611" w:rsidRDefault="009F3611" w:rsidP="009F3611">
            <w:pPr>
              <w:pStyle w:val="XML1"/>
              <w:rPr>
                <w:ins w:id="10975" w:author="Thomas Dietz" w:date="2012-08-08T17:05:00Z"/>
                <w:rPrChange w:id="10976" w:author="Thomas Dietz" w:date="2012-08-08T17:05:00Z">
                  <w:rPr>
                    <w:ins w:id="10977" w:author="Thomas Dietz" w:date="2012-08-08T17:05:00Z"/>
                    <w:lang w:val="de-DE"/>
                  </w:rPr>
                </w:rPrChange>
              </w:rPr>
            </w:pPr>
            <w:ins w:id="10978" w:author="Thomas Dietz" w:date="2012-08-08T17:05:00Z">
              <w:r w:rsidRPr="009F3611">
                <w:rPr>
                  <w:rPrChange w:id="10979" w:author="Thomas Dietz" w:date="2012-08-08T17:05:00Z">
                    <w:rPr>
                      <w:lang w:val="de-DE"/>
                    </w:rPr>
                  </w:rPrChange>
                </w:rPr>
                <w:t xml:space="preserve">    type enumeration {</w:t>
              </w:r>
            </w:ins>
          </w:p>
          <w:p w14:paraId="65E1FB33" w14:textId="77777777" w:rsidR="009F3611" w:rsidRPr="009F3611" w:rsidRDefault="009F3611" w:rsidP="009F3611">
            <w:pPr>
              <w:pStyle w:val="XML1"/>
              <w:rPr>
                <w:ins w:id="10980" w:author="Thomas Dietz" w:date="2012-08-08T17:05:00Z"/>
                <w:rPrChange w:id="10981" w:author="Thomas Dietz" w:date="2012-08-08T17:05:00Z">
                  <w:rPr>
                    <w:ins w:id="10982" w:author="Thomas Dietz" w:date="2012-08-08T17:05:00Z"/>
                    <w:lang w:val="de-DE"/>
                  </w:rPr>
                </w:rPrChange>
              </w:rPr>
            </w:pPr>
            <w:ins w:id="10983" w:author="Thomas Dietz" w:date="2012-08-08T17:05:00Z">
              <w:r w:rsidRPr="009F3611">
                <w:rPr>
                  <w:rPrChange w:id="10984" w:author="Thomas Dietz" w:date="2012-08-08T17:05:00Z">
                    <w:rPr>
                      <w:lang w:val="de-DE"/>
                    </w:rPr>
                  </w:rPrChange>
                </w:rPr>
                <w:t xml:space="preserve">      enum input-port;</w:t>
              </w:r>
            </w:ins>
          </w:p>
          <w:p w14:paraId="296EB875" w14:textId="77777777" w:rsidR="009F3611" w:rsidRPr="009F3611" w:rsidRDefault="009F3611" w:rsidP="009F3611">
            <w:pPr>
              <w:pStyle w:val="XML1"/>
              <w:rPr>
                <w:ins w:id="10985" w:author="Thomas Dietz" w:date="2012-08-08T17:05:00Z"/>
                <w:rPrChange w:id="10986" w:author="Thomas Dietz" w:date="2012-08-08T17:05:00Z">
                  <w:rPr>
                    <w:ins w:id="10987" w:author="Thomas Dietz" w:date="2012-08-08T17:05:00Z"/>
                    <w:lang w:val="de-DE"/>
                  </w:rPr>
                </w:rPrChange>
              </w:rPr>
            </w:pPr>
            <w:ins w:id="10988" w:author="Thomas Dietz" w:date="2012-08-08T17:05:00Z">
              <w:r w:rsidRPr="009F3611">
                <w:rPr>
                  <w:rPrChange w:id="10989" w:author="Thomas Dietz" w:date="2012-08-08T17:05:00Z">
                    <w:rPr>
                      <w:lang w:val="de-DE"/>
                    </w:rPr>
                  </w:rPrChange>
                </w:rPr>
                <w:t xml:space="preserve">      enum physical-input-port;</w:t>
              </w:r>
            </w:ins>
          </w:p>
          <w:p w14:paraId="17A72DAF" w14:textId="77777777" w:rsidR="009F3611" w:rsidRPr="009F3611" w:rsidRDefault="009F3611" w:rsidP="009F3611">
            <w:pPr>
              <w:pStyle w:val="XML1"/>
              <w:rPr>
                <w:ins w:id="10990" w:author="Thomas Dietz" w:date="2012-08-08T17:05:00Z"/>
                <w:rPrChange w:id="10991" w:author="Thomas Dietz" w:date="2012-08-08T17:05:00Z">
                  <w:rPr>
                    <w:ins w:id="10992" w:author="Thomas Dietz" w:date="2012-08-08T17:05:00Z"/>
                    <w:lang w:val="de-DE"/>
                  </w:rPr>
                </w:rPrChange>
              </w:rPr>
            </w:pPr>
            <w:ins w:id="10993" w:author="Thomas Dietz" w:date="2012-08-08T17:05:00Z">
              <w:r w:rsidRPr="009F3611">
                <w:rPr>
                  <w:rPrChange w:id="10994" w:author="Thomas Dietz" w:date="2012-08-08T17:05:00Z">
                    <w:rPr>
                      <w:lang w:val="de-DE"/>
                    </w:rPr>
                  </w:rPrChange>
                </w:rPr>
                <w:t xml:space="preserve">      enum metadata;</w:t>
              </w:r>
            </w:ins>
          </w:p>
          <w:p w14:paraId="03904980" w14:textId="77777777" w:rsidR="009F3611" w:rsidRPr="009F3611" w:rsidRDefault="009F3611" w:rsidP="009F3611">
            <w:pPr>
              <w:pStyle w:val="XML1"/>
              <w:rPr>
                <w:ins w:id="10995" w:author="Thomas Dietz" w:date="2012-08-08T17:05:00Z"/>
                <w:rPrChange w:id="10996" w:author="Thomas Dietz" w:date="2012-08-08T17:05:00Z">
                  <w:rPr>
                    <w:ins w:id="10997" w:author="Thomas Dietz" w:date="2012-08-08T17:05:00Z"/>
                    <w:lang w:val="de-DE"/>
                  </w:rPr>
                </w:rPrChange>
              </w:rPr>
            </w:pPr>
            <w:ins w:id="10998" w:author="Thomas Dietz" w:date="2012-08-08T17:05:00Z">
              <w:r w:rsidRPr="009F3611">
                <w:rPr>
                  <w:rPrChange w:id="10999" w:author="Thomas Dietz" w:date="2012-08-08T17:05:00Z">
                    <w:rPr>
                      <w:lang w:val="de-DE"/>
                    </w:rPr>
                  </w:rPrChange>
                </w:rPr>
                <w:t xml:space="preserve">      enum ethernet-dest;</w:t>
              </w:r>
            </w:ins>
          </w:p>
          <w:p w14:paraId="51606C72" w14:textId="77777777" w:rsidR="009F3611" w:rsidRPr="009F3611" w:rsidRDefault="009F3611" w:rsidP="009F3611">
            <w:pPr>
              <w:pStyle w:val="XML1"/>
              <w:rPr>
                <w:ins w:id="11000" w:author="Thomas Dietz" w:date="2012-08-08T17:05:00Z"/>
                <w:rPrChange w:id="11001" w:author="Thomas Dietz" w:date="2012-08-08T17:05:00Z">
                  <w:rPr>
                    <w:ins w:id="11002" w:author="Thomas Dietz" w:date="2012-08-08T17:05:00Z"/>
                    <w:lang w:val="de-DE"/>
                  </w:rPr>
                </w:rPrChange>
              </w:rPr>
            </w:pPr>
            <w:ins w:id="11003" w:author="Thomas Dietz" w:date="2012-08-08T17:05:00Z">
              <w:r w:rsidRPr="009F3611">
                <w:rPr>
                  <w:rPrChange w:id="11004" w:author="Thomas Dietz" w:date="2012-08-08T17:05:00Z">
                    <w:rPr>
                      <w:lang w:val="de-DE"/>
                    </w:rPr>
                  </w:rPrChange>
                </w:rPr>
                <w:t xml:space="preserve">      enum ethernet-src;</w:t>
              </w:r>
            </w:ins>
          </w:p>
          <w:p w14:paraId="7B2D2D0C" w14:textId="77777777" w:rsidR="009F3611" w:rsidRPr="009F3611" w:rsidRDefault="009F3611" w:rsidP="009F3611">
            <w:pPr>
              <w:pStyle w:val="XML1"/>
              <w:rPr>
                <w:ins w:id="11005" w:author="Thomas Dietz" w:date="2012-08-08T17:05:00Z"/>
                <w:rPrChange w:id="11006" w:author="Thomas Dietz" w:date="2012-08-08T17:05:00Z">
                  <w:rPr>
                    <w:ins w:id="11007" w:author="Thomas Dietz" w:date="2012-08-08T17:05:00Z"/>
                    <w:lang w:val="de-DE"/>
                  </w:rPr>
                </w:rPrChange>
              </w:rPr>
            </w:pPr>
            <w:ins w:id="11008" w:author="Thomas Dietz" w:date="2012-08-08T17:05:00Z">
              <w:r w:rsidRPr="009F3611">
                <w:rPr>
                  <w:rPrChange w:id="11009" w:author="Thomas Dietz" w:date="2012-08-08T17:05:00Z">
                    <w:rPr>
                      <w:lang w:val="de-DE"/>
                    </w:rPr>
                  </w:rPrChange>
                </w:rPr>
                <w:t xml:space="preserve">      enum ethernet-frame-type;</w:t>
              </w:r>
            </w:ins>
          </w:p>
          <w:p w14:paraId="0F262B2F" w14:textId="77777777" w:rsidR="009F3611" w:rsidRPr="009F3611" w:rsidRDefault="009F3611" w:rsidP="009F3611">
            <w:pPr>
              <w:pStyle w:val="XML1"/>
              <w:rPr>
                <w:ins w:id="11010" w:author="Thomas Dietz" w:date="2012-08-08T17:05:00Z"/>
                <w:rPrChange w:id="11011" w:author="Thomas Dietz" w:date="2012-08-08T17:05:00Z">
                  <w:rPr>
                    <w:ins w:id="11012" w:author="Thomas Dietz" w:date="2012-08-08T17:05:00Z"/>
                    <w:lang w:val="de-DE"/>
                  </w:rPr>
                </w:rPrChange>
              </w:rPr>
            </w:pPr>
            <w:ins w:id="11013" w:author="Thomas Dietz" w:date="2012-08-08T17:05:00Z">
              <w:r w:rsidRPr="009F3611">
                <w:rPr>
                  <w:rPrChange w:id="11014" w:author="Thomas Dietz" w:date="2012-08-08T17:05:00Z">
                    <w:rPr>
                      <w:lang w:val="de-DE"/>
                    </w:rPr>
                  </w:rPrChange>
                </w:rPr>
                <w:t xml:space="preserve">      enum vlan-id;</w:t>
              </w:r>
            </w:ins>
          </w:p>
          <w:p w14:paraId="46536D49" w14:textId="77777777" w:rsidR="009F3611" w:rsidRPr="009F3611" w:rsidRDefault="009F3611" w:rsidP="009F3611">
            <w:pPr>
              <w:pStyle w:val="XML1"/>
              <w:rPr>
                <w:ins w:id="11015" w:author="Thomas Dietz" w:date="2012-08-08T17:05:00Z"/>
                <w:rPrChange w:id="11016" w:author="Thomas Dietz" w:date="2012-08-08T17:05:00Z">
                  <w:rPr>
                    <w:ins w:id="11017" w:author="Thomas Dietz" w:date="2012-08-08T17:05:00Z"/>
                    <w:lang w:val="de-DE"/>
                  </w:rPr>
                </w:rPrChange>
              </w:rPr>
            </w:pPr>
            <w:ins w:id="11018" w:author="Thomas Dietz" w:date="2012-08-08T17:05:00Z">
              <w:r w:rsidRPr="009F3611">
                <w:rPr>
                  <w:rPrChange w:id="11019" w:author="Thomas Dietz" w:date="2012-08-08T17:05:00Z">
                    <w:rPr>
                      <w:lang w:val="de-DE"/>
                    </w:rPr>
                  </w:rPrChange>
                </w:rPr>
                <w:t xml:space="preserve">      enum vlan-priority;</w:t>
              </w:r>
            </w:ins>
          </w:p>
          <w:p w14:paraId="099460BD" w14:textId="77777777" w:rsidR="009F3611" w:rsidRPr="009F3611" w:rsidRDefault="009F3611" w:rsidP="009F3611">
            <w:pPr>
              <w:pStyle w:val="XML1"/>
              <w:rPr>
                <w:ins w:id="11020" w:author="Thomas Dietz" w:date="2012-08-08T17:05:00Z"/>
                <w:rPrChange w:id="11021" w:author="Thomas Dietz" w:date="2012-08-08T17:05:00Z">
                  <w:rPr>
                    <w:ins w:id="11022" w:author="Thomas Dietz" w:date="2012-08-08T17:05:00Z"/>
                    <w:lang w:val="de-DE"/>
                  </w:rPr>
                </w:rPrChange>
              </w:rPr>
            </w:pPr>
            <w:ins w:id="11023" w:author="Thomas Dietz" w:date="2012-08-08T17:05:00Z">
              <w:r w:rsidRPr="009F3611">
                <w:rPr>
                  <w:rPrChange w:id="11024" w:author="Thomas Dietz" w:date="2012-08-08T17:05:00Z">
                    <w:rPr>
                      <w:lang w:val="de-DE"/>
                    </w:rPr>
                  </w:rPrChange>
                </w:rPr>
                <w:t xml:space="preserve">      enum ip-dscp;</w:t>
              </w:r>
            </w:ins>
          </w:p>
          <w:p w14:paraId="1C4FF69F" w14:textId="77777777" w:rsidR="009F3611" w:rsidRPr="009F3611" w:rsidRDefault="009F3611" w:rsidP="009F3611">
            <w:pPr>
              <w:pStyle w:val="XML1"/>
              <w:rPr>
                <w:ins w:id="11025" w:author="Thomas Dietz" w:date="2012-08-08T17:05:00Z"/>
                <w:rPrChange w:id="11026" w:author="Thomas Dietz" w:date="2012-08-08T17:05:00Z">
                  <w:rPr>
                    <w:ins w:id="11027" w:author="Thomas Dietz" w:date="2012-08-08T17:05:00Z"/>
                    <w:lang w:val="de-DE"/>
                  </w:rPr>
                </w:rPrChange>
              </w:rPr>
            </w:pPr>
            <w:ins w:id="11028" w:author="Thomas Dietz" w:date="2012-08-08T17:05:00Z">
              <w:r w:rsidRPr="009F3611">
                <w:rPr>
                  <w:rPrChange w:id="11029" w:author="Thomas Dietz" w:date="2012-08-08T17:05:00Z">
                    <w:rPr>
                      <w:lang w:val="de-DE"/>
                    </w:rPr>
                  </w:rPrChange>
                </w:rPr>
                <w:t xml:space="preserve">      enum ip-ecn;</w:t>
              </w:r>
            </w:ins>
          </w:p>
          <w:p w14:paraId="42B501EF" w14:textId="77777777" w:rsidR="009F3611" w:rsidRPr="009F3611" w:rsidRDefault="009F3611" w:rsidP="009F3611">
            <w:pPr>
              <w:pStyle w:val="XML1"/>
              <w:rPr>
                <w:ins w:id="11030" w:author="Thomas Dietz" w:date="2012-08-08T17:05:00Z"/>
                <w:rPrChange w:id="11031" w:author="Thomas Dietz" w:date="2012-08-08T17:05:00Z">
                  <w:rPr>
                    <w:ins w:id="11032" w:author="Thomas Dietz" w:date="2012-08-08T17:05:00Z"/>
                    <w:lang w:val="de-DE"/>
                  </w:rPr>
                </w:rPrChange>
              </w:rPr>
            </w:pPr>
            <w:ins w:id="11033" w:author="Thomas Dietz" w:date="2012-08-08T17:05:00Z">
              <w:r w:rsidRPr="009F3611">
                <w:rPr>
                  <w:rPrChange w:id="11034" w:author="Thomas Dietz" w:date="2012-08-08T17:05:00Z">
                    <w:rPr>
                      <w:lang w:val="de-DE"/>
                    </w:rPr>
                  </w:rPrChange>
                </w:rPr>
                <w:t xml:space="preserve">      enum ip-protocol;</w:t>
              </w:r>
            </w:ins>
          </w:p>
          <w:p w14:paraId="3518154D" w14:textId="77777777" w:rsidR="009F3611" w:rsidRPr="009F3611" w:rsidRDefault="009F3611" w:rsidP="009F3611">
            <w:pPr>
              <w:pStyle w:val="XML1"/>
              <w:rPr>
                <w:ins w:id="11035" w:author="Thomas Dietz" w:date="2012-08-08T17:05:00Z"/>
                <w:rPrChange w:id="11036" w:author="Thomas Dietz" w:date="2012-08-08T17:05:00Z">
                  <w:rPr>
                    <w:ins w:id="11037" w:author="Thomas Dietz" w:date="2012-08-08T17:05:00Z"/>
                    <w:lang w:val="de-DE"/>
                  </w:rPr>
                </w:rPrChange>
              </w:rPr>
            </w:pPr>
            <w:ins w:id="11038" w:author="Thomas Dietz" w:date="2012-08-08T17:05:00Z">
              <w:r w:rsidRPr="009F3611">
                <w:rPr>
                  <w:rPrChange w:id="11039" w:author="Thomas Dietz" w:date="2012-08-08T17:05:00Z">
                    <w:rPr>
                      <w:lang w:val="de-DE"/>
                    </w:rPr>
                  </w:rPrChange>
                </w:rPr>
                <w:t xml:space="preserve">      enum ipv4-src;</w:t>
              </w:r>
            </w:ins>
          </w:p>
          <w:p w14:paraId="77F5FEE4" w14:textId="77777777" w:rsidR="009F3611" w:rsidRPr="009F3611" w:rsidRDefault="009F3611" w:rsidP="009F3611">
            <w:pPr>
              <w:pStyle w:val="XML1"/>
              <w:rPr>
                <w:ins w:id="11040" w:author="Thomas Dietz" w:date="2012-08-08T17:05:00Z"/>
                <w:rPrChange w:id="11041" w:author="Thomas Dietz" w:date="2012-08-08T17:05:00Z">
                  <w:rPr>
                    <w:ins w:id="11042" w:author="Thomas Dietz" w:date="2012-08-08T17:05:00Z"/>
                    <w:lang w:val="de-DE"/>
                  </w:rPr>
                </w:rPrChange>
              </w:rPr>
            </w:pPr>
            <w:ins w:id="11043" w:author="Thomas Dietz" w:date="2012-08-08T17:05:00Z">
              <w:r w:rsidRPr="009F3611">
                <w:rPr>
                  <w:rPrChange w:id="11044" w:author="Thomas Dietz" w:date="2012-08-08T17:05:00Z">
                    <w:rPr>
                      <w:lang w:val="de-DE"/>
                    </w:rPr>
                  </w:rPrChange>
                </w:rPr>
                <w:t xml:space="preserve">      enum ipv4-dest;</w:t>
              </w:r>
            </w:ins>
          </w:p>
          <w:p w14:paraId="33405B74" w14:textId="77777777" w:rsidR="009F3611" w:rsidRPr="009F3611" w:rsidRDefault="009F3611" w:rsidP="009F3611">
            <w:pPr>
              <w:pStyle w:val="XML1"/>
              <w:rPr>
                <w:ins w:id="11045" w:author="Thomas Dietz" w:date="2012-08-08T17:05:00Z"/>
                <w:rPrChange w:id="11046" w:author="Thomas Dietz" w:date="2012-08-08T17:05:00Z">
                  <w:rPr>
                    <w:ins w:id="11047" w:author="Thomas Dietz" w:date="2012-08-08T17:05:00Z"/>
                    <w:lang w:val="de-DE"/>
                  </w:rPr>
                </w:rPrChange>
              </w:rPr>
            </w:pPr>
            <w:ins w:id="11048" w:author="Thomas Dietz" w:date="2012-08-08T17:05:00Z">
              <w:r w:rsidRPr="009F3611">
                <w:rPr>
                  <w:rPrChange w:id="11049" w:author="Thomas Dietz" w:date="2012-08-08T17:05:00Z">
                    <w:rPr>
                      <w:lang w:val="de-DE"/>
                    </w:rPr>
                  </w:rPrChange>
                </w:rPr>
                <w:t xml:space="preserve">      enum tcp-src;</w:t>
              </w:r>
            </w:ins>
          </w:p>
          <w:p w14:paraId="470136E6" w14:textId="77777777" w:rsidR="009F3611" w:rsidRPr="009F3611" w:rsidRDefault="009F3611" w:rsidP="009F3611">
            <w:pPr>
              <w:pStyle w:val="XML1"/>
              <w:rPr>
                <w:ins w:id="11050" w:author="Thomas Dietz" w:date="2012-08-08T17:05:00Z"/>
                <w:rPrChange w:id="11051" w:author="Thomas Dietz" w:date="2012-08-08T17:05:00Z">
                  <w:rPr>
                    <w:ins w:id="11052" w:author="Thomas Dietz" w:date="2012-08-08T17:05:00Z"/>
                    <w:lang w:val="de-DE"/>
                  </w:rPr>
                </w:rPrChange>
              </w:rPr>
            </w:pPr>
            <w:ins w:id="11053" w:author="Thomas Dietz" w:date="2012-08-08T17:05:00Z">
              <w:r w:rsidRPr="009F3611">
                <w:rPr>
                  <w:rPrChange w:id="11054" w:author="Thomas Dietz" w:date="2012-08-08T17:05:00Z">
                    <w:rPr>
                      <w:lang w:val="de-DE"/>
                    </w:rPr>
                  </w:rPrChange>
                </w:rPr>
                <w:t xml:space="preserve">      enum tcp-dest;</w:t>
              </w:r>
            </w:ins>
          </w:p>
          <w:p w14:paraId="14A3F385" w14:textId="77777777" w:rsidR="009F3611" w:rsidRPr="009F3611" w:rsidRDefault="009F3611" w:rsidP="009F3611">
            <w:pPr>
              <w:pStyle w:val="XML1"/>
              <w:rPr>
                <w:ins w:id="11055" w:author="Thomas Dietz" w:date="2012-08-08T17:05:00Z"/>
                <w:rPrChange w:id="11056" w:author="Thomas Dietz" w:date="2012-08-08T17:05:00Z">
                  <w:rPr>
                    <w:ins w:id="11057" w:author="Thomas Dietz" w:date="2012-08-08T17:05:00Z"/>
                    <w:lang w:val="de-DE"/>
                  </w:rPr>
                </w:rPrChange>
              </w:rPr>
            </w:pPr>
            <w:ins w:id="11058" w:author="Thomas Dietz" w:date="2012-08-08T17:05:00Z">
              <w:r w:rsidRPr="009F3611">
                <w:rPr>
                  <w:rPrChange w:id="11059" w:author="Thomas Dietz" w:date="2012-08-08T17:05:00Z">
                    <w:rPr>
                      <w:lang w:val="de-DE"/>
                    </w:rPr>
                  </w:rPrChange>
                </w:rPr>
                <w:t xml:space="preserve">      enum udp-src;</w:t>
              </w:r>
            </w:ins>
          </w:p>
          <w:p w14:paraId="70C1E03F" w14:textId="77777777" w:rsidR="009F3611" w:rsidRPr="009F3611" w:rsidRDefault="009F3611" w:rsidP="009F3611">
            <w:pPr>
              <w:pStyle w:val="XML1"/>
              <w:rPr>
                <w:ins w:id="11060" w:author="Thomas Dietz" w:date="2012-08-08T17:05:00Z"/>
                <w:rPrChange w:id="11061" w:author="Thomas Dietz" w:date="2012-08-08T17:05:00Z">
                  <w:rPr>
                    <w:ins w:id="11062" w:author="Thomas Dietz" w:date="2012-08-08T17:05:00Z"/>
                    <w:lang w:val="de-DE"/>
                  </w:rPr>
                </w:rPrChange>
              </w:rPr>
            </w:pPr>
            <w:ins w:id="11063" w:author="Thomas Dietz" w:date="2012-08-08T17:05:00Z">
              <w:r w:rsidRPr="009F3611">
                <w:rPr>
                  <w:rPrChange w:id="11064" w:author="Thomas Dietz" w:date="2012-08-08T17:05:00Z">
                    <w:rPr>
                      <w:lang w:val="de-DE"/>
                    </w:rPr>
                  </w:rPrChange>
                </w:rPr>
                <w:t xml:space="preserve">      enum udp-dest;</w:t>
              </w:r>
            </w:ins>
          </w:p>
          <w:p w14:paraId="58C4D429" w14:textId="77777777" w:rsidR="009F3611" w:rsidRPr="009F3611" w:rsidRDefault="009F3611" w:rsidP="009F3611">
            <w:pPr>
              <w:pStyle w:val="XML1"/>
              <w:rPr>
                <w:ins w:id="11065" w:author="Thomas Dietz" w:date="2012-08-08T17:05:00Z"/>
                <w:lang w:val="de-DE"/>
              </w:rPr>
            </w:pPr>
            <w:ins w:id="11066" w:author="Thomas Dietz" w:date="2012-08-08T17:05:00Z">
              <w:r w:rsidRPr="009F3611">
                <w:rPr>
                  <w:rPrChange w:id="11067" w:author="Thomas Dietz" w:date="2012-08-08T17:05:00Z">
                    <w:rPr>
                      <w:lang w:val="de-DE"/>
                    </w:rPr>
                  </w:rPrChange>
                </w:rPr>
                <w:t xml:space="preserve">      </w:t>
              </w:r>
              <w:r w:rsidRPr="009F3611">
                <w:rPr>
                  <w:lang w:val="de-DE"/>
                </w:rPr>
                <w:t>enum sctp-src;</w:t>
              </w:r>
            </w:ins>
          </w:p>
          <w:p w14:paraId="120C0BBA" w14:textId="77777777" w:rsidR="009F3611" w:rsidRPr="009F3611" w:rsidRDefault="009F3611" w:rsidP="009F3611">
            <w:pPr>
              <w:pStyle w:val="XML1"/>
              <w:rPr>
                <w:ins w:id="11068" w:author="Thomas Dietz" w:date="2012-08-08T17:05:00Z"/>
                <w:lang w:val="de-DE"/>
              </w:rPr>
            </w:pPr>
            <w:ins w:id="11069" w:author="Thomas Dietz" w:date="2012-08-08T17:05:00Z">
              <w:r w:rsidRPr="009F3611">
                <w:rPr>
                  <w:lang w:val="de-DE"/>
                </w:rPr>
                <w:t xml:space="preserve">      enum sctp-dest;</w:t>
              </w:r>
            </w:ins>
          </w:p>
          <w:p w14:paraId="732AA872" w14:textId="77777777" w:rsidR="009F3611" w:rsidRPr="009F3611" w:rsidRDefault="009F3611" w:rsidP="009F3611">
            <w:pPr>
              <w:pStyle w:val="XML1"/>
              <w:rPr>
                <w:ins w:id="11070" w:author="Thomas Dietz" w:date="2012-08-08T17:05:00Z"/>
                <w:lang w:val="de-DE"/>
              </w:rPr>
            </w:pPr>
            <w:ins w:id="11071" w:author="Thomas Dietz" w:date="2012-08-08T17:05:00Z">
              <w:r w:rsidRPr="009F3611">
                <w:rPr>
                  <w:lang w:val="de-DE"/>
                </w:rPr>
                <w:t xml:space="preserve">      enum icmpv4-type;</w:t>
              </w:r>
            </w:ins>
          </w:p>
          <w:p w14:paraId="468D215D" w14:textId="77777777" w:rsidR="009F3611" w:rsidRPr="009F3611" w:rsidRDefault="009F3611" w:rsidP="009F3611">
            <w:pPr>
              <w:pStyle w:val="XML1"/>
              <w:rPr>
                <w:ins w:id="11072" w:author="Thomas Dietz" w:date="2012-08-08T17:05:00Z"/>
                <w:lang w:val="de-DE"/>
              </w:rPr>
            </w:pPr>
            <w:ins w:id="11073" w:author="Thomas Dietz" w:date="2012-08-08T17:05:00Z">
              <w:r w:rsidRPr="009F3611">
                <w:rPr>
                  <w:lang w:val="de-DE"/>
                </w:rPr>
                <w:t xml:space="preserve">      enum icmpv4-code;</w:t>
              </w:r>
            </w:ins>
          </w:p>
          <w:p w14:paraId="2F45C1AE" w14:textId="77777777" w:rsidR="009F3611" w:rsidRPr="009F3611" w:rsidRDefault="009F3611" w:rsidP="009F3611">
            <w:pPr>
              <w:pStyle w:val="XML1"/>
              <w:rPr>
                <w:ins w:id="11074" w:author="Thomas Dietz" w:date="2012-08-08T17:05:00Z"/>
                <w:lang w:val="de-DE"/>
              </w:rPr>
            </w:pPr>
            <w:ins w:id="11075" w:author="Thomas Dietz" w:date="2012-08-08T17:05:00Z">
              <w:r w:rsidRPr="009F3611">
                <w:rPr>
                  <w:lang w:val="de-DE"/>
                </w:rPr>
                <w:t xml:space="preserve">      enum arp-op;</w:t>
              </w:r>
            </w:ins>
          </w:p>
          <w:p w14:paraId="22240256" w14:textId="77777777" w:rsidR="009F3611" w:rsidRPr="009F3611" w:rsidRDefault="009F3611" w:rsidP="009F3611">
            <w:pPr>
              <w:pStyle w:val="XML1"/>
              <w:rPr>
                <w:ins w:id="11076" w:author="Thomas Dietz" w:date="2012-08-08T17:05:00Z"/>
                <w:rPrChange w:id="11077" w:author="Thomas Dietz" w:date="2012-08-08T17:05:00Z">
                  <w:rPr>
                    <w:ins w:id="11078" w:author="Thomas Dietz" w:date="2012-08-08T17:05:00Z"/>
                    <w:lang w:val="de-DE"/>
                  </w:rPr>
                </w:rPrChange>
              </w:rPr>
            </w:pPr>
            <w:ins w:id="11079" w:author="Thomas Dietz" w:date="2012-08-08T17:05:00Z">
              <w:r w:rsidRPr="009F3611">
                <w:rPr>
                  <w:lang w:val="de-DE"/>
                </w:rPr>
                <w:t xml:space="preserve">      </w:t>
              </w:r>
              <w:r w:rsidRPr="009F3611">
                <w:rPr>
                  <w:rPrChange w:id="11080" w:author="Thomas Dietz" w:date="2012-08-08T17:05:00Z">
                    <w:rPr>
                      <w:lang w:val="de-DE"/>
                    </w:rPr>
                  </w:rPrChange>
                </w:rPr>
                <w:t>enum arp-src-ip-address;</w:t>
              </w:r>
            </w:ins>
          </w:p>
          <w:p w14:paraId="5A7A53B7" w14:textId="77777777" w:rsidR="009F3611" w:rsidRPr="009F3611" w:rsidRDefault="009F3611" w:rsidP="009F3611">
            <w:pPr>
              <w:pStyle w:val="XML1"/>
              <w:rPr>
                <w:ins w:id="11081" w:author="Thomas Dietz" w:date="2012-08-08T17:05:00Z"/>
                <w:rPrChange w:id="11082" w:author="Thomas Dietz" w:date="2012-08-08T17:05:00Z">
                  <w:rPr>
                    <w:ins w:id="11083" w:author="Thomas Dietz" w:date="2012-08-08T17:05:00Z"/>
                    <w:lang w:val="de-DE"/>
                  </w:rPr>
                </w:rPrChange>
              </w:rPr>
            </w:pPr>
            <w:ins w:id="11084" w:author="Thomas Dietz" w:date="2012-08-08T17:05:00Z">
              <w:r w:rsidRPr="009F3611">
                <w:rPr>
                  <w:rPrChange w:id="11085" w:author="Thomas Dietz" w:date="2012-08-08T17:05:00Z">
                    <w:rPr>
                      <w:lang w:val="de-DE"/>
                    </w:rPr>
                  </w:rPrChange>
                </w:rPr>
                <w:t xml:space="preserve">      enum arp-target-ip-address;</w:t>
              </w:r>
            </w:ins>
          </w:p>
          <w:p w14:paraId="21EA6F58" w14:textId="77777777" w:rsidR="009F3611" w:rsidRPr="009F3611" w:rsidRDefault="009F3611" w:rsidP="009F3611">
            <w:pPr>
              <w:pStyle w:val="XML1"/>
              <w:rPr>
                <w:ins w:id="11086" w:author="Thomas Dietz" w:date="2012-08-08T17:05:00Z"/>
                <w:rPrChange w:id="11087" w:author="Thomas Dietz" w:date="2012-08-08T17:05:00Z">
                  <w:rPr>
                    <w:ins w:id="11088" w:author="Thomas Dietz" w:date="2012-08-08T17:05:00Z"/>
                    <w:lang w:val="de-DE"/>
                  </w:rPr>
                </w:rPrChange>
              </w:rPr>
            </w:pPr>
            <w:ins w:id="11089" w:author="Thomas Dietz" w:date="2012-08-08T17:05:00Z">
              <w:r w:rsidRPr="009F3611">
                <w:rPr>
                  <w:rPrChange w:id="11090" w:author="Thomas Dietz" w:date="2012-08-08T17:05:00Z">
                    <w:rPr>
                      <w:lang w:val="de-DE"/>
                    </w:rPr>
                  </w:rPrChange>
                </w:rPr>
                <w:t xml:space="preserve">      enum arp-src-hardware-address;</w:t>
              </w:r>
            </w:ins>
          </w:p>
          <w:p w14:paraId="39BE50F8" w14:textId="77777777" w:rsidR="009F3611" w:rsidRPr="009F3611" w:rsidRDefault="009F3611" w:rsidP="009F3611">
            <w:pPr>
              <w:pStyle w:val="XML1"/>
              <w:rPr>
                <w:ins w:id="11091" w:author="Thomas Dietz" w:date="2012-08-08T17:05:00Z"/>
                <w:rPrChange w:id="11092" w:author="Thomas Dietz" w:date="2012-08-08T17:05:00Z">
                  <w:rPr>
                    <w:ins w:id="11093" w:author="Thomas Dietz" w:date="2012-08-08T17:05:00Z"/>
                    <w:lang w:val="de-DE"/>
                  </w:rPr>
                </w:rPrChange>
              </w:rPr>
            </w:pPr>
            <w:ins w:id="11094" w:author="Thomas Dietz" w:date="2012-08-08T17:05:00Z">
              <w:r w:rsidRPr="009F3611">
                <w:rPr>
                  <w:rPrChange w:id="11095" w:author="Thomas Dietz" w:date="2012-08-08T17:05:00Z">
                    <w:rPr>
                      <w:lang w:val="de-DE"/>
                    </w:rPr>
                  </w:rPrChange>
                </w:rPr>
                <w:t xml:space="preserve">      enum arp-target-hardware-address;</w:t>
              </w:r>
            </w:ins>
          </w:p>
          <w:p w14:paraId="5535174E" w14:textId="77777777" w:rsidR="009F3611" w:rsidRPr="009F3611" w:rsidRDefault="009F3611" w:rsidP="009F3611">
            <w:pPr>
              <w:pStyle w:val="XML1"/>
              <w:rPr>
                <w:ins w:id="11096" w:author="Thomas Dietz" w:date="2012-08-08T17:05:00Z"/>
                <w:lang w:val="de-DE"/>
              </w:rPr>
            </w:pPr>
            <w:ins w:id="11097" w:author="Thomas Dietz" w:date="2012-08-08T17:05:00Z">
              <w:r w:rsidRPr="009F3611">
                <w:rPr>
                  <w:rPrChange w:id="11098" w:author="Thomas Dietz" w:date="2012-08-08T17:05:00Z">
                    <w:rPr>
                      <w:lang w:val="de-DE"/>
                    </w:rPr>
                  </w:rPrChange>
                </w:rPr>
                <w:t xml:space="preserve">      </w:t>
              </w:r>
              <w:r w:rsidRPr="009F3611">
                <w:rPr>
                  <w:lang w:val="de-DE"/>
                </w:rPr>
                <w:t>enum ipv6-src;</w:t>
              </w:r>
            </w:ins>
          </w:p>
          <w:p w14:paraId="70CBE3AC" w14:textId="77777777" w:rsidR="009F3611" w:rsidRPr="009F3611" w:rsidRDefault="009F3611" w:rsidP="009F3611">
            <w:pPr>
              <w:pStyle w:val="XML1"/>
              <w:rPr>
                <w:ins w:id="11099" w:author="Thomas Dietz" w:date="2012-08-08T17:05:00Z"/>
                <w:lang w:val="de-DE"/>
              </w:rPr>
            </w:pPr>
            <w:ins w:id="11100" w:author="Thomas Dietz" w:date="2012-08-08T17:05:00Z">
              <w:r w:rsidRPr="009F3611">
                <w:rPr>
                  <w:lang w:val="de-DE"/>
                </w:rPr>
                <w:t xml:space="preserve">      enum ipv6-dest;</w:t>
              </w:r>
            </w:ins>
          </w:p>
          <w:p w14:paraId="58EA439B" w14:textId="77777777" w:rsidR="009F3611" w:rsidRPr="009F3611" w:rsidRDefault="009F3611" w:rsidP="009F3611">
            <w:pPr>
              <w:pStyle w:val="XML1"/>
              <w:rPr>
                <w:ins w:id="11101" w:author="Thomas Dietz" w:date="2012-08-08T17:05:00Z"/>
                <w:rPrChange w:id="11102" w:author="Thomas Dietz" w:date="2012-08-08T17:05:00Z">
                  <w:rPr>
                    <w:ins w:id="11103" w:author="Thomas Dietz" w:date="2012-08-08T17:05:00Z"/>
                    <w:lang w:val="de-DE"/>
                  </w:rPr>
                </w:rPrChange>
              </w:rPr>
            </w:pPr>
            <w:ins w:id="11104" w:author="Thomas Dietz" w:date="2012-08-08T17:05:00Z">
              <w:r w:rsidRPr="009F3611">
                <w:rPr>
                  <w:lang w:val="de-DE"/>
                </w:rPr>
                <w:t xml:space="preserve">      </w:t>
              </w:r>
              <w:r w:rsidRPr="009F3611">
                <w:rPr>
                  <w:rPrChange w:id="11105" w:author="Thomas Dietz" w:date="2012-08-08T17:05:00Z">
                    <w:rPr>
                      <w:lang w:val="de-DE"/>
                    </w:rPr>
                  </w:rPrChange>
                </w:rPr>
                <w:t>enum ipv6-flow-label;</w:t>
              </w:r>
            </w:ins>
          </w:p>
          <w:p w14:paraId="2E307065" w14:textId="77777777" w:rsidR="009F3611" w:rsidRPr="009F3611" w:rsidRDefault="009F3611" w:rsidP="009F3611">
            <w:pPr>
              <w:pStyle w:val="XML1"/>
              <w:rPr>
                <w:ins w:id="11106" w:author="Thomas Dietz" w:date="2012-08-08T17:05:00Z"/>
                <w:rPrChange w:id="11107" w:author="Thomas Dietz" w:date="2012-08-08T17:05:00Z">
                  <w:rPr>
                    <w:ins w:id="11108" w:author="Thomas Dietz" w:date="2012-08-08T17:05:00Z"/>
                    <w:lang w:val="de-DE"/>
                  </w:rPr>
                </w:rPrChange>
              </w:rPr>
            </w:pPr>
            <w:ins w:id="11109" w:author="Thomas Dietz" w:date="2012-08-08T17:05:00Z">
              <w:r w:rsidRPr="009F3611">
                <w:rPr>
                  <w:rPrChange w:id="11110" w:author="Thomas Dietz" w:date="2012-08-08T17:05:00Z">
                    <w:rPr>
                      <w:lang w:val="de-DE"/>
                    </w:rPr>
                  </w:rPrChange>
                </w:rPr>
                <w:t xml:space="preserve">      enum icmpv6-type;</w:t>
              </w:r>
            </w:ins>
          </w:p>
          <w:p w14:paraId="1354996D" w14:textId="77777777" w:rsidR="009F3611" w:rsidRPr="009F3611" w:rsidRDefault="009F3611" w:rsidP="009F3611">
            <w:pPr>
              <w:pStyle w:val="XML1"/>
              <w:rPr>
                <w:ins w:id="11111" w:author="Thomas Dietz" w:date="2012-08-08T17:05:00Z"/>
                <w:lang w:val="de-DE"/>
              </w:rPr>
            </w:pPr>
            <w:ins w:id="11112" w:author="Thomas Dietz" w:date="2012-08-08T17:05:00Z">
              <w:r w:rsidRPr="009F3611">
                <w:rPr>
                  <w:rPrChange w:id="11113" w:author="Thomas Dietz" w:date="2012-08-08T17:05:00Z">
                    <w:rPr>
                      <w:lang w:val="de-DE"/>
                    </w:rPr>
                  </w:rPrChange>
                </w:rPr>
                <w:t xml:space="preserve">      </w:t>
              </w:r>
              <w:r w:rsidRPr="009F3611">
                <w:rPr>
                  <w:lang w:val="de-DE"/>
                </w:rPr>
                <w:t>enum icmpv6-code;</w:t>
              </w:r>
            </w:ins>
          </w:p>
          <w:p w14:paraId="2F8EB00F" w14:textId="77777777" w:rsidR="009F3611" w:rsidRPr="009F3611" w:rsidRDefault="009F3611" w:rsidP="009F3611">
            <w:pPr>
              <w:pStyle w:val="XML1"/>
              <w:rPr>
                <w:ins w:id="11114" w:author="Thomas Dietz" w:date="2012-08-08T17:05:00Z"/>
                <w:lang w:val="de-DE"/>
              </w:rPr>
            </w:pPr>
            <w:ins w:id="11115" w:author="Thomas Dietz" w:date="2012-08-08T17:05:00Z">
              <w:r w:rsidRPr="009F3611">
                <w:rPr>
                  <w:lang w:val="de-DE"/>
                </w:rPr>
                <w:t xml:space="preserve">      enum ipv6-nd-target;</w:t>
              </w:r>
            </w:ins>
          </w:p>
          <w:p w14:paraId="1004F18A" w14:textId="77777777" w:rsidR="009F3611" w:rsidRPr="009F3611" w:rsidRDefault="009F3611" w:rsidP="009F3611">
            <w:pPr>
              <w:pStyle w:val="XML1"/>
              <w:rPr>
                <w:ins w:id="11116" w:author="Thomas Dietz" w:date="2012-08-08T17:05:00Z"/>
                <w:rPrChange w:id="11117" w:author="Thomas Dietz" w:date="2012-08-08T17:05:00Z">
                  <w:rPr>
                    <w:ins w:id="11118" w:author="Thomas Dietz" w:date="2012-08-08T17:05:00Z"/>
                    <w:lang w:val="de-DE"/>
                  </w:rPr>
                </w:rPrChange>
              </w:rPr>
            </w:pPr>
            <w:ins w:id="11119" w:author="Thomas Dietz" w:date="2012-08-08T17:05:00Z">
              <w:r w:rsidRPr="009F3611">
                <w:rPr>
                  <w:lang w:val="de-DE"/>
                </w:rPr>
                <w:t xml:space="preserve">      </w:t>
              </w:r>
              <w:r w:rsidRPr="009F3611">
                <w:rPr>
                  <w:rPrChange w:id="11120" w:author="Thomas Dietz" w:date="2012-08-08T17:05:00Z">
                    <w:rPr>
                      <w:lang w:val="de-DE"/>
                    </w:rPr>
                  </w:rPrChange>
                </w:rPr>
                <w:t>enum ipv6-nd-source-link-layer;</w:t>
              </w:r>
            </w:ins>
          </w:p>
          <w:p w14:paraId="28B2F68D" w14:textId="77777777" w:rsidR="009F3611" w:rsidRPr="009F3611" w:rsidRDefault="009F3611" w:rsidP="009F3611">
            <w:pPr>
              <w:pStyle w:val="XML1"/>
              <w:rPr>
                <w:ins w:id="11121" w:author="Thomas Dietz" w:date="2012-08-08T17:05:00Z"/>
                <w:rPrChange w:id="11122" w:author="Thomas Dietz" w:date="2012-08-08T17:05:00Z">
                  <w:rPr>
                    <w:ins w:id="11123" w:author="Thomas Dietz" w:date="2012-08-08T17:05:00Z"/>
                    <w:lang w:val="de-DE"/>
                  </w:rPr>
                </w:rPrChange>
              </w:rPr>
            </w:pPr>
            <w:ins w:id="11124" w:author="Thomas Dietz" w:date="2012-08-08T17:05:00Z">
              <w:r w:rsidRPr="009F3611">
                <w:rPr>
                  <w:rPrChange w:id="11125" w:author="Thomas Dietz" w:date="2012-08-08T17:05:00Z">
                    <w:rPr>
                      <w:lang w:val="de-DE"/>
                    </w:rPr>
                  </w:rPrChange>
                </w:rPr>
                <w:t xml:space="preserve">      enum ipv6-nd-target-link-layer;</w:t>
              </w:r>
            </w:ins>
          </w:p>
          <w:p w14:paraId="74A95AA2" w14:textId="77777777" w:rsidR="009F3611" w:rsidRPr="009F3611" w:rsidRDefault="009F3611" w:rsidP="009F3611">
            <w:pPr>
              <w:pStyle w:val="XML1"/>
              <w:rPr>
                <w:ins w:id="11126" w:author="Thomas Dietz" w:date="2012-08-08T17:05:00Z"/>
                <w:lang w:val="de-DE"/>
              </w:rPr>
            </w:pPr>
            <w:ins w:id="11127" w:author="Thomas Dietz" w:date="2012-08-08T17:05:00Z">
              <w:r w:rsidRPr="009F3611">
                <w:rPr>
                  <w:rPrChange w:id="11128" w:author="Thomas Dietz" w:date="2012-08-08T17:05:00Z">
                    <w:rPr>
                      <w:lang w:val="de-DE"/>
                    </w:rPr>
                  </w:rPrChange>
                </w:rPr>
                <w:t xml:space="preserve">      </w:t>
              </w:r>
              <w:r w:rsidRPr="009F3611">
                <w:rPr>
                  <w:lang w:val="de-DE"/>
                </w:rPr>
                <w:t>enum mpls-label;</w:t>
              </w:r>
            </w:ins>
          </w:p>
          <w:p w14:paraId="2006E9C5" w14:textId="77777777" w:rsidR="009F3611" w:rsidRPr="009F3611" w:rsidRDefault="009F3611" w:rsidP="009F3611">
            <w:pPr>
              <w:pStyle w:val="XML1"/>
              <w:rPr>
                <w:ins w:id="11129" w:author="Thomas Dietz" w:date="2012-08-08T17:05:00Z"/>
                <w:lang w:val="de-DE"/>
              </w:rPr>
            </w:pPr>
            <w:ins w:id="11130" w:author="Thomas Dietz" w:date="2012-08-08T17:05:00Z">
              <w:r w:rsidRPr="009F3611">
                <w:rPr>
                  <w:lang w:val="de-DE"/>
                </w:rPr>
                <w:t xml:space="preserve">      enum mpls-tc;</w:t>
              </w:r>
            </w:ins>
          </w:p>
          <w:p w14:paraId="4442FA37" w14:textId="77777777" w:rsidR="009F3611" w:rsidRPr="009F3611" w:rsidRDefault="009F3611" w:rsidP="009F3611">
            <w:pPr>
              <w:pStyle w:val="XML1"/>
              <w:rPr>
                <w:ins w:id="11131" w:author="Thomas Dietz" w:date="2012-08-08T17:05:00Z"/>
                <w:rPrChange w:id="11132" w:author="Thomas Dietz" w:date="2012-08-08T17:05:00Z">
                  <w:rPr>
                    <w:ins w:id="11133" w:author="Thomas Dietz" w:date="2012-08-08T17:05:00Z"/>
                    <w:lang w:val="de-DE"/>
                  </w:rPr>
                </w:rPrChange>
              </w:rPr>
            </w:pPr>
            <w:ins w:id="11134" w:author="Thomas Dietz" w:date="2012-08-08T17:05:00Z">
              <w:r w:rsidRPr="009F3611">
                <w:rPr>
                  <w:lang w:val="de-DE"/>
                </w:rPr>
                <w:t xml:space="preserve">    </w:t>
              </w:r>
              <w:r w:rsidRPr="009F3611">
                <w:rPr>
                  <w:rPrChange w:id="11135" w:author="Thomas Dietz" w:date="2012-08-08T17:05:00Z">
                    <w:rPr>
                      <w:lang w:val="de-DE"/>
                    </w:rPr>
                  </w:rPrChange>
                </w:rPr>
                <w:t>}</w:t>
              </w:r>
            </w:ins>
          </w:p>
          <w:p w14:paraId="5885ED0A" w14:textId="77777777" w:rsidR="009F3611" w:rsidRPr="009F3611" w:rsidRDefault="009F3611" w:rsidP="009F3611">
            <w:pPr>
              <w:pStyle w:val="XML1"/>
              <w:rPr>
                <w:ins w:id="11136" w:author="Thomas Dietz" w:date="2012-08-08T17:05:00Z"/>
                <w:rPrChange w:id="11137" w:author="Thomas Dietz" w:date="2012-08-08T17:05:00Z">
                  <w:rPr>
                    <w:ins w:id="11138" w:author="Thomas Dietz" w:date="2012-08-08T17:05:00Z"/>
                    <w:lang w:val="de-DE"/>
                  </w:rPr>
                </w:rPrChange>
              </w:rPr>
            </w:pPr>
            <w:ins w:id="11139" w:author="Thomas Dietz" w:date="2012-08-08T17:05:00Z">
              <w:r w:rsidRPr="009F3611">
                <w:rPr>
                  <w:rPrChange w:id="11140" w:author="Thomas Dietz" w:date="2012-08-08T17:05:00Z">
                    <w:rPr>
                      <w:lang w:val="de-DE"/>
                    </w:rPr>
                  </w:rPrChange>
                </w:rPr>
                <w:t xml:space="preserve">    description "The types of match field defined in OpenFlow</w:t>
              </w:r>
            </w:ins>
          </w:p>
          <w:p w14:paraId="24E38967" w14:textId="77777777" w:rsidR="009F3611" w:rsidRPr="009F3611" w:rsidRDefault="009F3611" w:rsidP="009F3611">
            <w:pPr>
              <w:pStyle w:val="XML1"/>
              <w:rPr>
                <w:ins w:id="11141" w:author="Thomas Dietz" w:date="2012-08-08T17:05:00Z"/>
                <w:rPrChange w:id="11142" w:author="Thomas Dietz" w:date="2012-08-08T17:05:00Z">
                  <w:rPr>
                    <w:ins w:id="11143" w:author="Thomas Dietz" w:date="2012-08-08T17:05:00Z"/>
                    <w:lang w:val="de-DE"/>
                  </w:rPr>
                </w:rPrChange>
              </w:rPr>
            </w:pPr>
            <w:ins w:id="11144" w:author="Thomas Dietz" w:date="2012-08-08T17:05:00Z">
              <w:r w:rsidRPr="009F3611">
                <w:rPr>
                  <w:rPrChange w:id="11145" w:author="Thomas Dietz" w:date="2012-08-08T17:05:00Z">
                    <w:rPr>
                      <w:lang w:val="de-DE"/>
                    </w:rPr>
                  </w:rPrChange>
                </w:rPr>
                <w:t xml:space="preserve">      Switch Specification versions 1.2, 1.3, and 1.3.1.</w:t>
              </w:r>
              <w:proofErr w:type="gramStart"/>
              <w:r w:rsidRPr="009F3611">
                <w:rPr>
                  <w:rPrChange w:id="11146" w:author="Thomas Dietz" w:date="2012-08-08T17:05:00Z">
                    <w:rPr>
                      <w:lang w:val="de-DE"/>
                    </w:rPr>
                  </w:rPrChange>
                </w:rPr>
                <w:t>";</w:t>
              </w:r>
              <w:proofErr w:type="gramEnd"/>
            </w:ins>
          </w:p>
          <w:p w14:paraId="481AF60E" w14:textId="77777777" w:rsidR="009F3611" w:rsidRPr="009F3611" w:rsidRDefault="009F3611" w:rsidP="009F3611">
            <w:pPr>
              <w:pStyle w:val="XML1"/>
              <w:rPr>
                <w:ins w:id="11147" w:author="Thomas Dietz" w:date="2012-08-08T17:05:00Z"/>
                <w:rPrChange w:id="11148" w:author="Thomas Dietz" w:date="2012-08-08T17:05:00Z">
                  <w:rPr>
                    <w:ins w:id="11149" w:author="Thomas Dietz" w:date="2012-08-08T17:05:00Z"/>
                    <w:lang w:val="de-DE"/>
                  </w:rPr>
                </w:rPrChange>
              </w:rPr>
            </w:pPr>
            <w:ins w:id="11150" w:author="Thomas Dietz" w:date="2012-08-08T17:05:00Z">
              <w:r w:rsidRPr="009F3611">
                <w:rPr>
                  <w:rPrChange w:id="11151" w:author="Thomas Dietz" w:date="2012-08-08T17:05:00Z">
                    <w:rPr>
                      <w:lang w:val="de-DE"/>
                    </w:rPr>
                  </w:rPrChange>
                </w:rPr>
                <w:t xml:space="preserve">  }</w:t>
              </w:r>
            </w:ins>
          </w:p>
          <w:p w14:paraId="4D5E556C" w14:textId="77777777" w:rsidR="009F3611" w:rsidRPr="009F3611" w:rsidRDefault="009F3611" w:rsidP="009F3611">
            <w:pPr>
              <w:pStyle w:val="XML1"/>
              <w:rPr>
                <w:ins w:id="11152" w:author="Thomas Dietz" w:date="2012-08-08T17:05:00Z"/>
                <w:rPrChange w:id="11153" w:author="Thomas Dietz" w:date="2012-08-08T17:05:00Z">
                  <w:rPr>
                    <w:ins w:id="11154" w:author="Thomas Dietz" w:date="2012-08-08T17:05:00Z"/>
                    <w:lang w:val="de-DE"/>
                  </w:rPr>
                </w:rPrChange>
              </w:rPr>
            </w:pPr>
          </w:p>
          <w:p w14:paraId="36FFDE03" w14:textId="77777777" w:rsidR="009F3611" w:rsidRPr="009F3611" w:rsidRDefault="009F3611" w:rsidP="009F3611">
            <w:pPr>
              <w:pStyle w:val="XML1"/>
              <w:rPr>
                <w:ins w:id="11155" w:author="Thomas Dietz" w:date="2012-08-08T17:05:00Z"/>
                <w:rPrChange w:id="11156" w:author="Thomas Dietz" w:date="2012-08-08T17:05:00Z">
                  <w:rPr>
                    <w:ins w:id="11157" w:author="Thomas Dietz" w:date="2012-08-08T17:05:00Z"/>
                    <w:lang w:val="de-DE"/>
                  </w:rPr>
                </w:rPrChange>
              </w:rPr>
            </w:pPr>
            <w:ins w:id="11158" w:author="Thomas Dietz" w:date="2012-08-08T17:05:00Z">
              <w:r w:rsidRPr="009F3611">
                <w:rPr>
                  <w:rPrChange w:id="11159" w:author="Thomas Dietz" w:date="2012-08-08T17:05:00Z">
                    <w:rPr>
                      <w:lang w:val="de-DE"/>
                    </w:rPr>
                  </w:rPrChange>
                </w:rPr>
                <w:t xml:space="preserve">  typedef hex-binary {</w:t>
              </w:r>
            </w:ins>
          </w:p>
          <w:p w14:paraId="10F4E166" w14:textId="77777777" w:rsidR="009F3611" w:rsidRPr="009F3611" w:rsidRDefault="009F3611" w:rsidP="009F3611">
            <w:pPr>
              <w:pStyle w:val="XML1"/>
              <w:rPr>
                <w:ins w:id="11160" w:author="Thomas Dietz" w:date="2012-08-08T17:05:00Z"/>
                <w:rPrChange w:id="11161" w:author="Thomas Dietz" w:date="2012-08-08T17:05:00Z">
                  <w:rPr>
                    <w:ins w:id="11162" w:author="Thomas Dietz" w:date="2012-08-08T17:05:00Z"/>
                    <w:lang w:val="de-DE"/>
                  </w:rPr>
                </w:rPrChange>
              </w:rPr>
            </w:pPr>
            <w:ins w:id="11163" w:author="Thomas Dietz" w:date="2012-08-08T17:05:00Z">
              <w:r w:rsidRPr="009F3611">
                <w:rPr>
                  <w:rPrChange w:id="11164" w:author="Thomas Dietz" w:date="2012-08-08T17:05:00Z">
                    <w:rPr>
                      <w:lang w:val="de-DE"/>
                    </w:rPr>
                  </w:rPrChange>
                </w:rPr>
                <w:t xml:space="preserve">    type binary;</w:t>
              </w:r>
            </w:ins>
          </w:p>
          <w:p w14:paraId="1D77C466" w14:textId="77777777" w:rsidR="009F3611" w:rsidRPr="009F3611" w:rsidRDefault="009F3611" w:rsidP="009F3611">
            <w:pPr>
              <w:pStyle w:val="XML1"/>
              <w:rPr>
                <w:ins w:id="11165" w:author="Thomas Dietz" w:date="2012-08-08T17:05:00Z"/>
                <w:rPrChange w:id="11166" w:author="Thomas Dietz" w:date="2012-08-08T17:05:00Z">
                  <w:rPr>
                    <w:ins w:id="11167" w:author="Thomas Dietz" w:date="2012-08-08T17:05:00Z"/>
                    <w:lang w:val="de-DE"/>
                  </w:rPr>
                </w:rPrChange>
              </w:rPr>
            </w:pPr>
            <w:ins w:id="11168" w:author="Thomas Dietz" w:date="2012-08-08T17:05:00Z">
              <w:r w:rsidRPr="009F3611">
                <w:rPr>
                  <w:rPrChange w:id="11169" w:author="Thomas Dietz" w:date="2012-08-08T17:05:00Z">
                    <w:rPr>
                      <w:lang w:val="de-DE"/>
                    </w:rPr>
                  </w:rPrChange>
                </w:rPr>
                <w:t xml:space="preserve">    description "hex binary encoded string";</w:t>
              </w:r>
            </w:ins>
          </w:p>
          <w:p w14:paraId="16B63554" w14:textId="77777777" w:rsidR="009F3611" w:rsidRPr="009F3611" w:rsidRDefault="009F3611" w:rsidP="009F3611">
            <w:pPr>
              <w:pStyle w:val="XML1"/>
              <w:rPr>
                <w:ins w:id="11170" w:author="Thomas Dietz" w:date="2012-08-08T17:05:00Z"/>
                <w:rPrChange w:id="11171" w:author="Thomas Dietz" w:date="2012-08-08T17:05:00Z">
                  <w:rPr>
                    <w:ins w:id="11172" w:author="Thomas Dietz" w:date="2012-08-08T17:05:00Z"/>
                    <w:lang w:val="de-DE"/>
                  </w:rPr>
                </w:rPrChange>
              </w:rPr>
            </w:pPr>
            <w:ins w:id="11173" w:author="Thomas Dietz" w:date="2012-08-08T17:05:00Z">
              <w:r w:rsidRPr="009F3611">
                <w:rPr>
                  <w:rPrChange w:id="11174" w:author="Thomas Dietz" w:date="2012-08-08T17:05:00Z">
                    <w:rPr>
                      <w:lang w:val="de-DE"/>
                    </w:rPr>
                  </w:rPrChange>
                </w:rPr>
                <w:t xml:space="preserve">    reference "http://www.w3.org/TR/2004/REC-xmlschema-2-20041028/datatypes.html#hexBinary";</w:t>
              </w:r>
            </w:ins>
          </w:p>
          <w:p w14:paraId="67289ACD" w14:textId="77777777" w:rsidR="009F3611" w:rsidRPr="009F3611" w:rsidRDefault="009F3611" w:rsidP="009F3611">
            <w:pPr>
              <w:pStyle w:val="XML1"/>
              <w:rPr>
                <w:ins w:id="11175" w:author="Thomas Dietz" w:date="2012-08-08T17:05:00Z"/>
                <w:rPrChange w:id="11176" w:author="Thomas Dietz" w:date="2012-08-08T17:05:00Z">
                  <w:rPr>
                    <w:ins w:id="11177" w:author="Thomas Dietz" w:date="2012-08-08T17:05:00Z"/>
                    <w:lang w:val="de-DE"/>
                  </w:rPr>
                </w:rPrChange>
              </w:rPr>
            </w:pPr>
            <w:ins w:id="11178" w:author="Thomas Dietz" w:date="2012-08-08T17:05:00Z">
              <w:r w:rsidRPr="009F3611">
                <w:rPr>
                  <w:rPrChange w:id="11179" w:author="Thomas Dietz" w:date="2012-08-08T17:05:00Z">
                    <w:rPr>
                      <w:lang w:val="de-DE"/>
                    </w:rPr>
                  </w:rPrChange>
                </w:rPr>
                <w:t xml:space="preserve">  }</w:t>
              </w:r>
            </w:ins>
          </w:p>
          <w:p w14:paraId="1BC788A9" w14:textId="77777777" w:rsidR="009F3611" w:rsidRPr="009F3611" w:rsidRDefault="009F3611" w:rsidP="009F3611">
            <w:pPr>
              <w:pStyle w:val="XML1"/>
              <w:rPr>
                <w:ins w:id="11180" w:author="Thomas Dietz" w:date="2012-08-08T17:05:00Z"/>
                <w:rPrChange w:id="11181" w:author="Thomas Dietz" w:date="2012-08-08T17:05:00Z">
                  <w:rPr>
                    <w:ins w:id="11182" w:author="Thomas Dietz" w:date="2012-08-08T17:05:00Z"/>
                    <w:lang w:val="de-DE"/>
                  </w:rPr>
                </w:rPrChange>
              </w:rPr>
            </w:pPr>
          </w:p>
          <w:p w14:paraId="50D27B3C" w14:textId="77777777" w:rsidR="009F3611" w:rsidRPr="009F3611" w:rsidRDefault="009F3611" w:rsidP="009F3611">
            <w:pPr>
              <w:pStyle w:val="XML1"/>
              <w:rPr>
                <w:ins w:id="11183" w:author="Thomas Dietz" w:date="2012-08-08T17:05:00Z"/>
                <w:rPrChange w:id="11184" w:author="Thomas Dietz" w:date="2012-08-08T17:05:00Z">
                  <w:rPr>
                    <w:ins w:id="11185" w:author="Thomas Dietz" w:date="2012-08-08T17:05:00Z"/>
                    <w:lang w:val="de-DE"/>
                  </w:rPr>
                </w:rPrChange>
              </w:rPr>
            </w:pPr>
            <w:ins w:id="11186" w:author="Thomas Dietz" w:date="2012-08-08T17:05:00Z">
              <w:r w:rsidRPr="009F3611">
                <w:rPr>
                  <w:rPrChange w:id="11187" w:author="Thomas Dietz" w:date="2012-08-08T17:05:00Z">
                    <w:rPr>
                      <w:lang w:val="de-DE"/>
                    </w:rPr>
                  </w:rPrChange>
                </w:rPr>
                <w:t>/*****************************************************************</w:t>
              </w:r>
            </w:ins>
          </w:p>
          <w:p w14:paraId="35CE7D59" w14:textId="77777777" w:rsidR="009F3611" w:rsidRPr="009F3611" w:rsidRDefault="009F3611" w:rsidP="009F3611">
            <w:pPr>
              <w:pStyle w:val="XML1"/>
              <w:rPr>
                <w:ins w:id="11188" w:author="Thomas Dietz" w:date="2012-08-08T17:05:00Z"/>
                <w:rPrChange w:id="11189" w:author="Thomas Dietz" w:date="2012-08-08T17:05:00Z">
                  <w:rPr>
                    <w:ins w:id="11190" w:author="Thomas Dietz" w:date="2012-08-08T17:05:00Z"/>
                    <w:lang w:val="de-DE"/>
                  </w:rPr>
                </w:rPrChange>
              </w:rPr>
            </w:pPr>
            <w:ins w:id="11191" w:author="Thomas Dietz" w:date="2012-08-08T17:05:00Z">
              <w:r w:rsidRPr="009F3611">
                <w:rPr>
                  <w:rPrChange w:id="11192" w:author="Thomas Dietz" w:date="2012-08-08T17:05:00Z">
                    <w:rPr>
                      <w:lang w:val="de-DE"/>
                    </w:rPr>
                  </w:rPrChange>
                </w:rPr>
                <w:t xml:space="preserve"> * Groupings</w:t>
              </w:r>
            </w:ins>
          </w:p>
          <w:p w14:paraId="4DAB7CEC" w14:textId="77777777" w:rsidR="009F3611" w:rsidRPr="009F3611" w:rsidRDefault="009F3611" w:rsidP="009F3611">
            <w:pPr>
              <w:pStyle w:val="XML1"/>
              <w:rPr>
                <w:ins w:id="11193" w:author="Thomas Dietz" w:date="2012-08-08T17:05:00Z"/>
                <w:rPrChange w:id="11194" w:author="Thomas Dietz" w:date="2012-08-08T17:05:00Z">
                  <w:rPr>
                    <w:ins w:id="11195" w:author="Thomas Dietz" w:date="2012-08-08T17:05:00Z"/>
                    <w:lang w:val="de-DE"/>
                  </w:rPr>
                </w:rPrChange>
              </w:rPr>
            </w:pPr>
            <w:ins w:id="11196" w:author="Thomas Dietz" w:date="2012-08-08T17:05:00Z">
              <w:r w:rsidRPr="009F3611">
                <w:rPr>
                  <w:rPrChange w:id="11197" w:author="Thomas Dietz" w:date="2012-08-08T17:05:00Z">
                    <w:rPr>
                      <w:lang w:val="de-DE"/>
                    </w:rPr>
                  </w:rPrChange>
                </w:rPr>
                <w:t xml:space="preserve"> *****************************************************************/</w:t>
              </w:r>
            </w:ins>
          </w:p>
          <w:p w14:paraId="46E44F69" w14:textId="77777777" w:rsidR="009F3611" w:rsidRPr="009F3611" w:rsidRDefault="009F3611" w:rsidP="009F3611">
            <w:pPr>
              <w:pStyle w:val="XML1"/>
              <w:rPr>
                <w:ins w:id="11198" w:author="Thomas Dietz" w:date="2012-08-08T17:05:00Z"/>
                <w:rPrChange w:id="11199" w:author="Thomas Dietz" w:date="2012-08-08T17:05:00Z">
                  <w:rPr>
                    <w:ins w:id="11200" w:author="Thomas Dietz" w:date="2012-08-08T17:05:00Z"/>
                    <w:lang w:val="de-DE"/>
                  </w:rPr>
                </w:rPrChange>
              </w:rPr>
            </w:pPr>
          </w:p>
          <w:p w14:paraId="3FC75BA4" w14:textId="77777777" w:rsidR="009F3611" w:rsidRPr="009F3611" w:rsidRDefault="009F3611" w:rsidP="009F3611">
            <w:pPr>
              <w:pStyle w:val="XML1"/>
              <w:rPr>
                <w:ins w:id="11201" w:author="Thomas Dietz" w:date="2012-08-08T17:05:00Z"/>
                <w:rPrChange w:id="11202" w:author="Thomas Dietz" w:date="2012-08-08T17:05:00Z">
                  <w:rPr>
                    <w:ins w:id="11203" w:author="Thomas Dietz" w:date="2012-08-08T17:05:00Z"/>
                    <w:lang w:val="de-DE"/>
                  </w:rPr>
                </w:rPrChange>
              </w:rPr>
            </w:pPr>
            <w:ins w:id="11204" w:author="Thomas Dietz" w:date="2012-08-08T17:05:00Z">
              <w:r w:rsidRPr="009F3611">
                <w:rPr>
                  <w:rPrChange w:id="11205" w:author="Thomas Dietz" w:date="2012-08-08T17:05:00Z">
                    <w:rPr>
                      <w:lang w:val="de-DE"/>
                    </w:rPr>
                  </w:rPrChange>
                </w:rPr>
                <w:t xml:space="preserve">  grouping OFConfigurationPointType {</w:t>
              </w:r>
            </w:ins>
          </w:p>
          <w:p w14:paraId="5E137D04" w14:textId="77777777" w:rsidR="009F3611" w:rsidRPr="009F3611" w:rsidRDefault="009F3611" w:rsidP="009F3611">
            <w:pPr>
              <w:pStyle w:val="XML1"/>
              <w:rPr>
                <w:ins w:id="11206" w:author="Thomas Dietz" w:date="2012-08-08T17:05:00Z"/>
                <w:rPrChange w:id="11207" w:author="Thomas Dietz" w:date="2012-08-08T17:05:00Z">
                  <w:rPr>
                    <w:ins w:id="11208" w:author="Thomas Dietz" w:date="2012-08-08T17:05:00Z"/>
                    <w:lang w:val="de-DE"/>
                  </w:rPr>
                </w:rPrChange>
              </w:rPr>
            </w:pPr>
            <w:ins w:id="11209" w:author="Thomas Dietz" w:date="2012-08-08T17:05:00Z">
              <w:r w:rsidRPr="009F3611">
                <w:rPr>
                  <w:rPrChange w:id="11210" w:author="Thomas Dietz" w:date="2012-08-08T17:05:00Z">
                    <w:rPr>
                      <w:lang w:val="de-DE"/>
                    </w:rPr>
                  </w:rPrChange>
                </w:rPr>
                <w:lastRenderedPageBreak/>
                <w:t xml:space="preserve">    </w:t>
              </w:r>
              <w:proofErr w:type="gramStart"/>
              <w:r w:rsidRPr="009F3611">
                <w:rPr>
                  <w:rPrChange w:id="11211" w:author="Thomas Dietz" w:date="2012-08-08T17:05:00Z">
                    <w:rPr>
                      <w:lang w:val="de-DE"/>
                    </w:rPr>
                  </w:rPrChange>
                </w:rPr>
                <w:t>description</w:t>
              </w:r>
              <w:proofErr w:type="gramEnd"/>
              <w:r w:rsidRPr="009F3611">
                <w:rPr>
                  <w:rPrChange w:id="11212" w:author="Thomas Dietz" w:date="2012-08-08T17:05:00Z">
                    <w:rPr>
                      <w:lang w:val="de-DE"/>
                    </w:rPr>
                  </w:rPrChange>
                </w:rPr>
                <w:t xml:space="preserve"> "Representation of an OpenFlow Configuration Point.</w:t>
              </w:r>
            </w:ins>
          </w:p>
          <w:p w14:paraId="2CAFE583" w14:textId="77777777" w:rsidR="009F3611" w:rsidRPr="009F3611" w:rsidRDefault="009F3611" w:rsidP="009F3611">
            <w:pPr>
              <w:pStyle w:val="XML1"/>
              <w:rPr>
                <w:ins w:id="11213" w:author="Thomas Dietz" w:date="2012-08-08T17:05:00Z"/>
                <w:rPrChange w:id="11214" w:author="Thomas Dietz" w:date="2012-08-08T17:05:00Z">
                  <w:rPr>
                    <w:ins w:id="11215" w:author="Thomas Dietz" w:date="2012-08-08T17:05:00Z"/>
                    <w:lang w:val="de-DE"/>
                  </w:rPr>
                </w:rPrChange>
              </w:rPr>
            </w:pPr>
            <w:ins w:id="11216" w:author="Thomas Dietz" w:date="2012-08-08T17:05:00Z">
              <w:r w:rsidRPr="009F3611">
                <w:rPr>
                  <w:rPrChange w:id="11217" w:author="Thomas Dietz" w:date="2012-08-08T17:05:00Z">
                    <w:rPr>
                      <w:lang w:val="de-DE"/>
                    </w:rPr>
                  </w:rPrChange>
                </w:rPr>
                <w:t xml:space="preserve">      Instances of the Configuration Point class SHOULD be stored </w:t>
              </w:r>
            </w:ins>
          </w:p>
          <w:p w14:paraId="73048B02" w14:textId="77777777" w:rsidR="009F3611" w:rsidRPr="009F3611" w:rsidRDefault="009F3611" w:rsidP="009F3611">
            <w:pPr>
              <w:pStyle w:val="XML1"/>
              <w:rPr>
                <w:ins w:id="11218" w:author="Thomas Dietz" w:date="2012-08-08T17:05:00Z"/>
                <w:rPrChange w:id="11219" w:author="Thomas Dietz" w:date="2012-08-08T17:05:00Z">
                  <w:rPr>
                    <w:ins w:id="11220" w:author="Thomas Dietz" w:date="2012-08-08T17:05:00Z"/>
                    <w:lang w:val="de-DE"/>
                  </w:rPr>
                </w:rPrChange>
              </w:rPr>
            </w:pPr>
            <w:ins w:id="11221" w:author="Thomas Dietz" w:date="2012-08-08T17:05:00Z">
              <w:r w:rsidRPr="009F3611">
                <w:rPr>
                  <w:rPrChange w:id="11222" w:author="Thomas Dietz" w:date="2012-08-08T17:05:00Z">
                    <w:rPr>
                      <w:lang w:val="de-DE"/>
                    </w:rPr>
                  </w:rPrChange>
                </w:rPr>
                <w:t xml:space="preserve">      </w:t>
              </w:r>
              <w:proofErr w:type="gramStart"/>
              <w:r w:rsidRPr="009F3611">
                <w:rPr>
                  <w:rPrChange w:id="11223" w:author="Thomas Dietz" w:date="2012-08-08T17:05:00Z">
                    <w:rPr>
                      <w:lang w:val="de-DE"/>
                    </w:rPr>
                  </w:rPrChange>
                </w:rPr>
                <w:t>persistently</w:t>
              </w:r>
              <w:proofErr w:type="gramEnd"/>
              <w:r w:rsidRPr="009F3611">
                <w:rPr>
                  <w:rPrChange w:id="11224" w:author="Thomas Dietz" w:date="2012-08-08T17:05:00Z">
                    <w:rPr>
                      <w:lang w:val="de-DE"/>
                    </w:rPr>
                  </w:rPrChange>
                </w:rPr>
                <w:t xml:space="preserve"> across reboots of the OpenFlow Capable Switch.</w:t>
              </w:r>
            </w:ins>
          </w:p>
          <w:p w14:paraId="1055C351" w14:textId="77777777" w:rsidR="009F3611" w:rsidRPr="009F3611" w:rsidRDefault="009F3611" w:rsidP="009F3611">
            <w:pPr>
              <w:pStyle w:val="XML1"/>
              <w:rPr>
                <w:ins w:id="11225" w:author="Thomas Dietz" w:date="2012-08-08T17:05:00Z"/>
                <w:rPrChange w:id="11226" w:author="Thomas Dietz" w:date="2012-08-08T17:05:00Z">
                  <w:rPr>
                    <w:ins w:id="11227" w:author="Thomas Dietz" w:date="2012-08-08T17:05:00Z"/>
                    <w:lang w:val="de-DE"/>
                  </w:rPr>
                </w:rPrChange>
              </w:rPr>
            </w:pPr>
            <w:ins w:id="11228" w:author="Thomas Dietz" w:date="2012-08-08T17:05:00Z">
              <w:r w:rsidRPr="009F3611">
                <w:rPr>
                  <w:rPrChange w:id="11229" w:author="Thomas Dietz" w:date="2012-08-08T17:05:00Z">
                    <w:rPr>
                      <w:lang w:val="de-DE"/>
                    </w:rPr>
                  </w:rPrChange>
                </w:rPr>
                <w:t xml:space="preserve">    </w:t>
              </w:r>
            </w:ins>
          </w:p>
          <w:p w14:paraId="4532AA01" w14:textId="77777777" w:rsidR="009F3611" w:rsidRPr="009F3611" w:rsidRDefault="009F3611" w:rsidP="009F3611">
            <w:pPr>
              <w:pStyle w:val="XML1"/>
              <w:rPr>
                <w:ins w:id="11230" w:author="Thomas Dietz" w:date="2012-08-08T17:05:00Z"/>
                <w:rPrChange w:id="11231" w:author="Thomas Dietz" w:date="2012-08-08T17:05:00Z">
                  <w:rPr>
                    <w:ins w:id="11232" w:author="Thomas Dietz" w:date="2012-08-08T17:05:00Z"/>
                    <w:lang w:val="de-DE"/>
                  </w:rPr>
                </w:rPrChange>
              </w:rPr>
            </w:pPr>
            <w:ins w:id="11233" w:author="Thomas Dietz" w:date="2012-08-08T17:05:00Z">
              <w:r w:rsidRPr="009F3611">
                <w:rPr>
                  <w:rPrChange w:id="11234" w:author="Thomas Dietz" w:date="2012-08-08T17:05:00Z">
                    <w:rPr>
                      <w:lang w:val="de-DE"/>
                    </w:rPr>
                  </w:rPrChange>
                </w:rPr>
                <w:t xml:space="preserve">      When a connection is established between an OpenFlow Capable </w:t>
              </w:r>
            </w:ins>
          </w:p>
          <w:p w14:paraId="43B0CF51" w14:textId="77777777" w:rsidR="009F3611" w:rsidRPr="009F3611" w:rsidRDefault="009F3611" w:rsidP="009F3611">
            <w:pPr>
              <w:pStyle w:val="XML1"/>
              <w:rPr>
                <w:ins w:id="11235" w:author="Thomas Dietz" w:date="2012-08-08T17:05:00Z"/>
                <w:rPrChange w:id="11236" w:author="Thomas Dietz" w:date="2012-08-08T17:05:00Z">
                  <w:rPr>
                    <w:ins w:id="11237" w:author="Thomas Dietz" w:date="2012-08-08T17:05:00Z"/>
                    <w:lang w:val="de-DE"/>
                  </w:rPr>
                </w:rPrChange>
              </w:rPr>
            </w:pPr>
            <w:ins w:id="11238" w:author="Thomas Dietz" w:date="2012-08-08T17:05:00Z">
              <w:r w:rsidRPr="009F3611">
                <w:rPr>
                  <w:rPrChange w:id="11239" w:author="Thomas Dietz" w:date="2012-08-08T17:05:00Z">
                    <w:rPr>
                      <w:lang w:val="de-DE"/>
                    </w:rPr>
                  </w:rPrChange>
                </w:rPr>
                <w:t xml:space="preserve">      Switch and a Configuration Point the switch  MUST store the </w:t>
              </w:r>
            </w:ins>
          </w:p>
          <w:p w14:paraId="710E1FEE" w14:textId="77777777" w:rsidR="009F3611" w:rsidRPr="009F3611" w:rsidRDefault="009F3611" w:rsidP="009F3611">
            <w:pPr>
              <w:pStyle w:val="XML1"/>
              <w:rPr>
                <w:ins w:id="11240" w:author="Thomas Dietz" w:date="2012-08-08T17:05:00Z"/>
                <w:rPrChange w:id="11241" w:author="Thomas Dietz" w:date="2012-08-08T17:05:00Z">
                  <w:rPr>
                    <w:ins w:id="11242" w:author="Thomas Dietz" w:date="2012-08-08T17:05:00Z"/>
                    <w:lang w:val="de-DE"/>
                  </w:rPr>
                </w:rPrChange>
              </w:rPr>
            </w:pPr>
            <w:ins w:id="11243" w:author="Thomas Dietz" w:date="2012-08-08T17:05:00Z">
              <w:r w:rsidRPr="009F3611">
                <w:rPr>
                  <w:rPrChange w:id="11244" w:author="Thomas Dietz" w:date="2012-08-08T17:05:00Z">
                    <w:rPr>
                      <w:lang w:val="de-DE"/>
                    </w:rPr>
                  </w:rPrChange>
                </w:rPr>
                <w:t xml:space="preserve">      connection information in an instance of the Configuration </w:t>
              </w:r>
            </w:ins>
          </w:p>
          <w:p w14:paraId="45EBCE91" w14:textId="77777777" w:rsidR="009F3611" w:rsidRPr="009F3611" w:rsidRDefault="009F3611" w:rsidP="009F3611">
            <w:pPr>
              <w:pStyle w:val="XML1"/>
              <w:rPr>
                <w:ins w:id="11245" w:author="Thomas Dietz" w:date="2012-08-08T17:05:00Z"/>
                <w:rPrChange w:id="11246" w:author="Thomas Dietz" w:date="2012-08-08T17:05:00Z">
                  <w:rPr>
                    <w:ins w:id="11247" w:author="Thomas Dietz" w:date="2012-08-08T17:05:00Z"/>
                    <w:lang w:val="de-DE"/>
                  </w:rPr>
                </w:rPrChange>
              </w:rPr>
            </w:pPr>
            <w:ins w:id="11248" w:author="Thomas Dietz" w:date="2012-08-08T17:05:00Z">
              <w:r w:rsidRPr="009F3611">
                <w:rPr>
                  <w:rPrChange w:id="11249" w:author="Thomas Dietz" w:date="2012-08-08T17:05:00Z">
                    <w:rPr>
                      <w:lang w:val="de-DE"/>
                    </w:rPr>
                  </w:rPrChange>
                </w:rPr>
                <w:t xml:space="preserve">      Point class. If such an instance does not exist, the OpenFlow</w:t>
              </w:r>
            </w:ins>
          </w:p>
          <w:p w14:paraId="02607A1B" w14:textId="77777777" w:rsidR="009F3611" w:rsidRPr="009F3611" w:rsidRDefault="009F3611" w:rsidP="009F3611">
            <w:pPr>
              <w:pStyle w:val="XML1"/>
              <w:rPr>
                <w:ins w:id="11250" w:author="Thomas Dietz" w:date="2012-08-08T17:05:00Z"/>
                <w:rPrChange w:id="11251" w:author="Thomas Dietz" w:date="2012-08-08T17:05:00Z">
                  <w:rPr>
                    <w:ins w:id="11252" w:author="Thomas Dietz" w:date="2012-08-08T17:05:00Z"/>
                    <w:lang w:val="de-DE"/>
                  </w:rPr>
                </w:rPrChange>
              </w:rPr>
            </w:pPr>
            <w:ins w:id="11253" w:author="Thomas Dietz" w:date="2012-08-08T17:05:00Z">
              <w:r w:rsidRPr="009F3611">
                <w:rPr>
                  <w:rPrChange w:id="11254" w:author="Thomas Dietz" w:date="2012-08-08T17:05:00Z">
                    <w:rPr>
                      <w:lang w:val="de-DE"/>
                    </w:rPr>
                  </w:rPrChange>
                </w:rPr>
                <w:t xml:space="preserve">      Capable Switch MUST create an instance where it then stores </w:t>
              </w:r>
            </w:ins>
          </w:p>
          <w:p w14:paraId="4A3900BA" w14:textId="77777777" w:rsidR="009F3611" w:rsidRPr="009F3611" w:rsidRDefault="009F3611" w:rsidP="009F3611">
            <w:pPr>
              <w:pStyle w:val="XML1"/>
              <w:rPr>
                <w:ins w:id="11255" w:author="Thomas Dietz" w:date="2012-08-08T17:05:00Z"/>
                <w:rPrChange w:id="11256" w:author="Thomas Dietz" w:date="2012-08-08T17:05:00Z">
                  <w:rPr>
                    <w:ins w:id="11257" w:author="Thomas Dietz" w:date="2012-08-08T17:05:00Z"/>
                    <w:lang w:val="de-DE"/>
                  </w:rPr>
                </w:rPrChange>
              </w:rPr>
            </w:pPr>
            <w:ins w:id="11258" w:author="Thomas Dietz" w:date="2012-08-08T17:05:00Z">
              <w:r w:rsidRPr="009F3611">
                <w:rPr>
                  <w:rPrChange w:id="11259" w:author="Thomas Dietz" w:date="2012-08-08T17:05:00Z">
                    <w:rPr>
                      <w:lang w:val="de-DE"/>
                    </w:rPr>
                  </w:rPrChange>
                </w:rPr>
                <w:t xml:space="preserve">      </w:t>
              </w:r>
              <w:proofErr w:type="gramStart"/>
              <w:r w:rsidRPr="009F3611">
                <w:rPr>
                  <w:rPrChange w:id="11260" w:author="Thomas Dietz" w:date="2012-08-08T17:05:00Z">
                    <w:rPr>
                      <w:lang w:val="de-DE"/>
                    </w:rPr>
                  </w:rPrChange>
                </w:rPr>
                <w:t>the</w:t>
              </w:r>
              <w:proofErr w:type="gramEnd"/>
              <w:r w:rsidRPr="009F3611">
                <w:rPr>
                  <w:rPrChange w:id="11261" w:author="Thomas Dietz" w:date="2012-08-08T17:05:00Z">
                    <w:rPr>
                      <w:lang w:val="de-DE"/>
                    </w:rPr>
                  </w:rPrChange>
                </w:rPr>
                <w:t xml:space="preserve"> connection information.</w:t>
              </w:r>
            </w:ins>
          </w:p>
          <w:p w14:paraId="07DDABC7" w14:textId="77777777" w:rsidR="009F3611" w:rsidRPr="009F3611" w:rsidRDefault="009F3611" w:rsidP="009F3611">
            <w:pPr>
              <w:pStyle w:val="XML1"/>
              <w:rPr>
                <w:ins w:id="11262" w:author="Thomas Dietz" w:date="2012-08-08T17:05:00Z"/>
                <w:rPrChange w:id="11263" w:author="Thomas Dietz" w:date="2012-08-08T17:05:00Z">
                  <w:rPr>
                    <w:ins w:id="11264" w:author="Thomas Dietz" w:date="2012-08-08T17:05:00Z"/>
                    <w:lang w:val="de-DE"/>
                  </w:rPr>
                </w:rPrChange>
              </w:rPr>
            </w:pPr>
            <w:ins w:id="11265" w:author="Thomas Dietz" w:date="2012-08-08T17:05:00Z">
              <w:r w:rsidRPr="009F3611">
                <w:rPr>
                  <w:rPrChange w:id="11266" w:author="Thomas Dietz" w:date="2012-08-08T17:05:00Z">
                    <w:rPr>
                      <w:lang w:val="de-DE"/>
                    </w:rPr>
                  </w:rPrChange>
                </w:rPr>
                <w:t xml:space="preserve">    </w:t>
              </w:r>
            </w:ins>
          </w:p>
          <w:p w14:paraId="5E13B15B" w14:textId="77777777" w:rsidR="009F3611" w:rsidRPr="009F3611" w:rsidRDefault="009F3611" w:rsidP="009F3611">
            <w:pPr>
              <w:pStyle w:val="XML1"/>
              <w:rPr>
                <w:ins w:id="11267" w:author="Thomas Dietz" w:date="2012-08-08T17:05:00Z"/>
                <w:rPrChange w:id="11268" w:author="Thomas Dietz" w:date="2012-08-08T17:05:00Z">
                  <w:rPr>
                    <w:ins w:id="11269" w:author="Thomas Dietz" w:date="2012-08-08T17:05:00Z"/>
                    <w:lang w:val="de-DE"/>
                  </w:rPr>
                </w:rPrChange>
              </w:rPr>
            </w:pPr>
            <w:ins w:id="11270" w:author="Thomas Dietz" w:date="2012-08-08T17:05:00Z">
              <w:r w:rsidRPr="009F3611">
                <w:rPr>
                  <w:rPrChange w:id="11271" w:author="Thomas Dietz" w:date="2012-08-08T17:05:00Z">
                    <w:rPr>
                      <w:lang w:val="de-DE"/>
                    </w:rPr>
                  </w:rPrChange>
                </w:rPr>
                <w:t xml:space="preserve">      An OpenFlow Capable Switch that cannot initiate a connection </w:t>
              </w:r>
            </w:ins>
          </w:p>
          <w:p w14:paraId="3487D583" w14:textId="77777777" w:rsidR="009F3611" w:rsidRPr="009F3611" w:rsidRDefault="009F3611" w:rsidP="009F3611">
            <w:pPr>
              <w:pStyle w:val="XML1"/>
              <w:rPr>
                <w:ins w:id="11272" w:author="Thomas Dietz" w:date="2012-08-08T17:05:00Z"/>
                <w:rPrChange w:id="11273" w:author="Thomas Dietz" w:date="2012-08-08T17:05:00Z">
                  <w:rPr>
                    <w:ins w:id="11274" w:author="Thomas Dietz" w:date="2012-08-08T17:05:00Z"/>
                    <w:lang w:val="de-DE"/>
                  </w:rPr>
                </w:rPrChange>
              </w:rPr>
            </w:pPr>
            <w:ins w:id="11275" w:author="Thomas Dietz" w:date="2012-08-08T17:05:00Z">
              <w:r w:rsidRPr="009F3611">
                <w:rPr>
                  <w:rPrChange w:id="11276" w:author="Thomas Dietz" w:date="2012-08-08T17:05:00Z">
                    <w:rPr>
                      <w:lang w:val="de-DE"/>
                    </w:rPr>
                  </w:rPrChange>
                </w:rPr>
                <w:t xml:space="preserve">      to a configuration point does not have to implement the </w:t>
              </w:r>
            </w:ins>
          </w:p>
          <w:p w14:paraId="5A16DA2E" w14:textId="77777777" w:rsidR="009F3611" w:rsidRPr="009F3611" w:rsidRDefault="009F3611" w:rsidP="009F3611">
            <w:pPr>
              <w:pStyle w:val="XML1"/>
              <w:rPr>
                <w:ins w:id="11277" w:author="Thomas Dietz" w:date="2012-08-08T17:05:00Z"/>
                <w:rPrChange w:id="11278" w:author="Thomas Dietz" w:date="2012-08-08T17:05:00Z">
                  <w:rPr>
                    <w:ins w:id="11279" w:author="Thomas Dietz" w:date="2012-08-08T17:05:00Z"/>
                    <w:lang w:val="de-DE"/>
                  </w:rPr>
                </w:rPrChange>
              </w:rPr>
            </w:pPr>
            <w:ins w:id="11280" w:author="Thomas Dietz" w:date="2012-08-08T17:05:00Z">
              <w:r w:rsidRPr="009F3611">
                <w:rPr>
                  <w:rPrChange w:id="11281" w:author="Thomas Dietz" w:date="2012-08-08T17:05:00Z">
                    <w:rPr>
                      <w:lang w:val="de-DE"/>
                    </w:rPr>
                  </w:rPrChange>
                </w:rPr>
                <w:t xml:space="preserve">      Configuration Point class. It SHOULD block attempts to write</w:t>
              </w:r>
            </w:ins>
          </w:p>
          <w:p w14:paraId="39BCFD83" w14:textId="77777777" w:rsidR="009F3611" w:rsidRPr="009F3611" w:rsidRDefault="009F3611" w:rsidP="009F3611">
            <w:pPr>
              <w:pStyle w:val="XML1"/>
              <w:rPr>
                <w:ins w:id="11282" w:author="Thomas Dietz" w:date="2012-08-08T17:05:00Z"/>
                <w:rPrChange w:id="11283" w:author="Thomas Dietz" w:date="2012-08-08T17:05:00Z">
                  <w:rPr>
                    <w:ins w:id="11284" w:author="Thomas Dietz" w:date="2012-08-08T17:05:00Z"/>
                    <w:lang w:val="de-DE"/>
                  </w:rPr>
                </w:rPrChange>
              </w:rPr>
            </w:pPr>
            <w:ins w:id="11285" w:author="Thomas Dietz" w:date="2012-08-08T17:05:00Z">
              <w:r w:rsidRPr="009F3611">
                <w:rPr>
                  <w:rPrChange w:id="11286" w:author="Thomas Dietz" w:date="2012-08-08T17:05:00Z">
                    <w:rPr>
                      <w:lang w:val="de-DE"/>
                    </w:rPr>
                  </w:rPrChange>
                </w:rPr>
                <w:t xml:space="preserve">      to instances of the Configuration Point class with NETCONF </w:t>
              </w:r>
            </w:ins>
          </w:p>
          <w:p w14:paraId="22566C86" w14:textId="77777777" w:rsidR="009F3611" w:rsidRPr="009F3611" w:rsidRDefault="009F3611" w:rsidP="009F3611">
            <w:pPr>
              <w:pStyle w:val="XML1"/>
              <w:rPr>
                <w:ins w:id="11287" w:author="Thomas Dietz" w:date="2012-08-08T17:05:00Z"/>
                <w:rPrChange w:id="11288" w:author="Thomas Dietz" w:date="2012-08-08T17:05:00Z">
                  <w:rPr>
                    <w:ins w:id="11289" w:author="Thomas Dietz" w:date="2012-08-08T17:05:00Z"/>
                    <w:lang w:val="de-DE"/>
                  </w:rPr>
                </w:rPrChange>
              </w:rPr>
            </w:pPr>
            <w:ins w:id="11290" w:author="Thomas Dietz" w:date="2012-08-08T17:05:00Z">
              <w:r w:rsidRPr="009F3611">
                <w:rPr>
                  <w:rPrChange w:id="11291" w:author="Thomas Dietz" w:date="2012-08-08T17:05:00Z">
                    <w:rPr>
                      <w:lang w:val="de-DE"/>
                    </w:rPr>
                  </w:rPrChange>
                </w:rPr>
                <w:t xml:space="preserve">      &lt;edit-config&gt; operations.</w:t>
              </w:r>
            </w:ins>
          </w:p>
          <w:p w14:paraId="688E13AA" w14:textId="77777777" w:rsidR="009F3611" w:rsidRPr="009F3611" w:rsidRDefault="009F3611" w:rsidP="009F3611">
            <w:pPr>
              <w:pStyle w:val="XML1"/>
              <w:rPr>
                <w:ins w:id="11292" w:author="Thomas Dietz" w:date="2012-08-08T17:05:00Z"/>
                <w:rPrChange w:id="11293" w:author="Thomas Dietz" w:date="2012-08-08T17:05:00Z">
                  <w:rPr>
                    <w:ins w:id="11294" w:author="Thomas Dietz" w:date="2012-08-08T17:05:00Z"/>
                    <w:lang w:val="de-DE"/>
                  </w:rPr>
                </w:rPrChange>
              </w:rPr>
            </w:pPr>
          </w:p>
          <w:p w14:paraId="2D95496F" w14:textId="77777777" w:rsidR="009F3611" w:rsidRPr="009F3611" w:rsidRDefault="009F3611" w:rsidP="009F3611">
            <w:pPr>
              <w:pStyle w:val="XML1"/>
              <w:rPr>
                <w:ins w:id="11295" w:author="Thomas Dietz" w:date="2012-08-08T17:05:00Z"/>
                <w:rPrChange w:id="11296" w:author="Thomas Dietz" w:date="2012-08-08T17:05:00Z">
                  <w:rPr>
                    <w:ins w:id="11297" w:author="Thomas Dietz" w:date="2012-08-08T17:05:00Z"/>
                    <w:lang w:val="de-DE"/>
                  </w:rPr>
                </w:rPrChange>
              </w:rPr>
            </w:pPr>
            <w:ins w:id="11298" w:author="Thomas Dietz" w:date="2012-08-08T17:05:00Z">
              <w:r w:rsidRPr="009F3611">
                <w:rPr>
                  <w:rPrChange w:id="11299" w:author="Thomas Dietz" w:date="2012-08-08T17:05:00Z">
                    <w:rPr>
                      <w:lang w:val="de-DE"/>
                    </w:rPr>
                  </w:rPrChange>
                </w:rPr>
                <w:t xml:space="preserve">      NETCONF &lt;edit-config&gt; operations MUST be implemented as </w:t>
              </w:r>
            </w:ins>
          </w:p>
          <w:p w14:paraId="532EF7A6" w14:textId="77777777" w:rsidR="009F3611" w:rsidRPr="009F3611" w:rsidRDefault="009F3611" w:rsidP="009F3611">
            <w:pPr>
              <w:pStyle w:val="XML1"/>
              <w:rPr>
                <w:ins w:id="11300" w:author="Thomas Dietz" w:date="2012-08-08T17:05:00Z"/>
                <w:rPrChange w:id="11301" w:author="Thomas Dietz" w:date="2012-08-08T17:05:00Z">
                  <w:rPr>
                    <w:ins w:id="11302" w:author="Thomas Dietz" w:date="2012-08-08T17:05:00Z"/>
                    <w:lang w:val="de-DE"/>
                  </w:rPr>
                </w:rPrChange>
              </w:rPr>
            </w:pPr>
            <w:ins w:id="11303" w:author="Thomas Dietz" w:date="2012-08-08T17:05:00Z">
              <w:r w:rsidRPr="009F3611">
                <w:rPr>
                  <w:rPrChange w:id="11304" w:author="Thomas Dietz" w:date="2012-08-08T17:05:00Z">
                    <w:rPr>
                      <w:lang w:val="de-DE"/>
                    </w:rPr>
                  </w:rPrChange>
                </w:rPr>
                <w:t xml:space="preserve">      follows: </w:t>
              </w:r>
            </w:ins>
          </w:p>
          <w:p w14:paraId="4BDF6A5B" w14:textId="77777777" w:rsidR="009F3611" w:rsidRPr="009F3611" w:rsidRDefault="009F3611" w:rsidP="009F3611">
            <w:pPr>
              <w:pStyle w:val="XML1"/>
              <w:rPr>
                <w:ins w:id="11305" w:author="Thomas Dietz" w:date="2012-08-08T17:05:00Z"/>
                <w:rPrChange w:id="11306" w:author="Thomas Dietz" w:date="2012-08-08T17:05:00Z">
                  <w:rPr>
                    <w:ins w:id="11307" w:author="Thomas Dietz" w:date="2012-08-08T17:05:00Z"/>
                    <w:lang w:val="de-DE"/>
                  </w:rPr>
                </w:rPrChange>
              </w:rPr>
            </w:pPr>
          </w:p>
          <w:p w14:paraId="54FFF0BC" w14:textId="77777777" w:rsidR="009F3611" w:rsidRPr="009F3611" w:rsidRDefault="009F3611" w:rsidP="009F3611">
            <w:pPr>
              <w:pStyle w:val="XML1"/>
              <w:rPr>
                <w:ins w:id="11308" w:author="Thomas Dietz" w:date="2012-08-08T17:05:00Z"/>
                <w:rPrChange w:id="11309" w:author="Thomas Dietz" w:date="2012-08-08T17:05:00Z">
                  <w:rPr>
                    <w:ins w:id="11310" w:author="Thomas Dietz" w:date="2012-08-08T17:05:00Z"/>
                    <w:lang w:val="de-DE"/>
                  </w:rPr>
                </w:rPrChange>
              </w:rPr>
            </w:pPr>
            <w:ins w:id="11311" w:author="Thomas Dietz" w:date="2012-08-08T17:05:00Z">
              <w:r w:rsidRPr="009F3611">
                <w:rPr>
                  <w:rPrChange w:id="11312" w:author="Thomas Dietz" w:date="2012-08-08T17:05:00Z">
                    <w:rPr>
                      <w:lang w:val="de-DE"/>
                    </w:rPr>
                  </w:rPrChange>
                </w:rPr>
                <w:t xml:space="preserve">      * The 'id' element MUST be present at all &lt;edit-config&gt;</w:t>
              </w:r>
            </w:ins>
          </w:p>
          <w:p w14:paraId="79C347AA" w14:textId="77777777" w:rsidR="009F3611" w:rsidRPr="009F3611" w:rsidRDefault="009F3611" w:rsidP="009F3611">
            <w:pPr>
              <w:pStyle w:val="XML1"/>
              <w:rPr>
                <w:ins w:id="11313" w:author="Thomas Dietz" w:date="2012-08-08T17:05:00Z"/>
                <w:rPrChange w:id="11314" w:author="Thomas Dietz" w:date="2012-08-08T17:05:00Z">
                  <w:rPr>
                    <w:ins w:id="11315" w:author="Thomas Dietz" w:date="2012-08-08T17:05:00Z"/>
                    <w:lang w:val="de-DE"/>
                  </w:rPr>
                </w:rPrChange>
              </w:rPr>
            </w:pPr>
            <w:ins w:id="11316" w:author="Thomas Dietz" w:date="2012-08-08T17:05:00Z">
              <w:r w:rsidRPr="009F3611">
                <w:rPr>
                  <w:rPrChange w:id="11317" w:author="Thomas Dietz" w:date="2012-08-08T17:05:00Z">
                    <w:rPr>
                      <w:lang w:val="de-DE"/>
                    </w:rPr>
                  </w:rPrChange>
                </w:rPr>
                <w:t xml:space="preserve">        </w:t>
              </w:r>
              <w:proofErr w:type="gramStart"/>
              <w:r w:rsidRPr="009F3611">
                <w:rPr>
                  <w:rPrChange w:id="11318" w:author="Thomas Dietz" w:date="2012-08-08T17:05:00Z">
                    <w:rPr>
                      <w:lang w:val="de-DE"/>
                    </w:rPr>
                  </w:rPrChange>
                </w:rPr>
                <w:t>operations</w:t>
              </w:r>
              <w:proofErr w:type="gramEnd"/>
              <w:r w:rsidRPr="009F3611">
                <w:rPr>
                  <w:rPrChange w:id="11319" w:author="Thomas Dietz" w:date="2012-08-08T17:05:00Z">
                    <w:rPr>
                      <w:lang w:val="de-DE"/>
                    </w:rPr>
                  </w:rPrChange>
                </w:rPr>
                <w:t xml:space="preserve"> to identify the configuration point.</w:t>
              </w:r>
            </w:ins>
          </w:p>
          <w:p w14:paraId="53A15020" w14:textId="77777777" w:rsidR="009F3611" w:rsidRPr="009F3611" w:rsidRDefault="009F3611" w:rsidP="009F3611">
            <w:pPr>
              <w:pStyle w:val="XML1"/>
              <w:rPr>
                <w:ins w:id="11320" w:author="Thomas Dietz" w:date="2012-08-08T17:05:00Z"/>
                <w:rPrChange w:id="11321" w:author="Thomas Dietz" w:date="2012-08-08T17:05:00Z">
                  <w:rPr>
                    <w:ins w:id="11322" w:author="Thomas Dietz" w:date="2012-08-08T17:05:00Z"/>
                    <w:lang w:val="de-DE"/>
                  </w:rPr>
                </w:rPrChange>
              </w:rPr>
            </w:pPr>
            <w:ins w:id="11323" w:author="Thomas Dietz" w:date="2012-08-08T17:05:00Z">
              <w:r w:rsidRPr="009F3611">
                <w:rPr>
                  <w:rPrChange w:id="11324" w:author="Thomas Dietz" w:date="2012-08-08T17:05:00Z">
                    <w:rPr>
                      <w:lang w:val="de-DE"/>
                    </w:rPr>
                  </w:rPrChange>
                </w:rPr>
                <w:t xml:space="preserve">      * If the operation is 'merge' or 'replace', the element is</w:t>
              </w:r>
            </w:ins>
          </w:p>
          <w:p w14:paraId="6E8BAFC4" w14:textId="77777777" w:rsidR="009F3611" w:rsidRPr="009F3611" w:rsidRDefault="009F3611" w:rsidP="009F3611">
            <w:pPr>
              <w:pStyle w:val="XML1"/>
              <w:rPr>
                <w:ins w:id="11325" w:author="Thomas Dietz" w:date="2012-08-08T17:05:00Z"/>
                <w:rPrChange w:id="11326" w:author="Thomas Dietz" w:date="2012-08-08T17:05:00Z">
                  <w:rPr>
                    <w:ins w:id="11327" w:author="Thomas Dietz" w:date="2012-08-08T17:05:00Z"/>
                    <w:lang w:val="de-DE"/>
                  </w:rPr>
                </w:rPrChange>
              </w:rPr>
            </w:pPr>
            <w:ins w:id="11328" w:author="Thomas Dietz" w:date="2012-08-08T17:05:00Z">
              <w:r w:rsidRPr="009F3611">
                <w:rPr>
                  <w:rPrChange w:id="11329" w:author="Thomas Dietz" w:date="2012-08-08T17:05:00Z">
                    <w:rPr>
                      <w:lang w:val="de-DE"/>
                    </w:rPr>
                  </w:rPrChange>
                </w:rPr>
                <w:t xml:space="preserve">        created if it does not exist, and its value is set to the</w:t>
              </w:r>
            </w:ins>
          </w:p>
          <w:p w14:paraId="7FE2F1BA" w14:textId="77777777" w:rsidR="009F3611" w:rsidRPr="009F3611" w:rsidRDefault="009F3611" w:rsidP="009F3611">
            <w:pPr>
              <w:pStyle w:val="XML1"/>
              <w:rPr>
                <w:ins w:id="11330" w:author="Thomas Dietz" w:date="2012-08-08T17:05:00Z"/>
                <w:rPrChange w:id="11331" w:author="Thomas Dietz" w:date="2012-08-08T17:05:00Z">
                  <w:rPr>
                    <w:ins w:id="11332" w:author="Thomas Dietz" w:date="2012-08-08T17:05:00Z"/>
                    <w:lang w:val="de-DE"/>
                  </w:rPr>
                </w:rPrChange>
              </w:rPr>
            </w:pPr>
            <w:ins w:id="11333" w:author="Thomas Dietz" w:date="2012-08-08T17:05:00Z">
              <w:r w:rsidRPr="009F3611">
                <w:rPr>
                  <w:rPrChange w:id="11334" w:author="Thomas Dietz" w:date="2012-08-08T17:05:00Z">
                    <w:rPr>
                      <w:lang w:val="de-DE"/>
                    </w:rPr>
                  </w:rPrChange>
                </w:rPr>
                <w:t xml:space="preserve">        </w:t>
              </w:r>
              <w:proofErr w:type="gramStart"/>
              <w:r w:rsidRPr="009F3611">
                <w:rPr>
                  <w:rPrChange w:id="11335" w:author="Thomas Dietz" w:date="2012-08-08T17:05:00Z">
                    <w:rPr>
                      <w:lang w:val="de-DE"/>
                    </w:rPr>
                  </w:rPrChange>
                </w:rPr>
                <w:t>value</w:t>
              </w:r>
              <w:proofErr w:type="gramEnd"/>
              <w:r w:rsidRPr="009F3611">
                <w:rPr>
                  <w:rPrChange w:id="11336" w:author="Thomas Dietz" w:date="2012-08-08T17:05:00Z">
                    <w:rPr>
                      <w:lang w:val="de-DE"/>
                    </w:rPr>
                  </w:rPrChange>
                </w:rPr>
                <w:t xml:space="preserve"> found in the XML RPC data.</w:t>
              </w:r>
            </w:ins>
          </w:p>
          <w:p w14:paraId="4060729E" w14:textId="77777777" w:rsidR="009F3611" w:rsidRPr="009F3611" w:rsidRDefault="009F3611" w:rsidP="009F3611">
            <w:pPr>
              <w:pStyle w:val="XML1"/>
              <w:rPr>
                <w:ins w:id="11337" w:author="Thomas Dietz" w:date="2012-08-08T17:05:00Z"/>
                <w:rPrChange w:id="11338" w:author="Thomas Dietz" w:date="2012-08-08T17:05:00Z">
                  <w:rPr>
                    <w:ins w:id="11339" w:author="Thomas Dietz" w:date="2012-08-08T17:05:00Z"/>
                    <w:lang w:val="de-DE"/>
                  </w:rPr>
                </w:rPrChange>
              </w:rPr>
            </w:pPr>
            <w:ins w:id="11340" w:author="Thomas Dietz" w:date="2012-08-08T17:05:00Z">
              <w:r w:rsidRPr="009F3611">
                <w:rPr>
                  <w:rPrChange w:id="11341" w:author="Thomas Dietz" w:date="2012-08-08T17:05:00Z">
                    <w:rPr>
                      <w:lang w:val="de-DE"/>
                    </w:rPr>
                  </w:rPrChange>
                </w:rPr>
                <w:t xml:space="preserve">      * If the operation is 'create', the element is created if it</w:t>
              </w:r>
            </w:ins>
          </w:p>
          <w:p w14:paraId="4F19EF97" w14:textId="77777777" w:rsidR="009F3611" w:rsidRPr="009F3611" w:rsidRDefault="009F3611" w:rsidP="009F3611">
            <w:pPr>
              <w:pStyle w:val="XML1"/>
              <w:rPr>
                <w:ins w:id="11342" w:author="Thomas Dietz" w:date="2012-08-08T17:05:00Z"/>
                <w:rPrChange w:id="11343" w:author="Thomas Dietz" w:date="2012-08-08T17:05:00Z">
                  <w:rPr>
                    <w:ins w:id="11344" w:author="Thomas Dietz" w:date="2012-08-08T17:05:00Z"/>
                    <w:lang w:val="de-DE"/>
                  </w:rPr>
                </w:rPrChange>
              </w:rPr>
            </w:pPr>
            <w:ins w:id="11345" w:author="Thomas Dietz" w:date="2012-08-08T17:05:00Z">
              <w:r w:rsidRPr="009F3611">
                <w:rPr>
                  <w:rPrChange w:id="11346" w:author="Thomas Dietz" w:date="2012-08-08T17:05:00Z">
                    <w:rPr>
                      <w:lang w:val="de-DE"/>
                    </w:rPr>
                  </w:rPrChange>
                </w:rPr>
                <w:t xml:space="preserve">        </w:t>
              </w:r>
              <w:proofErr w:type="gramStart"/>
              <w:r w:rsidRPr="009F3611">
                <w:rPr>
                  <w:rPrChange w:id="11347" w:author="Thomas Dietz" w:date="2012-08-08T17:05:00Z">
                    <w:rPr>
                      <w:lang w:val="de-DE"/>
                    </w:rPr>
                  </w:rPrChange>
                </w:rPr>
                <w:t>does</w:t>
              </w:r>
              <w:proofErr w:type="gramEnd"/>
              <w:r w:rsidRPr="009F3611">
                <w:rPr>
                  <w:rPrChange w:id="11348" w:author="Thomas Dietz" w:date="2012-08-08T17:05:00Z">
                    <w:rPr>
                      <w:lang w:val="de-DE"/>
                    </w:rPr>
                  </w:rPrChange>
                </w:rPr>
                <w:t xml:space="preserve"> not exist. If the element already exists, a</w:t>
              </w:r>
            </w:ins>
          </w:p>
          <w:p w14:paraId="310945AE" w14:textId="77777777" w:rsidR="009F3611" w:rsidRPr="009F3611" w:rsidRDefault="009F3611" w:rsidP="009F3611">
            <w:pPr>
              <w:pStyle w:val="XML1"/>
              <w:rPr>
                <w:ins w:id="11349" w:author="Thomas Dietz" w:date="2012-08-08T17:05:00Z"/>
                <w:rPrChange w:id="11350" w:author="Thomas Dietz" w:date="2012-08-08T17:05:00Z">
                  <w:rPr>
                    <w:ins w:id="11351" w:author="Thomas Dietz" w:date="2012-08-08T17:05:00Z"/>
                    <w:lang w:val="de-DE"/>
                  </w:rPr>
                </w:rPrChange>
              </w:rPr>
            </w:pPr>
            <w:ins w:id="11352" w:author="Thomas Dietz" w:date="2012-08-08T17:05:00Z">
              <w:r w:rsidRPr="009F3611">
                <w:rPr>
                  <w:rPrChange w:id="11353" w:author="Thomas Dietz" w:date="2012-08-08T17:05:00Z">
                    <w:rPr>
                      <w:lang w:val="de-DE"/>
                    </w:rPr>
                  </w:rPrChange>
                </w:rPr>
                <w:t xml:space="preserve">        'data</w:t>
              </w:r>
              <w:r w:rsidRPr="009F3611">
                <w:rPr>
                  <w:rFonts w:ascii="MS Mincho" w:eastAsia="MS Mincho" w:hAnsi="MS Mincho" w:cs="MS Mincho"/>
                  <w:rPrChange w:id="11354" w:author="Thomas Dietz" w:date="2012-08-08T17:05:00Z">
                    <w:rPr>
                      <w:rFonts w:ascii="MS Mincho" w:eastAsia="MS Mincho" w:hAnsi="MS Mincho" w:cs="MS Mincho"/>
                      <w:lang w:val="de-DE"/>
                    </w:rPr>
                  </w:rPrChange>
                </w:rPr>
                <w:t>‑</w:t>
              </w:r>
              <w:r w:rsidRPr="009F3611">
                <w:rPr>
                  <w:rPrChange w:id="11355" w:author="Thomas Dietz" w:date="2012-08-08T17:05:00Z">
                    <w:rPr>
                      <w:lang w:val="de-DE"/>
                    </w:rPr>
                  </w:rPrChange>
                </w:rPr>
                <w:t>exists' error is returned.</w:t>
              </w:r>
            </w:ins>
          </w:p>
          <w:p w14:paraId="4BC2E52C" w14:textId="77777777" w:rsidR="009F3611" w:rsidRPr="009F3611" w:rsidRDefault="009F3611" w:rsidP="009F3611">
            <w:pPr>
              <w:pStyle w:val="XML1"/>
              <w:rPr>
                <w:ins w:id="11356" w:author="Thomas Dietz" w:date="2012-08-08T17:05:00Z"/>
                <w:rPrChange w:id="11357" w:author="Thomas Dietz" w:date="2012-08-08T17:05:00Z">
                  <w:rPr>
                    <w:ins w:id="11358" w:author="Thomas Dietz" w:date="2012-08-08T17:05:00Z"/>
                    <w:lang w:val="de-DE"/>
                  </w:rPr>
                </w:rPrChange>
              </w:rPr>
            </w:pPr>
            <w:ins w:id="11359" w:author="Thomas Dietz" w:date="2012-08-08T17:05:00Z">
              <w:r w:rsidRPr="009F3611">
                <w:rPr>
                  <w:rPrChange w:id="11360" w:author="Thomas Dietz" w:date="2012-08-08T17:05:00Z">
                    <w:rPr>
                      <w:lang w:val="de-DE"/>
                    </w:rPr>
                  </w:rPrChange>
                </w:rPr>
                <w:t xml:space="preserve">      * If the operation is 'delete', the element is deleted if it</w:t>
              </w:r>
            </w:ins>
          </w:p>
          <w:p w14:paraId="0EDEB556" w14:textId="77777777" w:rsidR="009F3611" w:rsidRPr="009F3611" w:rsidRDefault="009F3611" w:rsidP="009F3611">
            <w:pPr>
              <w:pStyle w:val="XML1"/>
              <w:rPr>
                <w:ins w:id="11361" w:author="Thomas Dietz" w:date="2012-08-08T17:05:00Z"/>
                <w:rPrChange w:id="11362" w:author="Thomas Dietz" w:date="2012-08-08T17:05:00Z">
                  <w:rPr>
                    <w:ins w:id="11363" w:author="Thomas Dietz" w:date="2012-08-08T17:05:00Z"/>
                    <w:lang w:val="de-DE"/>
                  </w:rPr>
                </w:rPrChange>
              </w:rPr>
            </w:pPr>
            <w:ins w:id="11364" w:author="Thomas Dietz" w:date="2012-08-08T17:05:00Z">
              <w:r w:rsidRPr="009F3611">
                <w:rPr>
                  <w:rPrChange w:id="11365" w:author="Thomas Dietz" w:date="2012-08-08T17:05:00Z">
                    <w:rPr>
                      <w:lang w:val="de-DE"/>
                    </w:rPr>
                  </w:rPrChange>
                </w:rPr>
                <w:t xml:space="preserve">        </w:t>
              </w:r>
              <w:proofErr w:type="gramStart"/>
              <w:r w:rsidRPr="009F3611">
                <w:rPr>
                  <w:rPrChange w:id="11366" w:author="Thomas Dietz" w:date="2012-08-08T17:05:00Z">
                    <w:rPr>
                      <w:lang w:val="de-DE"/>
                    </w:rPr>
                  </w:rPrChange>
                </w:rPr>
                <w:t>exists</w:t>
              </w:r>
              <w:proofErr w:type="gramEnd"/>
              <w:r w:rsidRPr="009F3611">
                <w:rPr>
                  <w:rPrChange w:id="11367" w:author="Thomas Dietz" w:date="2012-08-08T17:05:00Z">
                    <w:rPr>
                      <w:lang w:val="de-DE"/>
                    </w:rPr>
                  </w:rPrChange>
                </w:rPr>
                <w:t>. If the element does not exist, a 'data</w:t>
              </w:r>
              <w:r w:rsidRPr="009F3611">
                <w:rPr>
                  <w:rFonts w:ascii="MS Mincho" w:eastAsia="MS Mincho" w:hAnsi="MS Mincho" w:cs="MS Mincho"/>
                  <w:rPrChange w:id="11368" w:author="Thomas Dietz" w:date="2012-08-08T17:05:00Z">
                    <w:rPr>
                      <w:rFonts w:ascii="MS Mincho" w:eastAsia="MS Mincho" w:hAnsi="MS Mincho" w:cs="MS Mincho"/>
                      <w:lang w:val="de-DE"/>
                    </w:rPr>
                  </w:rPrChange>
                </w:rPr>
                <w:t>‑</w:t>
              </w:r>
              <w:r w:rsidRPr="009F3611">
                <w:rPr>
                  <w:rPrChange w:id="11369" w:author="Thomas Dietz" w:date="2012-08-08T17:05:00Z">
                    <w:rPr>
                      <w:lang w:val="de-DE"/>
                    </w:rPr>
                  </w:rPrChange>
                </w:rPr>
                <w:t>missing'</w:t>
              </w:r>
            </w:ins>
          </w:p>
          <w:p w14:paraId="10DF4A62" w14:textId="77777777" w:rsidR="009F3611" w:rsidRPr="009F3611" w:rsidRDefault="009F3611" w:rsidP="009F3611">
            <w:pPr>
              <w:pStyle w:val="XML1"/>
              <w:rPr>
                <w:ins w:id="11370" w:author="Thomas Dietz" w:date="2012-08-08T17:05:00Z"/>
                <w:rPrChange w:id="11371" w:author="Thomas Dietz" w:date="2012-08-08T17:05:00Z">
                  <w:rPr>
                    <w:ins w:id="11372" w:author="Thomas Dietz" w:date="2012-08-08T17:05:00Z"/>
                    <w:lang w:val="de-DE"/>
                  </w:rPr>
                </w:rPrChange>
              </w:rPr>
            </w:pPr>
            <w:ins w:id="11373" w:author="Thomas Dietz" w:date="2012-08-08T17:05:00Z">
              <w:r w:rsidRPr="009F3611">
                <w:rPr>
                  <w:rPrChange w:id="11374" w:author="Thomas Dietz" w:date="2012-08-08T17:05:00Z">
                    <w:rPr>
                      <w:lang w:val="de-DE"/>
                    </w:rPr>
                  </w:rPrChange>
                </w:rPr>
                <w:t xml:space="preserve">        </w:t>
              </w:r>
              <w:proofErr w:type="gramStart"/>
              <w:r w:rsidRPr="009F3611">
                <w:rPr>
                  <w:rPrChange w:id="11375" w:author="Thomas Dietz" w:date="2012-08-08T17:05:00Z">
                    <w:rPr>
                      <w:lang w:val="de-DE"/>
                    </w:rPr>
                  </w:rPrChange>
                </w:rPr>
                <w:t>error</w:t>
              </w:r>
              <w:proofErr w:type="gramEnd"/>
              <w:r w:rsidRPr="009F3611">
                <w:rPr>
                  <w:rPrChange w:id="11376" w:author="Thomas Dietz" w:date="2012-08-08T17:05:00Z">
                    <w:rPr>
                      <w:lang w:val="de-DE"/>
                    </w:rPr>
                  </w:rPrChange>
                </w:rPr>
                <w:t xml:space="preserve"> is returned.";</w:t>
              </w:r>
            </w:ins>
          </w:p>
          <w:p w14:paraId="61355689" w14:textId="77777777" w:rsidR="009F3611" w:rsidRPr="009F3611" w:rsidRDefault="009F3611" w:rsidP="009F3611">
            <w:pPr>
              <w:pStyle w:val="XML1"/>
              <w:rPr>
                <w:ins w:id="11377" w:author="Thomas Dietz" w:date="2012-08-08T17:05:00Z"/>
                <w:rPrChange w:id="11378" w:author="Thomas Dietz" w:date="2012-08-08T17:05:00Z">
                  <w:rPr>
                    <w:ins w:id="11379" w:author="Thomas Dietz" w:date="2012-08-08T17:05:00Z"/>
                    <w:lang w:val="de-DE"/>
                  </w:rPr>
                </w:rPrChange>
              </w:rPr>
            </w:pPr>
            <w:ins w:id="11380" w:author="Thomas Dietz" w:date="2012-08-08T17:05:00Z">
              <w:r w:rsidRPr="009F3611">
                <w:rPr>
                  <w:rPrChange w:id="11381" w:author="Thomas Dietz" w:date="2012-08-08T17:05:00Z">
                    <w:rPr>
                      <w:lang w:val="de-DE"/>
                    </w:rPr>
                  </w:rPrChange>
                </w:rPr>
                <w:t xml:space="preserve">    leaf id {</w:t>
              </w:r>
            </w:ins>
          </w:p>
          <w:p w14:paraId="5645A3CE" w14:textId="77777777" w:rsidR="009F3611" w:rsidRPr="009F3611" w:rsidRDefault="009F3611" w:rsidP="009F3611">
            <w:pPr>
              <w:pStyle w:val="XML1"/>
              <w:rPr>
                <w:ins w:id="11382" w:author="Thomas Dietz" w:date="2012-08-08T17:05:00Z"/>
                <w:rPrChange w:id="11383" w:author="Thomas Dietz" w:date="2012-08-08T17:05:00Z">
                  <w:rPr>
                    <w:ins w:id="11384" w:author="Thomas Dietz" w:date="2012-08-08T17:05:00Z"/>
                    <w:lang w:val="de-DE"/>
                  </w:rPr>
                </w:rPrChange>
              </w:rPr>
            </w:pPr>
            <w:ins w:id="11385" w:author="Thomas Dietz" w:date="2012-08-08T17:05:00Z">
              <w:r w:rsidRPr="009F3611">
                <w:rPr>
                  <w:rPrChange w:id="11386" w:author="Thomas Dietz" w:date="2012-08-08T17:05:00Z">
                    <w:rPr>
                      <w:lang w:val="de-DE"/>
                    </w:rPr>
                  </w:rPrChange>
                </w:rPr>
                <w:t xml:space="preserve">      type OFConfigId;</w:t>
              </w:r>
            </w:ins>
          </w:p>
          <w:p w14:paraId="48A9EE1A" w14:textId="77777777" w:rsidR="009F3611" w:rsidRPr="009F3611" w:rsidRDefault="009F3611" w:rsidP="009F3611">
            <w:pPr>
              <w:pStyle w:val="XML1"/>
              <w:rPr>
                <w:ins w:id="11387" w:author="Thomas Dietz" w:date="2012-08-08T17:05:00Z"/>
                <w:rPrChange w:id="11388" w:author="Thomas Dietz" w:date="2012-08-08T17:05:00Z">
                  <w:rPr>
                    <w:ins w:id="11389" w:author="Thomas Dietz" w:date="2012-08-08T17:05:00Z"/>
                    <w:lang w:val="de-DE"/>
                  </w:rPr>
                </w:rPrChange>
              </w:rPr>
            </w:pPr>
            <w:ins w:id="11390" w:author="Thomas Dietz" w:date="2012-08-08T17:05:00Z">
              <w:r w:rsidRPr="009F3611">
                <w:rPr>
                  <w:rPrChange w:id="11391" w:author="Thomas Dietz" w:date="2012-08-08T17:05:00Z">
                    <w:rPr>
                      <w:lang w:val="de-DE"/>
                    </w:rPr>
                  </w:rPrChange>
                </w:rPr>
                <w:t xml:space="preserve">      mandatory true;</w:t>
              </w:r>
            </w:ins>
          </w:p>
          <w:p w14:paraId="3A20343C" w14:textId="77777777" w:rsidR="009F3611" w:rsidRPr="009F3611" w:rsidRDefault="009F3611" w:rsidP="009F3611">
            <w:pPr>
              <w:pStyle w:val="XML1"/>
              <w:rPr>
                <w:ins w:id="11392" w:author="Thomas Dietz" w:date="2012-08-08T17:05:00Z"/>
                <w:rPrChange w:id="11393" w:author="Thomas Dietz" w:date="2012-08-08T17:05:00Z">
                  <w:rPr>
                    <w:ins w:id="11394" w:author="Thomas Dietz" w:date="2012-08-08T17:05:00Z"/>
                    <w:lang w:val="de-DE"/>
                  </w:rPr>
                </w:rPrChange>
              </w:rPr>
            </w:pPr>
            <w:ins w:id="11395" w:author="Thomas Dietz" w:date="2012-08-08T17:05:00Z">
              <w:r w:rsidRPr="009F3611">
                <w:rPr>
                  <w:rPrChange w:id="11396" w:author="Thomas Dietz" w:date="2012-08-08T17:05:00Z">
                    <w:rPr>
                      <w:lang w:val="de-DE"/>
                    </w:rPr>
                  </w:rPrChange>
                </w:rPr>
                <w:t xml:space="preserve">      description "A unique but locally arbitrary identifier that</w:t>
              </w:r>
            </w:ins>
          </w:p>
          <w:p w14:paraId="0080C502" w14:textId="77777777" w:rsidR="009F3611" w:rsidRPr="009F3611" w:rsidRDefault="009F3611" w:rsidP="009F3611">
            <w:pPr>
              <w:pStyle w:val="XML1"/>
              <w:rPr>
                <w:ins w:id="11397" w:author="Thomas Dietz" w:date="2012-08-08T17:05:00Z"/>
                <w:rPrChange w:id="11398" w:author="Thomas Dietz" w:date="2012-08-08T17:05:00Z">
                  <w:rPr>
                    <w:ins w:id="11399" w:author="Thomas Dietz" w:date="2012-08-08T17:05:00Z"/>
                    <w:lang w:val="de-DE"/>
                  </w:rPr>
                </w:rPrChange>
              </w:rPr>
            </w:pPr>
            <w:ins w:id="11400" w:author="Thomas Dietz" w:date="2012-08-08T17:05:00Z">
              <w:r w:rsidRPr="009F3611">
                <w:rPr>
                  <w:rPrChange w:id="11401" w:author="Thomas Dietz" w:date="2012-08-08T17:05:00Z">
                    <w:rPr>
                      <w:lang w:val="de-DE"/>
                    </w:rPr>
                  </w:rPrChange>
                </w:rPr>
                <w:t xml:space="preserve">        identifies a Configuration Point within the context of an </w:t>
              </w:r>
            </w:ins>
          </w:p>
          <w:p w14:paraId="67127DB8" w14:textId="77777777" w:rsidR="009F3611" w:rsidRPr="009F3611" w:rsidRDefault="009F3611" w:rsidP="009F3611">
            <w:pPr>
              <w:pStyle w:val="XML1"/>
              <w:rPr>
                <w:ins w:id="11402" w:author="Thomas Dietz" w:date="2012-08-08T17:05:00Z"/>
                <w:rPrChange w:id="11403" w:author="Thomas Dietz" w:date="2012-08-08T17:05:00Z">
                  <w:rPr>
                    <w:ins w:id="11404" w:author="Thomas Dietz" w:date="2012-08-08T17:05:00Z"/>
                    <w:lang w:val="de-DE"/>
                  </w:rPr>
                </w:rPrChange>
              </w:rPr>
            </w:pPr>
            <w:ins w:id="11405" w:author="Thomas Dietz" w:date="2012-08-08T17:05:00Z">
              <w:r w:rsidRPr="009F3611">
                <w:rPr>
                  <w:rPrChange w:id="11406" w:author="Thomas Dietz" w:date="2012-08-08T17:05:00Z">
                    <w:rPr>
                      <w:lang w:val="de-DE"/>
                    </w:rPr>
                  </w:rPrChange>
                </w:rPr>
                <w:t xml:space="preserve">        OpenFlow Capable Switch.</w:t>
              </w:r>
            </w:ins>
          </w:p>
          <w:p w14:paraId="4B6DEB30" w14:textId="77777777" w:rsidR="009F3611" w:rsidRPr="009F3611" w:rsidRDefault="009F3611" w:rsidP="009F3611">
            <w:pPr>
              <w:pStyle w:val="XML1"/>
              <w:rPr>
                <w:ins w:id="11407" w:author="Thomas Dietz" w:date="2012-08-08T17:05:00Z"/>
                <w:rPrChange w:id="11408" w:author="Thomas Dietz" w:date="2012-08-08T17:05:00Z">
                  <w:rPr>
                    <w:ins w:id="11409" w:author="Thomas Dietz" w:date="2012-08-08T17:05:00Z"/>
                    <w:lang w:val="de-DE"/>
                  </w:rPr>
                </w:rPrChange>
              </w:rPr>
            </w:pPr>
          </w:p>
          <w:p w14:paraId="52E47298" w14:textId="77777777" w:rsidR="009F3611" w:rsidRPr="009F3611" w:rsidRDefault="009F3611" w:rsidP="009F3611">
            <w:pPr>
              <w:pStyle w:val="XML1"/>
              <w:rPr>
                <w:ins w:id="11410" w:author="Thomas Dietz" w:date="2012-08-08T17:05:00Z"/>
                <w:rPrChange w:id="11411" w:author="Thomas Dietz" w:date="2012-08-08T17:05:00Z">
                  <w:rPr>
                    <w:ins w:id="11412" w:author="Thomas Dietz" w:date="2012-08-08T17:05:00Z"/>
                    <w:lang w:val="de-DE"/>
                  </w:rPr>
                </w:rPrChange>
              </w:rPr>
            </w:pPr>
            <w:ins w:id="11413" w:author="Thomas Dietz" w:date="2012-08-08T17:05:00Z">
              <w:r w:rsidRPr="009F3611">
                <w:rPr>
                  <w:rPrChange w:id="11414" w:author="Thomas Dietz" w:date="2012-08-08T17:05:00Z">
                    <w:rPr>
                      <w:lang w:val="de-DE"/>
                    </w:rPr>
                  </w:rPrChange>
                </w:rPr>
                <w:t xml:space="preserve">        This element MUST be present to identify the configuration</w:t>
              </w:r>
            </w:ins>
          </w:p>
          <w:p w14:paraId="210D091D" w14:textId="77777777" w:rsidR="009F3611" w:rsidRPr="009F3611" w:rsidRDefault="009F3611" w:rsidP="009F3611">
            <w:pPr>
              <w:pStyle w:val="XML1"/>
              <w:rPr>
                <w:ins w:id="11415" w:author="Thomas Dietz" w:date="2012-08-08T17:05:00Z"/>
                <w:rPrChange w:id="11416" w:author="Thomas Dietz" w:date="2012-08-08T17:05:00Z">
                  <w:rPr>
                    <w:ins w:id="11417" w:author="Thomas Dietz" w:date="2012-08-08T17:05:00Z"/>
                    <w:lang w:val="de-DE"/>
                  </w:rPr>
                </w:rPrChange>
              </w:rPr>
            </w:pPr>
            <w:ins w:id="11418" w:author="Thomas Dietz" w:date="2012-08-08T17:05:00Z">
              <w:r w:rsidRPr="009F3611">
                <w:rPr>
                  <w:rPrChange w:id="11419" w:author="Thomas Dietz" w:date="2012-08-08T17:05:00Z">
                    <w:rPr>
                      <w:lang w:val="de-DE"/>
                    </w:rPr>
                  </w:rPrChange>
                </w:rPr>
                <w:t xml:space="preserve">        </w:t>
              </w:r>
              <w:proofErr w:type="gramStart"/>
              <w:r w:rsidRPr="009F3611">
                <w:rPr>
                  <w:rPrChange w:id="11420" w:author="Thomas Dietz" w:date="2012-08-08T17:05:00Z">
                    <w:rPr>
                      <w:lang w:val="de-DE"/>
                    </w:rPr>
                  </w:rPrChange>
                </w:rPr>
                <w:t>point</w:t>
              </w:r>
              <w:proofErr w:type="gramEnd"/>
              <w:r w:rsidRPr="009F3611">
                <w:rPr>
                  <w:rPrChange w:id="11421" w:author="Thomas Dietz" w:date="2012-08-08T17:05:00Z">
                    <w:rPr>
                      <w:lang w:val="de-DE"/>
                    </w:rPr>
                  </w:rPrChange>
                </w:rPr>
                <w:t>.";</w:t>
              </w:r>
            </w:ins>
          </w:p>
          <w:p w14:paraId="0C23537D" w14:textId="77777777" w:rsidR="009F3611" w:rsidRPr="009F3611" w:rsidRDefault="009F3611" w:rsidP="009F3611">
            <w:pPr>
              <w:pStyle w:val="XML1"/>
              <w:rPr>
                <w:ins w:id="11422" w:author="Thomas Dietz" w:date="2012-08-08T17:05:00Z"/>
                <w:rPrChange w:id="11423" w:author="Thomas Dietz" w:date="2012-08-08T17:05:00Z">
                  <w:rPr>
                    <w:ins w:id="11424" w:author="Thomas Dietz" w:date="2012-08-08T17:05:00Z"/>
                    <w:lang w:val="de-DE"/>
                  </w:rPr>
                </w:rPrChange>
              </w:rPr>
            </w:pPr>
            <w:ins w:id="11425" w:author="Thomas Dietz" w:date="2012-08-08T17:05:00Z">
              <w:r w:rsidRPr="009F3611">
                <w:rPr>
                  <w:rPrChange w:id="11426" w:author="Thomas Dietz" w:date="2012-08-08T17:05:00Z">
                    <w:rPr>
                      <w:lang w:val="de-DE"/>
                    </w:rPr>
                  </w:rPrChange>
                </w:rPr>
                <w:t xml:space="preserve">    }</w:t>
              </w:r>
            </w:ins>
          </w:p>
          <w:p w14:paraId="42468D7E" w14:textId="77777777" w:rsidR="009F3611" w:rsidRPr="009F3611" w:rsidRDefault="009F3611" w:rsidP="009F3611">
            <w:pPr>
              <w:pStyle w:val="XML1"/>
              <w:rPr>
                <w:ins w:id="11427" w:author="Thomas Dietz" w:date="2012-08-08T17:05:00Z"/>
                <w:rPrChange w:id="11428" w:author="Thomas Dietz" w:date="2012-08-08T17:05:00Z">
                  <w:rPr>
                    <w:ins w:id="11429" w:author="Thomas Dietz" w:date="2012-08-08T17:05:00Z"/>
                    <w:lang w:val="de-DE"/>
                  </w:rPr>
                </w:rPrChange>
              </w:rPr>
            </w:pPr>
            <w:ins w:id="11430" w:author="Thomas Dietz" w:date="2012-08-08T17:05:00Z">
              <w:r w:rsidRPr="009F3611">
                <w:rPr>
                  <w:rPrChange w:id="11431" w:author="Thomas Dietz" w:date="2012-08-08T17:05:00Z">
                    <w:rPr>
                      <w:lang w:val="de-DE"/>
                    </w:rPr>
                  </w:rPrChange>
                </w:rPr>
                <w:t xml:space="preserve">    leaf uri {</w:t>
              </w:r>
            </w:ins>
          </w:p>
          <w:p w14:paraId="27AF059F" w14:textId="77777777" w:rsidR="009F3611" w:rsidRPr="009F3611" w:rsidRDefault="009F3611" w:rsidP="009F3611">
            <w:pPr>
              <w:pStyle w:val="XML1"/>
              <w:rPr>
                <w:ins w:id="11432" w:author="Thomas Dietz" w:date="2012-08-08T17:05:00Z"/>
                <w:rPrChange w:id="11433" w:author="Thomas Dietz" w:date="2012-08-08T17:05:00Z">
                  <w:rPr>
                    <w:ins w:id="11434" w:author="Thomas Dietz" w:date="2012-08-08T17:05:00Z"/>
                    <w:lang w:val="de-DE"/>
                  </w:rPr>
                </w:rPrChange>
              </w:rPr>
            </w:pPr>
            <w:ins w:id="11435" w:author="Thomas Dietz" w:date="2012-08-08T17:05:00Z">
              <w:r w:rsidRPr="009F3611">
                <w:rPr>
                  <w:rPrChange w:id="11436" w:author="Thomas Dietz" w:date="2012-08-08T17:05:00Z">
                    <w:rPr>
                      <w:lang w:val="de-DE"/>
                    </w:rPr>
                  </w:rPrChange>
                </w:rPr>
                <w:t xml:space="preserve">      type inet:uri;</w:t>
              </w:r>
            </w:ins>
          </w:p>
          <w:p w14:paraId="00777F5B" w14:textId="77777777" w:rsidR="009F3611" w:rsidRPr="009F3611" w:rsidRDefault="009F3611" w:rsidP="009F3611">
            <w:pPr>
              <w:pStyle w:val="XML1"/>
              <w:rPr>
                <w:ins w:id="11437" w:author="Thomas Dietz" w:date="2012-08-08T17:05:00Z"/>
                <w:rPrChange w:id="11438" w:author="Thomas Dietz" w:date="2012-08-08T17:05:00Z">
                  <w:rPr>
                    <w:ins w:id="11439" w:author="Thomas Dietz" w:date="2012-08-08T17:05:00Z"/>
                    <w:lang w:val="de-DE"/>
                  </w:rPr>
                </w:rPrChange>
              </w:rPr>
            </w:pPr>
            <w:ins w:id="11440" w:author="Thomas Dietz" w:date="2012-08-08T17:05:00Z">
              <w:r w:rsidRPr="009F3611">
                <w:rPr>
                  <w:rPrChange w:id="11441" w:author="Thomas Dietz" w:date="2012-08-08T17:05:00Z">
                    <w:rPr>
                      <w:lang w:val="de-DE"/>
                    </w:rPr>
                  </w:rPrChange>
                </w:rPr>
                <w:t xml:space="preserve">      mandatory true;</w:t>
              </w:r>
            </w:ins>
          </w:p>
          <w:p w14:paraId="035D6A54" w14:textId="77777777" w:rsidR="009F3611" w:rsidRPr="009F3611" w:rsidRDefault="009F3611" w:rsidP="009F3611">
            <w:pPr>
              <w:pStyle w:val="XML1"/>
              <w:rPr>
                <w:ins w:id="11442" w:author="Thomas Dietz" w:date="2012-08-08T17:05:00Z"/>
                <w:rPrChange w:id="11443" w:author="Thomas Dietz" w:date="2012-08-08T17:05:00Z">
                  <w:rPr>
                    <w:ins w:id="11444" w:author="Thomas Dietz" w:date="2012-08-08T17:05:00Z"/>
                    <w:lang w:val="de-DE"/>
                  </w:rPr>
                </w:rPrChange>
              </w:rPr>
            </w:pPr>
            <w:ins w:id="11445" w:author="Thomas Dietz" w:date="2012-08-08T17:05:00Z">
              <w:r w:rsidRPr="009F3611">
                <w:rPr>
                  <w:rPrChange w:id="11446" w:author="Thomas Dietz" w:date="2012-08-08T17:05:00Z">
                    <w:rPr>
                      <w:lang w:val="de-DE"/>
                    </w:rPr>
                  </w:rPrChange>
                </w:rPr>
                <w:t xml:space="preserve">      </w:t>
              </w:r>
              <w:proofErr w:type="gramStart"/>
              <w:r w:rsidRPr="009F3611">
                <w:rPr>
                  <w:rPrChange w:id="11447" w:author="Thomas Dietz" w:date="2012-08-08T17:05:00Z">
                    <w:rPr>
                      <w:lang w:val="de-DE"/>
                    </w:rPr>
                  </w:rPrChange>
                </w:rPr>
                <w:t>description</w:t>
              </w:r>
              <w:proofErr w:type="gramEnd"/>
              <w:r w:rsidRPr="009F3611">
                <w:rPr>
                  <w:rPrChange w:id="11448" w:author="Thomas Dietz" w:date="2012-08-08T17:05:00Z">
                    <w:rPr>
                      <w:lang w:val="de-DE"/>
                    </w:rPr>
                  </w:rPrChange>
                </w:rPr>
                <w:t xml:space="preserve"> "A locator of the Configuration Point.  It </w:t>
              </w:r>
            </w:ins>
          </w:p>
          <w:p w14:paraId="31C4C8B2" w14:textId="77777777" w:rsidR="009F3611" w:rsidRPr="009F3611" w:rsidRDefault="009F3611" w:rsidP="009F3611">
            <w:pPr>
              <w:pStyle w:val="XML1"/>
              <w:rPr>
                <w:ins w:id="11449" w:author="Thomas Dietz" w:date="2012-08-08T17:05:00Z"/>
                <w:rPrChange w:id="11450" w:author="Thomas Dietz" w:date="2012-08-08T17:05:00Z">
                  <w:rPr>
                    <w:ins w:id="11451" w:author="Thomas Dietz" w:date="2012-08-08T17:05:00Z"/>
                    <w:lang w:val="de-DE"/>
                  </w:rPr>
                </w:rPrChange>
              </w:rPr>
            </w:pPr>
            <w:ins w:id="11452" w:author="Thomas Dietz" w:date="2012-08-08T17:05:00Z">
              <w:r w:rsidRPr="009F3611">
                <w:rPr>
                  <w:rPrChange w:id="11453" w:author="Thomas Dietz" w:date="2012-08-08T17:05:00Z">
                    <w:rPr>
                      <w:lang w:val="de-DE"/>
                    </w:rPr>
                  </w:rPrChange>
                </w:rPr>
                <w:t xml:space="preserve">        identifies the location of the Configuration Point as a </w:t>
              </w:r>
            </w:ins>
          </w:p>
          <w:p w14:paraId="65543223" w14:textId="77777777" w:rsidR="009F3611" w:rsidRPr="009F3611" w:rsidRDefault="009F3611" w:rsidP="009F3611">
            <w:pPr>
              <w:pStyle w:val="XML1"/>
              <w:rPr>
                <w:ins w:id="11454" w:author="Thomas Dietz" w:date="2012-08-08T17:05:00Z"/>
                <w:rPrChange w:id="11455" w:author="Thomas Dietz" w:date="2012-08-08T17:05:00Z">
                  <w:rPr>
                    <w:ins w:id="11456" w:author="Thomas Dietz" w:date="2012-08-08T17:05:00Z"/>
                    <w:lang w:val="de-DE"/>
                  </w:rPr>
                </w:rPrChange>
              </w:rPr>
            </w:pPr>
            <w:ins w:id="11457" w:author="Thomas Dietz" w:date="2012-08-08T17:05:00Z">
              <w:r w:rsidRPr="009F3611">
                <w:rPr>
                  <w:rPrChange w:id="11458" w:author="Thomas Dietz" w:date="2012-08-08T17:05:00Z">
                    <w:rPr>
                      <w:lang w:val="de-DE"/>
                    </w:rPr>
                  </w:rPrChange>
                </w:rPr>
                <w:t xml:space="preserve">        service resource and MUST include all information necessary</w:t>
              </w:r>
            </w:ins>
          </w:p>
          <w:p w14:paraId="6A144643" w14:textId="77777777" w:rsidR="009F3611" w:rsidRPr="009F3611" w:rsidRDefault="009F3611" w:rsidP="009F3611">
            <w:pPr>
              <w:pStyle w:val="XML1"/>
              <w:rPr>
                <w:ins w:id="11459" w:author="Thomas Dietz" w:date="2012-08-08T17:05:00Z"/>
                <w:rPrChange w:id="11460" w:author="Thomas Dietz" w:date="2012-08-08T17:05:00Z">
                  <w:rPr>
                    <w:ins w:id="11461" w:author="Thomas Dietz" w:date="2012-08-08T17:05:00Z"/>
                    <w:lang w:val="de-DE"/>
                  </w:rPr>
                </w:rPrChange>
              </w:rPr>
            </w:pPr>
            <w:ins w:id="11462" w:author="Thomas Dietz" w:date="2012-08-08T17:05:00Z">
              <w:r w:rsidRPr="009F3611">
                <w:rPr>
                  <w:rPrChange w:id="11463" w:author="Thomas Dietz" w:date="2012-08-08T17:05:00Z">
                    <w:rPr>
                      <w:lang w:val="de-DE"/>
                    </w:rPr>
                  </w:rPrChange>
                </w:rPr>
                <w:t xml:space="preserve">        for the OpenFlow Capable Switch to connect to the </w:t>
              </w:r>
            </w:ins>
          </w:p>
          <w:p w14:paraId="26D85CE5" w14:textId="77777777" w:rsidR="009F3611" w:rsidRPr="009F3611" w:rsidRDefault="009F3611" w:rsidP="009F3611">
            <w:pPr>
              <w:pStyle w:val="XML1"/>
              <w:rPr>
                <w:ins w:id="11464" w:author="Thomas Dietz" w:date="2012-08-08T17:05:00Z"/>
                <w:rPrChange w:id="11465" w:author="Thomas Dietz" w:date="2012-08-08T17:05:00Z">
                  <w:rPr>
                    <w:ins w:id="11466" w:author="Thomas Dietz" w:date="2012-08-08T17:05:00Z"/>
                    <w:lang w:val="de-DE"/>
                  </w:rPr>
                </w:rPrChange>
              </w:rPr>
            </w:pPr>
            <w:ins w:id="11467" w:author="Thomas Dietz" w:date="2012-08-08T17:05:00Z">
              <w:r w:rsidRPr="009F3611">
                <w:rPr>
                  <w:rPrChange w:id="11468" w:author="Thomas Dietz" w:date="2012-08-08T17:05:00Z">
                    <w:rPr>
                      <w:lang w:val="de-DE"/>
                    </w:rPr>
                  </w:rPrChange>
                </w:rPr>
                <w:t xml:space="preserve">        Configuration Point or re-connect to it should it become </w:t>
              </w:r>
            </w:ins>
          </w:p>
          <w:p w14:paraId="55708DE3" w14:textId="77777777" w:rsidR="009F3611" w:rsidRPr="009F3611" w:rsidRDefault="009F3611" w:rsidP="009F3611">
            <w:pPr>
              <w:pStyle w:val="XML1"/>
              <w:rPr>
                <w:ins w:id="11469" w:author="Thomas Dietz" w:date="2012-08-08T17:05:00Z"/>
                <w:rPrChange w:id="11470" w:author="Thomas Dietz" w:date="2012-08-08T17:05:00Z">
                  <w:rPr>
                    <w:ins w:id="11471" w:author="Thomas Dietz" w:date="2012-08-08T17:05:00Z"/>
                    <w:lang w:val="de-DE"/>
                  </w:rPr>
                </w:rPrChange>
              </w:rPr>
            </w:pPr>
            <w:ins w:id="11472" w:author="Thomas Dietz" w:date="2012-08-08T17:05:00Z">
              <w:r w:rsidRPr="009F3611">
                <w:rPr>
                  <w:rPrChange w:id="11473" w:author="Thomas Dietz" w:date="2012-08-08T17:05:00Z">
                    <w:rPr>
                      <w:lang w:val="de-DE"/>
                    </w:rPr>
                  </w:rPrChange>
                </w:rPr>
                <w:t xml:space="preserve">        </w:t>
              </w:r>
              <w:proofErr w:type="gramStart"/>
              <w:r w:rsidRPr="009F3611">
                <w:rPr>
                  <w:rPrChange w:id="11474" w:author="Thomas Dietz" w:date="2012-08-08T17:05:00Z">
                    <w:rPr>
                      <w:lang w:val="de-DE"/>
                    </w:rPr>
                  </w:rPrChange>
                </w:rPr>
                <w:t>disconnected</w:t>
              </w:r>
              <w:proofErr w:type="gramEnd"/>
              <w:r w:rsidRPr="009F3611">
                <w:rPr>
                  <w:rPrChange w:id="11475" w:author="Thomas Dietz" w:date="2012-08-08T17:05:00Z">
                    <w:rPr>
                      <w:lang w:val="de-DE"/>
                    </w:rPr>
                  </w:rPrChange>
                </w:rPr>
                <w:t xml:space="preserve">.  Such information MAY include, for example, </w:t>
              </w:r>
            </w:ins>
          </w:p>
          <w:p w14:paraId="5A002F5B" w14:textId="77777777" w:rsidR="009F3611" w:rsidRPr="009F3611" w:rsidRDefault="009F3611" w:rsidP="009F3611">
            <w:pPr>
              <w:pStyle w:val="XML1"/>
              <w:rPr>
                <w:ins w:id="11476" w:author="Thomas Dietz" w:date="2012-08-08T17:05:00Z"/>
                <w:rPrChange w:id="11477" w:author="Thomas Dietz" w:date="2012-08-08T17:05:00Z">
                  <w:rPr>
                    <w:ins w:id="11478" w:author="Thomas Dietz" w:date="2012-08-08T17:05:00Z"/>
                    <w:lang w:val="de-DE"/>
                  </w:rPr>
                </w:rPrChange>
              </w:rPr>
            </w:pPr>
            <w:ins w:id="11479" w:author="Thomas Dietz" w:date="2012-08-08T17:05:00Z">
              <w:r w:rsidRPr="009F3611">
                <w:rPr>
                  <w:rPrChange w:id="11480" w:author="Thomas Dietz" w:date="2012-08-08T17:05:00Z">
                    <w:rPr>
                      <w:lang w:val="de-DE"/>
                    </w:rPr>
                  </w:rPrChange>
                </w:rPr>
                <w:t xml:space="preserve">        protocol, fully qualified domain name, IP address, port </w:t>
              </w:r>
            </w:ins>
          </w:p>
          <w:p w14:paraId="5425937E" w14:textId="77777777" w:rsidR="009F3611" w:rsidRPr="009F3611" w:rsidRDefault="009F3611" w:rsidP="009F3611">
            <w:pPr>
              <w:pStyle w:val="XML1"/>
              <w:rPr>
                <w:ins w:id="11481" w:author="Thomas Dietz" w:date="2012-08-08T17:05:00Z"/>
                <w:rPrChange w:id="11482" w:author="Thomas Dietz" w:date="2012-08-08T17:05:00Z">
                  <w:rPr>
                    <w:ins w:id="11483" w:author="Thomas Dietz" w:date="2012-08-08T17:05:00Z"/>
                    <w:lang w:val="de-DE"/>
                  </w:rPr>
                </w:rPrChange>
              </w:rPr>
            </w:pPr>
            <w:ins w:id="11484" w:author="Thomas Dietz" w:date="2012-08-08T17:05:00Z">
              <w:r w:rsidRPr="009F3611">
                <w:rPr>
                  <w:rPrChange w:id="11485" w:author="Thomas Dietz" w:date="2012-08-08T17:05:00Z">
                    <w:rPr>
                      <w:lang w:val="de-DE"/>
                    </w:rPr>
                  </w:rPrChange>
                </w:rPr>
                <w:t xml:space="preserve">        </w:t>
              </w:r>
              <w:proofErr w:type="gramStart"/>
              <w:r w:rsidRPr="009F3611">
                <w:rPr>
                  <w:rPrChange w:id="11486" w:author="Thomas Dietz" w:date="2012-08-08T17:05:00Z">
                    <w:rPr>
                      <w:lang w:val="de-DE"/>
                    </w:rPr>
                  </w:rPrChange>
                </w:rPr>
                <w:t>number</w:t>
              </w:r>
              <w:proofErr w:type="gramEnd"/>
              <w:r w:rsidRPr="009F3611">
                <w:rPr>
                  <w:rPrChange w:id="11487" w:author="Thomas Dietz" w:date="2012-08-08T17:05:00Z">
                    <w:rPr>
                      <w:lang w:val="de-DE"/>
                    </w:rPr>
                  </w:rPrChange>
                </w:rPr>
                <w:t>, etc.</w:t>
              </w:r>
            </w:ins>
          </w:p>
          <w:p w14:paraId="40983605" w14:textId="77777777" w:rsidR="009F3611" w:rsidRPr="009F3611" w:rsidRDefault="009F3611" w:rsidP="009F3611">
            <w:pPr>
              <w:pStyle w:val="XML1"/>
              <w:rPr>
                <w:ins w:id="11488" w:author="Thomas Dietz" w:date="2012-08-08T17:05:00Z"/>
                <w:rPrChange w:id="11489" w:author="Thomas Dietz" w:date="2012-08-08T17:05:00Z">
                  <w:rPr>
                    <w:ins w:id="11490" w:author="Thomas Dietz" w:date="2012-08-08T17:05:00Z"/>
                    <w:lang w:val="de-DE"/>
                  </w:rPr>
                </w:rPrChange>
              </w:rPr>
            </w:pPr>
          </w:p>
          <w:p w14:paraId="2A5D3137" w14:textId="77777777" w:rsidR="009F3611" w:rsidRPr="009F3611" w:rsidRDefault="009F3611" w:rsidP="009F3611">
            <w:pPr>
              <w:pStyle w:val="XML1"/>
              <w:rPr>
                <w:ins w:id="11491" w:author="Thomas Dietz" w:date="2012-08-08T17:05:00Z"/>
                <w:rPrChange w:id="11492" w:author="Thomas Dietz" w:date="2012-08-08T17:05:00Z">
                  <w:rPr>
                    <w:ins w:id="11493" w:author="Thomas Dietz" w:date="2012-08-08T17:05:00Z"/>
                    <w:lang w:val="de-DE"/>
                  </w:rPr>
                </w:rPrChange>
              </w:rPr>
            </w:pPr>
            <w:ins w:id="11494" w:author="Thomas Dietz" w:date="2012-08-08T17:05:00Z">
              <w:r w:rsidRPr="009F3611">
                <w:rPr>
                  <w:rPrChange w:id="11495" w:author="Thomas Dietz" w:date="2012-08-08T17:05:00Z">
                    <w:rPr>
                      <w:lang w:val="de-DE"/>
                    </w:rPr>
                  </w:rPrChange>
                </w:rPr>
                <w:t xml:space="preserve">        This element MUST be present in the NETCONF data store.</w:t>
              </w:r>
            </w:ins>
          </w:p>
          <w:p w14:paraId="5435C4D3" w14:textId="77777777" w:rsidR="009F3611" w:rsidRPr="009F3611" w:rsidRDefault="009F3611" w:rsidP="009F3611">
            <w:pPr>
              <w:pStyle w:val="XML1"/>
              <w:rPr>
                <w:ins w:id="11496" w:author="Thomas Dietz" w:date="2012-08-08T17:05:00Z"/>
                <w:rPrChange w:id="11497" w:author="Thomas Dietz" w:date="2012-08-08T17:05:00Z">
                  <w:rPr>
                    <w:ins w:id="11498" w:author="Thomas Dietz" w:date="2012-08-08T17:05:00Z"/>
                    <w:lang w:val="de-DE"/>
                  </w:rPr>
                </w:rPrChange>
              </w:rPr>
            </w:pPr>
            <w:ins w:id="11499" w:author="Thomas Dietz" w:date="2012-08-08T17:05:00Z">
              <w:r w:rsidRPr="009F3611">
                <w:rPr>
                  <w:rPrChange w:id="11500" w:author="Thomas Dietz" w:date="2012-08-08T17:05:00Z">
                    <w:rPr>
                      <w:lang w:val="de-DE"/>
                    </w:rPr>
                  </w:rPrChange>
                </w:rPr>
                <w:t xml:space="preserve">        If this element is not present in a NETCONF &lt;edit-config&gt;</w:t>
              </w:r>
            </w:ins>
          </w:p>
          <w:p w14:paraId="2DCCB52F" w14:textId="77777777" w:rsidR="009F3611" w:rsidRPr="009F3611" w:rsidRDefault="009F3611" w:rsidP="009F3611">
            <w:pPr>
              <w:pStyle w:val="XML1"/>
              <w:rPr>
                <w:ins w:id="11501" w:author="Thomas Dietz" w:date="2012-08-08T17:05:00Z"/>
                <w:rPrChange w:id="11502" w:author="Thomas Dietz" w:date="2012-08-08T17:05:00Z">
                  <w:rPr>
                    <w:ins w:id="11503" w:author="Thomas Dietz" w:date="2012-08-08T17:05:00Z"/>
                    <w:lang w:val="de-DE"/>
                  </w:rPr>
                </w:rPrChange>
              </w:rPr>
            </w:pPr>
            <w:ins w:id="11504" w:author="Thomas Dietz" w:date="2012-08-08T17:05:00Z">
              <w:r w:rsidRPr="009F3611">
                <w:rPr>
                  <w:rPrChange w:id="11505" w:author="Thomas Dietz" w:date="2012-08-08T17:05:00Z">
                    <w:rPr>
                      <w:lang w:val="de-DE"/>
                    </w:rPr>
                  </w:rPrChange>
                </w:rPr>
                <w:t xml:space="preserve">        operation 'create', 'merge' or 'replace' and the parent</w:t>
              </w:r>
            </w:ins>
          </w:p>
          <w:p w14:paraId="214FA072" w14:textId="77777777" w:rsidR="009F3611" w:rsidRPr="009F3611" w:rsidRDefault="009F3611" w:rsidP="009F3611">
            <w:pPr>
              <w:pStyle w:val="XML1"/>
              <w:rPr>
                <w:ins w:id="11506" w:author="Thomas Dietz" w:date="2012-08-08T17:05:00Z"/>
                <w:rPrChange w:id="11507" w:author="Thomas Dietz" w:date="2012-08-08T17:05:00Z">
                  <w:rPr>
                    <w:ins w:id="11508" w:author="Thomas Dietz" w:date="2012-08-08T17:05:00Z"/>
                    <w:lang w:val="de-DE"/>
                  </w:rPr>
                </w:rPrChange>
              </w:rPr>
            </w:pPr>
            <w:ins w:id="11509" w:author="Thomas Dietz" w:date="2012-08-08T17:05:00Z">
              <w:r w:rsidRPr="009F3611">
                <w:rPr>
                  <w:rPrChange w:id="11510" w:author="Thomas Dietz" w:date="2012-08-08T17:05:00Z">
                    <w:rPr>
                      <w:lang w:val="de-DE"/>
                    </w:rPr>
                  </w:rPrChange>
                </w:rPr>
                <w:lastRenderedPageBreak/>
                <w:t xml:space="preserve">        element does not exist, a 'data-missing' error is</w:t>
              </w:r>
            </w:ins>
          </w:p>
          <w:p w14:paraId="06CAFD20" w14:textId="77777777" w:rsidR="009F3611" w:rsidRPr="009F3611" w:rsidRDefault="009F3611" w:rsidP="009F3611">
            <w:pPr>
              <w:pStyle w:val="XML1"/>
              <w:rPr>
                <w:ins w:id="11511" w:author="Thomas Dietz" w:date="2012-08-08T17:05:00Z"/>
                <w:rPrChange w:id="11512" w:author="Thomas Dietz" w:date="2012-08-08T17:05:00Z">
                  <w:rPr>
                    <w:ins w:id="11513" w:author="Thomas Dietz" w:date="2012-08-08T17:05:00Z"/>
                    <w:lang w:val="de-DE"/>
                  </w:rPr>
                </w:rPrChange>
              </w:rPr>
            </w:pPr>
            <w:ins w:id="11514" w:author="Thomas Dietz" w:date="2012-08-08T17:05:00Z">
              <w:r w:rsidRPr="009F3611">
                <w:rPr>
                  <w:rPrChange w:id="11515" w:author="Thomas Dietz" w:date="2012-08-08T17:05:00Z">
                    <w:rPr>
                      <w:lang w:val="de-DE"/>
                    </w:rPr>
                  </w:rPrChange>
                </w:rPr>
                <w:t xml:space="preserve">        </w:t>
              </w:r>
              <w:proofErr w:type="gramStart"/>
              <w:r w:rsidRPr="009F3611">
                <w:rPr>
                  <w:rPrChange w:id="11516" w:author="Thomas Dietz" w:date="2012-08-08T17:05:00Z">
                    <w:rPr>
                      <w:lang w:val="de-DE"/>
                    </w:rPr>
                  </w:rPrChange>
                </w:rPr>
                <w:t>returned</w:t>
              </w:r>
              <w:proofErr w:type="gramEnd"/>
              <w:r w:rsidRPr="009F3611">
                <w:rPr>
                  <w:rPrChange w:id="11517" w:author="Thomas Dietz" w:date="2012-08-08T17:05:00Z">
                    <w:rPr>
                      <w:lang w:val="de-DE"/>
                    </w:rPr>
                  </w:rPrChange>
                </w:rPr>
                <w:t>.";</w:t>
              </w:r>
            </w:ins>
          </w:p>
          <w:p w14:paraId="345D6195" w14:textId="77777777" w:rsidR="009F3611" w:rsidRPr="009F3611" w:rsidRDefault="009F3611" w:rsidP="009F3611">
            <w:pPr>
              <w:pStyle w:val="XML1"/>
              <w:rPr>
                <w:ins w:id="11518" w:author="Thomas Dietz" w:date="2012-08-08T17:05:00Z"/>
                <w:rPrChange w:id="11519" w:author="Thomas Dietz" w:date="2012-08-08T17:05:00Z">
                  <w:rPr>
                    <w:ins w:id="11520" w:author="Thomas Dietz" w:date="2012-08-08T17:05:00Z"/>
                    <w:lang w:val="de-DE"/>
                  </w:rPr>
                </w:rPrChange>
              </w:rPr>
            </w:pPr>
            <w:ins w:id="11521" w:author="Thomas Dietz" w:date="2012-08-08T17:05:00Z">
              <w:r w:rsidRPr="009F3611">
                <w:rPr>
                  <w:rPrChange w:id="11522" w:author="Thomas Dietz" w:date="2012-08-08T17:05:00Z">
                    <w:rPr>
                      <w:lang w:val="de-DE"/>
                    </w:rPr>
                  </w:rPrChange>
                </w:rPr>
                <w:t xml:space="preserve">    }</w:t>
              </w:r>
            </w:ins>
          </w:p>
          <w:p w14:paraId="7D756A5D" w14:textId="77777777" w:rsidR="009F3611" w:rsidRPr="009F3611" w:rsidRDefault="009F3611" w:rsidP="009F3611">
            <w:pPr>
              <w:pStyle w:val="XML1"/>
              <w:rPr>
                <w:ins w:id="11523" w:author="Thomas Dietz" w:date="2012-08-08T17:05:00Z"/>
                <w:rPrChange w:id="11524" w:author="Thomas Dietz" w:date="2012-08-08T17:05:00Z">
                  <w:rPr>
                    <w:ins w:id="11525" w:author="Thomas Dietz" w:date="2012-08-08T17:05:00Z"/>
                    <w:lang w:val="de-DE"/>
                  </w:rPr>
                </w:rPrChange>
              </w:rPr>
            </w:pPr>
            <w:ins w:id="11526" w:author="Thomas Dietz" w:date="2012-08-08T17:05:00Z">
              <w:r w:rsidRPr="009F3611">
                <w:rPr>
                  <w:rPrChange w:id="11527" w:author="Thomas Dietz" w:date="2012-08-08T17:05:00Z">
                    <w:rPr>
                      <w:lang w:val="de-DE"/>
                    </w:rPr>
                  </w:rPrChange>
                </w:rPr>
                <w:t xml:space="preserve">    leaf protocol {</w:t>
              </w:r>
            </w:ins>
          </w:p>
          <w:p w14:paraId="1C7E7ECD" w14:textId="77777777" w:rsidR="009F3611" w:rsidRPr="009F3611" w:rsidRDefault="009F3611" w:rsidP="009F3611">
            <w:pPr>
              <w:pStyle w:val="XML1"/>
              <w:rPr>
                <w:ins w:id="11528" w:author="Thomas Dietz" w:date="2012-08-08T17:05:00Z"/>
                <w:rPrChange w:id="11529" w:author="Thomas Dietz" w:date="2012-08-08T17:05:00Z">
                  <w:rPr>
                    <w:ins w:id="11530" w:author="Thomas Dietz" w:date="2012-08-08T17:05:00Z"/>
                    <w:lang w:val="de-DE"/>
                  </w:rPr>
                </w:rPrChange>
              </w:rPr>
            </w:pPr>
            <w:ins w:id="11531" w:author="Thomas Dietz" w:date="2012-08-08T17:05:00Z">
              <w:r w:rsidRPr="009F3611">
                <w:rPr>
                  <w:rPrChange w:id="11532" w:author="Thomas Dietz" w:date="2012-08-08T17:05:00Z">
                    <w:rPr>
                      <w:lang w:val="de-DE"/>
                    </w:rPr>
                  </w:rPrChange>
                </w:rPr>
                <w:t xml:space="preserve">      type OFConfigurationPointProtocolType;</w:t>
              </w:r>
            </w:ins>
          </w:p>
          <w:p w14:paraId="3BD35278" w14:textId="77777777" w:rsidR="009F3611" w:rsidRPr="009F3611" w:rsidRDefault="009F3611" w:rsidP="009F3611">
            <w:pPr>
              <w:pStyle w:val="XML1"/>
              <w:rPr>
                <w:ins w:id="11533" w:author="Thomas Dietz" w:date="2012-08-08T17:05:00Z"/>
                <w:rPrChange w:id="11534" w:author="Thomas Dietz" w:date="2012-08-08T17:05:00Z">
                  <w:rPr>
                    <w:ins w:id="11535" w:author="Thomas Dietz" w:date="2012-08-08T17:05:00Z"/>
                    <w:lang w:val="de-DE"/>
                  </w:rPr>
                </w:rPrChange>
              </w:rPr>
            </w:pPr>
            <w:ins w:id="11536" w:author="Thomas Dietz" w:date="2012-08-08T17:05:00Z">
              <w:r w:rsidRPr="009F3611">
                <w:rPr>
                  <w:rPrChange w:id="11537" w:author="Thomas Dietz" w:date="2012-08-08T17:05:00Z">
                    <w:rPr>
                      <w:lang w:val="de-DE"/>
                    </w:rPr>
                  </w:rPrChange>
                </w:rPr>
                <w:t xml:space="preserve">      default "ssh";</w:t>
              </w:r>
            </w:ins>
          </w:p>
          <w:p w14:paraId="350F90D3" w14:textId="77777777" w:rsidR="009F3611" w:rsidRPr="009F3611" w:rsidRDefault="009F3611" w:rsidP="009F3611">
            <w:pPr>
              <w:pStyle w:val="XML1"/>
              <w:rPr>
                <w:ins w:id="11538" w:author="Thomas Dietz" w:date="2012-08-08T17:05:00Z"/>
                <w:rPrChange w:id="11539" w:author="Thomas Dietz" w:date="2012-08-08T17:05:00Z">
                  <w:rPr>
                    <w:ins w:id="11540" w:author="Thomas Dietz" w:date="2012-08-08T17:05:00Z"/>
                    <w:lang w:val="de-DE"/>
                  </w:rPr>
                </w:rPrChange>
              </w:rPr>
            </w:pPr>
            <w:ins w:id="11541" w:author="Thomas Dietz" w:date="2012-08-08T17:05:00Z">
              <w:r w:rsidRPr="009F3611">
                <w:rPr>
                  <w:rPrChange w:id="11542" w:author="Thomas Dietz" w:date="2012-08-08T17:05:00Z">
                    <w:rPr>
                      <w:lang w:val="de-DE"/>
                    </w:rPr>
                  </w:rPrChange>
                </w:rPr>
                <w:t xml:space="preserve">      description "The transport protocol that the Configuration</w:t>
              </w:r>
            </w:ins>
          </w:p>
          <w:p w14:paraId="3133B037" w14:textId="77777777" w:rsidR="009F3611" w:rsidRPr="009F3611" w:rsidRDefault="009F3611" w:rsidP="009F3611">
            <w:pPr>
              <w:pStyle w:val="XML1"/>
              <w:rPr>
                <w:ins w:id="11543" w:author="Thomas Dietz" w:date="2012-08-08T17:05:00Z"/>
                <w:rPrChange w:id="11544" w:author="Thomas Dietz" w:date="2012-08-08T17:05:00Z">
                  <w:rPr>
                    <w:ins w:id="11545" w:author="Thomas Dietz" w:date="2012-08-08T17:05:00Z"/>
                    <w:lang w:val="de-DE"/>
                  </w:rPr>
                </w:rPrChange>
              </w:rPr>
            </w:pPr>
            <w:ins w:id="11546" w:author="Thomas Dietz" w:date="2012-08-08T17:05:00Z">
              <w:r w:rsidRPr="009F3611">
                <w:rPr>
                  <w:rPrChange w:id="11547" w:author="Thomas Dietz" w:date="2012-08-08T17:05:00Z">
                    <w:rPr>
                      <w:lang w:val="de-DE"/>
                    </w:rPr>
                  </w:rPrChange>
                </w:rPr>
                <w:t xml:space="preserve">        Point uses when communicating via NETCONF with the OpenFlow</w:t>
              </w:r>
            </w:ins>
          </w:p>
          <w:p w14:paraId="26FC0559" w14:textId="77777777" w:rsidR="009F3611" w:rsidRPr="009F3611" w:rsidRDefault="009F3611" w:rsidP="009F3611">
            <w:pPr>
              <w:pStyle w:val="XML1"/>
              <w:rPr>
                <w:ins w:id="11548" w:author="Thomas Dietz" w:date="2012-08-08T17:05:00Z"/>
                <w:rPrChange w:id="11549" w:author="Thomas Dietz" w:date="2012-08-08T17:05:00Z">
                  <w:rPr>
                    <w:ins w:id="11550" w:author="Thomas Dietz" w:date="2012-08-08T17:05:00Z"/>
                    <w:lang w:val="de-DE"/>
                  </w:rPr>
                </w:rPrChange>
              </w:rPr>
            </w:pPr>
            <w:ins w:id="11551" w:author="Thomas Dietz" w:date="2012-08-08T17:05:00Z">
              <w:r w:rsidRPr="009F3611">
                <w:rPr>
                  <w:rPrChange w:id="11552" w:author="Thomas Dietz" w:date="2012-08-08T17:05:00Z">
                    <w:rPr>
                      <w:lang w:val="de-DE"/>
                    </w:rPr>
                  </w:rPrChange>
                </w:rPr>
                <w:t xml:space="preserve">        Capable Switch.</w:t>
              </w:r>
            </w:ins>
          </w:p>
          <w:p w14:paraId="2D65F93B" w14:textId="77777777" w:rsidR="009F3611" w:rsidRPr="009F3611" w:rsidRDefault="009F3611" w:rsidP="009F3611">
            <w:pPr>
              <w:pStyle w:val="XML1"/>
              <w:rPr>
                <w:ins w:id="11553" w:author="Thomas Dietz" w:date="2012-08-08T17:05:00Z"/>
                <w:rPrChange w:id="11554" w:author="Thomas Dietz" w:date="2012-08-08T17:05:00Z">
                  <w:rPr>
                    <w:ins w:id="11555" w:author="Thomas Dietz" w:date="2012-08-08T17:05:00Z"/>
                    <w:lang w:val="de-DE"/>
                  </w:rPr>
                </w:rPrChange>
              </w:rPr>
            </w:pPr>
          </w:p>
          <w:p w14:paraId="3C17145E" w14:textId="77777777" w:rsidR="009F3611" w:rsidRPr="009F3611" w:rsidRDefault="009F3611" w:rsidP="009F3611">
            <w:pPr>
              <w:pStyle w:val="XML1"/>
              <w:rPr>
                <w:ins w:id="11556" w:author="Thomas Dietz" w:date="2012-08-08T17:05:00Z"/>
                <w:rPrChange w:id="11557" w:author="Thomas Dietz" w:date="2012-08-08T17:05:00Z">
                  <w:rPr>
                    <w:ins w:id="11558" w:author="Thomas Dietz" w:date="2012-08-08T17:05:00Z"/>
                    <w:lang w:val="de-DE"/>
                  </w:rPr>
                </w:rPrChange>
              </w:rPr>
            </w:pPr>
            <w:ins w:id="11559" w:author="Thomas Dietz" w:date="2012-08-08T17:05:00Z">
              <w:r w:rsidRPr="009F3611">
                <w:rPr>
                  <w:rPrChange w:id="11560" w:author="Thomas Dietz" w:date="2012-08-08T17:05:00Z">
                    <w:rPr>
                      <w:lang w:val="de-DE"/>
                    </w:rPr>
                  </w:rPrChange>
                </w:rPr>
                <w:t xml:space="preserve">        This element is optional. If it is not present its value </w:t>
              </w:r>
            </w:ins>
          </w:p>
          <w:p w14:paraId="5C751C02" w14:textId="77777777" w:rsidR="009F3611" w:rsidRPr="009F3611" w:rsidRDefault="009F3611" w:rsidP="009F3611">
            <w:pPr>
              <w:pStyle w:val="XML1"/>
              <w:rPr>
                <w:ins w:id="11561" w:author="Thomas Dietz" w:date="2012-08-08T17:05:00Z"/>
                <w:rPrChange w:id="11562" w:author="Thomas Dietz" w:date="2012-08-08T17:05:00Z">
                  <w:rPr>
                    <w:ins w:id="11563" w:author="Thomas Dietz" w:date="2012-08-08T17:05:00Z"/>
                    <w:lang w:val="de-DE"/>
                  </w:rPr>
                </w:rPrChange>
              </w:rPr>
            </w:pPr>
            <w:ins w:id="11564" w:author="Thomas Dietz" w:date="2012-08-08T17:05:00Z">
              <w:r w:rsidRPr="009F3611">
                <w:rPr>
                  <w:rPrChange w:id="11565" w:author="Thomas Dietz" w:date="2012-08-08T17:05:00Z">
                    <w:rPr>
                      <w:lang w:val="de-DE"/>
                    </w:rPr>
                  </w:rPrChange>
                </w:rPr>
                <w:t xml:space="preserve">        </w:t>
              </w:r>
              <w:proofErr w:type="gramStart"/>
              <w:r w:rsidRPr="009F3611">
                <w:rPr>
                  <w:rPrChange w:id="11566" w:author="Thomas Dietz" w:date="2012-08-08T17:05:00Z">
                    <w:rPr>
                      <w:lang w:val="de-DE"/>
                    </w:rPr>
                  </w:rPrChange>
                </w:rPr>
                <w:t>defaults</w:t>
              </w:r>
              <w:proofErr w:type="gramEnd"/>
              <w:r w:rsidRPr="009F3611">
                <w:rPr>
                  <w:rPrChange w:id="11567" w:author="Thomas Dietz" w:date="2012-08-08T17:05:00Z">
                    <w:rPr>
                      <w:lang w:val="de-DE"/>
                    </w:rPr>
                  </w:rPrChange>
                </w:rPr>
                <w:t xml:space="preserve"> to 'ssh'.";</w:t>
              </w:r>
            </w:ins>
          </w:p>
          <w:p w14:paraId="13C06BF8" w14:textId="77777777" w:rsidR="009F3611" w:rsidRPr="009F3611" w:rsidRDefault="009F3611" w:rsidP="009F3611">
            <w:pPr>
              <w:pStyle w:val="XML1"/>
              <w:rPr>
                <w:ins w:id="11568" w:author="Thomas Dietz" w:date="2012-08-08T17:05:00Z"/>
                <w:rPrChange w:id="11569" w:author="Thomas Dietz" w:date="2012-08-08T17:05:00Z">
                  <w:rPr>
                    <w:ins w:id="11570" w:author="Thomas Dietz" w:date="2012-08-08T17:05:00Z"/>
                    <w:lang w:val="de-DE"/>
                  </w:rPr>
                </w:rPrChange>
              </w:rPr>
            </w:pPr>
            <w:ins w:id="11571" w:author="Thomas Dietz" w:date="2012-08-08T17:05:00Z">
              <w:r w:rsidRPr="009F3611">
                <w:rPr>
                  <w:rPrChange w:id="11572" w:author="Thomas Dietz" w:date="2012-08-08T17:05:00Z">
                    <w:rPr>
                      <w:lang w:val="de-DE"/>
                    </w:rPr>
                  </w:rPrChange>
                </w:rPr>
                <w:t xml:space="preserve">      reference "The mappings of NETCONF to different transport</w:t>
              </w:r>
            </w:ins>
          </w:p>
          <w:p w14:paraId="57FACA81" w14:textId="77777777" w:rsidR="009F3611" w:rsidRPr="009F3611" w:rsidRDefault="009F3611" w:rsidP="009F3611">
            <w:pPr>
              <w:pStyle w:val="XML1"/>
              <w:rPr>
                <w:ins w:id="11573" w:author="Thomas Dietz" w:date="2012-08-08T17:05:00Z"/>
                <w:rPrChange w:id="11574" w:author="Thomas Dietz" w:date="2012-08-08T17:05:00Z">
                  <w:rPr>
                    <w:ins w:id="11575" w:author="Thomas Dietz" w:date="2012-08-08T17:05:00Z"/>
                    <w:lang w:val="de-DE"/>
                  </w:rPr>
                </w:rPrChange>
              </w:rPr>
            </w:pPr>
            <w:ins w:id="11576" w:author="Thomas Dietz" w:date="2012-08-08T17:05:00Z">
              <w:r w:rsidRPr="009F3611">
                <w:rPr>
                  <w:rPrChange w:id="11577" w:author="Thomas Dietz" w:date="2012-08-08T17:05:00Z">
                    <w:rPr>
                      <w:lang w:val="de-DE"/>
                    </w:rPr>
                  </w:rPrChange>
                </w:rPr>
                <w:t xml:space="preserve">        protocols are defined in RFC 6242 for SSH, RFC 4743 for</w:t>
              </w:r>
            </w:ins>
          </w:p>
          <w:p w14:paraId="4B37A6A8" w14:textId="77777777" w:rsidR="009F3611" w:rsidRPr="009F3611" w:rsidRDefault="009F3611" w:rsidP="009F3611">
            <w:pPr>
              <w:pStyle w:val="XML1"/>
              <w:rPr>
                <w:ins w:id="11578" w:author="Thomas Dietz" w:date="2012-08-08T17:05:00Z"/>
                <w:rPrChange w:id="11579" w:author="Thomas Dietz" w:date="2012-08-08T17:05:00Z">
                  <w:rPr>
                    <w:ins w:id="11580" w:author="Thomas Dietz" w:date="2012-08-08T17:05:00Z"/>
                    <w:lang w:val="de-DE"/>
                  </w:rPr>
                </w:rPrChange>
              </w:rPr>
            </w:pPr>
            <w:ins w:id="11581" w:author="Thomas Dietz" w:date="2012-08-08T17:05:00Z">
              <w:r w:rsidRPr="009F3611">
                <w:rPr>
                  <w:rPrChange w:id="11582" w:author="Thomas Dietz" w:date="2012-08-08T17:05:00Z">
                    <w:rPr>
                      <w:lang w:val="de-DE"/>
                    </w:rPr>
                  </w:rPrChange>
                </w:rPr>
                <w:t xml:space="preserve">        SOAP, RFC 4744 for BEEP, and RFC 5539 for TLS";</w:t>
              </w:r>
            </w:ins>
          </w:p>
          <w:p w14:paraId="3101552C" w14:textId="77777777" w:rsidR="009F3611" w:rsidRPr="009F3611" w:rsidRDefault="009F3611" w:rsidP="009F3611">
            <w:pPr>
              <w:pStyle w:val="XML1"/>
              <w:rPr>
                <w:ins w:id="11583" w:author="Thomas Dietz" w:date="2012-08-08T17:05:00Z"/>
                <w:rPrChange w:id="11584" w:author="Thomas Dietz" w:date="2012-08-08T17:05:00Z">
                  <w:rPr>
                    <w:ins w:id="11585" w:author="Thomas Dietz" w:date="2012-08-08T17:05:00Z"/>
                    <w:lang w:val="de-DE"/>
                  </w:rPr>
                </w:rPrChange>
              </w:rPr>
            </w:pPr>
            <w:ins w:id="11586" w:author="Thomas Dietz" w:date="2012-08-08T17:05:00Z">
              <w:r w:rsidRPr="009F3611">
                <w:rPr>
                  <w:rPrChange w:id="11587" w:author="Thomas Dietz" w:date="2012-08-08T17:05:00Z">
                    <w:rPr>
                      <w:lang w:val="de-DE"/>
                    </w:rPr>
                  </w:rPrChange>
                </w:rPr>
                <w:t xml:space="preserve">    }</w:t>
              </w:r>
            </w:ins>
          </w:p>
          <w:p w14:paraId="1B2D402B" w14:textId="77777777" w:rsidR="009F3611" w:rsidRPr="009F3611" w:rsidRDefault="009F3611" w:rsidP="009F3611">
            <w:pPr>
              <w:pStyle w:val="XML1"/>
              <w:rPr>
                <w:ins w:id="11588" w:author="Thomas Dietz" w:date="2012-08-08T17:05:00Z"/>
                <w:rPrChange w:id="11589" w:author="Thomas Dietz" w:date="2012-08-08T17:05:00Z">
                  <w:rPr>
                    <w:ins w:id="11590" w:author="Thomas Dietz" w:date="2012-08-08T17:05:00Z"/>
                    <w:lang w:val="de-DE"/>
                  </w:rPr>
                </w:rPrChange>
              </w:rPr>
            </w:pPr>
            <w:ins w:id="11591" w:author="Thomas Dietz" w:date="2012-08-08T17:05:00Z">
              <w:r w:rsidRPr="009F3611">
                <w:rPr>
                  <w:rPrChange w:id="11592" w:author="Thomas Dietz" w:date="2012-08-08T17:05:00Z">
                    <w:rPr>
                      <w:lang w:val="de-DE"/>
                    </w:rPr>
                  </w:rPrChange>
                </w:rPr>
                <w:t xml:space="preserve">  }</w:t>
              </w:r>
            </w:ins>
          </w:p>
          <w:p w14:paraId="32037A87" w14:textId="77777777" w:rsidR="009F3611" w:rsidRPr="009F3611" w:rsidRDefault="009F3611" w:rsidP="009F3611">
            <w:pPr>
              <w:pStyle w:val="XML1"/>
              <w:rPr>
                <w:ins w:id="11593" w:author="Thomas Dietz" w:date="2012-08-08T17:05:00Z"/>
                <w:rPrChange w:id="11594" w:author="Thomas Dietz" w:date="2012-08-08T17:05:00Z">
                  <w:rPr>
                    <w:ins w:id="11595" w:author="Thomas Dietz" w:date="2012-08-08T17:05:00Z"/>
                    <w:lang w:val="de-DE"/>
                  </w:rPr>
                </w:rPrChange>
              </w:rPr>
            </w:pPr>
          </w:p>
          <w:p w14:paraId="4A805CC4" w14:textId="77777777" w:rsidR="009F3611" w:rsidRPr="009F3611" w:rsidRDefault="009F3611" w:rsidP="009F3611">
            <w:pPr>
              <w:pStyle w:val="XML1"/>
              <w:rPr>
                <w:ins w:id="11596" w:author="Thomas Dietz" w:date="2012-08-08T17:05:00Z"/>
                <w:rPrChange w:id="11597" w:author="Thomas Dietz" w:date="2012-08-08T17:05:00Z">
                  <w:rPr>
                    <w:ins w:id="11598" w:author="Thomas Dietz" w:date="2012-08-08T17:05:00Z"/>
                    <w:lang w:val="de-DE"/>
                  </w:rPr>
                </w:rPrChange>
              </w:rPr>
            </w:pPr>
            <w:ins w:id="11599" w:author="Thomas Dietz" w:date="2012-08-08T17:05:00Z">
              <w:r w:rsidRPr="009F3611">
                <w:rPr>
                  <w:rPrChange w:id="11600" w:author="Thomas Dietz" w:date="2012-08-08T17:05:00Z">
                    <w:rPr>
                      <w:lang w:val="de-DE"/>
                    </w:rPr>
                  </w:rPrChange>
                </w:rPr>
                <w:t xml:space="preserve">  grouping OFLogicalSwitchType {</w:t>
              </w:r>
            </w:ins>
          </w:p>
          <w:p w14:paraId="3973AF3C" w14:textId="77777777" w:rsidR="009F3611" w:rsidRPr="009F3611" w:rsidRDefault="009F3611" w:rsidP="009F3611">
            <w:pPr>
              <w:pStyle w:val="XML1"/>
              <w:rPr>
                <w:ins w:id="11601" w:author="Thomas Dietz" w:date="2012-08-08T17:05:00Z"/>
                <w:rPrChange w:id="11602" w:author="Thomas Dietz" w:date="2012-08-08T17:05:00Z">
                  <w:rPr>
                    <w:ins w:id="11603" w:author="Thomas Dietz" w:date="2012-08-08T17:05:00Z"/>
                    <w:lang w:val="de-DE"/>
                  </w:rPr>
                </w:rPrChange>
              </w:rPr>
            </w:pPr>
            <w:ins w:id="11604" w:author="Thomas Dietz" w:date="2012-08-08T17:05:00Z">
              <w:r w:rsidRPr="009F3611">
                <w:rPr>
                  <w:rPrChange w:id="11605" w:author="Thomas Dietz" w:date="2012-08-08T17:05:00Z">
                    <w:rPr>
                      <w:lang w:val="de-DE"/>
                    </w:rPr>
                  </w:rPrChange>
                </w:rPr>
                <w:t xml:space="preserve">    description "This grouping specifies all properties of an</w:t>
              </w:r>
            </w:ins>
          </w:p>
          <w:p w14:paraId="26165715" w14:textId="77777777" w:rsidR="009F3611" w:rsidRPr="009F3611" w:rsidRDefault="009F3611" w:rsidP="009F3611">
            <w:pPr>
              <w:pStyle w:val="XML1"/>
              <w:rPr>
                <w:ins w:id="11606" w:author="Thomas Dietz" w:date="2012-08-08T17:05:00Z"/>
                <w:rPrChange w:id="11607" w:author="Thomas Dietz" w:date="2012-08-08T17:05:00Z">
                  <w:rPr>
                    <w:ins w:id="11608" w:author="Thomas Dietz" w:date="2012-08-08T17:05:00Z"/>
                    <w:lang w:val="de-DE"/>
                  </w:rPr>
                </w:rPrChange>
              </w:rPr>
            </w:pPr>
            <w:ins w:id="11609" w:author="Thomas Dietz" w:date="2012-08-08T17:05:00Z">
              <w:r w:rsidRPr="009F3611">
                <w:rPr>
                  <w:rPrChange w:id="11610" w:author="Thomas Dietz" w:date="2012-08-08T17:05:00Z">
                    <w:rPr>
                      <w:lang w:val="de-DE"/>
                    </w:rPr>
                  </w:rPrChange>
                </w:rPr>
                <w:t xml:space="preserve">      OpenFlow Logical Switch.</w:t>
              </w:r>
            </w:ins>
          </w:p>
          <w:p w14:paraId="421782A4" w14:textId="77777777" w:rsidR="009F3611" w:rsidRPr="009F3611" w:rsidRDefault="009F3611" w:rsidP="009F3611">
            <w:pPr>
              <w:pStyle w:val="XML1"/>
              <w:rPr>
                <w:ins w:id="11611" w:author="Thomas Dietz" w:date="2012-08-08T17:05:00Z"/>
                <w:rPrChange w:id="11612" w:author="Thomas Dietz" w:date="2012-08-08T17:05:00Z">
                  <w:rPr>
                    <w:ins w:id="11613" w:author="Thomas Dietz" w:date="2012-08-08T17:05:00Z"/>
                    <w:lang w:val="de-DE"/>
                  </w:rPr>
                </w:rPrChange>
              </w:rPr>
            </w:pPr>
          </w:p>
          <w:p w14:paraId="1AFBA865" w14:textId="77777777" w:rsidR="009F3611" w:rsidRPr="009F3611" w:rsidRDefault="009F3611" w:rsidP="009F3611">
            <w:pPr>
              <w:pStyle w:val="XML1"/>
              <w:rPr>
                <w:ins w:id="11614" w:author="Thomas Dietz" w:date="2012-08-08T17:05:00Z"/>
                <w:rPrChange w:id="11615" w:author="Thomas Dietz" w:date="2012-08-08T17:05:00Z">
                  <w:rPr>
                    <w:ins w:id="11616" w:author="Thomas Dietz" w:date="2012-08-08T17:05:00Z"/>
                    <w:lang w:val="de-DE"/>
                  </w:rPr>
                </w:rPrChange>
              </w:rPr>
            </w:pPr>
            <w:ins w:id="11617" w:author="Thomas Dietz" w:date="2012-08-08T17:05:00Z">
              <w:r w:rsidRPr="009F3611">
                <w:rPr>
                  <w:rPrChange w:id="11618" w:author="Thomas Dietz" w:date="2012-08-08T17:05:00Z">
                    <w:rPr>
                      <w:lang w:val="de-DE"/>
                    </w:rPr>
                  </w:rPrChange>
                </w:rPr>
                <w:t xml:space="preserve">      Elements of type OFLogicalSwitchType cannot be created or</w:t>
              </w:r>
            </w:ins>
          </w:p>
          <w:p w14:paraId="4377E3DD" w14:textId="77777777" w:rsidR="009F3611" w:rsidRPr="009F3611" w:rsidRDefault="009F3611" w:rsidP="009F3611">
            <w:pPr>
              <w:pStyle w:val="XML1"/>
              <w:rPr>
                <w:ins w:id="11619" w:author="Thomas Dietz" w:date="2012-08-08T17:05:00Z"/>
                <w:rPrChange w:id="11620" w:author="Thomas Dietz" w:date="2012-08-08T17:05:00Z">
                  <w:rPr>
                    <w:ins w:id="11621" w:author="Thomas Dietz" w:date="2012-08-08T17:05:00Z"/>
                    <w:lang w:val="de-DE"/>
                  </w:rPr>
                </w:rPrChange>
              </w:rPr>
            </w:pPr>
            <w:ins w:id="11622" w:author="Thomas Dietz" w:date="2012-08-08T17:05:00Z">
              <w:r w:rsidRPr="009F3611">
                <w:rPr>
                  <w:rPrChange w:id="11623" w:author="Thomas Dietz" w:date="2012-08-08T17:05:00Z">
                    <w:rPr>
                      <w:lang w:val="de-DE"/>
                    </w:rPr>
                  </w:rPrChange>
                </w:rPr>
                <w:t xml:space="preserve">      deleted with NETCONF &lt;edit-config&gt; operations 'create' or</w:t>
              </w:r>
            </w:ins>
          </w:p>
          <w:p w14:paraId="696D5F76" w14:textId="77777777" w:rsidR="009F3611" w:rsidRPr="009F3611" w:rsidRDefault="009F3611" w:rsidP="009F3611">
            <w:pPr>
              <w:pStyle w:val="XML1"/>
              <w:rPr>
                <w:ins w:id="11624" w:author="Thomas Dietz" w:date="2012-08-08T17:05:00Z"/>
                <w:rPrChange w:id="11625" w:author="Thomas Dietz" w:date="2012-08-08T17:05:00Z">
                  <w:rPr>
                    <w:ins w:id="11626" w:author="Thomas Dietz" w:date="2012-08-08T17:05:00Z"/>
                    <w:lang w:val="de-DE"/>
                  </w:rPr>
                </w:rPrChange>
              </w:rPr>
            </w:pPr>
            <w:ins w:id="11627" w:author="Thomas Dietz" w:date="2012-08-08T17:05:00Z">
              <w:r w:rsidRPr="009F3611">
                <w:rPr>
                  <w:rPrChange w:id="11628" w:author="Thomas Dietz" w:date="2012-08-08T17:05:00Z">
                    <w:rPr>
                      <w:lang w:val="de-DE"/>
                    </w:rPr>
                  </w:rPrChange>
                </w:rPr>
                <w:t xml:space="preserve">      '</w:t>
              </w:r>
              <w:proofErr w:type="gramStart"/>
              <w:r w:rsidRPr="009F3611">
                <w:rPr>
                  <w:rPrChange w:id="11629" w:author="Thomas Dietz" w:date="2012-08-08T17:05:00Z">
                    <w:rPr>
                      <w:lang w:val="de-DE"/>
                    </w:rPr>
                  </w:rPrChange>
                </w:rPr>
                <w:t>delete</w:t>
              </w:r>
              <w:proofErr w:type="gramEnd"/>
              <w:r w:rsidRPr="009F3611">
                <w:rPr>
                  <w:rPrChange w:id="11630" w:author="Thomas Dietz" w:date="2012-08-08T17:05:00Z">
                    <w:rPr>
                      <w:lang w:val="de-DE"/>
                    </w:rPr>
                  </w:rPrChange>
                </w:rPr>
                <w:t>'. The other NETCONF &lt;edit-config&gt; operations MUST be</w:t>
              </w:r>
            </w:ins>
          </w:p>
          <w:p w14:paraId="23F42B54" w14:textId="77777777" w:rsidR="009F3611" w:rsidRPr="009F3611" w:rsidRDefault="009F3611" w:rsidP="009F3611">
            <w:pPr>
              <w:pStyle w:val="XML1"/>
              <w:rPr>
                <w:ins w:id="11631" w:author="Thomas Dietz" w:date="2012-08-08T17:05:00Z"/>
                <w:rPrChange w:id="11632" w:author="Thomas Dietz" w:date="2012-08-08T17:05:00Z">
                  <w:rPr>
                    <w:ins w:id="11633" w:author="Thomas Dietz" w:date="2012-08-08T17:05:00Z"/>
                    <w:lang w:val="de-DE"/>
                  </w:rPr>
                </w:rPrChange>
              </w:rPr>
            </w:pPr>
            <w:ins w:id="11634" w:author="Thomas Dietz" w:date="2012-08-08T17:05:00Z">
              <w:r w:rsidRPr="009F3611">
                <w:rPr>
                  <w:rPrChange w:id="11635" w:author="Thomas Dietz" w:date="2012-08-08T17:05:00Z">
                    <w:rPr>
                      <w:lang w:val="de-DE"/>
                    </w:rPr>
                  </w:rPrChange>
                </w:rPr>
                <w:t xml:space="preserve">      implemented as follows: </w:t>
              </w:r>
            </w:ins>
          </w:p>
          <w:p w14:paraId="692EF9D9" w14:textId="77777777" w:rsidR="009F3611" w:rsidRPr="009F3611" w:rsidRDefault="009F3611" w:rsidP="009F3611">
            <w:pPr>
              <w:pStyle w:val="XML1"/>
              <w:rPr>
                <w:ins w:id="11636" w:author="Thomas Dietz" w:date="2012-08-08T17:05:00Z"/>
                <w:rPrChange w:id="11637" w:author="Thomas Dietz" w:date="2012-08-08T17:05:00Z">
                  <w:rPr>
                    <w:ins w:id="11638" w:author="Thomas Dietz" w:date="2012-08-08T17:05:00Z"/>
                    <w:lang w:val="de-DE"/>
                  </w:rPr>
                </w:rPrChange>
              </w:rPr>
            </w:pPr>
          </w:p>
          <w:p w14:paraId="4A33ECD9" w14:textId="77777777" w:rsidR="009F3611" w:rsidRPr="009F3611" w:rsidRDefault="009F3611" w:rsidP="009F3611">
            <w:pPr>
              <w:pStyle w:val="XML1"/>
              <w:rPr>
                <w:ins w:id="11639" w:author="Thomas Dietz" w:date="2012-08-08T17:05:00Z"/>
                <w:rPrChange w:id="11640" w:author="Thomas Dietz" w:date="2012-08-08T17:05:00Z">
                  <w:rPr>
                    <w:ins w:id="11641" w:author="Thomas Dietz" w:date="2012-08-08T17:05:00Z"/>
                    <w:lang w:val="de-DE"/>
                  </w:rPr>
                </w:rPrChange>
              </w:rPr>
            </w:pPr>
            <w:ins w:id="11642" w:author="Thomas Dietz" w:date="2012-08-08T17:05:00Z">
              <w:r w:rsidRPr="009F3611">
                <w:rPr>
                  <w:rPrChange w:id="11643" w:author="Thomas Dietz" w:date="2012-08-08T17:05:00Z">
                    <w:rPr>
                      <w:lang w:val="de-DE"/>
                    </w:rPr>
                  </w:rPrChange>
                </w:rPr>
                <w:t xml:space="preserve">      * The 'id' element MUST be present at all &lt;edit-config&gt;</w:t>
              </w:r>
            </w:ins>
          </w:p>
          <w:p w14:paraId="451213B4" w14:textId="77777777" w:rsidR="009F3611" w:rsidRPr="009F3611" w:rsidRDefault="009F3611" w:rsidP="009F3611">
            <w:pPr>
              <w:pStyle w:val="XML1"/>
              <w:rPr>
                <w:ins w:id="11644" w:author="Thomas Dietz" w:date="2012-08-08T17:05:00Z"/>
                <w:rPrChange w:id="11645" w:author="Thomas Dietz" w:date="2012-08-08T17:05:00Z">
                  <w:rPr>
                    <w:ins w:id="11646" w:author="Thomas Dietz" w:date="2012-08-08T17:05:00Z"/>
                    <w:lang w:val="de-DE"/>
                  </w:rPr>
                </w:rPrChange>
              </w:rPr>
            </w:pPr>
            <w:ins w:id="11647" w:author="Thomas Dietz" w:date="2012-08-08T17:05:00Z">
              <w:r w:rsidRPr="009F3611">
                <w:rPr>
                  <w:rPrChange w:id="11648" w:author="Thomas Dietz" w:date="2012-08-08T17:05:00Z">
                    <w:rPr>
                      <w:lang w:val="de-DE"/>
                    </w:rPr>
                  </w:rPrChange>
                </w:rPr>
                <w:t xml:space="preserve">        </w:t>
              </w:r>
              <w:proofErr w:type="gramStart"/>
              <w:r w:rsidRPr="009F3611">
                <w:rPr>
                  <w:rPrChange w:id="11649" w:author="Thomas Dietz" w:date="2012-08-08T17:05:00Z">
                    <w:rPr>
                      <w:lang w:val="de-DE"/>
                    </w:rPr>
                  </w:rPrChange>
                </w:rPr>
                <w:t>operations</w:t>
              </w:r>
              <w:proofErr w:type="gramEnd"/>
              <w:r w:rsidRPr="009F3611">
                <w:rPr>
                  <w:rPrChange w:id="11650" w:author="Thomas Dietz" w:date="2012-08-08T17:05:00Z">
                    <w:rPr>
                      <w:lang w:val="de-DE"/>
                    </w:rPr>
                  </w:rPrChange>
                </w:rPr>
                <w:t xml:space="preserve"> to identify the OpenFlow Logical Switch.</w:t>
              </w:r>
            </w:ins>
          </w:p>
          <w:p w14:paraId="618AB62F" w14:textId="77777777" w:rsidR="009F3611" w:rsidRPr="009F3611" w:rsidRDefault="009F3611" w:rsidP="009F3611">
            <w:pPr>
              <w:pStyle w:val="XML1"/>
              <w:rPr>
                <w:ins w:id="11651" w:author="Thomas Dietz" w:date="2012-08-08T17:05:00Z"/>
                <w:rPrChange w:id="11652" w:author="Thomas Dietz" w:date="2012-08-08T17:05:00Z">
                  <w:rPr>
                    <w:ins w:id="11653" w:author="Thomas Dietz" w:date="2012-08-08T17:05:00Z"/>
                    <w:lang w:val="de-DE"/>
                  </w:rPr>
                </w:rPrChange>
              </w:rPr>
            </w:pPr>
            <w:ins w:id="11654" w:author="Thomas Dietz" w:date="2012-08-08T17:05:00Z">
              <w:r w:rsidRPr="009F3611">
                <w:rPr>
                  <w:rPrChange w:id="11655" w:author="Thomas Dietz" w:date="2012-08-08T17:05:00Z">
                    <w:rPr>
                      <w:lang w:val="de-DE"/>
                    </w:rPr>
                  </w:rPrChange>
                </w:rPr>
                <w:t xml:space="preserve">      * If the operation is 'merge' or 'replace', and the element</w:t>
              </w:r>
            </w:ins>
          </w:p>
          <w:p w14:paraId="217C0217" w14:textId="77777777" w:rsidR="009F3611" w:rsidRPr="009F3611" w:rsidRDefault="009F3611" w:rsidP="009F3611">
            <w:pPr>
              <w:pStyle w:val="XML1"/>
              <w:rPr>
                <w:ins w:id="11656" w:author="Thomas Dietz" w:date="2012-08-08T17:05:00Z"/>
                <w:rPrChange w:id="11657" w:author="Thomas Dietz" w:date="2012-08-08T17:05:00Z">
                  <w:rPr>
                    <w:ins w:id="11658" w:author="Thomas Dietz" w:date="2012-08-08T17:05:00Z"/>
                    <w:lang w:val="de-DE"/>
                  </w:rPr>
                </w:rPrChange>
              </w:rPr>
            </w:pPr>
            <w:ins w:id="11659" w:author="Thomas Dietz" w:date="2012-08-08T17:05:00Z">
              <w:r w:rsidRPr="009F3611">
                <w:rPr>
                  <w:rPrChange w:id="11660" w:author="Thomas Dietz" w:date="2012-08-08T17:05:00Z">
                    <w:rPr>
                      <w:lang w:val="de-DE"/>
                    </w:rPr>
                  </w:rPrChange>
                </w:rPr>
                <w:t xml:space="preserve">        </w:t>
              </w:r>
              <w:proofErr w:type="gramStart"/>
              <w:r w:rsidRPr="009F3611">
                <w:rPr>
                  <w:rPrChange w:id="11661" w:author="Thomas Dietz" w:date="2012-08-08T17:05:00Z">
                    <w:rPr>
                      <w:lang w:val="de-DE"/>
                    </w:rPr>
                  </w:rPrChange>
                </w:rPr>
                <w:t>does</w:t>
              </w:r>
              <w:proofErr w:type="gramEnd"/>
              <w:r w:rsidRPr="009F3611">
                <w:rPr>
                  <w:rPrChange w:id="11662" w:author="Thomas Dietz" w:date="2012-08-08T17:05:00Z">
                    <w:rPr>
                      <w:lang w:val="de-DE"/>
                    </w:rPr>
                  </w:rPrChange>
                </w:rPr>
                <w:t xml:space="preserve"> not exist, a 'data-missing' error is returned. If the</w:t>
              </w:r>
            </w:ins>
          </w:p>
          <w:p w14:paraId="2D68FE1B" w14:textId="77777777" w:rsidR="009F3611" w:rsidRPr="009F3611" w:rsidRDefault="009F3611" w:rsidP="009F3611">
            <w:pPr>
              <w:pStyle w:val="XML1"/>
              <w:rPr>
                <w:ins w:id="11663" w:author="Thomas Dietz" w:date="2012-08-08T17:05:00Z"/>
                <w:rPrChange w:id="11664" w:author="Thomas Dietz" w:date="2012-08-08T17:05:00Z">
                  <w:rPr>
                    <w:ins w:id="11665" w:author="Thomas Dietz" w:date="2012-08-08T17:05:00Z"/>
                    <w:lang w:val="de-DE"/>
                  </w:rPr>
                </w:rPrChange>
              </w:rPr>
            </w:pPr>
            <w:ins w:id="11666" w:author="Thomas Dietz" w:date="2012-08-08T17:05:00Z">
              <w:r w:rsidRPr="009F3611">
                <w:rPr>
                  <w:rPrChange w:id="11667" w:author="Thomas Dietz" w:date="2012-08-08T17:05:00Z">
                    <w:rPr>
                      <w:lang w:val="de-DE"/>
                    </w:rPr>
                  </w:rPrChange>
                </w:rPr>
                <w:t xml:space="preserve">        element exists its value is set to the value found in the</w:t>
              </w:r>
            </w:ins>
          </w:p>
          <w:p w14:paraId="2FE90BCE" w14:textId="77777777" w:rsidR="009F3611" w:rsidRPr="009F3611" w:rsidRDefault="009F3611" w:rsidP="009F3611">
            <w:pPr>
              <w:pStyle w:val="XML1"/>
              <w:rPr>
                <w:ins w:id="11668" w:author="Thomas Dietz" w:date="2012-08-08T17:05:00Z"/>
                <w:rPrChange w:id="11669" w:author="Thomas Dietz" w:date="2012-08-08T17:05:00Z">
                  <w:rPr>
                    <w:ins w:id="11670" w:author="Thomas Dietz" w:date="2012-08-08T17:05:00Z"/>
                    <w:lang w:val="de-DE"/>
                  </w:rPr>
                </w:rPrChange>
              </w:rPr>
            </w:pPr>
            <w:ins w:id="11671" w:author="Thomas Dietz" w:date="2012-08-08T17:05:00Z">
              <w:r w:rsidRPr="009F3611">
                <w:rPr>
                  <w:rPrChange w:id="11672" w:author="Thomas Dietz" w:date="2012-08-08T17:05:00Z">
                    <w:rPr>
                      <w:lang w:val="de-DE"/>
                    </w:rPr>
                  </w:rPrChange>
                </w:rPr>
                <w:t xml:space="preserve">        XML RPC data.</w:t>
              </w:r>
            </w:ins>
          </w:p>
          <w:p w14:paraId="1A76A7F1" w14:textId="77777777" w:rsidR="009F3611" w:rsidRPr="009F3611" w:rsidRDefault="009F3611" w:rsidP="009F3611">
            <w:pPr>
              <w:pStyle w:val="XML1"/>
              <w:rPr>
                <w:ins w:id="11673" w:author="Thomas Dietz" w:date="2012-08-08T17:05:00Z"/>
                <w:rPrChange w:id="11674" w:author="Thomas Dietz" w:date="2012-08-08T17:05:00Z">
                  <w:rPr>
                    <w:ins w:id="11675" w:author="Thomas Dietz" w:date="2012-08-08T17:05:00Z"/>
                    <w:lang w:val="de-DE"/>
                  </w:rPr>
                </w:rPrChange>
              </w:rPr>
            </w:pPr>
            <w:ins w:id="11676" w:author="Thomas Dietz" w:date="2012-08-08T17:05:00Z">
              <w:r w:rsidRPr="009F3611">
                <w:rPr>
                  <w:rPrChange w:id="11677" w:author="Thomas Dietz" w:date="2012-08-08T17:05:00Z">
                    <w:rPr>
                      <w:lang w:val="de-DE"/>
                    </w:rPr>
                  </w:rPrChange>
                </w:rPr>
                <w:t xml:space="preserve">      * If the operation is 'create', a 'operation-not-supported'</w:t>
              </w:r>
            </w:ins>
          </w:p>
          <w:p w14:paraId="551594AD" w14:textId="77777777" w:rsidR="009F3611" w:rsidRPr="009F3611" w:rsidRDefault="009F3611" w:rsidP="009F3611">
            <w:pPr>
              <w:pStyle w:val="XML1"/>
              <w:rPr>
                <w:ins w:id="11678" w:author="Thomas Dietz" w:date="2012-08-08T17:05:00Z"/>
                <w:rPrChange w:id="11679" w:author="Thomas Dietz" w:date="2012-08-08T17:05:00Z">
                  <w:rPr>
                    <w:ins w:id="11680" w:author="Thomas Dietz" w:date="2012-08-08T17:05:00Z"/>
                    <w:lang w:val="de-DE"/>
                  </w:rPr>
                </w:rPrChange>
              </w:rPr>
            </w:pPr>
            <w:ins w:id="11681" w:author="Thomas Dietz" w:date="2012-08-08T17:05:00Z">
              <w:r w:rsidRPr="009F3611">
                <w:rPr>
                  <w:rPrChange w:id="11682" w:author="Thomas Dietz" w:date="2012-08-08T17:05:00Z">
                    <w:rPr>
                      <w:lang w:val="de-DE"/>
                    </w:rPr>
                  </w:rPrChange>
                </w:rPr>
                <w:t xml:space="preserve">        </w:t>
              </w:r>
              <w:proofErr w:type="gramStart"/>
              <w:r w:rsidRPr="009F3611">
                <w:rPr>
                  <w:rPrChange w:id="11683" w:author="Thomas Dietz" w:date="2012-08-08T17:05:00Z">
                    <w:rPr>
                      <w:lang w:val="de-DE"/>
                    </w:rPr>
                  </w:rPrChange>
                </w:rPr>
                <w:t>error</w:t>
              </w:r>
              <w:proofErr w:type="gramEnd"/>
              <w:r w:rsidRPr="009F3611">
                <w:rPr>
                  <w:rPrChange w:id="11684" w:author="Thomas Dietz" w:date="2012-08-08T17:05:00Z">
                    <w:rPr>
                      <w:lang w:val="de-DE"/>
                    </w:rPr>
                  </w:rPrChange>
                </w:rPr>
                <w:t xml:space="preserve"> with type 'application' is returned.</w:t>
              </w:r>
            </w:ins>
          </w:p>
          <w:p w14:paraId="37F59FAB" w14:textId="77777777" w:rsidR="009F3611" w:rsidRPr="009F3611" w:rsidRDefault="009F3611" w:rsidP="009F3611">
            <w:pPr>
              <w:pStyle w:val="XML1"/>
              <w:rPr>
                <w:ins w:id="11685" w:author="Thomas Dietz" w:date="2012-08-08T17:05:00Z"/>
                <w:rPrChange w:id="11686" w:author="Thomas Dietz" w:date="2012-08-08T17:05:00Z">
                  <w:rPr>
                    <w:ins w:id="11687" w:author="Thomas Dietz" w:date="2012-08-08T17:05:00Z"/>
                    <w:lang w:val="de-DE"/>
                  </w:rPr>
                </w:rPrChange>
              </w:rPr>
            </w:pPr>
            <w:ins w:id="11688" w:author="Thomas Dietz" w:date="2012-08-08T17:05:00Z">
              <w:r w:rsidRPr="009F3611">
                <w:rPr>
                  <w:rPrChange w:id="11689" w:author="Thomas Dietz" w:date="2012-08-08T17:05:00Z">
                    <w:rPr>
                      <w:lang w:val="de-DE"/>
                    </w:rPr>
                  </w:rPrChange>
                </w:rPr>
                <w:t xml:space="preserve">      * If the operation is 'delete', 'operation-not-supported'</w:t>
              </w:r>
            </w:ins>
          </w:p>
          <w:p w14:paraId="64FB2F65" w14:textId="77777777" w:rsidR="009F3611" w:rsidRPr="009F3611" w:rsidRDefault="009F3611" w:rsidP="009F3611">
            <w:pPr>
              <w:pStyle w:val="XML1"/>
              <w:rPr>
                <w:ins w:id="11690" w:author="Thomas Dietz" w:date="2012-08-08T17:05:00Z"/>
                <w:rPrChange w:id="11691" w:author="Thomas Dietz" w:date="2012-08-08T17:05:00Z">
                  <w:rPr>
                    <w:ins w:id="11692" w:author="Thomas Dietz" w:date="2012-08-08T17:05:00Z"/>
                    <w:lang w:val="de-DE"/>
                  </w:rPr>
                </w:rPrChange>
              </w:rPr>
            </w:pPr>
            <w:ins w:id="11693" w:author="Thomas Dietz" w:date="2012-08-08T17:05:00Z">
              <w:r w:rsidRPr="009F3611">
                <w:rPr>
                  <w:rPrChange w:id="11694" w:author="Thomas Dietz" w:date="2012-08-08T17:05:00Z">
                    <w:rPr>
                      <w:lang w:val="de-DE"/>
                    </w:rPr>
                  </w:rPrChange>
                </w:rPr>
                <w:t xml:space="preserve">        </w:t>
              </w:r>
              <w:proofErr w:type="gramStart"/>
              <w:r w:rsidRPr="009F3611">
                <w:rPr>
                  <w:rPrChange w:id="11695" w:author="Thomas Dietz" w:date="2012-08-08T17:05:00Z">
                    <w:rPr>
                      <w:lang w:val="de-DE"/>
                    </w:rPr>
                  </w:rPrChange>
                </w:rPr>
                <w:t>error</w:t>
              </w:r>
              <w:proofErr w:type="gramEnd"/>
              <w:r w:rsidRPr="009F3611">
                <w:rPr>
                  <w:rPrChange w:id="11696" w:author="Thomas Dietz" w:date="2012-08-08T17:05:00Z">
                    <w:rPr>
                      <w:lang w:val="de-DE"/>
                    </w:rPr>
                  </w:rPrChange>
                </w:rPr>
                <w:t xml:space="preserve"> with type 'application' is returned.";</w:t>
              </w:r>
            </w:ins>
          </w:p>
          <w:p w14:paraId="13563273" w14:textId="77777777" w:rsidR="009F3611" w:rsidRPr="009F3611" w:rsidRDefault="009F3611" w:rsidP="009F3611">
            <w:pPr>
              <w:pStyle w:val="XML1"/>
              <w:rPr>
                <w:ins w:id="11697" w:author="Thomas Dietz" w:date="2012-08-08T17:05:00Z"/>
                <w:rPrChange w:id="11698" w:author="Thomas Dietz" w:date="2012-08-08T17:05:00Z">
                  <w:rPr>
                    <w:ins w:id="11699" w:author="Thomas Dietz" w:date="2012-08-08T17:05:00Z"/>
                    <w:lang w:val="de-DE"/>
                  </w:rPr>
                </w:rPrChange>
              </w:rPr>
            </w:pPr>
            <w:ins w:id="11700" w:author="Thomas Dietz" w:date="2012-08-08T17:05:00Z">
              <w:r w:rsidRPr="009F3611">
                <w:rPr>
                  <w:rPrChange w:id="11701" w:author="Thomas Dietz" w:date="2012-08-08T17:05:00Z">
                    <w:rPr>
                      <w:lang w:val="de-DE"/>
                    </w:rPr>
                  </w:rPrChange>
                </w:rPr>
                <w:t xml:space="preserve">    leaf id {</w:t>
              </w:r>
            </w:ins>
          </w:p>
          <w:p w14:paraId="6CDA29CF" w14:textId="77777777" w:rsidR="009F3611" w:rsidRPr="009F3611" w:rsidRDefault="009F3611" w:rsidP="009F3611">
            <w:pPr>
              <w:pStyle w:val="XML1"/>
              <w:rPr>
                <w:ins w:id="11702" w:author="Thomas Dietz" w:date="2012-08-08T17:05:00Z"/>
                <w:rPrChange w:id="11703" w:author="Thomas Dietz" w:date="2012-08-08T17:05:00Z">
                  <w:rPr>
                    <w:ins w:id="11704" w:author="Thomas Dietz" w:date="2012-08-08T17:05:00Z"/>
                    <w:lang w:val="de-DE"/>
                  </w:rPr>
                </w:rPrChange>
              </w:rPr>
            </w:pPr>
            <w:ins w:id="11705" w:author="Thomas Dietz" w:date="2012-08-08T17:05:00Z">
              <w:r w:rsidRPr="009F3611">
                <w:rPr>
                  <w:rPrChange w:id="11706" w:author="Thomas Dietz" w:date="2012-08-08T17:05:00Z">
                    <w:rPr>
                      <w:lang w:val="de-DE"/>
                    </w:rPr>
                  </w:rPrChange>
                </w:rPr>
                <w:t xml:space="preserve">      type OFConfigId;</w:t>
              </w:r>
            </w:ins>
          </w:p>
          <w:p w14:paraId="0882E7B5" w14:textId="77777777" w:rsidR="009F3611" w:rsidRPr="009F3611" w:rsidRDefault="009F3611" w:rsidP="009F3611">
            <w:pPr>
              <w:pStyle w:val="XML1"/>
              <w:rPr>
                <w:ins w:id="11707" w:author="Thomas Dietz" w:date="2012-08-08T17:05:00Z"/>
                <w:rPrChange w:id="11708" w:author="Thomas Dietz" w:date="2012-08-08T17:05:00Z">
                  <w:rPr>
                    <w:ins w:id="11709" w:author="Thomas Dietz" w:date="2012-08-08T17:05:00Z"/>
                    <w:lang w:val="de-DE"/>
                  </w:rPr>
                </w:rPrChange>
              </w:rPr>
            </w:pPr>
            <w:ins w:id="11710" w:author="Thomas Dietz" w:date="2012-08-08T17:05:00Z">
              <w:r w:rsidRPr="009F3611">
                <w:rPr>
                  <w:rPrChange w:id="11711" w:author="Thomas Dietz" w:date="2012-08-08T17:05:00Z">
                    <w:rPr>
                      <w:lang w:val="de-DE"/>
                    </w:rPr>
                  </w:rPrChange>
                </w:rPr>
                <w:t xml:space="preserve">      mandatory true;</w:t>
              </w:r>
            </w:ins>
          </w:p>
          <w:p w14:paraId="20FFC7D3" w14:textId="77777777" w:rsidR="009F3611" w:rsidRPr="009F3611" w:rsidRDefault="009F3611" w:rsidP="009F3611">
            <w:pPr>
              <w:pStyle w:val="XML1"/>
              <w:rPr>
                <w:ins w:id="11712" w:author="Thomas Dietz" w:date="2012-08-08T17:05:00Z"/>
                <w:rPrChange w:id="11713" w:author="Thomas Dietz" w:date="2012-08-08T17:05:00Z">
                  <w:rPr>
                    <w:ins w:id="11714" w:author="Thomas Dietz" w:date="2012-08-08T17:05:00Z"/>
                    <w:lang w:val="de-DE"/>
                  </w:rPr>
                </w:rPrChange>
              </w:rPr>
            </w:pPr>
            <w:ins w:id="11715" w:author="Thomas Dietz" w:date="2012-08-08T17:05:00Z">
              <w:r w:rsidRPr="009F3611">
                <w:rPr>
                  <w:rPrChange w:id="11716" w:author="Thomas Dietz" w:date="2012-08-08T17:05:00Z">
                    <w:rPr>
                      <w:lang w:val="de-DE"/>
                    </w:rPr>
                  </w:rPrChange>
                </w:rPr>
                <w:t xml:space="preserve">      description "A unique but locally arbitrary identifier that</w:t>
              </w:r>
            </w:ins>
          </w:p>
          <w:p w14:paraId="0FA19E8E" w14:textId="77777777" w:rsidR="009F3611" w:rsidRPr="009F3611" w:rsidRDefault="009F3611" w:rsidP="009F3611">
            <w:pPr>
              <w:pStyle w:val="XML1"/>
              <w:rPr>
                <w:ins w:id="11717" w:author="Thomas Dietz" w:date="2012-08-08T17:05:00Z"/>
                <w:rPrChange w:id="11718" w:author="Thomas Dietz" w:date="2012-08-08T17:05:00Z">
                  <w:rPr>
                    <w:ins w:id="11719" w:author="Thomas Dietz" w:date="2012-08-08T17:05:00Z"/>
                    <w:lang w:val="de-DE"/>
                  </w:rPr>
                </w:rPrChange>
              </w:rPr>
            </w:pPr>
            <w:ins w:id="11720" w:author="Thomas Dietz" w:date="2012-08-08T17:05:00Z">
              <w:r w:rsidRPr="009F3611">
                <w:rPr>
                  <w:rPrChange w:id="11721" w:author="Thomas Dietz" w:date="2012-08-08T17:05:00Z">
                    <w:rPr>
                      <w:lang w:val="de-DE"/>
                    </w:rPr>
                  </w:rPrChange>
                </w:rPr>
                <w:t xml:space="preserve">        identifies a Logical Switch within the context of an</w:t>
              </w:r>
            </w:ins>
          </w:p>
          <w:p w14:paraId="464C6A34" w14:textId="77777777" w:rsidR="009F3611" w:rsidRPr="009F3611" w:rsidRDefault="009F3611" w:rsidP="009F3611">
            <w:pPr>
              <w:pStyle w:val="XML1"/>
              <w:rPr>
                <w:ins w:id="11722" w:author="Thomas Dietz" w:date="2012-08-08T17:05:00Z"/>
                <w:rPrChange w:id="11723" w:author="Thomas Dietz" w:date="2012-08-08T17:05:00Z">
                  <w:rPr>
                    <w:ins w:id="11724" w:author="Thomas Dietz" w:date="2012-08-08T17:05:00Z"/>
                    <w:lang w:val="de-DE"/>
                  </w:rPr>
                </w:rPrChange>
              </w:rPr>
            </w:pPr>
            <w:ins w:id="11725" w:author="Thomas Dietz" w:date="2012-08-08T17:05:00Z">
              <w:r w:rsidRPr="009F3611">
                <w:rPr>
                  <w:rPrChange w:id="11726" w:author="Thomas Dietz" w:date="2012-08-08T17:05:00Z">
                    <w:rPr>
                      <w:lang w:val="de-DE"/>
                    </w:rPr>
                  </w:rPrChange>
                </w:rPr>
                <w:t xml:space="preserve">        OpenFlow Capable Switch. It MUST be persistent across</w:t>
              </w:r>
            </w:ins>
          </w:p>
          <w:p w14:paraId="7C9324B4" w14:textId="77777777" w:rsidR="009F3611" w:rsidRPr="009F3611" w:rsidRDefault="009F3611" w:rsidP="009F3611">
            <w:pPr>
              <w:pStyle w:val="XML1"/>
              <w:rPr>
                <w:ins w:id="11727" w:author="Thomas Dietz" w:date="2012-08-08T17:05:00Z"/>
                <w:rPrChange w:id="11728" w:author="Thomas Dietz" w:date="2012-08-08T17:05:00Z">
                  <w:rPr>
                    <w:ins w:id="11729" w:author="Thomas Dietz" w:date="2012-08-08T17:05:00Z"/>
                    <w:lang w:val="de-DE"/>
                  </w:rPr>
                </w:rPrChange>
              </w:rPr>
            </w:pPr>
            <w:ins w:id="11730" w:author="Thomas Dietz" w:date="2012-08-08T17:05:00Z">
              <w:r w:rsidRPr="009F3611">
                <w:rPr>
                  <w:rPrChange w:id="11731" w:author="Thomas Dietz" w:date="2012-08-08T17:05:00Z">
                    <w:rPr>
                      <w:lang w:val="de-DE"/>
                    </w:rPr>
                  </w:rPrChange>
                </w:rPr>
                <w:t xml:space="preserve">        </w:t>
              </w:r>
              <w:proofErr w:type="gramStart"/>
              <w:r w:rsidRPr="009F3611">
                <w:rPr>
                  <w:rPrChange w:id="11732" w:author="Thomas Dietz" w:date="2012-08-08T17:05:00Z">
                    <w:rPr>
                      <w:lang w:val="de-DE"/>
                    </w:rPr>
                  </w:rPrChange>
                </w:rPr>
                <w:t>reboots</w:t>
              </w:r>
              <w:proofErr w:type="gramEnd"/>
              <w:r w:rsidRPr="009F3611">
                <w:rPr>
                  <w:rPrChange w:id="11733" w:author="Thomas Dietz" w:date="2012-08-08T17:05:00Z">
                    <w:rPr>
                      <w:lang w:val="de-DE"/>
                    </w:rPr>
                  </w:rPrChange>
                </w:rPr>
                <w:t xml:space="preserve"> of the OpenFlow Capable Switch.</w:t>
              </w:r>
            </w:ins>
          </w:p>
          <w:p w14:paraId="33F40919" w14:textId="77777777" w:rsidR="009F3611" w:rsidRPr="009F3611" w:rsidRDefault="009F3611" w:rsidP="009F3611">
            <w:pPr>
              <w:pStyle w:val="XML1"/>
              <w:rPr>
                <w:ins w:id="11734" w:author="Thomas Dietz" w:date="2012-08-08T17:05:00Z"/>
                <w:rPrChange w:id="11735" w:author="Thomas Dietz" w:date="2012-08-08T17:05:00Z">
                  <w:rPr>
                    <w:ins w:id="11736" w:author="Thomas Dietz" w:date="2012-08-08T17:05:00Z"/>
                    <w:lang w:val="de-DE"/>
                  </w:rPr>
                </w:rPrChange>
              </w:rPr>
            </w:pPr>
          </w:p>
          <w:p w14:paraId="340DD9BA" w14:textId="77777777" w:rsidR="009F3611" w:rsidRPr="009F3611" w:rsidRDefault="009F3611" w:rsidP="009F3611">
            <w:pPr>
              <w:pStyle w:val="XML1"/>
              <w:rPr>
                <w:ins w:id="11737" w:author="Thomas Dietz" w:date="2012-08-08T17:05:00Z"/>
                <w:rPrChange w:id="11738" w:author="Thomas Dietz" w:date="2012-08-08T17:05:00Z">
                  <w:rPr>
                    <w:ins w:id="11739" w:author="Thomas Dietz" w:date="2012-08-08T17:05:00Z"/>
                    <w:lang w:val="de-DE"/>
                  </w:rPr>
                </w:rPrChange>
              </w:rPr>
            </w:pPr>
            <w:ins w:id="11740" w:author="Thomas Dietz" w:date="2012-08-08T17:05:00Z">
              <w:r w:rsidRPr="009F3611">
                <w:rPr>
                  <w:rPrChange w:id="11741" w:author="Thomas Dietz" w:date="2012-08-08T17:05:00Z">
                    <w:rPr>
                      <w:lang w:val="de-DE"/>
                    </w:rPr>
                  </w:rPrChange>
                </w:rPr>
                <w:t xml:space="preserve">        This element MUST be present to identify the OpenFlow</w:t>
              </w:r>
            </w:ins>
          </w:p>
          <w:p w14:paraId="12667FA7" w14:textId="77777777" w:rsidR="009F3611" w:rsidRPr="009F3611" w:rsidRDefault="009F3611" w:rsidP="009F3611">
            <w:pPr>
              <w:pStyle w:val="XML1"/>
              <w:rPr>
                <w:ins w:id="11742" w:author="Thomas Dietz" w:date="2012-08-08T17:05:00Z"/>
                <w:rPrChange w:id="11743" w:author="Thomas Dietz" w:date="2012-08-08T17:05:00Z">
                  <w:rPr>
                    <w:ins w:id="11744" w:author="Thomas Dietz" w:date="2012-08-08T17:05:00Z"/>
                    <w:lang w:val="de-DE"/>
                  </w:rPr>
                </w:rPrChange>
              </w:rPr>
            </w:pPr>
            <w:ins w:id="11745" w:author="Thomas Dietz" w:date="2012-08-08T17:05:00Z">
              <w:r w:rsidRPr="009F3611">
                <w:rPr>
                  <w:rPrChange w:id="11746" w:author="Thomas Dietz" w:date="2012-08-08T17:05:00Z">
                    <w:rPr>
                      <w:lang w:val="de-DE"/>
                    </w:rPr>
                  </w:rPrChange>
                </w:rPr>
                <w:t xml:space="preserve">        Logical Switch.</w:t>
              </w:r>
              <w:proofErr w:type="gramStart"/>
              <w:r w:rsidRPr="009F3611">
                <w:rPr>
                  <w:rPrChange w:id="11747" w:author="Thomas Dietz" w:date="2012-08-08T17:05:00Z">
                    <w:rPr>
                      <w:lang w:val="de-DE"/>
                    </w:rPr>
                  </w:rPrChange>
                </w:rPr>
                <w:t>";</w:t>
              </w:r>
              <w:proofErr w:type="gramEnd"/>
            </w:ins>
          </w:p>
          <w:p w14:paraId="013BDD4C" w14:textId="77777777" w:rsidR="009F3611" w:rsidRPr="009F3611" w:rsidRDefault="009F3611" w:rsidP="009F3611">
            <w:pPr>
              <w:pStyle w:val="XML1"/>
              <w:rPr>
                <w:ins w:id="11748" w:author="Thomas Dietz" w:date="2012-08-08T17:05:00Z"/>
                <w:rPrChange w:id="11749" w:author="Thomas Dietz" w:date="2012-08-08T17:05:00Z">
                  <w:rPr>
                    <w:ins w:id="11750" w:author="Thomas Dietz" w:date="2012-08-08T17:05:00Z"/>
                    <w:lang w:val="de-DE"/>
                  </w:rPr>
                </w:rPrChange>
              </w:rPr>
            </w:pPr>
            <w:ins w:id="11751" w:author="Thomas Dietz" w:date="2012-08-08T17:05:00Z">
              <w:r w:rsidRPr="009F3611">
                <w:rPr>
                  <w:rPrChange w:id="11752" w:author="Thomas Dietz" w:date="2012-08-08T17:05:00Z">
                    <w:rPr>
                      <w:lang w:val="de-DE"/>
                    </w:rPr>
                  </w:rPrChange>
                </w:rPr>
                <w:t xml:space="preserve">    }</w:t>
              </w:r>
            </w:ins>
          </w:p>
          <w:p w14:paraId="70A565DA" w14:textId="77777777" w:rsidR="009F3611" w:rsidRPr="009F3611" w:rsidRDefault="009F3611" w:rsidP="009F3611">
            <w:pPr>
              <w:pStyle w:val="XML1"/>
              <w:rPr>
                <w:ins w:id="11753" w:author="Thomas Dietz" w:date="2012-08-08T17:05:00Z"/>
                <w:rPrChange w:id="11754" w:author="Thomas Dietz" w:date="2012-08-08T17:05:00Z">
                  <w:rPr>
                    <w:ins w:id="11755" w:author="Thomas Dietz" w:date="2012-08-08T17:05:00Z"/>
                    <w:lang w:val="de-DE"/>
                  </w:rPr>
                </w:rPrChange>
              </w:rPr>
            </w:pPr>
            <w:ins w:id="11756" w:author="Thomas Dietz" w:date="2012-08-08T17:05:00Z">
              <w:r w:rsidRPr="009F3611">
                <w:rPr>
                  <w:rPrChange w:id="11757" w:author="Thomas Dietz" w:date="2012-08-08T17:05:00Z">
                    <w:rPr>
                      <w:lang w:val="de-DE"/>
                    </w:rPr>
                  </w:rPrChange>
                </w:rPr>
                <w:t xml:space="preserve">    container capabilities {</w:t>
              </w:r>
            </w:ins>
          </w:p>
          <w:p w14:paraId="144153B6" w14:textId="77777777" w:rsidR="009F3611" w:rsidRPr="009F3611" w:rsidRDefault="009F3611" w:rsidP="009F3611">
            <w:pPr>
              <w:pStyle w:val="XML1"/>
              <w:rPr>
                <w:ins w:id="11758" w:author="Thomas Dietz" w:date="2012-08-08T17:05:00Z"/>
                <w:rPrChange w:id="11759" w:author="Thomas Dietz" w:date="2012-08-08T17:05:00Z">
                  <w:rPr>
                    <w:ins w:id="11760" w:author="Thomas Dietz" w:date="2012-08-08T17:05:00Z"/>
                    <w:lang w:val="de-DE"/>
                  </w:rPr>
                </w:rPrChange>
              </w:rPr>
            </w:pPr>
            <w:ins w:id="11761" w:author="Thomas Dietz" w:date="2012-08-08T17:05:00Z">
              <w:r w:rsidRPr="009F3611">
                <w:rPr>
                  <w:rPrChange w:id="11762" w:author="Thomas Dietz" w:date="2012-08-08T17:05:00Z">
                    <w:rPr>
                      <w:lang w:val="de-DE"/>
                    </w:rPr>
                  </w:rPrChange>
                </w:rPr>
                <w:t xml:space="preserve">      config false;</w:t>
              </w:r>
            </w:ins>
          </w:p>
          <w:p w14:paraId="29352132" w14:textId="77777777" w:rsidR="009F3611" w:rsidRPr="009F3611" w:rsidRDefault="009F3611" w:rsidP="009F3611">
            <w:pPr>
              <w:pStyle w:val="XML1"/>
              <w:rPr>
                <w:ins w:id="11763" w:author="Thomas Dietz" w:date="2012-08-08T17:05:00Z"/>
                <w:rPrChange w:id="11764" w:author="Thomas Dietz" w:date="2012-08-08T17:05:00Z">
                  <w:rPr>
                    <w:ins w:id="11765" w:author="Thomas Dietz" w:date="2012-08-08T17:05:00Z"/>
                    <w:lang w:val="de-DE"/>
                  </w:rPr>
                </w:rPrChange>
              </w:rPr>
            </w:pPr>
            <w:ins w:id="11766" w:author="Thomas Dietz" w:date="2012-08-08T17:05:00Z">
              <w:r w:rsidRPr="009F3611">
                <w:rPr>
                  <w:rPrChange w:id="11767" w:author="Thomas Dietz" w:date="2012-08-08T17:05:00Z">
                    <w:rPr>
                      <w:lang w:val="de-DE"/>
                    </w:rPr>
                  </w:rPrChange>
                </w:rPr>
                <w:t xml:space="preserve">      description "This element contains all capability items that</w:t>
              </w:r>
            </w:ins>
          </w:p>
          <w:p w14:paraId="764737DA" w14:textId="77777777" w:rsidR="009F3611" w:rsidRPr="009F3611" w:rsidRDefault="009F3611" w:rsidP="009F3611">
            <w:pPr>
              <w:pStyle w:val="XML1"/>
              <w:rPr>
                <w:ins w:id="11768" w:author="Thomas Dietz" w:date="2012-08-08T17:05:00Z"/>
                <w:rPrChange w:id="11769" w:author="Thomas Dietz" w:date="2012-08-08T17:05:00Z">
                  <w:rPr>
                    <w:ins w:id="11770" w:author="Thomas Dietz" w:date="2012-08-08T17:05:00Z"/>
                    <w:lang w:val="de-DE"/>
                  </w:rPr>
                </w:rPrChange>
              </w:rPr>
            </w:pPr>
            <w:ins w:id="11771" w:author="Thomas Dietz" w:date="2012-08-08T17:05:00Z">
              <w:r w:rsidRPr="009F3611">
                <w:rPr>
                  <w:rPrChange w:id="11772" w:author="Thomas Dietz" w:date="2012-08-08T17:05:00Z">
                    <w:rPr>
                      <w:lang w:val="de-DE"/>
                    </w:rPr>
                  </w:rPrChange>
                </w:rPr>
                <w:t xml:space="preserve">        </w:t>
              </w:r>
              <w:proofErr w:type="gramStart"/>
              <w:r w:rsidRPr="009F3611">
                <w:rPr>
                  <w:rPrChange w:id="11773" w:author="Thomas Dietz" w:date="2012-08-08T17:05:00Z">
                    <w:rPr>
                      <w:lang w:val="de-DE"/>
                    </w:rPr>
                  </w:rPrChange>
                </w:rPr>
                <w:t>an</w:t>
              </w:r>
              <w:proofErr w:type="gramEnd"/>
              <w:r w:rsidRPr="009F3611">
                <w:rPr>
                  <w:rPrChange w:id="11774" w:author="Thomas Dietz" w:date="2012-08-08T17:05:00Z">
                    <w:rPr>
                      <w:lang w:val="de-DE"/>
                    </w:rPr>
                  </w:rPrChange>
                </w:rPr>
                <w:t xml:space="preserve"> OpenFlow Logical Switch MAY implement.</w:t>
              </w:r>
            </w:ins>
          </w:p>
          <w:p w14:paraId="2536AB58" w14:textId="77777777" w:rsidR="009F3611" w:rsidRPr="009F3611" w:rsidRDefault="009F3611" w:rsidP="009F3611">
            <w:pPr>
              <w:pStyle w:val="XML1"/>
              <w:rPr>
                <w:ins w:id="11775" w:author="Thomas Dietz" w:date="2012-08-08T17:05:00Z"/>
                <w:rPrChange w:id="11776" w:author="Thomas Dietz" w:date="2012-08-08T17:05:00Z">
                  <w:rPr>
                    <w:ins w:id="11777" w:author="Thomas Dietz" w:date="2012-08-08T17:05:00Z"/>
                    <w:lang w:val="de-DE"/>
                  </w:rPr>
                </w:rPrChange>
              </w:rPr>
            </w:pPr>
          </w:p>
          <w:p w14:paraId="3D582044" w14:textId="77777777" w:rsidR="009F3611" w:rsidRPr="009F3611" w:rsidRDefault="009F3611" w:rsidP="009F3611">
            <w:pPr>
              <w:pStyle w:val="XML1"/>
              <w:rPr>
                <w:ins w:id="11778" w:author="Thomas Dietz" w:date="2012-08-08T17:05:00Z"/>
                <w:rPrChange w:id="11779" w:author="Thomas Dietz" w:date="2012-08-08T17:05:00Z">
                  <w:rPr>
                    <w:ins w:id="11780" w:author="Thomas Dietz" w:date="2012-08-08T17:05:00Z"/>
                    <w:lang w:val="de-DE"/>
                  </w:rPr>
                </w:rPrChange>
              </w:rPr>
            </w:pPr>
            <w:ins w:id="11781" w:author="Thomas Dietz" w:date="2012-08-08T17:05:00Z">
              <w:r w:rsidRPr="009F3611">
                <w:rPr>
                  <w:rPrChange w:id="11782" w:author="Thomas Dietz" w:date="2012-08-08T17:05:00Z">
                    <w:rPr>
                      <w:lang w:val="de-DE"/>
                    </w:rPr>
                  </w:rPrChange>
                </w:rPr>
                <w:t xml:space="preserve">        This element and its children can only be retrieved by</w:t>
              </w:r>
            </w:ins>
          </w:p>
          <w:p w14:paraId="78DAAD9C" w14:textId="77777777" w:rsidR="009F3611" w:rsidRPr="009F3611" w:rsidRDefault="009F3611" w:rsidP="009F3611">
            <w:pPr>
              <w:pStyle w:val="XML1"/>
              <w:rPr>
                <w:ins w:id="11783" w:author="Thomas Dietz" w:date="2012-08-08T17:05:00Z"/>
                <w:rPrChange w:id="11784" w:author="Thomas Dietz" w:date="2012-08-08T17:05:00Z">
                  <w:rPr>
                    <w:ins w:id="11785" w:author="Thomas Dietz" w:date="2012-08-08T17:05:00Z"/>
                    <w:lang w:val="de-DE"/>
                  </w:rPr>
                </w:rPrChange>
              </w:rPr>
            </w:pPr>
            <w:ins w:id="11786" w:author="Thomas Dietz" w:date="2012-08-08T17:05:00Z">
              <w:r w:rsidRPr="009F3611">
                <w:rPr>
                  <w:rPrChange w:id="11787" w:author="Thomas Dietz" w:date="2012-08-08T17:05:00Z">
                    <w:rPr>
                      <w:lang w:val="de-DE"/>
                    </w:rPr>
                  </w:rPrChange>
                </w:rPr>
                <w:t xml:space="preserve">        NETCONF &lt;get&gt; operation since it contain no configuration</w:t>
              </w:r>
            </w:ins>
          </w:p>
          <w:p w14:paraId="784342DD" w14:textId="77777777" w:rsidR="009F3611" w:rsidRPr="009F3611" w:rsidRDefault="009F3611" w:rsidP="009F3611">
            <w:pPr>
              <w:pStyle w:val="XML1"/>
              <w:rPr>
                <w:ins w:id="11788" w:author="Thomas Dietz" w:date="2012-08-08T17:05:00Z"/>
                <w:rPrChange w:id="11789" w:author="Thomas Dietz" w:date="2012-08-08T17:05:00Z">
                  <w:rPr>
                    <w:ins w:id="11790" w:author="Thomas Dietz" w:date="2012-08-08T17:05:00Z"/>
                    <w:lang w:val="de-DE"/>
                  </w:rPr>
                </w:rPrChange>
              </w:rPr>
            </w:pPr>
            <w:ins w:id="11791" w:author="Thomas Dietz" w:date="2012-08-08T17:05:00Z">
              <w:r w:rsidRPr="009F3611">
                <w:rPr>
                  <w:rPrChange w:id="11792" w:author="Thomas Dietz" w:date="2012-08-08T17:05:00Z">
                    <w:rPr>
                      <w:lang w:val="de-DE"/>
                    </w:rPr>
                  </w:rPrChange>
                </w:rPr>
                <w:t xml:space="preserve">        </w:t>
              </w:r>
              <w:proofErr w:type="gramStart"/>
              <w:r w:rsidRPr="009F3611">
                <w:rPr>
                  <w:rPrChange w:id="11793" w:author="Thomas Dietz" w:date="2012-08-08T17:05:00Z">
                    <w:rPr>
                      <w:lang w:val="de-DE"/>
                    </w:rPr>
                  </w:rPrChange>
                </w:rPr>
                <w:t>data</w:t>
              </w:r>
              <w:proofErr w:type="gramEnd"/>
              <w:r w:rsidRPr="009F3611">
                <w:rPr>
                  <w:rPrChange w:id="11794" w:author="Thomas Dietz" w:date="2012-08-08T17:05:00Z">
                    <w:rPr>
                      <w:lang w:val="de-DE"/>
                    </w:rPr>
                  </w:rPrChange>
                </w:rPr>
                <w:t>.";</w:t>
              </w:r>
            </w:ins>
          </w:p>
          <w:p w14:paraId="4769089A" w14:textId="77777777" w:rsidR="009F3611" w:rsidRPr="009F3611" w:rsidRDefault="009F3611" w:rsidP="009F3611">
            <w:pPr>
              <w:pStyle w:val="XML1"/>
              <w:rPr>
                <w:ins w:id="11795" w:author="Thomas Dietz" w:date="2012-08-08T17:05:00Z"/>
                <w:rPrChange w:id="11796" w:author="Thomas Dietz" w:date="2012-08-08T17:05:00Z">
                  <w:rPr>
                    <w:ins w:id="11797" w:author="Thomas Dietz" w:date="2012-08-08T17:05:00Z"/>
                    <w:lang w:val="de-DE"/>
                  </w:rPr>
                </w:rPrChange>
              </w:rPr>
            </w:pPr>
            <w:ins w:id="11798" w:author="Thomas Dietz" w:date="2012-08-08T17:05:00Z">
              <w:r w:rsidRPr="009F3611">
                <w:rPr>
                  <w:rPrChange w:id="11799" w:author="Thomas Dietz" w:date="2012-08-08T17:05:00Z">
                    <w:rPr>
                      <w:lang w:val="de-DE"/>
                    </w:rPr>
                  </w:rPrChange>
                </w:rPr>
                <w:lastRenderedPageBreak/>
                <w:t xml:space="preserve">      uses OFLogicalSwitchCapabilitiesType;</w:t>
              </w:r>
            </w:ins>
          </w:p>
          <w:p w14:paraId="237BE093" w14:textId="77777777" w:rsidR="009F3611" w:rsidRPr="009F3611" w:rsidRDefault="009F3611" w:rsidP="009F3611">
            <w:pPr>
              <w:pStyle w:val="XML1"/>
              <w:rPr>
                <w:ins w:id="11800" w:author="Thomas Dietz" w:date="2012-08-08T17:05:00Z"/>
                <w:rPrChange w:id="11801" w:author="Thomas Dietz" w:date="2012-08-08T17:05:00Z">
                  <w:rPr>
                    <w:ins w:id="11802" w:author="Thomas Dietz" w:date="2012-08-08T17:05:00Z"/>
                    <w:lang w:val="de-DE"/>
                  </w:rPr>
                </w:rPrChange>
              </w:rPr>
            </w:pPr>
            <w:ins w:id="11803" w:author="Thomas Dietz" w:date="2012-08-08T17:05:00Z">
              <w:r w:rsidRPr="009F3611">
                <w:rPr>
                  <w:rPrChange w:id="11804" w:author="Thomas Dietz" w:date="2012-08-08T17:05:00Z">
                    <w:rPr>
                      <w:lang w:val="de-DE"/>
                    </w:rPr>
                  </w:rPrChange>
                </w:rPr>
                <w:t xml:space="preserve">    }</w:t>
              </w:r>
            </w:ins>
          </w:p>
          <w:p w14:paraId="62633F11" w14:textId="77777777" w:rsidR="009F3611" w:rsidRPr="009F3611" w:rsidRDefault="009F3611" w:rsidP="009F3611">
            <w:pPr>
              <w:pStyle w:val="XML1"/>
              <w:rPr>
                <w:ins w:id="11805" w:author="Thomas Dietz" w:date="2012-08-08T17:05:00Z"/>
                <w:rPrChange w:id="11806" w:author="Thomas Dietz" w:date="2012-08-08T17:05:00Z">
                  <w:rPr>
                    <w:ins w:id="11807" w:author="Thomas Dietz" w:date="2012-08-08T17:05:00Z"/>
                    <w:lang w:val="de-DE"/>
                  </w:rPr>
                </w:rPrChange>
              </w:rPr>
            </w:pPr>
            <w:ins w:id="11808" w:author="Thomas Dietz" w:date="2012-08-08T17:05:00Z">
              <w:r w:rsidRPr="009F3611">
                <w:rPr>
                  <w:rPrChange w:id="11809" w:author="Thomas Dietz" w:date="2012-08-08T17:05:00Z">
                    <w:rPr>
                      <w:lang w:val="de-DE"/>
                    </w:rPr>
                  </w:rPrChange>
                </w:rPr>
                <w:t xml:space="preserve">    leaf datapath-id {</w:t>
              </w:r>
            </w:ins>
          </w:p>
          <w:p w14:paraId="14775CF3" w14:textId="77777777" w:rsidR="009F3611" w:rsidRPr="009F3611" w:rsidRDefault="009F3611" w:rsidP="009F3611">
            <w:pPr>
              <w:pStyle w:val="XML1"/>
              <w:rPr>
                <w:ins w:id="11810" w:author="Thomas Dietz" w:date="2012-08-08T17:05:00Z"/>
                <w:rPrChange w:id="11811" w:author="Thomas Dietz" w:date="2012-08-08T17:05:00Z">
                  <w:rPr>
                    <w:ins w:id="11812" w:author="Thomas Dietz" w:date="2012-08-08T17:05:00Z"/>
                    <w:lang w:val="de-DE"/>
                  </w:rPr>
                </w:rPrChange>
              </w:rPr>
            </w:pPr>
            <w:ins w:id="11813" w:author="Thomas Dietz" w:date="2012-08-08T17:05:00Z">
              <w:r w:rsidRPr="009F3611">
                <w:rPr>
                  <w:rPrChange w:id="11814" w:author="Thomas Dietz" w:date="2012-08-08T17:05:00Z">
                    <w:rPr>
                      <w:lang w:val="de-DE"/>
                    </w:rPr>
                  </w:rPrChange>
                </w:rPr>
                <w:t xml:space="preserve">      type datapath-id-type;</w:t>
              </w:r>
            </w:ins>
          </w:p>
          <w:p w14:paraId="42358DB9" w14:textId="77777777" w:rsidR="009F3611" w:rsidRPr="009F3611" w:rsidRDefault="009F3611" w:rsidP="009F3611">
            <w:pPr>
              <w:pStyle w:val="XML1"/>
              <w:rPr>
                <w:ins w:id="11815" w:author="Thomas Dietz" w:date="2012-08-08T17:05:00Z"/>
                <w:rPrChange w:id="11816" w:author="Thomas Dietz" w:date="2012-08-08T17:05:00Z">
                  <w:rPr>
                    <w:ins w:id="11817" w:author="Thomas Dietz" w:date="2012-08-08T17:05:00Z"/>
                    <w:lang w:val="de-DE"/>
                  </w:rPr>
                </w:rPrChange>
              </w:rPr>
            </w:pPr>
            <w:ins w:id="11818" w:author="Thomas Dietz" w:date="2012-08-08T17:05:00Z">
              <w:r w:rsidRPr="009F3611">
                <w:rPr>
                  <w:rPrChange w:id="11819" w:author="Thomas Dietz" w:date="2012-08-08T17:05:00Z">
                    <w:rPr>
                      <w:lang w:val="de-DE"/>
                    </w:rPr>
                  </w:rPrChange>
                </w:rPr>
                <w:t xml:space="preserve">      mandatory true;</w:t>
              </w:r>
            </w:ins>
          </w:p>
          <w:p w14:paraId="1B8ADBEF" w14:textId="77777777" w:rsidR="009F3611" w:rsidRPr="009F3611" w:rsidRDefault="009F3611" w:rsidP="009F3611">
            <w:pPr>
              <w:pStyle w:val="XML1"/>
              <w:rPr>
                <w:ins w:id="11820" w:author="Thomas Dietz" w:date="2012-08-08T17:05:00Z"/>
                <w:rPrChange w:id="11821" w:author="Thomas Dietz" w:date="2012-08-08T17:05:00Z">
                  <w:rPr>
                    <w:ins w:id="11822" w:author="Thomas Dietz" w:date="2012-08-08T17:05:00Z"/>
                    <w:lang w:val="de-DE"/>
                  </w:rPr>
                </w:rPrChange>
              </w:rPr>
            </w:pPr>
            <w:ins w:id="11823" w:author="Thomas Dietz" w:date="2012-08-08T17:05:00Z">
              <w:r w:rsidRPr="009F3611">
                <w:rPr>
                  <w:rPrChange w:id="11824" w:author="Thomas Dietz" w:date="2012-08-08T17:05:00Z">
                    <w:rPr>
                      <w:lang w:val="de-DE"/>
                    </w:rPr>
                  </w:rPrChange>
                </w:rPr>
                <w:t xml:space="preserve">      description "The datapath identifier of the Logical Switch</w:t>
              </w:r>
            </w:ins>
          </w:p>
          <w:p w14:paraId="39241E9D" w14:textId="77777777" w:rsidR="009F3611" w:rsidRPr="009F3611" w:rsidRDefault="009F3611" w:rsidP="009F3611">
            <w:pPr>
              <w:pStyle w:val="XML1"/>
              <w:rPr>
                <w:ins w:id="11825" w:author="Thomas Dietz" w:date="2012-08-08T17:05:00Z"/>
                <w:rPrChange w:id="11826" w:author="Thomas Dietz" w:date="2012-08-08T17:05:00Z">
                  <w:rPr>
                    <w:ins w:id="11827" w:author="Thomas Dietz" w:date="2012-08-08T17:05:00Z"/>
                    <w:lang w:val="de-DE"/>
                  </w:rPr>
                </w:rPrChange>
              </w:rPr>
            </w:pPr>
            <w:ins w:id="11828" w:author="Thomas Dietz" w:date="2012-08-08T17:05:00Z">
              <w:r w:rsidRPr="009F3611">
                <w:rPr>
                  <w:rPrChange w:id="11829" w:author="Thomas Dietz" w:date="2012-08-08T17:05:00Z">
                    <w:rPr>
                      <w:lang w:val="de-DE"/>
                    </w:rPr>
                  </w:rPrChange>
                </w:rPr>
                <w:t xml:space="preserve">        that uniquely identifies this Logical Switch within the</w:t>
              </w:r>
            </w:ins>
          </w:p>
          <w:p w14:paraId="39B74F1E" w14:textId="77777777" w:rsidR="009F3611" w:rsidRPr="009F3611" w:rsidRDefault="009F3611" w:rsidP="009F3611">
            <w:pPr>
              <w:pStyle w:val="XML1"/>
              <w:rPr>
                <w:ins w:id="11830" w:author="Thomas Dietz" w:date="2012-08-08T17:05:00Z"/>
                <w:rPrChange w:id="11831" w:author="Thomas Dietz" w:date="2012-08-08T17:05:00Z">
                  <w:rPr>
                    <w:ins w:id="11832" w:author="Thomas Dietz" w:date="2012-08-08T17:05:00Z"/>
                    <w:lang w:val="de-DE"/>
                  </w:rPr>
                </w:rPrChange>
              </w:rPr>
            </w:pPr>
            <w:ins w:id="11833" w:author="Thomas Dietz" w:date="2012-08-08T17:05:00Z">
              <w:r w:rsidRPr="009F3611">
                <w:rPr>
                  <w:rPrChange w:id="11834" w:author="Thomas Dietz" w:date="2012-08-08T17:05:00Z">
                    <w:rPr>
                      <w:lang w:val="de-DE"/>
                    </w:rPr>
                  </w:rPrChange>
                </w:rPr>
                <w:t xml:space="preserve">        context of all OpenFlow Controllers associated with the</w:t>
              </w:r>
            </w:ins>
          </w:p>
          <w:p w14:paraId="486302D2" w14:textId="77777777" w:rsidR="009F3611" w:rsidRPr="009F3611" w:rsidRDefault="009F3611" w:rsidP="009F3611">
            <w:pPr>
              <w:pStyle w:val="XML1"/>
              <w:rPr>
                <w:ins w:id="11835" w:author="Thomas Dietz" w:date="2012-08-08T17:05:00Z"/>
                <w:rPrChange w:id="11836" w:author="Thomas Dietz" w:date="2012-08-08T17:05:00Z">
                  <w:rPr>
                    <w:ins w:id="11837" w:author="Thomas Dietz" w:date="2012-08-08T17:05:00Z"/>
                    <w:lang w:val="de-DE"/>
                  </w:rPr>
                </w:rPrChange>
              </w:rPr>
            </w:pPr>
            <w:ins w:id="11838" w:author="Thomas Dietz" w:date="2012-08-08T17:05:00Z">
              <w:r w:rsidRPr="009F3611">
                <w:rPr>
                  <w:rPrChange w:id="11839" w:author="Thomas Dietz" w:date="2012-08-08T17:05:00Z">
                    <w:rPr>
                      <w:lang w:val="de-DE"/>
                    </w:rPr>
                  </w:rPrChange>
                </w:rPr>
                <w:t xml:space="preserve">        OpenFlow Logical Switch.  The datapath identifier is a</w:t>
              </w:r>
            </w:ins>
          </w:p>
          <w:p w14:paraId="1D43C559" w14:textId="77777777" w:rsidR="00DF476A" w:rsidRDefault="00DF476A" w:rsidP="00DF476A">
            <w:pPr>
              <w:pStyle w:val="XML1"/>
              <w:rPr>
                <w:ins w:id="11840" w:author="Thomas Dietz" w:date="2012-08-10T14:40:00Z"/>
              </w:rPr>
            </w:pPr>
            <w:ins w:id="11841" w:author="Thomas Dietz" w:date="2012-08-10T14:40:00Z">
              <w:r>
                <w:t xml:space="preserve">        string value that MUST be formatted as a sequence of 8</w:t>
              </w:r>
            </w:ins>
          </w:p>
          <w:p w14:paraId="4BF6B1A9" w14:textId="77777777" w:rsidR="00DF476A" w:rsidRDefault="00DF476A" w:rsidP="00DF476A">
            <w:pPr>
              <w:pStyle w:val="XML1"/>
              <w:rPr>
                <w:ins w:id="11842" w:author="Thomas Dietz" w:date="2012-08-10T14:40:00Z"/>
              </w:rPr>
            </w:pPr>
            <w:ins w:id="11843" w:author="Thomas Dietz" w:date="2012-08-10T14:40:00Z">
              <w:r>
                <w:t xml:space="preserve">        2-digit hexadecimal numbers that are separated by colons,</w:t>
              </w:r>
            </w:ins>
          </w:p>
          <w:p w14:paraId="520A816D" w14:textId="77777777" w:rsidR="00DF476A" w:rsidRDefault="00DF476A" w:rsidP="00DF476A">
            <w:pPr>
              <w:pStyle w:val="XML1"/>
              <w:rPr>
                <w:ins w:id="11844" w:author="Thomas Dietz" w:date="2012-08-10T14:40:00Z"/>
              </w:rPr>
            </w:pPr>
            <w:ins w:id="11845" w:author="Thomas Dietz" w:date="2012-08-10T14:40:00Z">
              <w:r>
                <w:t xml:space="preserve">        </w:t>
              </w:r>
              <w:proofErr w:type="gramStart"/>
              <w:r>
                <w:t>for</w:t>
              </w:r>
              <w:proofErr w:type="gramEnd"/>
              <w:r>
                <w:t xml:space="preserve"> example, '01:23:45:67:89:ab:cd:ef'.  When processing a</w:t>
              </w:r>
            </w:ins>
          </w:p>
          <w:p w14:paraId="7814150D" w14:textId="77777777" w:rsidR="00DF476A" w:rsidRDefault="00DF476A" w:rsidP="00DF476A">
            <w:pPr>
              <w:pStyle w:val="XML1"/>
              <w:rPr>
                <w:ins w:id="11846" w:author="Thomas Dietz" w:date="2012-08-10T14:40:00Z"/>
              </w:rPr>
            </w:pPr>
            <w:ins w:id="11847" w:author="Thomas Dietz" w:date="2012-08-10T14:40:00Z">
              <w:r>
                <w:t xml:space="preserve">        datapath identifier, the case of the decimal digits MUST be</w:t>
              </w:r>
            </w:ins>
          </w:p>
          <w:p w14:paraId="23DAD537" w14:textId="3578877D" w:rsidR="009F3611" w:rsidRDefault="00DF476A" w:rsidP="00DF476A">
            <w:pPr>
              <w:pStyle w:val="XML1"/>
              <w:rPr>
                <w:ins w:id="11848" w:author="Thomas Dietz" w:date="2012-08-10T14:40:00Z"/>
              </w:rPr>
            </w:pPr>
            <w:ins w:id="11849" w:author="Thomas Dietz" w:date="2012-08-10T14:40:00Z">
              <w:r>
                <w:t xml:space="preserve">        </w:t>
              </w:r>
              <w:proofErr w:type="gramStart"/>
              <w:r>
                <w:t>ignored</w:t>
              </w:r>
              <w:proofErr w:type="gramEnd"/>
              <w:r>
                <w:t>.</w:t>
              </w:r>
            </w:ins>
          </w:p>
          <w:p w14:paraId="6BF2924F" w14:textId="77777777" w:rsidR="00DF476A" w:rsidRPr="009F3611" w:rsidRDefault="00DF476A" w:rsidP="00DF476A">
            <w:pPr>
              <w:pStyle w:val="XML1"/>
              <w:rPr>
                <w:ins w:id="11850" w:author="Thomas Dietz" w:date="2012-08-08T17:05:00Z"/>
                <w:rPrChange w:id="11851" w:author="Thomas Dietz" w:date="2012-08-08T17:05:00Z">
                  <w:rPr>
                    <w:ins w:id="11852" w:author="Thomas Dietz" w:date="2012-08-08T17:05:00Z"/>
                    <w:lang w:val="de-DE"/>
                  </w:rPr>
                </w:rPrChange>
              </w:rPr>
            </w:pPr>
          </w:p>
          <w:p w14:paraId="1D326557" w14:textId="77777777" w:rsidR="009F3611" w:rsidRPr="009F3611" w:rsidRDefault="009F3611" w:rsidP="009F3611">
            <w:pPr>
              <w:pStyle w:val="XML1"/>
              <w:rPr>
                <w:ins w:id="11853" w:author="Thomas Dietz" w:date="2012-08-08T17:05:00Z"/>
                <w:rPrChange w:id="11854" w:author="Thomas Dietz" w:date="2012-08-08T17:05:00Z">
                  <w:rPr>
                    <w:ins w:id="11855" w:author="Thomas Dietz" w:date="2012-08-08T17:05:00Z"/>
                    <w:lang w:val="de-DE"/>
                  </w:rPr>
                </w:rPrChange>
              </w:rPr>
            </w:pPr>
            <w:ins w:id="11856" w:author="Thomas Dietz" w:date="2012-08-08T17:05:00Z">
              <w:r w:rsidRPr="009F3611">
                <w:rPr>
                  <w:rPrChange w:id="11857" w:author="Thomas Dietz" w:date="2012-08-08T17:05:00Z">
                    <w:rPr>
                      <w:lang w:val="de-DE"/>
                    </w:rPr>
                  </w:rPrChange>
                </w:rPr>
                <w:t xml:space="preserve">        This element MUST be present in the NETCONF data store.</w:t>
              </w:r>
            </w:ins>
          </w:p>
          <w:p w14:paraId="31668396" w14:textId="77777777" w:rsidR="009F3611" w:rsidRPr="009F3611" w:rsidRDefault="009F3611" w:rsidP="009F3611">
            <w:pPr>
              <w:pStyle w:val="XML1"/>
              <w:rPr>
                <w:ins w:id="11858" w:author="Thomas Dietz" w:date="2012-08-08T17:05:00Z"/>
                <w:rPrChange w:id="11859" w:author="Thomas Dietz" w:date="2012-08-08T17:05:00Z">
                  <w:rPr>
                    <w:ins w:id="11860" w:author="Thomas Dietz" w:date="2012-08-08T17:05:00Z"/>
                    <w:lang w:val="de-DE"/>
                  </w:rPr>
                </w:rPrChange>
              </w:rPr>
            </w:pPr>
            <w:ins w:id="11861" w:author="Thomas Dietz" w:date="2012-08-08T17:05:00Z">
              <w:r w:rsidRPr="009F3611">
                <w:rPr>
                  <w:rPrChange w:id="11862" w:author="Thomas Dietz" w:date="2012-08-08T17:05:00Z">
                    <w:rPr>
                      <w:lang w:val="de-DE"/>
                    </w:rPr>
                  </w:rPrChange>
                </w:rPr>
                <w:t xml:space="preserve">        If this element is not present in a NETCONF &lt;edit-config&gt;</w:t>
              </w:r>
            </w:ins>
          </w:p>
          <w:p w14:paraId="44D2E82F" w14:textId="77777777" w:rsidR="009F3611" w:rsidRPr="009F3611" w:rsidRDefault="009F3611" w:rsidP="009F3611">
            <w:pPr>
              <w:pStyle w:val="XML1"/>
              <w:rPr>
                <w:ins w:id="11863" w:author="Thomas Dietz" w:date="2012-08-08T17:05:00Z"/>
                <w:rPrChange w:id="11864" w:author="Thomas Dietz" w:date="2012-08-08T17:05:00Z">
                  <w:rPr>
                    <w:ins w:id="11865" w:author="Thomas Dietz" w:date="2012-08-08T17:05:00Z"/>
                    <w:lang w:val="de-DE"/>
                  </w:rPr>
                </w:rPrChange>
              </w:rPr>
            </w:pPr>
            <w:ins w:id="11866" w:author="Thomas Dietz" w:date="2012-08-08T17:05:00Z">
              <w:r w:rsidRPr="009F3611">
                <w:rPr>
                  <w:rPrChange w:id="11867" w:author="Thomas Dietz" w:date="2012-08-08T17:05:00Z">
                    <w:rPr>
                      <w:lang w:val="de-DE"/>
                    </w:rPr>
                  </w:rPrChange>
                </w:rPr>
                <w:t xml:space="preserve">        operation 'create', 'merge' or 'replace' and the parent</w:t>
              </w:r>
            </w:ins>
          </w:p>
          <w:p w14:paraId="6A2232FB" w14:textId="77777777" w:rsidR="009F3611" w:rsidRPr="009F3611" w:rsidRDefault="009F3611" w:rsidP="009F3611">
            <w:pPr>
              <w:pStyle w:val="XML1"/>
              <w:rPr>
                <w:ins w:id="11868" w:author="Thomas Dietz" w:date="2012-08-08T17:05:00Z"/>
                <w:rPrChange w:id="11869" w:author="Thomas Dietz" w:date="2012-08-08T17:05:00Z">
                  <w:rPr>
                    <w:ins w:id="11870" w:author="Thomas Dietz" w:date="2012-08-08T17:05:00Z"/>
                    <w:lang w:val="de-DE"/>
                  </w:rPr>
                </w:rPrChange>
              </w:rPr>
            </w:pPr>
            <w:ins w:id="11871" w:author="Thomas Dietz" w:date="2012-08-08T17:05:00Z">
              <w:r w:rsidRPr="009F3611">
                <w:rPr>
                  <w:rPrChange w:id="11872" w:author="Thomas Dietz" w:date="2012-08-08T17:05:00Z">
                    <w:rPr>
                      <w:lang w:val="de-DE"/>
                    </w:rPr>
                  </w:rPrChange>
                </w:rPr>
                <w:t xml:space="preserve">        element does not exist, a 'data-missing' error is</w:t>
              </w:r>
            </w:ins>
          </w:p>
          <w:p w14:paraId="3D0AB434" w14:textId="77777777" w:rsidR="009F3611" w:rsidRPr="009F3611" w:rsidRDefault="009F3611" w:rsidP="009F3611">
            <w:pPr>
              <w:pStyle w:val="XML1"/>
              <w:rPr>
                <w:ins w:id="11873" w:author="Thomas Dietz" w:date="2012-08-08T17:05:00Z"/>
                <w:rPrChange w:id="11874" w:author="Thomas Dietz" w:date="2012-08-08T17:05:00Z">
                  <w:rPr>
                    <w:ins w:id="11875" w:author="Thomas Dietz" w:date="2012-08-08T17:05:00Z"/>
                    <w:lang w:val="de-DE"/>
                  </w:rPr>
                </w:rPrChange>
              </w:rPr>
            </w:pPr>
            <w:ins w:id="11876" w:author="Thomas Dietz" w:date="2012-08-08T17:05:00Z">
              <w:r w:rsidRPr="009F3611">
                <w:rPr>
                  <w:rPrChange w:id="11877" w:author="Thomas Dietz" w:date="2012-08-08T17:05:00Z">
                    <w:rPr>
                      <w:lang w:val="de-DE"/>
                    </w:rPr>
                  </w:rPrChange>
                </w:rPr>
                <w:t xml:space="preserve">        </w:t>
              </w:r>
              <w:proofErr w:type="gramStart"/>
              <w:r w:rsidRPr="009F3611">
                <w:rPr>
                  <w:rPrChange w:id="11878" w:author="Thomas Dietz" w:date="2012-08-08T17:05:00Z">
                    <w:rPr>
                      <w:lang w:val="de-DE"/>
                    </w:rPr>
                  </w:rPrChange>
                </w:rPr>
                <w:t>returned</w:t>
              </w:r>
              <w:proofErr w:type="gramEnd"/>
              <w:r w:rsidRPr="009F3611">
                <w:rPr>
                  <w:rPrChange w:id="11879" w:author="Thomas Dietz" w:date="2012-08-08T17:05:00Z">
                    <w:rPr>
                      <w:lang w:val="de-DE"/>
                    </w:rPr>
                  </w:rPrChange>
                </w:rPr>
                <w:t>.";</w:t>
              </w:r>
            </w:ins>
          </w:p>
          <w:p w14:paraId="5EB013BE" w14:textId="77777777" w:rsidR="009F3611" w:rsidRPr="009F3611" w:rsidRDefault="009F3611" w:rsidP="009F3611">
            <w:pPr>
              <w:pStyle w:val="XML1"/>
              <w:rPr>
                <w:ins w:id="11880" w:author="Thomas Dietz" w:date="2012-08-08T17:05:00Z"/>
                <w:rPrChange w:id="11881" w:author="Thomas Dietz" w:date="2012-08-08T17:05:00Z">
                  <w:rPr>
                    <w:ins w:id="11882" w:author="Thomas Dietz" w:date="2012-08-08T17:05:00Z"/>
                    <w:lang w:val="de-DE"/>
                  </w:rPr>
                </w:rPrChange>
              </w:rPr>
            </w:pPr>
            <w:ins w:id="11883" w:author="Thomas Dietz" w:date="2012-08-08T17:05:00Z">
              <w:r w:rsidRPr="009F3611">
                <w:rPr>
                  <w:rPrChange w:id="11884" w:author="Thomas Dietz" w:date="2012-08-08T17:05:00Z">
                    <w:rPr>
                      <w:lang w:val="de-DE"/>
                    </w:rPr>
                  </w:rPrChange>
                </w:rPr>
                <w:t xml:space="preserve">    }</w:t>
              </w:r>
            </w:ins>
          </w:p>
          <w:p w14:paraId="23F24C99" w14:textId="77777777" w:rsidR="009F3611" w:rsidRPr="009F3611" w:rsidRDefault="009F3611" w:rsidP="009F3611">
            <w:pPr>
              <w:pStyle w:val="XML1"/>
              <w:rPr>
                <w:ins w:id="11885" w:author="Thomas Dietz" w:date="2012-08-08T17:05:00Z"/>
                <w:rPrChange w:id="11886" w:author="Thomas Dietz" w:date="2012-08-08T17:05:00Z">
                  <w:rPr>
                    <w:ins w:id="11887" w:author="Thomas Dietz" w:date="2012-08-08T17:05:00Z"/>
                    <w:lang w:val="de-DE"/>
                  </w:rPr>
                </w:rPrChange>
              </w:rPr>
            </w:pPr>
            <w:ins w:id="11888" w:author="Thomas Dietz" w:date="2012-08-08T17:05:00Z">
              <w:r w:rsidRPr="009F3611">
                <w:rPr>
                  <w:rPrChange w:id="11889" w:author="Thomas Dietz" w:date="2012-08-08T17:05:00Z">
                    <w:rPr>
                      <w:lang w:val="de-DE"/>
                    </w:rPr>
                  </w:rPrChange>
                </w:rPr>
                <w:t xml:space="preserve">    leaf enabled {</w:t>
              </w:r>
            </w:ins>
          </w:p>
          <w:p w14:paraId="217144A1" w14:textId="77777777" w:rsidR="009F3611" w:rsidRPr="009F3611" w:rsidRDefault="009F3611" w:rsidP="009F3611">
            <w:pPr>
              <w:pStyle w:val="XML1"/>
              <w:rPr>
                <w:ins w:id="11890" w:author="Thomas Dietz" w:date="2012-08-08T17:05:00Z"/>
                <w:rPrChange w:id="11891" w:author="Thomas Dietz" w:date="2012-08-08T17:05:00Z">
                  <w:rPr>
                    <w:ins w:id="11892" w:author="Thomas Dietz" w:date="2012-08-08T17:05:00Z"/>
                    <w:lang w:val="de-DE"/>
                  </w:rPr>
                </w:rPrChange>
              </w:rPr>
            </w:pPr>
            <w:ins w:id="11893" w:author="Thomas Dietz" w:date="2012-08-08T17:05:00Z">
              <w:r w:rsidRPr="009F3611">
                <w:rPr>
                  <w:rPrChange w:id="11894" w:author="Thomas Dietz" w:date="2012-08-08T17:05:00Z">
                    <w:rPr>
                      <w:lang w:val="de-DE"/>
                    </w:rPr>
                  </w:rPrChange>
                </w:rPr>
                <w:t xml:space="preserve">      type boolean;</w:t>
              </w:r>
            </w:ins>
          </w:p>
          <w:p w14:paraId="11628D10" w14:textId="77777777" w:rsidR="009F3611" w:rsidRPr="009F3611" w:rsidRDefault="009F3611" w:rsidP="009F3611">
            <w:pPr>
              <w:pStyle w:val="XML1"/>
              <w:rPr>
                <w:ins w:id="11895" w:author="Thomas Dietz" w:date="2012-08-08T17:05:00Z"/>
                <w:rPrChange w:id="11896" w:author="Thomas Dietz" w:date="2012-08-08T17:05:00Z">
                  <w:rPr>
                    <w:ins w:id="11897" w:author="Thomas Dietz" w:date="2012-08-08T17:05:00Z"/>
                    <w:lang w:val="de-DE"/>
                  </w:rPr>
                </w:rPrChange>
              </w:rPr>
            </w:pPr>
            <w:ins w:id="11898" w:author="Thomas Dietz" w:date="2012-08-08T17:05:00Z">
              <w:r w:rsidRPr="009F3611">
                <w:rPr>
                  <w:rPrChange w:id="11899" w:author="Thomas Dietz" w:date="2012-08-08T17:05:00Z">
                    <w:rPr>
                      <w:lang w:val="de-DE"/>
                    </w:rPr>
                  </w:rPrChange>
                </w:rPr>
                <w:t xml:space="preserve">      default false;</w:t>
              </w:r>
            </w:ins>
          </w:p>
          <w:p w14:paraId="0CCA579D" w14:textId="77777777" w:rsidR="009F3611" w:rsidRPr="009F3611" w:rsidRDefault="009F3611" w:rsidP="009F3611">
            <w:pPr>
              <w:pStyle w:val="XML1"/>
              <w:rPr>
                <w:ins w:id="11900" w:author="Thomas Dietz" w:date="2012-08-08T17:05:00Z"/>
                <w:rPrChange w:id="11901" w:author="Thomas Dietz" w:date="2012-08-08T17:05:00Z">
                  <w:rPr>
                    <w:ins w:id="11902" w:author="Thomas Dietz" w:date="2012-08-08T17:05:00Z"/>
                    <w:lang w:val="de-DE"/>
                  </w:rPr>
                </w:rPrChange>
              </w:rPr>
            </w:pPr>
            <w:ins w:id="11903" w:author="Thomas Dietz" w:date="2012-08-08T17:05:00Z">
              <w:r w:rsidRPr="009F3611">
                <w:rPr>
                  <w:rPrChange w:id="11904" w:author="Thomas Dietz" w:date="2012-08-08T17:05:00Z">
                    <w:rPr>
                      <w:lang w:val="de-DE"/>
                    </w:rPr>
                  </w:rPrChange>
                </w:rPr>
                <w:t xml:space="preserve">      description "This element indicates the administrative state</w:t>
              </w:r>
            </w:ins>
          </w:p>
          <w:p w14:paraId="498FC95F" w14:textId="77777777" w:rsidR="009F3611" w:rsidRPr="009F3611" w:rsidRDefault="009F3611" w:rsidP="009F3611">
            <w:pPr>
              <w:pStyle w:val="XML1"/>
              <w:rPr>
                <w:ins w:id="11905" w:author="Thomas Dietz" w:date="2012-08-08T17:05:00Z"/>
                <w:rPrChange w:id="11906" w:author="Thomas Dietz" w:date="2012-08-08T17:05:00Z">
                  <w:rPr>
                    <w:ins w:id="11907" w:author="Thomas Dietz" w:date="2012-08-08T17:05:00Z"/>
                    <w:lang w:val="de-DE"/>
                  </w:rPr>
                </w:rPrChange>
              </w:rPr>
            </w:pPr>
            <w:ins w:id="11908" w:author="Thomas Dietz" w:date="2012-08-08T17:05:00Z">
              <w:r w:rsidRPr="009F3611">
                <w:rPr>
                  <w:rPrChange w:id="11909" w:author="Thomas Dietz" w:date="2012-08-08T17:05:00Z">
                    <w:rPr>
                      <w:lang w:val="de-DE"/>
                    </w:rPr>
                  </w:rPrChange>
                </w:rPr>
                <w:t xml:space="preserve">        </w:t>
              </w:r>
              <w:proofErr w:type="gramStart"/>
              <w:r w:rsidRPr="009F3611">
                <w:rPr>
                  <w:rPrChange w:id="11910" w:author="Thomas Dietz" w:date="2012-08-08T17:05:00Z">
                    <w:rPr>
                      <w:lang w:val="de-DE"/>
                    </w:rPr>
                  </w:rPrChange>
                </w:rPr>
                <w:t>of</w:t>
              </w:r>
              <w:proofErr w:type="gramEnd"/>
              <w:r w:rsidRPr="009F3611">
                <w:rPr>
                  <w:rPrChange w:id="11911" w:author="Thomas Dietz" w:date="2012-08-08T17:05:00Z">
                    <w:rPr>
                      <w:lang w:val="de-DE"/>
                    </w:rPr>
                  </w:rPrChange>
                </w:rPr>
                <w:t xml:space="preserve"> the OpenFlow Logical Switch.  A value of 'false' means</w:t>
              </w:r>
            </w:ins>
          </w:p>
          <w:p w14:paraId="2C2D2937" w14:textId="77777777" w:rsidR="009F3611" w:rsidRPr="009F3611" w:rsidRDefault="009F3611" w:rsidP="009F3611">
            <w:pPr>
              <w:pStyle w:val="XML1"/>
              <w:rPr>
                <w:ins w:id="11912" w:author="Thomas Dietz" w:date="2012-08-08T17:05:00Z"/>
                <w:rPrChange w:id="11913" w:author="Thomas Dietz" w:date="2012-08-08T17:05:00Z">
                  <w:rPr>
                    <w:ins w:id="11914" w:author="Thomas Dietz" w:date="2012-08-08T17:05:00Z"/>
                    <w:lang w:val="de-DE"/>
                  </w:rPr>
                </w:rPrChange>
              </w:rPr>
            </w:pPr>
            <w:ins w:id="11915" w:author="Thomas Dietz" w:date="2012-08-08T17:05:00Z">
              <w:r w:rsidRPr="009F3611">
                <w:rPr>
                  <w:rPrChange w:id="11916" w:author="Thomas Dietz" w:date="2012-08-08T17:05:00Z">
                    <w:rPr>
                      <w:lang w:val="de-DE"/>
                    </w:rPr>
                  </w:rPrChange>
                </w:rPr>
                <w:t xml:space="preserve">        the OpenFlow Logical Switch MUST NOT communicate with any </w:t>
              </w:r>
            </w:ins>
          </w:p>
          <w:p w14:paraId="5B92E571" w14:textId="77777777" w:rsidR="009F3611" w:rsidRPr="009F3611" w:rsidRDefault="009F3611" w:rsidP="009F3611">
            <w:pPr>
              <w:pStyle w:val="XML1"/>
              <w:rPr>
                <w:ins w:id="11917" w:author="Thomas Dietz" w:date="2012-08-08T17:05:00Z"/>
                <w:rPrChange w:id="11918" w:author="Thomas Dietz" w:date="2012-08-08T17:05:00Z">
                  <w:rPr>
                    <w:ins w:id="11919" w:author="Thomas Dietz" w:date="2012-08-08T17:05:00Z"/>
                    <w:lang w:val="de-DE"/>
                  </w:rPr>
                </w:rPrChange>
              </w:rPr>
            </w:pPr>
            <w:ins w:id="11920" w:author="Thomas Dietz" w:date="2012-08-08T17:05:00Z">
              <w:r w:rsidRPr="009F3611">
                <w:rPr>
                  <w:rPrChange w:id="11921" w:author="Thomas Dietz" w:date="2012-08-08T17:05:00Z">
                    <w:rPr>
                      <w:lang w:val="de-DE"/>
                    </w:rPr>
                  </w:rPrChange>
                </w:rPr>
                <w:t xml:space="preserve">        OpenFlow Controllers, MUST NOT conduct any OpenFlow </w:t>
              </w:r>
            </w:ins>
          </w:p>
          <w:p w14:paraId="2D78FE50" w14:textId="77777777" w:rsidR="009F3611" w:rsidRPr="009F3611" w:rsidRDefault="009F3611" w:rsidP="009F3611">
            <w:pPr>
              <w:pStyle w:val="XML1"/>
              <w:rPr>
                <w:ins w:id="11922" w:author="Thomas Dietz" w:date="2012-08-08T17:05:00Z"/>
                <w:rPrChange w:id="11923" w:author="Thomas Dietz" w:date="2012-08-08T17:05:00Z">
                  <w:rPr>
                    <w:ins w:id="11924" w:author="Thomas Dietz" w:date="2012-08-08T17:05:00Z"/>
                    <w:lang w:val="de-DE"/>
                  </w:rPr>
                </w:rPrChange>
              </w:rPr>
            </w:pPr>
            <w:ins w:id="11925" w:author="Thomas Dietz" w:date="2012-08-08T17:05:00Z">
              <w:r w:rsidRPr="009F3611">
                <w:rPr>
                  <w:rPrChange w:id="11926" w:author="Thomas Dietz" w:date="2012-08-08T17:05:00Z">
                    <w:rPr>
                      <w:lang w:val="de-DE"/>
                    </w:rPr>
                  </w:rPrChange>
                </w:rPr>
                <w:t xml:space="preserve">        processing, and SHOULD NOT be utilizing computational or </w:t>
              </w:r>
            </w:ins>
          </w:p>
          <w:p w14:paraId="15C109DF" w14:textId="77777777" w:rsidR="009F3611" w:rsidRPr="009F3611" w:rsidRDefault="009F3611" w:rsidP="009F3611">
            <w:pPr>
              <w:pStyle w:val="XML1"/>
              <w:rPr>
                <w:ins w:id="11927" w:author="Thomas Dietz" w:date="2012-08-08T17:05:00Z"/>
                <w:rPrChange w:id="11928" w:author="Thomas Dietz" w:date="2012-08-08T17:05:00Z">
                  <w:rPr>
                    <w:ins w:id="11929" w:author="Thomas Dietz" w:date="2012-08-08T17:05:00Z"/>
                    <w:lang w:val="de-DE"/>
                  </w:rPr>
                </w:rPrChange>
              </w:rPr>
            </w:pPr>
            <w:ins w:id="11930" w:author="Thomas Dietz" w:date="2012-08-08T17:05:00Z">
              <w:r w:rsidRPr="009F3611">
                <w:rPr>
                  <w:rPrChange w:id="11931" w:author="Thomas Dietz" w:date="2012-08-08T17:05:00Z">
                    <w:rPr>
                      <w:lang w:val="de-DE"/>
                    </w:rPr>
                  </w:rPrChange>
                </w:rPr>
                <w:t xml:space="preserve">        </w:t>
              </w:r>
              <w:proofErr w:type="gramStart"/>
              <w:r w:rsidRPr="009F3611">
                <w:rPr>
                  <w:rPrChange w:id="11932" w:author="Thomas Dietz" w:date="2012-08-08T17:05:00Z">
                    <w:rPr>
                      <w:lang w:val="de-DE"/>
                    </w:rPr>
                  </w:rPrChange>
                </w:rPr>
                <w:t>network</w:t>
              </w:r>
              <w:proofErr w:type="gramEnd"/>
              <w:r w:rsidRPr="009F3611">
                <w:rPr>
                  <w:rPrChange w:id="11933" w:author="Thomas Dietz" w:date="2012-08-08T17:05:00Z">
                    <w:rPr>
                      <w:lang w:val="de-DE"/>
                    </w:rPr>
                  </w:rPrChange>
                </w:rPr>
                <w:t xml:space="preserve"> resources of the underlying platform.</w:t>
              </w:r>
            </w:ins>
          </w:p>
          <w:p w14:paraId="29A47C71" w14:textId="77777777" w:rsidR="009F3611" w:rsidRPr="009F3611" w:rsidRDefault="009F3611" w:rsidP="009F3611">
            <w:pPr>
              <w:pStyle w:val="XML1"/>
              <w:rPr>
                <w:ins w:id="11934" w:author="Thomas Dietz" w:date="2012-08-08T17:05:00Z"/>
                <w:rPrChange w:id="11935" w:author="Thomas Dietz" w:date="2012-08-08T17:05:00Z">
                  <w:rPr>
                    <w:ins w:id="11936" w:author="Thomas Dietz" w:date="2012-08-08T17:05:00Z"/>
                    <w:lang w:val="de-DE"/>
                  </w:rPr>
                </w:rPrChange>
              </w:rPr>
            </w:pPr>
          </w:p>
          <w:p w14:paraId="2646B905" w14:textId="77777777" w:rsidR="009F3611" w:rsidRPr="009F3611" w:rsidRDefault="009F3611" w:rsidP="009F3611">
            <w:pPr>
              <w:pStyle w:val="XML1"/>
              <w:rPr>
                <w:ins w:id="11937" w:author="Thomas Dietz" w:date="2012-08-08T17:05:00Z"/>
                <w:rPrChange w:id="11938" w:author="Thomas Dietz" w:date="2012-08-08T17:05:00Z">
                  <w:rPr>
                    <w:ins w:id="11939" w:author="Thomas Dietz" w:date="2012-08-08T17:05:00Z"/>
                    <w:lang w:val="de-DE"/>
                  </w:rPr>
                </w:rPrChange>
              </w:rPr>
            </w:pPr>
            <w:ins w:id="11940" w:author="Thomas Dietz" w:date="2012-08-08T17:05:00Z">
              <w:r w:rsidRPr="009F3611">
                <w:rPr>
                  <w:rPrChange w:id="11941" w:author="Thomas Dietz" w:date="2012-08-08T17:05:00Z">
                    <w:rPr>
                      <w:lang w:val="de-DE"/>
                    </w:rPr>
                  </w:rPrChange>
                </w:rPr>
                <w:t xml:space="preserve">        This element is optional. If this element is not present it</w:t>
              </w:r>
            </w:ins>
          </w:p>
          <w:p w14:paraId="0234B09D" w14:textId="77777777" w:rsidR="009F3611" w:rsidRPr="009F3611" w:rsidRDefault="009F3611" w:rsidP="009F3611">
            <w:pPr>
              <w:pStyle w:val="XML1"/>
              <w:rPr>
                <w:ins w:id="11942" w:author="Thomas Dietz" w:date="2012-08-08T17:05:00Z"/>
                <w:rPrChange w:id="11943" w:author="Thomas Dietz" w:date="2012-08-08T17:05:00Z">
                  <w:rPr>
                    <w:ins w:id="11944" w:author="Thomas Dietz" w:date="2012-08-08T17:05:00Z"/>
                    <w:lang w:val="de-DE"/>
                  </w:rPr>
                </w:rPrChange>
              </w:rPr>
            </w:pPr>
            <w:ins w:id="11945" w:author="Thomas Dietz" w:date="2012-08-08T17:05:00Z">
              <w:r w:rsidRPr="009F3611">
                <w:rPr>
                  <w:rPrChange w:id="11946" w:author="Thomas Dietz" w:date="2012-08-08T17:05:00Z">
                    <w:rPr>
                      <w:lang w:val="de-DE"/>
                    </w:rPr>
                  </w:rPrChange>
                </w:rPr>
                <w:t xml:space="preserve">        </w:t>
              </w:r>
              <w:proofErr w:type="gramStart"/>
              <w:r w:rsidRPr="009F3611">
                <w:rPr>
                  <w:rPrChange w:id="11947" w:author="Thomas Dietz" w:date="2012-08-08T17:05:00Z">
                    <w:rPr>
                      <w:lang w:val="de-DE"/>
                    </w:rPr>
                  </w:rPrChange>
                </w:rPr>
                <w:t>defaults</w:t>
              </w:r>
              <w:proofErr w:type="gramEnd"/>
              <w:r w:rsidRPr="009F3611">
                <w:rPr>
                  <w:rPrChange w:id="11948" w:author="Thomas Dietz" w:date="2012-08-08T17:05:00Z">
                    <w:rPr>
                      <w:lang w:val="de-DE"/>
                    </w:rPr>
                  </w:rPrChange>
                </w:rPr>
                <w:t xml:space="preserve"> to 'false'.";</w:t>
              </w:r>
            </w:ins>
          </w:p>
          <w:p w14:paraId="3A682890" w14:textId="77777777" w:rsidR="009F3611" w:rsidRPr="009F3611" w:rsidRDefault="009F3611" w:rsidP="009F3611">
            <w:pPr>
              <w:pStyle w:val="XML1"/>
              <w:rPr>
                <w:ins w:id="11949" w:author="Thomas Dietz" w:date="2012-08-08T17:05:00Z"/>
                <w:rPrChange w:id="11950" w:author="Thomas Dietz" w:date="2012-08-08T17:05:00Z">
                  <w:rPr>
                    <w:ins w:id="11951" w:author="Thomas Dietz" w:date="2012-08-08T17:05:00Z"/>
                    <w:lang w:val="de-DE"/>
                  </w:rPr>
                </w:rPrChange>
              </w:rPr>
            </w:pPr>
            <w:ins w:id="11952" w:author="Thomas Dietz" w:date="2012-08-08T17:05:00Z">
              <w:r w:rsidRPr="009F3611">
                <w:rPr>
                  <w:rPrChange w:id="11953" w:author="Thomas Dietz" w:date="2012-08-08T17:05:00Z">
                    <w:rPr>
                      <w:lang w:val="de-DE"/>
                    </w:rPr>
                  </w:rPrChange>
                </w:rPr>
                <w:t xml:space="preserve">    }</w:t>
              </w:r>
            </w:ins>
          </w:p>
          <w:p w14:paraId="48E8F8A0" w14:textId="77777777" w:rsidR="009F3611" w:rsidRPr="009F3611" w:rsidRDefault="009F3611" w:rsidP="009F3611">
            <w:pPr>
              <w:pStyle w:val="XML1"/>
              <w:rPr>
                <w:ins w:id="11954" w:author="Thomas Dietz" w:date="2012-08-08T17:05:00Z"/>
                <w:rPrChange w:id="11955" w:author="Thomas Dietz" w:date="2012-08-08T17:05:00Z">
                  <w:rPr>
                    <w:ins w:id="11956" w:author="Thomas Dietz" w:date="2012-08-08T17:05:00Z"/>
                    <w:lang w:val="de-DE"/>
                  </w:rPr>
                </w:rPrChange>
              </w:rPr>
            </w:pPr>
            <w:ins w:id="11957" w:author="Thomas Dietz" w:date="2012-08-08T17:05:00Z">
              <w:r w:rsidRPr="009F3611">
                <w:rPr>
                  <w:rPrChange w:id="11958" w:author="Thomas Dietz" w:date="2012-08-08T17:05:00Z">
                    <w:rPr>
                      <w:lang w:val="de-DE"/>
                    </w:rPr>
                  </w:rPrChange>
                </w:rPr>
                <w:t xml:space="preserve">    leaf check-controller-certificate {</w:t>
              </w:r>
            </w:ins>
          </w:p>
          <w:p w14:paraId="2C96FA94" w14:textId="77777777" w:rsidR="009F3611" w:rsidRPr="009F3611" w:rsidRDefault="009F3611" w:rsidP="009F3611">
            <w:pPr>
              <w:pStyle w:val="XML1"/>
              <w:rPr>
                <w:ins w:id="11959" w:author="Thomas Dietz" w:date="2012-08-08T17:05:00Z"/>
                <w:rPrChange w:id="11960" w:author="Thomas Dietz" w:date="2012-08-08T17:05:00Z">
                  <w:rPr>
                    <w:ins w:id="11961" w:author="Thomas Dietz" w:date="2012-08-08T17:05:00Z"/>
                    <w:lang w:val="de-DE"/>
                  </w:rPr>
                </w:rPrChange>
              </w:rPr>
            </w:pPr>
            <w:ins w:id="11962" w:author="Thomas Dietz" w:date="2012-08-08T17:05:00Z">
              <w:r w:rsidRPr="009F3611">
                <w:rPr>
                  <w:rPrChange w:id="11963" w:author="Thomas Dietz" w:date="2012-08-08T17:05:00Z">
                    <w:rPr>
                      <w:lang w:val="de-DE"/>
                    </w:rPr>
                  </w:rPrChange>
                </w:rPr>
                <w:t xml:space="preserve">      type boolean;</w:t>
              </w:r>
            </w:ins>
          </w:p>
          <w:p w14:paraId="3717BB2F" w14:textId="77777777" w:rsidR="009F3611" w:rsidRPr="009F3611" w:rsidRDefault="009F3611" w:rsidP="009F3611">
            <w:pPr>
              <w:pStyle w:val="XML1"/>
              <w:rPr>
                <w:ins w:id="11964" w:author="Thomas Dietz" w:date="2012-08-08T17:05:00Z"/>
                <w:rPrChange w:id="11965" w:author="Thomas Dietz" w:date="2012-08-08T17:05:00Z">
                  <w:rPr>
                    <w:ins w:id="11966" w:author="Thomas Dietz" w:date="2012-08-08T17:05:00Z"/>
                    <w:lang w:val="de-DE"/>
                  </w:rPr>
                </w:rPrChange>
              </w:rPr>
            </w:pPr>
            <w:ins w:id="11967" w:author="Thomas Dietz" w:date="2012-08-08T17:05:00Z">
              <w:r w:rsidRPr="009F3611">
                <w:rPr>
                  <w:rPrChange w:id="11968" w:author="Thomas Dietz" w:date="2012-08-08T17:05:00Z">
                    <w:rPr>
                      <w:lang w:val="de-DE"/>
                    </w:rPr>
                  </w:rPrChange>
                </w:rPr>
                <w:t xml:space="preserve">      default false;</w:t>
              </w:r>
            </w:ins>
          </w:p>
          <w:p w14:paraId="2474D57D" w14:textId="77777777" w:rsidR="009F3611" w:rsidRPr="009F3611" w:rsidRDefault="009F3611" w:rsidP="009F3611">
            <w:pPr>
              <w:pStyle w:val="XML1"/>
              <w:rPr>
                <w:ins w:id="11969" w:author="Thomas Dietz" w:date="2012-08-08T17:05:00Z"/>
                <w:rPrChange w:id="11970" w:author="Thomas Dietz" w:date="2012-08-08T17:05:00Z">
                  <w:rPr>
                    <w:ins w:id="11971" w:author="Thomas Dietz" w:date="2012-08-08T17:05:00Z"/>
                    <w:lang w:val="de-DE"/>
                  </w:rPr>
                </w:rPrChange>
              </w:rPr>
            </w:pPr>
            <w:ins w:id="11972" w:author="Thomas Dietz" w:date="2012-08-08T17:05:00Z">
              <w:r w:rsidRPr="009F3611">
                <w:rPr>
                  <w:rPrChange w:id="11973" w:author="Thomas Dietz" w:date="2012-08-08T17:05:00Z">
                    <w:rPr>
                      <w:lang w:val="de-DE"/>
                    </w:rPr>
                  </w:rPrChange>
                </w:rPr>
                <w:t xml:space="preserve">      description "This element indicates the behavior of the </w:t>
              </w:r>
            </w:ins>
          </w:p>
          <w:p w14:paraId="312EE6F7" w14:textId="77777777" w:rsidR="009F3611" w:rsidRPr="009F3611" w:rsidRDefault="009F3611" w:rsidP="009F3611">
            <w:pPr>
              <w:pStyle w:val="XML1"/>
              <w:rPr>
                <w:ins w:id="11974" w:author="Thomas Dietz" w:date="2012-08-08T17:05:00Z"/>
                <w:rPrChange w:id="11975" w:author="Thomas Dietz" w:date="2012-08-08T17:05:00Z">
                  <w:rPr>
                    <w:ins w:id="11976" w:author="Thomas Dietz" w:date="2012-08-08T17:05:00Z"/>
                    <w:lang w:val="de-DE"/>
                  </w:rPr>
                </w:rPrChange>
              </w:rPr>
            </w:pPr>
            <w:ins w:id="11977" w:author="Thomas Dietz" w:date="2012-08-08T17:05:00Z">
              <w:r w:rsidRPr="009F3611">
                <w:rPr>
                  <w:rPrChange w:id="11978" w:author="Thomas Dietz" w:date="2012-08-08T17:05:00Z">
                    <w:rPr>
                      <w:lang w:val="de-DE"/>
                    </w:rPr>
                  </w:rPrChange>
                </w:rPr>
                <w:t xml:space="preserve">        OpenFlow Logical Switch when connecting to an OpenFlow</w:t>
              </w:r>
            </w:ins>
          </w:p>
          <w:p w14:paraId="6F5F614D" w14:textId="77777777" w:rsidR="009F3611" w:rsidRPr="009F3611" w:rsidRDefault="009F3611" w:rsidP="009F3611">
            <w:pPr>
              <w:pStyle w:val="XML1"/>
              <w:rPr>
                <w:ins w:id="11979" w:author="Thomas Dietz" w:date="2012-08-08T17:05:00Z"/>
                <w:rPrChange w:id="11980" w:author="Thomas Dietz" w:date="2012-08-08T17:05:00Z">
                  <w:rPr>
                    <w:ins w:id="11981" w:author="Thomas Dietz" w:date="2012-08-08T17:05:00Z"/>
                    <w:lang w:val="de-DE"/>
                  </w:rPr>
                </w:rPrChange>
              </w:rPr>
            </w:pPr>
            <w:ins w:id="11982" w:author="Thomas Dietz" w:date="2012-08-08T17:05:00Z">
              <w:r w:rsidRPr="009F3611">
                <w:rPr>
                  <w:rPrChange w:id="11983" w:author="Thomas Dietz" w:date="2012-08-08T17:05:00Z">
                    <w:rPr>
                      <w:lang w:val="de-DE"/>
                    </w:rPr>
                  </w:rPrChange>
                </w:rPr>
                <w:t xml:space="preserve">        Controller.  </w:t>
              </w:r>
            </w:ins>
          </w:p>
          <w:p w14:paraId="3924C36E" w14:textId="77777777" w:rsidR="009F3611" w:rsidRPr="009F3611" w:rsidRDefault="009F3611" w:rsidP="009F3611">
            <w:pPr>
              <w:pStyle w:val="XML1"/>
              <w:rPr>
                <w:ins w:id="11984" w:author="Thomas Dietz" w:date="2012-08-08T17:05:00Z"/>
                <w:rPrChange w:id="11985" w:author="Thomas Dietz" w:date="2012-08-08T17:05:00Z">
                  <w:rPr>
                    <w:ins w:id="11986" w:author="Thomas Dietz" w:date="2012-08-08T17:05:00Z"/>
                    <w:lang w:val="de-DE"/>
                  </w:rPr>
                </w:rPrChange>
              </w:rPr>
            </w:pPr>
            <w:ins w:id="11987" w:author="Thomas Dietz" w:date="2012-08-08T17:05:00Z">
              <w:r w:rsidRPr="009F3611">
                <w:rPr>
                  <w:rPrChange w:id="11988" w:author="Thomas Dietz" w:date="2012-08-08T17:05:00Z">
                    <w:rPr>
                      <w:lang w:val="de-DE"/>
                    </w:rPr>
                  </w:rPrChange>
                </w:rPr>
                <w:t xml:space="preserve">      </w:t>
              </w:r>
            </w:ins>
          </w:p>
          <w:p w14:paraId="526A218F" w14:textId="77777777" w:rsidR="009F3611" w:rsidRPr="009F3611" w:rsidRDefault="009F3611" w:rsidP="009F3611">
            <w:pPr>
              <w:pStyle w:val="XML1"/>
              <w:rPr>
                <w:ins w:id="11989" w:author="Thomas Dietz" w:date="2012-08-08T17:05:00Z"/>
                <w:rPrChange w:id="11990" w:author="Thomas Dietz" w:date="2012-08-08T17:05:00Z">
                  <w:rPr>
                    <w:ins w:id="11991" w:author="Thomas Dietz" w:date="2012-08-08T17:05:00Z"/>
                    <w:lang w:val="de-DE"/>
                  </w:rPr>
                </w:rPrChange>
              </w:rPr>
            </w:pPr>
            <w:ins w:id="11992" w:author="Thomas Dietz" w:date="2012-08-08T17:05:00Z">
              <w:r w:rsidRPr="009F3611">
                <w:rPr>
                  <w:rPrChange w:id="11993" w:author="Thomas Dietz" w:date="2012-08-08T17:05:00Z">
                    <w:rPr>
                      <w:lang w:val="de-DE"/>
                    </w:rPr>
                  </w:rPrChange>
                </w:rPr>
                <w:t xml:space="preserve">        If set to value 'false', the logical switch will connect to</w:t>
              </w:r>
            </w:ins>
          </w:p>
          <w:p w14:paraId="4C96598B" w14:textId="77777777" w:rsidR="009F3611" w:rsidRPr="009F3611" w:rsidRDefault="009F3611" w:rsidP="009F3611">
            <w:pPr>
              <w:pStyle w:val="XML1"/>
              <w:rPr>
                <w:ins w:id="11994" w:author="Thomas Dietz" w:date="2012-08-08T17:05:00Z"/>
                <w:rPrChange w:id="11995" w:author="Thomas Dietz" w:date="2012-08-08T17:05:00Z">
                  <w:rPr>
                    <w:ins w:id="11996" w:author="Thomas Dietz" w:date="2012-08-08T17:05:00Z"/>
                    <w:lang w:val="de-DE"/>
                  </w:rPr>
                </w:rPrChange>
              </w:rPr>
            </w:pPr>
            <w:ins w:id="11997" w:author="Thomas Dietz" w:date="2012-08-08T17:05:00Z">
              <w:r w:rsidRPr="009F3611">
                <w:rPr>
                  <w:rPrChange w:id="11998" w:author="Thomas Dietz" w:date="2012-08-08T17:05:00Z">
                    <w:rPr>
                      <w:lang w:val="de-DE"/>
                    </w:rPr>
                  </w:rPrChange>
                </w:rPr>
                <w:t xml:space="preserve">        </w:t>
              </w:r>
              <w:proofErr w:type="gramStart"/>
              <w:r w:rsidRPr="009F3611">
                <w:rPr>
                  <w:rPrChange w:id="11999" w:author="Thomas Dietz" w:date="2012-08-08T17:05:00Z">
                    <w:rPr>
                      <w:lang w:val="de-DE"/>
                    </w:rPr>
                  </w:rPrChange>
                </w:rPr>
                <w:t>a</w:t>
              </w:r>
              <w:proofErr w:type="gramEnd"/>
              <w:r w:rsidRPr="009F3611">
                <w:rPr>
                  <w:rPrChange w:id="12000" w:author="Thomas Dietz" w:date="2012-08-08T17:05:00Z">
                    <w:rPr>
                      <w:lang w:val="de-DE"/>
                    </w:rPr>
                  </w:rPrChange>
                </w:rPr>
                <w:t xml:space="preserve"> controller without checking any controller certificate.  </w:t>
              </w:r>
            </w:ins>
          </w:p>
          <w:p w14:paraId="3EF6073B" w14:textId="77777777" w:rsidR="009F3611" w:rsidRPr="009F3611" w:rsidRDefault="009F3611" w:rsidP="009F3611">
            <w:pPr>
              <w:pStyle w:val="XML1"/>
              <w:rPr>
                <w:ins w:id="12001" w:author="Thomas Dietz" w:date="2012-08-08T17:05:00Z"/>
                <w:rPrChange w:id="12002" w:author="Thomas Dietz" w:date="2012-08-08T17:05:00Z">
                  <w:rPr>
                    <w:ins w:id="12003" w:author="Thomas Dietz" w:date="2012-08-08T17:05:00Z"/>
                    <w:lang w:val="de-DE"/>
                  </w:rPr>
                </w:rPrChange>
              </w:rPr>
            </w:pPr>
            <w:ins w:id="12004" w:author="Thomas Dietz" w:date="2012-08-08T17:05:00Z">
              <w:r w:rsidRPr="009F3611">
                <w:rPr>
                  <w:rPrChange w:id="12005" w:author="Thomas Dietz" w:date="2012-08-08T17:05:00Z">
                    <w:rPr>
                      <w:lang w:val="de-DE"/>
                    </w:rPr>
                  </w:rPrChange>
                </w:rPr>
                <w:t xml:space="preserve">      </w:t>
              </w:r>
            </w:ins>
          </w:p>
          <w:p w14:paraId="7F80452F" w14:textId="77777777" w:rsidR="009F3611" w:rsidRPr="009F3611" w:rsidRDefault="009F3611" w:rsidP="009F3611">
            <w:pPr>
              <w:pStyle w:val="XML1"/>
              <w:rPr>
                <w:ins w:id="12006" w:author="Thomas Dietz" w:date="2012-08-08T17:05:00Z"/>
                <w:rPrChange w:id="12007" w:author="Thomas Dietz" w:date="2012-08-08T17:05:00Z">
                  <w:rPr>
                    <w:ins w:id="12008" w:author="Thomas Dietz" w:date="2012-08-08T17:05:00Z"/>
                    <w:lang w:val="de-DE"/>
                  </w:rPr>
                </w:rPrChange>
              </w:rPr>
            </w:pPr>
            <w:ins w:id="12009" w:author="Thomas Dietz" w:date="2012-08-08T17:05:00Z">
              <w:r w:rsidRPr="009F3611">
                <w:rPr>
                  <w:rPrChange w:id="12010" w:author="Thomas Dietz" w:date="2012-08-08T17:05:00Z">
                    <w:rPr>
                      <w:lang w:val="de-DE"/>
                    </w:rPr>
                  </w:rPrChange>
                </w:rPr>
                <w:t xml:space="preserve">        If set to value 'true', then the logical switch will</w:t>
              </w:r>
            </w:ins>
          </w:p>
          <w:p w14:paraId="76EB2BB5" w14:textId="77777777" w:rsidR="009F3611" w:rsidRPr="009F3611" w:rsidRDefault="009F3611" w:rsidP="009F3611">
            <w:pPr>
              <w:pStyle w:val="XML1"/>
              <w:rPr>
                <w:ins w:id="12011" w:author="Thomas Dietz" w:date="2012-08-08T17:05:00Z"/>
                <w:rPrChange w:id="12012" w:author="Thomas Dietz" w:date="2012-08-08T17:05:00Z">
                  <w:rPr>
                    <w:ins w:id="12013" w:author="Thomas Dietz" w:date="2012-08-08T17:05:00Z"/>
                    <w:lang w:val="de-DE"/>
                  </w:rPr>
                </w:rPrChange>
              </w:rPr>
            </w:pPr>
            <w:ins w:id="12014" w:author="Thomas Dietz" w:date="2012-08-08T17:05:00Z">
              <w:r w:rsidRPr="009F3611">
                <w:rPr>
                  <w:rPrChange w:id="12015" w:author="Thomas Dietz" w:date="2012-08-08T17:05:00Z">
                    <w:rPr>
                      <w:lang w:val="de-DE"/>
                    </w:rPr>
                  </w:rPrChange>
                </w:rPr>
                <w:t xml:space="preserve">        connect to a controller with element &lt;protocol&gt; set to</w:t>
              </w:r>
            </w:ins>
          </w:p>
          <w:p w14:paraId="36F8C6E6" w14:textId="77777777" w:rsidR="009F3611" w:rsidRPr="009F3611" w:rsidRDefault="009F3611" w:rsidP="009F3611">
            <w:pPr>
              <w:pStyle w:val="XML1"/>
              <w:rPr>
                <w:ins w:id="12016" w:author="Thomas Dietz" w:date="2012-08-08T17:05:00Z"/>
                <w:rPrChange w:id="12017" w:author="Thomas Dietz" w:date="2012-08-08T17:05:00Z">
                  <w:rPr>
                    <w:ins w:id="12018" w:author="Thomas Dietz" w:date="2012-08-08T17:05:00Z"/>
                    <w:lang w:val="de-DE"/>
                  </w:rPr>
                </w:rPrChange>
              </w:rPr>
            </w:pPr>
            <w:ins w:id="12019" w:author="Thomas Dietz" w:date="2012-08-08T17:05:00Z">
              <w:r w:rsidRPr="009F3611">
                <w:rPr>
                  <w:rPrChange w:id="12020" w:author="Thomas Dietz" w:date="2012-08-08T17:05:00Z">
                    <w:rPr>
                      <w:lang w:val="de-DE"/>
                    </w:rPr>
                  </w:rPrChange>
                </w:rPr>
                <w:t xml:space="preserve">        'TLS', only if the controller provides a certificate that</w:t>
              </w:r>
            </w:ins>
          </w:p>
          <w:p w14:paraId="00F3410C" w14:textId="77777777" w:rsidR="009F3611" w:rsidRPr="009F3611" w:rsidRDefault="009F3611" w:rsidP="009F3611">
            <w:pPr>
              <w:pStyle w:val="XML1"/>
              <w:rPr>
                <w:ins w:id="12021" w:author="Thomas Dietz" w:date="2012-08-08T17:05:00Z"/>
                <w:rPrChange w:id="12022" w:author="Thomas Dietz" w:date="2012-08-08T17:05:00Z">
                  <w:rPr>
                    <w:ins w:id="12023" w:author="Thomas Dietz" w:date="2012-08-08T17:05:00Z"/>
                    <w:lang w:val="de-DE"/>
                  </w:rPr>
                </w:rPrChange>
              </w:rPr>
            </w:pPr>
            <w:ins w:id="12024" w:author="Thomas Dietz" w:date="2012-08-08T17:05:00Z">
              <w:r w:rsidRPr="009F3611">
                <w:rPr>
                  <w:rPrChange w:id="12025" w:author="Thomas Dietz" w:date="2012-08-08T17:05:00Z">
                    <w:rPr>
                      <w:lang w:val="de-DE"/>
                    </w:rPr>
                  </w:rPrChange>
                </w:rPr>
                <w:t xml:space="preserve">        can be verified with one of the certificates stored in the</w:t>
              </w:r>
            </w:ins>
          </w:p>
          <w:p w14:paraId="0F131485" w14:textId="77777777" w:rsidR="009F3611" w:rsidRPr="009F3611" w:rsidRDefault="009F3611" w:rsidP="009F3611">
            <w:pPr>
              <w:pStyle w:val="XML1"/>
              <w:rPr>
                <w:ins w:id="12026" w:author="Thomas Dietz" w:date="2012-08-08T17:05:00Z"/>
                <w:rPrChange w:id="12027" w:author="Thomas Dietz" w:date="2012-08-08T17:05:00Z">
                  <w:rPr>
                    <w:ins w:id="12028" w:author="Thomas Dietz" w:date="2012-08-08T17:05:00Z"/>
                    <w:lang w:val="de-DE"/>
                  </w:rPr>
                </w:rPrChange>
              </w:rPr>
            </w:pPr>
            <w:ins w:id="12029" w:author="Thomas Dietz" w:date="2012-08-08T17:05:00Z">
              <w:r w:rsidRPr="009F3611">
                <w:rPr>
                  <w:rPrChange w:id="12030" w:author="Thomas Dietz" w:date="2012-08-08T17:05:00Z">
                    <w:rPr>
                      <w:lang w:val="de-DE"/>
                    </w:rPr>
                  </w:rPrChange>
                </w:rPr>
                <w:t xml:space="preserve">        list called external-certificates in the OpenFlow Capable</w:t>
              </w:r>
            </w:ins>
          </w:p>
          <w:p w14:paraId="6A06FDC5" w14:textId="77777777" w:rsidR="009F3611" w:rsidRPr="009F3611" w:rsidRDefault="009F3611" w:rsidP="009F3611">
            <w:pPr>
              <w:pStyle w:val="XML1"/>
              <w:rPr>
                <w:ins w:id="12031" w:author="Thomas Dietz" w:date="2012-08-08T17:05:00Z"/>
                <w:rPrChange w:id="12032" w:author="Thomas Dietz" w:date="2012-08-08T17:05:00Z">
                  <w:rPr>
                    <w:ins w:id="12033" w:author="Thomas Dietz" w:date="2012-08-08T17:05:00Z"/>
                    <w:lang w:val="de-DE"/>
                  </w:rPr>
                </w:rPrChange>
              </w:rPr>
            </w:pPr>
            <w:ins w:id="12034" w:author="Thomas Dietz" w:date="2012-08-08T17:05:00Z">
              <w:r w:rsidRPr="009F3611">
                <w:rPr>
                  <w:rPrChange w:id="12035" w:author="Thomas Dietz" w:date="2012-08-08T17:05:00Z">
                    <w:rPr>
                      <w:lang w:val="de-DE"/>
                    </w:rPr>
                  </w:rPrChange>
                </w:rPr>
                <w:t xml:space="preserve">        Switch.  </w:t>
              </w:r>
            </w:ins>
          </w:p>
          <w:p w14:paraId="29425089" w14:textId="77777777" w:rsidR="009F3611" w:rsidRPr="009F3611" w:rsidRDefault="009F3611" w:rsidP="009F3611">
            <w:pPr>
              <w:pStyle w:val="XML1"/>
              <w:rPr>
                <w:ins w:id="12036" w:author="Thomas Dietz" w:date="2012-08-08T17:05:00Z"/>
                <w:rPrChange w:id="12037" w:author="Thomas Dietz" w:date="2012-08-08T17:05:00Z">
                  <w:rPr>
                    <w:ins w:id="12038" w:author="Thomas Dietz" w:date="2012-08-08T17:05:00Z"/>
                    <w:lang w:val="de-DE"/>
                  </w:rPr>
                </w:rPrChange>
              </w:rPr>
            </w:pPr>
            <w:ins w:id="12039" w:author="Thomas Dietz" w:date="2012-08-08T17:05:00Z">
              <w:r w:rsidRPr="009F3611">
                <w:rPr>
                  <w:rPrChange w:id="12040" w:author="Thomas Dietz" w:date="2012-08-08T17:05:00Z">
                    <w:rPr>
                      <w:lang w:val="de-DE"/>
                    </w:rPr>
                  </w:rPrChange>
                </w:rPr>
                <w:t xml:space="preserve">      </w:t>
              </w:r>
            </w:ins>
          </w:p>
          <w:p w14:paraId="70187175" w14:textId="77777777" w:rsidR="009F3611" w:rsidRPr="009F3611" w:rsidRDefault="009F3611" w:rsidP="009F3611">
            <w:pPr>
              <w:pStyle w:val="XML1"/>
              <w:rPr>
                <w:ins w:id="12041" w:author="Thomas Dietz" w:date="2012-08-08T17:05:00Z"/>
                <w:rPrChange w:id="12042" w:author="Thomas Dietz" w:date="2012-08-08T17:05:00Z">
                  <w:rPr>
                    <w:ins w:id="12043" w:author="Thomas Dietz" w:date="2012-08-08T17:05:00Z"/>
                    <w:lang w:val="de-DE"/>
                  </w:rPr>
                </w:rPrChange>
              </w:rPr>
            </w:pPr>
            <w:ins w:id="12044" w:author="Thomas Dietz" w:date="2012-08-08T17:05:00Z">
              <w:r w:rsidRPr="009F3611">
                <w:rPr>
                  <w:rPrChange w:id="12045" w:author="Thomas Dietz" w:date="2012-08-08T17:05:00Z">
                    <w:rPr>
                      <w:lang w:val="de-DE"/>
                    </w:rPr>
                  </w:rPrChange>
                </w:rPr>
                <w:t xml:space="preserve">        If a certificate cannot be validated, the OpenFlow Logical </w:t>
              </w:r>
            </w:ins>
          </w:p>
          <w:p w14:paraId="74C57F99" w14:textId="77777777" w:rsidR="009F3611" w:rsidRPr="009F3611" w:rsidRDefault="009F3611" w:rsidP="009F3611">
            <w:pPr>
              <w:pStyle w:val="XML1"/>
              <w:rPr>
                <w:ins w:id="12046" w:author="Thomas Dietz" w:date="2012-08-08T17:05:00Z"/>
                <w:rPrChange w:id="12047" w:author="Thomas Dietz" w:date="2012-08-08T17:05:00Z">
                  <w:rPr>
                    <w:ins w:id="12048" w:author="Thomas Dietz" w:date="2012-08-08T17:05:00Z"/>
                    <w:lang w:val="de-DE"/>
                  </w:rPr>
                </w:rPrChange>
              </w:rPr>
            </w:pPr>
            <w:ins w:id="12049" w:author="Thomas Dietz" w:date="2012-08-08T17:05:00Z">
              <w:r w:rsidRPr="009F3611">
                <w:rPr>
                  <w:rPrChange w:id="12050" w:author="Thomas Dietz" w:date="2012-08-08T17:05:00Z">
                    <w:rPr>
                      <w:lang w:val="de-DE"/>
                    </w:rPr>
                  </w:rPrChange>
                </w:rPr>
                <w:t xml:space="preserve">        Switch MUST terminate communication with the corresponding</w:t>
              </w:r>
            </w:ins>
          </w:p>
          <w:p w14:paraId="57BD1893" w14:textId="77777777" w:rsidR="009F3611" w:rsidRPr="009F3611" w:rsidRDefault="009F3611" w:rsidP="009F3611">
            <w:pPr>
              <w:pStyle w:val="XML1"/>
              <w:rPr>
                <w:ins w:id="12051" w:author="Thomas Dietz" w:date="2012-08-08T17:05:00Z"/>
                <w:rPrChange w:id="12052" w:author="Thomas Dietz" w:date="2012-08-08T17:05:00Z">
                  <w:rPr>
                    <w:ins w:id="12053" w:author="Thomas Dietz" w:date="2012-08-08T17:05:00Z"/>
                    <w:lang w:val="de-DE"/>
                  </w:rPr>
                </w:rPrChange>
              </w:rPr>
            </w:pPr>
            <w:ins w:id="12054" w:author="Thomas Dietz" w:date="2012-08-08T17:05:00Z">
              <w:r w:rsidRPr="009F3611">
                <w:rPr>
                  <w:rPrChange w:id="12055" w:author="Thomas Dietz" w:date="2012-08-08T17:05:00Z">
                    <w:rPr>
                      <w:lang w:val="de-DE"/>
                    </w:rPr>
                  </w:rPrChange>
                </w:rPr>
                <w:t xml:space="preserve">        OpenFlow Controller, MUST NOT conduct any OpenFlow</w:t>
              </w:r>
            </w:ins>
          </w:p>
          <w:p w14:paraId="0C64B352" w14:textId="77777777" w:rsidR="009F3611" w:rsidRPr="009F3611" w:rsidRDefault="009F3611" w:rsidP="009F3611">
            <w:pPr>
              <w:pStyle w:val="XML1"/>
              <w:rPr>
                <w:ins w:id="12056" w:author="Thomas Dietz" w:date="2012-08-08T17:05:00Z"/>
                <w:rPrChange w:id="12057" w:author="Thomas Dietz" w:date="2012-08-08T17:05:00Z">
                  <w:rPr>
                    <w:ins w:id="12058" w:author="Thomas Dietz" w:date="2012-08-08T17:05:00Z"/>
                    <w:lang w:val="de-DE"/>
                  </w:rPr>
                </w:rPrChange>
              </w:rPr>
            </w:pPr>
            <w:ins w:id="12059" w:author="Thomas Dietz" w:date="2012-08-08T17:05:00Z">
              <w:r w:rsidRPr="009F3611">
                <w:rPr>
                  <w:rPrChange w:id="12060" w:author="Thomas Dietz" w:date="2012-08-08T17:05:00Z">
                    <w:rPr>
                      <w:lang w:val="de-DE"/>
                    </w:rPr>
                  </w:rPrChange>
                </w:rPr>
                <w:t xml:space="preserve">        processing on requests of this OpenFlow controller, and </w:t>
              </w:r>
            </w:ins>
          </w:p>
          <w:p w14:paraId="0E400431" w14:textId="77777777" w:rsidR="009F3611" w:rsidRPr="009F3611" w:rsidRDefault="009F3611" w:rsidP="009F3611">
            <w:pPr>
              <w:pStyle w:val="XML1"/>
              <w:rPr>
                <w:ins w:id="12061" w:author="Thomas Dietz" w:date="2012-08-08T17:05:00Z"/>
                <w:rPrChange w:id="12062" w:author="Thomas Dietz" w:date="2012-08-08T17:05:00Z">
                  <w:rPr>
                    <w:ins w:id="12063" w:author="Thomas Dietz" w:date="2012-08-08T17:05:00Z"/>
                    <w:lang w:val="de-DE"/>
                  </w:rPr>
                </w:rPrChange>
              </w:rPr>
            </w:pPr>
            <w:ins w:id="12064" w:author="Thomas Dietz" w:date="2012-08-08T17:05:00Z">
              <w:r w:rsidRPr="009F3611">
                <w:rPr>
                  <w:rPrChange w:id="12065" w:author="Thomas Dietz" w:date="2012-08-08T17:05:00Z">
                    <w:rPr>
                      <w:lang w:val="de-DE"/>
                    </w:rPr>
                  </w:rPrChange>
                </w:rPr>
                <w:t xml:space="preserve">        SHOULD NOT further utilize any computational or network </w:t>
              </w:r>
            </w:ins>
          </w:p>
          <w:p w14:paraId="48ED9681" w14:textId="77777777" w:rsidR="009F3611" w:rsidRPr="009F3611" w:rsidRDefault="009F3611" w:rsidP="009F3611">
            <w:pPr>
              <w:pStyle w:val="XML1"/>
              <w:rPr>
                <w:ins w:id="12066" w:author="Thomas Dietz" w:date="2012-08-08T17:05:00Z"/>
                <w:rPrChange w:id="12067" w:author="Thomas Dietz" w:date="2012-08-08T17:05:00Z">
                  <w:rPr>
                    <w:ins w:id="12068" w:author="Thomas Dietz" w:date="2012-08-08T17:05:00Z"/>
                    <w:lang w:val="de-DE"/>
                  </w:rPr>
                </w:rPrChange>
              </w:rPr>
            </w:pPr>
            <w:ins w:id="12069" w:author="Thomas Dietz" w:date="2012-08-08T17:05:00Z">
              <w:r w:rsidRPr="009F3611">
                <w:rPr>
                  <w:rPrChange w:id="12070" w:author="Thomas Dietz" w:date="2012-08-08T17:05:00Z">
                    <w:rPr>
                      <w:lang w:val="de-DE"/>
                    </w:rPr>
                  </w:rPrChange>
                </w:rPr>
                <w:lastRenderedPageBreak/>
                <w:t xml:space="preserve">        </w:t>
              </w:r>
              <w:proofErr w:type="gramStart"/>
              <w:r w:rsidRPr="009F3611">
                <w:rPr>
                  <w:rPrChange w:id="12071" w:author="Thomas Dietz" w:date="2012-08-08T17:05:00Z">
                    <w:rPr>
                      <w:lang w:val="de-DE"/>
                    </w:rPr>
                  </w:rPrChange>
                </w:rPr>
                <w:t>resources</w:t>
              </w:r>
              <w:proofErr w:type="gramEnd"/>
              <w:r w:rsidRPr="009F3611">
                <w:rPr>
                  <w:rPrChange w:id="12072" w:author="Thomas Dietz" w:date="2012-08-08T17:05:00Z">
                    <w:rPr>
                      <w:lang w:val="de-DE"/>
                    </w:rPr>
                  </w:rPrChange>
                </w:rPr>
                <w:t xml:space="preserve"> of for dealing with this connection.</w:t>
              </w:r>
            </w:ins>
          </w:p>
          <w:p w14:paraId="5DB3B05F" w14:textId="77777777" w:rsidR="009F3611" w:rsidRPr="009F3611" w:rsidRDefault="009F3611" w:rsidP="009F3611">
            <w:pPr>
              <w:pStyle w:val="XML1"/>
              <w:rPr>
                <w:ins w:id="12073" w:author="Thomas Dietz" w:date="2012-08-08T17:05:00Z"/>
                <w:rPrChange w:id="12074" w:author="Thomas Dietz" w:date="2012-08-08T17:05:00Z">
                  <w:rPr>
                    <w:ins w:id="12075" w:author="Thomas Dietz" w:date="2012-08-08T17:05:00Z"/>
                    <w:lang w:val="de-DE"/>
                  </w:rPr>
                </w:rPrChange>
              </w:rPr>
            </w:pPr>
            <w:ins w:id="12076" w:author="Thomas Dietz" w:date="2012-08-08T17:05:00Z">
              <w:r w:rsidRPr="009F3611">
                <w:rPr>
                  <w:rPrChange w:id="12077" w:author="Thomas Dietz" w:date="2012-08-08T17:05:00Z">
                    <w:rPr>
                      <w:lang w:val="de-DE"/>
                    </w:rPr>
                  </w:rPrChange>
                </w:rPr>
                <w:t xml:space="preserve">      </w:t>
              </w:r>
            </w:ins>
          </w:p>
          <w:p w14:paraId="518220BA" w14:textId="77777777" w:rsidR="009F3611" w:rsidRPr="009F3611" w:rsidRDefault="009F3611" w:rsidP="009F3611">
            <w:pPr>
              <w:pStyle w:val="XML1"/>
              <w:rPr>
                <w:ins w:id="12078" w:author="Thomas Dietz" w:date="2012-08-08T17:05:00Z"/>
                <w:rPrChange w:id="12079" w:author="Thomas Dietz" w:date="2012-08-08T17:05:00Z">
                  <w:rPr>
                    <w:ins w:id="12080" w:author="Thomas Dietz" w:date="2012-08-08T17:05:00Z"/>
                    <w:lang w:val="de-DE"/>
                  </w:rPr>
                </w:rPrChange>
              </w:rPr>
            </w:pPr>
            <w:ins w:id="12081" w:author="Thomas Dietz" w:date="2012-08-08T17:05:00Z">
              <w:r w:rsidRPr="009F3611">
                <w:rPr>
                  <w:rPrChange w:id="12082" w:author="Thomas Dietz" w:date="2012-08-08T17:05:00Z">
                    <w:rPr>
                      <w:lang w:val="de-DE"/>
                    </w:rPr>
                  </w:rPrChange>
                </w:rPr>
                <w:t xml:space="preserve">        If set to value 'true', the OpenFlow Logical Switch MUST</w:t>
              </w:r>
            </w:ins>
          </w:p>
          <w:p w14:paraId="082E4ED9" w14:textId="77777777" w:rsidR="009F3611" w:rsidRPr="009F3611" w:rsidRDefault="009F3611" w:rsidP="009F3611">
            <w:pPr>
              <w:pStyle w:val="XML1"/>
              <w:rPr>
                <w:ins w:id="12083" w:author="Thomas Dietz" w:date="2012-08-08T17:05:00Z"/>
                <w:rPrChange w:id="12084" w:author="Thomas Dietz" w:date="2012-08-08T17:05:00Z">
                  <w:rPr>
                    <w:ins w:id="12085" w:author="Thomas Dietz" w:date="2012-08-08T17:05:00Z"/>
                    <w:lang w:val="de-DE"/>
                  </w:rPr>
                </w:rPrChange>
              </w:rPr>
            </w:pPr>
            <w:ins w:id="12086" w:author="Thomas Dietz" w:date="2012-08-08T17:05:00Z">
              <w:r w:rsidRPr="009F3611">
                <w:rPr>
                  <w:rPrChange w:id="12087" w:author="Thomas Dietz" w:date="2012-08-08T17:05:00Z">
                    <w:rPr>
                      <w:lang w:val="de-DE"/>
                    </w:rPr>
                  </w:rPrChange>
                </w:rPr>
                <w:t xml:space="preserve">        NOT connect to any OpenFlow Controller that does not</w:t>
              </w:r>
            </w:ins>
          </w:p>
          <w:p w14:paraId="7393950C" w14:textId="77777777" w:rsidR="009F3611" w:rsidRPr="009F3611" w:rsidRDefault="009F3611" w:rsidP="009F3611">
            <w:pPr>
              <w:pStyle w:val="XML1"/>
              <w:rPr>
                <w:ins w:id="12088" w:author="Thomas Dietz" w:date="2012-08-08T17:05:00Z"/>
                <w:rPrChange w:id="12089" w:author="Thomas Dietz" w:date="2012-08-08T17:05:00Z">
                  <w:rPr>
                    <w:ins w:id="12090" w:author="Thomas Dietz" w:date="2012-08-08T17:05:00Z"/>
                    <w:lang w:val="de-DE"/>
                  </w:rPr>
                </w:rPrChange>
              </w:rPr>
            </w:pPr>
            <w:ins w:id="12091" w:author="Thomas Dietz" w:date="2012-08-08T17:05:00Z">
              <w:r w:rsidRPr="009F3611">
                <w:rPr>
                  <w:rPrChange w:id="12092" w:author="Thomas Dietz" w:date="2012-08-08T17:05:00Z">
                    <w:rPr>
                      <w:lang w:val="de-DE"/>
                    </w:rPr>
                  </w:rPrChange>
                </w:rPr>
                <w:t xml:space="preserve">        </w:t>
              </w:r>
              <w:proofErr w:type="gramStart"/>
              <w:r w:rsidRPr="009F3611">
                <w:rPr>
                  <w:rPrChange w:id="12093" w:author="Thomas Dietz" w:date="2012-08-08T17:05:00Z">
                    <w:rPr>
                      <w:lang w:val="de-DE"/>
                    </w:rPr>
                  </w:rPrChange>
                </w:rPr>
                <w:t>provide</w:t>
              </w:r>
              <w:proofErr w:type="gramEnd"/>
              <w:r w:rsidRPr="009F3611">
                <w:rPr>
                  <w:rPrChange w:id="12094" w:author="Thomas Dietz" w:date="2012-08-08T17:05:00Z">
                    <w:rPr>
                      <w:lang w:val="de-DE"/>
                    </w:rPr>
                  </w:rPrChange>
                </w:rPr>
                <w:t xml:space="preserve"> a certificate. This implies that it cannot connect</w:t>
              </w:r>
            </w:ins>
          </w:p>
          <w:p w14:paraId="7FC9F2BA" w14:textId="77777777" w:rsidR="009F3611" w:rsidRPr="009F3611" w:rsidRDefault="009F3611" w:rsidP="009F3611">
            <w:pPr>
              <w:pStyle w:val="XML1"/>
              <w:rPr>
                <w:ins w:id="12095" w:author="Thomas Dietz" w:date="2012-08-08T17:05:00Z"/>
                <w:rPrChange w:id="12096" w:author="Thomas Dietz" w:date="2012-08-08T17:05:00Z">
                  <w:rPr>
                    <w:ins w:id="12097" w:author="Thomas Dietz" w:date="2012-08-08T17:05:00Z"/>
                    <w:lang w:val="de-DE"/>
                  </w:rPr>
                </w:rPrChange>
              </w:rPr>
            </w:pPr>
            <w:ins w:id="12098" w:author="Thomas Dietz" w:date="2012-08-08T17:05:00Z">
              <w:r w:rsidRPr="009F3611">
                <w:rPr>
                  <w:rPrChange w:id="12099" w:author="Thomas Dietz" w:date="2012-08-08T17:05:00Z">
                    <w:rPr>
                      <w:lang w:val="de-DE"/>
                    </w:rPr>
                  </w:rPrChange>
                </w:rPr>
                <w:t xml:space="preserve">        to an OpenFlow controller that has the value of element</w:t>
              </w:r>
            </w:ins>
          </w:p>
          <w:p w14:paraId="0171D611" w14:textId="77777777" w:rsidR="009F3611" w:rsidRPr="009F3611" w:rsidRDefault="009F3611" w:rsidP="009F3611">
            <w:pPr>
              <w:pStyle w:val="XML1"/>
              <w:rPr>
                <w:ins w:id="12100" w:author="Thomas Dietz" w:date="2012-08-08T17:05:00Z"/>
                <w:rPrChange w:id="12101" w:author="Thomas Dietz" w:date="2012-08-08T17:05:00Z">
                  <w:rPr>
                    <w:ins w:id="12102" w:author="Thomas Dietz" w:date="2012-08-08T17:05:00Z"/>
                    <w:lang w:val="de-DE"/>
                  </w:rPr>
                </w:rPrChange>
              </w:rPr>
            </w:pPr>
            <w:ins w:id="12103" w:author="Thomas Dietz" w:date="2012-08-08T17:05:00Z">
              <w:r w:rsidRPr="009F3611">
                <w:rPr>
                  <w:rPrChange w:id="12104" w:author="Thomas Dietz" w:date="2012-08-08T17:05:00Z">
                    <w:rPr>
                      <w:lang w:val="de-DE"/>
                    </w:rPr>
                  </w:rPrChange>
                </w:rPr>
                <w:t xml:space="preserve">        </w:t>
              </w:r>
              <w:proofErr w:type="gramStart"/>
              <w:r w:rsidRPr="009F3611">
                <w:rPr>
                  <w:rPrChange w:id="12105" w:author="Thomas Dietz" w:date="2012-08-08T17:05:00Z">
                    <w:rPr>
                      <w:lang w:val="de-DE"/>
                    </w:rPr>
                  </w:rPrChange>
                </w:rPr>
                <w:t>protocol</w:t>
              </w:r>
              <w:proofErr w:type="gramEnd"/>
              <w:r w:rsidRPr="009F3611">
                <w:rPr>
                  <w:rPrChange w:id="12106" w:author="Thomas Dietz" w:date="2012-08-08T17:05:00Z">
                    <w:rPr>
                      <w:lang w:val="de-DE"/>
                    </w:rPr>
                  </w:rPrChange>
                </w:rPr>
                <w:t xml:space="preserve"> set to 'TCP'. Only connections with protocol 'TLS'</w:t>
              </w:r>
            </w:ins>
          </w:p>
          <w:p w14:paraId="072DED79" w14:textId="77777777" w:rsidR="009F3611" w:rsidRPr="009F3611" w:rsidRDefault="009F3611" w:rsidP="009F3611">
            <w:pPr>
              <w:pStyle w:val="XML1"/>
              <w:rPr>
                <w:ins w:id="12107" w:author="Thomas Dietz" w:date="2012-08-08T17:05:00Z"/>
                <w:rPrChange w:id="12108" w:author="Thomas Dietz" w:date="2012-08-08T17:05:00Z">
                  <w:rPr>
                    <w:ins w:id="12109" w:author="Thomas Dietz" w:date="2012-08-08T17:05:00Z"/>
                    <w:lang w:val="de-DE"/>
                  </w:rPr>
                </w:rPrChange>
              </w:rPr>
            </w:pPr>
            <w:ins w:id="12110" w:author="Thomas Dietz" w:date="2012-08-08T17:05:00Z">
              <w:r w:rsidRPr="009F3611">
                <w:rPr>
                  <w:rPrChange w:id="12111" w:author="Thomas Dietz" w:date="2012-08-08T17:05:00Z">
                    <w:rPr>
                      <w:lang w:val="de-DE"/>
                    </w:rPr>
                  </w:rPrChange>
                </w:rPr>
                <w:t xml:space="preserve">        </w:t>
              </w:r>
              <w:proofErr w:type="gramStart"/>
              <w:r w:rsidRPr="009F3611">
                <w:rPr>
                  <w:rPrChange w:id="12112" w:author="Thomas Dietz" w:date="2012-08-08T17:05:00Z">
                    <w:rPr>
                      <w:lang w:val="de-DE"/>
                    </w:rPr>
                  </w:rPrChange>
                </w:rPr>
                <w:t>are</w:t>
              </w:r>
              <w:proofErr w:type="gramEnd"/>
              <w:r w:rsidRPr="009F3611">
                <w:rPr>
                  <w:rPrChange w:id="12113" w:author="Thomas Dietz" w:date="2012-08-08T17:05:00Z">
                    <w:rPr>
                      <w:lang w:val="de-DE"/>
                    </w:rPr>
                  </w:rPrChange>
                </w:rPr>
                <w:t xml:space="preserve"> possible in this case.</w:t>
              </w:r>
            </w:ins>
          </w:p>
          <w:p w14:paraId="07FBDD47" w14:textId="77777777" w:rsidR="009F3611" w:rsidRPr="009F3611" w:rsidRDefault="009F3611" w:rsidP="009F3611">
            <w:pPr>
              <w:pStyle w:val="XML1"/>
              <w:rPr>
                <w:ins w:id="12114" w:author="Thomas Dietz" w:date="2012-08-08T17:05:00Z"/>
                <w:rPrChange w:id="12115" w:author="Thomas Dietz" w:date="2012-08-08T17:05:00Z">
                  <w:rPr>
                    <w:ins w:id="12116" w:author="Thomas Dietz" w:date="2012-08-08T17:05:00Z"/>
                    <w:lang w:val="de-DE"/>
                  </w:rPr>
                </w:rPrChange>
              </w:rPr>
            </w:pPr>
          </w:p>
          <w:p w14:paraId="6464B31C" w14:textId="77777777" w:rsidR="009F3611" w:rsidRPr="009F3611" w:rsidRDefault="009F3611" w:rsidP="009F3611">
            <w:pPr>
              <w:pStyle w:val="XML1"/>
              <w:rPr>
                <w:ins w:id="12117" w:author="Thomas Dietz" w:date="2012-08-08T17:05:00Z"/>
                <w:rPrChange w:id="12118" w:author="Thomas Dietz" w:date="2012-08-08T17:05:00Z">
                  <w:rPr>
                    <w:ins w:id="12119" w:author="Thomas Dietz" w:date="2012-08-08T17:05:00Z"/>
                    <w:lang w:val="de-DE"/>
                  </w:rPr>
                </w:rPrChange>
              </w:rPr>
            </w:pPr>
            <w:ins w:id="12120" w:author="Thomas Dietz" w:date="2012-08-08T17:05:00Z">
              <w:r w:rsidRPr="009F3611">
                <w:rPr>
                  <w:rPrChange w:id="12121" w:author="Thomas Dietz" w:date="2012-08-08T17:05:00Z">
                    <w:rPr>
                      <w:lang w:val="de-DE"/>
                    </w:rPr>
                  </w:rPrChange>
                </w:rPr>
                <w:t xml:space="preserve">        This element is optional. If this element is not present it</w:t>
              </w:r>
            </w:ins>
          </w:p>
          <w:p w14:paraId="06383837" w14:textId="77777777" w:rsidR="009F3611" w:rsidRPr="009F3611" w:rsidRDefault="009F3611" w:rsidP="009F3611">
            <w:pPr>
              <w:pStyle w:val="XML1"/>
              <w:rPr>
                <w:ins w:id="12122" w:author="Thomas Dietz" w:date="2012-08-08T17:05:00Z"/>
                <w:rPrChange w:id="12123" w:author="Thomas Dietz" w:date="2012-08-08T17:05:00Z">
                  <w:rPr>
                    <w:ins w:id="12124" w:author="Thomas Dietz" w:date="2012-08-08T17:05:00Z"/>
                    <w:lang w:val="de-DE"/>
                  </w:rPr>
                </w:rPrChange>
              </w:rPr>
            </w:pPr>
            <w:ins w:id="12125" w:author="Thomas Dietz" w:date="2012-08-08T17:05:00Z">
              <w:r w:rsidRPr="009F3611">
                <w:rPr>
                  <w:rPrChange w:id="12126" w:author="Thomas Dietz" w:date="2012-08-08T17:05:00Z">
                    <w:rPr>
                      <w:lang w:val="de-DE"/>
                    </w:rPr>
                  </w:rPrChange>
                </w:rPr>
                <w:t xml:space="preserve">        </w:t>
              </w:r>
              <w:proofErr w:type="gramStart"/>
              <w:r w:rsidRPr="009F3611">
                <w:rPr>
                  <w:rPrChange w:id="12127" w:author="Thomas Dietz" w:date="2012-08-08T17:05:00Z">
                    <w:rPr>
                      <w:lang w:val="de-DE"/>
                    </w:rPr>
                  </w:rPrChange>
                </w:rPr>
                <w:t>defaults</w:t>
              </w:r>
              <w:proofErr w:type="gramEnd"/>
              <w:r w:rsidRPr="009F3611">
                <w:rPr>
                  <w:rPrChange w:id="12128" w:author="Thomas Dietz" w:date="2012-08-08T17:05:00Z">
                    <w:rPr>
                      <w:lang w:val="de-DE"/>
                    </w:rPr>
                  </w:rPrChange>
                </w:rPr>
                <w:t xml:space="preserve"> to 'false'.";</w:t>
              </w:r>
            </w:ins>
          </w:p>
          <w:p w14:paraId="35D15B97" w14:textId="77777777" w:rsidR="009F3611" w:rsidRPr="009F3611" w:rsidRDefault="009F3611" w:rsidP="009F3611">
            <w:pPr>
              <w:pStyle w:val="XML1"/>
              <w:rPr>
                <w:ins w:id="12129" w:author="Thomas Dietz" w:date="2012-08-08T17:05:00Z"/>
                <w:rPrChange w:id="12130" w:author="Thomas Dietz" w:date="2012-08-08T17:05:00Z">
                  <w:rPr>
                    <w:ins w:id="12131" w:author="Thomas Dietz" w:date="2012-08-08T17:05:00Z"/>
                    <w:lang w:val="de-DE"/>
                  </w:rPr>
                </w:rPrChange>
              </w:rPr>
            </w:pPr>
            <w:ins w:id="12132" w:author="Thomas Dietz" w:date="2012-08-08T17:05:00Z">
              <w:r w:rsidRPr="009F3611">
                <w:rPr>
                  <w:rPrChange w:id="12133" w:author="Thomas Dietz" w:date="2012-08-08T17:05:00Z">
                    <w:rPr>
                      <w:lang w:val="de-DE"/>
                    </w:rPr>
                  </w:rPrChange>
                </w:rPr>
                <w:t xml:space="preserve">    }</w:t>
              </w:r>
            </w:ins>
          </w:p>
          <w:p w14:paraId="3BB37FE1" w14:textId="77777777" w:rsidR="009F3611" w:rsidRPr="009F3611" w:rsidRDefault="009F3611" w:rsidP="009F3611">
            <w:pPr>
              <w:pStyle w:val="XML1"/>
              <w:rPr>
                <w:ins w:id="12134" w:author="Thomas Dietz" w:date="2012-08-08T17:05:00Z"/>
                <w:rPrChange w:id="12135" w:author="Thomas Dietz" w:date="2012-08-08T17:05:00Z">
                  <w:rPr>
                    <w:ins w:id="12136" w:author="Thomas Dietz" w:date="2012-08-08T17:05:00Z"/>
                    <w:lang w:val="de-DE"/>
                  </w:rPr>
                </w:rPrChange>
              </w:rPr>
            </w:pPr>
            <w:ins w:id="12137" w:author="Thomas Dietz" w:date="2012-08-08T17:05:00Z">
              <w:r w:rsidRPr="009F3611">
                <w:rPr>
                  <w:rPrChange w:id="12138" w:author="Thomas Dietz" w:date="2012-08-08T17:05:00Z">
                    <w:rPr>
                      <w:lang w:val="de-DE"/>
                    </w:rPr>
                  </w:rPrChange>
                </w:rPr>
                <w:t xml:space="preserve">    leaf lost-connection-behavior {</w:t>
              </w:r>
            </w:ins>
          </w:p>
          <w:p w14:paraId="703DB446" w14:textId="77777777" w:rsidR="009F3611" w:rsidRPr="009F3611" w:rsidRDefault="009F3611" w:rsidP="009F3611">
            <w:pPr>
              <w:pStyle w:val="XML1"/>
              <w:rPr>
                <w:ins w:id="12139" w:author="Thomas Dietz" w:date="2012-08-08T17:05:00Z"/>
                <w:rPrChange w:id="12140" w:author="Thomas Dietz" w:date="2012-08-08T17:05:00Z">
                  <w:rPr>
                    <w:ins w:id="12141" w:author="Thomas Dietz" w:date="2012-08-08T17:05:00Z"/>
                    <w:lang w:val="de-DE"/>
                  </w:rPr>
                </w:rPrChange>
              </w:rPr>
            </w:pPr>
            <w:ins w:id="12142" w:author="Thomas Dietz" w:date="2012-08-08T17:05:00Z">
              <w:r w:rsidRPr="009F3611">
                <w:rPr>
                  <w:rPrChange w:id="12143" w:author="Thomas Dietz" w:date="2012-08-08T17:05:00Z">
                    <w:rPr>
                      <w:lang w:val="de-DE"/>
                    </w:rPr>
                  </w:rPrChange>
                </w:rPr>
                <w:t xml:space="preserve">      type enumeration {</w:t>
              </w:r>
            </w:ins>
          </w:p>
          <w:p w14:paraId="0A39E3F5" w14:textId="77777777" w:rsidR="009F3611" w:rsidRPr="009F3611" w:rsidRDefault="009F3611" w:rsidP="009F3611">
            <w:pPr>
              <w:pStyle w:val="XML1"/>
              <w:rPr>
                <w:ins w:id="12144" w:author="Thomas Dietz" w:date="2012-08-08T17:05:00Z"/>
                <w:rPrChange w:id="12145" w:author="Thomas Dietz" w:date="2012-08-08T17:05:00Z">
                  <w:rPr>
                    <w:ins w:id="12146" w:author="Thomas Dietz" w:date="2012-08-08T17:05:00Z"/>
                    <w:lang w:val="de-DE"/>
                  </w:rPr>
                </w:rPrChange>
              </w:rPr>
            </w:pPr>
            <w:ins w:id="12147" w:author="Thomas Dietz" w:date="2012-08-08T17:05:00Z">
              <w:r w:rsidRPr="009F3611">
                <w:rPr>
                  <w:rPrChange w:id="12148" w:author="Thomas Dietz" w:date="2012-08-08T17:05:00Z">
                    <w:rPr>
                      <w:lang w:val="de-DE"/>
                    </w:rPr>
                  </w:rPrChange>
                </w:rPr>
                <w:t xml:space="preserve">        enum failSecureMode;</w:t>
              </w:r>
            </w:ins>
          </w:p>
          <w:p w14:paraId="69EAF183" w14:textId="77777777" w:rsidR="009F3611" w:rsidRPr="009F3611" w:rsidRDefault="009F3611" w:rsidP="009F3611">
            <w:pPr>
              <w:pStyle w:val="XML1"/>
              <w:rPr>
                <w:ins w:id="12149" w:author="Thomas Dietz" w:date="2012-08-08T17:05:00Z"/>
                <w:rPrChange w:id="12150" w:author="Thomas Dietz" w:date="2012-08-08T17:05:00Z">
                  <w:rPr>
                    <w:ins w:id="12151" w:author="Thomas Dietz" w:date="2012-08-08T17:05:00Z"/>
                    <w:lang w:val="de-DE"/>
                  </w:rPr>
                </w:rPrChange>
              </w:rPr>
            </w:pPr>
            <w:ins w:id="12152" w:author="Thomas Dietz" w:date="2012-08-08T17:05:00Z">
              <w:r w:rsidRPr="009F3611">
                <w:rPr>
                  <w:rPrChange w:id="12153" w:author="Thomas Dietz" w:date="2012-08-08T17:05:00Z">
                    <w:rPr>
                      <w:lang w:val="de-DE"/>
                    </w:rPr>
                  </w:rPrChange>
                </w:rPr>
                <w:t xml:space="preserve">        enum failStandaloneMode;</w:t>
              </w:r>
            </w:ins>
          </w:p>
          <w:p w14:paraId="754021AD" w14:textId="77777777" w:rsidR="009F3611" w:rsidRPr="009F3611" w:rsidRDefault="009F3611" w:rsidP="009F3611">
            <w:pPr>
              <w:pStyle w:val="XML1"/>
              <w:rPr>
                <w:ins w:id="12154" w:author="Thomas Dietz" w:date="2012-08-08T17:05:00Z"/>
                <w:rPrChange w:id="12155" w:author="Thomas Dietz" w:date="2012-08-08T17:05:00Z">
                  <w:rPr>
                    <w:ins w:id="12156" w:author="Thomas Dietz" w:date="2012-08-08T17:05:00Z"/>
                    <w:lang w:val="de-DE"/>
                  </w:rPr>
                </w:rPrChange>
              </w:rPr>
            </w:pPr>
            <w:ins w:id="12157" w:author="Thomas Dietz" w:date="2012-08-08T17:05:00Z">
              <w:r w:rsidRPr="009F3611">
                <w:rPr>
                  <w:rPrChange w:id="12158" w:author="Thomas Dietz" w:date="2012-08-08T17:05:00Z">
                    <w:rPr>
                      <w:lang w:val="de-DE"/>
                    </w:rPr>
                  </w:rPrChange>
                </w:rPr>
                <w:t xml:space="preserve">      }</w:t>
              </w:r>
            </w:ins>
          </w:p>
          <w:p w14:paraId="3858EA0D" w14:textId="77777777" w:rsidR="009F3611" w:rsidRPr="009F3611" w:rsidRDefault="009F3611" w:rsidP="009F3611">
            <w:pPr>
              <w:pStyle w:val="XML1"/>
              <w:rPr>
                <w:ins w:id="12159" w:author="Thomas Dietz" w:date="2012-08-08T17:05:00Z"/>
                <w:rPrChange w:id="12160" w:author="Thomas Dietz" w:date="2012-08-08T17:05:00Z">
                  <w:rPr>
                    <w:ins w:id="12161" w:author="Thomas Dietz" w:date="2012-08-08T17:05:00Z"/>
                    <w:lang w:val="de-DE"/>
                  </w:rPr>
                </w:rPrChange>
              </w:rPr>
            </w:pPr>
            <w:ins w:id="12162" w:author="Thomas Dietz" w:date="2012-08-08T17:05:00Z">
              <w:r w:rsidRPr="009F3611">
                <w:rPr>
                  <w:rPrChange w:id="12163" w:author="Thomas Dietz" w:date="2012-08-08T17:05:00Z">
                    <w:rPr>
                      <w:lang w:val="de-DE"/>
                    </w:rPr>
                  </w:rPrChange>
                </w:rPr>
                <w:t xml:space="preserve">      default failSecureMode;</w:t>
              </w:r>
            </w:ins>
          </w:p>
          <w:p w14:paraId="4617C678" w14:textId="77777777" w:rsidR="009F3611" w:rsidRPr="009F3611" w:rsidRDefault="009F3611" w:rsidP="009F3611">
            <w:pPr>
              <w:pStyle w:val="XML1"/>
              <w:rPr>
                <w:ins w:id="12164" w:author="Thomas Dietz" w:date="2012-08-08T17:05:00Z"/>
                <w:rPrChange w:id="12165" w:author="Thomas Dietz" w:date="2012-08-08T17:05:00Z">
                  <w:rPr>
                    <w:ins w:id="12166" w:author="Thomas Dietz" w:date="2012-08-08T17:05:00Z"/>
                    <w:lang w:val="de-DE"/>
                  </w:rPr>
                </w:rPrChange>
              </w:rPr>
            </w:pPr>
            <w:ins w:id="12167" w:author="Thomas Dietz" w:date="2012-08-08T17:05:00Z">
              <w:r w:rsidRPr="009F3611">
                <w:rPr>
                  <w:rPrChange w:id="12168" w:author="Thomas Dietz" w:date="2012-08-08T17:05:00Z">
                    <w:rPr>
                      <w:lang w:val="de-DE"/>
                    </w:rPr>
                  </w:rPrChange>
                </w:rPr>
                <w:t xml:space="preserve">      description "This element indicates the the behavior of the </w:t>
              </w:r>
            </w:ins>
          </w:p>
          <w:p w14:paraId="1925C9F4" w14:textId="77777777" w:rsidR="009F3611" w:rsidRPr="009F3611" w:rsidRDefault="009F3611" w:rsidP="009F3611">
            <w:pPr>
              <w:pStyle w:val="XML1"/>
              <w:rPr>
                <w:ins w:id="12169" w:author="Thomas Dietz" w:date="2012-08-08T17:05:00Z"/>
                <w:rPrChange w:id="12170" w:author="Thomas Dietz" w:date="2012-08-08T17:05:00Z">
                  <w:rPr>
                    <w:ins w:id="12171" w:author="Thomas Dietz" w:date="2012-08-08T17:05:00Z"/>
                    <w:lang w:val="de-DE"/>
                  </w:rPr>
                </w:rPrChange>
              </w:rPr>
            </w:pPr>
            <w:ins w:id="12172" w:author="Thomas Dietz" w:date="2012-08-08T17:05:00Z">
              <w:r w:rsidRPr="009F3611">
                <w:rPr>
                  <w:rPrChange w:id="12173" w:author="Thomas Dietz" w:date="2012-08-08T17:05:00Z">
                    <w:rPr>
                      <w:lang w:val="de-DE"/>
                    </w:rPr>
                  </w:rPrChange>
                </w:rPr>
                <w:t xml:space="preserve">        OpenFlow Logical Switch in case it loses contact with all </w:t>
              </w:r>
            </w:ins>
          </w:p>
          <w:p w14:paraId="59C15FBE" w14:textId="77777777" w:rsidR="009F3611" w:rsidRPr="009F3611" w:rsidRDefault="009F3611" w:rsidP="009F3611">
            <w:pPr>
              <w:pStyle w:val="XML1"/>
              <w:rPr>
                <w:ins w:id="12174" w:author="Thomas Dietz" w:date="2012-08-08T17:05:00Z"/>
                <w:rPrChange w:id="12175" w:author="Thomas Dietz" w:date="2012-08-08T17:05:00Z">
                  <w:rPr>
                    <w:ins w:id="12176" w:author="Thomas Dietz" w:date="2012-08-08T17:05:00Z"/>
                    <w:lang w:val="de-DE"/>
                  </w:rPr>
                </w:rPrChange>
              </w:rPr>
            </w:pPr>
            <w:ins w:id="12177" w:author="Thomas Dietz" w:date="2012-08-08T17:05:00Z">
              <w:r w:rsidRPr="009F3611">
                <w:rPr>
                  <w:rPrChange w:id="12178" w:author="Thomas Dietz" w:date="2012-08-08T17:05:00Z">
                    <w:rPr>
                      <w:lang w:val="de-DE"/>
                    </w:rPr>
                  </w:rPrChange>
                </w:rPr>
                <w:t xml:space="preserve">        OpenFlow Controllers.  There are two alternative modes in</w:t>
              </w:r>
            </w:ins>
          </w:p>
          <w:p w14:paraId="6A82EE83" w14:textId="77777777" w:rsidR="009F3611" w:rsidRPr="009F3611" w:rsidRDefault="009F3611" w:rsidP="009F3611">
            <w:pPr>
              <w:pStyle w:val="XML1"/>
              <w:rPr>
                <w:ins w:id="12179" w:author="Thomas Dietz" w:date="2012-08-08T17:05:00Z"/>
                <w:rPrChange w:id="12180" w:author="Thomas Dietz" w:date="2012-08-08T17:05:00Z">
                  <w:rPr>
                    <w:ins w:id="12181" w:author="Thomas Dietz" w:date="2012-08-08T17:05:00Z"/>
                    <w:lang w:val="de-DE"/>
                  </w:rPr>
                </w:rPrChange>
              </w:rPr>
            </w:pPr>
            <w:ins w:id="12182" w:author="Thomas Dietz" w:date="2012-08-08T17:05:00Z">
              <w:r w:rsidRPr="009F3611">
                <w:rPr>
                  <w:rPrChange w:id="12183" w:author="Thomas Dietz" w:date="2012-08-08T17:05:00Z">
                    <w:rPr>
                      <w:lang w:val="de-DE"/>
                    </w:rPr>
                  </w:rPrChange>
                </w:rPr>
                <w:t xml:space="preserve">        such a case: fails secure mode and fail standalone mode as</w:t>
              </w:r>
            </w:ins>
          </w:p>
          <w:p w14:paraId="3C050669" w14:textId="77777777" w:rsidR="009F3611" w:rsidRPr="009F3611" w:rsidRDefault="009F3611" w:rsidP="009F3611">
            <w:pPr>
              <w:pStyle w:val="XML1"/>
              <w:rPr>
                <w:ins w:id="12184" w:author="Thomas Dietz" w:date="2012-08-08T17:05:00Z"/>
                <w:rPrChange w:id="12185" w:author="Thomas Dietz" w:date="2012-08-08T17:05:00Z">
                  <w:rPr>
                    <w:ins w:id="12186" w:author="Thomas Dietz" w:date="2012-08-08T17:05:00Z"/>
                    <w:lang w:val="de-DE"/>
                  </w:rPr>
                </w:rPrChange>
              </w:rPr>
            </w:pPr>
            <w:ins w:id="12187" w:author="Thomas Dietz" w:date="2012-08-08T17:05:00Z">
              <w:r w:rsidRPr="009F3611">
                <w:rPr>
                  <w:rPrChange w:id="12188" w:author="Thomas Dietz" w:date="2012-08-08T17:05:00Z">
                    <w:rPr>
                      <w:lang w:val="de-DE"/>
                    </w:rPr>
                  </w:rPrChange>
                </w:rPr>
                <w:t xml:space="preserve">        defined by the OpenFlow protocol specification version 1.2,</w:t>
              </w:r>
            </w:ins>
          </w:p>
          <w:p w14:paraId="27D3B66C" w14:textId="77777777" w:rsidR="009F3611" w:rsidRPr="009F3611" w:rsidRDefault="009F3611" w:rsidP="009F3611">
            <w:pPr>
              <w:pStyle w:val="XML1"/>
              <w:rPr>
                <w:ins w:id="12189" w:author="Thomas Dietz" w:date="2012-08-08T17:05:00Z"/>
                <w:rPrChange w:id="12190" w:author="Thomas Dietz" w:date="2012-08-08T17:05:00Z">
                  <w:rPr>
                    <w:ins w:id="12191" w:author="Thomas Dietz" w:date="2012-08-08T17:05:00Z"/>
                    <w:lang w:val="de-DE"/>
                  </w:rPr>
                </w:rPrChange>
              </w:rPr>
            </w:pPr>
            <w:ins w:id="12192" w:author="Thomas Dietz" w:date="2012-08-08T17:05:00Z">
              <w:r w:rsidRPr="009F3611">
                <w:rPr>
                  <w:rPrChange w:id="12193" w:author="Thomas Dietz" w:date="2012-08-08T17:05:00Z">
                    <w:rPr>
                      <w:lang w:val="de-DE"/>
                    </w:rPr>
                  </w:rPrChange>
                </w:rPr>
                <w:t xml:space="preserve">        </w:t>
              </w:r>
              <w:proofErr w:type="gramStart"/>
              <w:r w:rsidRPr="009F3611">
                <w:rPr>
                  <w:rPrChange w:id="12194" w:author="Thomas Dietz" w:date="2012-08-08T17:05:00Z">
                    <w:rPr>
                      <w:lang w:val="de-DE"/>
                    </w:rPr>
                  </w:rPrChange>
                </w:rPr>
                <w:t>section</w:t>
              </w:r>
              <w:proofErr w:type="gramEnd"/>
              <w:r w:rsidRPr="009F3611">
                <w:rPr>
                  <w:rPrChange w:id="12195" w:author="Thomas Dietz" w:date="2012-08-08T17:05:00Z">
                    <w:rPr>
                      <w:lang w:val="de-DE"/>
                    </w:rPr>
                  </w:rPrChange>
                </w:rPr>
                <w:t xml:space="preserve"> 6.4.  These are the only allowed values for this</w:t>
              </w:r>
            </w:ins>
          </w:p>
          <w:p w14:paraId="000A23A2" w14:textId="77777777" w:rsidR="009F3611" w:rsidRPr="009F3611" w:rsidRDefault="009F3611" w:rsidP="009F3611">
            <w:pPr>
              <w:pStyle w:val="XML1"/>
              <w:rPr>
                <w:ins w:id="12196" w:author="Thomas Dietz" w:date="2012-08-08T17:05:00Z"/>
                <w:rPrChange w:id="12197" w:author="Thomas Dietz" w:date="2012-08-08T17:05:00Z">
                  <w:rPr>
                    <w:ins w:id="12198" w:author="Thomas Dietz" w:date="2012-08-08T17:05:00Z"/>
                    <w:lang w:val="de-DE"/>
                  </w:rPr>
                </w:rPrChange>
              </w:rPr>
            </w:pPr>
            <w:ins w:id="12199" w:author="Thomas Dietz" w:date="2012-08-08T17:05:00Z">
              <w:r w:rsidRPr="009F3611">
                <w:rPr>
                  <w:rPrChange w:id="12200" w:author="Thomas Dietz" w:date="2012-08-08T17:05:00Z">
                    <w:rPr>
                      <w:lang w:val="de-DE"/>
                    </w:rPr>
                  </w:rPrChange>
                </w:rPr>
                <w:t xml:space="preserve">        </w:t>
              </w:r>
              <w:proofErr w:type="gramStart"/>
              <w:r w:rsidRPr="009F3611">
                <w:rPr>
                  <w:rPrChange w:id="12201" w:author="Thomas Dietz" w:date="2012-08-08T17:05:00Z">
                    <w:rPr>
                      <w:lang w:val="de-DE"/>
                    </w:rPr>
                  </w:rPrChange>
                </w:rPr>
                <w:t>element</w:t>
              </w:r>
              <w:proofErr w:type="gramEnd"/>
              <w:r w:rsidRPr="009F3611">
                <w:rPr>
                  <w:rPrChange w:id="12202" w:author="Thomas Dietz" w:date="2012-08-08T17:05:00Z">
                    <w:rPr>
                      <w:lang w:val="de-DE"/>
                    </w:rPr>
                  </w:rPrChange>
                </w:rPr>
                <w:t>. Default is the fail secure mode.</w:t>
              </w:r>
            </w:ins>
          </w:p>
          <w:p w14:paraId="20059B87" w14:textId="77777777" w:rsidR="009F3611" w:rsidRPr="009F3611" w:rsidRDefault="009F3611" w:rsidP="009F3611">
            <w:pPr>
              <w:pStyle w:val="XML1"/>
              <w:rPr>
                <w:ins w:id="12203" w:author="Thomas Dietz" w:date="2012-08-08T17:05:00Z"/>
                <w:rPrChange w:id="12204" w:author="Thomas Dietz" w:date="2012-08-08T17:05:00Z">
                  <w:rPr>
                    <w:ins w:id="12205" w:author="Thomas Dietz" w:date="2012-08-08T17:05:00Z"/>
                    <w:lang w:val="de-DE"/>
                  </w:rPr>
                </w:rPrChange>
              </w:rPr>
            </w:pPr>
          </w:p>
          <w:p w14:paraId="122C3AD3" w14:textId="77777777" w:rsidR="009F3611" w:rsidRPr="009F3611" w:rsidRDefault="009F3611" w:rsidP="009F3611">
            <w:pPr>
              <w:pStyle w:val="XML1"/>
              <w:rPr>
                <w:ins w:id="12206" w:author="Thomas Dietz" w:date="2012-08-08T17:05:00Z"/>
                <w:rPrChange w:id="12207" w:author="Thomas Dietz" w:date="2012-08-08T17:05:00Z">
                  <w:rPr>
                    <w:ins w:id="12208" w:author="Thomas Dietz" w:date="2012-08-08T17:05:00Z"/>
                    <w:lang w:val="de-DE"/>
                  </w:rPr>
                </w:rPrChange>
              </w:rPr>
            </w:pPr>
            <w:ins w:id="12209" w:author="Thomas Dietz" w:date="2012-08-08T17:05:00Z">
              <w:r w:rsidRPr="009F3611">
                <w:rPr>
                  <w:rPrChange w:id="12210" w:author="Thomas Dietz" w:date="2012-08-08T17:05:00Z">
                    <w:rPr>
                      <w:lang w:val="de-DE"/>
                    </w:rPr>
                  </w:rPrChange>
                </w:rPr>
                <w:t xml:space="preserve">        This element is optional. If this element is not present it</w:t>
              </w:r>
            </w:ins>
          </w:p>
          <w:p w14:paraId="45D97B48" w14:textId="77777777" w:rsidR="009F3611" w:rsidRPr="009F3611" w:rsidRDefault="009F3611" w:rsidP="009F3611">
            <w:pPr>
              <w:pStyle w:val="XML1"/>
              <w:rPr>
                <w:ins w:id="12211" w:author="Thomas Dietz" w:date="2012-08-08T17:05:00Z"/>
                <w:rPrChange w:id="12212" w:author="Thomas Dietz" w:date="2012-08-08T17:05:00Z">
                  <w:rPr>
                    <w:ins w:id="12213" w:author="Thomas Dietz" w:date="2012-08-08T17:05:00Z"/>
                    <w:lang w:val="de-DE"/>
                  </w:rPr>
                </w:rPrChange>
              </w:rPr>
            </w:pPr>
            <w:ins w:id="12214" w:author="Thomas Dietz" w:date="2012-08-08T17:05:00Z">
              <w:r w:rsidRPr="009F3611">
                <w:rPr>
                  <w:rPrChange w:id="12215" w:author="Thomas Dietz" w:date="2012-08-08T17:05:00Z">
                    <w:rPr>
                      <w:lang w:val="de-DE"/>
                    </w:rPr>
                  </w:rPrChange>
                </w:rPr>
                <w:t xml:space="preserve">        </w:t>
              </w:r>
              <w:proofErr w:type="gramStart"/>
              <w:r w:rsidRPr="009F3611">
                <w:rPr>
                  <w:rPrChange w:id="12216" w:author="Thomas Dietz" w:date="2012-08-08T17:05:00Z">
                    <w:rPr>
                      <w:lang w:val="de-DE"/>
                    </w:rPr>
                  </w:rPrChange>
                </w:rPr>
                <w:t>defaults</w:t>
              </w:r>
              <w:proofErr w:type="gramEnd"/>
              <w:r w:rsidRPr="009F3611">
                <w:rPr>
                  <w:rPrChange w:id="12217" w:author="Thomas Dietz" w:date="2012-08-08T17:05:00Z">
                    <w:rPr>
                      <w:lang w:val="de-DE"/>
                    </w:rPr>
                  </w:rPrChange>
                </w:rPr>
                <w:t xml:space="preserve"> to 'failSecureMode'.";</w:t>
              </w:r>
            </w:ins>
          </w:p>
          <w:p w14:paraId="435B4FB3" w14:textId="77777777" w:rsidR="009F3611" w:rsidRPr="009F3611" w:rsidRDefault="009F3611" w:rsidP="009F3611">
            <w:pPr>
              <w:pStyle w:val="XML1"/>
              <w:rPr>
                <w:ins w:id="12218" w:author="Thomas Dietz" w:date="2012-08-08T17:05:00Z"/>
                <w:rPrChange w:id="12219" w:author="Thomas Dietz" w:date="2012-08-08T17:05:00Z">
                  <w:rPr>
                    <w:ins w:id="12220" w:author="Thomas Dietz" w:date="2012-08-08T17:05:00Z"/>
                    <w:lang w:val="de-DE"/>
                  </w:rPr>
                </w:rPrChange>
              </w:rPr>
            </w:pPr>
            <w:ins w:id="12221" w:author="Thomas Dietz" w:date="2012-08-08T17:05:00Z">
              <w:r w:rsidRPr="009F3611">
                <w:rPr>
                  <w:rPrChange w:id="12222" w:author="Thomas Dietz" w:date="2012-08-08T17:05:00Z">
                    <w:rPr>
                      <w:lang w:val="de-DE"/>
                    </w:rPr>
                  </w:rPrChange>
                </w:rPr>
                <w:t xml:space="preserve">    }</w:t>
              </w:r>
            </w:ins>
          </w:p>
          <w:p w14:paraId="210D5800" w14:textId="77777777" w:rsidR="009F3611" w:rsidRPr="009F3611" w:rsidRDefault="009F3611" w:rsidP="009F3611">
            <w:pPr>
              <w:pStyle w:val="XML1"/>
              <w:rPr>
                <w:ins w:id="12223" w:author="Thomas Dietz" w:date="2012-08-08T17:05:00Z"/>
                <w:rPrChange w:id="12224" w:author="Thomas Dietz" w:date="2012-08-08T17:05:00Z">
                  <w:rPr>
                    <w:ins w:id="12225" w:author="Thomas Dietz" w:date="2012-08-08T17:05:00Z"/>
                    <w:lang w:val="de-DE"/>
                  </w:rPr>
                </w:rPrChange>
              </w:rPr>
            </w:pPr>
            <w:ins w:id="12226" w:author="Thomas Dietz" w:date="2012-08-08T17:05:00Z">
              <w:r w:rsidRPr="009F3611">
                <w:rPr>
                  <w:rPrChange w:id="12227" w:author="Thomas Dietz" w:date="2012-08-08T17:05:00Z">
                    <w:rPr>
                      <w:lang w:val="de-DE"/>
                    </w:rPr>
                  </w:rPrChange>
                </w:rPr>
                <w:t xml:space="preserve">    container controllers {</w:t>
              </w:r>
            </w:ins>
          </w:p>
          <w:p w14:paraId="17F5C6E7" w14:textId="77777777" w:rsidR="009F3611" w:rsidRPr="009F3611" w:rsidRDefault="009F3611" w:rsidP="009F3611">
            <w:pPr>
              <w:pStyle w:val="XML1"/>
              <w:rPr>
                <w:ins w:id="12228" w:author="Thomas Dietz" w:date="2012-08-08T17:05:00Z"/>
                <w:rPrChange w:id="12229" w:author="Thomas Dietz" w:date="2012-08-08T17:05:00Z">
                  <w:rPr>
                    <w:ins w:id="12230" w:author="Thomas Dietz" w:date="2012-08-08T17:05:00Z"/>
                    <w:lang w:val="de-DE"/>
                  </w:rPr>
                </w:rPrChange>
              </w:rPr>
            </w:pPr>
            <w:ins w:id="12231" w:author="Thomas Dietz" w:date="2012-08-08T17:05:00Z">
              <w:r w:rsidRPr="009F3611">
                <w:rPr>
                  <w:rPrChange w:id="12232" w:author="Thomas Dietz" w:date="2012-08-08T17:05:00Z">
                    <w:rPr>
                      <w:lang w:val="de-DE"/>
                    </w:rPr>
                  </w:rPrChange>
                </w:rPr>
                <w:t xml:space="preserve">      </w:t>
              </w:r>
              <w:proofErr w:type="gramStart"/>
              <w:r w:rsidRPr="009F3611">
                <w:rPr>
                  <w:rPrChange w:id="12233" w:author="Thomas Dietz" w:date="2012-08-08T17:05:00Z">
                    <w:rPr>
                      <w:lang w:val="de-DE"/>
                    </w:rPr>
                  </w:rPrChange>
                </w:rPr>
                <w:t>description</w:t>
              </w:r>
              <w:proofErr w:type="gramEnd"/>
              <w:r w:rsidRPr="009F3611">
                <w:rPr>
                  <w:rPrChange w:id="12234" w:author="Thomas Dietz" w:date="2012-08-08T17:05:00Z">
                    <w:rPr>
                      <w:lang w:val="de-DE"/>
                    </w:rPr>
                  </w:rPrChange>
                </w:rPr>
                <w:t xml:space="preserve"> "The list of controllers for this Logical switch.</w:t>
              </w:r>
            </w:ins>
          </w:p>
          <w:p w14:paraId="4ADC49A9" w14:textId="77777777" w:rsidR="009F3611" w:rsidRPr="009F3611" w:rsidRDefault="009F3611" w:rsidP="009F3611">
            <w:pPr>
              <w:pStyle w:val="XML1"/>
              <w:rPr>
                <w:ins w:id="12235" w:author="Thomas Dietz" w:date="2012-08-08T17:05:00Z"/>
                <w:rPrChange w:id="12236" w:author="Thomas Dietz" w:date="2012-08-08T17:05:00Z">
                  <w:rPr>
                    <w:ins w:id="12237" w:author="Thomas Dietz" w:date="2012-08-08T17:05:00Z"/>
                    <w:lang w:val="de-DE"/>
                  </w:rPr>
                </w:rPrChange>
              </w:rPr>
            </w:pPr>
          </w:p>
          <w:p w14:paraId="0002A5A6" w14:textId="77777777" w:rsidR="009F3611" w:rsidRPr="009F3611" w:rsidRDefault="009F3611" w:rsidP="009F3611">
            <w:pPr>
              <w:pStyle w:val="XML1"/>
              <w:rPr>
                <w:ins w:id="12238" w:author="Thomas Dietz" w:date="2012-08-08T17:05:00Z"/>
                <w:rPrChange w:id="12239" w:author="Thomas Dietz" w:date="2012-08-08T17:05:00Z">
                  <w:rPr>
                    <w:ins w:id="12240" w:author="Thomas Dietz" w:date="2012-08-08T17:05:00Z"/>
                    <w:lang w:val="de-DE"/>
                  </w:rPr>
                </w:rPrChange>
              </w:rPr>
            </w:pPr>
            <w:ins w:id="12241" w:author="Thomas Dietz" w:date="2012-08-08T17:05:00Z">
              <w:r w:rsidRPr="009F3611">
                <w:rPr>
                  <w:rPrChange w:id="12242" w:author="Thomas Dietz" w:date="2012-08-08T17:05:00Z">
                    <w:rPr>
                      <w:lang w:val="de-DE"/>
                    </w:rPr>
                  </w:rPrChange>
                </w:rPr>
                <w:t xml:space="preserve">        The element 'id' of OFControllerType MUST be unique within</w:t>
              </w:r>
            </w:ins>
          </w:p>
          <w:p w14:paraId="00998F33" w14:textId="77777777" w:rsidR="009F3611" w:rsidRPr="009F3611" w:rsidRDefault="009F3611" w:rsidP="009F3611">
            <w:pPr>
              <w:pStyle w:val="XML1"/>
              <w:rPr>
                <w:ins w:id="12243" w:author="Thomas Dietz" w:date="2012-08-08T17:05:00Z"/>
                <w:rPrChange w:id="12244" w:author="Thomas Dietz" w:date="2012-08-08T17:05:00Z">
                  <w:rPr>
                    <w:ins w:id="12245" w:author="Thomas Dietz" w:date="2012-08-08T17:05:00Z"/>
                    <w:lang w:val="de-DE"/>
                  </w:rPr>
                </w:rPrChange>
              </w:rPr>
            </w:pPr>
            <w:ins w:id="12246" w:author="Thomas Dietz" w:date="2012-08-08T17:05:00Z">
              <w:r w:rsidRPr="009F3611">
                <w:rPr>
                  <w:rPrChange w:id="12247" w:author="Thomas Dietz" w:date="2012-08-08T17:05:00Z">
                    <w:rPr>
                      <w:lang w:val="de-DE"/>
                    </w:rPr>
                  </w:rPrChange>
                </w:rPr>
                <w:t xml:space="preserve">        </w:t>
              </w:r>
              <w:proofErr w:type="gramStart"/>
              <w:r w:rsidRPr="009F3611">
                <w:rPr>
                  <w:rPrChange w:id="12248" w:author="Thomas Dietz" w:date="2012-08-08T17:05:00Z">
                    <w:rPr>
                      <w:lang w:val="de-DE"/>
                    </w:rPr>
                  </w:rPrChange>
                </w:rPr>
                <w:t>this</w:t>
              </w:r>
              <w:proofErr w:type="gramEnd"/>
              <w:r w:rsidRPr="009F3611">
                <w:rPr>
                  <w:rPrChange w:id="12249" w:author="Thomas Dietz" w:date="2012-08-08T17:05:00Z">
                    <w:rPr>
                      <w:lang w:val="de-DE"/>
                    </w:rPr>
                  </w:rPrChange>
                </w:rPr>
                <w:t xml:space="preserve"> list.";</w:t>
              </w:r>
            </w:ins>
          </w:p>
          <w:p w14:paraId="1E174C5B" w14:textId="77777777" w:rsidR="009F3611" w:rsidRPr="009F3611" w:rsidRDefault="009F3611" w:rsidP="009F3611">
            <w:pPr>
              <w:pStyle w:val="XML1"/>
              <w:rPr>
                <w:ins w:id="12250" w:author="Thomas Dietz" w:date="2012-08-08T17:05:00Z"/>
                <w:rPrChange w:id="12251" w:author="Thomas Dietz" w:date="2012-08-08T17:05:00Z">
                  <w:rPr>
                    <w:ins w:id="12252" w:author="Thomas Dietz" w:date="2012-08-08T17:05:00Z"/>
                    <w:lang w:val="de-DE"/>
                  </w:rPr>
                </w:rPrChange>
              </w:rPr>
            </w:pPr>
            <w:ins w:id="12253" w:author="Thomas Dietz" w:date="2012-08-08T17:05:00Z">
              <w:r w:rsidRPr="009F3611">
                <w:rPr>
                  <w:rPrChange w:id="12254" w:author="Thomas Dietz" w:date="2012-08-08T17:05:00Z">
                    <w:rPr>
                      <w:lang w:val="de-DE"/>
                    </w:rPr>
                  </w:rPrChange>
                </w:rPr>
                <w:t xml:space="preserve">      list controller {</w:t>
              </w:r>
            </w:ins>
          </w:p>
          <w:p w14:paraId="7ED9028A" w14:textId="77777777" w:rsidR="009F3611" w:rsidRPr="009F3611" w:rsidRDefault="009F3611" w:rsidP="009F3611">
            <w:pPr>
              <w:pStyle w:val="XML1"/>
              <w:rPr>
                <w:ins w:id="12255" w:author="Thomas Dietz" w:date="2012-08-08T17:05:00Z"/>
                <w:rPrChange w:id="12256" w:author="Thomas Dietz" w:date="2012-08-08T17:05:00Z">
                  <w:rPr>
                    <w:ins w:id="12257" w:author="Thomas Dietz" w:date="2012-08-08T17:05:00Z"/>
                    <w:lang w:val="de-DE"/>
                  </w:rPr>
                </w:rPrChange>
              </w:rPr>
            </w:pPr>
            <w:ins w:id="12258" w:author="Thomas Dietz" w:date="2012-08-08T17:05:00Z">
              <w:r w:rsidRPr="009F3611">
                <w:rPr>
                  <w:rPrChange w:id="12259" w:author="Thomas Dietz" w:date="2012-08-08T17:05:00Z">
                    <w:rPr>
                      <w:lang w:val="de-DE"/>
                    </w:rPr>
                  </w:rPrChange>
                </w:rPr>
                <w:t xml:space="preserve">        key "id";</w:t>
              </w:r>
            </w:ins>
          </w:p>
          <w:p w14:paraId="66435F4E" w14:textId="77777777" w:rsidR="009F3611" w:rsidRPr="009F3611" w:rsidRDefault="009F3611" w:rsidP="009F3611">
            <w:pPr>
              <w:pStyle w:val="XML1"/>
              <w:rPr>
                <w:ins w:id="12260" w:author="Thomas Dietz" w:date="2012-08-08T17:05:00Z"/>
                <w:rPrChange w:id="12261" w:author="Thomas Dietz" w:date="2012-08-08T17:05:00Z">
                  <w:rPr>
                    <w:ins w:id="12262" w:author="Thomas Dietz" w:date="2012-08-08T17:05:00Z"/>
                    <w:lang w:val="de-DE"/>
                  </w:rPr>
                </w:rPrChange>
              </w:rPr>
            </w:pPr>
            <w:ins w:id="12263" w:author="Thomas Dietz" w:date="2012-08-08T17:05:00Z">
              <w:r w:rsidRPr="009F3611">
                <w:rPr>
                  <w:rPrChange w:id="12264" w:author="Thomas Dietz" w:date="2012-08-08T17:05:00Z">
                    <w:rPr>
                      <w:lang w:val="de-DE"/>
                    </w:rPr>
                  </w:rPrChange>
                </w:rPr>
                <w:t xml:space="preserve">        description "The list of OpenFlow Controllers that are </w:t>
              </w:r>
            </w:ins>
          </w:p>
          <w:p w14:paraId="41AC1C76" w14:textId="77777777" w:rsidR="009F3611" w:rsidRPr="009F3611" w:rsidRDefault="009F3611" w:rsidP="009F3611">
            <w:pPr>
              <w:pStyle w:val="XML1"/>
              <w:rPr>
                <w:ins w:id="12265" w:author="Thomas Dietz" w:date="2012-08-08T17:05:00Z"/>
                <w:rPrChange w:id="12266" w:author="Thomas Dietz" w:date="2012-08-08T17:05:00Z">
                  <w:rPr>
                    <w:ins w:id="12267" w:author="Thomas Dietz" w:date="2012-08-08T17:05:00Z"/>
                    <w:lang w:val="de-DE"/>
                  </w:rPr>
                </w:rPrChange>
              </w:rPr>
            </w:pPr>
            <w:ins w:id="12268" w:author="Thomas Dietz" w:date="2012-08-08T17:05:00Z">
              <w:r w:rsidRPr="009F3611">
                <w:rPr>
                  <w:rPrChange w:id="12269" w:author="Thomas Dietz" w:date="2012-08-08T17:05:00Z">
                    <w:rPr>
                      <w:lang w:val="de-DE"/>
                    </w:rPr>
                  </w:rPrChange>
                </w:rPr>
                <w:t xml:space="preserve">          </w:t>
              </w:r>
              <w:proofErr w:type="gramStart"/>
              <w:r w:rsidRPr="009F3611">
                <w:rPr>
                  <w:rPrChange w:id="12270" w:author="Thomas Dietz" w:date="2012-08-08T17:05:00Z">
                    <w:rPr>
                      <w:lang w:val="de-DE"/>
                    </w:rPr>
                  </w:rPrChange>
                </w:rPr>
                <w:t>assigned</w:t>
              </w:r>
              <w:proofErr w:type="gramEnd"/>
              <w:r w:rsidRPr="009F3611">
                <w:rPr>
                  <w:rPrChange w:id="12271" w:author="Thomas Dietz" w:date="2012-08-08T17:05:00Z">
                    <w:rPr>
                      <w:lang w:val="de-DE"/>
                    </w:rPr>
                  </w:rPrChange>
                </w:rPr>
                <w:t xml:space="preserve"> to the OpenFlow Logical Switch.  The switch MUST</w:t>
              </w:r>
            </w:ins>
          </w:p>
          <w:p w14:paraId="02CCAEA4" w14:textId="77777777" w:rsidR="009F3611" w:rsidRPr="009F3611" w:rsidRDefault="009F3611" w:rsidP="009F3611">
            <w:pPr>
              <w:pStyle w:val="XML1"/>
              <w:rPr>
                <w:ins w:id="12272" w:author="Thomas Dietz" w:date="2012-08-08T17:05:00Z"/>
                <w:rPrChange w:id="12273" w:author="Thomas Dietz" w:date="2012-08-08T17:05:00Z">
                  <w:rPr>
                    <w:ins w:id="12274" w:author="Thomas Dietz" w:date="2012-08-08T17:05:00Z"/>
                    <w:lang w:val="de-DE"/>
                  </w:rPr>
                </w:rPrChange>
              </w:rPr>
            </w:pPr>
            <w:ins w:id="12275" w:author="Thomas Dietz" w:date="2012-08-08T17:05:00Z">
              <w:r w:rsidRPr="009F3611">
                <w:rPr>
                  <w:rPrChange w:id="12276" w:author="Thomas Dietz" w:date="2012-08-08T17:05:00Z">
                    <w:rPr>
                      <w:lang w:val="de-DE"/>
                    </w:rPr>
                  </w:rPrChange>
                </w:rPr>
                <w:t xml:space="preserve">          NOT connect to any OpenFlow Controller that is not</w:t>
              </w:r>
            </w:ins>
          </w:p>
          <w:p w14:paraId="01547FE8" w14:textId="77777777" w:rsidR="009F3611" w:rsidRPr="009F3611" w:rsidRDefault="009F3611" w:rsidP="009F3611">
            <w:pPr>
              <w:pStyle w:val="XML1"/>
              <w:rPr>
                <w:ins w:id="12277" w:author="Thomas Dietz" w:date="2012-08-08T17:05:00Z"/>
                <w:rPrChange w:id="12278" w:author="Thomas Dietz" w:date="2012-08-08T17:05:00Z">
                  <w:rPr>
                    <w:ins w:id="12279" w:author="Thomas Dietz" w:date="2012-08-08T17:05:00Z"/>
                    <w:lang w:val="de-DE"/>
                  </w:rPr>
                </w:rPrChange>
              </w:rPr>
            </w:pPr>
            <w:ins w:id="12280" w:author="Thomas Dietz" w:date="2012-08-08T17:05:00Z">
              <w:r w:rsidRPr="009F3611">
                <w:rPr>
                  <w:rPrChange w:id="12281" w:author="Thomas Dietz" w:date="2012-08-08T17:05:00Z">
                    <w:rPr>
                      <w:lang w:val="de-DE"/>
                    </w:rPr>
                  </w:rPrChange>
                </w:rPr>
                <w:t xml:space="preserve">          </w:t>
              </w:r>
              <w:proofErr w:type="gramStart"/>
              <w:r w:rsidRPr="009F3611">
                <w:rPr>
                  <w:rPrChange w:id="12282" w:author="Thomas Dietz" w:date="2012-08-08T17:05:00Z">
                    <w:rPr>
                      <w:lang w:val="de-DE"/>
                    </w:rPr>
                  </w:rPrChange>
                </w:rPr>
                <w:t>contained</w:t>
              </w:r>
              <w:proofErr w:type="gramEnd"/>
              <w:r w:rsidRPr="009F3611">
                <w:rPr>
                  <w:rPrChange w:id="12283" w:author="Thomas Dietz" w:date="2012-08-08T17:05:00Z">
                    <w:rPr>
                      <w:lang w:val="de-DE"/>
                    </w:rPr>
                  </w:rPrChange>
                </w:rPr>
                <w:t xml:space="preserve"> in this list.</w:t>
              </w:r>
            </w:ins>
          </w:p>
          <w:p w14:paraId="21BB8ED9" w14:textId="77777777" w:rsidR="009F3611" w:rsidRPr="009F3611" w:rsidRDefault="009F3611" w:rsidP="009F3611">
            <w:pPr>
              <w:pStyle w:val="XML1"/>
              <w:rPr>
                <w:ins w:id="12284" w:author="Thomas Dietz" w:date="2012-08-08T17:05:00Z"/>
                <w:rPrChange w:id="12285" w:author="Thomas Dietz" w:date="2012-08-08T17:05:00Z">
                  <w:rPr>
                    <w:ins w:id="12286" w:author="Thomas Dietz" w:date="2012-08-08T17:05:00Z"/>
                    <w:lang w:val="de-DE"/>
                  </w:rPr>
                </w:rPrChange>
              </w:rPr>
            </w:pPr>
          </w:p>
          <w:p w14:paraId="3363E1B6" w14:textId="77777777" w:rsidR="009F3611" w:rsidRPr="009F3611" w:rsidRDefault="009F3611" w:rsidP="009F3611">
            <w:pPr>
              <w:pStyle w:val="XML1"/>
              <w:rPr>
                <w:ins w:id="12287" w:author="Thomas Dietz" w:date="2012-08-08T17:05:00Z"/>
                <w:rPrChange w:id="12288" w:author="Thomas Dietz" w:date="2012-08-08T17:05:00Z">
                  <w:rPr>
                    <w:ins w:id="12289" w:author="Thomas Dietz" w:date="2012-08-08T17:05:00Z"/>
                    <w:lang w:val="de-DE"/>
                  </w:rPr>
                </w:rPrChange>
              </w:rPr>
            </w:pPr>
            <w:ins w:id="12290" w:author="Thomas Dietz" w:date="2012-08-08T17:05:00Z">
              <w:r w:rsidRPr="009F3611">
                <w:rPr>
                  <w:rPrChange w:id="12291" w:author="Thomas Dietz" w:date="2012-08-08T17:05:00Z">
                    <w:rPr>
                      <w:lang w:val="de-DE"/>
                    </w:rPr>
                  </w:rPrChange>
                </w:rPr>
                <w:t xml:space="preserve">          NETCONF &lt;edit-config&gt; operations MUST be implemented as </w:t>
              </w:r>
            </w:ins>
          </w:p>
          <w:p w14:paraId="19D6C369" w14:textId="77777777" w:rsidR="009F3611" w:rsidRPr="009F3611" w:rsidRDefault="009F3611" w:rsidP="009F3611">
            <w:pPr>
              <w:pStyle w:val="XML1"/>
              <w:rPr>
                <w:ins w:id="12292" w:author="Thomas Dietz" w:date="2012-08-08T17:05:00Z"/>
                <w:rPrChange w:id="12293" w:author="Thomas Dietz" w:date="2012-08-08T17:05:00Z">
                  <w:rPr>
                    <w:ins w:id="12294" w:author="Thomas Dietz" w:date="2012-08-08T17:05:00Z"/>
                    <w:lang w:val="de-DE"/>
                  </w:rPr>
                </w:rPrChange>
              </w:rPr>
            </w:pPr>
            <w:ins w:id="12295" w:author="Thomas Dietz" w:date="2012-08-08T17:05:00Z">
              <w:r w:rsidRPr="009F3611">
                <w:rPr>
                  <w:rPrChange w:id="12296" w:author="Thomas Dietz" w:date="2012-08-08T17:05:00Z">
                    <w:rPr>
                      <w:lang w:val="de-DE"/>
                    </w:rPr>
                  </w:rPrChange>
                </w:rPr>
                <w:t xml:space="preserve">          follows: </w:t>
              </w:r>
            </w:ins>
          </w:p>
          <w:p w14:paraId="5F1340C6" w14:textId="77777777" w:rsidR="009F3611" w:rsidRPr="009F3611" w:rsidRDefault="009F3611" w:rsidP="009F3611">
            <w:pPr>
              <w:pStyle w:val="XML1"/>
              <w:rPr>
                <w:ins w:id="12297" w:author="Thomas Dietz" w:date="2012-08-08T17:05:00Z"/>
                <w:rPrChange w:id="12298" w:author="Thomas Dietz" w:date="2012-08-08T17:05:00Z">
                  <w:rPr>
                    <w:ins w:id="12299" w:author="Thomas Dietz" w:date="2012-08-08T17:05:00Z"/>
                    <w:lang w:val="de-DE"/>
                  </w:rPr>
                </w:rPrChange>
              </w:rPr>
            </w:pPr>
          </w:p>
          <w:p w14:paraId="00A8DD86" w14:textId="77777777" w:rsidR="009F3611" w:rsidRPr="009F3611" w:rsidRDefault="009F3611" w:rsidP="009F3611">
            <w:pPr>
              <w:pStyle w:val="XML1"/>
              <w:rPr>
                <w:ins w:id="12300" w:author="Thomas Dietz" w:date="2012-08-08T17:05:00Z"/>
                <w:rPrChange w:id="12301" w:author="Thomas Dietz" w:date="2012-08-08T17:05:00Z">
                  <w:rPr>
                    <w:ins w:id="12302" w:author="Thomas Dietz" w:date="2012-08-08T17:05:00Z"/>
                    <w:lang w:val="de-DE"/>
                  </w:rPr>
                </w:rPrChange>
              </w:rPr>
            </w:pPr>
            <w:ins w:id="12303" w:author="Thomas Dietz" w:date="2012-08-08T17:05:00Z">
              <w:r w:rsidRPr="009F3611">
                <w:rPr>
                  <w:rPrChange w:id="12304" w:author="Thomas Dietz" w:date="2012-08-08T17:05:00Z">
                    <w:rPr>
                      <w:lang w:val="de-DE"/>
                    </w:rPr>
                  </w:rPrChange>
                </w:rPr>
                <w:t xml:space="preserve">          * The 'id' element MUST be present at all &lt;edit-config&gt;</w:t>
              </w:r>
            </w:ins>
          </w:p>
          <w:p w14:paraId="69471F3D" w14:textId="77777777" w:rsidR="009F3611" w:rsidRPr="009F3611" w:rsidRDefault="009F3611" w:rsidP="009F3611">
            <w:pPr>
              <w:pStyle w:val="XML1"/>
              <w:rPr>
                <w:ins w:id="12305" w:author="Thomas Dietz" w:date="2012-08-08T17:05:00Z"/>
                <w:rPrChange w:id="12306" w:author="Thomas Dietz" w:date="2012-08-08T17:05:00Z">
                  <w:rPr>
                    <w:ins w:id="12307" w:author="Thomas Dietz" w:date="2012-08-08T17:05:00Z"/>
                    <w:lang w:val="de-DE"/>
                  </w:rPr>
                </w:rPrChange>
              </w:rPr>
            </w:pPr>
            <w:ins w:id="12308" w:author="Thomas Dietz" w:date="2012-08-08T17:05:00Z">
              <w:r w:rsidRPr="009F3611">
                <w:rPr>
                  <w:rPrChange w:id="12309" w:author="Thomas Dietz" w:date="2012-08-08T17:05:00Z">
                    <w:rPr>
                      <w:lang w:val="de-DE"/>
                    </w:rPr>
                  </w:rPrChange>
                </w:rPr>
                <w:t xml:space="preserve">            </w:t>
              </w:r>
              <w:proofErr w:type="gramStart"/>
              <w:r w:rsidRPr="009F3611">
                <w:rPr>
                  <w:rPrChange w:id="12310" w:author="Thomas Dietz" w:date="2012-08-08T17:05:00Z">
                    <w:rPr>
                      <w:lang w:val="de-DE"/>
                    </w:rPr>
                  </w:rPrChange>
                </w:rPr>
                <w:t>operations</w:t>
              </w:r>
              <w:proofErr w:type="gramEnd"/>
              <w:r w:rsidRPr="009F3611">
                <w:rPr>
                  <w:rPrChange w:id="12311" w:author="Thomas Dietz" w:date="2012-08-08T17:05:00Z">
                    <w:rPr>
                      <w:lang w:val="de-DE"/>
                    </w:rPr>
                  </w:rPrChange>
                </w:rPr>
                <w:t xml:space="preserve"> to identify the controller.</w:t>
              </w:r>
            </w:ins>
          </w:p>
          <w:p w14:paraId="688664E4" w14:textId="77777777" w:rsidR="009F3611" w:rsidRPr="009F3611" w:rsidRDefault="009F3611" w:rsidP="009F3611">
            <w:pPr>
              <w:pStyle w:val="XML1"/>
              <w:rPr>
                <w:ins w:id="12312" w:author="Thomas Dietz" w:date="2012-08-08T17:05:00Z"/>
                <w:rPrChange w:id="12313" w:author="Thomas Dietz" w:date="2012-08-08T17:05:00Z">
                  <w:rPr>
                    <w:ins w:id="12314" w:author="Thomas Dietz" w:date="2012-08-08T17:05:00Z"/>
                    <w:lang w:val="de-DE"/>
                  </w:rPr>
                </w:rPrChange>
              </w:rPr>
            </w:pPr>
            <w:ins w:id="12315" w:author="Thomas Dietz" w:date="2012-08-08T17:05:00Z">
              <w:r w:rsidRPr="009F3611">
                <w:rPr>
                  <w:rPrChange w:id="12316" w:author="Thomas Dietz" w:date="2012-08-08T17:05:00Z">
                    <w:rPr>
                      <w:lang w:val="de-DE"/>
                    </w:rPr>
                  </w:rPrChange>
                </w:rPr>
                <w:t xml:space="preserve">          * If the operation is 'merge' or 'replace', the element</w:t>
              </w:r>
            </w:ins>
          </w:p>
          <w:p w14:paraId="06D95C31" w14:textId="77777777" w:rsidR="009F3611" w:rsidRPr="009F3611" w:rsidRDefault="009F3611" w:rsidP="009F3611">
            <w:pPr>
              <w:pStyle w:val="XML1"/>
              <w:rPr>
                <w:ins w:id="12317" w:author="Thomas Dietz" w:date="2012-08-08T17:05:00Z"/>
                <w:rPrChange w:id="12318" w:author="Thomas Dietz" w:date="2012-08-08T17:05:00Z">
                  <w:rPr>
                    <w:ins w:id="12319" w:author="Thomas Dietz" w:date="2012-08-08T17:05:00Z"/>
                    <w:lang w:val="de-DE"/>
                  </w:rPr>
                </w:rPrChange>
              </w:rPr>
            </w:pPr>
            <w:ins w:id="12320" w:author="Thomas Dietz" w:date="2012-08-08T17:05:00Z">
              <w:r w:rsidRPr="009F3611">
                <w:rPr>
                  <w:rPrChange w:id="12321" w:author="Thomas Dietz" w:date="2012-08-08T17:05:00Z">
                    <w:rPr>
                      <w:lang w:val="de-DE"/>
                    </w:rPr>
                  </w:rPrChange>
                </w:rPr>
                <w:t xml:space="preserve">            is created if it does not exist, and its value is set</w:t>
              </w:r>
            </w:ins>
          </w:p>
          <w:p w14:paraId="5BB283B7" w14:textId="77777777" w:rsidR="009F3611" w:rsidRPr="009F3611" w:rsidRDefault="009F3611" w:rsidP="009F3611">
            <w:pPr>
              <w:pStyle w:val="XML1"/>
              <w:rPr>
                <w:ins w:id="12322" w:author="Thomas Dietz" w:date="2012-08-08T17:05:00Z"/>
                <w:rPrChange w:id="12323" w:author="Thomas Dietz" w:date="2012-08-08T17:05:00Z">
                  <w:rPr>
                    <w:ins w:id="12324" w:author="Thomas Dietz" w:date="2012-08-08T17:05:00Z"/>
                    <w:lang w:val="de-DE"/>
                  </w:rPr>
                </w:rPrChange>
              </w:rPr>
            </w:pPr>
            <w:ins w:id="12325" w:author="Thomas Dietz" w:date="2012-08-08T17:05:00Z">
              <w:r w:rsidRPr="009F3611">
                <w:rPr>
                  <w:rPrChange w:id="12326" w:author="Thomas Dietz" w:date="2012-08-08T17:05:00Z">
                    <w:rPr>
                      <w:lang w:val="de-DE"/>
                    </w:rPr>
                  </w:rPrChange>
                </w:rPr>
                <w:t xml:space="preserve">            </w:t>
              </w:r>
              <w:proofErr w:type="gramStart"/>
              <w:r w:rsidRPr="009F3611">
                <w:rPr>
                  <w:rPrChange w:id="12327" w:author="Thomas Dietz" w:date="2012-08-08T17:05:00Z">
                    <w:rPr>
                      <w:lang w:val="de-DE"/>
                    </w:rPr>
                  </w:rPrChange>
                </w:rPr>
                <w:t>to</w:t>
              </w:r>
              <w:proofErr w:type="gramEnd"/>
              <w:r w:rsidRPr="009F3611">
                <w:rPr>
                  <w:rPrChange w:id="12328" w:author="Thomas Dietz" w:date="2012-08-08T17:05:00Z">
                    <w:rPr>
                      <w:lang w:val="de-DE"/>
                    </w:rPr>
                  </w:rPrChange>
                </w:rPr>
                <w:t xml:space="preserve"> the value found in the XML RPC data.</w:t>
              </w:r>
            </w:ins>
          </w:p>
          <w:p w14:paraId="6A73DAFF" w14:textId="77777777" w:rsidR="009F3611" w:rsidRPr="009F3611" w:rsidRDefault="009F3611" w:rsidP="009F3611">
            <w:pPr>
              <w:pStyle w:val="XML1"/>
              <w:rPr>
                <w:ins w:id="12329" w:author="Thomas Dietz" w:date="2012-08-08T17:05:00Z"/>
                <w:rPrChange w:id="12330" w:author="Thomas Dietz" w:date="2012-08-08T17:05:00Z">
                  <w:rPr>
                    <w:ins w:id="12331" w:author="Thomas Dietz" w:date="2012-08-08T17:05:00Z"/>
                    <w:lang w:val="de-DE"/>
                  </w:rPr>
                </w:rPrChange>
              </w:rPr>
            </w:pPr>
            <w:ins w:id="12332" w:author="Thomas Dietz" w:date="2012-08-08T17:05:00Z">
              <w:r w:rsidRPr="009F3611">
                <w:rPr>
                  <w:rPrChange w:id="12333" w:author="Thomas Dietz" w:date="2012-08-08T17:05:00Z">
                    <w:rPr>
                      <w:lang w:val="de-DE"/>
                    </w:rPr>
                  </w:rPrChange>
                </w:rPr>
                <w:t xml:space="preserve">          * If the operation is 'create', the element is created if</w:t>
              </w:r>
            </w:ins>
          </w:p>
          <w:p w14:paraId="79A54878" w14:textId="77777777" w:rsidR="009F3611" w:rsidRPr="009F3611" w:rsidRDefault="009F3611" w:rsidP="009F3611">
            <w:pPr>
              <w:pStyle w:val="XML1"/>
              <w:rPr>
                <w:ins w:id="12334" w:author="Thomas Dietz" w:date="2012-08-08T17:05:00Z"/>
                <w:rPrChange w:id="12335" w:author="Thomas Dietz" w:date="2012-08-08T17:05:00Z">
                  <w:rPr>
                    <w:ins w:id="12336" w:author="Thomas Dietz" w:date="2012-08-08T17:05:00Z"/>
                    <w:lang w:val="de-DE"/>
                  </w:rPr>
                </w:rPrChange>
              </w:rPr>
            </w:pPr>
            <w:ins w:id="12337" w:author="Thomas Dietz" w:date="2012-08-08T17:05:00Z">
              <w:r w:rsidRPr="009F3611">
                <w:rPr>
                  <w:rPrChange w:id="12338" w:author="Thomas Dietz" w:date="2012-08-08T17:05:00Z">
                    <w:rPr>
                      <w:lang w:val="de-DE"/>
                    </w:rPr>
                  </w:rPrChange>
                </w:rPr>
                <w:t xml:space="preserve">            </w:t>
              </w:r>
              <w:proofErr w:type="gramStart"/>
              <w:r w:rsidRPr="009F3611">
                <w:rPr>
                  <w:rPrChange w:id="12339" w:author="Thomas Dietz" w:date="2012-08-08T17:05:00Z">
                    <w:rPr>
                      <w:lang w:val="de-DE"/>
                    </w:rPr>
                  </w:rPrChange>
                </w:rPr>
                <w:t>it</w:t>
              </w:r>
              <w:proofErr w:type="gramEnd"/>
              <w:r w:rsidRPr="009F3611">
                <w:rPr>
                  <w:rPrChange w:id="12340" w:author="Thomas Dietz" w:date="2012-08-08T17:05:00Z">
                    <w:rPr>
                      <w:lang w:val="de-DE"/>
                    </w:rPr>
                  </w:rPrChange>
                </w:rPr>
                <w:t xml:space="preserve"> does not exist. If the element already exists, a</w:t>
              </w:r>
            </w:ins>
          </w:p>
          <w:p w14:paraId="54DA09A5" w14:textId="77777777" w:rsidR="009F3611" w:rsidRPr="009F3611" w:rsidRDefault="009F3611" w:rsidP="009F3611">
            <w:pPr>
              <w:pStyle w:val="XML1"/>
              <w:rPr>
                <w:ins w:id="12341" w:author="Thomas Dietz" w:date="2012-08-08T17:05:00Z"/>
                <w:rPrChange w:id="12342" w:author="Thomas Dietz" w:date="2012-08-08T17:05:00Z">
                  <w:rPr>
                    <w:ins w:id="12343" w:author="Thomas Dietz" w:date="2012-08-08T17:05:00Z"/>
                    <w:lang w:val="de-DE"/>
                  </w:rPr>
                </w:rPrChange>
              </w:rPr>
            </w:pPr>
            <w:ins w:id="12344" w:author="Thomas Dietz" w:date="2012-08-08T17:05:00Z">
              <w:r w:rsidRPr="009F3611">
                <w:rPr>
                  <w:rPrChange w:id="12345" w:author="Thomas Dietz" w:date="2012-08-08T17:05:00Z">
                    <w:rPr>
                      <w:lang w:val="de-DE"/>
                    </w:rPr>
                  </w:rPrChange>
                </w:rPr>
                <w:t xml:space="preserve">            'data</w:t>
              </w:r>
              <w:r w:rsidRPr="009F3611">
                <w:rPr>
                  <w:rFonts w:ascii="MS Mincho" w:eastAsia="MS Mincho" w:hAnsi="MS Mincho" w:cs="MS Mincho"/>
                  <w:rPrChange w:id="12346" w:author="Thomas Dietz" w:date="2012-08-08T17:05:00Z">
                    <w:rPr>
                      <w:rFonts w:ascii="MS Mincho" w:eastAsia="MS Mincho" w:hAnsi="MS Mincho" w:cs="MS Mincho"/>
                      <w:lang w:val="de-DE"/>
                    </w:rPr>
                  </w:rPrChange>
                </w:rPr>
                <w:t>‑</w:t>
              </w:r>
              <w:r w:rsidRPr="009F3611">
                <w:rPr>
                  <w:rPrChange w:id="12347" w:author="Thomas Dietz" w:date="2012-08-08T17:05:00Z">
                    <w:rPr>
                      <w:lang w:val="de-DE"/>
                    </w:rPr>
                  </w:rPrChange>
                </w:rPr>
                <w:t>exists' error is returned.</w:t>
              </w:r>
            </w:ins>
          </w:p>
          <w:p w14:paraId="4BB0E7EA" w14:textId="77777777" w:rsidR="009F3611" w:rsidRPr="009F3611" w:rsidRDefault="009F3611" w:rsidP="009F3611">
            <w:pPr>
              <w:pStyle w:val="XML1"/>
              <w:rPr>
                <w:ins w:id="12348" w:author="Thomas Dietz" w:date="2012-08-08T17:05:00Z"/>
                <w:rPrChange w:id="12349" w:author="Thomas Dietz" w:date="2012-08-08T17:05:00Z">
                  <w:rPr>
                    <w:ins w:id="12350" w:author="Thomas Dietz" w:date="2012-08-08T17:05:00Z"/>
                    <w:lang w:val="de-DE"/>
                  </w:rPr>
                </w:rPrChange>
              </w:rPr>
            </w:pPr>
            <w:ins w:id="12351" w:author="Thomas Dietz" w:date="2012-08-08T17:05:00Z">
              <w:r w:rsidRPr="009F3611">
                <w:rPr>
                  <w:rPrChange w:id="12352" w:author="Thomas Dietz" w:date="2012-08-08T17:05:00Z">
                    <w:rPr>
                      <w:lang w:val="de-DE"/>
                    </w:rPr>
                  </w:rPrChange>
                </w:rPr>
                <w:t xml:space="preserve">          * If the operation is 'delete', the element is deleted if</w:t>
              </w:r>
            </w:ins>
          </w:p>
          <w:p w14:paraId="5CBDE834" w14:textId="77777777" w:rsidR="009F3611" w:rsidRPr="009F3611" w:rsidRDefault="009F3611" w:rsidP="009F3611">
            <w:pPr>
              <w:pStyle w:val="XML1"/>
              <w:rPr>
                <w:ins w:id="12353" w:author="Thomas Dietz" w:date="2012-08-08T17:05:00Z"/>
                <w:rPrChange w:id="12354" w:author="Thomas Dietz" w:date="2012-08-08T17:05:00Z">
                  <w:rPr>
                    <w:ins w:id="12355" w:author="Thomas Dietz" w:date="2012-08-08T17:05:00Z"/>
                    <w:lang w:val="de-DE"/>
                  </w:rPr>
                </w:rPrChange>
              </w:rPr>
            </w:pPr>
            <w:ins w:id="12356" w:author="Thomas Dietz" w:date="2012-08-08T17:05:00Z">
              <w:r w:rsidRPr="009F3611">
                <w:rPr>
                  <w:rPrChange w:id="12357" w:author="Thomas Dietz" w:date="2012-08-08T17:05:00Z">
                    <w:rPr>
                      <w:lang w:val="de-DE"/>
                    </w:rPr>
                  </w:rPrChange>
                </w:rPr>
                <w:t xml:space="preserve">            </w:t>
              </w:r>
              <w:proofErr w:type="gramStart"/>
              <w:r w:rsidRPr="009F3611">
                <w:rPr>
                  <w:rPrChange w:id="12358" w:author="Thomas Dietz" w:date="2012-08-08T17:05:00Z">
                    <w:rPr>
                      <w:lang w:val="de-DE"/>
                    </w:rPr>
                  </w:rPrChange>
                </w:rPr>
                <w:t>it</w:t>
              </w:r>
              <w:proofErr w:type="gramEnd"/>
              <w:r w:rsidRPr="009F3611">
                <w:rPr>
                  <w:rPrChange w:id="12359" w:author="Thomas Dietz" w:date="2012-08-08T17:05:00Z">
                    <w:rPr>
                      <w:lang w:val="de-DE"/>
                    </w:rPr>
                  </w:rPrChange>
                </w:rPr>
                <w:t xml:space="preserve"> exists. If the element does not exist, a </w:t>
              </w:r>
            </w:ins>
          </w:p>
          <w:p w14:paraId="7C81F7D1" w14:textId="77777777" w:rsidR="009F3611" w:rsidRPr="009F3611" w:rsidRDefault="009F3611" w:rsidP="009F3611">
            <w:pPr>
              <w:pStyle w:val="XML1"/>
              <w:rPr>
                <w:ins w:id="12360" w:author="Thomas Dietz" w:date="2012-08-08T17:05:00Z"/>
                <w:rPrChange w:id="12361" w:author="Thomas Dietz" w:date="2012-08-08T17:05:00Z">
                  <w:rPr>
                    <w:ins w:id="12362" w:author="Thomas Dietz" w:date="2012-08-08T17:05:00Z"/>
                    <w:lang w:val="de-DE"/>
                  </w:rPr>
                </w:rPrChange>
              </w:rPr>
            </w:pPr>
            <w:ins w:id="12363" w:author="Thomas Dietz" w:date="2012-08-08T17:05:00Z">
              <w:r w:rsidRPr="009F3611">
                <w:rPr>
                  <w:rPrChange w:id="12364" w:author="Thomas Dietz" w:date="2012-08-08T17:05:00Z">
                    <w:rPr>
                      <w:lang w:val="de-DE"/>
                    </w:rPr>
                  </w:rPrChange>
                </w:rPr>
                <w:t xml:space="preserve">            'data</w:t>
              </w:r>
              <w:r w:rsidRPr="009F3611">
                <w:rPr>
                  <w:rFonts w:ascii="MS Mincho" w:eastAsia="MS Mincho" w:hAnsi="MS Mincho" w:cs="MS Mincho"/>
                  <w:rPrChange w:id="12365" w:author="Thomas Dietz" w:date="2012-08-08T17:05:00Z">
                    <w:rPr>
                      <w:rFonts w:ascii="MS Mincho" w:eastAsia="MS Mincho" w:hAnsi="MS Mincho" w:cs="MS Mincho"/>
                      <w:lang w:val="de-DE"/>
                    </w:rPr>
                  </w:rPrChange>
                </w:rPr>
                <w:t>‑</w:t>
              </w:r>
              <w:r w:rsidRPr="009F3611">
                <w:rPr>
                  <w:rPrChange w:id="12366" w:author="Thomas Dietz" w:date="2012-08-08T17:05:00Z">
                    <w:rPr>
                      <w:lang w:val="de-DE"/>
                    </w:rPr>
                  </w:rPrChange>
                </w:rPr>
                <w:t>missing' error is returned.</w:t>
              </w:r>
              <w:proofErr w:type="gramStart"/>
              <w:r w:rsidRPr="009F3611">
                <w:rPr>
                  <w:rPrChange w:id="12367" w:author="Thomas Dietz" w:date="2012-08-08T17:05:00Z">
                    <w:rPr>
                      <w:lang w:val="de-DE"/>
                    </w:rPr>
                  </w:rPrChange>
                </w:rPr>
                <w:t>";</w:t>
              </w:r>
              <w:proofErr w:type="gramEnd"/>
            </w:ins>
          </w:p>
          <w:p w14:paraId="210D0078" w14:textId="77777777" w:rsidR="009F3611" w:rsidRPr="009F3611" w:rsidRDefault="009F3611" w:rsidP="009F3611">
            <w:pPr>
              <w:pStyle w:val="XML1"/>
              <w:rPr>
                <w:ins w:id="12368" w:author="Thomas Dietz" w:date="2012-08-08T17:05:00Z"/>
                <w:rPrChange w:id="12369" w:author="Thomas Dietz" w:date="2012-08-08T17:05:00Z">
                  <w:rPr>
                    <w:ins w:id="12370" w:author="Thomas Dietz" w:date="2012-08-08T17:05:00Z"/>
                    <w:lang w:val="de-DE"/>
                  </w:rPr>
                </w:rPrChange>
              </w:rPr>
            </w:pPr>
            <w:ins w:id="12371" w:author="Thomas Dietz" w:date="2012-08-08T17:05:00Z">
              <w:r w:rsidRPr="009F3611">
                <w:rPr>
                  <w:rPrChange w:id="12372" w:author="Thomas Dietz" w:date="2012-08-08T17:05:00Z">
                    <w:rPr>
                      <w:lang w:val="de-DE"/>
                    </w:rPr>
                  </w:rPrChange>
                </w:rPr>
                <w:t xml:space="preserve">        uses OFControllerType;</w:t>
              </w:r>
            </w:ins>
          </w:p>
          <w:p w14:paraId="0AD7B285" w14:textId="77777777" w:rsidR="009F3611" w:rsidRPr="009F3611" w:rsidRDefault="009F3611" w:rsidP="009F3611">
            <w:pPr>
              <w:pStyle w:val="XML1"/>
              <w:rPr>
                <w:ins w:id="12373" w:author="Thomas Dietz" w:date="2012-08-08T17:05:00Z"/>
                <w:rPrChange w:id="12374" w:author="Thomas Dietz" w:date="2012-08-08T17:05:00Z">
                  <w:rPr>
                    <w:ins w:id="12375" w:author="Thomas Dietz" w:date="2012-08-08T17:05:00Z"/>
                    <w:lang w:val="de-DE"/>
                  </w:rPr>
                </w:rPrChange>
              </w:rPr>
            </w:pPr>
            <w:ins w:id="12376" w:author="Thomas Dietz" w:date="2012-08-08T17:05:00Z">
              <w:r w:rsidRPr="009F3611">
                <w:rPr>
                  <w:rPrChange w:id="12377" w:author="Thomas Dietz" w:date="2012-08-08T17:05:00Z">
                    <w:rPr>
                      <w:lang w:val="de-DE"/>
                    </w:rPr>
                  </w:rPrChange>
                </w:rPr>
                <w:lastRenderedPageBreak/>
                <w:t xml:space="preserve">      }</w:t>
              </w:r>
            </w:ins>
          </w:p>
          <w:p w14:paraId="0FE85144" w14:textId="77777777" w:rsidR="009F3611" w:rsidRPr="009F3611" w:rsidRDefault="009F3611" w:rsidP="009F3611">
            <w:pPr>
              <w:pStyle w:val="XML1"/>
              <w:rPr>
                <w:ins w:id="12378" w:author="Thomas Dietz" w:date="2012-08-08T17:05:00Z"/>
                <w:rPrChange w:id="12379" w:author="Thomas Dietz" w:date="2012-08-08T17:05:00Z">
                  <w:rPr>
                    <w:ins w:id="12380" w:author="Thomas Dietz" w:date="2012-08-08T17:05:00Z"/>
                    <w:lang w:val="de-DE"/>
                  </w:rPr>
                </w:rPrChange>
              </w:rPr>
            </w:pPr>
            <w:ins w:id="12381" w:author="Thomas Dietz" w:date="2012-08-08T17:05:00Z">
              <w:r w:rsidRPr="009F3611">
                <w:rPr>
                  <w:rPrChange w:id="12382" w:author="Thomas Dietz" w:date="2012-08-08T17:05:00Z">
                    <w:rPr>
                      <w:lang w:val="de-DE"/>
                    </w:rPr>
                  </w:rPrChange>
                </w:rPr>
                <w:t xml:space="preserve">    }</w:t>
              </w:r>
            </w:ins>
          </w:p>
          <w:p w14:paraId="5E8252FA" w14:textId="77777777" w:rsidR="009F3611" w:rsidRPr="009F3611" w:rsidRDefault="009F3611" w:rsidP="009F3611">
            <w:pPr>
              <w:pStyle w:val="XML1"/>
              <w:rPr>
                <w:ins w:id="12383" w:author="Thomas Dietz" w:date="2012-08-08T17:05:00Z"/>
                <w:rPrChange w:id="12384" w:author="Thomas Dietz" w:date="2012-08-08T17:05:00Z">
                  <w:rPr>
                    <w:ins w:id="12385" w:author="Thomas Dietz" w:date="2012-08-08T17:05:00Z"/>
                    <w:lang w:val="de-DE"/>
                  </w:rPr>
                </w:rPrChange>
              </w:rPr>
            </w:pPr>
            <w:ins w:id="12386" w:author="Thomas Dietz" w:date="2012-08-08T17:05:00Z">
              <w:r w:rsidRPr="009F3611">
                <w:rPr>
                  <w:rPrChange w:id="12387" w:author="Thomas Dietz" w:date="2012-08-08T17:05:00Z">
                    <w:rPr>
                      <w:lang w:val="de-DE"/>
                    </w:rPr>
                  </w:rPrChange>
                </w:rPr>
                <w:t xml:space="preserve">    container resources {</w:t>
              </w:r>
            </w:ins>
          </w:p>
          <w:p w14:paraId="48B62047" w14:textId="77777777" w:rsidR="009F3611" w:rsidRPr="009F3611" w:rsidRDefault="009F3611" w:rsidP="009F3611">
            <w:pPr>
              <w:pStyle w:val="XML1"/>
              <w:rPr>
                <w:ins w:id="12388" w:author="Thomas Dietz" w:date="2012-08-08T17:05:00Z"/>
                <w:rPrChange w:id="12389" w:author="Thomas Dietz" w:date="2012-08-08T17:05:00Z">
                  <w:rPr>
                    <w:ins w:id="12390" w:author="Thomas Dietz" w:date="2012-08-08T17:05:00Z"/>
                    <w:lang w:val="de-DE"/>
                  </w:rPr>
                </w:rPrChange>
              </w:rPr>
            </w:pPr>
            <w:ins w:id="12391" w:author="Thomas Dietz" w:date="2012-08-08T17:05:00Z">
              <w:r w:rsidRPr="009F3611">
                <w:rPr>
                  <w:rPrChange w:id="12392" w:author="Thomas Dietz" w:date="2012-08-08T17:05:00Z">
                    <w:rPr>
                      <w:lang w:val="de-DE"/>
                    </w:rPr>
                  </w:rPrChange>
                </w:rPr>
                <w:t xml:space="preserve">      description "The list of identifiers of all resources of the</w:t>
              </w:r>
            </w:ins>
          </w:p>
          <w:p w14:paraId="0E012D5F" w14:textId="77777777" w:rsidR="009F3611" w:rsidRPr="009F3611" w:rsidRDefault="009F3611" w:rsidP="009F3611">
            <w:pPr>
              <w:pStyle w:val="XML1"/>
              <w:rPr>
                <w:ins w:id="12393" w:author="Thomas Dietz" w:date="2012-08-08T17:05:00Z"/>
                <w:rPrChange w:id="12394" w:author="Thomas Dietz" w:date="2012-08-08T17:05:00Z">
                  <w:rPr>
                    <w:ins w:id="12395" w:author="Thomas Dietz" w:date="2012-08-08T17:05:00Z"/>
                    <w:lang w:val="de-DE"/>
                  </w:rPr>
                </w:rPrChange>
              </w:rPr>
            </w:pPr>
            <w:ins w:id="12396" w:author="Thomas Dietz" w:date="2012-08-08T17:05:00Z">
              <w:r w:rsidRPr="009F3611">
                <w:rPr>
                  <w:rPrChange w:id="12397" w:author="Thomas Dietz" w:date="2012-08-08T17:05:00Z">
                    <w:rPr>
                      <w:lang w:val="de-DE"/>
                    </w:rPr>
                  </w:rPrChange>
                </w:rPr>
                <w:t xml:space="preserve">        OpenFlow Capable Switch that the OpenFlow Logical Switch</w:t>
              </w:r>
            </w:ins>
          </w:p>
          <w:p w14:paraId="5E36465D" w14:textId="77777777" w:rsidR="009F3611" w:rsidRPr="009F3611" w:rsidRDefault="009F3611" w:rsidP="009F3611">
            <w:pPr>
              <w:pStyle w:val="XML1"/>
              <w:rPr>
                <w:ins w:id="12398" w:author="Thomas Dietz" w:date="2012-08-08T17:05:00Z"/>
                <w:rPrChange w:id="12399" w:author="Thomas Dietz" w:date="2012-08-08T17:05:00Z">
                  <w:rPr>
                    <w:ins w:id="12400" w:author="Thomas Dietz" w:date="2012-08-08T17:05:00Z"/>
                    <w:lang w:val="de-DE"/>
                  </w:rPr>
                </w:rPrChange>
              </w:rPr>
            </w:pPr>
            <w:ins w:id="12401" w:author="Thomas Dietz" w:date="2012-08-08T17:05:00Z">
              <w:r w:rsidRPr="009F3611">
                <w:rPr>
                  <w:rPrChange w:id="12402" w:author="Thomas Dietz" w:date="2012-08-08T17:05:00Z">
                    <w:rPr>
                      <w:lang w:val="de-DE"/>
                    </w:rPr>
                  </w:rPrChange>
                </w:rPr>
                <w:t xml:space="preserve">        </w:t>
              </w:r>
              <w:proofErr w:type="gramStart"/>
              <w:r w:rsidRPr="009F3611">
                <w:rPr>
                  <w:rPrChange w:id="12403" w:author="Thomas Dietz" w:date="2012-08-08T17:05:00Z">
                    <w:rPr>
                      <w:lang w:val="de-DE"/>
                    </w:rPr>
                  </w:rPrChange>
                </w:rPr>
                <w:t>has</w:t>
              </w:r>
              <w:proofErr w:type="gramEnd"/>
              <w:r w:rsidRPr="009F3611">
                <w:rPr>
                  <w:rPrChange w:id="12404" w:author="Thomas Dietz" w:date="2012-08-08T17:05:00Z">
                    <w:rPr>
                      <w:lang w:val="de-DE"/>
                    </w:rPr>
                  </w:rPrChange>
                </w:rPr>
                <w:t xml:space="preserve"> exclusive or non-exclusive access to.  A resource is </w:t>
              </w:r>
            </w:ins>
          </w:p>
          <w:p w14:paraId="6336481B" w14:textId="77777777" w:rsidR="009F3611" w:rsidRPr="009F3611" w:rsidRDefault="009F3611" w:rsidP="009F3611">
            <w:pPr>
              <w:pStyle w:val="XML1"/>
              <w:rPr>
                <w:ins w:id="12405" w:author="Thomas Dietz" w:date="2012-08-08T17:05:00Z"/>
                <w:rPrChange w:id="12406" w:author="Thomas Dietz" w:date="2012-08-08T17:05:00Z">
                  <w:rPr>
                    <w:ins w:id="12407" w:author="Thomas Dietz" w:date="2012-08-08T17:05:00Z"/>
                    <w:lang w:val="de-DE"/>
                  </w:rPr>
                </w:rPrChange>
              </w:rPr>
            </w:pPr>
            <w:ins w:id="12408" w:author="Thomas Dietz" w:date="2012-08-08T17:05:00Z">
              <w:r w:rsidRPr="009F3611">
                <w:rPr>
                  <w:rPrChange w:id="12409" w:author="Thomas Dietz" w:date="2012-08-08T17:05:00Z">
                    <w:rPr>
                      <w:lang w:val="de-DE"/>
                    </w:rPr>
                  </w:rPrChange>
                </w:rPr>
                <w:t xml:space="preserve">        </w:t>
              </w:r>
              <w:proofErr w:type="gramStart"/>
              <w:r w:rsidRPr="009F3611">
                <w:rPr>
                  <w:rPrChange w:id="12410" w:author="Thomas Dietz" w:date="2012-08-08T17:05:00Z">
                    <w:rPr>
                      <w:lang w:val="de-DE"/>
                    </w:rPr>
                  </w:rPrChange>
                </w:rPr>
                <w:t>identified</w:t>
              </w:r>
              <w:proofErr w:type="gramEnd"/>
              <w:r w:rsidRPr="009F3611">
                <w:rPr>
                  <w:rPrChange w:id="12411" w:author="Thomas Dietz" w:date="2012-08-08T17:05:00Z">
                    <w:rPr>
                      <w:lang w:val="de-DE"/>
                    </w:rPr>
                  </w:rPrChange>
                </w:rPr>
                <w:t xml:space="preserve"> by the value of its resource-identifier element.</w:t>
              </w:r>
            </w:ins>
          </w:p>
          <w:p w14:paraId="34792A59" w14:textId="77777777" w:rsidR="009F3611" w:rsidRPr="009F3611" w:rsidRDefault="009F3611" w:rsidP="009F3611">
            <w:pPr>
              <w:pStyle w:val="XML1"/>
              <w:rPr>
                <w:ins w:id="12412" w:author="Thomas Dietz" w:date="2012-08-08T17:05:00Z"/>
                <w:rPrChange w:id="12413" w:author="Thomas Dietz" w:date="2012-08-08T17:05:00Z">
                  <w:rPr>
                    <w:ins w:id="12414" w:author="Thomas Dietz" w:date="2012-08-08T17:05:00Z"/>
                    <w:lang w:val="de-DE"/>
                  </w:rPr>
                </w:rPrChange>
              </w:rPr>
            </w:pPr>
            <w:ins w:id="12415" w:author="Thomas Dietz" w:date="2012-08-08T17:05:00Z">
              <w:r w:rsidRPr="009F3611">
                <w:rPr>
                  <w:rPrChange w:id="12416" w:author="Thomas Dietz" w:date="2012-08-08T17:05:00Z">
                    <w:rPr>
                      <w:lang w:val="de-DE"/>
                    </w:rPr>
                  </w:rPrChange>
                </w:rPr>
                <w:t xml:space="preserve">        For each resource identifier value in this list, there MUST</w:t>
              </w:r>
            </w:ins>
          </w:p>
          <w:p w14:paraId="275A5972" w14:textId="77777777" w:rsidR="009F3611" w:rsidRPr="009F3611" w:rsidRDefault="009F3611" w:rsidP="009F3611">
            <w:pPr>
              <w:pStyle w:val="XML1"/>
              <w:rPr>
                <w:ins w:id="12417" w:author="Thomas Dietz" w:date="2012-08-08T17:05:00Z"/>
                <w:rPrChange w:id="12418" w:author="Thomas Dietz" w:date="2012-08-08T17:05:00Z">
                  <w:rPr>
                    <w:ins w:id="12419" w:author="Thomas Dietz" w:date="2012-08-08T17:05:00Z"/>
                    <w:lang w:val="de-DE"/>
                  </w:rPr>
                </w:rPrChange>
              </w:rPr>
            </w:pPr>
            <w:ins w:id="12420" w:author="Thomas Dietz" w:date="2012-08-08T17:05:00Z">
              <w:r w:rsidRPr="009F3611">
                <w:rPr>
                  <w:rPrChange w:id="12421" w:author="Thomas Dietz" w:date="2012-08-08T17:05:00Z">
                    <w:rPr>
                      <w:lang w:val="de-DE"/>
                    </w:rPr>
                  </w:rPrChange>
                </w:rPr>
                <w:t xml:space="preserve">        be an element with a matching resource identifier value in </w:t>
              </w:r>
            </w:ins>
          </w:p>
          <w:p w14:paraId="50263E55" w14:textId="77777777" w:rsidR="009F3611" w:rsidRPr="009F3611" w:rsidRDefault="009F3611" w:rsidP="009F3611">
            <w:pPr>
              <w:pStyle w:val="XML1"/>
              <w:rPr>
                <w:ins w:id="12422" w:author="Thomas Dietz" w:date="2012-08-08T17:05:00Z"/>
                <w:rPrChange w:id="12423" w:author="Thomas Dietz" w:date="2012-08-08T17:05:00Z">
                  <w:rPr>
                    <w:ins w:id="12424" w:author="Thomas Dietz" w:date="2012-08-08T17:05:00Z"/>
                    <w:lang w:val="de-DE"/>
                  </w:rPr>
                </w:rPrChange>
              </w:rPr>
            </w:pPr>
            <w:ins w:id="12425" w:author="Thomas Dietz" w:date="2012-08-08T17:05:00Z">
              <w:r w:rsidRPr="009F3611">
                <w:rPr>
                  <w:rPrChange w:id="12426" w:author="Thomas Dietz" w:date="2012-08-08T17:05:00Z">
                    <w:rPr>
                      <w:lang w:val="de-DE"/>
                    </w:rPr>
                  </w:rPrChange>
                </w:rPr>
                <w:t xml:space="preserve">        </w:t>
              </w:r>
              <w:proofErr w:type="gramStart"/>
              <w:r w:rsidRPr="009F3611">
                <w:rPr>
                  <w:rPrChange w:id="12427" w:author="Thomas Dietz" w:date="2012-08-08T17:05:00Z">
                    <w:rPr>
                      <w:lang w:val="de-DE"/>
                    </w:rPr>
                  </w:rPrChange>
                </w:rPr>
                <w:t>the</w:t>
              </w:r>
              <w:proofErr w:type="gramEnd"/>
              <w:r w:rsidRPr="009F3611">
                <w:rPr>
                  <w:rPrChange w:id="12428" w:author="Thomas Dietz" w:date="2012-08-08T17:05:00Z">
                    <w:rPr>
                      <w:lang w:val="de-DE"/>
                    </w:rPr>
                  </w:rPrChange>
                </w:rPr>
                <w:t xml:space="preserve"> resources list of the OpenFlow Capable Switch.</w:t>
              </w:r>
            </w:ins>
          </w:p>
          <w:p w14:paraId="66322D80" w14:textId="77777777" w:rsidR="009F3611" w:rsidRPr="009F3611" w:rsidRDefault="009F3611" w:rsidP="009F3611">
            <w:pPr>
              <w:pStyle w:val="XML1"/>
              <w:rPr>
                <w:ins w:id="12429" w:author="Thomas Dietz" w:date="2012-08-08T17:05:00Z"/>
                <w:rPrChange w:id="12430" w:author="Thomas Dietz" w:date="2012-08-08T17:05:00Z">
                  <w:rPr>
                    <w:ins w:id="12431" w:author="Thomas Dietz" w:date="2012-08-08T17:05:00Z"/>
                    <w:lang w:val="de-DE"/>
                  </w:rPr>
                </w:rPrChange>
              </w:rPr>
            </w:pPr>
            <w:ins w:id="12432" w:author="Thomas Dietz" w:date="2012-08-08T17:05:00Z">
              <w:r w:rsidRPr="009F3611">
                <w:rPr>
                  <w:rPrChange w:id="12433" w:author="Thomas Dietz" w:date="2012-08-08T17:05:00Z">
                    <w:rPr>
                      <w:lang w:val="de-DE"/>
                    </w:rPr>
                  </w:rPrChange>
                </w:rPr>
                <w:t xml:space="preserve">      </w:t>
              </w:r>
            </w:ins>
          </w:p>
          <w:p w14:paraId="2E08738C" w14:textId="77777777" w:rsidR="009F3611" w:rsidRPr="009F3611" w:rsidRDefault="009F3611" w:rsidP="009F3611">
            <w:pPr>
              <w:pStyle w:val="XML1"/>
              <w:rPr>
                <w:ins w:id="12434" w:author="Thomas Dietz" w:date="2012-08-08T17:05:00Z"/>
                <w:rPrChange w:id="12435" w:author="Thomas Dietz" w:date="2012-08-08T17:05:00Z">
                  <w:rPr>
                    <w:ins w:id="12436" w:author="Thomas Dietz" w:date="2012-08-08T17:05:00Z"/>
                    <w:lang w:val="de-DE"/>
                  </w:rPr>
                </w:rPrChange>
              </w:rPr>
            </w:pPr>
            <w:ins w:id="12437" w:author="Thomas Dietz" w:date="2012-08-08T17:05:00Z">
              <w:r w:rsidRPr="009F3611">
                <w:rPr>
                  <w:rPrChange w:id="12438" w:author="Thomas Dietz" w:date="2012-08-08T17:05:00Z">
                    <w:rPr>
                      <w:lang w:val="de-DE"/>
                    </w:rPr>
                  </w:rPrChange>
                </w:rPr>
                <w:t xml:space="preserve">        Identifiers of this list are contained in elements</w:t>
              </w:r>
            </w:ins>
          </w:p>
          <w:p w14:paraId="154598DB" w14:textId="77777777" w:rsidR="009F3611" w:rsidRPr="009F3611" w:rsidRDefault="009F3611" w:rsidP="009F3611">
            <w:pPr>
              <w:pStyle w:val="XML1"/>
              <w:rPr>
                <w:ins w:id="12439" w:author="Thomas Dietz" w:date="2012-08-08T17:05:00Z"/>
                <w:rPrChange w:id="12440" w:author="Thomas Dietz" w:date="2012-08-08T17:05:00Z">
                  <w:rPr>
                    <w:ins w:id="12441" w:author="Thomas Dietz" w:date="2012-08-08T17:05:00Z"/>
                    <w:lang w:val="de-DE"/>
                  </w:rPr>
                </w:rPrChange>
              </w:rPr>
            </w:pPr>
            <w:ins w:id="12442" w:author="Thomas Dietz" w:date="2012-08-08T17:05:00Z">
              <w:r w:rsidRPr="009F3611">
                <w:rPr>
                  <w:rPrChange w:id="12443" w:author="Thomas Dietz" w:date="2012-08-08T17:05:00Z">
                    <w:rPr>
                      <w:lang w:val="de-DE"/>
                    </w:rPr>
                  </w:rPrChange>
                </w:rPr>
                <w:t xml:space="preserve">        indicating the type of resource: 'port', 'queue',</w:t>
              </w:r>
            </w:ins>
          </w:p>
          <w:p w14:paraId="2A05B89D" w14:textId="77777777" w:rsidR="009F3611" w:rsidRPr="009F3611" w:rsidRDefault="009F3611" w:rsidP="009F3611">
            <w:pPr>
              <w:pStyle w:val="XML1"/>
              <w:rPr>
                <w:ins w:id="12444" w:author="Thomas Dietz" w:date="2012-08-08T17:05:00Z"/>
                <w:rPrChange w:id="12445" w:author="Thomas Dietz" w:date="2012-08-08T17:05:00Z">
                  <w:rPr>
                    <w:ins w:id="12446" w:author="Thomas Dietz" w:date="2012-08-08T17:05:00Z"/>
                    <w:lang w:val="de-DE"/>
                  </w:rPr>
                </w:rPrChange>
              </w:rPr>
            </w:pPr>
            <w:ins w:id="12447" w:author="Thomas Dietz" w:date="2012-08-08T17:05:00Z">
              <w:r w:rsidRPr="009F3611">
                <w:rPr>
                  <w:rPrChange w:id="12448" w:author="Thomas Dietz" w:date="2012-08-08T17:05:00Z">
                    <w:rPr>
                      <w:lang w:val="de-DE"/>
                    </w:rPr>
                  </w:rPrChange>
                </w:rPr>
                <w:t xml:space="preserve">        '</w:t>
              </w:r>
              <w:proofErr w:type="gramStart"/>
              <w:r w:rsidRPr="009F3611">
                <w:rPr>
                  <w:rPrChange w:id="12449" w:author="Thomas Dietz" w:date="2012-08-08T17:05:00Z">
                    <w:rPr>
                      <w:lang w:val="de-DE"/>
                    </w:rPr>
                  </w:rPrChange>
                </w:rPr>
                <w:t>certificate</w:t>
              </w:r>
              <w:proofErr w:type="gramEnd"/>
              <w:r w:rsidRPr="009F3611">
                <w:rPr>
                  <w:rPrChange w:id="12450" w:author="Thomas Dietz" w:date="2012-08-08T17:05:00Z">
                    <w:rPr>
                      <w:lang w:val="de-DE"/>
                    </w:rPr>
                  </w:rPrChange>
                </w:rPr>
                <w:t>', or 'flow-table'.  Depending on the type,</w:t>
              </w:r>
            </w:ins>
          </w:p>
          <w:p w14:paraId="38883B93" w14:textId="77777777" w:rsidR="009F3611" w:rsidRPr="009F3611" w:rsidRDefault="009F3611" w:rsidP="009F3611">
            <w:pPr>
              <w:pStyle w:val="XML1"/>
              <w:rPr>
                <w:ins w:id="12451" w:author="Thomas Dietz" w:date="2012-08-08T17:05:00Z"/>
                <w:rPrChange w:id="12452" w:author="Thomas Dietz" w:date="2012-08-08T17:05:00Z">
                  <w:rPr>
                    <w:ins w:id="12453" w:author="Thomas Dietz" w:date="2012-08-08T17:05:00Z"/>
                    <w:lang w:val="de-DE"/>
                  </w:rPr>
                </w:rPrChange>
              </w:rPr>
            </w:pPr>
            <w:ins w:id="12454" w:author="Thomas Dietz" w:date="2012-08-08T17:05:00Z">
              <w:r w:rsidRPr="009F3611">
                <w:rPr>
                  <w:rPrChange w:id="12455" w:author="Thomas Dietz" w:date="2012-08-08T17:05:00Z">
                    <w:rPr>
                      <w:lang w:val="de-DE"/>
                    </w:rPr>
                  </w:rPrChange>
                </w:rPr>
                <w:t xml:space="preserve">        </w:t>
              </w:r>
              <w:proofErr w:type="gramStart"/>
              <w:r w:rsidRPr="009F3611">
                <w:rPr>
                  <w:rPrChange w:id="12456" w:author="Thomas Dietz" w:date="2012-08-08T17:05:00Z">
                    <w:rPr>
                      <w:lang w:val="de-DE"/>
                    </w:rPr>
                  </w:rPrChange>
                </w:rPr>
                <w:t>different</w:t>
              </w:r>
              <w:proofErr w:type="gramEnd"/>
              <w:r w:rsidRPr="009F3611">
                <w:rPr>
                  <w:rPrChange w:id="12457" w:author="Thomas Dietz" w:date="2012-08-08T17:05:00Z">
                    <w:rPr>
                      <w:lang w:val="de-DE"/>
                    </w:rPr>
                  </w:rPrChange>
                </w:rPr>
                <w:t xml:space="preserve"> constraints apply.  These are specified in</w:t>
              </w:r>
            </w:ins>
          </w:p>
          <w:p w14:paraId="5D623664" w14:textId="77777777" w:rsidR="009F3611" w:rsidRPr="009F3611" w:rsidRDefault="009F3611" w:rsidP="009F3611">
            <w:pPr>
              <w:pStyle w:val="XML1"/>
              <w:rPr>
                <w:ins w:id="12458" w:author="Thomas Dietz" w:date="2012-08-08T17:05:00Z"/>
                <w:rPrChange w:id="12459" w:author="Thomas Dietz" w:date="2012-08-08T17:05:00Z">
                  <w:rPr>
                    <w:ins w:id="12460" w:author="Thomas Dietz" w:date="2012-08-08T17:05:00Z"/>
                    <w:lang w:val="de-DE"/>
                  </w:rPr>
                </w:rPrChange>
              </w:rPr>
            </w:pPr>
            <w:ins w:id="12461" w:author="Thomas Dietz" w:date="2012-08-08T17:05:00Z">
              <w:r w:rsidRPr="009F3611">
                <w:rPr>
                  <w:rPrChange w:id="12462" w:author="Thomas Dietz" w:date="2012-08-08T17:05:00Z">
                    <w:rPr>
                      <w:lang w:val="de-DE"/>
                    </w:rPr>
                  </w:rPrChange>
                </w:rPr>
                <w:t xml:space="preserve">        </w:t>
              </w:r>
              <w:proofErr w:type="gramStart"/>
              <w:r w:rsidRPr="009F3611">
                <w:rPr>
                  <w:rPrChange w:id="12463" w:author="Thomas Dietz" w:date="2012-08-08T17:05:00Z">
                    <w:rPr>
                      <w:lang w:val="de-DE"/>
                    </w:rPr>
                  </w:rPrChange>
                </w:rPr>
                <w:t>separate</w:t>
              </w:r>
              <w:proofErr w:type="gramEnd"/>
              <w:r w:rsidRPr="009F3611">
                <w:rPr>
                  <w:rPrChange w:id="12464" w:author="Thomas Dietz" w:date="2012-08-08T17:05:00Z">
                    <w:rPr>
                      <w:lang w:val="de-DE"/>
                    </w:rPr>
                  </w:rPrChange>
                </w:rPr>
                <w:t xml:space="preserve"> descriptions per type.</w:t>
              </w:r>
            </w:ins>
          </w:p>
          <w:p w14:paraId="1BCD78D1" w14:textId="77777777" w:rsidR="009F3611" w:rsidRPr="009F3611" w:rsidRDefault="009F3611" w:rsidP="009F3611">
            <w:pPr>
              <w:pStyle w:val="XML1"/>
              <w:rPr>
                <w:ins w:id="12465" w:author="Thomas Dietz" w:date="2012-08-08T17:05:00Z"/>
                <w:rPrChange w:id="12466" w:author="Thomas Dietz" w:date="2012-08-08T17:05:00Z">
                  <w:rPr>
                    <w:ins w:id="12467" w:author="Thomas Dietz" w:date="2012-08-08T17:05:00Z"/>
                    <w:lang w:val="de-DE"/>
                  </w:rPr>
                </w:rPrChange>
              </w:rPr>
            </w:pPr>
          </w:p>
          <w:p w14:paraId="34A09F47" w14:textId="77777777" w:rsidR="009F3611" w:rsidRPr="009F3611" w:rsidRDefault="009F3611" w:rsidP="009F3611">
            <w:pPr>
              <w:pStyle w:val="XML1"/>
              <w:rPr>
                <w:ins w:id="12468" w:author="Thomas Dietz" w:date="2012-08-08T17:05:00Z"/>
                <w:rPrChange w:id="12469" w:author="Thomas Dietz" w:date="2012-08-08T17:05:00Z">
                  <w:rPr>
                    <w:ins w:id="12470" w:author="Thomas Dietz" w:date="2012-08-08T17:05:00Z"/>
                    <w:lang w:val="de-DE"/>
                  </w:rPr>
                </w:rPrChange>
              </w:rPr>
            </w:pPr>
            <w:ins w:id="12471" w:author="Thomas Dietz" w:date="2012-08-08T17:05:00Z">
              <w:r w:rsidRPr="009F3611">
                <w:rPr>
                  <w:rPrChange w:id="12472" w:author="Thomas Dietz" w:date="2012-08-08T17:05:00Z">
                    <w:rPr>
                      <w:lang w:val="de-DE"/>
                    </w:rPr>
                  </w:rPrChange>
                </w:rPr>
                <w:t xml:space="preserve">        At present the elements in this lists are not configurable</w:t>
              </w:r>
            </w:ins>
          </w:p>
          <w:p w14:paraId="110B26DC" w14:textId="77777777" w:rsidR="009F3611" w:rsidRPr="009F3611" w:rsidRDefault="009F3611" w:rsidP="009F3611">
            <w:pPr>
              <w:pStyle w:val="XML1"/>
              <w:rPr>
                <w:ins w:id="12473" w:author="Thomas Dietz" w:date="2012-08-08T17:05:00Z"/>
                <w:rPrChange w:id="12474" w:author="Thomas Dietz" w:date="2012-08-08T17:05:00Z">
                  <w:rPr>
                    <w:ins w:id="12475" w:author="Thomas Dietz" w:date="2012-08-08T17:05:00Z"/>
                    <w:lang w:val="de-DE"/>
                  </w:rPr>
                </w:rPrChange>
              </w:rPr>
            </w:pPr>
            <w:ins w:id="12476" w:author="Thomas Dietz" w:date="2012-08-08T17:05:00Z">
              <w:r w:rsidRPr="009F3611">
                <w:rPr>
                  <w:rPrChange w:id="12477" w:author="Thomas Dietz" w:date="2012-08-08T17:05:00Z">
                    <w:rPr>
                      <w:lang w:val="de-DE"/>
                    </w:rPr>
                  </w:rPrChange>
                </w:rPr>
                <w:t xml:space="preserve">        and can only be retrieved by NETCONF &lt;get&gt; or &lt;get-config&gt;</w:t>
              </w:r>
            </w:ins>
          </w:p>
          <w:p w14:paraId="73DE8502" w14:textId="77777777" w:rsidR="009F3611" w:rsidRPr="009F3611" w:rsidRDefault="009F3611" w:rsidP="009F3611">
            <w:pPr>
              <w:pStyle w:val="XML1"/>
              <w:rPr>
                <w:ins w:id="12478" w:author="Thomas Dietz" w:date="2012-08-08T17:05:00Z"/>
                <w:rPrChange w:id="12479" w:author="Thomas Dietz" w:date="2012-08-08T17:05:00Z">
                  <w:rPr>
                    <w:ins w:id="12480" w:author="Thomas Dietz" w:date="2012-08-08T17:05:00Z"/>
                    <w:lang w:val="de-DE"/>
                  </w:rPr>
                </w:rPrChange>
              </w:rPr>
            </w:pPr>
            <w:ins w:id="12481" w:author="Thomas Dietz" w:date="2012-08-08T17:05:00Z">
              <w:r w:rsidRPr="009F3611">
                <w:rPr>
                  <w:rPrChange w:id="12482" w:author="Thomas Dietz" w:date="2012-08-08T17:05:00Z">
                    <w:rPr>
                      <w:lang w:val="de-DE"/>
                    </w:rPr>
                  </w:rPrChange>
                </w:rPr>
                <w:t xml:space="preserve">        </w:t>
              </w:r>
              <w:proofErr w:type="gramStart"/>
              <w:r w:rsidRPr="009F3611">
                <w:rPr>
                  <w:rPrChange w:id="12483" w:author="Thomas Dietz" w:date="2012-08-08T17:05:00Z">
                    <w:rPr>
                      <w:lang w:val="de-DE"/>
                    </w:rPr>
                  </w:rPrChange>
                </w:rPr>
                <w:t>operations</w:t>
              </w:r>
              <w:proofErr w:type="gramEnd"/>
              <w:r w:rsidRPr="009F3611">
                <w:rPr>
                  <w:rPrChange w:id="12484" w:author="Thomas Dietz" w:date="2012-08-08T17:05:00Z">
                    <w:rPr>
                      <w:lang w:val="de-DE"/>
                    </w:rPr>
                  </w:rPrChange>
                </w:rPr>
                <w:t>. Attemps to modify this element and its children</w:t>
              </w:r>
            </w:ins>
          </w:p>
          <w:p w14:paraId="3AA19BAF" w14:textId="77777777" w:rsidR="009F3611" w:rsidRPr="009F3611" w:rsidRDefault="009F3611" w:rsidP="009F3611">
            <w:pPr>
              <w:pStyle w:val="XML1"/>
              <w:rPr>
                <w:ins w:id="12485" w:author="Thomas Dietz" w:date="2012-08-08T17:05:00Z"/>
                <w:rPrChange w:id="12486" w:author="Thomas Dietz" w:date="2012-08-08T17:05:00Z">
                  <w:rPr>
                    <w:ins w:id="12487" w:author="Thomas Dietz" w:date="2012-08-08T17:05:00Z"/>
                    <w:lang w:val="de-DE"/>
                  </w:rPr>
                </w:rPrChange>
              </w:rPr>
            </w:pPr>
            <w:ins w:id="12488" w:author="Thomas Dietz" w:date="2012-08-08T17:05:00Z">
              <w:r w:rsidRPr="009F3611">
                <w:rPr>
                  <w:rPrChange w:id="12489" w:author="Thomas Dietz" w:date="2012-08-08T17:05:00Z">
                    <w:rPr>
                      <w:lang w:val="de-DE"/>
                    </w:rPr>
                  </w:rPrChange>
                </w:rPr>
                <w:t xml:space="preserve">        with a NETCONF &lt;edit-config&gt; operation MUST result in an </w:t>
              </w:r>
            </w:ins>
          </w:p>
          <w:p w14:paraId="64DE4916" w14:textId="77777777" w:rsidR="009F3611" w:rsidRPr="009F3611" w:rsidRDefault="009F3611" w:rsidP="009F3611">
            <w:pPr>
              <w:pStyle w:val="XML1"/>
              <w:rPr>
                <w:ins w:id="12490" w:author="Thomas Dietz" w:date="2012-08-08T17:05:00Z"/>
                <w:rPrChange w:id="12491" w:author="Thomas Dietz" w:date="2012-08-08T17:05:00Z">
                  <w:rPr>
                    <w:ins w:id="12492" w:author="Thomas Dietz" w:date="2012-08-08T17:05:00Z"/>
                    <w:lang w:val="de-DE"/>
                  </w:rPr>
                </w:rPrChange>
              </w:rPr>
            </w:pPr>
            <w:ins w:id="12493" w:author="Thomas Dietz" w:date="2012-08-08T17:05:00Z">
              <w:r w:rsidRPr="009F3611">
                <w:rPr>
                  <w:rPrChange w:id="12494" w:author="Thomas Dietz" w:date="2012-08-08T17:05:00Z">
                    <w:rPr>
                      <w:lang w:val="de-DE"/>
                    </w:rPr>
                  </w:rPrChange>
                </w:rPr>
                <w:t xml:space="preserve">        'operation-not-supported' error with type 'application'.";</w:t>
              </w:r>
            </w:ins>
          </w:p>
          <w:p w14:paraId="3EA6B9E4" w14:textId="77777777" w:rsidR="009F3611" w:rsidRPr="009F3611" w:rsidRDefault="009F3611" w:rsidP="009F3611">
            <w:pPr>
              <w:pStyle w:val="XML1"/>
              <w:rPr>
                <w:ins w:id="12495" w:author="Thomas Dietz" w:date="2012-08-08T17:05:00Z"/>
                <w:rPrChange w:id="12496" w:author="Thomas Dietz" w:date="2012-08-08T17:05:00Z">
                  <w:rPr>
                    <w:ins w:id="12497" w:author="Thomas Dietz" w:date="2012-08-08T17:05:00Z"/>
                    <w:lang w:val="de-DE"/>
                  </w:rPr>
                </w:rPrChange>
              </w:rPr>
            </w:pPr>
            <w:ins w:id="12498" w:author="Thomas Dietz" w:date="2012-08-08T17:05:00Z">
              <w:r w:rsidRPr="009F3611">
                <w:rPr>
                  <w:rPrChange w:id="12499" w:author="Thomas Dietz" w:date="2012-08-08T17:05:00Z">
                    <w:rPr>
                      <w:lang w:val="de-DE"/>
                    </w:rPr>
                  </w:rPrChange>
                </w:rPr>
                <w:t xml:space="preserve">      leaf-list port {</w:t>
              </w:r>
            </w:ins>
          </w:p>
          <w:p w14:paraId="1D36450F" w14:textId="77777777" w:rsidR="009F3611" w:rsidRPr="009F3611" w:rsidRDefault="009F3611" w:rsidP="009F3611">
            <w:pPr>
              <w:pStyle w:val="XML1"/>
              <w:rPr>
                <w:ins w:id="12500" w:author="Thomas Dietz" w:date="2012-08-08T17:05:00Z"/>
                <w:rPrChange w:id="12501" w:author="Thomas Dietz" w:date="2012-08-08T17:05:00Z">
                  <w:rPr>
                    <w:ins w:id="12502" w:author="Thomas Dietz" w:date="2012-08-08T17:05:00Z"/>
                    <w:lang w:val="de-DE"/>
                  </w:rPr>
                </w:rPrChange>
              </w:rPr>
            </w:pPr>
            <w:ins w:id="12503" w:author="Thomas Dietz" w:date="2012-08-08T17:05:00Z">
              <w:r w:rsidRPr="009F3611">
                <w:rPr>
                  <w:rPrChange w:id="12504" w:author="Thomas Dietz" w:date="2012-08-08T17:05:00Z">
                    <w:rPr>
                      <w:lang w:val="de-DE"/>
                    </w:rPr>
                  </w:rPrChange>
                </w:rPr>
                <w:t xml:space="preserve">        type leafref {</w:t>
              </w:r>
            </w:ins>
          </w:p>
          <w:p w14:paraId="46041323" w14:textId="77777777" w:rsidR="009F3611" w:rsidRPr="009F3611" w:rsidRDefault="009F3611" w:rsidP="009F3611">
            <w:pPr>
              <w:pStyle w:val="XML1"/>
              <w:rPr>
                <w:ins w:id="12505" w:author="Thomas Dietz" w:date="2012-08-08T17:05:00Z"/>
                <w:rPrChange w:id="12506" w:author="Thomas Dietz" w:date="2012-08-08T17:05:00Z">
                  <w:rPr>
                    <w:ins w:id="12507" w:author="Thomas Dietz" w:date="2012-08-08T17:05:00Z"/>
                    <w:lang w:val="de-DE"/>
                  </w:rPr>
                </w:rPrChange>
              </w:rPr>
            </w:pPr>
            <w:ins w:id="12508" w:author="Thomas Dietz" w:date="2012-08-08T17:05:00Z">
              <w:r w:rsidRPr="009F3611">
                <w:rPr>
                  <w:rPrChange w:id="12509" w:author="Thomas Dietz" w:date="2012-08-08T17:05:00Z">
                    <w:rPr>
                      <w:lang w:val="de-DE"/>
                    </w:rPr>
                  </w:rPrChange>
                </w:rPr>
                <w:t xml:space="preserve">          path "/capable-switch/resources/port/resource-id";</w:t>
              </w:r>
            </w:ins>
          </w:p>
          <w:p w14:paraId="255EF285" w14:textId="77777777" w:rsidR="009F3611" w:rsidRPr="009F3611" w:rsidRDefault="009F3611" w:rsidP="009F3611">
            <w:pPr>
              <w:pStyle w:val="XML1"/>
              <w:rPr>
                <w:ins w:id="12510" w:author="Thomas Dietz" w:date="2012-08-08T17:05:00Z"/>
                <w:rPrChange w:id="12511" w:author="Thomas Dietz" w:date="2012-08-08T17:05:00Z">
                  <w:rPr>
                    <w:ins w:id="12512" w:author="Thomas Dietz" w:date="2012-08-08T17:05:00Z"/>
                    <w:lang w:val="de-DE"/>
                  </w:rPr>
                </w:rPrChange>
              </w:rPr>
            </w:pPr>
            <w:ins w:id="12513" w:author="Thomas Dietz" w:date="2012-08-08T17:05:00Z">
              <w:r w:rsidRPr="009F3611">
                <w:rPr>
                  <w:rPrChange w:id="12514" w:author="Thomas Dietz" w:date="2012-08-08T17:05:00Z">
                    <w:rPr>
                      <w:lang w:val="de-DE"/>
                    </w:rPr>
                  </w:rPrChange>
                </w:rPr>
                <w:t xml:space="preserve">        }</w:t>
              </w:r>
            </w:ins>
          </w:p>
          <w:p w14:paraId="468A92C3" w14:textId="77777777" w:rsidR="009F3611" w:rsidRPr="009F3611" w:rsidRDefault="009F3611" w:rsidP="009F3611">
            <w:pPr>
              <w:pStyle w:val="XML1"/>
              <w:rPr>
                <w:ins w:id="12515" w:author="Thomas Dietz" w:date="2012-08-08T17:05:00Z"/>
                <w:rPrChange w:id="12516" w:author="Thomas Dietz" w:date="2012-08-08T17:05:00Z">
                  <w:rPr>
                    <w:ins w:id="12517" w:author="Thomas Dietz" w:date="2012-08-08T17:05:00Z"/>
                    <w:lang w:val="de-DE"/>
                  </w:rPr>
                </w:rPrChange>
              </w:rPr>
            </w:pPr>
            <w:ins w:id="12518" w:author="Thomas Dietz" w:date="2012-08-08T17:05:00Z">
              <w:r w:rsidRPr="009F3611">
                <w:rPr>
                  <w:rPrChange w:id="12519" w:author="Thomas Dietz" w:date="2012-08-08T17:05:00Z">
                    <w:rPr>
                      <w:lang w:val="de-DE"/>
                    </w:rPr>
                  </w:rPrChange>
                </w:rPr>
                <w:t xml:space="preserve">        description "A resource identifier of a port of the </w:t>
              </w:r>
            </w:ins>
          </w:p>
          <w:p w14:paraId="4D2D1064" w14:textId="77777777" w:rsidR="009F3611" w:rsidRPr="009F3611" w:rsidRDefault="009F3611" w:rsidP="009F3611">
            <w:pPr>
              <w:pStyle w:val="XML1"/>
              <w:rPr>
                <w:ins w:id="12520" w:author="Thomas Dietz" w:date="2012-08-08T17:05:00Z"/>
                <w:rPrChange w:id="12521" w:author="Thomas Dietz" w:date="2012-08-08T17:05:00Z">
                  <w:rPr>
                    <w:ins w:id="12522" w:author="Thomas Dietz" w:date="2012-08-08T17:05:00Z"/>
                    <w:lang w:val="de-DE"/>
                  </w:rPr>
                </w:rPrChange>
              </w:rPr>
            </w:pPr>
            <w:ins w:id="12523" w:author="Thomas Dietz" w:date="2012-08-08T17:05:00Z">
              <w:r w:rsidRPr="009F3611">
                <w:rPr>
                  <w:rPrChange w:id="12524" w:author="Thomas Dietz" w:date="2012-08-08T17:05:00Z">
                    <w:rPr>
                      <w:lang w:val="de-DE"/>
                    </w:rPr>
                  </w:rPrChange>
                </w:rPr>
                <w:t xml:space="preserve">          OpenFlow Capable Switch that the OpenFlow Logical Switch</w:t>
              </w:r>
            </w:ins>
          </w:p>
          <w:p w14:paraId="54DAA617" w14:textId="77777777" w:rsidR="009F3611" w:rsidRPr="009F3611" w:rsidRDefault="009F3611" w:rsidP="009F3611">
            <w:pPr>
              <w:pStyle w:val="XML1"/>
              <w:rPr>
                <w:ins w:id="12525" w:author="Thomas Dietz" w:date="2012-08-08T17:05:00Z"/>
                <w:rPrChange w:id="12526" w:author="Thomas Dietz" w:date="2012-08-08T17:05:00Z">
                  <w:rPr>
                    <w:ins w:id="12527" w:author="Thomas Dietz" w:date="2012-08-08T17:05:00Z"/>
                    <w:lang w:val="de-DE"/>
                  </w:rPr>
                </w:rPrChange>
              </w:rPr>
            </w:pPr>
            <w:ins w:id="12528" w:author="Thomas Dietz" w:date="2012-08-08T17:05:00Z">
              <w:r w:rsidRPr="009F3611">
                <w:rPr>
                  <w:rPrChange w:id="12529" w:author="Thomas Dietz" w:date="2012-08-08T17:05:00Z">
                    <w:rPr>
                      <w:lang w:val="de-DE"/>
                    </w:rPr>
                  </w:rPrChange>
                </w:rPr>
                <w:t xml:space="preserve">          </w:t>
              </w:r>
              <w:proofErr w:type="gramStart"/>
              <w:r w:rsidRPr="009F3611">
                <w:rPr>
                  <w:rPrChange w:id="12530" w:author="Thomas Dietz" w:date="2012-08-08T17:05:00Z">
                    <w:rPr>
                      <w:lang w:val="de-DE"/>
                    </w:rPr>
                  </w:rPrChange>
                </w:rPr>
                <w:t>has</w:t>
              </w:r>
              <w:proofErr w:type="gramEnd"/>
              <w:r w:rsidRPr="009F3611">
                <w:rPr>
                  <w:rPrChange w:id="12531" w:author="Thomas Dietz" w:date="2012-08-08T17:05:00Z">
                    <w:rPr>
                      <w:lang w:val="de-DE"/>
                    </w:rPr>
                  </w:rPrChange>
                </w:rPr>
                <w:t xml:space="preserve"> exclusive access to.</w:t>
              </w:r>
            </w:ins>
          </w:p>
          <w:p w14:paraId="6322B16C" w14:textId="77777777" w:rsidR="009F3611" w:rsidRPr="009F3611" w:rsidRDefault="009F3611" w:rsidP="009F3611">
            <w:pPr>
              <w:pStyle w:val="XML1"/>
              <w:rPr>
                <w:ins w:id="12532" w:author="Thomas Dietz" w:date="2012-08-08T17:05:00Z"/>
                <w:rPrChange w:id="12533" w:author="Thomas Dietz" w:date="2012-08-08T17:05:00Z">
                  <w:rPr>
                    <w:ins w:id="12534" w:author="Thomas Dietz" w:date="2012-08-08T17:05:00Z"/>
                    <w:lang w:val="de-DE"/>
                  </w:rPr>
                </w:rPrChange>
              </w:rPr>
            </w:pPr>
          </w:p>
          <w:p w14:paraId="44FD59BF" w14:textId="77777777" w:rsidR="009F3611" w:rsidRPr="009F3611" w:rsidRDefault="009F3611" w:rsidP="009F3611">
            <w:pPr>
              <w:pStyle w:val="XML1"/>
              <w:rPr>
                <w:ins w:id="12535" w:author="Thomas Dietz" w:date="2012-08-08T17:05:00Z"/>
                <w:rPrChange w:id="12536" w:author="Thomas Dietz" w:date="2012-08-08T17:05:00Z">
                  <w:rPr>
                    <w:ins w:id="12537" w:author="Thomas Dietz" w:date="2012-08-08T17:05:00Z"/>
                    <w:lang w:val="de-DE"/>
                  </w:rPr>
                </w:rPrChange>
              </w:rPr>
            </w:pPr>
            <w:ins w:id="12538" w:author="Thomas Dietz" w:date="2012-08-08T17:05:00Z">
              <w:r w:rsidRPr="009F3611">
                <w:rPr>
                  <w:rPrChange w:id="12539" w:author="Thomas Dietz" w:date="2012-08-08T17:05:00Z">
                    <w:rPr>
                      <w:lang w:val="de-DE"/>
                    </w:rPr>
                  </w:rPrChange>
                </w:rPr>
                <w:t xml:space="preserve">          The elements in this list MUST refer to elements at the</w:t>
              </w:r>
            </w:ins>
          </w:p>
          <w:p w14:paraId="4668C23D" w14:textId="77777777" w:rsidR="009F3611" w:rsidRPr="009F3611" w:rsidRDefault="009F3611" w:rsidP="009F3611">
            <w:pPr>
              <w:pStyle w:val="XML1"/>
              <w:rPr>
                <w:ins w:id="12540" w:author="Thomas Dietz" w:date="2012-08-08T17:05:00Z"/>
                <w:rPrChange w:id="12541" w:author="Thomas Dietz" w:date="2012-08-08T17:05:00Z">
                  <w:rPr>
                    <w:ins w:id="12542" w:author="Thomas Dietz" w:date="2012-08-08T17:05:00Z"/>
                    <w:lang w:val="de-DE"/>
                  </w:rPr>
                </w:rPrChange>
              </w:rPr>
            </w:pPr>
            <w:ins w:id="12543" w:author="Thomas Dietz" w:date="2012-08-08T17:05:00Z">
              <w:r w:rsidRPr="009F3611">
                <w:rPr>
                  <w:rPrChange w:id="12544" w:author="Thomas Dietz" w:date="2012-08-08T17:05:00Z">
                    <w:rPr>
                      <w:lang w:val="de-DE"/>
                    </w:rPr>
                  </w:rPrChange>
                </w:rPr>
                <w:t xml:space="preserve">          following path:</w:t>
              </w:r>
            </w:ins>
          </w:p>
          <w:p w14:paraId="3BF06D6F" w14:textId="77777777" w:rsidR="009F3611" w:rsidRPr="009F3611" w:rsidRDefault="009F3611" w:rsidP="009F3611">
            <w:pPr>
              <w:pStyle w:val="XML1"/>
              <w:rPr>
                <w:ins w:id="12545" w:author="Thomas Dietz" w:date="2012-08-08T17:05:00Z"/>
                <w:rPrChange w:id="12546" w:author="Thomas Dietz" w:date="2012-08-08T17:05:00Z">
                  <w:rPr>
                    <w:ins w:id="12547" w:author="Thomas Dietz" w:date="2012-08-08T17:05:00Z"/>
                    <w:lang w:val="de-DE"/>
                  </w:rPr>
                </w:rPrChange>
              </w:rPr>
            </w:pPr>
            <w:ins w:id="12548" w:author="Thomas Dietz" w:date="2012-08-08T17:05:00Z">
              <w:r w:rsidRPr="009F3611">
                <w:rPr>
                  <w:rPrChange w:id="12549" w:author="Thomas Dietz" w:date="2012-08-08T17:05:00Z">
                    <w:rPr>
                      <w:lang w:val="de-DE"/>
                    </w:rPr>
                  </w:rPrChange>
                </w:rPr>
                <w:t xml:space="preserve">            /capable-switch/resources/port/resource-id</w:t>
              </w:r>
            </w:ins>
          </w:p>
          <w:p w14:paraId="11A31BE9" w14:textId="77777777" w:rsidR="009F3611" w:rsidRPr="009F3611" w:rsidRDefault="009F3611" w:rsidP="009F3611">
            <w:pPr>
              <w:pStyle w:val="XML1"/>
              <w:rPr>
                <w:ins w:id="12550" w:author="Thomas Dietz" w:date="2012-08-08T17:05:00Z"/>
                <w:rPrChange w:id="12551" w:author="Thomas Dietz" w:date="2012-08-08T17:05:00Z">
                  <w:rPr>
                    <w:ins w:id="12552" w:author="Thomas Dietz" w:date="2012-08-08T17:05:00Z"/>
                    <w:lang w:val="de-DE"/>
                  </w:rPr>
                </w:rPrChange>
              </w:rPr>
            </w:pPr>
          </w:p>
          <w:p w14:paraId="3972724B" w14:textId="77777777" w:rsidR="009F3611" w:rsidRPr="009F3611" w:rsidRDefault="009F3611" w:rsidP="009F3611">
            <w:pPr>
              <w:pStyle w:val="XML1"/>
              <w:rPr>
                <w:ins w:id="12553" w:author="Thomas Dietz" w:date="2012-08-08T17:05:00Z"/>
                <w:rPrChange w:id="12554" w:author="Thomas Dietz" w:date="2012-08-08T17:05:00Z">
                  <w:rPr>
                    <w:ins w:id="12555" w:author="Thomas Dietz" w:date="2012-08-08T17:05:00Z"/>
                    <w:lang w:val="de-DE"/>
                  </w:rPr>
                </w:rPrChange>
              </w:rPr>
            </w:pPr>
            <w:ins w:id="12556" w:author="Thomas Dietz" w:date="2012-08-08T17:05:00Z">
              <w:r w:rsidRPr="009F3611">
                <w:rPr>
                  <w:rPrChange w:id="12557" w:author="Thomas Dietz" w:date="2012-08-08T17:05:00Z">
                    <w:rPr>
                      <w:lang w:val="de-DE"/>
                    </w:rPr>
                  </w:rPrChange>
                </w:rPr>
                <w:t xml:space="preserve">          Elements in this list MUST be unique. This means each</w:t>
              </w:r>
            </w:ins>
          </w:p>
          <w:p w14:paraId="76976702" w14:textId="77777777" w:rsidR="009F3611" w:rsidRPr="009F3611" w:rsidRDefault="009F3611" w:rsidP="009F3611">
            <w:pPr>
              <w:pStyle w:val="XML1"/>
              <w:rPr>
                <w:ins w:id="12558" w:author="Thomas Dietz" w:date="2012-08-08T17:05:00Z"/>
                <w:rPrChange w:id="12559" w:author="Thomas Dietz" w:date="2012-08-08T17:05:00Z">
                  <w:rPr>
                    <w:ins w:id="12560" w:author="Thomas Dietz" w:date="2012-08-08T17:05:00Z"/>
                    <w:lang w:val="de-DE"/>
                  </w:rPr>
                </w:rPrChange>
              </w:rPr>
            </w:pPr>
            <w:ins w:id="12561" w:author="Thomas Dietz" w:date="2012-08-08T17:05:00Z">
              <w:r w:rsidRPr="009F3611">
                <w:rPr>
                  <w:rPrChange w:id="12562" w:author="Thomas Dietz" w:date="2012-08-08T17:05:00Z">
                    <w:rPr>
                      <w:lang w:val="de-DE"/>
                    </w:rPr>
                  </w:rPrChange>
                </w:rPr>
                <w:t xml:space="preserve">          </w:t>
              </w:r>
              <w:proofErr w:type="gramStart"/>
              <w:r w:rsidRPr="009F3611">
                <w:rPr>
                  <w:rPrChange w:id="12563" w:author="Thomas Dietz" w:date="2012-08-08T17:05:00Z">
                    <w:rPr>
                      <w:lang w:val="de-DE"/>
                    </w:rPr>
                  </w:rPrChange>
                </w:rPr>
                <w:t>port</w:t>
              </w:r>
              <w:proofErr w:type="gramEnd"/>
              <w:r w:rsidRPr="009F3611">
                <w:rPr>
                  <w:rPrChange w:id="12564" w:author="Thomas Dietz" w:date="2012-08-08T17:05:00Z">
                    <w:rPr>
                      <w:lang w:val="de-DE"/>
                    </w:rPr>
                  </w:rPrChange>
                </w:rPr>
                <w:t xml:space="preserve"> element can only be referenced once.";</w:t>
              </w:r>
            </w:ins>
          </w:p>
          <w:p w14:paraId="2957A7AC" w14:textId="77777777" w:rsidR="009F3611" w:rsidRPr="009F3611" w:rsidRDefault="009F3611" w:rsidP="009F3611">
            <w:pPr>
              <w:pStyle w:val="XML1"/>
              <w:rPr>
                <w:ins w:id="12565" w:author="Thomas Dietz" w:date="2012-08-08T17:05:00Z"/>
                <w:rPrChange w:id="12566" w:author="Thomas Dietz" w:date="2012-08-08T17:05:00Z">
                  <w:rPr>
                    <w:ins w:id="12567" w:author="Thomas Dietz" w:date="2012-08-08T17:05:00Z"/>
                    <w:lang w:val="de-DE"/>
                  </w:rPr>
                </w:rPrChange>
              </w:rPr>
            </w:pPr>
            <w:ins w:id="12568" w:author="Thomas Dietz" w:date="2012-08-08T17:05:00Z">
              <w:r w:rsidRPr="009F3611">
                <w:rPr>
                  <w:rPrChange w:id="12569" w:author="Thomas Dietz" w:date="2012-08-08T17:05:00Z">
                    <w:rPr>
                      <w:lang w:val="de-DE"/>
                    </w:rPr>
                  </w:rPrChange>
                </w:rPr>
                <w:t xml:space="preserve">      }</w:t>
              </w:r>
            </w:ins>
          </w:p>
          <w:p w14:paraId="22C83333" w14:textId="77777777" w:rsidR="009F3611" w:rsidRPr="009F3611" w:rsidRDefault="009F3611" w:rsidP="009F3611">
            <w:pPr>
              <w:pStyle w:val="XML1"/>
              <w:rPr>
                <w:ins w:id="12570" w:author="Thomas Dietz" w:date="2012-08-08T17:05:00Z"/>
                <w:rPrChange w:id="12571" w:author="Thomas Dietz" w:date="2012-08-08T17:05:00Z">
                  <w:rPr>
                    <w:ins w:id="12572" w:author="Thomas Dietz" w:date="2012-08-08T17:05:00Z"/>
                    <w:lang w:val="de-DE"/>
                  </w:rPr>
                </w:rPrChange>
              </w:rPr>
            </w:pPr>
            <w:ins w:id="12573" w:author="Thomas Dietz" w:date="2012-08-08T17:05:00Z">
              <w:r w:rsidRPr="009F3611">
                <w:rPr>
                  <w:rPrChange w:id="12574" w:author="Thomas Dietz" w:date="2012-08-08T17:05:00Z">
                    <w:rPr>
                      <w:lang w:val="de-DE"/>
                    </w:rPr>
                  </w:rPrChange>
                </w:rPr>
                <w:t xml:space="preserve">      leaf-list queue {</w:t>
              </w:r>
            </w:ins>
          </w:p>
          <w:p w14:paraId="7560EA77" w14:textId="77777777" w:rsidR="009F3611" w:rsidRPr="009F3611" w:rsidRDefault="009F3611" w:rsidP="009F3611">
            <w:pPr>
              <w:pStyle w:val="XML1"/>
              <w:rPr>
                <w:ins w:id="12575" w:author="Thomas Dietz" w:date="2012-08-08T17:05:00Z"/>
                <w:rPrChange w:id="12576" w:author="Thomas Dietz" w:date="2012-08-08T17:05:00Z">
                  <w:rPr>
                    <w:ins w:id="12577" w:author="Thomas Dietz" w:date="2012-08-08T17:05:00Z"/>
                    <w:lang w:val="de-DE"/>
                  </w:rPr>
                </w:rPrChange>
              </w:rPr>
            </w:pPr>
            <w:ins w:id="12578" w:author="Thomas Dietz" w:date="2012-08-08T17:05:00Z">
              <w:r w:rsidRPr="009F3611">
                <w:rPr>
                  <w:rPrChange w:id="12579" w:author="Thomas Dietz" w:date="2012-08-08T17:05:00Z">
                    <w:rPr>
                      <w:lang w:val="de-DE"/>
                    </w:rPr>
                  </w:rPrChange>
                </w:rPr>
                <w:t xml:space="preserve">        type leafref {</w:t>
              </w:r>
            </w:ins>
          </w:p>
          <w:p w14:paraId="220FC740" w14:textId="77777777" w:rsidR="009F3611" w:rsidRPr="009F3611" w:rsidRDefault="009F3611" w:rsidP="009F3611">
            <w:pPr>
              <w:pStyle w:val="XML1"/>
              <w:rPr>
                <w:ins w:id="12580" w:author="Thomas Dietz" w:date="2012-08-08T17:05:00Z"/>
                <w:rPrChange w:id="12581" w:author="Thomas Dietz" w:date="2012-08-08T17:05:00Z">
                  <w:rPr>
                    <w:ins w:id="12582" w:author="Thomas Dietz" w:date="2012-08-08T17:05:00Z"/>
                    <w:lang w:val="de-DE"/>
                  </w:rPr>
                </w:rPrChange>
              </w:rPr>
            </w:pPr>
            <w:ins w:id="12583" w:author="Thomas Dietz" w:date="2012-08-08T17:05:00Z">
              <w:r w:rsidRPr="009F3611">
                <w:rPr>
                  <w:rPrChange w:id="12584" w:author="Thomas Dietz" w:date="2012-08-08T17:05:00Z">
                    <w:rPr>
                      <w:lang w:val="de-DE"/>
                    </w:rPr>
                  </w:rPrChange>
                </w:rPr>
                <w:t xml:space="preserve">          path "/capable-switch/resources/queue/resource-id";</w:t>
              </w:r>
            </w:ins>
          </w:p>
          <w:p w14:paraId="525BAB01" w14:textId="77777777" w:rsidR="009F3611" w:rsidRPr="009F3611" w:rsidRDefault="009F3611" w:rsidP="009F3611">
            <w:pPr>
              <w:pStyle w:val="XML1"/>
              <w:rPr>
                <w:ins w:id="12585" w:author="Thomas Dietz" w:date="2012-08-08T17:05:00Z"/>
                <w:rPrChange w:id="12586" w:author="Thomas Dietz" w:date="2012-08-08T17:05:00Z">
                  <w:rPr>
                    <w:ins w:id="12587" w:author="Thomas Dietz" w:date="2012-08-08T17:05:00Z"/>
                    <w:lang w:val="de-DE"/>
                  </w:rPr>
                </w:rPrChange>
              </w:rPr>
            </w:pPr>
            <w:ins w:id="12588" w:author="Thomas Dietz" w:date="2012-08-08T17:05:00Z">
              <w:r w:rsidRPr="009F3611">
                <w:rPr>
                  <w:rPrChange w:id="12589" w:author="Thomas Dietz" w:date="2012-08-08T17:05:00Z">
                    <w:rPr>
                      <w:lang w:val="de-DE"/>
                    </w:rPr>
                  </w:rPrChange>
                </w:rPr>
                <w:t xml:space="preserve">        }</w:t>
              </w:r>
            </w:ins>
          </w:p>
          <w:p w14:paraId="21BC2D84" w14:textId="77777777" w:rsidR="009F3611" w:rsidRPr="009F3611" w:rsidRDefault="009F3611" w:rsidP="009F3611">
            <w:pPr>
              <w:pStyle w:val="XML1"/>
              <w:rPr>
                <w:ins w:id="12590" w:author="Thomas Dietz" w:date="2012-08-08T17:05:00Z"/>
                <w:rPrChange w:id="12591" w:author="Thomas Dietz" w:date="2012-08-08T17:05:00Z">
                  <w:rPr>
                    <w:ins w:id="12592" w:author="Thomas Dietz" w:date="2012-08-08T17:05:00Z"/>
                    <w:lang w:val="de-DE"/>
                  </w:rPr>
                </w:rPrChange>
              </w:rPr>
            </w:pPr>
            <w:ins w:id="12593" w:author="Thomas Dietz" w:date="2012-08-08T17:05:00Z">
              <w:r w:rsidRPr="009F3611">
                <w:rPr>
                  <w:rPrChange w:id="12594" w:author="Thomas Dietz" w:date="2012-08-08T17:05:00Z">
                    <w:rPr>
                      <w:lang w:val="de-DE"/>
                    </w:rPr>
                  </w:rPrChange>
                </w:rPr>
                <w:t xml:space="preserve">        description "A resource identifier of a queue of the</w:t>
              </w:r>
            </w:ins>
          </w:p>
          <w:p w14:paraId="4B2AE6DC" w14:textId="77777777" w:rsidR="009F3611" w:rsidRPr="009F3611" w:rsidRDefault="009F3611" w:rsidP="009F3611">
            <w:pPr>
              <w:pStyle w:val="XML1"/>
              <w:rPr>
                <w:ins w:id="12595" w:author="Thomas Dietz" w:date="2012-08-08T17:05:00Z"/>
                <w:rPrChange w:id="12596" w:author="Thomas Dietz" w:date="2012-08-08T17:05:00Z">
                  <w:rPr>
                    <w:ins w:id="12597" w:author="Thomas Dietz" w:date="2012-08-08T17:05:00Z"/>
                    <w:lang w:val="de-DE"/>
                  </w:rPr>
                </w:rPrChange>
              </w:rPr>
            </w:pPr>
            <w:ins w:id="12598" w:author="Thomas Dietz" w:date="2012-08-08T17:05:00Z">
              <w:r w:rsidRPr="009F3611">
                <w:rPr>
                  <w:rPrChange w:id="12599" w:author="Thomas Dietz" w:date="2012-08-08T17:05:00Z">
                    <w:rPr>
                      <w:lang w:val="de-DE"/>
                    </w:rPr>
                  </w:rPrChange>
                </w:rPr>
                <w:t xml:space="preserve">          OpenFlow Capable Switch that the OpenFlow Logical Switch</w:t>
              </w:r>
            </w:ins>
          </w:p>
          <w:p w14:paraId="47E771D2" w14:textId="77777777" w:rsidR="009F3611" w:rsidRPr="009F3611" w:rsidRDefault="009F3611" w:rsidP="009F3611">
            <w:pPr>
              <w:pStyle w:val="XML1"/>
              <w:rPr>
                <w:ins w:id="12600" w:author="Thomas Dietz" w:date="2012-08-08T17:05:00Z"/>
                <w:rPrChange w:id="12601" w:author="Thomas Dietz" w:date="2012-08-08T17:05:00Z">
                  <w:rPr>
                    <w:ins w:id="12602" w:author="Thomas Dietz" w:date="2012-08-08T17:05:00Z"/>
                    <w:lang w:val="de-DE"/>
                  </w:rPr>
                </w:rPrChange>
              </w:rPr>
            </w:pPr>
            <w:ins w:id="12603" w:author="Thomas Dietz" w:date="2012-08-08T17:05:00Z">
              <w:r w:rsidRPr="009F3611">
                <w:rPr>
                  <w:rPrChange w:id="12604" w:author="Thomas Dietz" w:date="2012-08-08T17:05:00Z">
                    <w:rPr>
                      <w:lang w:val="de-DE"/>
                    </w:rPr>
                  </w:rPrChange>
                </w:rPr>
                <w:t xml:space="preserve">          </w:t>
              </w:r>
              <w:proofErr w:type="gramStart"/>
              <w:r w:rsidRPr="009F3611">
                <w:rPr>
                  <w:rPrChange w:id="12605" w:author="Thomas Dietz" w:date="2012-08-08T17:05:00Z">
                    <w:rPr>
                      <w:lang w:val="de-DE"/>
                    </w:rPr>
                  </w:rPrChange>
                </w:rPr>
                <w:t>has</w:t>
              </w:r>
              <w:proofErr w:type="gramEnd"/>
              <w:r w:rsidRPr="009F3611">
                <w:rPr>
                  <w:rPrChange w:id="12606" w:author="Thomas Dietz" w:date="2012-08-08T17:05:00Z">
                    <w:rPr>
                      <w:lang w:val="de-DE"/>
                    </w:rPr>
                  </w:rPrChange>
                </w:rPr>
                <w:t xml:space="preserve"> exclusive access to.</w:t>
              </w:r>
            </w:ins>
          </w:p>
          <w:p w14:paraId="15064E59" w14:textId="77777777" w:rsidR="009F3611" w:rsidRPr="009F3611" w:rsidRDefault="009F3611" w:rsidP="009F3611">
            <w:pPr>
              <w:pStyle w:val="XML1"/>
              <w:rPr>
                <w:ins w:id="12607" w:author="Thomas Dietz" w:date="2012-08-08T17:05:00Z"/>
                <w:rPrChange w:id="12608" w:author="Thomas Dietz" w:date="2012-08-08T17:05:00Z">
                  <w:rPr>
                    <w:ins w:id="12609" w:author="Thomas Dietz" w:date="2012-08-08T17:05:00Z"/>
                    <w:lang w:val="de-DE"/>
                  </w:rPr>
                </w:rPrChange>
              </w:rPr>
            </w:pPr>
          </w:p>
          <w:p w14:paraId="2DF863A1" w14:textId="77777777" w:rsidR="009F3611" w:rsidRPr="009F3611" w:rsidRDefault="009F3611" w:rsidP="009F3611">
            <w:pPr>
              <w:pStyle w:val="XML1"/>
              <w:rPr>
                <w:ins w:id="12610" w:author="Thomas Dietz" w:date="2012-08-08T17:05:00Z"/>
                <w:rPrChange w:id="12611" w:author="Thomas Dietz" w:date="2012-08-08T17:05:00Z">
                  <w:rPr>
                    <w:ins w:id="12612" w:author="Thomas Dietz" w:date="2012-08-08T17:05:00Z"/>
                    <w:lang w:val="de-DE"/>
                  </w:rPr>
                </w:rPrChange>
              </w:rPr>
            </w:pPr>
            <w:ins w:id="12613" w:author="Thomas Dietz" w:date="2012-08-08T17:05:00Z">
              <w:r w:rsidRPr="009F3611">
                <w:rPr>
                  <w:rPrChange w:id="12614" w:author="Thomas Dietz" w:date="2012-08-08T17:05:00Z">
                    <w:rPr>
                      <w:lang w:val="de-DE"/>
                    </w:rPr>
                  </w:rPrChange>
                </w:rPr>
                <w:t xml:space="preserve">          The elements in this list MUST refer to elements at the</w:t>
              </w:r>
            </w:ins>
          </w:p>
          <w:p w14:paraId="2D12F347" w14:textId="77777777" w:rsidR="009F3611" w:rsidRPr="009F3611" w:rsidRDefault="009F3611" w:rsidP="009F3611">
            <w:pPr>
              <w:pStyle w:val="XML1"/>
              <w:rPr>
                <w:ins w:id="12615" w:author="Thomas Dietz" w:date="2012-08-08T17:05:00Z"/>
                <w:rPrChange w:id="12616" w:author="Thomas Dietz" w:date="2012-08-08T17:05:00Z">
                  <w:rPr>
                    <w:ins w:id="12617" w:author="Thomas Dietz" w:date="2012-08-08T17:05:00Z"/>
                    <w:lang w:val="de-DE"/>
                  </w:rPr>
                </w:rPrChange>
              </w:rPr>
            </w:pPr>
            <w:ins w:id="12618" w:author="Thomas Dietz" w:date="2012-08-08T17:05:00Z">
              <w:r w:rsidRPr="009F3611">
                <w:rPr>
                  <w:rPrChange w:id="12619" w:author="Thomas Dietz" w:date="2012-08-08T17:05:00Z">
                    <w:rPr>
                      <w:lang w:val="de-DE"/>
                    </w:rPr>
                  </w:rPrChange>
                </w:rPr>
                <w:t xml:space="preserve">          following path:</w:t>
              </w:r>
            </w:ins>
          </w:p>
          <w:p w14:paraId="4B0BB1D3" w14:textId="77777777" w:rsidR="009F3611" w:rsidRPr="009F3611" w:rsidRDefault="009F3611" w:rsidP="009F3611">
            <w:pPr>
              <w:pStyle w:val="XML1"/>
              <w:rPr>
                <w:ins w:id="12620" w:author="Thomas Dietz" w:date="2012-08-08T17:05:00Z"/>
                <w:rPrChange w:id="12621" w:author="Thomas Dietz" w:date="2012-08-08T17:05:00Z">
                  <w:rPr>
                    <w:ins w:id="12622" w:author="Thomas Dietz" w:date="2012-08-08T17:05:00Z"/>
                    <w:lang w:val="de-DE"/>
                  </w:rPr>
                </w:rPrChange>
              </w:rPr>
            </w:pPr>
            <w:ins w:id="12623" w:author="Thomas Dietz" w:date="2012-08-08T17:05:00Z">
              <w:r w:rsidRPr="009F3611">
                <w:rPr>
                  <w:rPrChange w:id="12624" w:author="Thomas Dietz" w:date="2012-08-08T17:05:00Z">
                    <w:rPr>
                      <w:lang w:val="de-DE"/>
                    </w:rPr>
                  </w:rPrChange>
                </w:rPr>
                <w:t xml:space="preserve">            /capable-switch/resources/queue/resource-id</w:t>
              </w:r>
            </w:ins>
          </w:p>
          <w:p w14:paraId="1AB1CCFD" w14:textId="77777777" w:rsidR="009F3611" w:rsidRPr="009F3611" w:rsidRDefault="009F3611" w:rsidP="009F3611">
            <w:pPr>
              <w:pStyle w:val="XML1"/>
              <w:rPr>
                <w:ins w:id="12625" w:author="Thomas Dietz" w:date="2012-08-08T17:05:00Z"/>
                <w:rPrChange w:id="12626" w:author="Thomas Dietz" w:date="2012-08-08T17:05:00Z">
                  <w:rPr>
                    <w:ins w:id="12627" w:author="Thomas Dietz" w:date="2012-08-08T17:05:00Z"/>
                    <w:lang w:val="de-DE"/>
                  </w:rPr>
                </w:rPrChange>
              </w:rPr>
            </w:pPr>
          </w:p>
          <w:p w14:paraId="3211B784" w14:textId="77777777" w:rsidR="009F3611" w:rsidRPr="009F3611" w:rsidRDefault="009F3611" w:rsidP="009F3611">
            <w:pPr>
              <w:pStyle w:val="XML1"/>
              <w:rPr>
                <w:ins w:id="12628" w:author="Thomas Dietz" w:date="2012-08-08T17:05:00Z"/>
                <w:rPrChange w:id="12629" w:author="Thomas Dietz" w:date="2012-08-08T17:05:00Z">
                  <w:rPr>
                    <w:ins w:id="12630" w:author="Thomas Dietz" w:date="2012-08-08T17:05:00Z"/>
                    <w:lang w:val="de-DE"/>
                  </w:rPr>
                </w:rPrChange>
              </w:rPr>
            </w:pPr>
            <w:ins w:id="12631" w:author="Thomas Dietz" w:date="2012-08-08T17:05:00Z">
              <w:r w:rsidRPr="009F3611">
                <w:rPr>
                  <w:rPrChange w:id="12632" w:author="Thomas Dietz" w:date="2012-08-08T17:05:00Z">
                    <w:rPr>
                      <w:lang w:val="de-DE"/>
                    </w:rPr>
                  </w:rPrChange>
                </w:rPr>
                <w:t xml:space="preserve">          Elements in this list MUST be unique. This means each</w:t>
              </w:r>
            </w:ins>
          </w:p>
          <w:p w14:paraId="6CB9FFDE" w14:textId="77777777" w:rsidR="009F3611" w:rsidRPr="009F3611" w:rsidRDefault="009F3611" w:rsidP="009F3611">
            <w:pPr>
              <w:pStyle w:val="XML1"/>
              <w:rPr>
                <w:ins w:id="12633" w:author="Thomas Dietz" w:date="2012-08-08T17:05:00Z"/>
                <w:rPrChange w:id="12634" w:author="Thomas Dietz" w:date="2012-08-08T17:05:00Z">
                  <w:rPr>
                    <w:ins w:id="12635" w:author="Thomas Dietz" w:date="2012-08-08T17:05:00Z"/>
                    <w:lang w:val="de-DE"/>
                  </w:rPr>
                </w:rPrChange>
              </w:rPr>
            </w:pPr>
            <w:ins w:id="12636" w:author="Thomas Dietz" w:date="2012-08-08T17:05:00Z">
              <w:r w:rsidRPr="009F3611">
                <w:rPr>
                  <w:rPrChange w:id="12637" w:author="Thomas Dietz" w:date="2012-08-08T17:05:00Z">
                    <w:rPr>
                      <w:lang w:val="de-DE"/>
                    </w:rPr>
                  </w:rPrChange>
                </w:rPr>
                <w:t xml:space="preserve">          </w:t>
              </w:r>
              <w:proofErr w:type="gramStart"/>
              <w:r w:rsidRPr="009F3611">
                <w:rPr>
                  <w:rPrChange w:id="12638" w:author="Thomas Dietz" w:date="2012-08-08T17:05:00Z">
                    <w:rPr>
                      <w:lang w:val="de-DE"/>
                    </w:rPr>
                  </w:rPrChange>
                </w:rPr>
                <w:t>queue</w:t>
              </w:r>
              <w:proofErr w:type="gramEnd"/>
              <w:r w:rsidRPr="009F3611">
                <w:rPr>
                  <w:rPrChange w:id="12639" w:author="Thomas Dietz" w:date="2012-08-08T17:05:00Z">
                    <w:rPr>
                      <w:lang w:val="de-DE"/>
                    </w:rPr>
                  </w:rPrChange>
                </w:rPr>
                <w:t xml:space="preserve"> element can only be referenced once.";</w:t>
              </w:r>
            </w:ins>
          </w:p>
          <w:p w14:paraId="3699DB57" w14:textId="77777777" w:rsidR="009F3611" w:rsidRPr="009F3611" w:rsidRDefault="009F3611" w:rsidP="009F3611">
            <w:pPr>
              <w:pStyle w:val="XML1"/>
              <w:rPr>
                <w:ins w:id="12640" w:author="Thomas Dietz" w:date="2012-08-08T17:05:00Z"/>
                <w:rPrChange w:id="12641" w:author="Thomas Dietz" w:date="2012-08-08T17:05:00Z">
                  <w:rPr>
                    <w:ins w:id="12642" w:author="Thomas Dietz" w:date="2012-08-08T17:05:00Z"/>
                    <w:lang w:val="de-DE"/>
                  </w:rPr>
                </w:rPrChange>
              </w:rPr>
            </w:pPr>
            <w:ins w:id="12643" w:author="Thomas Dietz" w:date="2012-08-08T17:05:00Z">
              <w:r w:rsidRPr="009F3611">
                <w:rPr>
                  <w:rPrChange w:id="12644" w:author="Thomas Dietz" w:date="2012-08-08T17:05:00Z">
                    <w:rPr>
                      <w:lang w:val="de-DE"/>
                    </w:rPr>
                  </w:rPrChange>
                </w:rPr>
                <w:t xml:space="preserve">      }</w:t>
              </w:r>
            </w:ins>
          </w:p>
          <w:p w14:paraId="47805D77" w14:textId="77777777" w:rsidR="009F3611" w:rsidRPr="009F3611" w:rsidRDefault="009F3611" w:rsidP="009F3611">
            <w:pPr>
              <w:pStyle w:val="XML1"/>
              <w:rPr>
                <w:ins w:id="12645" w:author="Thomas Dietz" w:date="2012-08-08T17:05:00Z"/>
                <w:rPrChange w:id="12646" w:author="Thomas Dietz" w:date="2012-08-08T17:05:00Z">
                  <w:rPr>
                    <w:ins w:id="12647" w:author="Thomas Dietz" w:date="2012-08-08T17:05:00Z"/>
                    <w:lang w:val="de-DE"/>
                  </w:rPr>
                </w:rPrChange>
              </w:rPr>
            </w:pPr>
            <w:ins w:id="12648" w:author="Thomas Dietz" w:date="2012-08-08T17:05:00Z">
              <w:r w:rsidRPr="009F3611">
                <w:rPr>
                  <w:rPrChange w:id="12649" w:author="Thomas Dietz" w:date="2012-08-08T17:05:00Z">
                    <w:rPr>
                      <w:lang w:val="de-DE"/>
                    </w:rPr>
                  </w:rPrChange>
                </w:rPr>
                <w:t xml:space="preserve">      leaf certificate {</w:t>
              </w:r>
            </w:ins>
          </w:p>
          <w:p w14:paraId="228E754D" w14:textId="77777777" w:rsidR="009F3611" w:rsidRPr="009F3611" w:rsidRDefault="009F3611" w:rsidP="009F3611">
            <w:pPr>
              <w:pStyle w:val="XML1"/>
              <w:rPr>
                <w:ins w:id="12650" w:author="Thomas Dietz" w:date="2012-08-08T17:05:00Z"/>
                <w:rPrChange w:id="12651" w:author="Thomas Dietz" w:date="2012-08-08T17:05:00Z">
                  <w:rPr>
                    <w:ins w:id="12652" w:author="Thomas Dietz" w:date="2012-08-08T17:05:00Z"/>
                    <w:lang w:val="de-DE"/>
                  </w:rPr>
                </w:rPrChange>
              </w:rPr>
            </w:pPr>
            <w:ins w:id="12653" w:author="Thomas Dietz" w:date="2012-08-08T17:05:00Z">
              <w:r w:rsidRPr="009F3611">
                <w:rPr>
                  <w:rPrChange w:id="12654" w:author="Thomas Dietz" w:date="2012-08-08T17:05:00Z">
                    <w:rPr>
                      <w:lang w:val="de-DE"/>
                    </w:rPr>
                  </w:rPrChange>
                </w:rPr>
                <w:t xml:space="preserve">        type leafref {</w:t>
              </w:r>
            </w:ins>
          </w:p>
          <w:p w14:paraId="4E36C0FF" w14:textId="77777777" w:rsidR="009F3611" w:rsidRPr="009F3611" w:rsidRDefault="009F3611" w:rsidP="009F3611">
            <w:pPr>
              <w:pStyle w:val="XML1"/>
              <w:rPr>
                <w:ins w:id="12655" w:author="Thomas Dietz" w:date="2012-08-08T17:05:00Z"/>
                <w:rPrChange w:id="12656" w:author="Thomas Dietz" w:date="2012-08-08T17:05:00Z">
                  <w:rPr>
                    <w:ins w:id="12657" w:author="Thomas Dietz" w:date="2012-08-08T17:05:00Z"/>
                    <w:lang w:val="de-DE"/>
                  </w:rPr>
                </w:rPrChange>
              </w:rPr>
            </w:pPr>
            <w:ins w:id="12658" w:author="Thomas Dietz" w:date="2012-08-08T17:05:00Z">
              <w:r w:rsidRPr="009F3611">
                <w:rPr>
                  <w:rPrChange w:id="12659" w:author="Thomas Dietz" w:date="2012-08-08T17:05:00Z">
                    <w:rPr>
                      <w:lang w:val="de-DE"/>
                    </w:rPr>
                  </w:rPrChange>
                </w:rPr>
                <w:t xml:space="preserve">          path "/capable-switch/resources/owned-certificate/resource-id";</w:t>
              </w:r>
            </w:ins>
          </w:p>
          <w:p w14:paraId="2596CF0E" w14:textId="77777777" w:rsidR="009F3611" w:rsidRPr="009F3611" w:rsidRDefault="009F3611" w:rsidP="009F3611">
            <w:pPr>
              <w:pStyle w:val="XML1"/>
              <w:rPr>
                <w:ins w:id="12660" w:author="Thomas Dietz" w:date="2012-08-08T17:05:00Z"/>
                <w:rPrChange w:id="12661" w:author="Thomas Dietz" w:date="2012-08-08T17:05:00Z">
                  <w:rPr>
                    <w:ins w:id="12662" w:author="Thomas Dietz" w:date="2012-08-08T17:05:00Z"/>
                    <w:lang w:val="de-DE"/>
                  </w:rPr>
                </w:rPrChange>
              </w:rPr>
            </w:pPr>
            <w:ins w:id="12663" w:author="Thomas Dietz" w:date="2012-08-08T17:05:00Z">
              <w:r w:rsidRPr="009F3611">
                <w:rPr>
                  <w:rPrChange w:id="12664" w:author="Thomas Dietz" w:date="2012-08-08T17:05:00Z">
                    <w:rPr>
                      <w:lang w:val="de-DE"/>
                    </w:rPr>
                  </w:rPrChange>
                </w:rPr>
                <w:t xml:space="preserve">        }</w:t>
              </w:r>
            </w:ins>
          </w:p>
          <w:p w14:paraId="25920C74" w14:textId="77777777" w:rsidR="009F3611" w:rsidRPr="009F3611" w:rsidRDefault="009F3611" w:rsidP="009F3611">
            <w:pPr>
              <w:pStyle w:val="XML1"/>
              <w:rPr>
                <w:ins w:id="12665" w:author="Thomas Dietz" w:date="2012-08-08T17:05:00Z"/>
                <w:rPrChange w:id="12666" w:author="Thomas Dietz" w:date="2012-08-08T17:05:00Z">
                  <w:rPr>
                    <w:ins w:id="12667" w:author="Thomas Dietz" w:date="2012-08-08T17:05:00Z"/>
                    <w:lang w:val="de-DE"/>
                  </w:rPr>
                </w:rPrChange>
              </w:rPr>
            </w:pPr>
            <w:ins w:id="12668" w:author="Thomas Dietz" w:date="2012-08-08T17:05:00Z">
              <w:r w:rsidRPr="009F3611">
                <w:rPr>
                  <w:rPrChange w:id="12669" w:author="Thomas Dietz" w:date="2012-08-08T17:05:00Z">
                    <w:rPr>
                      <w:lang w:val="de-DE"/>
                    </w:rPr>
                  </w:rPrChange>
                </w:rPr>
                <w:lastRenderedPageBreak/>
                <w:t xml:space="preserve">        description "The resource identifier of the owned</w:t>
              </w:r>
            </w:ins>
          </w:p>
          <w:p w14:paraId="6EF472BD" w14:textId="77777777" w:rsidR="009F3611" w:rsidRPr="009F3611" w:rsidRDefault="009F3611" w:rsidP="009F3611">
            <w:pPr>
              <w:pStyle w:val="XML1"/>
              <w:rPr>
                <w:ins w:id="12670" w:author="Thomas Dietz" w:date="2012-08-08T17:05:00Z"/>
                <w:rPrChange w:id="12671" w:author="Thomas Dietz" w:date="2012-08-08T17:05:00Z">
                  <w:rPr>
                    <w:ins w:id="12672" w:author="Thomas Dietz" w:date="2012-08-08T17:05:00Z"/>
                    <w:lang w:val="de-DE"/>
                  </w:rPr>
                </w:rPrChange>
              </w:rPr>
            </w:pPr>
            <w:ins w:id="12673" w:author="Thomas Dietz" w:date="2012-08-08T17:05:00Z">
              <w:r w:rsidRPr="009F3611">
                <w:rPr>
                  <w:rPrChange w:id="12674" w:author="Thomas Dietz" w:date="2012-08-08T17:05:00Z">
                    <w:rPr>
                      <w:lang w:val="de-DE"/>
                    </w:rPr>
                  </w:rPrChange>
                </w:rPr>
                <w:t xml:space="preserve">          certificate in the OpenFlow Capable Switch that the</w:t>
              </w:r>
            </w:ins>
          </w:p>
          <w:p w14:paraId="32E2AA22" w14:textId="77777777" w:rsidR="009F3611" w:rsidRPr="009F3611" w:rsidRDefault="009F3611" w:rsidP="009F3611">
            <w:pPr>
              <w:pStyle w:val="XML1"/>
              <w:rPr>
                <w:ins w:id="12675" w:author="Thomas Dietz" w:date="2012-08-08T17:05:00Z"/>
                <w:rPrChange w:id="12676" w:author="Thomas Dietz" w:date="2012-08-08T17:05:00Z">
                  <w:rPr>
                    <w:ins w:id="12677" w:author="Thomas Dietz" w:date="2012-08-08T17:05:00Z"/>
                    <w:lang w:val="de-DE"/>
                  </w:rPr>
                </w:rPrChange>
              </w:rPr>
            </w:pPr>
            <w:ins w:id="12678" w:author="Thomas Dietz" w:date="2012-08-08T17:05:00Z">
              <w:r w:rsidRPr="009F3611">
                <w:rPr>
                  <w:rPrChange w:id="12679" w:author="Thomas Dietz" w:date="2012-08-08T17:05:00Z">
                    <w:rPr>
                      <w:lang w:val="de-DE"/>
                    </w:rPr>
                  </w:rPrChange>
                </w:rPr>
                <w:t xml:space="preserve">          OpenFlow Logical Switch uses to identify itself.  This</w:t>
              </w:r>
            </w:ins>
          </w:p>
          <w:p w14:paraId="3CA59C5D" w14:textId="77777777" w:rsidR="009F3611" w:rsidRPr="009F3611" w:rsidRDefault="009F3611" w:rsidP="009F3611">
            <w:pPr>
              <w:pStyle w:val="XML1"/>
              <w:rPr>
                <w:ins w:id="12680" w:author="Thomas Dietz" w:date="2012-08-08T17:05:00Z"/>
                <w:rPrChange w:id="12681" w:author="Thomas Dietz" w:date="2012-08-08T17:05:00Z">
                  <w:rPr>
                    <w:ins w:id="12682" w:author="Thomas Dietz" w:date="2012-08-08T17:05:00Z"/>
                    <w:lang w:val="de-DE"/>
                  </w:rPr>
                </w:rPrChange>
              </w:rPr>
            </w:pPr>
            <w:ins w:id="12683" w:author="Thomas Dietz" w:date="2012-08-08T17:05:00Z">
              <w:r w:rsidRPr="009F3611">
                <w:rPr>
                  <w:rPrChange w:id="12684" w:author="Thomas Dietz" w:date="2012-08-08T17:05:00Z">
                    <w:rPr>
                      <w:lang w:val="de-DE"/>
                    </w:rPr>
                  </w:rPrChange>
                </w:rPr>
                <w:t xml:space="preserve">          element MUST NOT occur more than once in an OpenFlow</w:t>
              </w:r>
            </w:ins>
          </w:p>
          <w:p w14:paraId="386C7699" w14:textId="77777777" w:rsidR="009F3611" w:rsidRPr="009F3611" w:rsidRDefault="009F3611" w:rsidP="009F3611">
            <w:pPr>
              <w:pStyle w:val="XML1"/>
              <w:rPr>
                <w:ins w:id="12685" w:author="Thomas Dietz" w:date="2012-08-08T17:05:00Z"/>
                <w:rPrChange w:id="12686" w:author="Thomas Dietz" w:date="2012-08-08T17:05:00Z">
                  <w:rPr>
                    <w:ins w:id="12687" w:author="Thomas Dietz" w:date="2012-08-08T17:05:00Z"/>
                    <w:lang w:val="de-DE"/>
                  </w:rPr>
                </w:rPrChange>
              </w:rPr>
            </w:pPr>
            <w:ins w:id="12688" w:author="Thomas Dietz" w:date="2012-08-08T17:05:00Z">
              <w:r w:rsidRPr="009F3611">
                <w:rPr>
                  <w:rPrChange w:id="12689" w:author="Thomas Dietz" w:date="2012-08-08T17:05:00Z">
                    <w:rPr>
                      <w:lang w:val="de-DE"/>
                    </w:rPr>
                  </w:rPrChange>
                </w:rPr>
                <w:t xml:space="preserve">          Logical Switch's resource list.  </w:t>
              </w:r>
            </w:ins>
          </w:p>
          <w:p w14:paraId="340EAB1E" w14:textId="77777777" w:rsidR="009F3611" w:rsidRPr="009F3611" w:rsidRDefault="009F3611" w:rsidP="009F3611">
            <w:pPr>
              <w:pStyle w:val="XML1"/>
              <w:rPr>
                <w:ins w:id="12690" w:author="Thomas Dietz" w:date="2012-08-08T17:05:00Z"/>
                <w:rPrChange w:id="12691" w:author="Thomas Dietz" w:date="2012-08-08T17:05:00Z">
                  <w:rPr>
                    <w:ins w:id="12692" w:author="Thomas Dietz" w:date="2012-08-08T17:05:00Z"/>
                    <w:lang w:val="de-DE"/>
                  </w:rPr>
                </w:rPrChange>
              </w:rPr>
            </w:pPr>
            <w:ins w:id="12693" w:author="Thomas Dietz" w:date="2012-08-08T17:05:00Z">
              <w:r w:rsidRPr="009F3611">
                <w:rPr>
                  <w:rPrChange w:id="12694" w:author="Thomas Dietz" w:date="2012-08-08T17:05:00Z">
                    <w:rPr>
                      <w:lang w:val="de-DE"/>
                    </w:rPr>
                  </w:rPrChange>
                </w:rPr>
                <w:t xml:space="preserve">        </w:t>
              </w:r>
            </w:ins>
          </w:p>
          <w:p w14:paraId="31C76814" w14:textId="77777777" w:rsidR="009F3611" w:rsidRPr="009F3611" w:rsidRDefault="009F3611" w:rsidP="009F3611">
            <w:pPr>
              <w:pStyle w:val="XML1"/>
              <w:rPr>
                <w:ins w:id="12695" w:author="Thomas Dietz" w:date="2012-08-08T17:05:00Z"/>
                <w:rPrChange w:id="12696" w:author="Thomas Dietz" w:date="2012-08-08T17:05:00Z">
                  <w:rPr>
                    <w:ins w:id="12697" w:author="Thomas Dietz" w:date="2012-08-08T17:05:00Z"/>
                    <w:lang w:val="de-DE"/>
                  </w:rPr>
                </w:rPrChange>
              </w:rPr>
            </w:pPr>
            <w:ins w:id="12698" w:author="Thomas Dietz" w:date="2012-08-08T17:05:00Z">
              <w:r w:rsidRPr="009F3611">
                <w:rPr>
                  <w:rPrChange w:id="12699" w:author="Thomas Dietz" w:date="2012-08-08T17:05:00Z">
                    <w:rPr>
                      <w:lang w:val="de-DE"/>
                    </w:rPr>
                  </w:rPrChange>
                </w:rPr>
                <w:t xml:space="preserve">          If no such element is in an OpenFlow Logical Switch's </w:t>
              </w:r>
            </w:ins>
          </w:p>
          <w:p w14:paraId="49F09A5C" w14:textId="77777777" w:rsidR="009F3611" w:rsidRPr="009F3611" w:rsidRDefault="009F3611" w:rsidP="009F3611">
            <w:pPr>
              <w:pStyle w:val="XML1"/>
              <w:rPr>
                <w:ins w:id="12700" w:author="Thomas Dietz" w:date="2012-08-08T17:05:00Z"/>
                <w:rPrChange w:id="12701" w:author="Thomas Dietz" w:date="2012-08-08T17:05:00Z">
                  <w:rPr>
                    <w:ins w:id="12702" w:author="Thomas Dietz" w:date="2012-08-08T17:05:00Z"/>
                    <w:lang w:val="de-DE"/>
                  </w:rPr>
                </w:rPrChange>
              </w:rPr>
            </w:pPr>
            <w:ins w:id="12703" w:author="Thomas Dietz" w:date="2012-08-08T17:05:00Z">
              <w:r w:rsidRPr="009F3611">
                <w:rPr>
                  <w:rPrChange w:id="12704" w:author="Thomas Dietz" w:date="2012-08-08T17:05:00Z">
                    <w:rPr>
                      <w:lang w:val="de-DE"/>
                    </w:rPr>
                  </w:rPrChange>
                </w:rPr>
                <w:t xml:space="preserve">          resource list, then the OpenFlow Logical Switch does not </w:t>
              </w:r>
            </w:ins>
          </w:p>
          <w:p w14:paraId="2E5EA61F" w14:textId="77777777" w:rsidR="009F3611" w:rsidRPr="009F3611" w:rsidRDefault="009F3611" w:rsidP="009F3611">
            <w:pPr>
              <w:pStyle w:val="XML1"/>
              <w:rPr>
                <w:ins w:id="12705" w:author="Thomas Dietz" w:date="2012-08-08T17:05:00Z"/>
                <w:rPrChange w:id="12706" w:author="Thomas Dietz" w:date="2012-08-08T17:05:00Z">
                  <w:rPr>
                    <w:ins w:id="12707" w:author="Thomas Dietz" w:date="2012-08-08T17:05:00Z"/>
                    <w:lang w:val="de-DE"/>
                  </w:rPr>
                </w:rPrChange>
              </w:rPr>
            </w:pPr>
            <w:ins w:id="12708" w:author="Thomas Dietz" w:date="2012-08-08T17:05:00Z">
              <w:r w:rsidRPr="009F3611">
                <w:rPr>
                  <w:rPrChange w:id="12709" w:author="Thomas Dietz" w:date="2012-08-08T17:05:00Z">
                    <w:rPr>
                      <w:lang w:val="de-DE"/>
                    </w:rPr>
                  </w:rPrChange>
                </w:rPr>
                <w:t xml:space="preserve">          authenticate itself towards an OpenFloe Controller with a</w:t>
              </w:r>
            </w:ins>
          </w:p>
          <w:p w14:paraId="0017BFEB" w14:textId="77777777" w:rsidR="009F3611" w:rsidRPr="009F3611" w:rsidRDefault="009F3611" w:rsidP="009F3611">
            <w:pPr>
              <w:pStyle w:val="XML1"/>
              <w:rPr>
                <w:ins w:id="12710" w:author="Thomas Dietz" w:date="2012-08-08T17:05:00Z"/>
                <w:rPrChange w:id="12711" w:author="Thomas Dietz" w:date="2012-08-08T17:05:00Z">
                  <w:rPr>
                    <w:ins w:id="12712" w:author="Thomas Dietz" w:date="2012-08-08T17:05:00Z"/>
                    <w:lang w:val="de-DE"/>
                  </w:rPr>
                </w:rPrChange>
              </w:rPr>
            </w:pPr>
            <w:ins w:id="12713" w:author="Thomas Dietz" w:date="2012-08-08T17:05:00Z">
              <w:r w:rsidRPr="009F3611">
                <w:rPr>
                  <w:rPrChange w:id="12714" w:author="Thomas Dietz" w:date="2012-08-08T17:05:00Z">
                    <w:rPr>
                      <w:lang w:val="de-DE"/>
                    </w:rPr>
                  </w:rPrChange>
                </w:rPr>
                <w:t xml:space="preserve">          </w:t>
              </w:r>
              <w:proofErr w:type="gramStart"/>
              <w:r w:rsidRPr="009F3611">
                <w:rPr>
                  <w:rPrChange w:id="12715" w:author="Thomas Dietz" w:date="2012-08-08T17:05:00Z">
                    <w:rPr>
                      <w:lang w:val="de-DE"/>
                    </w:rPr>
                  </w:rPrChange>
                </w:rPr>
                <w:t>certificate</w:t>
              </w:r>
              <w:proofErr w:type="gramEnd"/>
              <w:r w:rsidRPr="009F3611">
                <w:rPr>
                  <w:rPrChange w:id="12716" w:author="Thomas Dietz" w:date="2012-08-08T17:05:00Z">
                    <w:rPr>
                      <w:lang w:val="de-DE"/>
                    </w:rPr>
                  </w:rPrChange>
                </w:rPr>
                <w:t>.  If this element is present, then the</w:t>
              </w:r>
            </w:ins>
          </w:p>
          <w:p w14:paraId="2A2A46E1" w14:textId="77777777" w:rsidR="009F3611" w:rsidRPr="009F3611" w:rsidRDefault="009F3611" w:rsidP="009F3611">
            <w:pPr>
              <w:pStyle w:val="XML1"/>
              <w:rPr>
                <w:ins w:id="12717" w:author="Thomas Dietz" w:date="2012-08-08T17:05:00Z"/>
                <w:rPrChange w:id="12718" w:author="Thomas Dietz" w:date="2012-08-08T17:05:00Z">
                  <w:rPr>
                    <w:ins w:id="12719" w:author="Thomas Dietz" w:date="2012-08-08T17:05:00Z"/>
                    <w:lang w:val="de-DE"/>
                  </w:rPr>
                </w:rPrChange>
              </w:rPr>
            </w:pPr>
            <w:ins w:id="12720" w:author="Thomas Dietz" w:date="2012-08-08T17:05:00Z">
              <w:r w:rsidRPr="009F3611">
                <w:rPr>
                  <w:rPrChange w:id="12721" w:author="Thomas Dietz" w:date="2012-08-08T17:05:00Z">
                    <w:rPr>
                      <w:lang w:val="de-DE"/>
                    </w:rPr>
                  </w:rPrChange>
                </w:rPr>
                <w:t xml:space="preserve">          OpenFlow Logical Switch MUST provide this certificate for</w:t>
              </w:r>
            </w:ins>
          </w:p>
          <w:p w14:paraId="32EDFB89" w14:textId="77777777" w:rsidR="009F3611" w:rsidRPr="009F3611" w:rsidRDefault="009F3611" w:rsidP="009F3611">
            <w:pPr>
              <w:pStyle w:val="XML1"/>
              <w:rPr>
                <w:ins w:id="12722" w:author="Thomas Dietz" w:date="2012-08-08T17:05:00Z"/>
                <w:rPrChange w:id="12723" w:author="Thomas Dietz" w:date="2012-08-08T17:05:00Z">
                  <w:rPr>
                    <w:ins w:id="12724" w:author="Thomas Dietz" w:date="2012-08-08T17:05:00Z"/>
                    <w:lang w:val="de-DE"/>
                  </w:rPr>
                </w:rPrChange>
              </w:rPr>
            </w:pPr>
            <w:ins w:id="12725" w:author="Thomas Dietz" w:date="2012-08-08T17:05:00Z">
              <w:r w:rsidRPr="009F3611">
                <w:rPr>
                  <w:rPrChange w:id="12726" w:author="Thomas Dietz" w:date="2012-08-08T17:05:00Z">
                    <w:rPr>
                      <w:lang w:val="de-DE"/>
                    </w:rPr>
                  </w:rPrChange>
                </w:rPr>
                <w:t xml:space="preserve">          authentication to an OpenFlow Controller when setting up</w:t>
              </w:r>
            </w:ins>
          </w:p>
          <w:p w14:paraId="6ED7770E" w14:textId="77777777" w:rsidR="009F3611" w:rsidRPr="009F3611" w:rsidRDefault="009F3611" w:rsidP="009F3611">
            <w:pPr>
              <w:pStyle w:val="XML1"/>
              <w:rPr>
                <w:ins w:id="12727" w:author="Thomas Dietz" w:date="2012-08-08T17:05:00Z"/>
                <w:rPrChange w:id="12728" w:author="Thomas Dietz" w:date="2012-08-08T17:05:00Z">
                  <w:rPr>
                    <w:ins w:id="12729" w:author="Thomas Dietz" w:date="2012-08-08T17:05:00Z"/>
                    <w:lang w:val="de-DE"/>
                  </w:rPr>
                </w:rPrChange>
              </w:rPr>
            </w:pPr>
            <w:ins w:id="12730" w:author="Thomas Dietz" w:date="2012-08-08T17:05:00Z">
              <w:r w:rsidRPr="009F3611">
                <w:rPr>
                  <w:rPrChange w:id="12731" w:author="Thomas Dietz" w:date="2012-08-08T17:05:00Z">
                    <w:rPr>
                      <w:lang w:val="de-DE"/>
                    </w:rPr>
                  </w:rPrChange>
                </w:rPr>
                <w:t xml:space="preserve">          </w:t>
              </w:r>
              <w:proofErr w:type="gramStart"/>
              <w:r w:rsidRPr="009F3611">
                <w:rPr>
                  <w:rPrChange w:id="12732" w:author="Thomas Dietz" w:date="2012-08-08T17:05:00Z">
                    <w:rPr>
                      <w:lang w:val="de-DE"/>
                    </w:rPr>
                  </w:rPrChange>
                </w:rPr>
                <w:t>a</w:t>
              </w:r>
              <w:proofErr w:type="gramEnd"/>
              <w:r w:rsidRPr="009F3611">
                <w:rPr>
                  <w:rPrChange w:id="12733" w:author="Thomas Dietz" w:date="2012-08-08T17:05:00Z">
                    <w:rPr>
                      <w:lang w:val="de-DE"/>
                    </w:rPr>
                  </w:rPrChange>
                </w:rPr>
                <w:t xml:space="preserve"> TLS connection.  </w:t>
              </w:r>
            </w:ins>
          </w:p>
          <w:p w14:paraId="5AFF4E71" w14:textId="77777777" w:rsidR="009F3611" w:rsidRPr="009F3611" w:rsidRDefault="009F3611" w:rsidP="009F3611">
            <w:pPr>
              <w:pStyle w:val="XML1"/>
              <w:rPr>
                <w:ins w:id="12734" w:author="Thomas Dietz" w:date="2012-08-08T17:05:00Z"/>
                <w:rPrChange w:id="12735" w:author="Thomas Dietz" w:date="2012-08-08T17:05:00Z">
                  <w:rPr>
                    <w:ins w:id="12736" w:author="Thomas Dietz" w:date="2012-08-08T17:05:00Z"/>
                    <w:lang w:val="de-DE"/>
                  </w:rPr>
                </w:rPrChange>
              </w:rPr>
            </w:pPr>
            <w:ins w:id="12737" w:author="Thomas Dietz" w:date="2012-08-08T17:05:00Z">
              <w:r w:rsidRPr="009F3611">
                <w:rPr>
                  <w:rPrChange w:id="12738" w:author="Thomas Dietz" w:date="2012-08-08T17:05:00Z">
                    <w:rPr>
                      <w:lang w:val="de-DE"/>
                    </w:rPr>
                  </w:rPrChange>
                </w:rPr>
                <w:t xml:space="preserve">        </w:t>
              </w:r>
            </w:ins>
          </w:p>
          <w:p w14:paraId="0F7136B8" w14:textId="77777777" w:rsidR="009F3611" w:rsidRPr="009F3611" w:rsidRDefault="009F3611" w:rsidP="009F3611">
            <w:pPr>
              <w:pStyle w:val="XML1"/>
              <w:rPr>
                <w:ins w:id="12739" w:author="Thomas Dietz" w:date="2012-08-08T17:05:00Z"/>
                <w:rPrChange w:id="12740" w:author="Thomas Dietz" w:date="2012-08-08T17:05:00Z">
                  <w:rPr>
                    <w:ins w:id="12741" w:author="Thomas Dietz" w:date="2012-08-08T17:05:00Z"/>
                    <w:lang w:val="de-DE"/>
                  </w:rPr>
                </w:rPrChange>
              </w:rPr>
            </w:pPr>
            <w:ins w:id="12742" w:author="Thomas Dietz" w:date="2012-08-08T17:05:00Z">
              <w:r w:rsidRPr="009F3611">
                <w:rPr>
                  <w:rPrChange w:id="12743" w:author="Thomas Dietz" w:date="2012-08-08T17:05:00Z">
                    <w:rPr>
                      <w:lang w:val="de-DE"/>
                    </w:rPr>
                  </w:rPrChange>
                </w:rPr>
                <w:t xml:space="preserve">          For TCP connections this element is irrelevant.</w:t>
              </w:r>
            </w:ins>
          </w:p>
          <w:p w14:paraId="054CF961" w14:textId="77777777" w:rsidR="009F3611" w:rsidRPr="009F3611" w:rsidRDefault="009F3611" w:rsidP="009F3611">
            <w:pPr>
              <w:pStyle w:val="XML1"/>
              <w:rPr>
                <w:ins w:id="12744" w:author="Thomas Dietz" w:date="2012-08-08T17:05:00Z"/>
                <w:rPrChange w:id="12745" w:author="Thomas Dietz" w:date="2012-08-08T17:05:00Z">
                  <w:rPr>
                    <w:ins w:id="12746" w:author="Thomas Dietz" w:date="2012-08-08T17:05:00Z"/>
                    <w:lang w:val="de-DE"/>
                  </w:rPr>
                </w:rPrChange>
              </w:rPr>
            </w:pPr>
          </w:p>
          <w:p w14:paraId="7507AB1E" w14:textId="77777777" w:rsidR="009F3611" w:rsidRPr="009F3611" w:rsidRDefault="009F3611" w:rsidP="009F3611">
            <w:pPr>
              <w:pStyle w:val="XML1"/>
              <w:rPr>
                <w:ins w:id="12747" w:author="Thomas Dietz" w:date="2012-08-08T17:05:00Z"/>
                <w:rPrChange w:id="12748" w:author="Thomas Dietz" w:date="2012-08-08T17:05:00Z">
                  <w:rPr>
                    <w:ins w:id="12749" w:author="Thomas Dietz" w:date="2012-08-08T17:05:00Z"/>
                    <w:lang w:val="de-DE"/>
                  </w:rPr>
                </w:rPrChange>
              </w:rPr>
            </w:pPr>
            <w:ins w:id="12750" w:author="Thomas Dietz" w:date="2012-08-08T17:05:00Z">
              <w:r w:rsidRPr="009F3611">
                <w:rPr>
                  <w:rPrChange w:id="12751" w:author="Thomas Dietz" w:date="2012-08-08T17:05:00Z">
                    <w:rPr>
                      <w:lang w:val="de-DE"/>
                    </w:rPr>
                  </w:rPrChange>
                </w:rPr>
                <w:t xml:space="preserve">          The element MUST refer to an element at the following</w:t>
              </w:r>
            </w:ins>
          </w:p>
          <w:p w14:paraId="423C9688" w14:textId="77777777" w:rsidR="009F3611" w:rsidRPr="009F3611" w:rsidRDefault="009F3611" w:rsidP="009F3611">
            <w:pPr>
              <w:pStyle w:val="XML1"/>
              <w:rPr>
                <w:ins w:id="12752" w:author="Thomas Dietz" w:date="2012-08-08T17:05:00Z"/>
                <w:rPrChange w:id="12753" w:author="Thomas Dietz" w:date="2012-08-08T17:05:00Z">
                  <w:rPr>
                    <w:ins w:id="12754" w:author="Thomas Dietz" w:date="2012-08-08T17:05:00Z"/>
                    <w:lang w:val="de-DE"/>
                  </w:rPr>
                </w:rPrChange>
              </w:rPr>
            </w:pPr>
            <w:ins w:id="12755" w:author="Thomas Dietz" w:date="2012-08-08T17:05:00Z">
              <w:r w:rsidRPr="009F3611">
                <w:rPr>
                  <w:rPrChange w:id="12756" w:author="Thomas Dietz" w:date="2012-08-08T17:05:00Z">
                    <w:rPr>
                      <w:lang w:val="de-DE"/>
                    </w:rPr>
                  </w:rPrChange>
                </w:rPr>
                <w:t xml:space="preserve">          path:</w:t>
              </w:r>
            </w:ins>
          </w:p>
          <w:p w14:paraId="2967CA2E" w14:textId="77777777" w:rsidR="009F3611" w:rsidRPr="009F3611" w:rsidRDefault="009F3611" w:rsidP="009F3611">
            <w:pPr>
              <w:pStyle w:val="XML1"/>
              <w:rPr>
                <w:ins w:id="12757" w:author="Thomas Dietz" w:date="2012-08-08T17:05:00Z"/>
                <w:rPrChange w:id="12758" w:author="Thomas Dietz" w:date="2012-08-08T17:05:00Z">
                  <w:rPr>
                    <w:ins w:id="12759" w:author="Thomas Dietz" w:date="2012-08-08T17:05:00Z"/>
                    <w:lang w:val="de-DE"/>
                  </w:rPr>
                </w:rPrChange>
              </w:rPr>
            </w:pPr>
            <w:ins w:id="12760" w:author="Thomas Dietz" w:date="2012-08-08T17:05:00Z">
              <w:r w:rsidRPr="009F3611">
                <w:rPr>
                  <w:rPrChange w:id="12761" w:author="Thomas Dietz" w:date="2012-08-08T17:05:00Z">
                    <w:rPr>
                      <w:lang w:val="de-DE"/>
                    </w:rPr>
                  </w:rPrChange>
                </w:rPr>
                <w:t xml:space="preserve">            /capable-switch/resources/owned-certificate/resource-id</w:t>
              </w:r>
            </w:ins>
          </w:p>
          <w:p w14:paraId="0DC41A56" w14:textId="77777777" w:rsidR="009F3611" w:rsidRPr="009F3611" w:rsidRDefault="009F3611" w:rsidP="009F3611">
            <w:pPr>
              <w:pStyle w:val="XML1"/>
              <w:rPr>
                <w:ins w:id="12762" w:author="Thomas Dietz" w:date="2012-08-08T17:05:00Z"/>
                <w:rPrChange w:id="12763" w:author="Thomas Dietz" w:date="2012-08-08T17:05:00Z">
                  <w:rPr>
                    <w:ins w:id="12764" w:author="Thomas Dietz" w:date="2012-08-08T17:05:00Z"/>
                    <w:lang w:val="de-DE"/>
                  </w:rPr>
                </w:rPrChange>
              </w:rPr>
            </w:pPr>
            <w:ins w:id="12765" w:author="Thomas Dietz" w:date="2012-08-08T17:05:00Z">
              <w:r w:rsidRPr="009F3611">
                <w:rPr>
                  <w:rPrChange w:id="12766" w:author="Thomas Dietz" w:date="2012-08-08T17:05:00Z">
                    <w:rPr>
                      <w:lang w:val="de-DE"/>
                    </w:rPr>
                  </w:rPrChange>
                </w:rPr>
                <w:t xml:space="preserve">          ";</w:t>
              </w:r>
            </w:ins>
          </w:p>
          <w:p w14:paraId="3732FDA1" w14:textId="77777777" w:rsidR="009F3611" w:rsidRPr="009F3611" w:rsidRDefault="009F3611" w:rsidP="009F3611">
            <w:pPr>
              <w:pStyle w:val="XML1"/>
              <w:rPr>
                <w:ins w:id="12767" w:author="Thomas Dietz" w:date="2012-08-08T17:05:00Z"/>
                <w:rPrChange w:id="12768" w:author="Thomas Dietz" w:date="2012-08-08T17:05:00Z">
                  <w:rPr>
                    <w:ins w:id="12769" w:author="Thomas Dietz" w:date="2012-08-08T17:05:00Z"/>
                    <w:lang w:val="de-DE"/>
                  </w:rPr>
                </w:rPrChange>
              </w:rPr>
            </w:pPr>
            <w:ins w:id="12770" w:author="Thomas Dietz" w:date="2012-08-08T17:05:00Z">
              <w:r w:rsidRPr="009F3611">
                <w:rPr>
                  <w:rPrChange w:id="12771" w:author="Thomas Dietz" w:date="2012-08-08T17:05:00Z">
                    <w:rPr>
                      <w:lang w:val="de-DE"/>
                    </w:rPr>
                  </w:rPrChange>
                </w:rPr>
                <w:t xml:space="preserve">      }</w:t>
              </w:r>
            </w:ins>
          </w:p>
          <w:p w14:paraId="3A38DFA8" w14:textId="77777777" w:rsidR="009F3611" w:rsidRPr="009F3611" w:rsidRDefault="009F3611" w:rsidP="009F3611">
            <w:pPr>
              <w:pStyle w:val="XML1"/>
              <w:rPr>
                <w:ins w:id="12772" w:author="Thomas Dietz" w:date="2012-08-08T17:05:00Z"/>
                <w:rPrChange w:id="12773" w:author="Thomas Dietz" w:date="2012-08-08T17:05:00Z">
                  <w:rPr>
                    <w:ins w:id="12774" w:author="Thomas Dietz" w:date="2012-08-08T17:05:00Z"/>
                    <w:lang w:val="de-DE"/>
                  </w:rPr>
                </w:rPrChange>
              </w:rPr>
            </w:pPr>
            <w:ins w:id="12775" w:author="Thomas Dietz" w:date="2012-08-08T17:05:00Z">
              <w:r w:rsidRPr="009F3611">
                <w:rPr>
                  <w:rPrChange w:id="12776" w:author="Thomas Dietz" w:date="2012-08-08T17:05:00Z">
                    <w:rPr>
                      <w:lang w:val="de-DE"/>
                    </w:rPr>
                  </w:rPrChange>
                </w:rPr>
                <w:t xml:space="preserve">      leaf-list flow-table {</w:t>
              </w:r>
            </w:ins>
          </w:p>
          <w:p w14:paraId="32E90587" w14:textId="77777777" w:rsidR="009F3611" w:rsidRPr="009F3611" w:rsidRDefault="009F3611" w:rsidP="009F3611">
            <w:pPr>
              <w:pStyle w:val="XML1"/>
              <w:rPr>
                <w:ins w:id="12777" w:author="Thomas Dietz" w:date="2012-08-08T17:05:00Z"/>
                <w:rPrChange w:id="12778" w:author="Thomas Dietz" w:date="2012-08-08T17:05:00Z">
                  <w:rPr>
                    <w:ins w:id="12779" w:author="Thomas Dietz" w:date="2012-08-08T17:05:00Z"/>
                    <w:lang w:val="de-DE"/>
                  </w:rPr>
                </w:rPrChange>
              </w:rPr>
            </w:pPr>
            <w:ins w:id="12780" w:author="Thomas Dietz" w:date="2012-08-08T17:05:00Z">
              <w:r w:rsidRPr="009F3611">
                <w:rPr>
                  <w:rPrChange w:id="12781" w:author="Thomas Dietz" w:date="2012-08-08T17:05:00Z">
                    <w:rPr>
                      <w:lang w:val="de-DE"/>
                    </w:rPr>
                  </w:rPrChange>
                </w:rPr>
                <w:t xml:space="preserve">        type leafref {</w:t>
              </w:r>
            </w:ins>
          </w:p>
          <w:p w14:paraId="3085C930" w14:textId="77777777" w:rsidR="009F3611" w:rsidRPr="009F3611" w:rsidRDefault="009F3611" w:rsidP="009F3611">
            <w:pPr>
              <w:pStyle w:val="XML1"/>
              <w:rPr>
                <w:ins w:id="12782" w:author="Thomas Dietz" w:date="2012-08-08T17:05:00Z"/>
                <w:rPrChange w:id="12783" w:author="Thomas Dietz" w:date="2012-08-08T17:05:00Z">
                  <w:rPr>
                    <w:ins w:id="12784" w:author="Thomas Dietz" w:date="2012-08-08T17:05:00Z"/>
                    <w:lang w:val="de-DE"/>
                  </w:rPr>
                </w:rPrChange>
              </w:rPr>
            </w:pPr>
            <w:ins w:id="12785" w:author="Thomas Dietz" w:date="2012-08-08T17:05:00Z">
              <w:r w:rsidRPr="009F3611">
                <w:rPr>
                  <w:rPrChange w:id="12786" w:author="Thomas Dietz" w:date="2012-08-08T17:05:00Z">
                    <w:rPr>
                      <w:lang w:val="de-DE"/>
                    </w:rPr>
                  </w:rPrChange>
                </w:rPr>
                <w:t xml:space="preserve">          path "/capable-switch/resources/flow-table/resource-id";</w:t>
              </w:r>
            </w:ins>
          </w:p>
          <w:p w14:paraId="1783F24F" w14:textId="77777777" w:rsidR="009F3611" w:rsidRPr="009F3611" w:rsidRDefault="009F3611" w:rsidP="009F3611">
            <w:pPr>
              <w:pStyle w:val="XML1"/>
              <w:rPr>
                <w:ins w:id="12787" w:author="Thomas Dietz" w:date="2012-08-08T17:05:00Z"/>
                <w:rPrChange w:id="12788" w:author="Thomas Dietz" w:date="2012-08-08T17:05:00Z">
                  <w:rPr>
                    <w:ins w:id="12789" w:author="Thomas Dietz" w:date="2012-08-08T17:05:00Z"/>
                    <w:lang w:val="de-DE"/>
                  </w:rPr>
                </w:rPrChange>
              </w:rPr>
            </w:pPr>
            <w:ins w:id="12790" w:author="Thomas Dietz" w:date="2012-08-08T17:05:00Z">
              <w:r w:rsidRPr="009F3611">
                <w:rPr>
                  <w:rPrChange w:id="12791" w:author="Thomas Dietz" w:date="2012-08-08T17:05:00Z">
                    <w:rPr>
                      <w:lang w:val="de-DE"/>
                    </w:rPr>
                  </w:rPrChange>
                </w:rPr>
                <w:t xml:space="preserve">        }</w:t>
              </w:r>
            </w:ins>
          </w:p>
          <w:p w14:paraId="3BF37932" w14:textId="77777777" w:rsidR="009F3611" w:rsidRPr="009F3611" w:rsidRDefault="009F3611" w:rsidP="009F3611">
            <w:pPr>
              <w:pStyle w:val="XML1"/>
              <w:rPr>
                <w:ins w:id="12792" w:author="Thomas Dietz" w:date="2012-08-08T17:05:00Z"/>
                <w:rPrChange w:id="12793" w:author="Thomas Dietz" w:date="2012-08-08T17:05:00Z">
                  <w:rPr>
                    <w:ins w:id="12794" w:author="Thomas Dietz" w:date="2012-08-08T17:05:00Z"/>
                    <w:lang w:val="de-DE"/>
                  </w:rPr>
                </w:rPrChange>
              </w:rPr>
            </w:pPr>
            <w:ins w:id="12795" w:author="Thomas Dietz" w:date="2012-08-08T17:05:00Z">
              <w:r w:rsidRPr="009F3611">
                <w:rPr>
                  <w:rPrChange w:id="12796" w:author="Thomas Dietz" w:date="2012-08-08T17:05:00Z">
                    <w:rPr>
                      <w:lang w:val="de-DE"/>
                    </w:rPr>
                  </w:rPrChange>
                </w:rPr>
                <w:t xml:space="preserve">        description "A resource identifier of a flow table of the </w:t>
              </w:r>
            </w:ins>
          </w:p>
          <w:p w14:paraId="067D4B5C" w14:textId="77777777" w:rsidR="009F3611" w:rsidRPr="009F3611" w:rsidRDefault="009F3611" w:rsidP="009F3611">
            <w:pPr>
              <w:pStyle w:val="XML1"/>
              <w:rPr>
                <w:ins w:id="12797" w:author="Thomas Dietz" w:date="2012-08-08T17:05:00Z"/>
                <w:rPrChange w:id="12798" w:author="Thomas Dietz" w:date="2012-08-08T17:05:00Z">
                  <w:rPr>
                    <w:ins w:id="12799" w:author="Thomas Dietz" w:date="2012-08-08T17:05:00Z"/>
                    <w:lang w:val="de-DE"/>
                  </w:rPr>
                </w:rPrChange>
              </w:rPr>
            </w:pPr>
            <w:ins w:id="12800" w:author="Thomas Dietz" w:date="2012-08-08T17:05:00Z">
              <w:r w:rsidRPr="009F3611">
                <w:rPr>
                  <w:rPrChange w:id="12801" w:author="Thomas Dietz" w:date="2012-08-08T17:05:00Z">
                    <w:rPr>
                      <w:lang w:val="de-DE"/>
                    </w:rPr>
                  </w:rPrChange>
                </w:rPr>
                <w:t xml:space="preserve">          OpenFlow Capable Switch that the OpenFlow Logical Switch </w:t>
              </w:r>
            </w:ins>
          </w:p>
          <w:p w14:paraId="0FC0B3E2" w14:textId="77777777" w:rsidR="009F3611" w:rsidRPr="009F3611" w:rsidRDefault="009F3611" w:rsidP="009F3611">
            <w:pPr>
              <w:pStyle w:val="XML1"/>
              <w:rPr>
                <w:ins w:id="12802" w:author="Thomas Dietz" w:date="2012-08-08T17:05:00Z"/>
                <w:rPrChange w:id="12803" w:author="Thomas Dietz" w:date="2012-08-08T17:05:00Z">
                  <w:rPr>
                    <w:ins w:id="12804" w:author="Thomas Dietz" w:date="2012-08-08T17:05:00Z"/>
                    <w:lang w:val="de-DE"/>
                  </w:rPr>
                </w:rPrChange>
              </w:rPr>
            </w:pPr>
            <w:ins w:id="12805" w:author="Thomas Dietz" w:date="2012-08-08T17:05:00Z">
              <w:r w:rsidRPr="009F3611">
                <w:rPr>
                  <w:rPrChange w:id="12806" w:author="Thomas Dietz" w:date="2012-08-08T17:05:00Z">
                    <w:rPr>
                      <w:lang w:val="de-DE"/>
                    </w:rPr>
                  </w:rPrChange>
                </w:rPr>
                <w:t xml:space="preserve">          </w:t>
              </w:r>
              <w:proofErr w:type="gramStart"/>
              <w:r w:rsidRPr="009F3611">
                <w:rPr>
                  <w:rPrChange w:id="12807" w:author="Thomas Dietz" w:date="2012-08-08T17:05:00Z">
                    <w:rPr>
                      <w:lang w:val="de-DE"/>
                    </w:rPr>
                  </w:rPrChange>
                </w:rPr>
                <w:t>has</w:t>
              </w:r>
              <w:proofErr w:type="gramEnd"/>
              <w:r w:rsidRPr="009F3611">
                <w:rPr>
                  <w:rPrChange w:id="12808" w:author="Thomas Dietz" w:date="2012-08-08T17:05:00Z">
                    <w:rPr>
                      <w:lang w:val="de-DE"/>
                    </w:rPr>
                  </w:rPrChange>
                </w:rPr>
                <w:t xml:space="preserve"> exclusive access to.</w:t>
              </w:r>
            </w:ins>
          </w:p>
          <w:p w14:paraId="6EC1A610" w14:textId="77777777" w:rsidR="009F3611" w:rsidRPr="009F3611" w:rsidRDefault="009F3611" w:rsidP="009F3611">
            <w:pPr>
              <w:pStyle w:val="XML1"/>
              <w:rPr>
                <w:ins w:id="12809" w:author="Thomas Dietz" w:date="2012-08-08T17:05:00Z"/>
                <w:rPrChange w:id="12810" w:author="Thomas Dietz" w:date="2012-08-08T17:05:00Z">
                  <w:rPr>
                    <w:ins w:id="12811" w:author="Thomas Dietz" w:date="2012-08-08T17:05:00Z"/>
                    <w:lang w:val="de-DE"/>
                  </w:rPr>
                </w:rPrChange>
              </w:rPr>
            </w:pPr>
          </w:p>
          <w:p w14:paraId="160CA029" w14:textId="77777777" w:rsidR="009F3611" w:rsidRPr="009F3611" w:rsidRDefault="009F3611" w:rsidP="009F3611">
            <w:pPr>
              <w:pStyle w:val="XML1"/>
              <w:rPr>
                <w:ins w:id="12812" w:author="Thomas Dietz" w:date="2012-08-08T17:05:00Z"/>
                <w:rPrChange w:id="12813" w:author="Thomas Dietz" w:date="2012-08-08T17:05:00Z">
                  <w:rPr>
                    <w:ins w:id="12814" w:author="Thomas Dietz" w:date="2012-08-08T17:05:00Z"/>
                    <w:lang w:val="de-DE"/>
                  </w:rPr>
                </w:rPrChange>
              </w:rPr>
            </w:pPr>
            <w:ins w:id="12815" w:author="Thomas Dietz" w:date="2012-08-08T17:05:00Z">
              <w:r w:rsidRPr="009F3611">
                <w:rPr>
                  <w:rPrChange w:id="12816" w:author="Thomas Dietz" w:date="2012-08-08T17:05:00Z">
                    <w:rPr>
                      <w:lang w:val="de-DE"/>
                    </w:rPr>
                  </w:rPrChange>
                </w:rPr>
                <w:t xml:space="preserve">          The elements in this list MUST refer to elements at the</w:t>
              </w:r>
            </w:ins>
          </w:p>
          <w:p w14:paraId="7D691165" w14:textId="77777777" w:rsidR="009F3611" w:rsidRPr="009F3611" w:rsidRDefault="009F3611" w:rsidP="009F3611">
            <w:pPr>
              <w:pStyle w:val="XML1"/>
              <w:rPr>
                <w:ins w:id="12817" w:author="Thomas Dietz" w:date="2012-08-08T17:05:00Z"/>
                <w:rPrChange w:id="12818" w:author="Thomas Dietz" w:date="2012-08-08T17:05:00Z">
                  <w:rPr>
                    <w:ins w:id="12819" w:author="Thomas Dietz" w:date="2012-08-08T17:05:00Z"/>
                    <w:lang w:val="de-DE"/>
                  </w:rPr>
                </w:rPrChange>
              </w:rPr>
            </w:pPr>
            <w:ins w:id="12820" w:author="Thomas Dietz" w:date="2012-08-08T17:05:00Z">
              <w:r w:rsidRPr="009F3611">
                <w:rPr>
                  <w:rPrChange w:id="12821" w:author="Thomas Dietz" w:date="2012-08-08T17:05:00Z">
                    <w:rPr>
                      <w:lang w:val="de-DE"/>
                    </w:rPr>
                  </w:rPrChange>
                </w:rPr>
                <w:t xml:space="preserve">          following path:</w:t>
              </w:r>
            </w:ins>
          </w:p>
          <w:p w14:paraId="42CD3AFD" w14:textId="77777777" w:rsidR="009F3611" w:rsidRPr="009F3611" w:rsidRDefault="009F3611" w:rsidP="009F3611">
            <w:pPr>
              <w:pStyle w:val="XML1"/>
              <w:rPr>
                <w:ins w:id="12822" w:author="Thomas Dietz" w:date="2012-08-08T17:05:00Z"/>
                <w:rPrChange w:id="12823" w:author="Thomas Dietz" w:date="2012-08-08T17:05:00Z">
                  <w:rPr>
                    <w:ins w:id="12824" w:author="Thomas Dietz" w:date="2012-08-08T17:05:00Z"/>
                    <w:lang w:val="de-DE"/>
                  </w:rPr>
                </w:rPrChange>
              </w:rPr>
            </w:pPr>
            <w:ins w:id="12825" w:author="Thomas Dietz" w:date="2012-08-08T17:05:00Z">
              <w:r w:rsidRPr="009F3611">
                <w:rPr>
                  <w:rPrChange w:id="12826" w:author="Thomas Dietz" w:date="2012-08-08T17:05:00Z">
                    <w:rPr>
                      <w:lang w:val="de-DE"/>
                    </w:rPr>
                  </w:rPrChange>
                </w:rPr>
                <w:t xml:space="preserve">            /capable-switch/resources/flow-table/resource-id</w:t>
              </w:r>
            </w:ins>
          </w:p>
          <w:p w14:paraId="565CD9F2" w14:textId="77777777" w:rsidR="009F3611" w:rsidRPr="009F3611" w:rsidRDefault="009F3611" w:rsidP="009F3611">
            <w:pPr>
              <w:pStyle w:val="XML1"/>
              <w:rPr>
                <w:ins w:id="12827" w:author="Thomas Dietz" w:date="2012-08-08T17:05:00Z"/>
                <w:rPrChange w:id="12828" w:author="Thomas Dietz" w:date="2012-08-08T17:05:00Z">
                  <w:rPr>
                    <w:ins w:id="12829" w:author="Thomas Dietz" w:date="2012-08-08T17:05:00Z"/>
                    <w:lang w:val="de-DE"/>
                  </w:rPr>
                </w:rPrChange>
              </w:rPr>
            </w:pPr>
          </w:p>
          <w:p w14:paraId="4321F12E" w14:textId="77777777" w:rsidR="009F3611" w:rsidRPr="009F3611" w:rsidRDefault="009F3611" w:rsidP="009F3611">
            <w:pPr>
              <w:pStyle w:val="XML1"/>
              <w:rPr>
                <w:ins w:id="12830" w:author="Thomas Dietz" w:date="2012-08-08T17:05:00Z"/>
                <w:rPrChange w:id="12831" w:author="Thomas Dietz" w:date="2012-08-08T17:05:00Z">
                  <w:rPr>
                    <w:ins w:id="12832" w:author="Thomas Dietz" w:date="2012-08-08T17:05:00Z"/>
                    <w:lang w:val="de-DE"/>
                  </w:rPr>
                </w:rPrChange>
              </w:rPr>
            </w:pPr>
            <w:ins w:id="12833" w:author="Thomas Dietz" w:date="2012-08-08T17:05:00Z">
              <w:r w:rsidRPr="009F3611">
                <w:rPr>
                  <w:rPrChange w:id="12834" w:author="Thomas Dietz" w:date="2012-08-08T17:05:00Z">
                    <w:rPr>
                      <w:lang w:val="de-DE"/>
                    </w:rPr>
                  </w:rPrChange>
                </w:rPr>
                <w:t xml:space="preserve">          Elements in this list MUST be unique. This means each</w:t>
              </w:r>
            </w:ins>
          </w:p>
          <w:p w14:paraId="082E4A81" w14:textId="77777777" w:rsidR="009F3611" w:rsidRPr="009F3611" w:rsidRDefault="009F3611" w:rsidP="009F3611">
            <w:pPr>
              <w:pStyle w:val="XML1"/>
              <w:rPr>
                <w:ins w:id="12835" w:author="Thomas Dietz" w:date="2012-08-08T17:05:00Z"/>
                <w:rPrChange w:id="12836" w:author="Thomas Dietz" w:date="2012-08-08T17:05:00Z">
                  <w:rPr>
                    <w:ins w:id="12837" w:author="Thomas Dietz" w:date="2012-08-08T17:05:00Z"/>
                    <w:lang w:val="de-DE"/>
                  </w:rPr>
                </w:rPrChange>
              </w:rPr>
            </w:pPr>
            <w:ins w:id="12838" w:author="Thomas Dietz" w:date="2012-08-08T17:05:00Z">
              <w:r w:rsidRPr="009F3611">
                <w:rPr>
                  <w:rPrChange w:id="12839" w:author="Thomas Dietz" w:date="2012-08-08T17:05:00Z">
                    <w:rPr>
                      <w:lang w:val="de-DE"/>
                    </w:rPr>
                  </w:rPrChange>
                </w:rPr>
                <w:t xml:space="preserve">          </w:t>
              </w:r>
              <w:proofErr w:type="gramStart"/>
              <w:r w:rsidRPr="009F3611">
                <w:rPr>
                  <w:rPrChange w:id="12840" w:author="Thomas Dietz" w:date="2012-08-08T17:05:00Z">
                    <w:rPr>
                      <w:lang w:val="de-DE"/>
                    </w:rPr>
                  </w:rPrChange>
                </w:rPr>
                <w:t>flow-table</w:t>
              </w:r>
              <w:proofErr w:type="gramEnd"/>
              <w:r w:rsidRPr="009F3611">
                <w:rPr>
                  <w:rPrChange w:id="12841" w:author="Thomas Dietz" w:date="2012-08-08T17:05:00Z">
                    <w:rPr>
                      <w:lang w:val="de-DE"/>
                    </w:rPr>
                  </w:rPrChange>
                </w:rPr>
                <w:t xml:space="preserve"> element can only be referenced once.";</w:t>
              </w:r>
            </w:ins>
          </w:p>
          <w:p w14:paraId="72ECF3B4" w14:textId="77777777" w:rsidR="009F3611" w:rsidRPr="009F3611" w:rsidRDefault="009F3611" w:rsidP="009F3611">
            <w:pPr>
              <w:pStyle w:val="XML1"/>
              <w:rPr>
                <w:ins w:id="12842" w:author="Thomas Dietz" w:date="2012-08-08T17:05:00Z"/>
                <w:rPrChange w:id="12843" w:author="Thomas Dietz" w:date="2012-08-08T17:05:00Z">
                  <w:rPr>
                    <w:ins w:id="12844" w:author="Thomas Dietz" w:date="2012-08-08T17:05:00Z"/>
                    <w:lang w:val="de-DE"/>
                  </w:rPr>
                </w:rPrChange>
              </w:rPr>
            </w:pPr>
            <w:ins w:id="12845" w:author="Thomas Dietz" w:date="2012-08-08T17:05:00Z">
              <w:r w:rsidRPr="009F3611">
                <w:rPr>
                  <w:rPrChange w:id="12846" w:author="Thomas Dietz" w:date="2012-08-08T17:05:00Z">
                    <w:rPr>
                      <w:lang w:val="de-DE"/>
                    </w:rPr>
                  </w:rPrChange>
                </w:rPr>
                <w:t xml:space="preserve">      }</w:t>
              </w:r>
            </w:ins>
          </w:p>
          <w:p w14:paraId="074E2D1E" w14:textId="77777777" w:rsidR="009F3611" w:rsidRPr="009F3611" w:rsidRDefault="009F3611" w:rsidP="009F3611">
            <w:pPr>
              <w:pStyle w:val="XML1"/>
              <w:rPr>
                <w:ins w:id="12847" w:author="Thomas Dietz" w:date="2012-08-08T17:05:00Z"/>
                <w:rPrChange w:id="12848" w:author="Thomas Dietz" w:date="2012-08-08T17:05:00Z">
                  <w:rPr>
                    <w:ins w:id="12849" w:author="Thomas Dietz" w:date="2012-08-08T17:05:00Z"/>
                    <w:lang w:val="de-DE"/>
                  </w:rPr>
                </w:rPrChange>
              </w:rPr>
            </w:pPr>
            <w:ins w:id="12850" w:author="Thomas Dietz" w:date="2012-08-08T17:05:00Z">
              <w:r w:rsidRPr="009F3611">
                <w:rPr>
                  <w:rPrChange w:id="12851" w:author="Thomas Dietz" w:date="2012-08-08T17:05:00Z">
                    <w:rPr>
                      <w:lang w:val="de-DE"/>
                    </w:rPr>
                  </w:rPrChange>
                </w:rPr>
                <w:t xml:space="preserve">    }</w:t>
              </w:r>
            </w:ins>
          </w:p>
          <w:p w14:paraId="5D257A97" w14:textId="77777777" w:rsidR="009F3611" w:rsidRPr="009F3611" w:rsidRDefault="009F3611" w:rsidP="009F3611">
            <w:pPr>
              <w:pStyle w:val="XML1"/>
              <w:rPr>
                <w:ins w:id="12852" w:author="Thomas Dietz" w:date="2012-08-08T17:05:00Z"/>
                <w:rPrChange w:id="12853" w:author="Thomas Dietz" w:date="2012-08-08T17:05:00Z">
                  <w:rPr>
                    <w:ins w:id="12854" w:author="Thomas Dietz" w:date="2012-08-08T17:05:00Z"/>
                    <w:lang w:val="de-DE"/>
                  </w:rPr>
                </w:rPrChange>
              </w:rPr>
            </w:pPr>
            <w:ins w:id="12855" w:author="Thomas Dietz" w:date="2012-08-08T17:05:00Z">
              <w:r w:rsidRPr="009F3611">
                <w:rPr>
                  <w:rPrChange w:id="12856" w:author="Thomas Dietz" w:date="2012-08-08T17:05:00Z">
                    <w:rPr>
                      <w:lang w:val="de-DE"/>
                    </w:rPr>
                  </w:rPrChange>
                </w:rPr>
                <w:t xml:space="preserve">  }</w:t>
              </w:r>
            </w:ins>
          </w:p>
          <w:p w14:paraId="01DCD085" w14:textId="77777777" w:rsidR="009F3611" w:rsidRPr="009F3611" w:rsidRDefault="009F3611" w:rsidP="009F3611">
            <w:pPr>
              <w:pStyle w:val="XML1"/>
              <w:rPr>
                <w:ins w:id="12857" w:author="Thomas Dietz" w:date="2012-08-08T17:05:00Z"/>
                <w:rPrChange w:id="12858" w:author="Thomas Dietz" w:date="2012-08-08T17:05:00Z">
                  <w:rPr>
                    <w:ins w:id="12859" w:author="Thomas Dietz" w:date="2012-08-08T17:05:00Z"/>
                    <w:lang w:val="de-DE"/>
                  </w:rPr>
                </w:rPrChange>
              </w:rPr>
            </w:pPr>
          </w:p>
          <w:p w14:paraId="0F3833BE" w14:textId="77777777" w:rsidR="009F3611" w:rsidRPr="009F3611" w:rsidRDefault="009F3611" w:rsidP="009F3611">
            <w:pPr>
              <w:pStyle w:val="XML1"/>
              <w:rPr>
                <w:ins w:id="12860" w:author="Thomas Dietz" w:date="2012-08-08T17:05:00Z"/>
                <w:rPrChange w:id="12861" w:author="Thomas Dietz" w:date="2012-08-08T17:05:00Z">
                  <w:rPr>
                    <w:ins w:id="12862" w:author="Thomas Dietz" w:date="2012-08-08T17:05:00Z"/>
                    <w:lang w:val="de-DE"/>
                  </w:rPr>
                </w:rPrChange>
              </w:rPr>
            </w:pPr>
            <w:ins w:id="12863" w:author="Thomas Dietz" w:date="2012-08-08T17:05:00Z">
              <w:r w:rsidRPr="009F3611">
                <w:rPr>
                  <w:rPrChange w:id="12864" w:author="Thomas Dietz" w:date="2012-08-08T17:05:00Z">
                    <w:rPr>
                      <w:lang w:val="de-DE"/>
                    </w:rPr>
                  </w:rPrChange>
                </w:rPr>
                <w:t xml:space="preserve">  grouping OFLogicalSwitchCapabilitiesType {</w:t>
              </w:r>
            </w:ins>
          </w:p>
          <w:p w14:paraId="7A25C70E" w14:textId="77777777" w:rsidR="009F3611" w:rsidRPr="009F3611" w:rsidRDefault="009F3611" w:rsidP="009F3611">
            <w:pPr>
              <w:pStyle w:val="XML1"/>
              <w:rPr>
                <w:ins w:id="12865" w:author="Thomas Dietz" w:date="2012-08-08T17:05:00Z"/>
                <w:rPrChange w:id="12866" w:author="Thomas Dietz" w:date="2012-08-08T17:05:00Z">
                  <w:rPr>
                    <w:ins w:id="12867" w:author="Thomas Dietz" w:date="2012-08-08T17:05:00Z"/>
                    <w:lang w:val="de-DE"/>
                  </w:rPr>
                </w:rPrChange>
              </w:rPr>
            </w:pPr>
            <w:ins w:id="12868" w:author="Thomas Dietz" w:date="2012-08-08T17:05:00Z">
              <w:r w:rsidRPr="009F3611">
                <w:rPr>
                  <w:rPrChange w:id="12869" w:author="Thomas Dietz" w:date="2012-08-08T17:05:00Z">
                    <w:rPr>
                      <w:lang w:val="de-DE"/>
                    </w:rPr>
                  </w:rPrChange>
                </w:rPr>
                <w:t xml:space="preserve">    description "This grouping specifies all properties of an</w:t>
              </w:r>
            </w:ins>
          </w:p>
          <w:p w14:paraId="16525C6C" w14:textId="77777777" w:rsidR="009F3611" w:rsidRPr="009F3611" w:rsidRDefault="009F3611" w:rsidP="009F3611">
            <w:pPr>
              <w:pStyle w:val="XML1"/>
              <w:rPr>
                <w:ins w:id="12870" w:author="Thomas Dietz" w:date="2012-08-08T17:05:00Z"/>
                <w:rPrChange w:id="12871" w:author="Thomas Dietz" w:date="2012-08-08T17:05:00Z">
                  <w:rPr>
                    <w:ins w:id="12872" w:author="Thomas Dietz" w:date="2012-08-08T17:05:00Z"/>
                    <w:lang w:val="de-DE"/>
                  </w:rPr>
                </w:rPrChange>
              </w:rPr>
            </w:pPr>
            <w:ins w:id="12873" w:author="Thomas Dietz" w:date="2012-08-08T17:05:00Z">
              <w:r w:rsidRPr="009F3611">
                <w:rPr>
                  <w:rPrChange w:id="12874" w:author="Thomas Dietz" w:date="2012-08-08T17:05:00Z">
                    <w:rPr>
                      <w:lang w:val="de-DE"/>
                    </w:rPr>
                  </w:rPrChange>
                </w:rPr>
                <w:t xml:space="preserve">      OpenFlow logical switch's capabilities.</w:t>
              </w:r>
            </w:ins>
          </w:p>
          <w:p w14:paraId="70B06A22" w14:textId="77777777" w:rsidR="009F3611" w:rsidRPr="009F3611" w:rsidRDefault="009F3611" w:rsidP="009F3611">
            <w:pPr>
              <w:pStyle w:val="XML1"/>
              <w:rPr>
                <w:ins w:id="12875" w:author="Thomas Dietz" w:date="2012-08-08T17:05:00Z"/>
                <w:rPrChange w:id="12876" w:author="Thomas Dietz" w:date="2012-08-08T17:05:00Z">
                  <w:rPr>
                    <w:ins w:id="12877" w:author="Thomas Dietz" w:date="2012-08-08T17:05:00Z"/>
                    <w:lang w:val="de-DE"/>
                  </w:rPr>
                </w:rPrChange>
              </w:rPr>
            </w:pPr>
          </w:p>
          <w:p w14:paraId="3AE47E75" w14:textId="77777777" w:rsidR="009F3611" w:rsidRPr="009F3611" w:rsidRDefault="009F3611" w:rsidP="009F3611">
            <w:pPr>
              <w:pStyle w:val="XML1"/>
              <w:rPr>
                <w:ins w:id="12878" w:author="Thomas Dietz" w:date="2012-08-08T17:05:00Z"/>
                <w:rPrChange w:id="12879" w:author="Thomas Dietz" w:date="2012-08-08T17:05:00Z">
                  <w:rPr>
                    <w:ins w:id="12880" w:author="Thomas Dietz" w:date="2012-08-08T17:05:00Z"/>
                    <w:lang w:val="de-DE"/>
                  </w:rPr>
                </w:rPrChange>
              </w:rPr>
            </w:pPr>
            <w:ins w:id="12881" w:author="Thomas Dietz" w:date="2012-08-08T17:05:00Z">
              <w:r w:rsidRPr="009F3611">
                <w:rPr>
                  <w:rPrChange w:id="12882" w:author="Thomas Dietz" w:date="2012-08-08T17:05:00Z">
                    <w:rPr>
                      <w:lang w:val="de-DE"/>
                    </w:rPr>
                  </w:rPrChange>
                </w:rPr>
                <w:t xml:space="preserve">      Elements in the type OFLogicalSwitchCapabilitiesType are not</w:t>
              </w:r>
            </w:ins>
          </w:p>
          <w:p w14:paraId="6AD41BC1" w14:textId="77777777" w:rsidR="009F3611" w:rsidRPr="009F3611" w:rsidRDefault="009F3611" w:rsidP="009F3611">
            <w:pPr>
              <w:pStyle w:val="XML1"/>
              <w:rPr>
                <w:ins w:id="12883" w:author="Thomas Dietz" w:date="2012-08-08T17:05:00Z"/>
                <w:rPrChange w:id="12884" w:author="Thomas Dietz" w:date="2012-08-08T17:05:00Z">
                  <w:rPr>
                    <w:ins w:id="12885" w:author="Thomas Dietz" w:date="2012-08-08T17:05:00Z"/>
                    <w:lang w:val="de-DE"/>
                  </w:rPr>
                </w:rPrChange>
              </w:rPr>
            </w:pPr>
            <w:ins w:id="12886" w:author="Thomas Dietz" w:date="2012-08-08T17:05:00Z">
              <w:r w:rsidRPr="009F3611">
                <w:rPr>
                  <w:rPrChange w:id="12887" w:author="Thomas Dietz" w:date="2012-08-08T17:05:00Z">
                    <w:rPr>
                      <w:lang w:val="de-DE"/>
                    </w:rPr>
                  </w:rPrChange>
                </w:rPr>
                <w:t xml:space="preserve">      configurable and can only be retrieved by NETCONF &lt;get&gt;</w:t>
              </w:r>
            </w:ins>
          </w:p>
          <w:p w14:paraId="66399F5E" w14:textId="77777777" w:rsidR="009F3611" w:rsidRPr="009F3611" w:rsidRDefault="009F3611" w:rsidP="009F3611">
            <w:pPr>
              <w:pStyle w:val="XML1"/>
              <w:rPr>
                <w:ins w:id="12888" w:author="Thomas Dietz" w:date="2012-08-08T17:05:00Z"/>
                <w:rPrChange w:id="12889" w:author="Thomas Dietz" w:date="2012-08-08T17:05:00Z">
                  <w:rPr>
                    <w:ins w:id="12890" w:author="Thomas Dietz" w:date="2012-08-08T17:05:00Z"/>
                    <w:lang w:val="de-DE"/>
                  </w:rPr>
                </w:rPrChange>
              </w:rPr>
            </w:pPr>
            <w:ins w:id="12891" w:author="Thomas Dietz" w:date="2012-08-08T17:05:00Z">
              <w:r w:rsidRPr="009F3611">
                <w:rPr>
                  <w:rPrChange w:id="12892" w:author="Thomas Dietz" w:date="2012-08-08T17:05:00Z">
                    <w:rPr>
                      <w:lang w:val="de-DE"/>
                    </w:rPr>
                  </w:rPrChange>
                </w:rPr>
                <w:t xml:space="preserve">      </w:t>
              </w:r>
              <w:proofErr w:type="gramStart"/>
              <w:r w:rsidRPr="009F3611">
                <w:rPr>
                  <w:rPrChange w:id="12893" w:author="Thomas Dietz" w:date="2012-08-08T17:05:00Z">
                    <w:rPr>
                      <w:lang w:val="de-DE"/>
                    </w:rPr>
                  </w:rPrChange>
                </w:rPr>
                <w:t>operations</w:t>
              </w:r>
              <w:proofErr w:type="gramEnd"/>
              <w:r w:rsidRPr="009F3611">
                <w:rPr>
                  <w:rPrChange w:id="12894" w:author="Thomas Dietz" w:date="2012-08-08T17:05:00Z">
                    <w:rPr>
                      <w:lang w:val="de-DE"/>
                    </w:rPr>
                  </w:rPrChange>
                </w:rPr>
                <w:t>. Attemps to modify this element and its children</w:t>
              </w:r>
            </w:ins>
          </w:p>
          <w:p w14:paraId="4BA3B456" w14:textId="77777777" w:rsidR="009F3611" w:rsidRPr="009F3611" w:rsidRDefault="009F3611" w:rsidP="009F3611">
            <w:pPr>
              <w:pStyle w:val="XML1"/>
              <w:rPr>
                <w:ins w:id="12895" w:author="Thomas Dietz" w:date="2012-08-08T17:05:00Z"/>
                <w:rPrChange w:id="12896" w:author="Thomas Dietz" w:date="2012-08-08T17:05:00Z">
                  <w:rPr>
                    <w:ins w:id="12897" w:author="Thomas Dietz" w:date="2012-08-08T17:05:00Z"/>
                    <w:lang w:val="de-DE"/>
                  </w:rPr>
                </w:rPrChange>
              </w:rPr>
            </w:pPr>
            <w:ins w:id="12898" w:author="Thomas Dietz" w:date="2012-08-08T17:05:00Z">
              <w:r w:rsidRPr="009F3611">
                <w:rPr>
                  <w:rPrChange w:id="12899" w:author="Thomas Dietz" w:date="2012-08-08T17:05:00Z">
                    <w:rPr>
                      <w:lang w:val="de-DE"/>
                    </w:rPr>
                  </w:rPrChange>
                </w:rPr>
                <w:t xml:space="preserve">      with a NETCONF &lt;edit-config&gt; operation MUST result in an </w:t>
              </w:r>
            </w:ins>
          </w:p>
          <w:p w14:paraId="624A2341" w14:textId="77777777" w:rsidR="009F3611" w:rsidRPr="009F3611" w:rsidRDefault="009F3611" w:rsidP="009F3611">
            <w:pPr>
              <w:pStyle w:val="XML1"/>
              <w:rPr>
                <w:ins w:id="12900" w:author="Thomas Dietz" w:date="2012-08-08T17:05:00Z"/>
                <w:rPrChange w:id="12901" w:author="Thomas Dietz" w:date="2012-08-08T17:05:00Z">
                  <w:rPr>
                    <w:ins w:id="12902" w:author="Thomas Dietz" w:date="2012-08-08T17:05:00Z"/>
                    <w:lang w:val="de-DE"/>
                  </w:rPr>
                </w:rPrChange>
              </w:rPr>
            </w:pPr>
            <w:ins w:id="12903" w:author="Thomas Dietz" w:date="2012-08-08T17:05:00Z">
              <w:r w:rsidRPr="009F3611">
                <w:rPr>
                  <w:rPrChange w:id="12904" w:author="Thomas Dietz" w:date="2012-08-08T17:05:00Z">
                    <w:rPr>
                      <w:lang w:val="de-DE"/>
                    </w:rPr>
                  </w:rPrChange>
                </w:rPr>
                <w:t xml:space="preserve">      'operation-not-supported' error with type 'application'.";</w:t>
              </w:r>
            </w:ins>
          </w:p>
          <w:p w14:paraId="5137508D" w14:textId="77777777" w:rsidR="009F3611" w:rsidRPr="009F3611" w:rsidRDefault="009F3611" w:rsidP="009F3611">
            <w:pPr>
              <w:pStyle w:val="XML1"/>
              <w:rPr>
                <w:ins w:id="12905" w:author="Thomas Dietz" w:date="2012-08-08T17:05:00Z"/>
                <w:rPrChange w:id="12906" w:author="Thomas Dietz" w:date="2012-08-08T17:05:00Z">
                  <w:rPr>
                    <w:ins w:id="12907" w:author="Thomas Dietz" w:date="2012-08-08T17:05:00Z"/>
                    <w:lang w:val="de-DE"/>
                  </w:rPr>
                </w:rPrChange>
              </w:rPr>
            </w:pPr>
            <w:ins w:id="12908" w:author="Thomas Dietz" w:date="2012-08-08T17:05:00Z">
              <w:r w:rsidRPr="009F3611">
                <w:rPr>
                  <w:rPrChange w:id="12909" w:author="Thomas Dietz" w:date="2012-08-08T17:05:00Z">
                    <w:rPr>
                      <w:lang w:val="de-DE"/>
                    </w:rPr>
                  </w:rPrChange>
                </w:rPr>
                <w:t xml:space="preserve">    leaf max-buffered-packets {</w:t>
              </w:r>
            </w:ins>
          </w:p>
          <w:p w14:paraId="521A0631" w14:textId="77777777" w:rsidR="009F3611" w:rsidRPr="009F3611" w:rsidRDefault="009F3611" w:rsidP="009F3611">
            <w:pPr>
              <w:pStyle w:val="XML1"/>
              <w:rPr>
                <w:ins w:id="12910" w:author="Thomas Dietz" w:date="2012-08-08T17:05:00Z"/>
                <w:rPrChange w:id="12911" w:author="Thomas Dietz" w:date="2012-08-08T17:05:00Z">
                  <w:rPr>
                    <w:ins w:id="12912" w:author="Thomas Dietz" w:date="2012-08-08T17:05:00Z"/>
                    <w:lang w:val="de-DE"/>
                  </w:rPr>
                </w:rPrChange>
              </w:rPr>
            </w:pPr>
            <w:ins w:id="12913" w:author="Thomas Dietz" w:date="2012-08-08T17:05:00Z">
              <w:r w:rsidRPr="009F3611">
                <w:rPr>
                  <w:rPrChange w:id="12914" w:author="Thomas Dietz" w:date="2012-08-08T17:05:00Z">
                    <w:rPr>
                      <w:lang w:val="de-DE"/>
                    </w:rPr>
                  </w:rPrChange>
                </w:rPr>
                <w:t xml:space="preserve">      type uint32;</w:t>
              </w:r>
            </w:ins>
          </w:p>
          <w:p w14:paraId="4B6C5EE4" w14:textId="77777777" w:rsidR="009F3611" w:rsidRPr="009F3611" w:rsidRDefault="009F3611" w:rsidP="009F3611">
            <w:pPr>
              <w:pStyle w:val="XML1"/>
              <w:rPr>
                <w:ins w:id="12915" w:author="Thomas Dietz" w:date="2012-08-08T17:05:00Z"/>
                <w:rPrChange w:id="12916" w:author="Thomas Dietz" w:date="2012-08-08T17:05:00Z">
                  <w:rPr>
                    <w:ins w:id="12917" w:author="Thomas Dietz" w:date="2012-08-08T17:05:00Z"/>
                    <w:lang w:val="de-DE"/>
                  </w:rPr>
                </w:rPrChange>
              </w:rPr>
            </w:pPr>
            <w:ins w:id="12918" w:author="Thomas Dietz" w:date="2012-08-08T17:05:00Z">
              <w:r w:rsidRPr="009F3611">
                <w:rPr>
                  <w:rPrChange w:id="12919" w:author="Thomas Dietz" w:date="2012-08-08T17:05:00Z">
                    <w:rPr>
                      <w:lang w:val="de-DE"/>
                    </w:rPr>
                  </w:rPrChange>
                </w:rPr>
                <w:t xml:space="preserve">      description "The maximum number of packets the logical switch</w:t>
              </w:r>
            </w:ins>
          </w:p>
          <w:p w14:paraId="1781298C" w14:textId="77777777" w:rsidR="009F3611" w:rsidRPr="009F3611" w:rsidRDefault="009F3611" w:rsidP="009F3611">
            <w:pPr>
              <w:pStyle w:val="XML1"/>
              <w:rPr>
                <w:ins w:id="12920" w:author="Thomas Dietz" w:date="2012-08-08T17:05:00Z"/>
                <w:rPrChange w:id="12921" w:author="Thomas Dietz" w:date="2012-08-08T17:05:00Z">
                  <w:rPr>
                    <w:ins w:id="12922" w:author="Thomas Dietz" w:date="2012-08-08T17:05:00Z"/>
                    <w:lang w:val="de-DE"/>
                  </w:rPr>
                </w:rPrChange>
              </w:rPr>
            </w:pPr>
            <w:ins w:id="12923" w:author="Thomas Dietz" w:date="2012-08-08T17:05:00Z">
              <w:r w:rsidRPr="009F3611">
                <w:rPr>
                  <w:rPrChange w:id="12924" w:author="Thomas Dietz" w:date="2012-08-08T17:05:00Z">
                    <w:rPr>
                      <w:lang w:val="de-DE"/>
                    </w:rPr>
                  </w:rPrChange>
                </w:rPr>
                <w:t xml:space="preserve">        can buffer when sending packets to the controller using</w:t>
              </w:r>
            </w:ins>
          </w:p>
          <w:p w14:paraId="512395BB" w14:textId="77777777" w:rsidR="009F3611" w:rsidRPr="009F3611" w:rsidRDefault="009F3611" w:rsidP="009F3611">
            <w:pPr>
              <w:pStyle w:val="XML1"/>
              <w:rPr>
                <w:ins w:id="12925" w:author="Thomas Dietz" w:date="2012-08-08T17:05:00Z"/>
                <w:rPrChange w:id="12926" w:author="Thomas Dietz" w:date="2012-08-08T17:05:00Z">
                  <w:rPr>
                    <w:ins w:id="12927" w:author="Thomas Dietz" w:date="2012-08-08T17:05:00Z"/>
                    <w:lang w:val="de-DE"/>
                  </w:rPr>
                </w:rPrChange>
              </w:rPr>
            </w:pPr>
            <w:ins w:id="12928" w:author="Thomas Dietz" w:date="2012-08-08T17:05:00Z">
              <w:r w:rsidRPr="009F3611">
                <w:rPr>
                  <w:rPrChange w:id="12929" w:author="Thomas Dietz" w:date="2012-08-08T17:05:00Z">
                    <w:rPr>
                      <w:lang w:val="de-DE"/>
                    </w:rPr>
                  </w:rPrChange>
                </w:rPr>
                <w:t xml:space="preserve">        </w:t>
              </w:r>
              <w:proofErr w:type="gramStart"/>
              <w:r w:rsidRPr="009F3611">
                <w:rPr>
                  <w:rPrChange w:id="12930" w:author="Thomas Dietz" w:date="2012-08-08T17:05:00Z">
                    <w:rPr>
                      <w:lang w:val="de-DE"/>
                    </w:rPr>
                  </w:rPrChange>
                </w:rPr>
                <w:t>packet-in</w:t>
              </w:r>
              <w:proofErr w:type="gramEnd"/>
              <w:r w:rsidRPr="009F3611">
                <w:rPr>
                  <w:rPrChange w:id="12931" w:author="Thomas Dietz" w:date="2012-08-08T17:05:00Z">
                    <w:rPr>
                      <w:lang w:val="de-DE"/>
                    </w:rPr>
                  </w:rPrChange>
                </w:rPr>
                <w:t xml:space="preserve"> messages.";</w:t>
              </w:r>
            </w:ins>
          </w:p>
          <w:p w14:paraId="5D3417C6" w14:textId="77777777" w:rsidR="009F3611" w:rsidRPr="009F3611" w:rsidRDefault="009F3611" w:rsidP="009F3611">
            <w:pPr>
              <w:pStyle w:val="XML1"/>
              <w:rPr>
                <w:ins w:id="12932" w:author="Thomas Dietz" w:date="2012-08-08T17:05:00Z"/>
                <w:rPrChange w:id="12933" w:author="Thomas Dietz" w:date="2012-08-08T17:05:00Z">
                  <w:rPr>
                    <w:ins w:id="12934" w:author="Thomas Dietz" w:date="2012-08-08T17:05:00Z"/>
                    <w:lang w:val="de-DE"/>
                  </w:rPr>
                </w:rPrChange>
              </w:rPr>
            </w:pPr>
            <w:ins w:id="12935" w:author="Thomas Dietz" w:date="2012-08-08T17:05:00Z">
              <w:r w:rsidRPr="009F3611">
                <w:rPr>
                  <w:rPrChange w:id="12936" w:author="Thomas Dietz" w:date="2012-08-08T17:05:00Z">
                    <w:rPr>
                      <w:lang w:val="de-DE"/>
                    </w:rPr>
                  </w:rPrChange>
                </w:rPr>
                <w:t xml:space="preserve">    }</w:t>
              </w:r>
            </w:ins>
          </w:p>
          <w:p w14:paraId="3280F5E6" w14:textId="77777777" w:rsidR="009F3611" w:rsidRPr="009F3611" w:rsidRDefault="009F3611" w:rsidP="009F3611">
            <w:pPr>
              <w:pStyle w:val="XML1"/>
              <w:rPr>
                <w:ins w:id="12937" w:author="Thomas Dietz" w:date="2012-08-08T17:05:00Z"/>
                <w:rPrChange w:id="12938" w:author="Thomas Dietz" w:date="2012-08-08T17:05:00Z">
                  <w:rPr>
                    <w:ins w:id="12939" w:author="Thomas Dietz" w:date="2012-08-08T17:05:00Z"/>
                    <w:lang w:val="de-DE"/>
                  </w:rPr>
                </w:rPrChange>
              </w:rPr>
            </w:pPr>
            <w:ins w:id="12940" w:author="Thomas Dietz" w:date="2012-08-08T17:05:00Z">
              <w:r w:rsidRPr="009F3611">
                <w:rPr>
                  <w:rPrChange w:id="12941" w:author="Thomas Dietz" w:date="2012-08-08T17:05:00Z">
                    <w:rPr>
                      <w:lang w:val="de-DE"/>
                    </w:rPr>
                  </w:rPrChange>
                </w:rPr>
                <w:t xml:space="preserve">    leaf max-tables {</w:t>
              </w:r>
            </w:ins>
          </w:p>
          <w:p w14:paraId="186652C5" w14:textId="77777777" w:rsidR="009F3611" w:rsidRPr="009F3611" w:rsidRDefault="009F3611" w:rsidP="009F3611">
            <w:pPr>
              <w:pStyle w:val="XML1"/>
              <w:rPr>
                <w:ins w:id="12942" w:author="Thomas Dietz" w:date="2012-08-08T17:05:00Z"/>
                <w:rPrChange w:id="12943" w:author="Thomas Dietz" w:date="2012-08-08T17:05:00Z">
                  <w:rPr>
                    <w:ins w:id="12944" w:author="Thomas Dietz" w:date="2012-08-08T17:05:00Z"/>
                    <w:lang w:val="de-DE"/>
                  </w:rPr>
                </w:rPrChange>
              </w:rPr>
            </w:pPr>
            <w:ins w:id="12945" w:author="Thomas Dietz" w:date="2012-08-08T17:05:00Z">
              <w:r w:rsidRPr="009F3611">
                <w:rPr>
                  <w:rPrChange w:id="12946" w:author="Thomas Dietz" w:date="2012-08-08T17:05:00Z">
                    <w:rPr>
                      <w:lang w:val="de-DE"/>
                    </w:rPr>
                  </w:rPrChange>
                </w:rPr>
                <w:t xml:space="preserve">      type uint8;</w:t>
              </w:r>
            </w:ins>
          </w:p>
          <w:p w14:paraId="28821DB8" w14:textId="77777777" w:rsidR="009F3611" w:rsidRPr="009F3611" w:rsidRDefault="009F3611" w:rsidP="009F3611">
            <w:pPr>
              <w:pStyle w:val="XML1"/>
              <w:rPr>
                <w:ins w:id="12947" w:author="Thomas Dietz" w:date="2012-08-08T17:05:00Z"/>
                <w:rPrChange w:id="12948" w:author="Thomas Dietz" w:date="2012-08-08T17:05:00Z">
                  <w:rPr>
                    <w:ins w:id="12949" w:author="Thomas Dietz" w:date="2012-08-08T17:05:00Z"/>
                    <w:lang w:val="de-DE"/>
                  </w:rPr>
                </w:rPrChange>
              </w:rPr>
            </w:pPr>
            <w:ins w:id="12950" w:author="Thomas Dietz" w:date="2012-08-08T17:05:00Z">
              <w:r w:rsidRPr="009F3611">
                <w:rPr>
                  <w:rPrChange w:id="12951" w:author="Thomas Dietz" w:date="2012-08-08T17:05:00Z">
                    <w:rPr>
                      <w:lang w:val="de-DE"/>
                    </w:rPr>
                  </w:rPrChange>
                </w:rPr>
                <w:lastRenderedPageBreak/>
                <w:t xml:space="preserve">      description "The number of flow tables supported by the</w:t>
              </w:r>
            </w:ins>
          </w:p>
          <w:p w14:paraId="22BAE0A1" w14:textId="77777777" w:rsidR="009F3611" w:rsidRPr="009F3611" w:rsidRDefault="009F3611" w:rsidP="009F3611">
            <w:pPr>
              <w:pStyle w:val="XML1"/>
              <w:rPr>
                <w:ins w:id="12952" w:author="Thomas Dietz" w:date="2012-08-08T17:05:00Z"/>
                <w:rPrChange w:id="12953" w:author="Thomas Dietz" w:date="2012-08-08T17:05:00Z">
                  <w:rPr>
                    <w:ins w:id="12954" w:author="Thomas Dietz" w:date="2012-08-08T17:05:00Z"/>
                    <w:lang w:val="de-DE"/>
                  </w:rPr>
                </w:rPrChange>
              </w:rPr>
            </w:pPr>
            <w:ins w:id="12955" w:author="Thomas Dietz" w:date="2012-08-08T17:05:00Z">
              <w:r w:rsidRPr="009F3611">
                <w:rPr>
                  <w:rPrChange w:id="12956" w:author="Thomas Dietz" w:date="2012-08-08T17:05:00Z">
                    <w:rPr>
                      <w:lang w:val="de-DE"/>
                    </w:rPr>
                  </w:rPrChange>
                </w:rPr>
                <w:t xml:space="preserve">        </w:t>
              </w:r>
              <w:proofErr w:type="gramStart"/>
              <w:r w:rsidRPr="009F3611">
                <w:rPr>
                  <w:rPrChange w:id="12957" w:author="Thomas Dietz" w:date="2012-08-08T17:05:00Z">
                    <w:rPr>
                      <w:lang w:val="de-DE"/>
                    </w:rPr>
                  </w:rPrChange>
                </w:rPr>
                <w:t>logical</w:t>
              </w:r>
              <w:proofErr w:type="gramEnd"/>
              <w:r w:rsidRPr="009F3611">
                <w:rPr>
                  <w:rPrChange w:id="12958" w:author="Thomas Dietz" w:date="2012-08-08T17:05:00Z">
                    <w:rPr>
                      <w:lang w:val="de-DE"/>
                    </w:rPr>
                  </w:rPrChange>
                </w:rPr>
                <w:t xml:space="preserve"> switch.";</w:t>
              </w:r>
            </w:ins>
          </w:p>
          <w:p w14:paraId="76485095" w14:textId="77777777" w:rsidR="009F3611" w:rsidRPr="009F3611" w:rsidRDefault="009F3611" w:rsidP="009F3611">
            <w:pPr>
              <w:pStyle w:val="XML1"/>
              <w:rPr>
                <w:ins w:id="12959" w:author="Thomas Dietz" w:date="2012-08-08T17:05:00Z"/>
                <w:rPrChange w:id="12960" w:author="Thomas Dietz" w:date="2012-08-08T17:05:00Z">
                  <w:rPr>
                    <w:ins w:id="12961" w:author="Thomas Dietz" w:date="2012-08-08T17:05:00Z"/>
                    <w:lang w:val="de-DE"/>
                  </w:rPr>
                </w:rPrChange>
              </w:rPr>
            </w:pPr>
            <w:ins w:id="12962" w:author="Thomas Dietz" w:date="2012-08-08T17:05:00Z">
              <w:r w:rsidRPr="009F3611">
                <w:rPr>
                  <w:rPrChange w:id="12963" w:author="Thomas Dietz" w:date="2012-08-08T17:05:00Z">
                    <w:rPr>
                      <w:lang w:val="de-DE"/>
                    </w:rPr>
                  </w:rPrChange>
                </w:rPr>
                <w:t xml:space="preserve">    }</w:t>
              </w:r>
            </w:ins>
          </w:p>
          <w:p w14:paraId="4F486B00" w14:textId="77777777" w:rsidR="009F3611" w:rsidRPr="009F3611" w:rsidRDefault="009F3611" w:rsidP="009F3611">
            <w:pPr>
              <w:pStyle w:val="XML1"/>
              <w:rPr>
                <w:ins w:id="12964" w:author="Thomas Dietz" w:date="2012-08-08T17:05:00Z"/>
                <w:rPrChange w:id="12965" w:author="Thomas Dietz" w:date="2012-08-08T17:05:00Z">
                  <w:rPr>
                    <w:ins w:id="12966" w:author="Thomas Dietz" w:date="2012-08-08T17:05:00Z"/>
                    <w:lang w:val="de-DE"/>
                  </w:rPr>
                </w:rPrChange>
              </w:rPr>
            </w:pPr>
            <w:ins w:id="12967" w:author="Thomas Dietz" w:date="2012-08-08T17:05:00Z">
              <w:r w:rsidRPr="009F3611">
                <w:rPr>
                  <w:rPrChange w:id="12968" w:author="Thomas Dietz" w:date="2012-08-08T17:05:00Z">
                    <w:rPr>
                      <w:lang w:val="de-DE"/>
                    </w:rPr>
                  </w:rPrChange>
                </w:rPr>
                <w:t xml:space="preserve">    leaf max-ports {</w:t>
              </w:r>
            </w:ins>
          </w:p>
          <w:p w14:paraId="283DB70B" w14:textId="77777777" w:rsidR="009F3611" w:rsidRPr="009F3611" w:rsidRDefault="009F3611" w:rsidP="009F3611">
            <w:pPr>
              <w:pStyle w:val="XML1"/>
              <w:rPr>
                <w:ins w:id="12969" w:author="Thomas Dietz" w:date="2012-08-08T17:05:00Z"/>
                <w:rPrChange w:id="12970" w:author="Thomas Dietz" w:date="2012-08-08T17:05:00Z">
                  <w:rPr>
                    <w:ins w:id="12971" w:author="Thomas Dietz" w:date="2012-08-08T17:05:00Z"/>
                    <w:lang w:val="de-DE"/>
                  </w:rPr>
                </w:rPrChange>
              </w:rPr>
            </w:pPr>
            <w:ins w:id="12972" w:author="Thomas Dietz" w:date="2012-08-08T17:05:00Z">
              <w:r w:rsidRPr="009F3611">
                <w:rPr>
                  <w:rPrChange w:id="12973" w:author="Thomas Dietz" w:date="2012-08-08T17:05:00Z">
                    <w:rPr>
                      <w:lang w:val="de-DE"/>
                    </w:rPr>
                  </w:rPrChange>
                </w:rPr>
                <w:t xml:space="preserve">      type uint32;</w:t>
              </w:r>
            </w:ins>
          </w:p>
          <w:p w14:paraId="62A3E4E1" w14:textId="77777777" w:rsidR="009F3611" w:rsidRPr="009F3611" w:rsidRDefault="009F3611" w:rsidP="009F3611">
            <w:pPr>
              <w:pStyle w:val="XML1"/>
              <w:rPr>
                <w:ins w:id="12974" w:author="Thomas Dietz" w:date="2012-08-08T17:05:00Z"/>
                <w:rPrChange w:id="12975" w:author="Thomas Dietz" w:date="2012-08-08T17:05:00Z">
                  <w:rPr>
                    <w:ins w:id="12976" w:author="Thomas Dietz" w:date="2012-08-08T17:05:00Z"/>
                    <w:lang w:val="de-DE"/>
                  </w:rPr>
                </w:rPrChange>
              </w:rPr>
            </w:pPr>
            <w:ins w:id="12977" w:author="Thomas Dietz" w:date="2012-08-08T17:05:00Z">
              <w:r w:rsidRPr="009F3611">
                <w:rPr>
                  <w:rPrChange w:id="12978" w:author="Thomas Dietz" w:date="2012-08-08T17:05:00Z">
                    <w:rPr>
                      <w:lang w:val="de-DE"/>
                    </w:rPr>
                  </w:rPrChange>
                </w:rPr>
                <w:t xml:space="preserve">      description "The number of flow tables supported by the</w:t>
              </w:r>
            </w:ins>
          </w:p>
          <w:p w14:paraId="44907B4E" w14:textId="77777777" w:rsidR="009F3611" w:rsidRPr="009F3611" w:rsidRDefault="009F3611" w:rsidP="009F3611">
            <w:pPr>
              <w:pStyle w:val="XML1"/>
              <w:rPr>
                <w:ins w:id="12979" w:author="Thomas Dietz" w:date="2012-08-08T17:05:00Z"/>
                <w:rPrChange w:id="12980" w:author="Thomas Dietz" w:date="2012-08-08T17:05:00Z">
                  <w:rPr>
                    <w:ins w:id="12981" w:author="Thomas Dietz" w:date="2012-08-08T17:05:00Z"/>
                    <w:lang w:val="de-DE"/>
                  </w:rPr>
                </w:rPrChange>
              </w:rPr>
            </w:pPr>
            <w:ins w:id="12982" w:author="Thomas Dietz" w:date="2012-08-08T17:05:00Z">
              <w:r w:rsidRPr="009F3611">
                <w:rPr>
                  <w:rPrChange w:id="12983" w:author="Thomas Dietz" w:date="2012-08-08T17:05:00Z">
                    <w:rPr>
                      <w:lang w:val="de-DE"/>
                    </w:rPr>
                  </w:rPrChange>
                </w:rPr>
                <w:t xml:space="preserve">        </w:t>
              </w:r>
              <w:proofErr w:type="gramStart"/>
              <w:r w:rsidRPr="009F3611">
                <w:rPr>
                  <w:rPrChange w:id="12984" w:author="Thomas Dietz" w:date="2012-08-08T17:05:00Z">
                    <w:rPr>
                      <w:lang w:val="de-DE"/>
                    </w:rPr>
                  </w:rPrChange>
                </w:rPr>
                <w:t>logical</w:t>
              </w:r>
              <w:proofErr w:type="gramEnd"/>
              <w:r w:rsidRPr="009F3611">
                <w:rPr>
                  <w:rPrChange w:id="12985" w:author="Thomas Dietz" w:date="2012-08-08T17:05:00Z">
                    <w:rPr>
                      <w:lang w:val="de-DE"/>
                    </w:rPr>
                  </w:rPrChange>
                </w:rPr>
                <w:t xml:space="preserve"> switch.";</w:t>
              </w:r>
            </w:ins>
          </w:p>
          <w:p w14:paraId="75D74AEE" w14:textId="77777777" w:rsidR="009F3611" w:rsidRPr="009F3611" w:rsidRDefault="009F3611" w:rsidP="009F3611">
            <w:pPr>
              <w:pStyle w:val="XML1"/>
              <w:rPr>
                <w:ins w:id="12986" w:author="Thomas Dietz" w:date="2012-08-08T17:05:00Z"/>
                <w:rPrChange w:id="12987" w:author="Thomas Dietz" w:date="2012-08-08T17:05:00Z">
                  <w:rPr>
                    <w:ins w:id="12988" w:author="Thomas Dietz" w:date="2012-08-08T17:05:00Z"/>
                    <w:lang w:val="de-DE"/>
                  </w:rPr>
                </w:rPrChange>
              </w:rPr>
            </w:pPr>
            <w:ins w:id="12989" w:author="Thomas Dietz" w:date="2012-08-08T17:05:00Z">
              <w:r w:rsidRPr="009F3611">
                <w:rPr>
                  <w:rPrChange w:id="12990" w:author="Thomas Dietz" w:date="2012-08-08T17:05:00Z">
                    <w:rPr>
                      <w:lang w:val="de-DE"/>
                    </w:rPr>
                  </w:rPrChange>
                </w:rPr>
                <w:t xml:space="preserve">    }</w:t>
              </w:r>
            </w:ins>
          </w:p>
          <w:p w14:paraId="5F62865E" w14:textId="77777777" w:rsidR="009F3611" w:rsidRPr="009F3611" w:rsidRDefault="009F3611" w:rsidP="009F3611">
            <w:pPr>
              <w:pStyle w:val="XML1"/>
              <w:rPr>
                <w:ins w:id="12991" w:author="Thomas Dietz" w:date="2012-08-08T17:05:00Z"/>
                <w:rPrChange w:id="12992" w:author="Thomas Dietz" w:date="2012-08-08T17:05:00Z">
                  <w:rPr>
                    <w:ins w:id="12993" w:author="Thomas Dietz" w:date="2012-08-08T17:05:00Z"/>
                    <w:lang w:val="de-DE"/>
                  </w:rPr>
                </w:rPrChange>
              </w:rPr>
            </w:pPr>
            <w:ins w:id="12994" w:author="Thomas Dietz" w:date="2012-08-08T17:05:00Z">
              <w:r w:rsidRPr="009F3611">
                <w:rPr>
                  <w:rPrChange w:id="12995" w:author="Thomas Dietz" w:date="2012-08-08T17:05:00Z">
                    <w:rPr>
                      <w:lang w:val="de-DE"/>
                    </w:rPr>
                  </w:rPrChange>
                </w:rPr>
                <w:t xml:space="preserve">    leaf flow-statistics {</w:t>
              </w:r>
            </w:ins>
          </w:p>
          <w:p w14:paraId="61C9B25E" w14:textId="77777777" w:rsidR="009F3611" w:rsidRPr="009F3611" w:rsidRDefault="009F3611" w:rsidP="009F3611">
            <w:pPr>
              <w:pStyle w:val="XML1"/>
              <w:rPr>
                <w:ins w:id="12996" w:author="Thomas Dietz" w:date="2012-08-08T17:05:00Z"/>
                <w:rPrChange w:id="12997" w:author="Thomas Dietz" w:date="2012-08-08T17:05:00Z">
                  <w:rPr>
                    <w:ins w:id="12998" w:author="Thomas Dietz" w:date="2012-08-08T17:05:00Z"/>
                    <w:lang w:val="de-DE"/>
                  </w:rPr>
                </w:rPrChange>
              </w:rPr>
            </w:pPr>
            <w:ins w:id="12999" w:author="Thomas Dietz" w:date="2012-08-08T17:05:00Z">
              <w:r w:rsidRPr="009F3611">
                <w:rPr>
                  <w:rPrChange w:id="13000" w:author="Thomas Dietz" w:date="2012-08-08T17:05:00Z">
                    <w:rPr>
                      <w:lang w:val="de-DE"/>
                    </w:rPr>
                  </w:rPrChange>
                </w:rPr>
                <w:t xml:space="preserve">      type boolean;</w:t>
              </w:r>
            </w:ins>
          </w:p>
          <w:p w14:paraId="11CCA169" w14:textId="77777777" w:rsidR="009F3611" w:rsidRPr="009F3611" w:rsidRDefault="009F3611" w:rsidP="009F3611">
            <w:pPr>
              <w:pStyle w:val="XML1"/>
              <w:rPr>
                <w:ins w:id="13001" w:author="Thomas Dietz" w:date="2012-08-08T17:05:00Z"/>
                <w:rPrChange w:id="13002" w:author="Thomas Dietz" w:date="2012-08-08T17:05:00Z">
                  <w:rPr>
                    <w:ins w:id="13003" w:author="Thomas Dietz" w:date="2012-08-08T17:05:00Z"/>
                    <w:lang w:val="de-DE"/>
                  </w:rPr>
                </w:rPrChange>
              </w:rPr>
            </w:pPr>
            <w:ins w:id="13004" w:author="Thomas Dietz" w:date="2012-08-08T17:05:00Z">
              <w:r w:rsidRPr="009F3611">
                <w:rPr>
                  <w:rPrChange w:id="13005" w:author="Thomas Dietz" w:date="2012-08-08T17:05:00Z">
                    <w:rPr>
                      <w:lang w:val="de-DE"/>
                    </w:rPr>
                  </w:rPrChange>
                </w:rPr>
                <w:t xml:space="preserve">      default false;</w:t>
              </w:r>
            </w:ins>
          </w:p>
          <w:p w14:paraId="7258E3C7" w14:textId="77777777" w:rsidR="009F3611" w:rsidRPr="009F3611" w:rsidRDefault="009F3611" w:rsidP="009F3611">
            <w:pPr>
              <w:pStyle w:val="XML1"/>
              <w:rPr>
                <w:ins w:id="13006" w:author="Thomas Dietz" w:date="2012-08-08T17:05:00Z"/>
                <w:rPrChange w:id="13007" w:author="Thomas Dietz" w:date="2012-08-08T17:05:00Z">
                  <w:rPr>
                    <w:ins w:id="13008" w:author="Thomas Dietz" w:date="2012-08-08T17:05:00Z"/>
                    <w:lang w:val="de-DE"/>
                  </w:rPr>
                </w:rPrChange>
              </w:rPr>
            </w:pPr>
            <w:ins w:id="13009" w:author="Thomas Dietz" w:date="2012-08-08T17:05:00Z">
              <w:r w:rsidRPr="009F3611">
                <w:rPr>
                  <w:rPrChange w:id="13010" w:author="Thomas Dietz" w:date="2012-08-08T17:05:00Z">
                    <w:rPr>
                      <w:lang w:val="de-DE"/>
                    </w:rPr>
                  </w:rPrChange>
                </w:rPr>
                <w:t xml:space="preserve">      description "Specifies if the logical switch supports flow</w:t>
              </w:r>
            </w:ins>
          </w:p>
          <w:p w14:paraId="572730B1" w14:textId="77777777" w:rsidR="009F3611" w:rsidRPr="009F3611" w:rsidRDefault="009F3611" w:rsidP="009F3611">
            <w:pPr>
              <w:pStyle w:val="XML1"/>
              <w:rPr>
                <w:ins w:id="13011" w:author="Thomas Dietz" w:date="2012-08-08T17:05:00Z"/>
                <w:rPrChange w:id="13012" w:author="Thomas Dietz" w:date="2012-08-08T17:05:00Z">
                  <w:rPr>
                    <w:ins w:id="13013" w:author="Thomas Dietz" w:date="2012-08-08T17:05:00Z"/>
                    <w:lang w:val="de-DE"/>
                  </w:rPr>
                </w:rPrChange>
              </w:rPr>
            </w:pPr>
            <w:ins w:id="13014" w:author="Thomas Dietz" w:date="2012-08-08T17:05:00Z">
              <w:r w:rsidRPr="009F3611">
                <w:rPr>
                  <w:rPrChange w:id="13015" w:author="Thomas Dietz" w:date="2012-08-08T17:05:00Z">
                    <w:rPr>
                      <w:lang w:val="de-DE"/>
                    </w:rPr>
                  </w:rPrChange>
                </w:rPr>
                <w:t xml:space="preserve">        </w:t>
              </w:r>
              <w:proofErr w:type="gramStart"/>
              <w:r w:rsidRPr="009F3611">
                <w:rPr>
                  <w:rPrChange w:id="13016" w:author="Thomas Dietz" w:date="2012-08-08T17:05:00Z">
                    <w:rPr>
                      <w:lang w:val="de-DE"/>
                    </w:rPr>
                  </w:rPrChange>
                </w:rPr>
                <w:t>statistics</w:t>
              </w:r>
              <w:proofErr w:type="gramEnd"/>
              <w:r w:rsidRPr="009F3611">
                <w:rPr>
                  <w:rPrChange w:id="13017" w:author="Thomas Dietz" w:date="2012-08-08T17:05:00Z">
                    <w:rPr>
                      <w:lang w:val="de-DE"/>
                    </w:rPr>
                  </w:rPrChange>
                </w:rPr>
                <w:t>.";</w:t>
              </w:r>
            </w:ins>
          </w:p>
          <w:p w14:paraId="1583E99E" w14:textId="77777777" w:rsidR="009F3611" w:rsidRPr="009F3611" w:rsidRDefault="009F3611" w:rsidP="009F3611">
            <w:pPr>
              <w:pStyle w:val="XML1"/>
              <w:rPr>
                <w:ins w:id="13018" w:author="Thomas Dietz" w:date="2012-08-08T17:05:00Z"/>
                <w:rPrChange w:id="13019" w:author="Thomas Dietz" w:date="2012-08-08T17:05:00Z">
                  <w:rPr>
                    <w:ins w:id="13020" w:author="Thomas Dietz" w:date="2012-08-08T17:05:00Z"/>
                    <w:lang w:val="de-DE"/>
                  </w:rPr>
                </w:rPrChange>
              </w:rPr>
            </w:pPr>
            <w:ins w:id="13021" w:author="Thomas Dietz" w:date="2012-08-08T17:05:00Z">
              <w:r w:rsidRPr="009F3611">
                <w:rPr>
                  <w:rPrChange w:id="13022" w:author="Thomas Dietz" w:date="2012-08-08T17:05:00Z">
                    <w:rPr>
                      <w:lang w:val="de-DE"/>
                    </w:rPr>
                  </w:rPrChange>
                </w:rPr>
                <w:t xml:space="preserve">    }</w:t>
              </w:r>
            </w:ins>
          </w:p>
          <w:p w14:paraId="00A61AC9" w14:textId="77777777" w:rsidR="009F3611" w:rsidRPr="009F3611" w:rsidRDefault="009F3611" w:rsidP="009F3611">
            <w:pPr>
              <w:pStyle w:val="XML1"/>
              <w:rPr>
                <w:ins w:id="13023" w:author="Thomas Dietz" w:date="2012-08-08T17:05:00Z"/>
                <w:rPrChange w:id="13024" w:author="Thomas Dietz" w:date="2012-08-08T17:05:00Z">
                  <w:rPr>
                    <w:ins w:id="13025" w:author="Thomas Dietz" w:date="2012-08-08T17:05:00Z"/>
                    <w:lang w:val="de-DE"/>
                  </w:rPr>
                </w:rPrChange>
              </w:rPr>
            </w:pPr>
            <w:ins w:id="13026" w:author="Thomas Dietz" w:date="2012-08-08T17:05:00Z">
              <w:r w:rsidRPr="009F3611">
                <w:rPr>
                  <w:rPrChange w:id="13027" w:author="Thomas Dietz" w:date="2012-08-08T17:05:00Z">
                    <w:rPr>
                      <w:lang w:val="de-DE"/>
                    </w:rPr>
                  </w:rPrChange>
                </w:rPr>
                <w:t xml:space="preserve">    leaf table-statistics {</w:t>
              </w:r>
            </w:ins>
          </w:p>
          <w:p w14:paraId="7F5E2FF6" w14:textId="77777777" w:rsidR="009F3611" w:rsidRPr="009F3611" w:rsidRDefault="009F3611" w:rsidP="009F3611">
            <w:pPr>
              <w:pStyle w:val="XML1"/>
              <w:rPr>
                <w:ins w:id="13028" w:author="Thomas Dietz" w:date="2012-08-08T17:05:00Z"/>
                <w:rPrChange w:id="13029" w:author="Thomas Dietz" w:date="2012-08-08T17:05:00Z">
                  <w:rPr>
                    <w:ins w:id="13030" w:author="Thomas Dietz" w:date="2012-08-08T17:05:00Z"/>
                    <w:lang w:val="de-DE"/>
                  </w:rPr>
                </w:rPrChange>
              </w:rPr>
            </w:pPr>
            <w:ins w:id="13031" w:author="Thomas Dietz" w:date="2012-08-08T17:05:00Z">
              <w:r w:rsidRPr="009F3611">
                <w:rPr>
                  <w:rPrChange w:id="13032" w:author="Thomas Dietz" w:date="2012-08-08T17:05:00Z">
                    <w:rPr>
                      <w:lang w:val="de-DE"/>
                    </w:rPr>
                  </w:rPrChange>
                </w:rPr>
                <w:t xml:space="preserve">      type boolean;</w:t>
              </w:r>
            </w:ins>
          </w:p>
          <w:p w14:paraId="5B62F13E" w14:textId="77777777" w:rsidR="009F3611" w:rsidRPr="009F3611" w:rsidRDefault="009F3611" w:rsidP="009F3611">
            <w:pPr>
              <w:pStyle w:val="XML1"/>
              <w:rPr>
                <w:ins w:id="13033" w:author="Thomas Dietz" w:date="2012-08-08T17:05:00Z"/>
                <w:rPrChange w:id="13034" w:author="Thomas Dietz" w:date="2012-08-08T17:05:00Z">
                  <w:rPr>
                    <w:ins w:id="13035" w:author="Thomas Dietz" w:date="2012-08-08T17:05:00Z"/>
                    <w:lang w:val="de-DE"/>
                  </w:rPr>
                </w:rPrChange>
              </w:rPr>
            </w:pPr>
            <w:ins w:id="13036" w:author="Thomas Dietz" w:date="2012-08-08T17:05:00Z">
              <w:r w:rsidRPr="009F3611">
                <w:rPr>
                  <w:rPrChange w:id="13037" w:author="Thomas Dietz" w:date="2012-08-08T17:05:00Z">
                    <w:rPr>
                      <w:lang w:val="de-DE"/>
                    </w:rPr>
                  </w:rPrChange>
                </w:rPr>
                <w:t xml:space="preserve">      default false;</w:t>
              </w:r>
            </w:ins>
          </w:p>
          <w:p w14:paraId="7DCDCD15" w14:textId="77777777" w:rsidR="009F3611" w:rsidRPr="009F3611" w:rsidRDefault="009F3611" w:rsidP="009F3611">
            <w:pPr>
              <w:pStyle w:val="XML1"/>
              <w:rPr>
                <w:ins w:id="13038" w:author="Thomas Dietz" w:date="2012-08-08T17:05:00Z"/>
                <w:rPrChange w:id="13039" w:author="Thomas Dietz" w:date="2012-08-08T17:05:00Z">
                  <w:rPr>
                    <w:ins w:id="13040" w:author="Thomas Dietz" w:date="2012-08-08T17:05:00Z"/>
                    <w:lang w:val="de-DE"/>
                  </w:rPr>
                </w:rPrChange>
              </w:rPr>
            </w:pPr>
            <w:ins w:id="13041" w:author="Thomas Dietz" w:date="2012-08-08T17:05:00Z">
              <w:r w:rsidRPr="009F3611">
                <w:rPr>
                  <w:rPrChange w:id="13042" w:author="Thomas Dietz" w:date="2012-08-08T17:05:00Z">
                    <w:rPr>
                      <w:lang w:val="de-DE"/>
                    </w:rPr>
                  </w:rPrChange>
                </w:rPr>
                <w:t xml:space="preserve">      description "Specifies if the logical switch supports table</w:t>
              </w:r>
            </w:ins>
          </w:p>
          <w:p w14:paraId="5B419E9B" w14:textId="77777777" w:rsidR="009F3611" w:rsidRPr="009F3611" w:rsidRDefault="009F3611" w:rsidP="009F3611">
            <w:pPr>
              <w:pStyle w:val="XML1"/>
              <w:rPr>
                <w:ins w:id="13043" w:author="Thomas Dietz" w:date="2012-08-08T17:05:00Z"/>
                <w:rPrChange w:id="13044" w:author="Thomas Dietz" w:date="2012-08-08T17:05:00Z">
                  <w:rPr>
                    <w:ins w:id="13045" w:author="Thomas Dietz" w:date="2012-08-08T17:05:00Z"/>
                    <w:lang w:val="de-DE"/>
                  </w:rPr>
                </w:rPrChange>
              </w:rPr>
            </w:pPr>
            <w:ins w:id="13046" w:author="Thomas Dietz" w:date="2012-08-08T17:05:00Z">
              <w:r w:rsidRPr="009F3611">
                <w:rPr>
                  <w:rPrChange w:id="13047" w:author="Thomas Dietz" w:date="2012-08-08T17:05:00Z">
                    <w:rPr>
                      <w:lang w:val="de-DE"/>
                    </w:rPr>
                  </w:rPrChange>
                </w:rPr>
                <w:t xml:space="preserve">        </w:t>
              </w:r>
              <w:proofErr w:type="gramStart"/>
              <w:r w:rsidRPr="009F3611">
                <w:rPr>
                  <w:rPrChange w:id="13048" w:author="Thomas Dietz" w:date="2012-08-08T17:05:00Z">
                    <w:rPr>
                      <w:lang w:val="de-DE"/>
                    </w:rPr>
                  </w:rPrChange>
                </w:rPr>
                <w:t>statistics</w:t>
              </w:r>
              <w:proofErr w:type="gramEnd"/>
              <w:r w:rsidRPr="009F3611">
                <w:rPr>
                  <w:rPrChange w:id="13049" w:author="Thomas Dietz" w:date="2012-08-08T17:05:00Z">
                    <w:rPr>
                      <w:lang w:val="de-DE"/>
                    </w:rPr>
                  </w:rPrChange>
                </w:rPr>
                <w:t>.";</w:t>
              </w:r>
            </w:ins>
          </w:p>
          <w:p w14:paraId="7F6E836F" w14:textId="77777777" w:rsidR="009F3611" w:rsidRPr="009F3611" w:rsidRDefault="009F3611" w:rsidP="009F3611">
            <w:pPr>
              <w:pStyle w:val="XML1"/>
              <w:rPr>
                <w:ins w:id="13050" w:author="Thomas Dietz" w:date="2012-08-08T17:05:00Z"/>
                <w:rPrChange w:id="13051" w:author="Thomas Dietz" w:date="2012-08-08T17:05:00Z">
                  <w:rPr>
                    <w:ins w:id="13052" w:author="Thomas Dietz" w:date="2012-08-08T17:05:00Z"/>
                    <w:lang w:val="de-DE"/>
                  </w:rPr>
                </w:rPrChange>
              </w:rPr>
            </w:pPr>
            <w:ins w:id="13053" w:author="Thomas Dietz" w:date="2012-08-08T17:05:00Z">
              <w:r w:rsidRPr="009F3611">
                <w:rPr>
                  <w:rPrChange w:id="13054" w:author="Thomas Dietz" w:date="2012-08-08T17:05:00Z">
                    <w:rPr>
                      <w:lang w:val="de-DE"/>
                    </w:rPr>
                  </w:rPrChange>
                </w:rPr>
                <w:t xml:space="preserve">    }</w:t>
              </w:r>
            </w:ins>
          </w:p>
          <w:p w14:paraId="4DB54571" w14:textId="77777777" w:rsidR="009F3611" w:rsidRPr="009F3611" w:rsidRDefault="009F3611" w:rsidP="009F3611">
            <w:pPr>
              <w:pStyle w:val="XML1"/>
              <w:rPr>
                <w:ins w:id="13055" w:author="Thomas Dietz" w:date="2012-08-08T17:05:00Z"/>
                <w:rPrChange w:id="13056" w:author="Thomas Dietz" w:date="2012-08-08T17:05:00Z">
                  <w:rPr>
                    <w:ins w:id="13057" w:author="Thomas Dietz" w:date="2012-08-08T17:05:00Z"/>
                    <w:lang w:val="de-DE"/>
                  </w:rPr>
                </w:rPrChange>
              </w:rPr>
            </w:pPr>
            <w:ins w:id="13058" w:author="Thomas Dietz" w:date="2012-08-08T17:05:00Z">
              <w:r w:rsidRPr="009F3611">
                <w:rPr>
                  <w:rPrChange w:id="13059" w:author="Thomas Dietz" w:date="2012-08-08T17:05:00Z">
                    <w:rPr>
                      <w:lang w:val="de-DE"/>
                    </w:rPr>
                  </w:rPrChange>
                </w:rPr>
                <w:t xml:space="preserve">    leaf port-statistics {</w:t>
              </w:r>
            </w:ins>
          </w:p>
          <w:p w14:paraId="3E35CD27" w14:textId="77777777" w:rsidR="009F3611" w:rsidRPr="009F3611" w:rsidRDefault="009F3611" w:rsidP="009F3611">
            <w:pPr>
              <w:pStyle w:val="XML1"/>
              <w:rPr>
                <w:ins w:id="13060" w:author="Thomas Dietz" w:date="2012-08-08T17:05:00Z"/>
                <w:rPrChange w:id="13061" w:author="Thomas Dietz" w:date="2012-08-08T17:05:00Z">
                  <w:rPr>
                    <w:ins w:id="13062" w:author="Thomas Dietz" w:date="2012-08-08T17:05:00Z"/>
                    <w:lang w:val="de-DE"/>
                  </w:rPr>
                </w:rPrChange>
              </w:rPr>
            </w:pPr>
            <w:ins w:id="13063" w:author="Thomas Dietz" w:date="2012-08-08T17:05:00Z">
              <w:r w:rsidRPr="009F3611">
                <w:rPr>
                  <w:rPrChange w:id="13064" w:author="Thomas Dietz" w:date="2012-08-08T17:05:00Z">
                    <w:rPr>
                      <w:lang w:val="de-DE"/>
                    </w:rPr>
                  </w:rPrChange>
                </w:rPr>
                <w:t xml:space="preserve">      type boolean;</w:t>
              </w:r>
            </w:ins>
          </w:p>
          <w:p w14:paraId="310C277D" w14:textId="77777777" w:rsidR="009F3611" w:rsidRPr="009F3611" w:rsidRDefault="009F3611" w:rsidP="009F3611">
            <w:pPr>
              <w:pStyle w:val="XML1"/>
              <w:rPr>
                <w:ins w:id="13065" w:author="Thomas Dietz" w:date="2012-08-08T17:05:00Z"/>
                <w:rPrChange w:id="13066" w:author="Thomas Dietz" w:date="2012-08-08T17:05:00Z">
                  <w:rPr>
                    <w:ins w:id="13067" w:author="Thomas Dietz" w:date="2012-08-08T17:05:00Z"/>
                    <w:lang w:val="de-DE"/>
                  </w:rPr>
                </w:rPrChange>
              </w:rPr>
            </w:pPr>
            <w:ins w:id="13068" w:author="Thomas Dietz" w:date="2012-08-08T17:05:00Z">
              <w:r w:rsidRPr="009F3611">
                <w:rPr>
                  <w:rPrChange w:id="13069" w:author="Thomas Dietz" w:date="2012-08-08T17:05:00Z">
                    <w:rPr>
                      <w:lang w:val="de-DE"/>
                    </w:rPr>
                  </w:rPrChange>
                </w:rPr>
                <w:t xml:space="preserve">      default false;</w:t>
              </w:r>
            </w:ins>
          </w:p>
          <w:p w14:paraId="3A53A37A" w14:textId="77777777" w:rsidR="009F3611" w:rsidRPr="009F3611" w:rsidRDefault="009F3611" w:rsidP="009F3611">
            <w:pPr>
              <w:pStyle w:val="XML1"/>
              <w:rPr>
                <w:ins w:id="13070" w:author="Thomas Dietz" w:date="2012-08-08T17:05:00Z"/>
                <w:rPrChange w:id="13071" w:author="Thomas Dietz" w:date="2012-08-08T17:05:00Z">
                  <w:rPr>
                    <w:ins w:id="13072" w:author="Thomas Dietz" w:date="2012-08-08T17:05:00Z"/>
                    <w:lang w:val="de-DE"/>
                  </w:rPr>
                </w:rPrChange>
              </w:rPr>
            </w:pPr>
            <w:ins w:id="13073" w:author="Thomas Dietz" w:date="2012-08-08T17:05:00Z">
              <w:r w:rsidRPr="009F3611">
                <w:rPr>
                  <w:rPrChange w:id="13074" w:author="Thomas Dietz" w:date="2012-08-08T17:05:00Z">
                    <w:rPr>
                      <w:lang w:val="de-DE"/>
                    </w:rPr>
                  </w:rPrChange>
                </w:rPr>
                <w:t xml:space="preserve">      description "Specifies if the logical switch supports port</w:t>
              </w:r>
            </w:ins>
          </w:p>
          <w:p w14:paraId="35B35A95" w14:textId="77777777" w:rsidR="009F3611" w:rsidRPr="009F3611" w:rsidRDefault="009F3611" w:rsidP="009F3611">
            <w:pPr>
              <w:pStyle w:val="XML1"/>
              <w:rPr>
                <w:ins w:id="13075" w:author="Thomas Dietz" w:date="2012-08-08T17:05:00Z"/>
                <w:rPrChange w:id="13076" w:author="Thomas Dietz" w:date="2012-08-08T17:05:00Z">
                  <w:rPr>
                    <w:ins w:id="13077" w:author="Thomas Dietz" w:date="2012-08-08T17:05:00Z"/>
                    <w:lang w:val="de-DE"/>
                  </w:rPr>
                </w:rPrChange>
              </w:rPr>
            </w:pPr>
            <w:ins w:id="13078" w:author="Thomas Dietz" w:date="2012-08-08T17:05:00Z">
              <w:r w:rsidRPr="009F3611">
                <w:rPr>
                  <w:rPrChange w:id="13079" w:author="Thomas Dietz" w:date="2012-08-08T17:05:00Z">
                    <w:rPr>
                      <w:lang w:val="de-DE"/>
                    </w:rPr>
                  </w:rPrChange>
                </w:rPr>
                <w:t xml:space="preserve">        </w:t>
              </w:r>
              <w:proofErr w:type="gramStart"/>
              <w:r w:rsidRPr="009F3611">
                <w:rPr>
                  <w:rPrChange w:id="13080" w:author="Thomas Dietz" w:date="2012-08-08T17:05:00Z">
                    <w:rPr>
                      <w:lang w:val="de-DE"/>
                    </w:rPr>
                  </w:rPrChange>
                </w:rPr>
                <w:t>statistics</w:t>
              </w:r>
              <w:proofErr w:type="gramEnd"/>
              <w:r w:rsidRPr="009F3611">
                <w:rPr>
                  <w:rPrChange w:id="13081" w:author="Thomas Dietz" w:date="2012-08-08T17:05:00Z">
                    <w:rPr>
                      <w:lang w:val="de-DE"/>
                    </w:rPr>
                  </w:rPrChange>
                </w:rPr>
                <w:t>.";</w:t>
              </w:r>
            </w:ins>
          </w:p>
          <w:p w14:paraId="3CA6E91C" w14:textId="77777777" w:rsidR="009F3611" w:rsidRPr="009F3611" w:rsidRDefault="009F3611" w:rsidP="009F3611">
            <w:pPr>
              <w:pStyle w:val="XML1"/>
              <w:rPr>
                <w:ins w:id="13082" w:author="Thomas Dietz" w:date="2012-08-08T17:05:00Z"/>
                <w:rPrChange w:id="13083" w:author="Thomas Dietz" w:date="2012-08-08T17:05:00Z">
                  <w:rPr>
                    <w:ins w:id="13084" w:author="Thomas Dietz" w:date="2012-08-08T17:05:00Z"/>
                    <w:lang w:val="de-DE"/>
                  </w:rPr>
                </w:rPrChange>
              </w:rPr>
            </w:pPr>
            <w:ins w:id="13085" w:author="Thomas Dietz" w:date="2012-08-08T17:05:00Z">
              <w:r w:rsidRPr="009F3611">
                <w:rPr>
                  <w:rPrChange w:id="13086" w:author="Thomas Dietz" w:date="2012-08-08T17:05:00Z">
                    <w:rPr>
                      <w:lang w:val="de-DE"/>
                    </w:rPr>
                  </w:rPrChange>
                </w:rPr>
                <w:t xml:space="preserve">    }</w:t>
              </w:r>
            </w:ins>
          </w:p>
          <w:p w14:paraId="6A49AEFC" w14:textId="77777777" w:rsidR="009F3611" w:rsidRPr="009F3611" w:rsidRDefault="009F3611" w:rsidP="009F3611">
            <w:pPr>
              <w:pStyle w:val="XML1"/>
              <w:rPr>
                <w:ins w:id="13087" w:author="Thomas Dietz" w:date="2012-08-08T17:05:00Z"/>
                <w:rPrChange w:id="13088" w:author="Thomas Dietz" w:date="2012-08-08T17:05:00Z">
                  <w:rPr>
                    <w:ins w:id="13089" w:author="Thomas Dietz" w:date="2012-08-08T17:05:00Z"/>
                    <w:lang w:val="de-DE"/>
                  </w:rPr>
                </w:rPrChange>
              </w:rPr>
            </w:pPr>
            <w:ins w:id="13090" w:author="Thomas Dietz" w:date="2012-08-08T17:05:00Z">
              <w:r w:rsidRPr="009F3611">
                <w:rPr>
                  <w:rPrChange w:id="13091" w:author="Thomas Dietz" w:date="2012-08-08T17:05:00Z">
                    <w:rPr>
                      <w:lang w:val="de-DE"/>
                    </w:rPr>
                  </w:rPrChange>
                </w:rPr>
                <w:t xml:space="preserve">    leaf group-statistics {</w:t>
              </w:r>
            </w:ins>
          </w:p>
          <w:p w14:paraId="27CAF541" w14:textId="77777777" w:rsidR="009F3611" w:rsidRPr="009F3611" w:rsidRDefault="009F3611" w:rsidP="009F3611">
            <w:pPr>
              <w:pStyle w:val="XML1"/>
              <w:rPr>
                <w:ins w:id="13092" w:author="Thomas Dietz" w:date="2012-08-08T17:05:00Z"/>
                <w:rPrChange w:id="13093" w:author="Thomas Dietz" w:date="2012-08-08T17:05:00Z">
                  <w:rPr>
                    <w:ins w:id="13094" w:author="Thomas Dietz" w:date="2012-08-08T17:05:00Z"/>
                    <w:lang w:val="de-DE"/>
                  </w:rPr>
                </w:rPrChange>
              </w:rPr>
            </w:pPr>
            <w:ins w:id="13095" w:author="Thomas Dietz" w:date="2012-08-08T17:05:00Z">
              <w:r w:rsidRPr="009F3611">
                <w:rPr>
                  <w:rPrChange w:id="13096" w:author="Thomas Dietz" w:date="2012-08-08T17:05:00Z">
                    <w:rPr>
                      <w:lang w:val="de-DE"/>
                    </w:rPr>
                  </w:rPrChange>
                </w:rPr>
                <w:t xml:space="preserve">      type boolean;</w:t>
              </w:r>
            </w:ins>
          </w:p>
          <w:p w14:paraId="302F942F" w14:textId="77777777" w:rsidR="009F3611" w:rsidRPr="009F3611" w:rsidRDefault="009F3611" w:rsidP="009F3611">
            <w:pPr>
              <w:pStyle w:val="XML1"/>
              <w:rPr>
                <w:ins w:id="13097" w:author="Thomas Dietz" w:date="2012-08-08T17:05:00Z"/>
                <w:rPrChange w:id="13098" w:author="Thomas Dietz" w:date="2012-08-08T17:05:00Z">
                  <w:rPr>
                    <w:ins w:id="13099" w:author="Thomas Dietz" w:date="2012-08-08T17:05:00Z"/>
                    <w:lang w:val="de-DE"/>
                  </w:rPr>
                </w:rPrChange>
              </w:rPr>
            </w:pPr>
            <w:ins w:id="13100" w:author="Thomas Dietz" w:date="2012-08-08T17:05:00Z">
              <w:r w:rsidRPr="009F3611">
                <w:rPr>
                  <w:rPrChange w:id="13101" w:author="Thomas Dietz" w:date="2012-08-08T17:05:00Z">
                    <w:rPr>
                      <w:lang w:val="de-DE"/>
                    </w:rPr>
                  </w:rPrChange>
                </w:rPr>
                <w:t xml:space="preserve">      default false;</w:t>
              </w:r>
            </w:ins>
          </w:p>
          <w:p w14:paraId="2C549330" w14:textId="77777777" w:rsidR="009F3611" w:rsidRPr="009F3611" w:rsidRDefault="009F3611" w:rsidP="009F3611">
            <w:pPr>
              <w:pStyle w:val="XML1"/>
              <w:rPr>
                <w:ins w:id="13102" w:author="Thomas Dietz" w:date="2012-08-08T17:05:00Z"/>
                <w:rPrChange w:id="13103" w:author="Thomas Dietz" w:date="2012-08-08T17:05:00Z">
                  <w:rPr>
                    <w:ins w:id="13104" w:author="Thomas Dietz" w:date="2012-08-08T17:05:00Z"/>
                    <w:lang w:val="de-DE"/>
                  </w:rPr>
                </w:rPrChange>
              </w:rPr>
            </w:pPr>
            <w:ins w:id="13105" w:author="Thomas Dietz" w:date="2012-08-08T17:05:00Z">
              <w:r w:rsidRPr="009F3611">
                <w:rPr>
                  <w:rPrChange w:id="13106" w:author="Thomas Dietz" w:date="2012-08-08T17:05:00Z">
                    <w:rPr>
                      <w:lang w:val="de-DE"/>
                    </w:rPr>
                  </w:rPrChange>
                </w:rPr>
                <w:t xml:space="preserve">      description "Specifies if the logical switch supports group</w:t>
              </w:r>
            </w:ins>
          </w:p>
          <w:p w14:paraId="439F502F" w14:textId="77777777" w:rsidR="009F3611" w:rsidRPr="009F3611" w:rsidRDefault="009F3611" w:rsidP="009F3611">
            <w:pPr>
              <w:pStyle w:val="XML1"/>
              <w:rPr>
                <w:ins w:id="13107" w:author="Thomas Dietz" w:date="2012-08-08T17:05:00Z"/>
                <w:rPrChange w:id="13108" w:author="Thomas Dietz" w:date="2012-08-08T17:05:00Z">
                  <w:rPr>
                    <w:ins w:id="13109" w:author="Thomas Dietz" w:date="2012-08-08T17:05:00Z"/>
                    <w:lang w:val="de-DE"/>
                  </w:rPr>
                </w:rPrChange>
              </w:rPr>
            </w:pPr>
            <w:ins w:id="13110" w:author="Thomas Dietz" w:date="2012-08-08T17:05:00Z">
              <w:r w:rsidRPr="009F3611">
                <w:rPr>
                  <w:rPrChange w:id="13111" w:author="Thomas Dietz" w:date="2012-08-08T17:05:00Z">
                    <w:rPr>
                      <w:lang w:val="de-DE"/>
                    </w:rPr>
                  </w:rPrChange>
                </w:rPr>
                <w:t xml:space="preserve">        </w:t>
              </w:r>
              <w:proofErr w:type="gramStart"/>
              <w:r w:rsidRPr="009F3611">
                <w:rPr>
                  <w:rPrChange w:id="13112" w:author="Thomas Dietz" w:date="2012-08-08T17:05:00Z">
                    <w:rPr>
                      <w:lang w:val="de-DE"/>
                    </w:rPr>
                  </w:rPrChange>
                </w:rPr>
                <w:t>statistics</w:t>
              </w:r>
              <w:proofErr w:type="gramEnd"/>
              <w:r w:rsidRPr="009F3611">
                <w:rPr>
                  <w:rPrChange w:id="13113" w:author="Thomas Dietz" w:date="2012-08-08T17:05:00Z">
                    <w:rPr>
                      <w:lang w:val="de-DE"/>
                    </w:rPr>
                  </w:rPrChange>
                </w:rPr>
                <w:t>.";</w:t>
              </w:r>
            </w:ins>
          </w:p>
          <w:p w14:paraId="51D3FA4F" w14:textId="77777777" w:rsidR="009F3611" w:rsidRPr="009F3611" w:rsidRDefault="009F3611" w:rsidP="009F3611">
            <w:pPr>
              <w:pStyle w:val="XML1"/>
              <w:rPr>
                <w:ins w:id="13114" w:author="Thomas Dietz" w:date="2012-08-08T17:05:00Z"/>
                <w:rPrChange w:id="13115" w:author="Thomas Dietz" w:date="2012-08-08T17:05:00Z">
                  <w:rPr>
                    <w:ins w:id="13116" w:author="Thomas Dietz" w:date="2012-08-08T17:05:00Z"/>
                    <w:lang w:val="de-DE"/>
                  </w:rPr>
                </w:rPrChange>
              </w:rPr>
            </w:pPr>
            <w:ins w:id="13117" w:author="Thomas Dietz" w:date="2012-08-08T17:05:00Z">
              <w:r w:rsidRPr="009F3611">
                <w:rPr>
                  <w:rPrChange w:id="13118" w:author="Thomas Dietz" w:date="2012-08-08T17:05:00Z">
                    <w:rPr>
                      <w:lang w:val="de-DE"/>
                    </w:rPr>
                  </w:rPrChange>
                </w:rPr>
                <w:t xml:space="preserve">    }</w:t>
              </w:r>
            </w:ins>
          </w:p>
          <w:p w14:paraId="4C367D5E" w14:textId="77777777" w:rsidR="009F3611" w:rsidRPr="009F3611" w:rsidRDefault="009F3611" w:rsidP="009F3611">
            <w:pPr>
              <w:pStyle w:val="XML1"/>
              <w:rPr>
                <w:ins w:id="13119" w:author="Thomas Dietz" w:date="2012-08-08T17:05:00Z"/>
                <w:rPrChange w:id="13120" w:author="Thomas Dietz" w:date="2012-08-08T17:05:00Z">
                  <w:rPr>
                    <w:ins w:id="13121" w:author="Thomas Dietz" w:date="2012-08-08T17:05:00Z"/>
                    <w:lang w:val="de-DE"/>
                  </w:rPr>
                </w:rPrChange>
              </w:rPr>
            </w:pPr>
            <w:ins w:id="13122" w:author="Thomas Dietz" w:date="2012-08-08T17:05:00Z">
              <w:r w:rsidRPr="009F3611">
                <w:rPr>
                  <w:rPrChange w:id="13123" w:author="Thomas Dietz" w:date="2012-08-08T17:05:00Z">
                    <w:rPr>
                      <w:lang w:val="de-DE"/>
                    </w:rPr>
                  </w:rPrChange>
                </w:rPr>
                <w:t xml:space="preserve">    leaf queue-statistics {</w:t>
              </w:r>
            </w:ins>
          </w:p>
          <w:p w14:paraId="617462BA" w14:textId="77777777" w:rsidR="009F3611" w:rsidRPr="009F3611" w:rsidRDefault="009F3611" w:rsidP="009F3611">
            <w:pPr>
              <w:pStyle w:val="XML1"/>
              <w:rPr>
                <w:ins w:id="13124" w:author="Thomas Dietz" w:date="2012-08-08T17:05:00Z"/>
                <w:rPrChange w:id="13125" w:author="Thomas Dietz" w:date="2012-08-08T17:05:00Z">
                  <w:rPr>
                    <w:ins w:id="13126" w:author="Thomas Dietz" w:date="2012-08-08T17:05:00Z"/>
                    <w:lang w:val="de-DE"/>
                  </w:rPr>
                </w:rPrChange>
              </w:rPr>
            </w:pPr>
            <w:ins w:id="13127" w:author="Thomas Dietz" w:date="2012-08-08T17:05:00Z">
              <w:r w:rsidRPr="009F3611">
                <w:rPr>
                  <w:rPrChange w:id="13128" w:author="Thomas Dietz" w:date="2012-08-08T17:05:00Z">
                    <w:rPr>
                      <w:lang w:val="de-DE"/>
                    </w:rPr>
                  </w:rPrChange>
                </w:rPr>
                <w:t xml:space="preserve">      type boolean;</w:t>
              </w:r>
            </w:ins>
          </w:p>
          <w:p w14:paraId="48FC62C5" w14:textId="77777777" w:rsidR="009F3611" w:rsidRPr="009F3611" w:rsidRDefault="009F3611" w:rsidP="009F3611">
            <w:pPr>
              <w:pStyle w:val="XML1"/>
              <w:rPr>
                <w:ins w:id="13129" w:author="Thomas Dietz" w:date="2012-08-08T17:05:00Z"/>
                <w:rPrChange w:id="13130" w:author="Thomas Dietz" w:date="2012-08-08T17:05:00Z">
                  <w:rPr>
                    <w:ins w:id="13131" w:author="Thomas Dietz" w:date="2012-08-08T17:05:00Z"/>
                    <w:lang w:val="de-DE"/>
                  </w:rPr>
                </w:rPrChange>
              </w:rPr>
            </w:pPr>
            <w:ins w:id="13132" w:author="Thomas Dietz" w:date="2012-08-08T17:05:00Z">
              <w:r w:rsidRPr="009F3611">
                <w:rPr>
                  <w:rPrChange w:id="13133" w:author="Thomas Dietz" w:date="2012-08-08T17:05:00Z">
                    <w:rPr>
                      <w:lang w:val="de-DE"/>
                    </w:rPr>
                  </w:rPrChange>
                </w:rPr>
                <w:t xml:space="preserve">      default false;</w:t>
              </w:r>
            </w:ins>
          </w:p>
          <w:p w14:paraId="1565FA4F" w14:textId="77777777" w:rsidR="009F3611" w:rsidRPr="009F3611" w:rsidRDefault="009F3611" w:rsidP="009F3611">
            <w:pPr>
              <w:pStyle w:val="XML1"/>
              <w:rPr>
                <w:ins w:id="13134" w:author="Thomas Dietz" w:date="2012-08-08T17:05:00Z"/>
                <w:rPrChange w:id="13135" w:author="Thomas Dietz" w:date="2012-08-08T17:05:00Z">
                  <w:rPr>
                    <w:ins w:id="13136" w:author="Thomas Dietz" w:date="2012-08-08T17:05:00Z"/>
                    <w:lang w:val="de-DE"/>
                  </w:rPr>
                </w:rPrChange>
              </w:rPr>
            </w:pPr>
            <w:ins w:id="13137" w:author="Thomas Dietz" w:date="2012-08-08T17:05:00Z">
              <w:r w:rsidRPr="009F3611">
                <w:rPr>
                  <w:rPrChange w:id="13138" w:author="Thomas Dietz" w:date="2012-08-08T17:05:00Z">
                    <w:rPr>
                      <w:lang w:val="de-DE"/>
                    </w:rPr>
                  </w:rPrChange>
                </w:rPr>
                <w:t xml:space="preserve">      description "Specifies if the logical switch supports queue</w:t>
              </w:r>
            </w:ins>
          </w:p>
          <w:p w14:paraId="04405AE8" w14:textId="77777777" w:rsidR="009F3611" w:rsidRPr="009F3611" w:rsidRDefault="009F3611" w:rsidP="009F3611">
            <w:pPr>
              <w:pStyle w:val="XML1"/>
              <w:rPr>
                <w:ins w:id="13139" w:author="Thomas Dietz" w:date="2012-08-08T17:05:00Z"/>
                <w:rPrChange w:id="13140" w:author="Thomas Dietz" w:date="2012-08-08T17:05:00Z">
                  <w:rPr>
                    <w:ins w:id="13141" w:author="Thomas Dietz" w:date="2012-08-08T17:05:00Z"/>
                    <w:lang w:val="de-DE"/>
                  </w:rPr>
                </w:rPrChange>
              </w:rPr>
            </w:pPr>
            <w:ins w:id="13142" w:author="Thomas Dietz" w:date="2012-08-08T17:05:00Z">
              <w:r w:rsidRPr="009F3611">
                <w:rPr>
                  <w:rPrChange w:id="13143" w:author="Thomas Dietz" w:date="2012-08-08T17:05:00Z">
                    <w:rPr>
                      <w:lang w:val="de-DE"/>
                    </w:rPr>
                  </w:rPrChange>
                </w:rPr>
                <w:t xml:space="preserve">        </w:t>
              </w:r>
              <w:proofErr w:type="gramStart"/>
              <w:r w:rsidRPr="009F3611">
                <w:rPr>
                  <w:rPrChange w:id="13144" w:author="Thomas Dietz" w:date="2012-08-08T17:05:00Z">
                    <w:rPr>
                      <w:lang w:val="de-DE"/>
                    </w:rPr>
                  </w:rPrChange>
                </w:rPr>
                <w:t>statistics</w:t>
              </w:r>
              <w:proofErr w:type="gramEnd"/>
              <w:r w:rsidRPr="009F3611">
                <w:rPr>
                  <w:rPrChange w:id="13145" w:author="Thomas Dietz" w:date="2012-08-08T17:05:00Z">
                    <w:rPr>
                      <w:lang w:val="de-DE"/>
                    </w:rPr>
                  </w:rPrChange>
                </w:rPr>
                <w:t>.";</w:t>
              </w:r>
            </w:ins>
          </w:p>
          <w:p w14:paraId="33EC1E38" w14:textId="77777777" w:rsidR="009F3611" w:rsidRPr="009F3611" w:rsidRDefault="009F3611" w:rsidP="009F3611">
            <w:pPr>
              <w:pStyle w:val="XML1"/>
              <w:rPr>
                <w:ins w:id="13146" w:author="Thomas Dietz" w:date="2012-08-08T17:05:00Z"/>
                <w:rPrChange w:id="13147" w:author="Thomas Dietz" w:date="2012-08-08T17:05:00Z">
                  <w:rPr>
                    <w:ins w:id="13148" w:author="Thomas Dietz" w:date="2012-08-08T17:05:00Z"/>
                    <w:lang w:val="de-DE"/>
                  </w:rPr>
                </w:rPrChange>
              </w:rPr>
            </w:pPr>
            <w:ins w:id="13149" w:author="Thomas Dietz" w:date="2012-08-08T17:05:00Z">
              <w:r w:rsidRPr="009F3611">
                <w:rPr>
                  <w:rPrChange w:id="13150" w:author="Thomas Dietz" w:date="2012-08-08T17:05:00Z">
                    <w:rPr>
                      <w:lang w:val="de-DE"/>
                    </w:rPr>
                  </w:rPrChange>
                </w:rPr>
                <w:t xml:space="preserve">    }</w:t>
              </w:r>
            </w:ins>
          </w:p>
          <w:p w14:paraId="04501D12" w14:textId="77777777" w:rsidR="009F3611" w:rsidRPr="009F3611" w:rsidRDefault="009F3611" w:rsidP="009F3611">
            <w:pPr>
              <w:pStyle w:val="XML1"/>
              <w:rPr>
                <w:ins w:id="13151" w:author="Thomas Dietz" w:date="2012-08-08T17:05:00Z"/>
                <w:rPrChange w:id="13152" w:author="Thomas Dietz" w:date="2012-08-08T17:05:00Z">
                  <w:rPr>
                    <w:ins w:id="13153" w:author="Thomas Dietz" w:date="2012-08-08T17:05:00Z"/>
                    <w:lang w:val="de-DE"/>
                  </w:rPr>
                </w:rPrChange>
              </w:rPr>
            </w:pPr>
            <w:ins w:id="13154" w:author="Thomas Dietz" w:date="2012-08-08T17:05:00Z">
              <w:r w:rsidRPr="009F3611">
                <w:rPr>
                  <w:rPrChange w:id="13155" w:author="Thomas Dietz" w:date="2012-08-08T17:05:00Z">
                    <w:rPr>
                      <w:lang w:val="de-DE"/>
                    </w:rPr>
                  </w:rPrChange>
                </w:rPr>
                <w:t xml:space="preserve">    leaf reassemble-ip-fragments {</w:t>
              </w:r>
            </w:ins>
          </w:p>
          <w:p w14:paraId="1077DD09" w14:textId="77777777" w:rsidR="009F3611" w:rsidRPr="009F3611" w:rsidRDefault="009F3611" w:rsidP="009F3611">
            <w:pPr>
              <w:pStyle w:val="XML1"/>
              <w:rPr>
                <w:ins w:id="13156" w:author="Thomas Dietz" w:date="2012-08-08T17:05:00Z"/>
                <w:rPrChange w:id="13157" w:author="Thomas Dietz" w:date="2012-08-08T17:05:00Z">
                  <w:rPr>
                    <w:ins w:id="13158" w:author="Thomas Dietz" w:date="2012-08-08T17:05:00Z"/>
                    <w:lang w:val="de-DE"/>
                  </w:rPr>
                </w:rPrChange>
              </w:rPr>
            </w:pPr>
            <w:ins w:id="13159" w:author="Thomas Dietz" w:date="2012-08-08T17:05:00Z">
              <w:r w:rsidRPr="009F3611">
                <w:rPr>
                  <w:rPrChange w:id="13160" w:author="Thomas Dietz" w:date="2012-08-08T17:05:00Z">
                    <w:rPr>
                      <w:lang w:val="de-DE"/>
                    </w:rPr>
                  </w:rPrChange>
                </w:rPr>
                <w:t xml:space="preserve">      type boolean;</w:t>
              </w:r>
            </w:ins>
          </w:p>
          <w:p w14:paraId="61675D29" w14:textId="77777777" w:rsidR="009F3611" w:rsidRPr="009F3611" w:rsidRDefault="009F3611" w:rsidP="009F3611">
            <w:pPr>
              <w:pStyle w:val="XML1"/>
              <w:rPr>
                <w:ins w:id="13161" w:author="Thomas Dietz" w:date="2012-08-08T17:05:00Z"/>
                <w:rPrChange w:id="13162" w:author="Thomas Dietz" w:date="2012-08-08T17:05:00Z">
                  <w:rPr>
                    <w:ins w:id="13163" w:author="Thomas Dietz" w:date="2012-08-08T17:05:00Z"/>
                    <w:lang w:val="de-DE"/>
                  </w:rPr>
                </w:rPrChange>
              </w:rPr>
            </w:pPr>
            <w:ins w:id="13164" w:author="Thomas Dietz" w:date="2012-08-08T17:05:00Z">
              <w:r w:rsidRPr="009F3611">
                <w:rPr>
                  <w:rPrChange w:id="13165" w:author="Thomas Dietz" w:date="2012-08-08T17:05:00Z">
                    <w:rPr>
                      <w:lang w:val="de-DE"/>
                    </w:rPr>
                  </w:rPrChange>
                </w:rPr>
                <w:t xml:space="preserve">      default false;</w:t>
              </w:r>
            </w:ins>
          </w:p>
          <w:p w14:paraId="556DE541" w14:textId="77777777" w:rsidR="009F3611" w:rsidRPr="009F3611" w:rsidRDefault="009F3611" w:rsidP="009F3611">
            <w:pPr>
              <w:pStyle w:val="XML1"/>
              <w:rPr>
                <w:ins w:id="13166" w:author="Thomas Dietz" w:date="2012-08-08T17:05:00Z"/>
                <w:rPrChange w:id="13167" w:author="Thomas Dietz" w:date="2012-08-08T17:05:00Z">
                  <w:rPr>
                    <w:ins w:id="13168" w:author="Thomas Dietz" w:date="2012-08-08T17:05:00Z"/>
                    <w:lang w:val="de-DE"/>
                  </w:rPr>
                </w:rPrChange>
              </w:rPr>
            </w:pPr>
            <w:ins w:id="13169" w:author="Thomas Dietz" w:date="2012-08-08T17:05:00Z">
              <w:r w:rsidRPr="009F3611">
                <w:rPr>
                  <w:rPrChange w:id="13170" w:author="Thomas Dietz" w:date="2012-08-08T17:05:00Z">
                    <w:rPr>
                      <w:lang w:val="de-DE"/>
                    </w:rPr>
                  </w:rPrChange>
                </w:rPr>
                <w:t xml:space="preserve">      description "Specifies if the logical switch supports</w:t>
              </w:r>
            </w:ins>
          </w:p>
          <w:p w14:paraId="7400D603" w14:textId="77777777" w:rsidR="009F3611" w:rsidRPr="009F3611" w:rsidRDefault="009F3611" w:rsidP="009F3611">
            <w:pPr>
              <w:pStyle w:val="XML1"/>
              <w:rPr>
                <w:ins w:id="13171" w:author="Thomas Dietz" w:date="2012-08-08T17:05:00Z"/>
                <w:rPrChange w:id="13172" w:author="Thomas Dietz" w:date="2012-08-08T17:05:00Z">
                  <w:rPr>
                    <w:ins w:id="13173" w:author="Thomas Dietz" w:date="2012-08-08T17:05:00Z"/>
                    <w:lang w:val="de-DE"/>
                  </w:rPr>
                </w:rPrChange>
              </w:rPr>
            </w:pPr>
            <w:ins w:id="13174" w:author="Thomas Dietz" w:date="2012-08-08T17:05:00Z">
              <w:r w:rsidRPr="009F3611">
                <w:rPr>
                  <w:rPrChange w:id="13175" w:author="Thomas Dietz" w:date="2012-08-08T17:05:00Z">
                    <w:rPr>
                      <w:lang w:val="de-DE"/>
                    </w:rPr>
                  </w:rPrChange>
                </w:rPr>
                <w:t xml:space="preserve">        </w:t>
              </w:r>
              <w:proofErr w:type="gramStart"/>
              <w:r w:rsidRPr="009F3611">
                <w:rPr>
                  <w:rPrChange w:id="13176" w:author="Thomas Dietz" w:date="2012-08-08T17:05:00Z">
                    <w:rPr>
                      <w:lang w:val="de-DE"/>
                    </w:rPr>
                  </w:rPrChange>
                </w:rPr>
                <w:t>reassemble</w:t>
              </w:r>
              <w:proofErr w:type="gramEnd"/>
              <w:r w:rsidRPr="009F3611">
                <w:rPr>
                  <w:rPrChange w:id="13177" w:author="Thomas Dietz" w:date="2012-08-08T17:05:00Z">
                    <w:rPr>
                      <w:lang w:val="de-DE"/>
                    </w:rPr>
                  </w:rPrChange>
                </w:rPr>
                <w:t xml:space="preserve"> IP fragments.";</w:t>
              </w:r>
            </w:ins>
          </w:p>
          <w:p w14:paraId="5F1F2467" w14:textId="77777777" w:rsidR="009F3611" w:rsidRPr="009F3611" w:rsidRDefault="009F3611" w:rsidP="009F3611">
            <w:pPr>
              <w:pStyle w:val="XML1"/>
              <w:rPr>
                <w:ins w:id="13178" w:author="Thomas Dietz" w:date="2012-08-08T17:05:00Z"/>
                <w:rPrChange w:id="13179" w:author="Thomas Dietz" w:date="2012-08-08T17:05:00Z">
                  <w:rPr>
                    <w:ins w:id="13180" w:author="Thomas Dietz" w:date="2012-08-08T17:05:00Z"/>
                    <w:lang w:val="de-DE"/>
                  </w:rPr>
                </w:rPrChange>
              </w:rPr>
            </w:pPr>
            <w:ins w:id="13181" w:author="Thomas Dietz" w:date="2012-08-08T17:05:00Z">
              <w:r w:rsidRPr="009F3611">
                <w:rPr>
                  <w:rPrChange w:id="13182" w:author="Thomas Dietz" w:date="2012-08-08T17:05:00Z">
                    <w:rPr>
                      <w:lang w:val="de-DE"/>
                    </w:rPr>
                  </w:rPrChange>
                </w:rPr>
                <w:t xml:space="preserve">    }</w:t>
              </w:r>
            </w:ins>
          </w:p>
          <w:p w14:paraId="48C4723D" w14:textId="77777777" w:rsidR="009F3611" w:rsidRPr="009F3611" w:rsidRDefault="009F3611" w:rsidP="009F3611">
            <w:pPr>
              <w:pStyle w:val="XML1"/>
              <w:rPr>
                <w:ins w:id="13183" w:author="Thomas Dietz" w:date="2012-08-08T17:05:00Z"/>
                <w:rPrChange w:id="13184" w:author="Thomas Dietz" w:date="2012-08-08T17:05:00Z">
                  <w:rPr>
                    <w:ins w:id="13185" w:author="Thomas Dietz" w:date="2012-08-08T17:05:00Z"/>
                    <w:lang w:val="de-DE"/>
                  </w:rPr>
                </w:rPrChange>
              </w:rPr>
            </w:pPr>
            <w:ins w:id="13186" w:author="Thomas Dietz" w:date="2012-08-08T17:05:00Z">
              <w:r w:rsidRPr="009F3611">
                <w:rPr>
                  <w:rPrChange w:id="13187" w:author="Thomas Dietz" w:date="2012-08-08T17:05:00Z">
                    <w:rPr>
                      <w:lang w:val="de-DE"/>
                    </w:rPr>
                  </w:rPrChange>
                </w:rPr>
                <w:t xml:space="preserve">    leaf block-looping-ports {</w:t>
              </w:r>
            </w:ins>
          </w:p>
          <w:p w14:paraId="335F5A70" w14:textId="77777777" w:rsidR="009F3611" w:rsidRPr="009F3611" w:rsidRDefault="009F3611" w:rsidP="009F3611">
            <w:pPr>
              <w:pStyle w:val="XML1"/>
              <w:rPr>
                <w:ins w:id="13188" w:author="Thomas Dietz" w:date="2012-08-08T17:05:00Z"/>
                <w:rPrChange w:id="13189" w:author="Thomas Dietz" w:date="2012-08-08T17:05:00Z">
                  <w:rPr>
                    <w:ins w:id="13190" w:author="Thomas Dietz" w:date="2012-08-08T17:05:00Z"/>
                    <w:lang w:val="de-DE"/>
                  </w:rPr>
                </w:rPrChange>
              </w:rPr>
            </w:pPr>
            <w:ins w:id="13191" w:author="Thomas Dietz" w:date="2012-08-08T17:05:00Z">
              <w:r w:rsidRPr="009F3611">
                <w:rPr>
                  <w:rPrChange w:id="13192" w:author="Thomas Dietz" w:date="2012-08-08T17:05:00Z">
                    <w:rPr>
                      <w:lang w:val="de-DE"/>
                    </w:rPr>
                  </w:rPrChange>
                </w:rPr>
                <w:t xml:space="preserve">      type boolean;</w:t>
              </w:r>
            </w:ins>
          </w:p>
          <w:p w14:paraId="6C1D5114" w14:textId="77777777" w:rsidR="009F3611" w:rsidRPr="009F3611" w:rsidRDefault="009F3611" w:rsidP="009F3611">
            <w:pPr>
              <w:pStyle w:val="XML1"/>
              <w:rPr>
                <w:ins w:id="13193" w:author="Thomas Dietz" w:date="2012-08-08T17:05:00Z"/>
                <w:rPrChange w:id="13194" w:author="Thomas Dietz" w:date="2012-08-08T17:05:00Z">
                  <w:rPr>
                    <w:ins w:id="13195" w:author="Thomas Dietz" w:date="2012-08-08T17:05:00Z"/>
                    <w:lang w:val="de-DE"/>
                  </w:rPr>
                </w:rPrChange>
              </w:rPr>
            </w:pPr>
            <w:ins w:id="13196" w:author="Thomas Dietz" w:date="2012-08-08T17:05:00Z">
              <w:r w:rsidRPr="009F3611">
                <w:rPr>
                  <w:rPrChange w:id="13197" w:author="Thomas Dietz" w:date="2012-08-08T17:05:00Z">
                    <w:rPr>
                      <w:lang w:val="de-DE"/>
                    </w:rPr>
                  </w:rPrChange>
                </w:rPr>
                <w:t xml:space="preserve">      default false;</w:t>
              </w:r>
            </w:ins>
          </w:p>
          <w:p w14:paraId="3BBC56AA" w14:textId="77777777" w:rsidR="009F3611" w:rsidRPr="009F3611" w:rsidRDefault="009F3611" w:rsidP="009F3611">
            <w:pPr>
              <w:pStyle w:val="XML1"/>
              <w:rPr>
                <w:ins w:id="13198" w:author="Thomas Dietz" w:date="2012-08-08T17:05:00Z"/>
                <w:rPrChange w:id="13199" w:author="Thomas Dietz" w:date="2012-08-08T17:05:00Z">
                  <w:rPr>
                    <w:ins w:id="13200" w:author="Thomas Dietz" w:date="2012-08-08T17:05:00Z"/>
                    <w:lang w:val="de-DE"/>
                  </w:rPr>
                </w:rPrChange>
              </w:rPr>
            </w:pPr>
            <w:ins w:id="13201" w:author="Thomas Dietz" w:date="2012-08-08T17:05:00Z">
              <w:r w:rsidRPr="009F3611">
                <w:rPr>
                  <w:rPrChange w:id="13202" w:author="Thomas Dietz" w:date="2012-08-08T17:05:00Z">
                    <w:rPr>
                      <w:lang w:val="de-DE"/>
                    </w:rPr>
                  </w:rPrChange>
                </w:rPr>
                <w:t xml:space="preserve">      description "'true' indicates that a switch protocol outside</w:t>
              </w:r>
            </w:ins>
          </w:p>
          <w:p w14:paraId="43558EE6" w14:textId="77777777" w:rsidR="009F3611" w:rsidRPr="009F3611" w:rsidRDefault="009F3611" w:rsidP="009F3611">
            <w:pPr>
              <w:pStyle w:val="XML1"/>
              <w:rPr>
                <w:ins w:id="13203" w:author="Thomas Dietz" w:date="2012-08-08T17:05:00Z"/>
                <w:rPrChange w:id="13204" w:author="Thomas Dietz" w:date="2012-08-08T17:05:00Z">
                  <w:rPr>
                    <w:ins w:id="13205" w:author="Thomas Dietz" w:date="2012-08-08T17:05:00Z"/>
                    <w:lang w:val="de-DE"/>
                  </w:rPr>
                </w:rPrChange>
              </w:rPr>
            </w:pPr>
            <w:ins w:id="13206" w:author="Thomas Dietz" w:date="2012-08-08T17:05:00Z">
              <w:r w:rsidRPr="009F3611">
                <w:rPr>
                  <w:rPrChange w:id="13207" w:author="Thomas Dietz" w:date="2012-08-08T17:05:00Z">
                    <w:rPr>
                      <w:lang w:val="de-DE"/>
                    </w:rPr>
                  </w:rPrChange>
                </w:rPr>
                <w:t xml:space="preserve">        of OpenFlow, such as 802.1D Spanning Tree, will detect</w:t>
              </w:r>
            </w:ins>
          </w:p>
          <w:p w14:paraId="4457F0E9" w14:textId="77777777" w:rsidR="009F3611" w:rsidRPr="009F3611" w:rsidRDefault="009F3611" w:rsidP="009F3611">
            <w:pPr>
              <w:pStyle w:val="XML1"/>
              <w:rPr>
                <w:ins w:id="13208" w:author="Thomas Dietz" w:date="2012-08-08T17:05:00Z"/>
                <w:rPrChange w:id="13209" w:author="Thomas Dietz" w:date="2012-08-08T17:05:00Z">
                  <w:rPr>
                    <w:ins w:id="13210" w:author="Thomas Dietz" w:date="2012-08-08T17:05:00Z"/>
                    <w:lang w:val="de-DE"/>
                  </w:rPr>
                </w:rPrChange>
              </w:rPr>
            </w:pPr>
            <w:ins w:id="13211" w:author="Thomas Dietz" w:date="2012-08-08T17:05:00Z">
              <w:r w:rsidRPr="009F3611">
                <w:rPr>
                  <w:rPrChange w:id="13212" w:author="Thomas Dietz" w:date="2012-08-08T17:05:00Z">
                    <w:rPr>
                      <w:lang w:val="de-DE"/>
                    </w:rPr>
                  </w:rPrChange>
                </w:rPr>
                <w:t xml:space="preserve">        </w:t>
              </w:r>
              <w:proofErr w:type="gramStart"/>
              <w:r w:rsidRPr="009F3611">
                <w:rPr>
                  <w:rPrChange w:id="13213" w:author="Thomas Dietz" w:date="2012-08-08T17:05:00Z">
                    <w:rPr>
                      <w:lang w:val="de-DE"/>
                    </w:rPr>
                  </w:rPrChange>
                </w:rPr>
                <w:t>topology</w:t>
              </w:r>
              <w:proofErr w:type="gramEnd"/>
              <w:r w:rsidRPr="009F3611">
                <w:rPr>
                  <w:rPrChange w:id="13214" w:author="Thomas Dietz" w:date="2012-08-08T17:05:00Z">
                    <w:rPr>
                      <w:lang w:val="de-DE"/>
                    </w:rPr>
                  </w:rPrChange>
                </w:rPr>
                <w:t xml:space="preserve"> loops and block ports to prevent packet loops.";</w:t>
              </w:r>
            </w:ins>
          </w:p>
          <w:p w14:paraId="7CC1EEEF" w14:textId="77777777" w:rsidR="009F3611" w:rsidRPr="009F3611" w:rsidRDefault="009F3611" w:rsidP="009F3611">
            <w:pPr>
              <w:pStyle w:val="XML1"/>
              <w:rPr>
                <w:ins w:id="13215" w:author="Thomas Dietz" w:date="2012-08-08T17:05:00Z"/>
                <w:rPrChange w:id="13216" w:author="Thomas Dietz" w:date="2012-08-08T17:05:00Z">
                  <w:rPr>
                    <w:ins w:id="13217" w:author="Thomas Dietz" w:date="2012-08-08T17:05:00Z"/>
                    <w:lang w:val="de-DE"/>
                  </w:rPr>
                </w:rPrChange>
              </w:rPr>
            </w:pPr>
            <w:ins w:id="13218" w:author="Thomas Dietz" w:date="2012-08-08T17:05:00Z">
              <w:r w:rsidRPr="009F3611">
                <w:rPr>
                  <w:rPrChange w:id="13219" w:author="Thomas Dietz" w:date="2012-08-08T17:05:00Z">
                    <w:rPr>
                      <w:lang w:val="de-DE"/>
                    </w:rPr>
                  </w:rPrChange>
                </w:rPr>
                <w:t xml:space="preserve">    }</w:t>
              </w:r>
            </w:ins>
          </w:p>
          <w:p w14:paraId="36F8544A" w14:textId="77777777" w:rsidR="009F3611" w:rsidRPr="009F3611" w:rsidRDefault="009F3611" w:rsidP="009F3611">
            <w:pPr>
              <w:pStyle w:val="XML1"/>
              <w:rPr>
                <w:ins w:id="13220" w:author="Thomas Dietz" w:date="2012-08-08T17:05:00Z"/>
                <w:rPrChange w:id="13221" w:author="Thomas Dietz" w:date="2012-08-08T17:05:00Z">
                  <w:rPr>
                    <w:ins w:id="13222" w:author="Thomas Dietz" w:date="2012-08-08T17:05:00Z"/>
                    <w:lang w:val="de-DE"/>
                  </w:rPr>
                </w:rPrChange>
              </w:rPr>
            </w:pPr>
            <w:ins w:id="13223" w:author="Thomas Dietz" w:date="2012-08-08T17:05:00Z">
              <w:r w:rsidRPr="009F3611">
                <w:rPr>
                  <w:rPrChange w:id="13224" w:author="Thomas Dietz" w:date="2012-08-08T17:05:00Z">
                    <w:rPr>
                      <w:lang w:val="de-DE"/>
                    </w:rPr>
                  </w:rPrChange>
                </w:rPr>
                <w:t xml:space="preserve">    container reserved-port-types {</w:t>
              </w:r>
            </w:ins>
          </w:p>
          <w:p w14:paraId="6FC67252" w14:textId="77777777" w:rsidR="009F3611" w:rsidRPr="009F3611" w:rsidRDefault="009F3611" w:rsidP="009F3611">
            <w:pPr>
              <w:pStyle w:val="XML1"/>
              <w:rPr>
                <w:ins w:id="13225" w:author="Thomas Dietz" w:date="2012-08-08T17:05:00Z"/>
                <w:rPrChange w:id="13226" w:author="Thomas Dietz" w:date="2012-08-08T17:05:00Z">
                  <w:rPr>
                    <w:ins w:id="13227" w:author="Thomas Dietz" w:date="2012-08-08T17:05:00Z"/>
                    <w:lang w:val="de-DE"/>
                  </w:rPr>
                </w:rPrChange>
              </w:rPr>
            </w:pPr>
            <w:ins w:id="13228" w:author="Thomas Dietz" w:date="2012-08-08T17:05:00Z">
              <w:r w:rsidRPr="009F3611">
                <w:rPr>
                  <w:rPrChange w:id="13229" w:author="Thomas Dietz" w:date="2012-08-08T17:05:00Z">
                    <w:rPr>
                      <w:lang w:val="de-DE"/>
                    </w:rPr>
                  </w:rPrChange>
                </w:rPr>
                <w:t xml:space="preserve">      description "Specify generic forwarding actions such as</w:t>
              </w:r>
            </w:ins>
          </w:p>
          <w:p w14:paraId="2B1CB305" w14:textId="77777777" w:rsidR="009F3611" w:rsidRPr="009F3611" w:rsidRDefault="009F3611" w:rsidP="009F3611">
            <w:pPr>
              <w:pStyle w:val="XML1"/>
              <w:rPr>
                <w:ins w:id="13230" w:author="Thomas Dietz" w:date="2012-08-08T17:05:00Z"/>
                <w:rPrChange w:id="13231" w:author="Thomas Dietz" w:date="2012-08-08T17:05:00Z">
                  <w:rPr>
                    <w:ins w:id="13232" w:author="Thomas Dietz" w:date="2012-08-08T17:05:00Z"/>
                    <w:lang w:val="de-DE"/>
                  </w:rPr>
                </w:rPrChange>
              </w:rPr>
            </w:pPr>
            <w:ins w:id="13233" w:author="Thomas Dietz" w:date="2012-08-08T17:05:00Z">
              <w:r w:rsidRPr="009F3611">
                <w:rPr>
                  <w:rPrChange w:id="13234" w:author="Thomas Dietz" w:date="2012-08-08T17:05:00Z">
                    <w:rPr>
                      <w:lang w:val="de-DE"/>
                    </w:rPr>
                  </w:rPrChange>
                </w:rPr>
                <w:t xml:space="preserve">        sending to the controller, flooding, or forwarding using</w:t>
              </w:r>
            </w:ins>
          </w:p>
          <w:p w14:paraId="070C8AA1" w14:textId="77777777" w:rsidR="009F3611" w:rsidRPr="009F3611" w:rsidRDefault="009F3611" w:rsidP="009F3611">
            <w:pPr>
              <w:pStyle w:val="XML1"/>
              <w:rPr>
                <w:ins w:id="13235" w:author="Thomas Dietz" w:date="2012-08-08T17:05:00Z"/>
                <w:rPrChange w:id="13236" w:author="Thomas Dietz" w:date="2012-08-08T17:05:00Z">
                  <w:rPr>
                    <w:ins w:id="13237" w:author="Thomas Dietz" w:date="2012-08-08T17:05:00Z"/>
                    <w:lang w:val="de-DE"/>
                  </w:rPr>
                </w:rPrChange>
              </w:rPr>
            </w:pPr>
            <w:ins w:id="13238" w:author="Thomas Dietz" w:date="2012-08-08T17:05:00Z">
              <w:r w:rsidRPr="009F3611">
                <w:rPr>
                  <w:rPrChange w:id="13239" w:author="Thomas Dietz" w:date="2012-08-08T17:05:00Z">
                    <w:rPr>
                      <w:lang w:val="de-DE"/>
                    </w:rPr>
                  </w:rPrChange>
                </w:rPr>
                <w:t xml:space="preserve">        </w:t>
              </w:r>
              <w:proofErr w:type="gramStart"/>
              <w:r w:rsidRPr="009F3611">
                <w:rPr>
                  <w:rPrChange w:id="13240" w:author="Thomas Dietz" w:date="2012-08-08T17:05:00Z">
                    <w:rPr>
                      <w:lang w:val="de-DE"/>
                    </w:rPr>
                  </w:rPrChange>
                </w:rPr>
                <w:t>non-OpenFlow</w:t>
              </w:r>
              <w:proofErr w:type="gramEnd"/>
              <w:r w:rsidRPr="009F3611">
                <w:rPr>
                  <w:rPrChange w:id="13241" w:author="Thomas Dietz" w:date="2012-08-08T17:05:00Z">
                    <w:rPr>
                      <w:lang w:val="de-DE"/>
                    </w:rPr>
                  </w:rPrChange>
                </w:rPr>
                <w:t xml:space="preserve"> methods, such as 'normal' switch processing.";</w:t>
              </w:r>
            </w:ins>
          </w:p>
          <w:p w14:paraId="072F04BB" w14:textId="77777777" w:rsidR="009F3611" w:rsidRPr="009F3611" w:rsidRDefault="009F3611" w:rsidP="009F3611">
            <w:pPr>
              <w:pStyle w:val="XML1"/>
              <w:rPr>
                <w:ins w:id="13242" w:author="Thomas Dietz" w:date="2012-08-08T17:05:00Z"/>
                <w:rPrChange w:id="13243" w:author="Thomas Dietz" w:date="2012-08-08T17:05:00Z">
                  <w:rPr>
                    <w:ins w:id="13244" w:author="Thomas Dietz" w:date="2012-08-08T17:05:00Z"/>
                    <w:lang w:val="de-DE"/>
                  </w:rPr>
                </w:rPrChange>
              </w:rPr>
            </w:pPr>
            <w:ins w:id="13245" w:author="Thomas Dietz" w:date="2012-08-08T17:05:00Z">
              <w:r w:rsidRPr="009F3611">
                <w:rPr>
                  <w:rPrChange w:id="13246" w:author="Thomas Dietz" w:date="2012-08-08T17:05:00Z">
                    <w:rPr>
                      <w:lang w:val="de-DE"/>
                    </w:rPr>
                  </w:rPrChange>
                </w:rPr>
                <w:t xml:space="preserve">      reference "The types of reserved ports are defined in</w:t>
              </w:r>
            </w:ins>
          </w:p>
          <w:p w14:paraId="31D51CED" w14:textId="77777777" w:rsidR="009F3611" w:rsidRPr="009F3611" w:rsidRDefault="009F3611" w:rsidP="009F3611">
            <w:pPr>
              <w:pStyle w:val="XML1"/>
              <w:rPr>
                <w:ins w:id="13247" w:author="Thomas Dietz" w:date="2012-08-08T17:05:00Z"/>
                <w:rPrChange w:id="13248" w:author="Thomas Dietz" w:date="2012-08-08T17:05:00Z">
                  <w:rPr>
                    <w:ins w:id="13249" w:author="Thomas Dietz" w:date="2012-08-08T17:05:00Z"/>
                    <w:lang w:val="de-DE"/>
                  </w:rPr>
                </w:rPrChange>
              </w:rPr>
            </w:pPr>
            <w:ins w:id="13250" w:author="Thomas Dietz" w:date="2012-08-08T17:05:00Z">
              <w:r w:rsidRPr="009F3611">
                <w:rPr>
                  <w:rPrChange w:id="13251" w:author="Thomas Dietz" w:date="2012-08-08T17:05:00Z">
                    <w:rPr>
                      <w:lang w:val="de-DE"/>
                    </w:rPr>
                  </w:rPrChange>
                </w:rPr>
                <w:lastRenderedPageBreak/>
                <w:t xml:space="preserve">         OpenFlow Switch Specification versions 1.2, 1.3, and</w:t>
              </w:r>
            </w:ins>
          </w:p>
          <w:p w14:paraId="57C38344" w14:textId="77777777" w:rsidR="009F3611" w:rsidRPr="009F3611" w:rsidRDefault="009F3611" w:rsidP="009F3611">
            <w:pPr>
              <w:pStyle w:val="XML1"/>
              <w:rPr>
                <w:ins w:id="13252" w:author="Thomas Dietz" w:date="2012-08-08T17:05:00Z"/>
                <w:rPrChange w:id="13253" w:author="Thomas Dietz" w:date="2012-08-08T17:05:00Z">
                  <w:rPr>
                    <w:ins w:id="13254" w:author="Thomas Dietz" w:date="2012-08-08T17:05:00Z"/>
                    <w:lang w:val="de-DE"/>
                  </w:rPr>
                </w:rPrChange>
              </w:rPr>
            </w:pPr>
            <w:ins w:id="13255" w:author="Thomas Dietz" w:date="2012-08-08T17:05:00Z">
              <w:r w:rsidRPr="009F3611">
                <w:rPr>
                  <w:rPrChange w:id="13256" w:author="Thomas Dietz" w:date="2012-08-08T17:05:00Z">
                    <w:rPr>
                      <w:lang w:val="de-DE"/>
                    </w:rPr>
                  </w:rPrChange>
                </w:rPr>
                <w:t xml:space="preserve">         1.3.1.";</w:t>
              </w:r>
            </w:ins>
          </w:p>
          <w:p w14:paraId="028FB960" w14:textId="77777777" w:rsidR="009F3611" w:rsidRPr="009F3611" w:rsidRDefault="009F3611" w:rsidP="009F3611">
            <w:pPr>
              <w:pStyle w:val="XML1"/>
              <w:rPr>
                <w:ins w:id="13257" w:author="Thomas Dietz" w:date="2012-08-08T17:05:00Z"/>
                <w:rPrChange w:id="13258" w:author="Thomas Dietz" w:date="2012-08-08T17:05:00Z">
                  <w:rPr>
                    <w:ins w:id="13259" w:author="Thomas Dietz" w:date="2012-08-08T17:05:00Z"/>
                    <w:lang w:val="de-DE"/>
                  </w:rPr>
                </w:rPrChange>
              </w:rPr>
            </w:pPr>
            <w:ins w:id="13260" w:author="Thomas Dietz" w:date="2012-08-08T17:05:00Z">
              <w:r w:rsidRPr="009F3611">
                <w:rPr>
                  <w:rPrChange w:id="13261" w:author="Thomas Dietz" w:date="2012-08-08T17:05:00Z">
                    <w:rPr>
                      <w:lang w:val="de-DE"/>
                    </w:rPr>
                  </w:rPrChange>
                </w:rPr>
                <w:t xml:space="preserve">      leaf-list type {</w:t>
              </w:r>
            </w:ins>
          </w:p>
          <w:p w14:paraId="5EC73A0A" w14:textId="77777777" w:rsidR="009F3611" w:rsidRPr="009F3611" w:rsidRDefault="009F3611" w:rsidP="009F3611">
            <w:pPr>
              <w:pStyle w:val="XML1"/>
              <w:rPr>
                <w:ins w:id="13262" w:author="Thomas Dietz" w:date="2012-08-08T17:05:00Z"/>
                <w:rPrChange w:id="13263" w:author="Thomas Dietz" w:date="2012-08-08T17:05:00Z">
                  <w:rPr>
                    <w:ins w:id="13264" w:author="Thomas Dietz" w:date="2012-08-08T17:05:00Z"/>
                    <w:lang w:val="de-DE"/>
                  </w:rPr>
                </w:rPrChange>
              </w:rPr>
            </w:pPr>
            <w:ins w:id="13265" w:author="Thomas Dietz" w:date="2012-08-08T17:05:00Z">
              <w:r w:rsidRPr="009F3611">
                <w:rPr>
                  <w:rPrChange w:id="13266" w:author="Thomas Dietz" w:date="2012-08-08T17:05:00Z">
                    <w:rPr>
                      <w:lang w:val="de-DE"/>
                    </w:rPr>
                  </w:rPrChange>
                </w:rPr>
                <w:t xml:space="preserve">        type enumeration {</w:t>
              </w:r>
            </w:ins>
          </w:p>
          <w:p w14:paraId="1C0A8B3F" w14:textId="77777777" w:rsidR="009F3611" w:rsidRPr="009F3611" w:rsidRDefault="009F3611" w:rsidP="009F3611">
            <w:pPr>
              <w:pStyle w:val="XML1"/>
              <w:rPr>
                <w:ins w:id="13267" w:author="Thomas Dietz" w:date="2012-08-08T17:05:00Z"/>
                <w:rPrChange w:id="13268" w:author="Thomas Dietz" w:date="2012-08-08T17:05:00Z">
                  <w:rPr>
                    <w:ins w:id="13269" w:author="Thomas Dietz" w:date="2012-08-08T17:05:00Z"/>
                    <w:lang w:val="de-DE"/>
                  </w:rPr>
                </w:rPrChange>
              </w:rPr>
            </w:pPr>
            <w:ins w:id="13270" w:author="Thomas Dietz" w:date="2012-08-08T17:05:00Z">
              <w:r w:rsidRPr="009F3611">
                <w:rPr>
                  <w:rPrChange w:id="13271" w:author="Thomas Dietz" w:date="2012-08-08T17:05:00Z">
                    <w:rPr>
                      <w:lang w:val="de-DE"/>
                    </w:rPr>
                  </w:rPrChange>
                </w:rPr>
                <w:t xml:space="preserve">          enum all;</w:t>
              </w:r>
            </w:ins>
          </w:p>
          <w:p w14:paraId="5B8CB2CC" w14:textId="77777777" w:rsidR="009F3611" w:rsidRPr="009F3611" w:rsidRDefault="009F3611" w:rsidP="009F3611">
            <w:pPr>
              <w:pStyle w:val="XML1"/>
              <w:rPr>
                <w:ins w:id="13272" w:author="Thomas Dietz" w:date="2012-08-08T17:05:00Z"/>
                <w:rPrChange w:id="13273" w:author="Thomas Dietz" w:date="2012-08-08T17:05:00Z">
                  <w:rPr>
                    <w:ins w:id="13274" w:author="Thomas Dietz" w:date="2012-08-08T17:05:00Z"/>
                    <w:lang w:val="de-DE"/>
                  </w:rPr>
                </w:rPrChange>
              </w:rPr>
            </w:pPr>
            <w:ins w:id="13275" w:author="Thomas Dietz" w:date="2012-08-08T17:05:00Z">
              <w:r w:rsidRPr="009F3611">
                <w:rPr>
                  <w:rPrChange w:id="13276" w:author="Thomas Dietz" w:date="2012-08-08T17:05:00Z">
                    <w:rPr>
                      <w:lang w:val="de-DE"/>
                    </w:rPr>
                  </w:rPrChange>
                </w:rPr>
                <w:t xml:space="preserve">          enum controller;</w:t>
              </w:r>
            </w:ins>
          </w:p>
          <w:p w14:paraId="3FB41DD1" w14:textId="77777777" w:rsidR="009F3611" w:rsidRPr="009F3611" w:rsidRDefault="009F3611" w:rsidP="009F3611">
            <w:pPr>
              <w:pStyle w:val="XML1"/>
              <w:rPr>
                <w:ins w:id="13277" w:author="Thomas Dietz" w:date="2012-08-08T17:05:00Z"/>
                <w:rPrChange w:id="13278" w:author="Thomas Dietz" w:date="2012-08-08T17:05:00Z">
                  <w:rPr>
                    <w:ins w:id="13279" w:author="Thomas Dietz" w:date="2012-08-08T17:05:00Z"/>
                    <w:lang w:val="de-DE"/>
                  </w:rPr>
                </w:rPrChange>
              </w:rPr>
            </w:pPr>
            <w:ins w:id="13280" w:author="Thomas Dietz" w:date="2012-08-08T17:05:00Z">
              <w:r w:rsidRPr="009F3611">
                <w:rPr>
                  <w:rPrChange w:id="13281" w:author="Thomas Dietz" w:date="2012-08-08T17:05:00Z">
                    <w:rPr>
                      <w:lang w:val="de-DE"/>
                    </w:rPr>
                  </w:rPrChange>
                </w:rPr>
                <w:t xml:space="preserve">          enum table;</w:t>
              </w:r>
            </w:ins>
          </w:p>
          <w:p w14:paraId="7BE8AF5E" w14:textId="77777777" w:rsidR="009F3611" w:rsidRPr="009F3611" w:rsidRDefault="009F3611" w:rsidP="009F3611">
            <w:pPr>
              <w:pStyle w:val="XML1"/>
              <w:rPr>
                <w:ins w:id="13282" w:author="Thomas Dietz" w:date="2012-08-08T17:05:00Z"/>
                <w:rPrChange w:id="13283" w:author="Thomas Dietz" w:date="2012-08-08T17:05:00Z">
                  <w:rPr>
                    <w:ins w:id="13284" w:author="Thomas Dietz" w:date="2012-08-08T17:05:00Z"/>
                    <w:lang w:val="de-DE"/>
                  </w:rPr>
                </w:rPrChange>
              </w:rPr>
            </w:pPr>
            <w:ins w:id="13285" w:author="Thomas Dietz" w:date="2012-08-08T17:05:00Z">
              <w:r w:rsidRPr="009F3611">
                <w:rPr>
                  <w:rPrChange w:id="13286" w:author="Thomas Dietz" w:date="2012-08-08T17:05:00Z">
                    <w:rPr>
                      <w:lang w:val="de-DE"/>
                    </w:rPr>
                  </w:rPrChange>
                </w:rPr>
                <w:t xml:space="preserve">          enum inport;</w:t>
              </w:r>
            </w:ins>
          </w:p>
          <w:p w14:paraId="289C9E30" w14:textId="77777777" w:rsidR="009F3611" w:rsidRPr="009F3611" w:rsidRDefault="009F3611" w:rsidP="009F3611">
            <w:pPr>
              <w:pStyle w:val="XML1"/>
              <w:rPr>
                <w:ins w:id="13287" w:author="Thomas Dietz" w:date="2012-08-08T17:05:00Z"/>
                <w:rPrChange w:id="13288" w:author="Thomas Dietz" w:date="2012-08-08T17:05:00Z">
                  <w:rPr>
                    <w:ins w:id="13289" w:author="Thomas Dietz" w:date="2012-08-08T17:05:00Z"/>
                    <w:lang w:val="de-DE"/>
                  </w:rPr>
                </w:rPrChange>
              </w:rPr>
            </w:pPr>
            <w:ins w:id="13290" w:author="Thomas Dietz" w:date="2012-08-08T17:05:00Z">
              <w:r w:rsidRPr="009F3611">
                <w:rPr>
                  <w:rPrChange w:id="13291" w:author="Thomas Dietz" w:date="2012-08-08T17:05:00Z">
                    <w:rPr>
                      <w:lang w:val="de-DE"/>
                    </w:rPr>
                  </w:rPrChange>
                </w:rPr>
                <w:t xml:space="preserve">          enum any;</w:t>
              </w:r>
            </w:ins>
          </w:p>
          <w:p w14:paraId="1B6D66A4" w14:textId="77777777" w:rsidR="009F3611" w:rsidRPr="009F3611" w:rsidRDefault="009F3611" w:rsidP="009F3611">
            <w:pPr>
              <w:pStyle w:val="XML1"/>
              <w:rPr>
                <w:ins w:id="13292" w:author="Thomas Dietz" w:date="2012-08-08T17:05:00Z"/>
                <w:rPrChange w:id="13293" w:author="Thomas Dietz" w:date="2012-08-08T17:05:00Z">
                  <w:rPr>
                    <w:ins w:id="13294" w:author="Thomas Dietz" w:date="2012-08-08T17:05:00Z"/>
                    <w:lang w:val="de-DE"/>
                  </w:rPr>
                </w:rPrChange>
              </w:rPr>
            </w:pPr>
            <w:ins w:id="13295" w:author="Thomas Dietz" w:date="2012-08-08T17:05:00Z">
              <w:r w:rsidRPr="009F3611">
                <w:rPr>
                  <w:rPrChange w:id="13296" w:author="Thomas Dietz" w:date="2012-08-08T17:05:00Z">
                    <w:rPr>
                      <w:lang w:val="de-DE"/>
                    </w:rPr>
                  </w:rPrChange>
                </w:rPr>
                <w:t xml:space="preserve">          enum normal;</w:t>
              </w:r>
            </w:ins>
          </w:p>
          <w:p w14:paraId="4F0754D4" w14:textId="77777777" w:rsidR="009F3611" w:rsidRPr="009F3611" w:rsidRDefault="009F3611" w:rsidP="009F3611">
            <w:pPr>
              <w:pStyle w:val="XML1"/>
              <w:rPr>
                <w:ins w:id="13297" w:author="Thomas Dietz" w:date="2012-08-08T17:05:00Z"/>
                <w:rPrChange w:id="13298" w:author="Thomas Dietz" w:date="2012-08-08T17:05:00Z">
                  <w:rPr>
                    <w:ins w:id="13299" w:author="Thomas Dietz" w:date="2012-08-08T17:05:00Z"/>
                    <w:lang w:val="de-DE"/>
                  </w:rPr>
                </w:rPrChange>
              </w:rPr>
            </w:pPr>
            <w:ins w:id="13300" w:author="Thomas Dietz" w:date="2012-08-08T17:05:00Z">
              <w:r w:rsidRPr="009F3611">
                <w:rPr>
                  <w:rPrChange w:id="13301" w:author="Thomas Dietz" w:date="2012-08-08T17:05:00Z">
                    <w:rPr>
                      <w:lang w:val="de-DE"/>
                    </w:rPr>
                  </w:rPrChange>
                </w:rPr>
                <w:t xml:space="preserve">          enum flood;</w:t>
              </w:r>
            </w:ins>
          </w:p>
          <w:p w14:paraId="674E2C25" w14:textId="77777777" w:rsidR="009F3611" w:rsidRPr="009F3611" w:rsidRDefault="009F3611" w:rsidP="009F3611">
            <w:pPr>
              <w:pStyle w:val="XML1"/>
              <w:rPr>
                <w:ins w:id="13302" w:author="Thomas Dietz" w:date="2012-08-08T17:05:00Z"/>
                <w:rPrChange w:id="13303" w:author="Thomas Dietz" w:date="2012-08-08T17:05:00Z">
                  <w:rPr>
                    <w:ins w:id="13304" w:author="Thomas Dietz" w:date="2012-08-08T17:05:00Z"/>
                    <w:lang w:val="de-DE"/>
                  </w:rPr>
                </w:rPrChange>
              </w:rPr>
            </w:pPr>
            <w:ins w:id="13305" w:author="Thomas Dietz" w:date="2012-08-08T17:05:00Z">
              <w:r w:rsidRPr="009F3611">
                <w:rPr>
                  <w:rPrChange w:id="13306" w:author="Thomas Dietz" w:date="2012-08-08T17:05:00Z">
                    <w:rPr>
                      <w:lang w:val="de-DE"/>
                    </w:rPr>
                  </w:rPrChange>
                </w:rPr>
                <w:t xml:space="preserve">        }</w:t>
              </w:r>
            </w:ins>
          </w:p>
          <w:p w14:paraId="3D006D32" w14:textId="77777777" w:rsidR="009F3611" w:rsidRPr="009F3611" w:rsidRDefault="009F3611" w:rsidP="009F3611">
            <w:pPr>
              <w:pStyle w:val="XML1"/>
              <w:rPr>
                <w:ins w:id="13307" w:author="Thomas Dietz" w:date="2012-08-08T17:05:00Z"/>
                <w:rPrChange w:id="13308" w:author="Thomas Dietz" w:date="2012-08-08T17:05:00Z">
                  <w:rPr>
                    <w:ins w:id="13309" w:author="Thomas Dietz" w:date="2012-08-08T17:05:00Z"/>
                    <w:lang w:val="de-DE"/>
                  </w:rPr>
                </w:rPrChange>
              </w:rPr>
            </w:pPr>
            <w:ins w:id="13310" w:author="Thomas Dietz" w:date="2012-08-08T17:05:00Z">
              <w:r w:rsidRPr="009F3611">
                <w:rPr>
                  <w:rPrChange w:id="13311" w:author="Thomas Dietz" w:date="2012-08-08T17:05:00Z">
                    <w:rPr>
                      <w:lang w:val="de-DE"/>
                    </w:rPr>
                  </w:rPrChange>
                </w:rPr>
                <w:t xml:space="preserve">      }</w:t>
              </w:r>
            </w:ins>
          </w:p>
          <w:p w14:paraId="5469E444" w14:textId="77777777" w:rsidR="009F3611" w:rsidRPr="009F3611" w:rsidRDefault="009F3611" w:rsidP="009F3611">
            <w:pPr>
              <w:pStyle w:val="XML1"/>
              <w:rPr>
                <w:ins w:id="13312" w:author="Thomas Dietz" w:date="2012-08-08T17:05:00Z"/>
                <w:rPrChange w:id="13313" w:author="Thomas Dietz" w:date="2012-08-08T17:05:00Z">
                  <w:rPr>
                    <w:ins w:id="13314" w:author="Thomas Dietz" w:date="2012-08-08T17:05:00Z"/>
                    <w:lang w:val="de-DE"/>
                  </w:rPr>
                </w:rPrChange>
              </w:rPr>
            </w:pPr>
            <w:ins w:id="13315" w:author="Thomas Dietz" w:date="2012-08-08T17:05:00Z">
              <w:r w:rsidRPr="009F3611">
                <w:rPr>
                  <w:rPrChange w:id="13316" w:author="Thomas Dietz" w:date="2012-08-08T17:05:00Z">
                    <w:rPr>
                      <w:lang w:val="de-DE"/>
                    </w:rPr>
                  </w:rPrChange>
                </w:rPr>
                <w:t xml:space="preserve">    }</w:t>
              </w:r>
            </w:ins>
          </w:p>
          <w:p w14:paraId="7D66DB04" w14:textId="77777777" w:rsidR="009F3611" w:rsidRPr="009F3611" w:rsidRDefault="009F3611" w:rsidP="009F3611">
            <w:pPr>
              <w:pStyle w:val="XML1"/>
              <w:rPr>
                <w:ins w:id="13317" w:author="Thomas Dietz" w:date="2012-08-08T17:05:00Z"/>
                <w:rPrChange w:id="13318" w:author="Thomas Dietz" w:date="2012-08-08T17:05:00Z">
                  <w:rPr>
                    <w:ins w:id="13319" w:author="Thomas Dietz" w:date="2012-08-08T17:05:00Z"/>
                    <w:lang w:val="de-DE"/>
                  </w:rPr>
                </w:rPrChange>
              </w:rPr>
            </w:pPr>
            <w:ins w:id="13320" w:author="Thomas Dietz" w:date="2012-08-08T17:05:00Z">
              <w:r w:rsidRPr="009F3611">
                <w:rPr>
                  <w:rPrChange w:id="13321" w:author="Thomas Dietz" w:date="2012-08-08T17:05:00Z">
                    <w:rPr>
                      <w:lang w:val="de-DE"/>
                    </w:rPr>
                  </w:rPrChange>
                </w:rPr>
                <w:t xml:space="preserve">    container group-types {</w:t>
              </w:r>
            </w:ins>
          </w:p>
          <w:p w14:paraId="6DED323E" w14:textId="77777777" w:rsidR="009F3611" w:rsidRPr="009F3611" w:rsidRDefault="009F3611" w:rsidP="009F3611">
            <w:pPr>
              <w:pStyle w:val="XML1"/>
              <w:rPr>
                <w:ins w:id="13322" w:author="Thomas Dietz" w:date="2012-08-08T17:05:00Z"/>
                <w:rPrChange w:id="13323" w:author="Thomas Dietz" w:date="2012-08-08T17:05:00Z">
                  <w:rPr>
                    <w:ins w:id="13324" w:author="Thomas Dietz" w:date="2012-08-08T17:05:00Z"/>
                    <w:lang w:val="de-DE"/>
                  </w:rPr>
                </w:rPrChange>
              </w:rPr>
            </w:pPr>
            <w:ins w:id="13325" w:author="Thomas Dietz" w:date="2012-08-08T17:05:00Z">
              <w:r w:rsidRPr="009F3611">
                <w:rPr>
                  <w:rPrChange w:id="13326" w:author="Thomas Dietz" w:date="2012-08-08T17:05:00Z">
                    <w:rPr>
                      <w:lang w:val="de-DE"/>
                    </w:rPr>
                  </w:rPrChange>
                </w:rPr>
                <w:t xml:space="preserve">      description "Specify the group types supported by the logical</w:t>
              </w:r>
            </w:ins>
          </w:p>
          <w:p w14:paraId="3FAD763A" w14:textId="77777777" w:rsidR="009F3611" w:rsidRPr="009F3611" w:rsidRDefault="009F3611" w:rsidP="009F3611">
            <w:pPr>
              <w:pStyle w:val="XML1"/>
              <w:rPr>
                <w:ins w:id="13327" w:author="Thomas Dietz" w:date="2012-08-08T17:05:00Z"/>
                <w:rPrChange w:id="13328" w:author="Thomas Dietz" w:date="2012-08-08T17:05:00Z">
                  <w:rPr>
                    <w:ins w:id="13329" w:author="Thomas Dietz" w:date="2012-08-08T17:05:00Z"/>
                    <w:lang w:val="de-DE"/>
                  </w:rPr>
                </w:rPrChange>
              </w:rPr>
            </w:pPr>
            <w:ins w:id="13330" w:author="Thomas Dietz" w:date="2012-08-08T17:05:00Z">
              <w:r w:rsidRPr="009F3611">
                <w:rPr>
                  <w:rPrChange w:id="13331" w:author="Thomas Dietz" w:date="2012-08-08T17:05:00Z">
                    <w:rPr>
                      <w:lang w:val="de-DE"/>
                    </w:rPr>
                  </w:rPrChange>
                </w:rPr>
                <w:t xml:space="preserve">        </w:t>
              </w:r>
              <w:proofErr w:type="gramStart"/>
              <w:r w:rsidRPr="009F3611">
                <w:rPr>
                  <w:rPrChange w:id="13332" w:author="Thomas Dietz" w:date="2012-08-08T17:05:00Z">
                    <w:rPr>
                      <w:lang w:val="de-DE"/>
                    </w:rPr>
                  </w:rPrChange>
                </w:rPr>
                <w:t>switch</w:t>
              </w:r>
              <w:proofErr w:type="gramEnd"/>
              <w:r w:rsidRPr="009F3611">
                <w:rPr>
                  <w:rPrChange w:id="13333" w:author="Thomas Dietz" w:date="2012-08-08T17:05:00Z">
                    <w:rPr>
                      <w:lang w:val="de-DE"/>
                    </w:rPr>
                  </w:rPrChange>
                </w:rPr>
                <w:t>.";</w:t>
              </w:r>
            </w:ins>
          </w:p>
          <w:p w14:paraId="7C9D52BA" w14:textId="77777777" w:rsidR="009F3611" w:rsidRPr="009F3611" w:rsidRDefault="009F3611" w:rsidP="009F3611">
            <w:pPr>
              <w:pStyle w:val="XML1"/>
              <w:rPr>
                <w:ins w:id="13334" w:author="Thomas Dietz" w:date="2012-08-08T17:05:00Z"/>
                <w:rPrChange w:id="13335" w:author="Thomas Dietz" w:date="2012-08-08T17:05:00Z">
                  <w:rPr>
                    <w:ins w:id="13336" w:author="Thomas Dietz" w:date="2012-08-08T17:05:00Z"/>
                    <w:lang w:val="de-DE"/>
                  </w:rPr>
                </w:rPrChange>
              </w:rPr>
            </w:pPr>
            <w:ins w:id="13337" w:author="Thomas Dietz" w:date="2012-08-08T17:05:00Z">
              <w:r w:rsidRPr="009F3611">
                <w:rPr>
                  <w:rPrChange w:id="13338" w:author="Thomas Dietz" w:date="2012-08-08T17:05:00Z">
                    <w:rPr>
                      <w:lang w:val="de-DE"/>
                    </w:rPr>
                  </w:rPrChange>
                </w:rPr>
                <w:t xml:space="preserve">      reference "The types of groups are defined in OpenFlow Switch</w:t>
              </w:r>
            </w:ins>
          </w:p>
          <w:p w14:paraId="3A7BAA99" w14:textId="77777777" w:rsidR="009F3611" w:rsidRPr="009F3611" w:rsidRDefault="009F3611" w:rsidP="009F3611">
            <w:pPr>
              <w:pStyle w:val="XML1"/>
              <w:rPr>
                <w:ins w:id="13339" w:author="Thomas Dietz" w:date="2012-08-08T17:05:00Z"/>
                <w:rPrChange w:id="13340" w:author="Thomas Dietz" w:date="2012-08-08T17:05:00Z">
                  <w:rPr>
                    <w:ins w:id="13341" w:author="Thomas Dietz" w:date="2012-08-08T17:05:00Z"/>
                    <w:lang w:val="de-DE"/>
                  </w:rPr>
                </w:rPrChange>
              </w:rPr>
            </w:pPr>
            <w:ins w:id="13342" w:author="Thomas Dietz" w:date="2012-08-08T17:05:00Z">
              <w:r w:rsidRPr="009F3611">
                <w:rPr>
                  <w:rPrChange w:id="13343" w:author="Thomas Dietz" w:date="2012-08-08T17:05:00Z">
                    <w:rPr>
                      <w:lang w:val="de-DE"/>
                    </w:rPr>
                  </w:rPrChange>
                </w:rPr>
                <w:t xml:space="preserve">        Specification versions 1.2, 1.3, and 1.3.1.</w:t>
              </w:r>
              <w:proofErr w:type="gramStart"/>
              <w:r w:rsidRPr="009F3611">
                <w:rPr>
                  <w:rPrChange w:id="13344" w:author="Thomas Dietz" w:date="2012-08-08T17:05:00Z">
                    <w:rPr>
                      <w:lang w:val="de-DE"/>
                    </w:rPr>
                  </w:rPrChange>
                </w:rPr>
                <w:t>";</w:t>
              </w:r>
              <w:proofErr w:type="gramEnd"/>
            </w:ins>
          </w:p>
          <w:p w14:paraId="354C812E" w14:textId="77777777" w:rsidR="009F3611" w:rsidRPr="009F3611" w:rsidRDefault="009F3611" w:rsidP="009F3611">
            <w:pPr>
              <w:pStyle w:val="XML1"/>
              <w:rPr>
                <w:ins w:id="13345" w:author="Thomas Dietz" w:date="2012-08-08T17:05:00Z"/>
                <w:rPrChange w:id="13346" w:author="Thomas Dietz" w:date="2012-08-08T17:05:00Z">
                  <w:rPr>
                    <w:ins w:id="13347" w:author="Thomas Dietz" w:date="2012-08-08T17:05:00Z"/>
                    <w:lang w:val="de-DE"/>
                  </w:rPr>
                </w:rPrChange>
              </w:rPr>
            </w:pPr>
            <w:ins w:id="13348" w:author="Thomas Dietz" w:date="2012-08-08T17:05:00Z">
              <w:r w:rsidRPr="009F3611">
                <w:rPr>
                  <w:rPrChange w:id="13349" w:author="Thomas Dietz" w:date="2012-08-08T17:05:00Z">
                    <w:rPr>
                      <w:lang w:val="de-DE"/>
                    </w:rPr>
                  </w:rPrChange>
                </w:rPr>
                <w:t xml:space="preserve">      leaf-list type {</w:t>
              </w:r>
            </w:ins>
          </w:p>
          <w:p w14:paraId="53049422" w14:textId="77777777" w:rsidR="009F3611" w:rsidRPr="009F3611" w:rsidRDefault="009F3611" w:rsidP="009F3611">
            <w:pPr>
              <w:pStyle w:val="XML1"/>
              <w:rPr>
                <w:ins w:id="13350" w:author="Thomas Dietz" w:date="2012-08-08T17:05:00Z"/>
                <w:rPrChange w:id="13351" w:author="Thomas Dietz" w:date="2012-08-08T17:05:00Z">
                  <w:rPr>
                    <w:ins w:id="13352" w:author="Thomas Dietz" w:date="2012-08-08T17:05:00Z"/>
                    <w:lang w:val="de-DE"/>
                  </w:rPr>
                </w:rPrChange>
              </w:rPr>
            </w:pPr>
            <w:ins w:id="13353" w:author="Thomas Dietz" w:date="2012-08-08T17:05:00Z">
              <w:r w:rsidRPr="009F3611">
                <w:rPr>
                  <w:rPrChange w:id="13354" w:author="Thomas Dietz" w:date="2012-08-08T17:05:00Z">
                    <w:rPr>
                      <w:lang w:val="de-DE"/>
                    </w:rPr>
                  </w:rPrChange>
                </w:rPr>
                <w:t xml:space="preserve">        type enumeration {</w:t>
              </w:r>
            </w:ins>
          </w:p>
          <w:p w14:paraId="71B3AEB2" w14:textId="77777777" w:rsidR="009F3611" w:rsidRPr="009F3611" w:rsidRDefault="009F3611" w:rsidP="009F3611">
            <w:pPr>
              <w:pStyle w:val="XML1"/>
              <w:rPr>
                <w:ins w:id="13355" w:author="Thomas Dietz" w:date="2012-08-08T17:05:00Z"/>
                <w:rPrChange w:id="13356" w:author="Thomas Dietz" w:date="2012-08-08T17:05:00Z">
                  <w:rPr>
                    <w:ins w:id="13357" w:author="Thomas Dietz" w:date="2012-08-08T17:05:00Z"/>
                    <w:lang w:val="de-DE"/>
                  </w:rPr>
                </w:rPrChange>
              </w:rPr>
            </w:pPr>
            <w:ins w:id="13358" w:author="Thomas Dietz" w:date="2012-08-08T17:05:00Z">
              <w:r w:rsidRPr="009F3611">
                <w:rPr>
                  <w:rPrChange w:id="13359" w:author="Thomas Dietz" w:date="2012-08-08T17:05:00Z">
                    <w:rPr>
                      <w:lang w:val="de-DE"/>
                    </w:rPr>
                  </w:rPrChange>
                </w:rPr>
                <w:t xml:space="preserve">          enum all;</w:t>
              </w:r>
            </w:ins>
          </w:p>
          <w:p w14:paraId="1541D468" w14:textId="77777777" w:rsidR="009F3611" w:rsidRPr="009F3611" w:rsidRDefault="009F3611" w:rsidP="009F3611">
            <w:pPr>
              <w:pStyle w:val="XML1"/>
              <w:rPr>
                <w:ins w:id="13360" w:author="Thomas Dietz" w:date="2012-08-08T17:05:00Z"/>
                <w:rPrChange w:id="13361" w:author="Thomas Dietz" w:date="2012-08-08T17:05:00Z">
                  <w:rPr>
                    <w:ins w:id="13362" w:author="Thomas Dietz" w:date="2012-08-08T17:05:00Z"/>
                    <w:lang w:val="de-DE"/>
                  </w:rPr>
                </w:rPrChange>
              </w:rPr>
            </w:pPr>
            <w:ins w:id="13363" w:author="Thomas Dietz" w:date="2012-08-08T17:05:00Z">
              <w:r w:rsidRPr="009F3611">
                <w:rPr>
                  <w:rPrChange w:id="13364" w:author="Thomas Dietz" w:date="2012-08-08T17:05:00Z">
                    <w:rPr>
                      <w:lang w:val="de-DE"/>
                    </w:rPr>
                  </w:rPrChange>
                </w:rPr>
                <w:t xml:space="preserve">          enum select;</w:t>
              </w:r>
            </w:ins>
          </w:p>
          <w:p w14:paraId="197E6948" w14:textId="77777777" w:rsidR="009F3611" w:rsidRPr="009F3611" w:rsidRDefault="009F3611" w:rsidP="009F3611">
            <w:pPr>
              <w:pStyle w:val="XML1"/>
              <w:rPr>
                <w:ins w:id="13365" w:author="Thomas Dietz" w:date="2012-08-08T17:05:00Z"/>
                <w:rPrChange w:id="13366" w:author="Thomas Dietz" w:date="2012-08-08T17:05:00Z">
                  <w:rPr>
                    <w:ins w:id="13367" w:author="Thomas Dietz" w:date="2012-08-08T17:05:00Z"/>
                    <w:lang w:val="de-DE"/>
                  </w:rPr>
                </w:rPrChange>
              </w:rPr>
            </w:pPr>
            <w:ins w:id="13368" w:author="Thomas Dietz" w:date="2012-08-08T17:05:00Z">
              <w:r w:rsidRPr="009F3611">
                <w:rPr>
                  <w:rPrChange w:id="13369" w:author="Thomas Dietz" w:date="2012-08-08T17:05:00Z">
                    <w:rPr>
                      <w:lang w:val="de-DE"/>
                    </w:rPr>
                  </w:rPrChange>
                </w:rPr>
                <w:t xml:space="preserve">          enum indirect;</w:t>
              </w:r>
            </w:ins>
          </w:p>
          <w:p w14:paraId="2199BE48" w14:textId="77777777" w:rsidR="009F3611" w:rsidRPr="009F3611" w:rsidRDefault="009F3611" w:rsidP="009F3611">
            <w:pPr>
              <w:pStyle w:val="XML1"/>
              <w:rPr>
                <w:ins w:id="13370" w:author="Thomas Dietz" w:date="2012-08-08T17:05:00Z"/>
                <w:rPrChange w:id="13371" w:author="Thomas Dietz" w:date="2012-08-08T17:05:00Z">
                  <w:rPr>
                    <w:ins w:id="13372" w:author="Thomas Dietz" w:date="2012-08-08T17:05:00Z"/>
                    <w:lang w:val="de-DE"/>
                  </w:rPr>
                </w:rPrChange>
              </w:rPr>
            </w:pPr>
            <w:ins w:id="13373" w:author="Thomas Dietz" w:date="2012-08-08T17:05:00Z">
              <w:r w:rsidRPr="009F3611">
                <w:rPr>
                  <w:rPrChange w:id="13374" w:author="Thomas Dietz" w:date="2012-08-08T17:05:00Z">
                    <w:rPr>
                      <w:lang w:val="de-DE"/>
                    </w:rPr>
                  </w:rPrChange>
                </w:rPr>
                <w:t xml:space="preserve">          enum fast-failover;</w:t>
              </w:r>
            </w:ins>
          </w:p>
          <w:p w14:paraId="2225A2CE" w14:textId="77777777" w:rsidR="009F3611" w:rsidRPr="009F3611" w:rsidRDefault="009F3611" w:rsidP="009F3611">
            <w:pPr>
              <w:pStyle w:val="XML1"/>
              <w:rPr>
                <w:ins w:id="13375" w:author="Thomas Dietz" w:date="2012-08-08T17:05:00Z"/>
                <w:rPrChange w:id="13376" w:author="Thomas Dietz" w:date="2012-08-08T17:05:00Z">
                  <w:rPr>
                    <w:ins w:id="13377" w:author="Thomas Dietz" w:date="2012-08-08T17:05:00Z"/>
                    <w:lang w:val="de-DE"/>
                  </w:rPr>
                </w:rPrChange>
              </w:rPr>
            </w:pPr>
            <w:ins w:id="13378" w:author="Thomas Dietz" w:date="2012-08-08T17:05:00Z">
              <w:r w:rsidRPr="009F3611">
                <w:rPr>
                  <w:rPrChange w:id="13379" w:author="Thomas Dietz" w:date="2012-08-08T17:05:00Z">
                    <w:rPr>
                      <w:lang w:val="de-DE"/>
                    </w:rPr>
                  </w:rPrChange>
                </w:rPr>
                <w:t xml:space="preserve">        }</w:t>
              </w:r>
            </w:ins>
          </w:p>
          <w:p w14:paraId="18E379BA" w14:textId="77777777" w:rsidR="009F3611" w:rsidRPr="009F3611" w:rsidRDefault="009F3611" w:rsidP="009F3611">
            <w:pPr>
              <w:pStyle w:val="XML1"/>
              <w:rPr>
                <w:ins w:id="13380" w:author="Thomas Dietz" w:date="2012-08-08T17:05:00Z"/>
                <w:rPrChange w:id="13381" w:author="Thomas Dietz" w:date="2012-08-08T17:05:00Z">
                  <w:rPr>
                    <w:ins w:id="13382" w:author="Thomas Dietz" w:date="2012-08-08T17:05:00Z"/>
                    <w:lang w:val="de-DE"/>
                  </w:rPr>
                </w:rPrChange>
              </w:rPr>
            </w:pPr>
            <w:ins w:id="13383" w:author="Thomas Dietz" w:date="2012-08-08T17:05:00Z">
              <w:r w:rsidRPr="009F3611">
                <w:rPr>
                  <w:rPrChange w:id="13384" w:author="Thomas Dietz" w:date="2012-08-08T17:05:00Z">
                    <w:rPr>
                      <w:lang w:val="de-DE"/>
                    </w:rPr>
                  </w:rPrChange>
                </w:rPr>
                <w:t xml:space="preserve">      }</w:t>
              </w:r>
            </w:ins>
          </w:p>
          <w:p w14:paraId="69C19395" w14:textId="77777777" w:rsidR="009F3611" w:rsidRPr="009F3611" w:rsidRDefault="009F3611" w:rsidP="009F3611">
            <w:pPr>
              <w:pStyle w:val="XML1"/>
              <w:rPr>
                <w:ins w:id="13385" w:author="Thomas Dietz" w:date="2012-08-08T17:05:00Z"/>
                <w:rPrChange w:id="13386" w:author="Thomas Dietz" w:date="2012-08-08T17:05:00Z">
                  <w:rPr>
                    <w:ins w:id="13387" w:author="Thomas Dietz" w:date="2012-08-08T17:05:00Z"/>
                    <w:lang w:val="de-DE"/>
                  </w:rPr>
                </w:rPrChange>
              </w:rPr>
            </w:pPr>
            <w:ins w:id="13388" w:author="Thomas Dietz" w:date="2012-08-08T17:05:00Z">
              <w:r w:rsidRPr="009F3611">
                <w:rPr>
                  <w:rPrChange w:id="13389" w:author="Thomas Dietz" w:date="2012-08-08T17:05:00Z">
                    <w:rPr>
                      <w:lang w:val="de-DE"/>
                    </w:rPr>
                  </w:rPrChange>
                </w:rPr>
                <w:t xml:space="preserve">    }</w:t>
              </w:r>
            </w:ins>
          </w:p>
          <w:p w14:paraId="4247B21D" w14:textId="77777777" w:rsidR="009F3611" w:rsidRPr="009F3611" w:rsidRDefault="009F3611" w:rsidP="009F3611">
            <w:pPr>
              <w:pStyle w:val="XML1"/>
              <w:rPr>
                <w:ins w:id="13390" w:author="Thomas Dietz" w:date="2012-08-08T17:05:00Z"/>
                <w:rPrChange w:id="13391" w:author="Thomas Dietz" w:date="2012-08-08T17:05:00Z">
                  <w:rPr>
                    <w:ins w:id="13392" w:author="Thomas Dietz" w:date="2012-08-08T17:05:00Z"/>
                    <w:lang w:val="de-DE"/>
                  </w:rPr>
                </w:rPrChange>
              </w:rPr>
            </w:pPr>
            <w:ins w:id="13393" w:author="Thomas Dietz" w:date="2012-08-08T17:05:00Z">
              <w:r w:rsidRPr="009F3611">
                <w:rPr>
                  <w:rPrChange w:id="13394" w:author="Thomas Dietz" w:date="2012-08-08T17:05:00Z">
                    <w:rPr>
                      <w:lang w:val="de-DE"/>
                    </w:rPr>
                  </w:rPrChange>
                </w:rPr>
                <w:t xml:space="preserve">    container group-capabilities {</w:t>
              </w:r>
            </w:ins>
          </w:p>
          <w:p w14:paraId="5388ED75" w14:textId="77777777" w:rsidR="009F3611" w:rsidRPr="009F3611" w:rsidRDefault="009F3611" w:rsidP="009F3611">
            <w:pPr>
              <w:pStyle w:val="XML1"/>
              <w:rPr>
                <w:ins w:id="13395" w:author="Thomas Dietz" w:date="2012-08-08T17:05:00Z"/>
                <w:rPrChange w:id="13396" w:author="Thomas Dietz" w:date="2012-08-08T17:05:00Z">
                  <w:rPr>
                    <w:ins w:id="13397" w:author="Thomas Dietz" w:date="2012-08-08T17:05:00Z"/>
                    <w:lang w:val="de-DE"/>
                  </w:rPr>
                </w:rPrChange>
              </w:rPr>
            </w:pPr>
            <w:ins w:id="13398" w:author="Thomas Dietz" w:date="2012-08-08T17:05:00Z">
              <w:r w:rsidRPr="009F3611">
                <w:rPr>
                  <w:rPrChange w:id="13399" w:author="Thomas Dietz" w:date="2012-08-08T17:05:00Z">
                    <w:rPr>
                      <w:lang w:val="de-DE"/>
                    </w:rPr>
                  </w:rPrChange>
                </w:rPr>
                <w:t xml:space="preserve">      description "Specify the group capabilities supported by the</w:t>
              </w:r>
            </w:ins>
          </w:p>
          <w:p w14:paraId="470A830F" w14:textId="77777777" w:rsidR="009F3611" w:rsidRPr="009F3611" w:rsidRDefault="009F3611" w:rsidP="009F3611">
            <w:pPr>
              <w:pStyle w:val="XML1"/>
              <w:rPr>
                <w:ins w:id="13400" w:author="Thomas Dietz" w:date="2012-08-08T17:05:00Z"/>
                <w:rPrChange w:id="13401" w:author="Thomas Dietz" w:date="2012-08-08T17:05:00Z">
                  <w:rPr>
                    <w:ins w:id="13402" w:author="Thomas Dietz" w:date="2012-08-08T17:05:00Z"/>
                    <w:lang w:val="de-DE"/>
                  </w:rPr>
                </w:rPrChange>
              </w:rPr>
            </w:pPr>
            <w:ins w:id="13403" w:author="Thomas Dietz" w:date="2012-08-08T17:05:00Z">
              <w:r w:rsidRPr="009F3611">
                <w:rPr>
                  <w:rPrChange w:id="13404" w:author="Thomas Dietz" w:date="2012-08-08T17:05:00Z">
                    <w:rPr>
                      <w:lang w:val="de-DE"/>
                    </w:rPr>
                  </w:rPrChange>
                </w:rPr>
                <w:t xml:space="preserve">        </w:t>
              </w:r>
              <w:proofErr w:type="gramStart"/>
              <w:r w:rsidRPr="009F3611">
                <w:rPr>
                  <w:rPrChange w:id="13405" w:author="Thomas Dietz" w:date="2012-08-08T17:05:00Z">
                    <w:rPr>
                      <w:lang w:val="de-DE"/>
                    </w:rPr>
                  </w:rPrChange>
                </w:rPr>
                <w:t>logical</w:t>
              </w:r>
              <w:proofErr w:type="gramEnd"/>
              <w:r w:rsidRPr="009F3611">
                <w:rPr>
                  <w:rPrChange w:id="13406" w:author="Thomas Dietz" w:date="2012-08-08T17:05:00Z">
                    <w:rPr>
                      <w:lang w:val="de-DE"/>
                    </w:rPr>
                  </w:rPrChange>
                </w:rPr>
                <w:t xml:space="preserve"> switch.";</w:t>
              </w:r>
            </w:ins>
          </w:p>
          <w:p w14:paraId="7952C351" w14:textId="77777777" w:rsidR="009F3611" w:rsidRPr="009F3611" w:rsidRDefault="009F3611" w:rsidP="009F3611">
            <w:pPr>
              <w:pStyle w:val="XML1"/>
              <w:rPr>
                <w:ins w:id="13407" w:author="Thomas Dietz" w:date="2012-08-08T17:05:00Z"/>
                <w:rPrChange w:id="13408" w:author="Thomas Dietz" w:date="2012-08-08T17:05:00Z">
                  <w:rPr>
                    <w:ins w:id="13409" w:author="Thomas Dietz" w:date="2012-08-08T17:05:00Z"/>
                    <w:lang w:val="de-DE"/>
                  </w:rPr>
                </w:rPrChange>
              </w:rPr>
            </w:pPr>
            <w:ins w:id="13410" w:author="Thomas Dietz" w:date="2012-08-08T17:05:00Z">
              <w:r w:rsidRPr="009F3611">
                <w:rPr>
                  <w:rPrChange w:id="13411" w:author="Thomas Dietz" w:date="2012-08-08T17:05:00Z">
                    <w:rPr>
                      <w:lang w:val="de-DE"/>
                    </w:rPr>
                  </w:rPrChange>
                </w:rPr>
                <w:t xml:space="preserve">      reference "The types of group capability are defined in</w:t>
              </w:r>
            </w:ins>
          </w:p>
          <w:p w14:paraId="771BF7B4" w14:textId="77777777" w:rsidR="009F3611" w:rsidRPr="009F3611" w:rsidRDefault="009F3611" w:rsidP="009F3611">
            <w:pPr>
              <w:pStyle w:val="XML1"/>
              <w:rPr>
                <w:ins w:id="13412" w:author="Thomas Dietz" w:date="2012-08-08T17:05:00Z"/>
                <w:rPrChange w:id="13413" w:author="Thomas Dietz" w:date="2012-08-08T17:05:00Z">
                  <w:rPr>
                    <w:ins w:id="13414" w:author="Thomas Dietz" w:date="2012-08-08T17:05:00Z"/>
                    <w:lang w:val="de-DE"/>
                  </w:rPr>
                </w:rPrChange>
              </w:rPr>
            </w:pPr>
            <w:ins w:id="13415" w:author="Thomas Dietz" w:date="2012-08-08T17:05:00Z">
              <w:r w:rsidRPr="009F3611">
                <w:rPr>
                  <w:rPrChange w:id="13416" w:author="Thomas Dietz" w:date="2012-08-08T17:05:00Z">
                    <w:rPr>
                      <w:lang w:val="de-DE"/>
                    </w:rPr>
                  </w:rPrChange>
                </w:rPr>
                <w:t xml:space="preserve">        OpenFlow Switch Specification versions 1.2, 1.3, and</w:t>
              </w:r>
            </w:ins>
          </w:p>
          <w:p w14:paraId="06FAA935" w14:textId="77777777" w:rsidR="009F3611" w:rsidRPr="009F3611" w:rsidRDefault="009F3611" w:rsidP="009F3611">
            <w:pPr>
              <w:pStyle w:val="XML1"/>
              <w:rPr>
                <w:ins w:id="13417" w:author="Thomas Dietz" w:date="2012-08-08T17:05:00Z"/>
                <w:rPrChange w:id="13418" w:author="Thomas Dietz" w:date="2012-08-08T17:05:00Z">
                  <w:rPr>
                    <w:ins w:id="13419" w:author="Thomas Dietz" w:date="2012-08-08T17:05:00Z"/>
                    <w:lang w:val="de-DE"/>
                  </w:rPr>
                </w:rPrChange>
              </w:rPr>
            </w:pPr>
            <w:ins w:id="13420" w:author="Thomas Dietz" w:date="2012-08-08T17:05:00Z">
              <w:r w:rsidRPr="009F3611">
                <w:rPr>
                  <w:rPrChange w:id="13421" w:author="Thomas Dietz" w:date="2012-08-08T17:05:00Z">
                    <w:rPr>
                      <w:lang w:val="de-DE"/>
                    </w:rPr>
                  </w:rPrChange>
                </w:rPr>
                <w:t xml:space="preserve">        1.3.1.";</w:t>
              </w:r>
            </w:ins>
          </w:p>
          <w:p w14:paraId="593A109F" w14:textId="77777777" w:rsidR="009F3611" w:rsidRPr="009F3611" w:rsidRDefault="009F3611" w:rsidP="009F3611">
            <w:pPr>
              <w:pStyle w:val="XML1"/>
              <w:rPr>
                <w:ins w:id="13422" w:author="Thomas Dietz" w:date="2012-08-08T17:05:00Z"/>
                <w:rPrChange w:id="13423" w:author="Thomas Dietz" w:date="2012-08-08T17:05:00Z">
                  <w:rPr>
                    <w:ins w:id="13424" w:author="Thomas Dietz" w:date="2012-08-08T17:05:00Z"/>
                    <w:lang w:val="de-DE"/>
                  </w:rPr>
                </w:rPrChange>
              </w:rPr>
            </w:pPr>
            <w:ins w:id="13425" w:author="Thomas Dietz" w:date="2012-08-08T17:05:00Z">
              <w:r w:rsidRPr="009F3611">
                <w:rPr>
                  <w:rPrChange w:id="13426" w:author="Thomas Dietz" w:date="2012-08-08T17:05:00Z">
                    <w:rPr>
                      <w:lang w:val="de-DE"/>
                    </w:rPr>
                  </w:rPrChange>
                </w:rPr>
                <w:t xml:space="preserve">      leaf-list capability {</w:t>
              </w:r>
            </w:ins>
          </w:p>
          <w:p w14:paraId="239C90B6" w14:textId="77777777" w:rsidR="009F3611" w:rsidRPr="009F3611" w:rsidRDefault="009F3611" w:rsidP="009F3611">
            <w:pPr>
              <w:pStyle w:val="XML1"/>
              <w:rPr>
                <w:ins w:id="13427" w:author="Thomas Dietz" w:date="2012-08-08T17:05:00Z"/>
                <w:rPrChange w:id="13428" w:author="Thomas Dietz" w:date="2012-08-08T17:05:00Z">
                  <w:rPr>
                    <w:ins w:id="13429" w:author="Thomas Dietz" w:date="2012-08-08T17:05:00Z"/>
                    <w:lang w:val="de-DE"/>
                  </w:rPr>
                </w:rPrChange>
              </w:rPr>
            </w:pPr>
            <w:ins w:id="13430" w:author="Thomas Dietz" w:date="2012-08-08T17:05:00Z">
              <w:r w:rsidRPr="009F3611">
                <w:rPr>
                  <w:rPrChange w:id="13431" w:author="Thomas Dietz" w:date="2012-08-08T17:05:00Z">
                    <w:rPr>
                      <w:lang w:val="de-DE"/>
                    </w:rPr>
                  </w:rPrChange>
                </w:rPr>
                <w:t xml:space="preserve">        type enumeration {</w:t>
              </w:r>
            </w:ins>
          </w:p>
          <w:p w14:paraId="48684DA4" w14:textId="77777777" w:rsidR="009F3611" w:rsidRPr="009F3611" w:rsidRDefault="009F3611" w:rsidP="009F3611">
            <w:pPr>
              <w:pStyle w:val="XML1"/>
              <w:rPr>
                <w:ins w:id="13432" w:author="Thomas Dietz" w:date="2012-08-08T17:05:00Z"/>
                <w:rPrChange w:id="13433" w:author="Thomas Dietz" w:date="2012-08-08T17:05:00Z">
                  <w:rPr>
                    <w:ins w:id="13434" w:author="Thomas Dietz" w:date="2012-08-08T17:05:00Z"/>
                    <w:lang w:val="de-DE"/>
                  </w:rPr>
                </w:rPrChange>
              </w:rPr>
            </w:pPr>
            <w:ins w:id="13435" w:author="Thomas Dietz" w:date="2012-08-08T17:05:00Z">
              <w:r w:rsidRPr="009F3611">
                <w:rPr>
                  <w:rPrChange w:id="13436" w:author="Thomas Dietz" w:date="2012-08-08T17:05:00Z">
                    <w:rPr>
                      <w:lang w:val="de-DE"/>
                    </w:rPr>
                  </w:rPrChange>
                </w:rPr>
                <w:t xml:space="preserve">          enum select-weight;</w:t>
              </w:r>
            </w:ins>
          </w:p>
          <w:p w14:paraId="647756E8" w14:textId="77777777" w:rsidR="009F3611" w:rsidRPr="009F3611" w:rsidRDefault="009F3611" w:rsidP="009F3611">
            <w:pPr>
              <w:pStyle w:val="XML1"/>
              <w:rPr>
                <w:ins w:id="13437" w:author="Thomas Dietz" w:date="2012-08-08T17:05:00Z"/>
                <w:rPrChange w:id="13438" w:author="Thomas Dietz" w:date="2012-08-08T17:05:00Z">
                  <w:rPr>
                    <w:ins w:id="13439" w:author="Thomas Dietz" w:date="2012-08-08T17:05:00Z"/>
                    <w:lang w:val="de-DE"/>
                  </w:rPr>
                </w:rPrChange>
              </w:rPr>
            </w:pPr>
            <w:ins w:id="13440" w:author="Thomas Dietz" w:date="2012-08-08T17:05:00Z">
              <w:r w:rsidRPr="009F3611">
                <w:rPr>
                  <w:rPrChange w:id="13441" w:author="Thomas Dietz" w:date="2012-08-08T17:05:00Z">
                    <w:rPr>
                      <w:lang w:val="de-DE"/>
                    </w:rPr>
                  </w:rPrChange>
                </w:rPr>
                <w:t xml:space="preserve">          enum select-liveness;</w:t>
              </w:r>
            </w:ins>
          </w:p>
          <w:p w14:paraId="514DE350" w14:textId="77777777" w:rsidR="009F3611" w:rsidRPr="009F3611" w:rsidRDefault="009F3611" w:rsidP="009F3611">
            <w:pPr>
              <w:pStyle w:val="XML1"/>
              <w:rPr>
                <w:ins w:id="13442" w:author="Thomas Dietz" w:date="2012-08-08T17:05:00Z"/>
                <w:rPrChange w:id="13443" w:author="Thomas Dietz" w:date="2012-08-08T17:05:00Z">
                  <w:rPr>
                    <w:ins w:id="13444" w:author="Thomas Dietz" w:date="2012-08-08T17:05:00Z"/>
                    <w:lang w:val="de-DE"/>
                  </w:rPr>
                </w:rPrChange>
              </w:rPr>
            </w:pPr>
            <w:ins w:id="13445" w:author="Thomas Dietz" w:date="2012-08-08T17:05:00Z">
              <w:r w:rsidRPr="009F3611">
                <w:rPr>
                  <w:rPrChange w:id="13446" w:author="Thomas Dietz" w:date="2012-08-08T17:05:00Z">
                    <w:rPr>
                      <w:lang w:val="de-DE"/>
                    </w:rPr>
                  </w:rPrChange>
                </w:rPr>
                <w:t xml:space="preserve">          enum chaining;</w:t>
              </w:r>
            </w:ins>
          </w:p>
          <w:p w14:paraId="34165685" w14:textId="77777777" w:rsidR="009F3611" w:rsidRPr="009F3611" w:rsidRDefault="009F3611" w:rsidP="009F3611">
            <w:pPr>
              <w:pStyle w:val="XML1"/>
              <w:rPr>
                <w:ins w:id="13447" w:author="Thomas Dietz" w:date="2012-08-08T17:05:00Z"/>
                <w:rPrChange w:id="13448" w:author="Thomas Dietz" w:date="2012-08-08T17:05:00Z">
                  <w:rPr>
                    <w:ins w:id="13449" w:author="Thomas Dietz" w:date="2012-08-08T17:05:00Z"/>
                    <w:lang w:val="de-DE"/>
                  </w:rPr>
                </w:rPrChange>
              </w:rPr>
            </w:pPr>
            <w:ins w:id="13450" w:author="Thomas Dietz" w:date="2012-08-08T17:05:00Z">
              <w:r w:rsidRPr="009F3611">
                <w:rPr>
                  <w:rPrChange w:id="13451" w:author="Thomas Dietz" w:date="2012-08-08T17:05:00Z">
                    <w:rPr>
                      <w:lang w:val="de-DE"/>
                    </w:rPr>
                  </w:rPrChange>
                </w:rPr>
                <w:t xml:space="preserve">          enum chaining-check;</w:t>
              </w:r>
            </w:ins>
          </w:p>
          <w:p w14:paraId="5801F9B7" w14:textId="77777777" w:rsidR="009F3611" w:rsidRPr="009F3611" w:rsidRDefault="009F3611" w:rsidP="009F3611">
            <w:pPr>
              <w:pStyle w:val="XML1"/>
              <w:rPr>
                <w:ins w:id="13452" w:author="Thomas Dietz" w:date="2012-08-08T17:05:00Z"/>
                <w:rPrChange w:id="13453" w:author="Thomas Dietz" w:date="2012-08-08T17:05:00Z">
                  <w:rPr>
                    <w:ins w:id="13454" w:author="Thomas Dietz" w:date="2012-08-08T17:05:00Z"/>
                    <w:lang w:val="de-DE"/>
                  </w:rPr>
                </w:rPrChange>
              </w:rPr>
            </w:pPr>
            <w:ins w:id="13455" w:author="Thomas Dietz" w:date="2012-08-08T17:05:00Z">
              <w:r w:rsidRPr="009F3611">
                <w:rPr>
                  <w:rPrChange w:id="13456" w:author="Thomas Dietz" w:date="2012-08-08T17:05:00Z">
                    <w:rPr>
                      <w:lang w:val="de-DE"/>
                    </w:rPr>
                  </w:rPrChange>
                </w:rPr>
                <w:t xml:space="preserve">        }</w:t>
              </w:r>
            </w:ins>
          </w:p>
          <w:p w14:paraId="5ED5D3AB" w14:textId="77777777" w:rsidR="009F3611" w:rsidRPr="009F3611" w:rsidRDefault="009F3611" w:rsidP="009F3611">
            <w:pPr>
              <w:pStyle w:val="XML1"/>
              <w:rPr>
                <w:ins w:id="13457" w:author="Thomas Dietz" w:date="2012-08-08T17:05:00Z"/>
                <w:rPrChange w:id="13458" w:author="Thomas Dietz" w:date="2012-08-08T17:05:00Z">
                  <w:rPr>
                    <w:ins w:id="13459" w:author="Thomas Dietz" w:date="2012-08-08T17:05:00Z"/>
                    <w:lang w:val="de-DE"/>
                  </w:rPr>
                </w:rPrChange>
              </w:rPr>
            </w:pPr>
            <w:ins w:id="13460" w:author="Thomas Dietz" w:date="2012-08-08T17:05:00Z">
              <w:r w:rsidRPr="009F3611">
                <w:rPr>
                  <w:rPrChange w:id="13461" w:author="Thomas Dietz" w:date="2012-08-08T17:05:00Z">
                    <w:rPr>
                      <w:lang w:val="de-DE"/>
                    </w:rPr>
                  </w:rPrChange>
                </w:rPr>
                <w:t xml:space="preserve">      }</w:t>
              </w:r>
            </w:ins>
          </w:p>
          <w:p w14:paraId="4C26406E" w14:textId="77777777" w:rsidR="009F3611" w:rsidRPr="009F3611" w:rsidRDefault="009F3611" w:rsidP="009F3611">
            <w:pPr>
              <w:pStyle w:val="XML1"/>
              <w:rPr>
                <w:ins w:id="13462" w:author="Thomas Dietz" w:date="2012-08-08T17:05:00Z"/>
                <w:rPrChange w:id="13463" w:author="Thomas Dietz" w:date="2012-08-08T17:05:00Z">
                  <w:rPr>
                    <w:ins w:id="13464" w:author="Thomas Dietz" w:date="2012-08-08T17:05:00Z"/>
                    <w:lang w:val="de-DE"/>
                  </w:rPr>
                </w:rPrChange>
              </w:rPr>
            </w:pPr>
            <w:ins w:id="13465" w:author="Thomas Dietz" w:date="2012-08-08T17:05:00Z">
              <w:r w:rsidRPr="009F3611">
                <w:rPr>
                  <w:rPrChange w:id="13466" w:author="Thomas Dietz" w:date="2012-08-08T17:05:00Z">
                    <w:rPr>
                      <w:lang w:val="de-DE"/>
                    </w:rPr>
                  </w:rPrChange>
                </w:rPr>
                <w:t xml:space="preserve">    }</w:t>
              </w:r>
            </w:ins>
          </w:p>
          <w:p w14:paraId="728298B8" w14:textId="77777777" w:rsidR="009F3611" w:rsidRPr="009F3611" w:rsidRDefault="009F3611" w:rsidP="009F3611">
            <w:pPr>
              <w:pStyle w:val="XML1"/>
              <w:rPr>
                <w:ins w:id="13467" w:author="Thomas Dietz" w:date="2012-08-08T17:05:00Z"/>
                <w:rPrChange w:id="13468" w:author="Thomas Dietz" w:date="2012-08-08T17:05:00Z">
                  <w:rPr>
                    <w:ins w:id="13469" w:author="Thomas Dietz" w:date="2012-08-08T17:05:00Z"/>
                    <w:lang w:val="de-DE"/>
                  </w:rPr>
                </w:rPrChange>
              </w:rPr>
            </w:pPr>
            <w:ins w:id="13470" w:author="Thomas Dietz" w:date="2012-08-08T17:05:00Z">
              <w:r w:rsidRPr="009F3611">
                <w:rPr>
                  <w:rPrChange w:id="13471" w:author="Thomas Dietz" w:date="2012-08-08T17:05:00Z">
                    <w:rPr>
                      <w:lang w:val="de-DE"/>
                    </w:rPr>
                  </w:rPrChange>
                </w:rPr>
                <w:t xml:space="preserve">    container action-types {</w:t>
              </w:r>
            </w:ins>
          </w:p>
          <w:p w14:paraId="1729C61B" w14:textId="77777777" w:rsidR="009F3611" w:rsidRPr="009F3611" w:rsidRDefault="009F3611" w:rsidP="009F3611">
            <w:pPr>
              <w:pStyle w:val="XML1"/>
              <w:rPr>
                <w:ins w:id="13472" w:author="Thomas Dietz" w:date="2012-08-08T17:05:00Z"/>
                <w:rPrChange w:id="13473" w:author="Thomas Dietz" w:date="2012-08-08T17:05:00Z">
                  <w:rPr>
                    <w:ins w:id="13474" w:author="Thomas Dietz" w:date="2012-08-08T17:05:00Z"/>
                    <w:lang w:val="de-DE"/>
                  </w:rPr>
                </w:rPrChange>
              </w:rPr>
            </w:pPr>
            <w:ins w:id="13475" w:author="Thomas Dietz" w:date="2012-08-08T17:05:00Z">
              <w:r w:rsidRPr="009F3611">
                <w:rPr>
                  <w:rPrChange w:id="13476" w:author="Thomas Dietz" w:date="2012-08-08T17:05:00Z">
                    <w:rPr>
                      <w:lang w:val="de-DE"/>
                    </w:rPr>
                  </w:rPrChange>
                </w:rPr>
                <w:t xml:space="preserve">      description "Specify the action types supported by the</w:t>
              </w:r>
            </w:ins>
          </w:p>
          <w:p w14:paraId="38A1A5A4" w14:textId="77777777" w:rsidR="009F3611" w:rsidRPr="009F3611" w:rsidRDefault="009F3611" w:rsidP="009F3611">
            <w:pPr>
              <w:pStyle w:val="XML1"/>
              <w:rPr>
                <w:ins w:id="13477" w:author="Thomas Dietz" w:date="2012-08-08T17:05:00Z"/>
                <w:rPrChange w:id="13478" w:author="Thomas Dietz" w:date="2012-08-08T17:05:00Z">
                  <w:rPr>
                    <w:ins w:id="13479" w:author="Thomas Dietz" w:date="2012-08-08T17:05:00Z"/>
                    <w:lang w:val="de-DE"/>
                  </w:rPr>
                </w:rPrChange>
              </w:rPr>
            </w:pPr>
            <w:ins w:id="13480" w:author="Thomas Dietz" w:date="2012-08-08T17:05:00Z">
              <w:r w:rsidRPr="009F3611">
                <w:rPr>
                  <w:rPrChange w:id="13481" w:author="Thomas Dietz" w:date="2012-08-08T17:05:00Z">
                    <w:rPr>
                      <w:lang w:val="de-DE"/>
                    </w:rPr>
                  </w:rPrChange>
                </w:rPr>
                <w:t xml:space="preserve">        </w:t>
              </w:r>
              <w:proofErr w:type="gramStart"/>
              <w:r w:rsidRPr="009F3611">
                <w:rPr>
                  <w:rPrChange w:id="13482" w:author="Thomas Dietz" w:date="2012-08-08T17:05:00Z">
                    <w:rPr>
                      <w:lang w:val="de-DE"/>
                    </w:rPr>
                  </w:rPrChange>
                </w:rPr>
                <w:t>logical</w:t>
              </w:r>
              <w:proofErr w:type="gramEnd"/>
              <w:r w:rsidRPr="009F3611">
                <w:rPr>
                  <w:rPrChange w:id="13483" w:author="Thomas Dietz" w:date="2012-08-08T17:05:00Z">
                    <w:rPr>
                      <w:lang w:val="de-DE"/>
                    </w:rPr>
                  </w:rPrChange>
                </w:rPr>
                <w:t xml:space="preserve"> switch.";</w:t>
              </w:r>
            </w:ins>
          </w:p>
          <w:p w14:paraId="2C5C6862" w14:textId="77777777" w:rsidR="009F3611" w:rsidRPr="009F3611" w:rsidRDefault="009F3611" w:rsidP="009F3611">
            <w:pPr>
              <w:pStyle w:val="XML1"/>
              <w:rPr>
                <w:ins w:id="13484" w:author="Thomas Dietz" w:date="2012-08-08T17:05:00Z"/>
                <w:rPrChange w:id="13485" w:author="Thomas Dietz" w:date="2012-08-08T17:05:00Z">
                  <w:rPr>
                    <w:ins w:id="13486" w:author="Thomas Dietz" w:date="2012-08-08T17:05:00Z"/>
                    <w:lang w:val="de-DE"/>
                  </w:rPr>
                </w:rPrChange>
              </w:rPr>
            </w:pPr>
            <w:ins w:id="13487" w:author="Thomas Dietz" w:date="2012-08-08T17:05:00Z">
              <w:r w:rsidRPr="009F3611">
                <w:rPr>
                  <w:rPrChange w:id="13488" w:author="Thomas Dietz" w:date="2012-08-08T17:05:00Z">
                    <w:rPr>
                      <w:lang w:val="de-DE"/>
                    </w:rPr>
                  </w:rPrChange>
                </w:rPr>
                <w:t xml:space="preserve">      leaf-list type {</w:t>
              </w:r>
            </w:ins>
          </w:p>
          <w:p w14:paraId="701D4F57" w14:textId="77777777" w:rsidR="009F3611" w:rsidRPr="009F3611" w:rsidRDefault="009F3611" w:rsidP="009F3611">
            <w:pPr>
              <w:pStyle w:val="XML1"/>
              <w:rPr>
                <w:ins w:id="13489" w:author="Thomas Dietz" w:date="2012-08-08T17:05:00Z"/>
                <w:rPrChange w:id="13490" w:author="Thomas Dietz" w:date="2012-08-08T17:05:00Z">
                  <w:rPr>
                    <w:ins w:id="13491" w:author="Thomas Dietz" w:date="2012-08-08T17:05:00Z"/>
                    <w:lang w:val="de-DE"/>
                  </w:rPr>
                </w:rPrChange>
              </w:rPr>
            </w:pPr>
            <w:ins w:id="13492" w:author="Thomas Dietz" w:date="2012-08-08T17:05:00Z">
              <w:r w:rsidRPr="009F3611">
                <w:rPr>
                  <w:rPrChange w:id="13493" w:author="Thomas Dietz" w:date="2012-08-08T17:05:00Z">
                    <w:rPr>
                      <w:lang w:val="de-DE"/>
                    </w:rPr>
                  </w:rPrChange>
                </w:rPr>
                <w:t xml:space="preserve">        type OFActionType;</w:t>
              </w:r>
            </w:ins>
          </w:p>
          <w:p w14:paraId="2F79B158" w14:textId="77777777" w:rsidR="009F3611" w:rsidRPr="009F3611" w:rsidRDefault="009F3611" w:rsidP="009F3611">
            <w:pPr>
              <w:pStyle w:val="XML1"/>
              <w:rPr>
                <w:ins w:id="13494" w:author="Thomas Dietz" w:date="2012-08-08T17:05:00Z"/>
                <w:rPrChange w:id="13495" w:author="Thomas Dietz" w:date="2012-08-08T17:05:00Z">
                  <w:rPr>
                    <w:ins w:id="13496" w:author="Thomas Dietz" w:date="2012-08-08T17:05:00Z"/>
                    <w:lang w:val="de-DE"/>
                  </w:rPr>
                </w:rPrChange>
              </w:rPr>
            </w:pPr>
            <w:ins w:id="13497" w:author="Thomas Dietz" w:date="2012-08-08T17:05:00Z">
              <w:r w:rsidRPr="009F3611">
                <w:rPr>
                  <w:rPrChange w:id="13498" w:author="Thomas Dietz" w:date="2012-08-08T17:05:00Z">
                    <w:rPr>
                      <w:lang w:val="de-DE"/>
                    </w:rPr>
                  </w:rPrChange>
                </w:rPr>
                <w:t xml:space="preserve">      }</w:t>
              </w:r>
            </w:ins>
          </w:p>
          <w:p w14:paraId="6A9556A8" w14:textId="77777777" w:rsidR="009F3611" w:rsidRPr="009F3611" w:rsidRDefault="009F3611" w:rsidP="009F3611">
            <w:pPr>
              <w:pStyle w:val="XML1"/>
              <w:rPr>
                <w:ins w:id="13499" w:author="Thomas Dietz" w:date="2012-08-08T17:05:00Z"/>
                <w:rPrChange w:id="13500" w:author="Thomas Dietz" w:date="2012-08-08T17:05:00Z">
                  <w:rPr>
                    <w:ins w:id="13501" w:author="Thomas Dietz" w:date="2012-08-08T17:05:00Z"/>
                    <w:lang w:val="de-DE"/>
                  </w:rPr>
                </w:rPrChange>
              </w:rPr>
            </w:pPr>
            <w:ins w:id="13502" w:author="Thomas Dietz" w:date="2012-08-08T17:05:00Z">
              <w:r w:rsidRPr="009F3611">
                <w:rPr>
                  <w:rPrChange w:id="13503" w:author="Thomas Dietz" w:date="2012-08-08T17:05:00Z">
                    <w:rPr>
                      <w:lang w:val="de-DE"/>
                    </w:rPr>
                  </w:rPrChange>
                </w:rPr>
                <w:t xml:space="preserve">    }</w:t>
              </w:r>
            </w:ins>
          </w:p>
          <w:p w14:paraId="7E2A5520" w14:textId="77777777" w:rsidR="009F3611" w:rsidRPr="009F3611" w:rsidRDefault="009F3611" w:rsidP="009F3611">
            <w:pPr>
              <w:pStyle w:val="XML1"/>
              <w:rPr>
                <w:ins w:id="13504" w:author="Thomas Dietz" w:date="2012-08-08T17:05:00Z"/>
                <w:rPrChange w:id="13505" w:author="Thomas Dietz" w:date="2012-08-08T17:05:00Z">
                  <w:rPr>
                    <w:ins w:id="13506" w:author="Thomas Dietz" w:date="2012-08-08T17:05:00Z"/>
                    <w:lang w:val="de-DE"/>
                  </w:rPr>
                </w:rPrChange>
              </w:rPr>
            </w:pPr>
            <w:ins w:id="13507" w:author="Thomas Dietz" w:date="2012-08-08T17:05:00Z">
              <w:r w:rsidRPr="009F3611">
                <w:rPr>
                  <w:rPrChange w:id="13508" w:author="Thomas Dietz" w:date="2012-08-08T17:05:00Z">
                    <w:rPr>
                      <w:lang w:val="de-DE"/>
                    </w:rPr>
                  </w:rPrChange>
                </w:rPr>
                <w:t xml:space="preserve">    container instruction-types {</w:t>
              </w:r>
            </w:ins>
          </w:p>
          <w:p w14:paraId="3910B49F" w14:textId="77777777" w:rsidR="009F3611" w:rsidRPr="009F3611" w:rsidRDefault="009F3611" w:rsidP="009F3611">
            <w:pPr>
              <w:pStyle w:val="XML1"/>
              <w:rPr>
                <w:ins w:id="13509" w:author="Thomas Dietz" w:date="2012-08-08T17:05:00Z"/>
                <w:rPrChange w:id="13510" w:author="Thomas Dietz" w:date="2012-08-08T17:05:00Z">
                  <w:rPr>
                    <w:ins w:id="13511" w:author="Thomas Dietz" w:date="2012-08-08T17:05:00Z"/>
                    <w:lang w:val="de-DE"/>
                  </w:rPr>
                </w:rPrChange>
              </w:rPr>
            </w:pPr>
            <w:ins w:id="13512" w:author="Thomas Dietz" w:date="2012-08-08T17:05:00Z">
              <w:r w:rsidRPr="009F3611">
                <w:rPr>
                  <w:rPrChange w:id="13513" w:author="Thomas Dietz" w:date="2012-08-08T17:05:00Z">
                    <w:rPr>
                      <w:lang w:val="de-DE"/>
                    </w:rPr>
                  </w:rPrChange>
                </w:rPr>
                <w:t xml:space="preserve">      description "Specify the instruction types supported by the</w:t>
              </w:r>
            </w:ins>
          </w:p>
          <w:p w14:paraId="50EE0550" w14:textId="77777777" w:rsidR="009F3611" w:rsidRPr="009F3611" w:rsidRDefault="009F3611" w:rsidP="009F3611">
            <w:pPr>
              <w:pStyle w:val="XML1"/>
              <w:rPr>
                <w:ins w:id="13514" w:author="Thomas Dietz" w:date="2012-08-08T17:05:00Z"/>
                <w:rPrChange w:id="13515" w:author="Thomas Dietz" w:date="2012-08-08T17:05:00Z">
                  <w:rPr>
                    <w:ins w:id="13516" w:author="Thomas Dietz" w:date="2012-08-08T17:05:00Z"/>
                    <w:lang w:val="de-DE"/>
                  </w:rPr>
                </w:rPrChange>
              </w:rPr>
            </w:pPr>
            <w:ins w:id="13517" w:author="Thomas Dietz" w:date="2012-08-08T17:05:00Z">
              <w:r w:rsidRPr="009F3611">
                <w:rPr>
                  <w:rPrChange w:id="13518" w:author="Thomas Dietz" w:date="2012-08-08T17:05:00Z">
                    <w:rPr>
                      <w:lang w:val="de-DE"/>
                    </w:rPr>
                  </w:rPrChange>
                </w:rPr>
                <w:t xml:space="preserve">        </w:t>
              </w:r>
              <w:proofErr w:type="gramStart"/>
              <w:r w:rsidRPr="009F3611">
                <w:rPr>
                  <w:rPrChange w:id="13519" w:author="Thomas Dietz" w:date="2012-08-08T17:05:00Z">
                    <w:rPr>
                      <w:lang w:val="de-DE"/>
                    </w:rPr>
                  </w:rPrChange>
                </w:rPr>
                <w:t>logical</w:t>
              </w:r>
              <w:proofErr w:type="gramEnd"/>
              <w:r w:rsidRPr="009F3611">
                <w:rPr>
                  <w:rPrChange w:id="13520" w:author="Thomas Dietz" w:date="2012-08-08T17:05:00Z">
                    <w:rPr>
                      <w:lang w:val="de-DE"/>
                    </w:rPr>
                  </w:rPrChange>
                </w:rPr>
                <w:t xml:space="preserve"> switch.";</w:t>
              </w:r>
            </w:ins>
          </w:p>
          <w:p w14:paraId="564EA7D3" w14:textId="77777777" w:rsidR="009F3611" w:rsidRPr="009F3611" w:rsidRDefault="009F3611" w:rsidP="009F3611">
            <w:pPr>
              <w:pStyle w:val="XML1"/>
              <w:rPr>
                <w:ins w:id="13521" w:author="Thomas Dietz" w:date="2012-08-08T17:05:00Z"/>
                <w:rPrChange w:id="13522" w:author="Thomas Dietz" w:date="2012-08-08T17:05:00Z">
                  <w:rPr>
                    <w:ins w:id="13523" w:author="Thomas Dietz" w:date="2012-08-08T17:05:00Z"/>
                    <w:lang w:val="de-DE"/>
                  </w:rPr>
                </w:rPrChange>
              </w:rPr>
            </w:pPr>
            <w:ins w:id="13524" w:author="Thomas Dietz" w:date="2012-08-08T17:05:00Z">
              <w:r w:rsidRPr="009F3611">
                <w:rPr>
                  <w:rPrChange w:id="13525" w:author="Thomas Dietz" w:date="2012-08-08T17:05:00Z">
                    <w:rPr>
                      <w:lang w:val="de-DE"/>
                    </w:rPr>
                  </w:rPrChange>
                </w:rPr>
                <w:t xml:space="preserve">      leaf-list type {</w:t>
              </w:r>
            </w:ins>
          </w:p>
          <w:p w14:paraId="22893AB9" w14:textId="77777777" w:rsidR="009F3611" w:rsidRPr="009F3611" w:rsidRDefault="009F3611" w:rsidP="009F3611">
            <w:pPr>
              <w:pStyle w:val="XML1"/>
              <w:rPr>
                <w:ins w:id="13526" w:author="Thomas Dietz" w:date="2012-08-08T17:05:00Z"/>
                <w:rPrChange w:id="13527" w:author="Thomas Dietz" w:date="2012-08-08T17:05:00Z">
                  <w:rPr>
                    <w:ins w:id="13528" w:author="Thomas Dietz" w:date="2012-08-08T17:05:00Z"/>
                    <w:lang w:val="de-DE"/>
                  </w:rPr>
                </w:rPrChange>
              </w:rPr>
            </w:pPr>
            <w:ins w:id="13529" w:author="Thomas Dietz" w:date="2012-08-08T17:05:00Z">
              <w:r w:rsidRPr="009F3611">
                <w:rPr>
                  <w:rPrChange w:id="13530" w:author="Thomas Dietz" w:date="2012-08-08T17:05:00Z">
                    <w:rPr>
                      <w:lang w:val="de-DE"/>
                    </w:rPr>
                  </w:rPrChange>
                </w:rPr>
                <w:t xml:space="preserve">        type OFInstructionType;</w:t>
              </w:r>
            </w:ins>
          </w:p>
          <w:p w14:paraId="059E825C" w14:textId="77777777" w:rsidR="009F3611" w:rsidRPr="009F3611" w:rsidRDefault="009F3611" w:rsidP="009F3611">
            <w:pPr>
              <w:pStyle w:val="XML1"/>
              <w:rPr>
                <w:ins w:id="13531" w:author="Thomas Dietz" w:date="2012-08-08T17:05:00Z"/>
                <w:rPrChange w:id="13532" w:author="Thomas Dietz" w:date="2012-08-08T17:05:00Z">
                  <w:rPr>
                    <w:ins w:id="13533" w:author="Thomas Dietz" w:date="2012-08-08T17:05:00Z"/>
                    <w:lang w:val="de-DE"/>
                  </w:rPr>
                </w:rPrChange>
              </w:rPr>
            </w:pPr>
            <w:ins w:id="13534" w:author="Thomas Dietz" w:date="2012-08-08T17:05:00Z">
              <w:r w:rsidRPr="009F3611">
                <w:rPr>
                  <w:rPrChange w:id="13535" w:author="Thomas Dietz" w:date="2012-08-08T17:05:00Z">
                    <w:rPr>
                      <w:lang w:val="de-DE"/>
                    </w:rPr>
                  </w:rPrChange>
                </w:rPr>
                <w:t xml:space="preserve">      }</w:t>
              </w:r>
            </w:ins>
          </w:p>
          <w:p w14:paraId="2CFBAAE9" w14:textId="77777777" w:rsidR="009F3611" w:rsidRPr="009F3611" w:rsidRDefault="009F3611" w:rsidP="009F3611">
            <w:pPr>
              <w:pStyle w:val="XML1"/>
              <w:rPr>
                <w:ins w:id="13536" w:author="Thomas Dietz" w:date="2012-08-08T17:05:00Z"/>
                <w:rPrChange w:id="13537" w:author="Thomas Dietz" w:date="2012-08-08T17:05:00Z">
                  <w:rPr>
                    <w:ins w:id="13538" w:author="Thomas Dietz" w:date="2012-08-08T17:05:00Z"/>
                    <w:lang w:val="de-DE"/>
                  </w:rPr>
                </w:rPrChange>
              </w:rPr>
            </w:pPr>
            <w:ins w:id="13539" w:author="Thomas Dietz" w:date="2012-08-08T17:05:00Z">
              <w:r w:rsidRPr="009F3611">
                <w:rPr>
                  <w:rPrChange w:id="13540" w:author="Thomas Dietz" w:date="2012-08-08T17:05:00Z">
                    <w:rPr>
                      <w:lang w:val="de-DE"/>
                    </w:rPr>
                  </w:rPrChange>
                </w:rPr>
                <w:lastRenderedPageBreak/>
                <w:t xml:space="preserve">    }</w:t>
              </w:r>
            </w:ins>
          </w:p>
          <w:p w14:paraId="4DD87BEB" w14:textId="77777777" w:rsidR="009F3611" w:rsidRPr="009F3611" w:rsidRDefault="009F3611" w:rsidP="009F3611">
            <w:pPr>
              <w:pStyle w:val="XML1"/>
              <w:rPr>
                <w:ins w:id="13541" w:author="Thomas Dietz" w:date="2012-08-08T17:05:00Z"/>
                <w:rPrChange w:id="13542" w:author="Thomas Dietz" w:date="2012-08-08T17:05:00Z">
                  <w:rPr>
                    <w:ins w:id="13543" w:author="Thomas Dietz" w:date="2012-08-08T17:05:00Z"/>
                    <w:lang w:val="de-DE"/>
                  </w:rPr>
                </w:rPrChange>
              </w:rPr>
            </w:pPr>
            <w:ins w:id="13544" w:author="Thomas Dietz" w:date="2012-08-08T17:05:00Z">
              <w:r w:rsidRPr="009F3611">
                <w:rPr>
                  <w:rPrChange w:id="13545" w:author="Thomas Dietz" w:date="2012-08-08T17:05:00Z">
                    <w:rPr>
                      <w:lang w:val="de-DE"/>
                    </w:rPr>
                  </w:rPrChange>
                </w:rPr>
                <w:t xml:space="preserve">  }</w:t>
              </w:r>
            </w:ins>
          </w:p>
          <w:p w14:paraId="0516C6F5" w14:textId="77777777" w:rsidR="009F3611" w:rsidRPr="009F3611" w:rsidRDefault="009F3611" w:rsidP="009F3611">
            <w:pPr>
              <w:pStyle w:val="XML1"/>
              <w:rPr>
                <w:ins w:id="13546" w:author="Thomas Dietz" w:date="2012-08-08T17:05:00Z"/>
                <w:rPrChange w:id="13547" w:author="Thomas Dietz" w:date="2012-08-08T17:05:00Z">
                  <w:rPr>
                    <w:ins w:id="13548" w:author="Thomas Dietz" w:date="2012-08-08T17:05:00Z"/>
                    <w:lang w:val="de-DE"/>
                  </w:rPr>
                </w:rPrChange>
              </w:rPr>
            </w:pPr>
          </w:p>
          <w:p w14:paraId="55DB5DA6" w14:textId="77777777" w:rsidR="009F3611" w:rsidRPr="009F3611" w:rsidRDefault="009F3611" w:rsidP="009F3611">
            <w:pPr>
              <w:pStyle w:val="XML1"/>
              <w:rPr>
                <w:ins w:id="13549" w:author="Thomas Dietz" w:date="2012-08-08T17:05:00Z"/>
                <w:rPrChange w:id="13550" w:author="Thomas Dietz" w:date="2012-08-08T17:05:00Z">
                  <w:rPr>
                    <w:ins w:id="13551" w:author="Thomas Dietz" w:date="2012-08-08T17:05:00Z"/>
                    <w:lang w:val="de-DE"/>
                  </w:rPr>
                </w:rPrChange>
              </w:rPr>
            </w:pPr>
            <w:ins w:id="13552" w:author="Thomas Dietz" w:date="2012-08-08T17:05:00Z">
              <w:r w:rsidRPr="009F3611">
                <w:rPr>
                  <w:rPrChange w:id="13553" w:author="Thomas Dietz" w:date="2012-08-08T17:05:00Z">
                    <w:rPr>
                      <w:lang w:val="de-DE"/>
                    </w:rPr>
                  </w:rPrChange>
                </w:rPr>
                <w:t xml:space="preserve">  grouping OFControllerType {</w:t>
              </w:r>
            </w:ins>
          </w:p>
          <w:p w14:paraId="5BA48F6E" w14:textId="77777777" w:rsidR="009F3611" w:rsidRPr="009F3611" w:rsidRDefault="009F3611" w:rsidP="009F3611">
            <w:pPr>
              <w:pStyle w:val="XML1"/>
              <w:rPr>
                <w:ins w:id="13554" w:author="Thomas Dietz" w:date="2012-08-08T17:05:00Z"/>
                <w:rPrChange w:id="13555" w:author="Thomas Dietz" w:date="2012-08-08T17:05:00Z">
                  <w:rPr>
                    <w:ins w:id="13556" w:author="Thomas Dietz" w:date="2012-08-08T17:05:00Z"/>
                    <w:lang w:val="de-DE"/>
                  </w:rPr>
                </w:rPrChange>
              </w:rPr>
            </w:pPr>
            <w:ins w:id="13557" w:author="Thomas Dietz" w:date="2012-08-08T17:05:00Z">
              <w:r w:rsidRPr="009F3611">
                <w:rPr>
                  <w:rPrChange w:id="13558" w:author="Thomas Dietz" w:date="2012-08-08T17:05:00Z">
                    <w:rPr>
                      <w:lang w:val="de-DE"/>
                    </w:rPr>
                  </w:rPrChange>
                </w:rPr>
                <w:t xml:space="preserve">    description "This grouping specifies all properties of an</w:t>
              </w:r>
            </w:ins>
          </w:p>
          <w:p w14:paraId="531F5EE7" w14:textId="77777777" w:rsidR="009F3611" w:rsidRPr="009F3611" w:rsidRDefault="009F3611" w:rsidP="009F3611">
            <w:pPr>
              <w:pStyle w:val="XML1"/>
              <w:rPr>
                <w:ins w:id="13559" w:author="Thomas Dietz" w:date="2012-08-08T17:05:00Z"/>
                <w:rPrChange w:id="13560" w:author="Thomas Dietz" w:date="2012-08-08T17:05:00Z">
                  <w:rPr>
                    <w:ins w:id="13561" w:author="Thomas Dietz" w:date="2012-08-08T17:05:00Z"/>
                    <w:lang w:val="de-DE"/>
                  </w:rPr>
                </w:rPrChange>
              </w:rPr>
            </w:pPr>
            <w:ins w:id="13562" w:author="Thomas Dietz" w:date="2012-08-08T17:05:00Z">
              <w:r w:rsidRPr="009F3611">
                <w:rPr>
                  <w:rPrChange w:id="13563" w:author="Thomas Dietz" w:date="2012-08-08T17:05:00Z">
                    <w:rPr>
                      <w:lang w:val="de-DE"/>
                    </w:rPr>
                  </w:rPrChange>
                </w:rPr>
                <w:t xml:space="preserve">      OpenFlow Logical Switch Controller.</w:t>
              </w:r>
            </w:ins>
          </w:p>
          <w:p w14:paraId="7588ABFE" w14:textId="77777777" w:rsidR="009F3611" w:rsidRPr="009F3611" w:rsidRDefault="009F3611" w:rsidP="009F3611">
            <w:pPr>
              <w:pStyle w:val="XML1"/>
              <w:rPr>
                <w:ins w:id="13564" w:author="Thomas Dietz" w:date="2012-08-08T17:05:00Z"/>
                <w:rPrChange w:id="13565" w:author="Thomas Dietz" w:date="2012-08-08T17:05:00Z">
                  <w:rPr>
                    <w:ins w:id="13566" w:author="Thomas Dietz" w:date="2012-08-08T17:05:00Z"/>
                    <w:lang w:val="de-DE"/>
                  </w:rPr>
                </w:rPrChange>
              </w:rPr>
            </w:pPr>
          </w:p>
          <w:p w14:paraId="173B1494" w14:textId="77777777" w:rsidR="009F3611" w:rsidRPr="009F3611" w:rsidRDefault="009F3611" w:rsidP="009F3611">
            <w:pPr>
              <w:pStyle w:val="XML1"/>
              <w:rPr>
                <w:ins w:id="13567" w:author="Thomas Dietz" w:date="2012-08-08T17:05:00Z"/>
                <w:rPrChange w:id="13568" w:author="Thomas Dietz" w:date="2012-08-08T17:05:00Z">
                  <w:rPr>
                    <w:ins w:id="13569" w:author="Thomas Dietz" w:date="2012-08-08T17:05:00Z"/>
                    <w:lang w:val="de-DE"/>
                  </w:rPr>
                </w:rPrChange>
              </w:rPr>
            </w:pPr>
            <w:ins w:id="13570" w:author="Thomas Dietz" w:date="2012-08-08T17:05:00Z">
              <w:r w:rsidRPr="009F3611">
                <w:rPr>
                  <w:rPrChange w:id="13571" w:author="Thomas Dietz" w:date="2012-08-08T17:05:00Z">
                    <w:rPr>
                      <w:lang w:val="de-DE"/>
                    </w:rPr>
                  </w:rPrChange>
                </w:rPr>
                <w:t xml:space="preserve">      NETCONF &lt;edit-config&gt; operations MUST be implemented as </w:t>
              </w:r>
            </w:ins>
          </w:p>
          <w:p w14:paraId="50913B6B" w14:textId="77777777" w:rsidR="009F3611" w:rsidRPr="009F3611" w:rsidRDefault="009F3611" w:rsidP="009F3611">
            <w:pPr>
              <w:pStyle w:val="XML1"/>
              <w:rPr>
                <w:ins w:id="13572" w:author="Thomas Dietz" w:date="2012-08-08T17:05:00Z"/>
                <w:rPrChange w:id="13573" w:author="Thomas Dietz" w:date="2012-08-08T17:05:00Z">
                  <w:rPr>
                    <w:ins w:id="13574" w:author="Thomas Dietz" w:date="2012-08-08T17:05:00Z"/>
                    <w:lang w:val="de-DE"/>
                  </w:rPr>
                </w:rPrChange>
              </w:rPr>
            </w:pPr>
            <w:ins w:id="13575" w:author="Thomas Dietz" w:date="2012-08-08T17:05:00Z">
              <w:r w:rsidRPr="009F3611">
                <w:rPr>
                  <w:rPrChange w:id="13576" w:author="Thomas Dietz" w:date="2012-08-08T17:05:00Z">
                    <w:rPr>
                      <w:lang w:val="de-DE"/>
                    </w:rPr>
                  </w:rPrChange>
                </w:rPr>
                <w:t xml:space="preserve">      follows: </w:t>
              </w:r>
            </w:ins>
          </w:p>
          <w:p w14:paraId="6EA166EA" w14:textId="77777777" w:rsidR="009F3611" w:rsidRPr="009F3611" w:rsidRDefault="009F3611" w:rsidP="009F3611">
            <w:pPr>
              <w:pStyle w:val="XML1"/>
              <w:rPr>
                <w:ins w:id="13577" w:author="Thomas Dietz" w:date="2012-08-08T17:05:00Z"/>
                <w:rPrChange w:id="13578" w:author="Thomas Dietz" w:date="2012-08-08T17:05:00Z">
                  <w:rPr>
                    <w:ins w:id="13579" w:author="Thomas Dietz" w:date="2012-08-08T17:05:00Z"/>
                    <w:lang w:val="de-DE"/>
                  </w:rPr>
                </w:rPrChange>
              </w:rPr>
            </w:pPr>
          </w:p>
          <w:p w14:paraId="40F60031" w14:textId="77777777" w:rsidR="009F3611" w:rsidRPr="009F3611" w:rsidRDefault="009F3611" w:rsidP="009F3611">
            <w:pPr>
              <w:pStyle w:val="XML1"/>
              <w:rPr>
                <w:ins w:id="13580" w:author="Thomas Dietz" w:date="2012-08-08T17:05:00Z"/>
                <w:rPrChange w:id="13581" w:author="Thomas Dietz" w:date="2012-08-08T17:05:00Z">
                  <w:rPr>
                    <w:ins w:id="13582" w:author="Thomas Dietz" w:date="2012-08-08T17:05:00Z"/>
                    <w:lang w:val="de-DE"/>
                  </w:rPr>
                </w:rPrChange>
              </w:rPr>
            </w:pPr>
            <w:ins w:id="13583" w:author="Thomas Dietz" w:date="2012-08-08T17:05:00Z">
              <w:r w:rsidRPr="009F3611">
                <w:rPr>
                  <w:rPrChange w:id="13584" w:author="Thomas Dietz" w:date="2012-08-08T17:05:00Z">
                    <w:rPr>
                      <w:lang w:val="de-DE"/>
                    </w:rPr>
                  </w:rPrChange>
                </w:rPr>
                <w:t xml:space="preserve">      * The 'id' element MUST be present at all &lt;edit-config&gt;</w:t>
              </w:r>
            </w:ins>
          </w:p>
          <w:p w14:paraId="387221E8" w14:textId="77777777" w:rsidR="009F3611" w:rsidRPr="009F3611" w:rsidRDefault="009F3611" w:rsidP="009F3611">
            <w:pPr>
              <w:pStyle w:val="XML1"/>
              <w:rPr>
                <w:ins w:id="13585" w:author="Thomas Dietz" w:date="2012-08-08T17:05:00Z"/>
                <w:rPrChange w:id="13586" w:author="Thomas Dietz" w:date="2012-08-08T17:05:00Z">
                  <w:rPr>
                    <w:ins w:id="13587" w:author="Thomas Dietz" w:date="2012-08-08T17:05:00Z"/>
                    <w:lang w:val="de-DE"/>
                  </w:rPr>
                </w:rPrChange>
              </w:rPr>
            </w:pPr>
            <w:ins w:id="13588" w:author="Thomas Dietz" w:date="2012-08-08T17:05:00Z">
              <w:r w:rsidRPr="009F3611">
                <w:rPr>
                  <w:rPrChange w:id="13589" w:author="Thomas Dietz" w:date="2012-08-08T17:05:00Z">
                    <w:rPr>
                      <w:lang w:val="de-DE"/>
                    </w:rPr>
                  </w:rPrChange>
                </w:rPr>
                <w:t xml:space="preserve">        </w:t>
              </w:r>
              <w:proofErr w:type="gramStart"/>
              <w:r w:rsidRPr="009F3611">
                <w:rPr>
                  <w:rPrChange w:id="13590" w:author="Thomas Dietz" w:date="2012-08-08T17:05:00Z">
                    <w:rPr>
                      <w:lang w:val="de-DE"/>
                    </w:rPr>
                  </w:rPrChange>
                </w:rPr>
                <w:t>operations</w:t>
              </w:r>
              <w:proofErr w:type="gramEnd"/>
              <w:r w:rsidRPr="009F3611">
                <w:rPr>
                  <w:rPrChange w:id="13591" w:author="Thomas Dietz" w:date="2012-08-08T17:05:00Z">
                    <w:rPr>
                      <w:lang w:val="de-DE"/>
                    </w:rPr>
                  </w:rPrChange>
                </w:rPr>
                <w:t xml:space="preserve"> to identify the controller.</w:t>
              </w:r>
            </w:ins>
          </w:p>
          <w:p w14:paraId="0D8B8D69" w14:textId="77777777" w:rsidR="009F3611" w:rsidRPr="009F3611" w:rsidRDefault="009F3611" w:rsidP="009F3611">
            <w:pPr>
              <w:pStyle w:val="XML1"/>
              <w:rPr>
                <w:ins w:id="13592" w:author="Thomas Dietz" w:date="2012-08-08T17:05:00Z"/>
                <w:rPrChange w:id="13593" w:author="Thomas Dietz" w:date="2012-08-08T17:05:00Z">
                  <w:rPr>
                    <w:ins w:id="13594" w:author="Thomas Dietz" w:date="2012-08-08T17:05:00Z"/>
                    <w:lang w:val="de-DE"/>
                  </w:rPr>
                </w:rPrChange>
              </w:rPr>
            </w:pPr>
            <w:ins w:id="13595" w:author="Thomas Dietz" w:date="2012-08-08T17:05:00Z">
              <w:r w:rsidRPr="009F3611">
                <w:rPr>
                  <w:rPrChange w:id="13596" w:author="Thomas Dietz" w:date="2012-08-08T17:05:00Z">
                    <w:rPr>
                      <w:lang w:val="de-DE"/>
                    </w:rPr>
                  </w:rPrChange>
                </w:rPr>
                <w:t xml:space="preserve">      * If the operation is 'merge' or 'replace', the element is</w:t>
              </w:r>
            </w:ins>
          </w:p>
          <w:p w14:paraId="3DBCBD9A" w14:textId="77777777" w:rsidR="009F3611" w:rsidRPr="009F3611" w:rsidRDefault="009F3611" w:rsidP="009F3611">
            <w:pPr>
              <w:pStyle w:val="XML1"/>
              <w:rPr>
                <w:ins w:id="13597" w:author="Thomas Dietz" w:date="2012-08-08T17:05:00Z"/>
                <w:rPrChange w:id="13598" w:author="Thomas Dietz" w:date="2012-08-08T17:05:00Z">
                  <w:rPr>
                    <w:ins w:id="13599" w:author="Thomas Dietz" w:date="2012-08-08T17:05:00Z"/>
                    <w:lang w:val="de-DE"/>
                  </w:rPr>
                </w:rPrChange>
              </w:rPr>
            </w:pPr>
            <w:ins w:id="13600" w:author="Thomas Dietz" w:date="2012-08-08T17:05:00Z">
              <w:r w:rsidRPr="009F3611">
                <w:rPr>
                  <w:rPrChange w:id="13601" w:author="Thomas Dietz" w:date="2012-08-08T17:05:00Z">
                    <w:rPr>
                      <w:lang w:val="de-DE"/>
                    </w:rPr>
                  </w:rPrChange>
                </w:rPr>
                <w:t xml:space="preserve">        created if it does not exist, and its value is set to the</w:t>
              </w:r>
            </w:ins>
          </w:p>
          <w:p w14:paraId="0CC2893A" w14:textId="77777777" w:rsidR="009F3611" w:rsidRPr="009F3611" w:rsidRDefault="009F3611" w:rsidP="009F3611">
            <w:pPr>
              <w:pStyle w:val="XML1"/>
              <w:rPr>
                <w:ins w:id="13602" w:author="Thomas Dietz" w:date="2012-08-08T17:05:00Z"/>
                <w:rPrChange w:id="13603" w:author="Thomas Dietz" w:date="2012-08-08T17:05:00Z">
                  <w:rPr>
                    <w:ins w:id="13604" w:author="Thomas Dietz" w:date="2012-08-08T17:05:00Z"/>
                    <w:lang w:val="de-DE"/>
                  </w:rPr>
                </w:rPrChange>
              </w:rPr>
            </w:pPr>
            <w:ins w:id="13605" w:author="Thomas Dietz" w:date="2012-08-08T17:05:00Z">
              <w:r w:rsidRPr="009F3611">
                <w:rPr>
                  <w:rPrChange w:id="13606" w:author="Thomas Dietz" w:date="2012-08-08T17:05:00Z">
                    <w:rPr>
                      <w:lang w:val="de-DE"/>
                    </w:rPr>
                  </w:rPrChange>
                </w:rPr>
                <w:t xml:space="preserve">        </w:t>
              </w:r>
              <w:proofErr w:type="gramStart"/>
              <w:r w:rsidRPr="009F3611">
                <w:rPr>
                  <w:rPrChange w:id="13607" w:author="Thomas Dietz" w:date="2012-08-08T17:05:00Z">
                    <w:rPr>
                      <w:lang w:val="de-DE"/>
                    </w:rPr>
                  </w:rPrChange>
                </w:rPr>
                <w:t>value</w:t>
              </w:r>
              <w:proofErr w:type="gramEnd"/>
              <w:r w:rsidRPr="009F3611">
                <w:rPr>
                  <w:rPrChange w:id="13608" w:author="Thomas Dietz" w:date="2012-08-08T17:05:00Z">
                    <w:rPr>
                      <w:lang w:val="de-DE"/>
                    </w:rPr>
                  </w:rPrChange>
                </w:rPr>
                <w:t xml:space="preserve"> found in the XML RPC data.</w:t>
              </w:r>
            </w:ins>
          </w:p>
          <w:p w14:paraId="1E17261A" w14:textId="77777777" w:rsidR="009F3611" w:rsidRPr="009F3611" w:rsidRDefault="009F3611" w:rsidP="009F3611">
            <w:pPr>
              <w:pStyle w:val="XML1"/>
              <w:rPr>
                <w:ins w:id="13609" w:author="Thomas Dietz" w:date="2012-08-08T17:05:00Z"/>
                <w:rPrChange w:id="13610" w:author="Thomas Dietz" w:date="2012-08-08T17:05:00Z">
                  <w:rPr>
                    <w:ins w:id="13611" w:author="Thomas Dietz" w:date="2012-08-08T17:05:00Z"/>
                    <w:lang w:val="de-DE"/>
                  </w:rPr>
                </w:rPrChange>
              </w:rPr>
            </w:pPr>
            <w:ins w:id="13612" w:author="Thomas Dietz" w:date="2012-08-08T17:05:00Z">
              <w:r w:rsidRPr="009F3611">
                <w:rPr>
                  <w:rPrChange w:id="13613" w:author="Thomas Dietz" w:date="2012-08-08T17:05:00Z">
                    <w:rPr>
                      <w:lang w:val="de-DE"/>
                    </w:rPr>
                  </w:rPrChange>
                </w:rPr>
                <w:t xml:space="preserve">      * If the operation is 'create', the element is created if it</w:t>
              </w:r>
            </w:ins>
          </w:p>
          <w:p w14:paraId="791D777A" w14:textId="77777777" w:rsidR="009F3611" w:rsidRPr="009F3611" w:rsidRDefault="009F3611" w:rsidP="009F3611">
            <w:pPr>
              <w:pStyle w:val="XML1"/>
              <w:rPr>
                <w:ins w:id="13614" w:author="Thomas Dietz" w:date="2012-08-08T17:05:00Z"/>
                <w:rPrChange w:id="13615" w:author="Thomas Dietz" w:date="2012-08-08T17:05:00Z">
                  <w:rPr>
                    <w:ins w:id="13616" w:author="Thomas Dietz" w:date="2012-08-08T17:05:00Z"/>
                    <w:lang w:val="de-DE"/>
                  </w:rPr>
                </w:rPrChange>
              </w:rPr>
            </w:pPr>
            <w:ins w:id="13617" w:author="Thomas Dietz" w:date="2012-08-08T17:05:00Z">
              <w:r w:rsidRPr="009F3611">
                <w:rPr>
                  <w:rPrChange w:id="13618" w:author="Thomas Dietz" w:date="2012-08-08T17:05:00Z">
                    <w:rPr>
                      <w:lang w:val="de-DE"/>
                    </w:rPr>
                  </w:rPrChange>
                </w:rPr>
                <w:t xml:space="preserve">        </w:t>
              </w:r>
              <w:proofErr w:type="gramStart"/>
              <w:r w:rsidRPr="009F3611">
                <w:rPr>
                  <w:rPrChange w:id="13619" w:author="Thomas Dietz" w:date="2012-08-08T17:05:00Z">
                    <w:rPr>
                      <w:lang w:val="de-DE"/>
                    </w:rPr>
                  </w:rPrChange>
                </w:rPr>
                <w:t>does</w:t>
              </w:r>
              <w:proofErr w:type="gramEnd"/>
              <w:r w:rsidRPr="009F3611">
                <w:rPr>
                  <w:rPrChange w:id="13620" w:author="Thomas Dietz" w:date="2012-08-08T17:05:00Z">
                    <w:rPr>
                      <w:lang w:val="de-DE"/>
                    </w:rPr>
                  </w:rPrChange>
                </w:rPr>
                <w:t xml:space="preserve"> not exist. If the element already exists, a</w:t>
              </w:r>
            </w:ins>
          </w:p>
          <w:p w14:paraId="7A7D80D2" w14:textId="77777777" w:rsidR="009F3611" w:rsidRPr="009F3611" w:rsidRDefault="009F3611" w:rsidP="009F3611">
            <w:pPr>
              <w:pStyle w:val="XML1"/>
              <w:rPr>
                <w:ins w:id="13621" w:author="Thomas Dietz" w:date="2012-08-08T17:05:00Z"/>
                <w:rPrChange w:id="13622" w:author="Thomas Dietz" w:date="2012-08-08T17:05:00Z">
                  <w:rPr>
                    <w:ins w:id="13623" w:author="Thomas Dietz" w:date="2012-08-08T17:05:00Z"/>
                    <w:lang w:val="de-DE"/>
                  </w:rPr>
                </w:rPrChange>
              </w:rPr>
            </w:pPr>
            <w:ins w:id="13624" w:author="Thomas Dietz" w:date="2012-08-08T17:05:00Z">
              <w:r w:rsidRPr="009F3611">
                <w:rPr>
                  <w:rPrChange w:id="13625" w:author="Thomas Dietz" w:date="2012-08-08T17:05:00Z">
                    <w:rPr>
                      <w:lang w:val="de-DE"/>
                    </w:rPr>
                  </w:rPrChange>
                </w:rPr>
                <w:t xml:space="preserve">        'data</w:t>
              </w:r>
              <w:r w:rsidRPr="009F3611">
                <w:rPr>
                  <w:rFonts w:ascii="MS Mincho" w:eastAsia="MS Mincho" w:hAnsi="MS Mincho" w:cs="MS Mincho"/>
                  <w:rPrChange w:id="13626" w:author="Thomas Dietz" w:date="2012-08-08T17:05:00Z">
                    <w:rPr>
                      <w:rFonts w:ascii="MS Mincho" w:eastAsia="MS Mincho" w:hAnsi="MS Mincho" w:cs="MS Mincho"/>
                      <w:lang w:val="de-DE"/>
                    </w:rPr>
                  </w:rPrChange>
                </w:rPr>
                <w:t>‑</w:t>
              </w:r>
              <w:r w:rsidRPr="009F3611">
                <w:rPr>
                  <w:rPrChange w:id="13627" w:author="Thomas Dietz" w:date="2012-08-08T17:05:00Z">
                    <w:rPr>
                      <w:lang w:val="de-DE"/>
                    </w:rPr>
                  </w:rPrChange>
                </w:rPr>
                <w:t>exists' error is returned.</w:t>
              </w:r>
            </w:ins>
          </w:p>
          <w:p w14:paraId="3BC40215" w14:textId="77777777" w:rsidR="009F3611" w:rsidRPr="009F3611" w:rsidRDefault="009F3611" w:rsidP="009F3611">
            <w:pPr>
              <w:pStyle w:val="XML1"/>
              <w:rPr>
                <w:ins w:id="13628" w:author="Thomas Dietz" w:date="2012-08-08T17:05:00Z"/>
                <w:rPrChange w:id="13629" w:author="Thomas Dietz" w:date="2012-08-08T17:05:00Z">
                  <w:rPr>
                    <w:ins w:id="13630" w:author="Thomas Dietz" w:date="2012-08-08T17:05:00Z"/>
                    <w:lang w:val="de-DE"/>
                  </w:rPr>
                </w:rPrChange>
              </w:rPr>
            </w:pPr>
            <w:ins w:id="13631" w:author="Thomas Dietz" w:date="2012-08-08T17:05:00Z">
              <w:r w:rsidRPr="009F3611">
                <w:rPr>
                  <w:rPrChange w:id="13632" w:author="Thomas Dietz" w:date="2012-08-08T17:05:00Z">
                    <w:rPr>
                      <w:lang w:val="de-DE"/>
                    </w:rPr>
                  </w:rPrChange>
                </w:rPr>
                <w:t xml:space="preserve">      * If the operation is 'delete', the element is deleted if it</w:t>
              </w:r>
            </w:ins>
          </w:p>
          <w:p w14:paraId="6990BAF7" w14:textId="77777777" w:rsidR="009F3611" w:rsidRPr="009F3611" w:rsidRDefault="009F3611" w:rsidP="009F3611">
            <w:pPr>
              <w:pStyle w:val="XML1"/>
              <w:rPr>
                <w:ins w:id="13633" w:author="Thomas Dietz" w:date="2012-08-08T17:05:00Z"/>
                <w:rPrChange w:id="13634" w:author="Thomas Dietz" w:date="2012-08-08T17:05:00Z">
                  <w:rPr>
                    <w:ins w:id="13635" w:author="Thomas Dietz" w:date="2012-08-08T17:05:00Z"/>
                    <w:lang w:val="de-DE"/>
                  </w:rPr>
                </w:rPrChange>
              </w:rPr>
            </w:pPr>
            <w:ins w:id="13636" w:author="Thomas Dietz" w:date="2012-08-08T17:05:00Z">
              <w:r w:rsidRPr="009F3611">
                <w:rPr>
                  <w:rPrChange w:id="13637" w:author="Thomas Dietz" w:date="2012-08-08T17:05:00Z">
                    <w:rPr>
                      <w:lang w:val="de-DE"/>
                    </w:rPr>
                  </w:rPrChange>
                </w:rPr>
                <w:t xml:space="preserve">        </w:t>
              </w:r>
              <w:proofErr w:type="gramStart"/>
              <w:r w:rsidRPr="009F3611">
                <w:rPr>
                  <w:rPrChange w:id="13638" w:author="Thomas Dietz" w:date="2012-08-08T17:05:00Z">
                    <w:rPr>
                      <w:lang w:val="de-DE"/>
                    </w:rPr>
                  </w:rPrChange>
                </w:rPr>
                <w:t>exists</w:t>
              </w:r>
              <w:proofErr w:type="gramEnd"/>
              <w:r w:rsidRPr="009F3611">
                <w:rPr>
                  <w:rPrChange w:id="13639" w:author="Thomas Dietz" w:date="2012-08-08T17:05:00Z">
                    <w:rPr>
                      <w:lang w:val="de-DE"/>
                    </w:rPr>
                  </w:rPrChange>
                </w:rPr>
                <w:t>. If the element does not exist, a 'data</w:t>
              </w:r>
              <w:r w:rsidRPr="009F3611">
                <w:rPr>
                  <w:rFonts w:ascii="MS Mincho" w:eastAsia="MS Mincho" w:hAnsi="MS Mincho" w:cs="MS Mincho"/>
                  <w:rPrChange w:id="13640" w:author="Thomas Dietz" w:date="2012-08-08T17:05:00Z">
                    <w:rPr>
                      <w:rFonts w:ascii="MS Mincho" w:eastAsia="MS Mincho" w:hAnsi="MS Mincho" w:cs="MS Mincho"/>
                      <w:lang w:val="de-DE"/>
                    </w:rPr>
                  </w:rPrChange>
                </w:rPr>
                <w:t>‑</w:t>
              </w:r>
              <w:r w:rsidRPr="009F3611">
                <w:rPr>
                  <w:rPrChange w:id="13641" w:author="Thomas Dietz" w:date="2012-08-08T17:05:00Z">
                    <w:rPr>
                      <w:lang w:val="de-DE"/>
                    </w:rPr>
                  </w:rPrChange>
                </w:rPr>
                <w:t>missing'</w:t>
              </w:r>
            </w:ins>
          </w:p>
          <w:p w14:paraId="70617FAD" w14:textId="77777777" w:rsidR="009F3611" w:rsidRPr="009F3611" w:rsidRDefault="009F3611" w:rsidP="009F3611">
            <w:pPr>
              <w:pStyle w:val="XML1"/>
              <w:rPr>
                <w:ins w:id="13642" w:author="Thomas Dietz" w:date="2012-08-08T17:05:00Z"/>
                <w:rPrChange w:id="13643" w:author="Thomas Dietz" w:date="2012-08-08T17:05:00Z">
                  <w:rPr>
                    <w:ins w:id="13644" w:author="Thomas Dietz" w:date="2012-08-08T17:05:00Z"/>
                    <w:lang w:val="de-DE"/>
                  </w:rPr>
                </w:rPrChange>
              </w:rPr>
            </w:pPr>
            <w:ins w:id="13645" w:author="Thomas Dietz" w:date="2012-08-08T17:05:00Z">
              <w:r w:rsidRPr="009F3611">
                <w:rPr>
                  <w:rPrChange w:id="13646" w:author="Thomas Dietz" w:date="2012-08-08T17:05:00Z">
                    <w:rPr>
                      <w:lang w:val="de-DE"/>
                    </w:rPr>
                  </w:rPrChange>
                </w:rPr>
                <w:t xml:space="preserve">        </w:t>
              </w:r>
              <w:proofErr w:type="gramStart"/>
              <w:r w:rsidRPr="009F3611">
                <w:rPr>
                  <w:rPrChange w:id="13647" w:author="Thomas Dietz" w:date="2012-08-08T17:05:00Z">
                    <w:rPr>
                      <w:lang w:val="de-DE"/>
                    </w:rPr>
                  </w:rPrChange>
                </w:rPr>
                <w:t>error</w:t>
              </w:r>
              <w:proofErr w:type="gramEnd"/>
              <w:r w:rsidRPr="009F3611">
                <w:rPr>
                  <w:rPrChange w:id="13648" w:author="Thomas Dietz" w:date="2012-08-08T17:05:00Z">
                    <w:rPr>
                      <w:lang w:val="de-DE"/>
                    </w:rPr>
                  </w:rPrChange>
                </w:rPr>
                <w:t xml:space="preserve"> is returned.";</w:t>
              </w:r>
            </w:ins>
          </w:p>
          <w:p w14:paraId="676C09E7" w14:textId="77777777" w:rsidR="009F3611" w:rsidRPr="009F3611" w:rsidRDefault="009F3611" w:rsidP="009F3611">
            <w:pPr>
              <w:pStyle w:val="XML1"/>
              <w:rPr>
                <w:ins w:id="13649" w:author="Thomas Dietz" w:date="2012-08-08T17:05:00Z"/>
                <w:rPrChange w:id="13650" w:author="Thomas Dietz" w:date="2012-08-08T17:05:00Z">
                  <w:rPr>
                    <w:ins w:id="13651" w:author="Thomas Dietz" w:date="2012-08-08T17:05:00Z"/>
                    <w:lang w:val="de-DE"/>
                  </w:rPr>
                </w:rPrChange>
              </w:rPr>
            </w:pPr>
            <w:ins w:id="13652" w:author="Thomas Dietz" w:date="2012-08-08T17:05:00Z">
              <w:r w:rsidRPr="009F3611">
                <w:rPr>
                  <w:rPrChange w:id="13653" w:author="Thomas Dietz" w:date="2012-08-08T17:05:00Z">
                    <w:rPr>
                      <w:lang w:val="de-DE"/>
                    </w:rPr>
                  </w:rPrChange>
                </w:rPr>
                <w:t xml:space="preserve">    leaf id {</w:t>
              </w:r>
            </w:ins>
          </w:p>
          <w:p w14:paraId="36C4DF13" w14:textId="77777777" w:rsidR="009F3611" w:rsidRPr="009F3611" w:rsidRDefault="009F3611" w:rsidP="009F3611">
            <w:pPr>
              <w:pStyle w:val="XML1"/>
              <w:rPr>
                <w:ins w:id="13654" w:author="Thomas Dietz" w:date="2012-08-08T17:05:00Z"/>
                <w:rPrChange w:id="13655" w:author="Thomas Dietz" w:date="2012-08-08T17:05:00Z">
                  <w:rPr>
                    <w:ins w:id="13656" w:author="Thomas Dietz" w:date="2012-08-08T17:05:00Z"/>
                    <w:lang w:val="de-DE"/>
                  </w:rPr>
                </w:rPrChange>
              </w:rPr>
            </w:pPr>
            <w:ins w:id="13657" w:author="Thomas Dietz" w:date="2012-08-08T17:05:00Z">
              <w:r w:rsidRPr="009F3611">
                <w:rPr>
                  <w:rPrChange w:id="13658" w:author="Thomas Dietz" w:date="2012-08-08T17:05:00Z">
                    <w:rPr>
                      <w:lang w:val="de-DE"/>
                    </w:rPr>
                  </w:rPrChange>
                </w:rPr>
                <w:t xml:space="preserve">      type OFConfigId;</w:t>
              </w:r>
            </w:ins>
          </w:p>
          <w:p w14:paraId="39AEB4EB" w14:textId="77777777" w:rsidR="009F3611" w:rsidRPr="009F3611" w:rsidRDefault="009F3611" w:rsidP="009F3611">
            <w:pPr>
              <w:pStyle w:val="XML1"/>
              <w:rPr>
                <w:ins w:id="13659" w:author="Thomas Dietz" w:date="2012-08-08T17:05:00Z"/>
                <w:rPrChange w:id="13660" w:author="Thomas Dietz" w:date="2012-08-08T17:05:00Z">
                  <w:rPr>
                    <w:ins w:id="13661" w:author="Thomas Dietz" w:date="2012-08-08T17:05:00Z"/>
                    <w:lang w:val="de-DE"/>
                  </w:rPr>
                </w:rPrChange>
              </w:rPr>
            </w:pPr>
            <w:ins w:id="13662" w:author="Thomas Dietz" w:date="2012-08-08T17:05:00Z">
              <w:r w:rsidRPr="009F3611">
                <w:rPr>
                  <w:rPrChange w:id="13663" w:author="Thomas Dietz" w:date="2012-08-08T17:05:00Z">
                    <w:rPr>
                      <w:lang w:val="de-DE"/>
                    </w:rPr>
                  </w:rPrChange>
                </w:rPr>
                <w:t xml:space="preserve">      mandatory true;</w:t>
              </w:r>
            </w:ins>
          </w:p>
          <w:p w14:paraId="7E5F6D1D" w14:textId="77777777" w:rsidR="009F3611" w:rsidRPr="009F3611" w:rsidRDefault="009F3611" w:rsidP="009F3611">
            <w:pPr>
              <w:pStyle w:val="XML1"/>
              <w:rPr>
                <w:ins w:id="13664" w:author="Thomas Dietz" w:date="2012-08-08T17:05:00Z"/>
                <w:rPrChange w:id="13665" w:author="Thomas Dietz" w:date="2012-08-08T17:05:00Z">
                  <w:rPr>
                    <w:ins w:id="13666" w:author="Thomas Dietz" w:date="2012-08-08T17:05:00Z"/>
                    <w:lang w:val="de-DE"/>
                  </w:rPr>
                </w:rPrChange>
              </w:rPr>
            </w:pPr>
            <w:ins w:id="13667" w:author="Thomas Dietz" w:date="2012-08-08T17:05:00Z">
              <w:r w:rsidRPr="009F3611">
                <w:rPr>
                  <w:rPrChange w:id="13668" w:author="Thomas Dietz" w:date="2012-08-08T17:05:00Z">
                    <w:rPr>
                      <w:lang w:val="de-DE"/>
                    </w:rPr>
                  </w:rPrChange>
                </w:rPr>
                <w:t xml:space="preserve">      description "A unique but locally arbitrary identifier that</w:t>
              </w:r>
            </w:ins>
          </w:p>
          <w:p w14:paraId="2DE9F842" w14:textId="77777777" w:rsidR="009F3611" w:rsidRPr="009F3611" w:rsidRDefault="009F3611" w:rsidP="009F3611">
            <w:pPr>
              <w:pStyle w:val="XML1"/>
              <w:rPr>
                <w:ins w:id="13669" w:author="Thomas Dietz" w:date="2012-08-08T17:05:00Z"/>
                <w:rPrChange w:id="13670" w:author="Thomas Dietz" w:date="2012-08-08T17:05:00Z">
                  <w:rPr>
                    <w:ins w:id="13671" w:author="Thomas Dietz" w:date="2012-08-08T17:05:00Z"/>
                    <w:lang w:val="de-DE"/>
                  </w:rPr>
                </w:rPrChange>
              </w:rPr>
            </w:pPr>
            <w:ins w:id="13672" w:author="Thomas Dietz" w:date="2012-08-08T17:05:00Z">
              <w:r w:rsidRPr="009F3611">
                <w:rPr>
                  <w:rPrChange w:id="13673" w:author="Thomas Dietz" w:date="2012-08-08T17:05:00Z">
                    <w:rPr>
                      <w:lang w:val="de-DE"/>
                    </w:rPr>
                  </w:rPrChange>
                </w:rPr>
                <w:t xml:space="preserve">        uniquely identifies an OpenFlow Controller within the</w:t>
              </w:r>
            </w:ins>
          </w:p>
          <w:p w14:paraId="03E5C616" w14:textId="77777777" w:rsidR="009F3611" w:rsidRPr="009F3611" w:rsidRDefault="009F3611" w:rsidP="009F3611">
            <w:pPr>
              <w:pStyle w:val="XML1"/>
              <w:rPr>
                <w:ins w:id="13674" w:author="Thomas Dietz" w:date="2012-08-08T17:05:00Z"/>
                <w:rPrChange w:id="13675" w:author="Thomas Dietz" w:date="2012-08-08T17:05:00Z">
                  <w:rPr>
                    <w:ins w:id="13676" w:author="Thomas Dietz" w:date="2012-08-08T17:05:00Z"/>
                    <w:lang w:val="de-DE"/>
                  </w:rPr>
                </w:rPrChange>
              </w:rPr>
            </w:pPr>
            <w:ins w:id="13677" w:author="Thomas Dietz" w:date="2012-08-08T17:05:00Z">
              <w:r w:rsidRPr="009F3611">
                <w:rPr>
                  <w:rPrChange w:id="13678" w:author="Thomas Dietz" w:date="2012-08-08T17:05:00Z">
                    <w:rPr>
                      <w:lang w:val="de-DE"/>
                    </w:rPr>
                  </w:rPrChange>
                </w:rPr>
                <w:t xml:space="preserve">        </w:t>
              </w:r>
              <w:proofErr w:type="gramStart"/>
              <w:r w:rsidRPr="009F3611">
                <w:rPr>
                  <w:rPrChange w:id="13679" w:author="Thomas Dietz" w:date="2012-08-08T17:05:00Z">
                    <w:rPr>
                      <w:lang w:val="de-DE"/>
                    </w:rPr>
                  </w:rPrChange>
                </w:rPr>
                <w:t>context</w:t>
              </w:r>
              <w:proofErr w:type="gramEnd"/>
              <w:r w:rsidRPr="009F3611">
                <w:rPr>
                  <w:rPrChange w:id="13680" w:author="Thomas Dietz" w:date="2012-08-08T17:05:00Z">
                    <w:rPr>
                      <w:lang w:val="de-DE"/>
                    </w:rPr>
                  </w:rPrChange>
                </w:rPr>
                <w:t xml:space="preserve"> of an OpenFlow Capable Switch.  It MUST be</w:t>
              </w:r>
            </w:ins>
          </w:p>
          <w:p w14:paraId="20ECDFC2" w14:textId="77777777" w:rsidR="009F3611" w:rsidRPr="009F3611" w:rsidRDefault="009F3611" w:rsidP="009F3611">
            <w:pPr>
              <w:pStyle w:val="XML1"/>
              <w:rPr>
                <w:ins w:id="13681" w:author="Thomas Dietz" w:date="2012-08-08T17:05:00Z"/>
                <w:rPrChange w:id="13682" w:author="Thomas Dietz" w:date="2012-08-08T17:05:00Z">
                  <w:rPr>
                    <w:ins w:id="13683" w:author="Thomas Dietz" w:date="2012-08-08T17:05:00Z"/>
                    <w:lang w:val="de-DE"/>
                  </w:rPr>
                </w:rPrChange>
              </w:rPr>
            </w:pPr>
            <w:ins w:id="13684" w:author="Thomas Dietz" w:date="2012-08-08T17:05:00Z">
              <w:r w:rsidRPr="009F3611">
                <w:rPr>
                  <w:rPrChange w:id="13685" w:author="Thomas Dietz" w:date="2012-08-08T17:05:00Z">
                    <w:rPr>
                      <w:lang w:val="de-DE"/>
                    </w:rPr>
                  </w:rPrChange>
                </w:rPr>
                <w:t xml:space="preserve">        </w:t>
              </w:r>
              <w:proofErr w:type="gramStart"/>
              <w:r w:rsidRPr="009F3611">
                <w:rPr>
                  <w:rPrChange w:id="13686" w:author="Thomas Dietz" w:date="2012-08-08T17:05:00Z">
                    <w:rPr>
                      <w:lang w:val="de-DE"/>
                    </w:rPr>
                  </w:rPrChange>
                </w:rPr>
                <w:t>persistent</w:t>
              </w:r>
              <w:proofErr w:type="gramEnd"/>
              <w:r w:rsidRPr="009F3611">
                <w:rPr>
                  <w:rPrChange w:id="13687" w:author="Thomas Dietz" w:date="2012-08-08T17:05:00Z">
                    <w:rPr>
                      <w:lang w:val="de-DE"/>
                    </w:rPr>
                  </w:rPrChange>
                </w:rPr>
                <w:t xml:space="preserve"> across reboots of the OpenFlow Capable Switch.</w:t>
              </w:r>
            </w:ins>
          </w:p>
          <w:p w14:paraId="3A50DDEF" w14:textId="77777777" w:rsidR="009F3611" w:rsidRPr="009F3611" w:rsidRDefault="009F3611" w:rsidP="009F3611">
            <w:pPr>
              <w:pStyle w:val="XML1"/>
              <w:rPr>
                <w:ins w:id="13688" w:author="Thomas Dietz" w:date="2012-08-08T17:05:00Z"/>
                <w:rPrChange w:id="13689" w:author="Thomas Dietz" w:date="2012-08-08T17:05:00Z">
                  <w:rPr>
                    <w:ins w:id="13690" w:author="Thomas Dietz" w:date="2012-08-08T17:05:00Z"/>
                    <w:lang w:val="de-DE"/>
                  </w:rPr>
                </w:rPrChange>
              </w:rPr>
            </w:pPr>
          </w:p>
          <w:p w14:paraId="4B5EE61A" w14:textId="77777777" w:rsidR="009F3611" w:rsidRPr="009F3611" w:rsidRDefault="009F3611" w:rsidP="009F3611">
            <w:pPr>
              <w:pStyle w:val="XML1"/>
              <w:rPr>
                <w:ins w:id="13691" w:author="Thomas Dietz" w:date="2012-08-08T17:05:00Z"/>
                <w:rPrChange w:id="13692" w:author="Thomas Dietz" w:date="2012-08-08T17:05:00Z">
                  <w:rPr>
                    <w:ins w:id="13693" w:author="Thomas Dietz" w:date="2012-08-08T17:05:00Z"/>
                    <w:lang w:val="de-DE"/>
                  </w:rPr>
                </w:rPrChange>
              </w:rPr>
            </w:pPr>
            <w:ins w:id="13694" w:author="Thomas Dietz" w:date="2012-08-08T17:05:00Z">
              <w:r w:rsidRPr="009F3611">
                <w:rPr>
                  <w:rPrChange w:id="13695" w:author="Thomas Dietz" w:date="2012-08-08T17:05:00Z">
                    <w:rPr>
                      <w:lang w:val="de-DE"/>
                    </w:rPr>
                  </w:rPrChange>
                </w:rPr>
                <w:t xml:space="preserve">        This element MUST be present to identify the OpenFlow</w:t>
              </w:r>
            </w:ins>
          </w:p>
          <w:p w14:paraId="12AE49D7" w14:textId="77777777" w:rsidR="009F3611" w:rsidRPr="009F3611" w:rsidRDefault="009F3611" w:rsidP="009F3611">
            <w:pPr>
              <w:pStyle w:val="XML1"/>
              <w:rPr>
                <w:ins w:id="13696" w:author="Thomas Dietz" w:date="2012-08-08T17:05:00Z"/>
                <w:rPrChange w:id="13697" w:author="Thomas Dietz" w:date="2012-08-08T17:05:00Z">
                  <w:rPr>
                    <w:ins w:id="13698" w:author="Thomas Dietz" w:date="2012-08-08T17:05:00Z"/>
                    <w:lang w:val="de-DE"/>
                  </w:rPr>
                </w:rPrChange>
              </w:rPr>
            </w:pPr>
            <w:ins w:id="13699" w:author="Thomas Dietz" w:date="2012-08-08T17:05:00Z">
              <w:r w:rsidRPr="009F3611">
                <w:rPr>
                  <w:rPrChange w:id="13700" w:author="Thomas Dietz" w:date="2012-08-08T17:05:00Z">
                    <w:rPr>
                      <w:lang w:val="de-DE"/>
                    </w:rPr>
                  </w:rPrChange>
                </w:rPr>
                <w:t xml:space="preserve">        </w:t>
              </w:r>
              <w:proofErr w:type="gramStart"/>
              <w:r w:rsidRPr="009F3611">
                <w:rPr>
                  <w:rPrChange w:id="13701" w:author="Thomas Dietz" w:date="2012-08-08T17:05:00Z">
                    <w:rPr>
                      <w:lang w:val="de-DE"/>
                    </w:rPr>
                  </w:rPrChange>
                </w:rPr>
                <w:t>controller</w:t>
              </w:r>
              <w:proofErr w:type="gramEnd"/>
              <w:r w:rsidRPr="009F3611">
                <w:rPr>
                  <w:rPrChange w:id="13702" w:author="Thomas Dietz" w:date="2012-08-08T17:05:00Z">
                    <w:rPr>
                      <w:lang w:val="de-DE"/>
                    </w:rPr>
                  </w:rPrChange>
                </w:rPr>
                <w:t>.";</w:t>
              </w:r>
            </w:ins>
          </w:p>
          <w:p w14:paraId="43538124" w14:textId="77777777" w:rsidR="009F3611" w:rsidRPr="009F3611" w:rsidRDefault="009F3611" w:rsidP="009F3611">
            <w:pPr>
              <w:pStyle w:val="XML1"/>
              <w:rPr>
                <w:ins w:id="13703" w:author="Thomas Dietz" w:date="2012-08-08T17:05:00Z"/>
                <w:rPrChange w:id="13704" w:author="Thomas Dietz" w:date="2012-08-08T17:05:00Z">
                  <w:rPr>
                    <w:ins w:id="13705" w:author="Thomas Dietz" w:date="2012-08-08T17:05:00Z"/>
                    <w:lang w:val="de-DE"/>
                  </w:rPr>
                </w:rPrChange>
              </w:rPr>
            </w:pPr>
            <w:ins w:id="13706" w:author="Thomas Dietz" w:date="2012-08-08T17:05:00Z">
              <w:r w:rsidRPr="009F3611">
                <w:rPr>
                  <w:rPrChange w:id="13707" w:author="Thomas Dietz" w:date="2012-08-08T17:05:00Z">
                    <w:rPr>
                      <w:lang w:val="de-DE"/>
                    </w:rPr>
                  </w:rPrChange>
                </w:rPr>
                <w:t xml:space="preserve">    }</w:t>
              </w:r>
            </w:ins>
          </w:p>
          <w:p w14:paraId="758E1937" w14:textId="77777777" w:rsidR="009F3611" w:rsidRPr="009F3611" w:rsidRDefault="009F3611" w:rsidP="009F3611">
            <w:pPr>
              <w:pStyle w:val="XML1"/>
              <w:rPr>
                <w:ins w:id="13708" w:author="Thomas Dietz" w:date="2012-08-08T17:05:00Z"/>
                <w:rPrChange w:id="13709" w:author="Thomas Dietz" w:date="2012-08-08T17:05:00Z">
                  <w:rPr>
                    <w:ins w:id="13710" w:author="Thomas Dietz" w:date="2012-08-08T17:05:00Z"/>
                    <w:lang w:val="de-DE"/>
                  </w:rPr>
                </w:rPrChange>
              </w:rPr>
            </w:pPr>
            <w:ins w:id="13711" w:author="Thomas Dietz" w:date="2012-08-08T17:05:00Z">
              <w:r w:rsidRPr="009F3611">
                <w:rPr>
                  <w:rPrChange w:id="13712" w:author="Thomas Dietz" w:date="2012-08-08T17:05:00Z">
                    <w:rPr>
                      <w:lang w:val="de-DE"/>
                    </w:rPr>
                  </w:rPrChange>
                </w:rPr>
                <w:t xml:space="preserve">    leaf role {</w:t>
              </w:r>
            </w:ins>
          </w:p>
          <w:p w14:paraId="676A5CB2" w14:textId="77777777" w:rsidR="009F3611" w:rsidRPr="009F3611" w:rsidRDefault="009F3611" w:rsidP="009F3611">
            <w:pPr>
              <w:pStyle w:val="XML1"/>
              <w:rPr>
                <w:ins w:id="13713" w:author="Thomas Dietz" w:date="2012-08-08T17:05:00Z"/>
                <w:rPrChange w:id="13714" w:author="Thomas Dietz" w:date="2012-08-08T17:05:00Z">
                  <w:rPr>
                    <w:ins w:id="13715" w:author="Thomas Dietz" w:date="2012-08-08T17:05:00Z"/>
                    <w:lang w:val="de-DE"/>
                  </w:rPr>
                </w:rPrChange>
              </w:rPr>
            </w:pPr>
            <w:ins w:id="13716" w:author="Thomas Dietz" w:date="2012-08-08T17:05:00Z">
              <w:r w:rsidRPr="009F3611">
                <w:rPr>
                  <w:rPrChange w:id="13717" w:author="Thomas Dietz" w:date="2012-08-08T17:05:00Z">
                    <w:rPr>
                      <w:lang w:val="de-DE"/>
                    </w:rPr>
                  </w:rPrChange>
                </w:rPr>
                <w:t xml:space="preserve">      type enumeration {</w:t>
              </w:r>
            </w:ins>
          </w:p>
          <w:p w14:paraId="76731352" w14:textId="77777777" w:rsidR="009F3611" w:rsidRPr="009F3611" w:rsidRDefault="009F3611" w:rsidP="009F3611">
            <w:pPr>
              <w:pStyle w:val="XML1"/>
              <w:rPr>
                <w:ins w:id="13718" w:author="Thomas Dietz" w:date="2012-08-08T17:05:00Z"/>
                <w:rPrChange w:id="13719" w:author="Thomas Dietz" w:date="2012-08-08T17:05:00Z">
                  <w:rPr>
                    <w:ins w:id="13720" w:author="Thomas Dietz" w:date="2012-08-08T17:05:00Z"/>
                    <w:lang w:val="de-DE"/>
                  </w:rPr>
                </w:rPrChange>
              </w:rPr>
            </w:pPr>
            <w:ins w:id="13721" w:author="Thomas Dietz" w:date="2012-08-08T17:05:00Z">
              <w:r w:rsidRPr="009F3611">
                <w:rPr>
                  <w:rPrChange w:id="13722" w:author="Thomas Dietz" w:date="2012-08-08T17:05:00Z">
                    <w:rPr>
                      <w:lang w:val="de-DE"/>
                    </w:rPr>
                  </w:rPrChange>
                </w:rPr>
                <w:t xml:space="preserve">        enum master;</w:t>
              </w:r>
            </w:ins>
          </w:p>
          <w:p w14:paraId="37B917E4" w14:textId="77777777" w:rsidR="009F3611" w:rsidRPr="009F3611" w:rsidRDefault="009F3611" w:rsidP="009F3611">
            <w:pPr>
              <w:pStyle w:val="XML1"/>
              <w:rPr>
                <w:ins w:id="13723" w:author="Thomas Dietz" w:date="2012-08-08T17:05:00Z"/>
                <w:rPrChange w:id="13724" w:author="Thomas Dietz" w:date="2012-08-08T17:05:00Z">
                  <w:rPr>
                    <w:ins w:id="13725" w:author="Thomas Dietz" w:date="2012-08-08T17:05:00Z"/>
                    <w:lang w:val="de-DE"/>
                  </w:rPr>
                </w:rPrChange>
              </w:rPr>
            </w:pPr>
            <w:ins w:id="13726" w:author="Thomas Dietz" w:date="2012-08-08T17:05:00Z">
              <w:r w:rsidRPr="009F3611">
                <w:rPr>
                  <w:rPrChange w:id="13727" w:author="Thomas Dietz" w:date="2012-08-08T17:05:00Z">
                    <w:rPr>
                      <w:lang w:val="de-DE"/>
                    </w:rPr>
                  </w:rPrChange>
                </w:rPr>
                <w:t xml:space="preserve">        enum slave;</w:t>
              </w:r>
            </w:ins>
          </w:p>
          <w:p w14:paraId="52D65D45" w14:textId="77777777" w:rsidR="009F3611" w:rsidRPr="009F3611" w:rsidRDefault="009F3611" w:rsidP="009F3611">
            <w:pPr>
              <w:pStyle w:val="XML1"/>
              <w:rPr>
                <w:ins w:id="13728" w:author="Thomas Dietz" w:date="2012-08-08T17:05:00Z"/>
                <w:rPrChange w:id="13729" w:author="Thomas Dietz" w:date="2012-08-08T17:05:00Z">
                  <w:rPr>
                    <w:ins w:id="13730" w:author="Thomas Dietz" w:date="2012-08-08T17:05:00Z"/>
                    <w:lang w:val="de-DE"/>
                  </w:rPr>
                </w:rPrChange>
              </w:rPr>
            </w:pPr>
            <w:ins w:id="13731" w:author="Thomas Dietz" w:date="2012-08-08T17:05:00Z">
              <w:r w:rsidRPr="009F3611">
                <w:rPr>
                  <w:rPrChange w:id="13732" w:author="Thomas Dietz" w:date="2012-08-08T17:05:00Z">
                    <w:rPr>
                      <w:lang w:val="de-DE"/>
                    </w:rPr>
                  </w:rPrChange>
                </w:rPr>
                <w:t xml:space="preserve">        enum equal;</w:t>
              </w:r>
            </w:ins>
          </w:p>
          <w:p w14:paraId="04C4F8EF" w14:textId="77777777" w:rsidR="009F3611" w:rsidRPr="009F3611" w:rsidRDefault="009F3611" w:rsidP="009F3611">
            <w:pPr>
              <w:pStyle w:val="XML1"/>
              <w:rPr>
                <w:ins w:id="13733" w:author="Thomas Dietz" w:date="2012-08-08T17:05:00Z"/>
                <w:rPrChange w:id="13734" w:author="Thomas Dietz" w:date="2012-08-08T17:05:00Z">
                  <w:rPr>
                    <w:ins w:id="13735" w:author="Thomas Dietz" w:date="2012-08-08T17:05:00Z"/>
                    <w:lang w:val="de-DE"/>
                  </w:rPr>
                </w:rPrChange>
              </w:rPr>
            </w:pPr>
            <w:ins w:id="13736" w:author="Thomas Dietz" w:date="2012-08-08T17:05:00Z">
              <w:r w:rsidRPr="009F3611">
                <w:rPr>
                  <w:rPrChange w:id="13737" w:author="Thomas Dietz" w:date="2012-08-08T17:05:00Z">
                    <w:rPr>
                      <w:lang w:val="de-DE"/>
                    </w:rPr>
                  </w:rPrChange>
                </w:rPr>
                <w:t xml:space="preserve">      }</w:t>
              </w:r>
            </w:ins>
          </w:p>
          <w:p w14:paraId="138EACA3" w14:textId="77777777" w:rsidR="009F3611" w:rsidRPr="009F3611" w:rsidRDefault="009F3611" w:rsidP="009F3611">
            <w:pPr>
              <w:pStyle w:val="XML1"/>
              <w:rPr>
                <w:ins w:id="13738" w:author="Thomas Dietz" w:date="2012-08-08T17:05:00Z"/>
                <w:rPrChange w:id="13739" w:author="Thomas Dietz" w:date="2012-08-08T17:05:00Z">
                  <w:rPr>
                    <w:ins w:id="13740" w:author="Thomas Dietz" w:date="2012-08-08T17:05:00Z"/>
                    <w:lang w:val="de-DE"/>
                  </w:rPr>
                </w:rPrChange>
              </w:rPr>
            </w:pPr>
            <w:ins w:id="13741" w:author="Thomas Dietz" w:date="2012-08-08T17:05:00Z">
              <w:r w:rsidRPr="009F3611">
                <w:rPr>
                  <w:rPrChange w:id="13742" w:author="Thomas Dietz" w:date="2012-08-08T17:05:00Z">
                    <w:rPr>
                      <w:lang w:val="de-DE"/>
                    </w:rPr>
                  </w:rPrChange>
                </w:rPr>
                <w:t xml:space="preserve">      default equal;</w:t>
              </w:r>
            </w:ins>
          </w:p>
          <w:p w14:paraId="6381AB73" w14:textId="77777777" w:rsidR="009F3611" w:rsidRPr="009F3611" w:rsidRDefault="009F3611" w:rsidP="009F3611">
            <w:pPr>
              <w:pStyle w:val="XML1"/>
              <w:rPr>
                <w:ins w:id="13743" w:author="Thomas Dietz" w:date="2012-08-08T17:05:00Z"/>
                <w:rPrChange w:id="13744" w:author="Thomas Dietz" w:date="2012-08-08T17:05:00Z">
                  <w:rPr>
                    <w:ins w:id="13745" w:author="Thomas Dietz" w:date="2012-08-08T17:05:00Z"/>
                    <w:lang w:val="de-DE"/>
                  </w:rPr>
                </w:rPrChange>
              </w:rPr>
            </w:pPr>
            <w:ins w:id="13746" w:author="Thomas Dietz" w:date="2012-08-08T17:05:00Z">
              <w:r w:rsidRPr="009F3611">
                <w:rPr>
                  <w:rPrChange w:id="13747" w:author="Thomas Dietz" w:date="2012-08-08T17:05:00Z">
                    <w:rPr>
                      <w:lang w:val="de-DE"/>
                    </w:rPr>
                  </w:rPrChange>
                </w:rPr>
                <w:t xml:space="preserve">      description "This element indicates the role of the OpenFlow </w:t>
              </w:r>
            </w:ins>
          </w:p>
          <w:p w14:paraId="009B4A80" w14:textId="77777777" w:rsidR="009F3611" w:rsidRPr="009F3611" w:rsidRDefault="009F3611" w:rsidP="009F3611">
            <w:pPr>
              <w:pStyle w:val="XML1"/>
              <w:rPr>
                <w:ins w:id="13748" w:author="Thomas Dietz" w:date="2012-08-08T17:05:00Z"/>
                <w:rPrChange w:id="13749" w:author="Thomas Dietz" w:date="2012-08-08T17:05:00Z">
                  <w:rPr>
                    <w:ins w:id="13750" w:author="Thomas Dietz" w:date="2012-08-08T17:05:00Z"/>
                    <w:lang w:val="de-DE"/>
                  </w:rPr>
                </w:rPrChange>
              </w:rPr>
            </w:pPr>
            <w:ins w:id="13751" w:author="Thomas Dietz" w:date="2012-08-08T17:05:00Z">
              <w:r w:rsidRPr="009F3611">
                <w:rPr>
                  <w:rPrChange w:id="13752" w:author="Thomas Dietz" w:date="2012-08-08T17:05:00Z">
                    <w:rPr>
                      <w:lang w:val="de-DE"/>
                    </w:rPr>
                  </w:rPrChange>
                </w:rPr>
                <w:t xml:space="preserve">        Controller.  Semantics of these roles are specified in the </w:t>
              </w:r>
            </w:ins>
          </w:p>
          <w:p w14:paraId="6085BD4E" w14:textId="77777777" w:rsidR="009F3611" w:rsidRPr="009F3611" w:rsidRDefault="009F3611" w:rsidP="009F3611">
            <w:pPr>
              <w:pStyle w:val="XML1"/>
              <w:rPr>
                <w:ins w:id="13753" w:author="Thomas Dietz" w:date="2012-08-08T17:05:00Z"/>
                <w:rPrChange w:id="13754" w:author="Thomas Dietz" w:date="2012-08-08T17:05:00Z">
                  <w:rPr>
                    <w:ins w:id="13755" w:author="Thomas Dietz" w:date="2012-08-08T17:05:00Z"/>
                    <w:lang w:val="de-DE"/>
                  </w:rPr>
                </w:rPrChange>
              </w:rPr>
            </w:pPr>
            <w:ins w:id="13756" w:author="Thomas Dietz" w:date="2012-08-08T17:05:00Z">
              <w:r w:rsidRPr="009F3611">
                <w:rPr>
                  <w:rPrChange w:id="13757" w:author="Thomas Dietz" w:date="2012-08-08T17:05:00Z">
                    <w:rPr>
                      <w:lang w:val="de-DE"/>
                    </w:rPr>
                  </w:rPrChange>
                </w:rPr>
                <w:t xml:space="preserve">        OpenFlow specifications 1.0 - 1.3.1.  It is RECOMMENDED</w:t>
              </w:r>
            </w:ins>
          </w:p>
          <w:p w14:paraId="05BC4B02" w14:textId="77777777" w:rsidR="009F3611" w:rsidRPr="009F3611" w:rsidRDefault="009F3611" w:rsidP="009F3611">
            <w:pPr>
              <w:pStyle w:val="XML1"/>
              <w:rPr>
                <w:ins w:id="13758" w:author="Thomas Dietz" w:date="2012-08-08T17:05:00Z"/>
                <w:rPrChange w:id="13759" w:author="Thomas Dietz" w:date="2012-08-08T17:05:00Z">
                  <w:rPr>
                    <w:ins w:id="13760" w:author="Thomas Dietz" w:date="2012-08-08T17:05:00Z"/>
                    <w:lang w:val="de-DE"/>
                  </w:rPr>
                </w:rPrChange>
              </w:rPr>
            </w:pPr>
            <w:ins w:id="13761" w:author="Thomas Dietz" w:date="2012-08-08T17:05:00Z">
              <w:r w:rsidRPr="009F3611">
                <w:rPr>
                  <w:rPrChange w:id="13762" w:author="Thomas Dietz" w:date="2012-08-08T17:05:00Z">
                    <w:rPr>
                      <w:lang w:val="de-DE"/>
                    </w:rPr>
                  </w:rPrChange>
                </w:rPr>
                <w:t xml:space="preserve">        that the roles of controllers are not configured by</w:t>
              </w:r>
            </w:ins>
          </w:p>
          <w:p w14:paraId="2396395C" w14:textId="77777777" w:rsidR="009F3611" w:rsidRPr="009F3611" w:rsidRDefault="009F3611" w:rsidP="009F3611">
            <w:pPr>
              <w:pStyle w:val="XML1"/>
              <w:rPr>
                <w:ins w:id="13763" w:author="Thomas Dietz" w:date="2012-08-08T17:05:00Z"/>
                <w:rPrChange w:id="13764" w:author="Thomas Dietz" w:date="2012-08-08T17:05:00Z">
                  <w:rPr>
                    <w:ins w:id="13765" w:author="Thomas Dietz" w:date="2012-08-08T17:05:00Z"/>
                    <w:lang w:val="de-DE"/>
                  </w:rPr>
                </w:rPrChange>
              </w:rPr>
            </w:pPr>
            <w:ins w:id="13766" w:author="Thomas Dietz" w:date="2012-08-08T17:05:00Z">
              <w:r w:rsidRPr="009F3611">
                <w:rPr>
                  <w:rPrChange w:id="13767" w:author="Thomas Dietz" w:date="2012-08-08T17:05:00Z">
                    <w:rPr>
                      <w:lang w:val="de-DE"/>
                    </w:rPr>
                  </w:rPrChange>
                </w:rPr>
                <w:t xml:space="preserve">        OF-CONFIG 1.1.1 but determined using the OpenFlow protocol.</w:t>
              </w:r>
            </w:ins>
          </w:p>
          <w:p w14:paraId="552349A6" w14:textId="77777777" w:rsidR="009F3611" w:rsidRPr="009F3611" w:rsidRDefault="009F3611" w:rsidP="009F3611">
            <w:pPr>
              <w:pStyle w:val="XML1"/>
              <w:rPr>
                <w:ins w:id="13768" w:author="Thomas Dietz" w:date="2012-08-08T17:05:00Z"/>
                <w:rPrChange w:id="13769" w:author="Thomas Dietz" w:date="2012-08-08T17:05:00Z">
                  <w:rPr>
                    <w:ins w:id="13770" w:author="Thomas Dietz" w:date="2012-08-08T17:05:00Z"/>
                    <w:lang w:val="de-DE"/>
                  </w:rPr>
                </w:rPrChange>
              </w:rPr>
            </w:pPr>
            <w:ins w:id="13771" w:author="Thomas Dietz" w:date="2012-08-08T17:05:00Z">
              <w:r w:rsidRPr="009F3611">
                <w:rPr>
                  <w:rPrChange w:id="13772" w:author="Thomas Dietz" w:date="2012-08-08T17:05:00Z">
                    <w:rPr>
                      <w:lang w:val="de-DE"/>
                    </w:rPr>
                  </w:rPrChange>
                </w:rPr>
                <w:t xml:space="preserve">        OpenFlow Controllers configured by OF-CONFIG 1.1.1 have the</w:t>
              </w:r>
            </w:ins>
          </w:p>
          <w:p w14:paraId="45CD4D3B" w14:textId="77777777" w:rsidR="009F3611" w:rsidRPr="009F3611" w:rsidRDefault="009F3611" w:rsidP="009F3611">
            <w:pPr>
              <w:pStyle w:val="XML1"/>
              <w:rPr>
                <w:ins w:id="13773" w:author="Thomas Dietz" w:date="2012-08-08T17:05:00Z"/>
                <w:rPrChange w:id="13774" w:author="Thomas Dietz" w:date="2012-08-08T17:05:00Z">
                  <w:rPr>
                    <w:ins w:id="13775" w:author="Thomas Dietz" w:date="2012-08-08T17:05:00Z"/>
                    <w:lang w:val="de-DE"/>
                  </w:rPr>
                </w:rPrChange>
              </w:rPr>
            </w:pPr>
            <w:ins w:id="13776" w:author="Thomas Dietz" w:date="2012-08-08T17:05:00Z">
              <w:r w:rsidRPr="009F3611">
                <w:rPr>
                  <w:rPrChange w:id="13777" w:author="Thomas Dietz" w:date="2012-08-08T17:05:00Z">
                    <w:rPr>
                      <w:lang w:val="de-DE"/>
                    </w:rPr>
                  </w:rPrChange>
                </w:rPr>
                <w:t xml:space="preserve">        </w:t>
              </w:r>
              <w:proofErr w:type="gramStart"/>
              <w:r w:rsidRPr="009F3611">
                <w:rPr>
                  <w:rPrChange w:id="13778" w:author="Thomas Dietz" w:date="2012-08-08T17:05:00Z">
                    <w:rPr>
                      <w:lang w:val="de-DE"/>
                    </w:rPr>
                  </w:rPrChange>
                </w:rPr>
                <w:t>default</w:t>
              </w:r>
              <w:proofErr w:type="gramEnd"/>
              <w:r w:rsidRPr="009F3611">
                <w:rPr>
                  <w:rPrChange w:id="13779" w:author="Thomas Dietz" w:date="2012-08-08T17:05:00Z">
                    <w:rPr>
                      <w:lang w:val="de-DE"/>
                    </w:rPr>
                  </w:rPrChange>
                </w:rPr>
                <w:t xml:space="preserve"> role 'equal'.  A role other than 'equal' MAY be</w:t>
              </w:r>
            </w:ins>
          </w:p>
          <w:p w14:paraId="7018A7CC" w14:textId="77777777" w:rsidR="009F3611" w:rsidRPr="009F3611" w:rsidRDefault="009F3611" w:rsidP="009F3611">
            <w:pPr>
              <w:pStyle w:val="XML1"/>
              <w:rPr>
                <w:ins w:id="13780" w:author="Thomas Dietz" w:date="2012-08-08T17:05:00Z"/>
                <w:rPrChange w:id="13781" w:author="Thomas Dietz" w:date="2012-08-08T17:05:00Z">
                  <w:rPr>
                    <w:ins w:id="13782" w:author="Thomas Dietz" w:date="2012-08-08T17:05:00Z"/>
                    <w:lang w:val="de-DE"/>
                  </w:rPr>
                </w:rPrChange>
              </w:rPr>
            </w:pPr>
            <w:ins w:id="13783" w:author="Thomas Dietz" w:date="2012-08-08T17:05:00Z">
              <w:r w:rsidRPr="009F3611">
                <w:rPr>
                  <w:rPrChange w:id="13784" w:author="Thomas Dietz" w:date="2012-08-08T17:05:00Z">
                    <w:rPr>
                      <w:lang w:val="de-DE"/>
                    </w:rPr>
                  </w:rPrChange>
                </w:rPr>
                <w:t xml:space="preserve">        </w:t>
              </w:r>
              <w:proofErr w:type="gramStart"/>
              <w:r w:rsidRPr="009F3611">
                <w:rPr>
                  <w:rPrChange w:id="13785" w:author="Thomas Dietz" w:date="2012-08-08T17:05:00Z">
                    <w:rPr>
                      <w:lang w:val="de-DE"/>
                    </w:rPr>
                  </w:rPrChange>
                </w:rPr>
                <w:t>assigned</w:t>
              </w:r>
              <w:proofErr w:type="gramEnd"/>
              <w:r w:rsidRPr="009F3611">
                <w:rPr>
                  <w:rPrChange w:id="13786" w:author="Thomas Dietz" w:date="2012-08-08T17:05:00Z">
                    <w:rPr>
                      <w:lang w:val="de-DE"/>
                    </w:rPr>
                  </w:rPrChange>
                </w:rPr>
                <w:t xml:space="preserve"> to a controller.  Roles 'slave' and 'equal' MAY be</w:t>
              </w:r>
            </w:ins>
          </w:p>
          <w:p w14:paraId="7CEA355E" w14:textId="77777777" w:rsidR="009F3611" w:rsidRPr="009F3611" w:rsidRDefault="009F3611" w:rsidP="009F3611">
            <w:pPr>
              <w:pStyle w:val="XML1"/>
              <w:rPr>
                <w:ins w:id="13787" w:author="Thomas Dietz" w:date="2012-08-08T17:05:00Z"/>
                <w:rPrChange w:id="13788" w:author="Thomas Dietz" w:date="2012-08-08T17:05:00Z">
                  <w:rPr>
                    <w:ins w:id="13789" w:author="Thomas Dietz" w:date="2012-08-08T17:05:00Z"/>
                    <w:lang w:val="de-DE"/>
                  </w:rPr>
                </w:rPrChange>
              </w:rPr>
            </w:pPr>
            <w:ins w:id="13790" w:author="Thomas Dietz" w:date="2012-08-08T17:05:00Z">
              <w:r w:rsidRPr="009F3611">
                <w:rPr>
                  <w:rPrChange w:id="13791" w:author="Thomas Dietz" w:date="2012-08-08T17:05:00Z">
                    <w:rPr>
                      <w:lang w:val="de-DE"/>
                    </w:rPr>
                  </w:rPrChange>
                </w:rPr>
                <w:t xml:space="preserve">        </w:t>
              </w:r>
              <w:proofErr w:type="gramStart"/>
              <w:r w:rsidRPr="009F3611">
                <w:rPr>
                  <w:rPrChange w:id="13792" w:author="Thomas Dietz" w:date="2012-08-08T17:05:00Z">
                    <w:rPr>
                      <w:lang w:val="de-DE"/>
                    </w:rPr>
                  </w:rPrChange>
                </w:rPr>
                <w:t>assigned</w:t>
              </w:r>
              <w:proofErr w:type="gramEnd"/>
              <w:r w:rsidRPr="009F3611">
                <w:rPr>
                  <w:rPrChange w:id="13793" w:author="Thomas Dietz" w:date="2012-08-08T17:05:00Z">
                    <w:rPr>
                      <w:lang w:val="de-DE"/>
                    </w:rPr>
                  </w:rPrChange>
                </w:rPr>
                <w:t xml:space="preserve"> to multiple controllers.  Role 'master' MUST NOT</w:t>
              </w:r>
            </w:ins>
          </w:p>
          <w:p w14:paraId="400E4585" w14:textId="77777777" w:rsidR="009F3611" w:rsidRPr="009F3611" w:rsidRDefault="009F3611" w:rsidP="009F3611">
            <w:pPr>
              <w:pStyle w:val="XML1"/>
              <w:rPr>
                <w:ins w:id="13794" w:author="Thomas Dietz" w:date="2012-08-08T17:05:00Z"/>
                <w:rPrChange w:id="13795" w:author="Thomas Dietz" w:date="2012-08-08T17:05:00Z">
                  <w:rPr>
                    <w:ins w:id="13796" w:author="Thomas Dietz" w:date="2012-08-08T17:05:00Z"/>
                    <w:lang w:val="de-DE"/>
                  </w:rPr>
                </w:rPrChange>
              </w:rPr>
            </w:pPr>
            <w:ins w:id="13797" w:author="Thomas Dietz" w:date="2012-08-08T17:05:00Z">
              <w:r w:rsidRPr="009F3611">
                <w:rPr>
                  <w:rPrChange w:id="13798" w:author="Thomas Dietz" w:date="2012-08-08T17:05:00Z">
                    <w:rPr>
                      <w:lang w:val="de-DE"/>
                    </w:rPr>
                  </w:rPrChange>
                </w:rPr>
                <w:t xml:space="preserve">        </w:t>
              </w:r>
              <w:proofErr w:type="gramStart"/>
              <w:r w:rsidRPr="009F3611">
                <w:rPr>
                  <w:rPrChange w:id="13799" w:author="Thomas Dietz" w:date="2012-08-08T17:05:00Z">
                    <w:rPr>
                      <w:lang w:val="de-DE"/>
                    </w:rPr>
                  </w:rPrChange>
                </w:rPr>
                <w:t>be</w:t>
              </w:r>
              <w:proofErr w:type="gramEnd"/>
              <w:r w:rsidRPr="009F3611">
                <w:rPr>
                  <w:rPrChange w:id="13800" w:author="Thomas Dietz" w:date="2012-08-08T17:05:00Z">
                    <w:rPr>
                      <w:lang w:val="de-DE"/>
                    </w:rPr>
                  </w:rPrChange>
                </w:rPr>
                <w:t xml:space="preserve"> assigned to more than one controller.</w:t>
              </w:r>
            </w:ins>
          </w:p>
          <w:p w14:paraId="7E8DC838" w14:textId="77777777" w:rsidR="009F3611" w:rsidRPr="009F3611" w:rsidRDefault="009F3611" w:rsidP="009F3611">
            <w:pPr>
              <w:pStyle w:val="XML1"/>
              <w:rPr>
                <w:ins w:id="13801" w:author="Thomas Dietz" w:date="2012-08-08T17:05:00Z"/>
                <w:rPrChange w:id="13802" w:author="Thomas Dietz" w:date="2012-08-08T17:05:00Z">
                  <w:rPr>
                    <w:ins w:id="13803" w:author="Thomas Dietz" w:date="2012-08-08T17:05:00Z"/>
                    <w:lang w:val="de-DE"/>
                  </w:rPr>
                </w:rPrChange>
              </w:rPr>
            </w:pPr>
          </w:p>
          <w:p w14:paraId="2047026F" w14:textId="77777777" w:rsidR="009F3611" w:rsidRPr="009F3611" w:rsidRDefault="009F3611" w:rsidP="009F3611">
            <w:pPr>
              <w:pStyle w:val="XML1"/>
              <w:rPr>
                <w:ins w:id="13804" w:author="Thomas Dietz" w:date="2012-08-08T17:05:00Z"/>
                <w:rPrChange w:id="13805" w:author="Thomas Dietz" w:date="2012-08-08T17:05:00Z">
                  <w:rPr>
                    <w:ins w:id="13806" w:author="Thomas Dietz" w:date="2012-08-08T17:05:00Z"/>
                    <w:lang w:val="de-DE"/>
                  </w:rPr>
                </w:rPrChange>
              </w:rPr>
            </w:pPr>
            <w:ins w:id="13807" w:author="Thomas Dietz" w:date="2012-08-08T17:05:00Z">
              <w:r w:rsidRPr="009F3611">
                <w:rPr>
                  <w:rPrChange w:id="13808" w:author="Thomas Dietz" w:date="2012-08-08T17:05:00Z">
                    <w:rPr>
                      <w:lang w:val="de-DE"/>
                    </w:rPr>
                  </w:rPrChange>
                </w:rPr>
                <w:t xml:space="preserve">        This element is optional. If this element is not present it</w:t>
              </w:r>
            </w:ins>
          </w:p>
          <w:p w14:paraId="5F3519FD" w14:textId="77777777" w:rsidR="009F3611" w:rsidRPr="009F3611" w:rsidRDefault="009F3611" w:rsidP="009F3611">
            <w:pPr>
              <w:pStyle w:val="XML1"/>
              <w:rPr>
                <w:ins w:id="13809" w:author="Thomas Dietz" w:date="2012-08-08T17:05:00Z"/>
                <w:rPrChange w:id="13810" w:author="Thomas Dietz" w:date="2012-08-08T17:05:00Z">
                  <w:rPr>
                    <w:ins w:id="13811" w:author="Thomas Dietz" w:date="2012-08-08T17:05:00Z"/>
                    <w:lang w:val="de-DE"/>
                  </w:rPr>
                </w:rPrChange>
              </w:rPr>
            </w:pPr>
            <w:ins w:id="13812" w:author="Thomas Dietz" w:date="2012-08-08T17:05:00Z">
              <w:r w:rsidRPr="009F3611">
                <w:rPr>
                  <w:rPrChange w:id="13813" w:author="Thomas Dietz" w:date="2012-08-08T17:05:00Z">
                    <w:rPr>
                      <w:lang w:val="de-DE"/>
                    </w:rPr>
                  </w:rPrChange>
                </w:rPr>
                <w:t xml:space="preserve">        </w:t>
              </w:r>
              <w:proofErr w:type="gramStart"/>
              <w:r w:rsidRPr="009F3611">
                <w:rPr>
                  <w:rPrChange w:id="13814" w:author="Thomas Dietz" w:date="2012-08-08T17:05:00Z">
                    <w:rPr>
                      <w:lang w:val="de-DE"/>
                    </w:rPr>
                  </w:rPrChange>
                </w:rPr>
                <w:t>defaults</w:t>
              </w:r>
              <w:proofErr w:type="gramEnd"/>
              <w:r w:rsidRPr="009F3611">
                <w:rPr>
                  <w:rPrChange w:id="13815" w:author="Thomas Dietz" w:date="2012-08-08T17:05:00Z">
                    <w:rPr>
                      <w:lang w:val="de-DE"/>
                    </w:rPr>
                  </w:rPrChange>
                </w:rPr>
                <w:t xml:space="preserve"> to 'equal'.";</w:t>
              </w:r>
            </w:ins>
          </w:p>
          <w:p w14:paraId="1332EB8F" w14:textId="77777777" w:rsidR="009F3611" w:rsidRPr="009F3611" w:rsidRDefault="009F3611" w:rsidP="009F3611">
            <w:pPr>
              <w:pStyle w:val="XML1"/>
              <w:rPr>
                <w:ins w:id="13816" w:author="Thomas Dietz" w:date="2012-08-08T17:05:00Z"/>
                <w:rPrChange w:id="13817" w:author="Thomas Dietz" w:date="2012-08-08T17:05:00Z">
                  <w:rPr>
                    <w:ins w:id="13818" w:author="Thomas Dietz" w:date="2012-08-08T17:05:00Z"/>
                    <w:lang w:val="de-DE"/>
                  </w:rPr>
                </w:rPrChange>
              </w:rPr>
            </w:pPr>
            <w:ins w:id="13819" w:author="Thomas Dietz" w:date="2012-08-08T17:05:00Z">
              <w:r w:rsidRPr="009F3611">
                <w:rPr>
                  <w:rPrChange w:id="13820" w:author="Thomas Dietz" w:date="2012-08-08T17:05:00Z">
                    <w:rPr>
                      <w:lang w:val="de-DE"/>
                    </w:rPr>
                  </w:rPrChange>
                </w:rPr>
                <w:t xml:space="preserve">    }</w:t>
              </w:r>
            </w:ins>
          </w:p>
          <w:p w14:paraId="23838EF7" w14:textId="77777777" w:rsidR="009F3611" w:rsidRPr="009F3611" w:rsidRDefault="009F3611" w:rsidP="009F3611">
            <w:pPr>
              <w:pStyle w:val="XML1"/>
              <w:rPr>
                <w:ins w:id="13821" w:author="Thomas Dietz" w:date="2012-08-08T17:05:00Z"/>
                <w:rPrChange w:id="13822" w:author="Thomas Dietz" w:date="2012-08-08T17:05:00Z">
                  <w:rPr>
                    <w:ins w:id="13823" w:author="Thomas Dietz" w:date="2012-08-08T17:05:00Z"/>
                    <w:lang w:val="de-DE"/>
                  </w:rPr>
                </w:rPrChange>
              </w:rPr>
            </w:pPr>
            <w:ins w:id="13824" w:author="Thomas Dietz" w:date="2012-08-08T17:05:00Z">
              <w:r w:rsidRPr="009F3611">
                <w:rPr>
                  <w:rPrChange w:id="13825" w:author="Thomas Dietz" w:date="2012-08-08T17:05:00Z">
                    <w:rPr>
                      <w:lang w:val="de-DE"/>
                    </w:rPr>
                  </w:rPrChange>
                </w:rPr>
                <w:t xml:space="preserve">    leaf ip-address {</w:t>
              </w:r>
            </w:ins>
          </w:p>
          <w:p w14:paraId="09104E2F" w14:textId="77777777" w:rsidR="009F3611" w:rsidRPr="009F3611" w:rsidRDefault="009F3611" w:rsidP="009F3611">
            <w:pPr>
              <w:pStyle w:val="XML1"/>
              <w:rPr>
                <w:ins w:id="13826" w:author="Thomas Dietz" w:date="2012-08-08T17:05:00Z"/>
                <w:rPrChange w:id="13827" w:author="Thomas Dietz" w:date="2012-08-08T17:05:00Z">
                  <w:rPr>
                    <w:ins w:id="13828" w:author="Thomas Dietz" w:date="2012-08-08T17:05:00Z"/>
                    <w:lang w:val="de-DE"/>
                  </w:rPr>
                </w:rPrChange>
              </w:rPr>
            </w:pPr>
            <w:ins w:id="13829" w:author="Thomas Dietz" w:date="2012-08-08T17:05:00Z">
              <w:r w:rsidRPr="009F3611">
                <w:rPr>
                  <w:rPrChange w:id="13830" w:author="Thomas Dietz" w:date="2012-08-08T17:05:00Z">
                    <w:rPr>
                      <w:lang w:val="de-DE"/>
                    </w:rPr>
                  </w:rPrChange>
                </w:rPr>
                <w:t xml:space="preserve">      type inet:ip-address;</w:t>
              </w:r>
            </w:ins>
          </w:p>
          <w:p w14:paraId="51941A3E" w14:textId="77777777" w:rsidR="009F3611" w:rsidRPr="009F3611" w:rsidRDefault="009F3611" w:rsidP="009F3611">
            <w:pPr>
              <w:pStyle w:val="XML1"/>
              <w:rPr>
                <w:ins w:id="13831" w:author="Thomas Dietz" w:date="2012-08-08T17:05:00Z"/>
                <w:rPrChange w:id="13832" w:author="Thomas Dietz" w:date="2012-08-08T17:05:00Z">
                  <w:rPr>
                    <w:ins w:id="13833" w:author="Thomas Dietz" w:date="2012-08-08T17:05:00Z"/>
                    <w:lang w:val="de-DE"/>
                  </w:rPr>
                </w:rPrChange>
              </w:rPr>
            </w:pPr>
            <w:ins w:id="13834" w:author="Thomas Dietz" w:date="2012-08-08T17:05:00Z">
              <w:r w:rsidRPr="009F3611">
                <w:rPr>
                  <w:rPrChange w:id="13835" w:author="Thomas Dietz" w:date="2012-08-08T17:05:00Z">
                    <w:rPr>
                      <w:lang w:val="de-DE"/>
                    </w:rPr>
                  </w:rPrChange>
                </w:rPr>
                <w:t xml:space="preserve">      mandatory true;</w:t>
              </w:r>
            </w:ins>
          </w:p>
          <w:p w14:paraId="39BFAD11" w14:textId="77777777" w:rsidR="009F3611" w:rsidRPr="009F3611" w:rsidRDefault="009F3611" w:rsidP="009F3611">
            <w:pPr>
              <w:pStyle w:val="XML1"/>
              <w:rPr>
                <w:ins w:id="13836" w:author="Thomas Dietz" w:date="2012-08-08T17:05:00Z"/>
                <w:rPrChange w:id="13837" w:author="Thomas Dietz" w:date="2012-08-08T17:05:00Z">
                  <w:rPr>
                    <w:ins w:id="13838" w:author="Thomas Dietz" w:date="2012-08-08T17:05:00Z"/>
                    <w:lang w:val="de-DE"/>
                  </w:rPr>
                </w:rPrChange>
              </w:rPr>
            </w:pPr>
            <w:ins w:id="13839" w:author="Thomas Dietz" w:date="2012-08-08T17:05:00Z">
              <w:r w:rsidRPr="009F3611">
                <w:rPr>
                  <w:rPrChange w:id="13840" w:author="Thomas Dietz" w:date="2012-08-08T17:05:00Z">
                    <w:rPr>
                      <w:lang w:val="de-DE"/>
                    </w:rPr>
                  </w:rPrChange>
                </w:rPr>
                <w:lastRenderedPageBreak/>
                <w:t xml:space="preserve">      </w:t>
              </w:r>
              <w:proofErr w:type="gramStart"/>
              <w:r w:rsidRPr="009F3611">
                <w:rPr>
                  <w:rPrChange w:id="13841" w:author="Thomas Dietz" w:date="2012-08-08T17:05:00Z">
                    <w:rPr>
                      <w:lang w:val="de-DE"/>
                    </w:rPr>
                  </w:rPrChange>
                </w:rPr>
                <w:t>description</w:t>
              </w:r>
              <w:proofErr w:type="gramEnd"/>
              <w:r w:rsidRPr="009F3611">
                <w:rPr>
                  <w:rPrChange w:id="13842" w:author="Thomas Dietz" w:date="2012-08-08T17:05:00Z">
                    <w:rPr>
                      <w:lang w:val="de-DE"/>
                    </w:rPr>
                  </w:rPrChange>
                </w:rPr>
                <w:t xml:space="preserve"> "The IP address of the OpenFlow Controller.  This</w:t>
              </w:r>
            </w:ins>
          </w:p>
          <w:p w14:paraId="095F3846" w14:textId="77777777" w:rsidR="009F3611" w:rsidRPr="009F3611" w:rsidRDefault="009F3611" w:rsidP="009F3611">
            <w:pPr>
              <w:pStyle w:val="XML1"/>
              <w:rPr>
                <w:ins w:id="13843" w:author="Thomas Dietz" w:date="2012-08-08T17:05:00Z"/>
                <w:rPrChange w:id="13844" w:author="Thomas Dietz" w:date="2012-08-08T17:05:00Z">
                  <w:rPr>
                    <w:ins w:id="13845" w:author="Thomas Dietz" w:date="2012-08-08T17:05:00Z"/>
                    <w:lang w:val="de-DE"/>
                  </w:rPr>
                </w:rPrChange>
              </w:rPr>
            </w:pPr>
            <w:ins w:id="13846" w:author="Thomas Dietz" w:date="2012-08-08T17:05:00Z">
              <w:r w:rsidRPr="009F3611">
                <w:rPr>
                  <w:rPrChange w:id="13847" w:author="Thomas Dietz" w:date="2012-08-08T17:05:00Z">
                    <w:rPr>
                      <w:lang w:val="de-DE"/>
                    </w:rPr>
                  </w:rPrChange>
                </w:rPr>
                <w:t xml:space="preserve">        IP address is used by the OpenFlow Logical Switch when</w:t>
              </w:r>
            </w:ins>
          </w:p>
          <w:p w14:paraId="24FE99C4" w14:textId="77777777" w:rsidR="009F3611" w:rsidRPr="009F3611" w:rsidRDefault="009F3611" w:rsidP="009F3611">
            <w:pPr>
              <w:pStyle w:val="XML1"/>
              <w:rPr>
                <w:ins w:id="13848" w:author="Thomas Dietz" w:date="2012-08-08T17:05:00Z"/>
                <w:rPrChange w:id="13849" w:author="Thomas Dietz" w:date="2012-08-08T17:05:00Z">
                  <w:rPr>
                    <w:ins w:id="13850" w:author="Thomas Dietz" w:date="2012-08-08T17:05:00Z"/>
                    <w:lang w:val="de-DE"/>
                  </w:rPr>
                </w:rPrChange>
              </w:rPr>
            </w:pPr>
            <w:ins w:id="13851" w:author="Thomas Dietz" w:date="2012-08-08T17:05:00Z">
              <w:r w:rsidRPr="009F3611">
                <w:rPr>
                  <w:rPrChange w:id="13852" w:author="Thomas Dietz" w:date="2012-08-08T17:05:00Z">
                    <w:rPr>
                      <w:lang w:val="de-DE"/>
                    </w:rPr>
                  </w:rPrChange>
                </w:rPr>
                <w:t xml:space="preserve">        </w:t>
              </w:r>
              <w:proofErr w:type="gramStart"/>
              <w:r w:rsidRPr="009F3611">
                <w:rPr>
                  <w:rPrChange w:id="13853" w:author="Thomas Dietz" w:date="2012-08-08T17:05:00Z">
                    <w:rPr>
                      <w:lang w:val="de-DE"/>
                    </w:rPr>
                  </w:rPrChange>
                </w:rPr>
                <w:t>connecting</w:t>
              </w:r>
              <w:proofErr w:type="gramEnd"/>
              <w:r w:rsidRPr="009F3611">
                <w:rPr>
                  <w:rPrChange w:id="13854" w:author="Thomas Dietz" w:date="2012-08-08T17:05:00Z">
                    <w:rPr>
                      <w:lang w:val="de-DE"/>
                    </w:rPr>
                  </w:rPrChange>
                </w:rPr>
                <w:t xml:space="preserve"> to the OpenFlow Controller.</w:t>
              </w:r>
            </w:ins>
          </w:p>
          <w:p w14:paraId="565DC0DB" w14:textId="77777777" w:rsidR="009F3611" w:rsidRPr="009F3611" w:rsidRDefault="009F3611" w:rsidP="009F3611">
            <w:pPr>
              <w:pStyle w:val="XML1"/>
              <w:rPr>
                <w:ins w:id="13855" w:author="Thomas Dietz" w:date="2012-08-08T17:05:00Z"/>
                <w:rPrChange w:id="13856" w:author="Thomas Dietz" w:date="2012-08-08T17:05:00Z">
                  <w:rPr>
                    <w:ins w:id="13857" w:author="Thomas Dietz" w:date="2012-08-08T17:05:00Z"/>
                    <w:lang w:val="de-DE"/>
                  </w:rPr>
                </w:rPrChange>
              </w:rPr>
            </w:pPr>
          </w:p>
          <w:p w14:paraId="65BC646D" w14:textId="77777777" w:rsidR="009F3611" w:rsidRPr="009F3611" w:rsidRDefault="009F3611" w:rsidP="009F3611">
            <w:pPr>
              <w:pStyle w:val="XML1"/>
              <w:rPr>
                <w:ins w:id="13858" w:author="Thomas Dietz" w:date="2012-08-08T17:05:00Z"/>
                <w:rPrChange w:id="13859" w:author="Thomas Dietz" w:date="2012-08-08T17:05:00Z">
                  <w:rPr>
                    <w:ins w:id="13860" w:author="Thomas Dietz" w:date="2012-08-08T17:05:00Z"/>
                    <w:lang w:val="de-DE"/>
                  </w:rPr>
                </w:rPrChange>
              </w:rPr>
            </w:pPr>
            <w:ins w:id="13861" w:author="Thomas Dietz" w:date="2012-08-08T17:05:00Z">
              <w:r w:rsidRPr="009F3611">
                <w:rPr>
                  <w:rPrChange w:id="13862" w:author="Thomas Dietz" w:date="2012-08-08T17:05:00Z">
                    <w:rPr>
                      <w:lang w:val="de-DE"/>
                    </w:rPr>
                  </w:rPrChange>
                </w:rPr>
                <w:t xml:space="preserve">        This element MUST be present in the NETCONF data store.</w:t>
              </w:r>
            </w:ins>
          </w:p>
          <w:p w14:paraId="0765A5C2" w14:textId="77777777" w:rsidR="009F3611" w:rsidRPr="009F3611" w:rsidRDefault="009F3611" w:rsidP="009F3611">
            <w:pPr>
              <w:pStyle w:val="XML1"/>
              <w:rPr>
                <w:ins w:id="13863" w:author="Thomas Dietz" w:date="2012-08-08T17:05:00Z"/>
                <w:rPrChange w:id="13864" w:author="Thomas Dietz" w:date="2012-08-08T17:05:00Z">
                  <w:rPr>
                    <w:ins w:id="13865" w:author="Thomas Dietz" w:date="2012-08-08T17:05:00Z"/>
                    <w:lang w:val="de-DE"/>
                  </w:rPr>
                </w:rPrChange>
              </w:rPr>
            </w:pPr>
            <w:ins w:id="13866" w:author="Thomas Dietz" w:date="2012-08-08T17:05:00Z">
              <w:r w:rsidRPr="009F3611">
                <w:rPr>
                  <w:rPrChange w:id="13867" w:author="Thomas Dietz" w:date="2012-08-08T17:05:00Z">
                    <w:rPr>
                      <w:lang w:val="de-DE"/>
                    </w:rPr>
                  </w:rPrChange>
                </w:rPr>
                <w:t xml:space="preserve">        If this element is not present in a NETCONF &lt;edit-config&gt;</w:t>
              </w:r>
            </w:ins>
          </w:p>
          <w:p w14:paraId="6194B620" w14:textId="77777777" w:rsidR="009F3611" w:rsidRPr="009F3611" w:rsidRDefault="009F3611" w:rsidP="009F3611">
            <w:pPr>
              <w:pStyle w:val="XML1"/>
              <w:rPr>
                <w:ins w:id="13868" w:author="Thomas Dietz" w:date="2012-08-08T17:05:00Z"/>
                <w:rPrChange w:id="13869" w:author="Thomas Dietz" w:date="2012-08-08T17:05:00Z">
                  <w:rPr>
                    <w:ins w:id="13870" w:author="Thomas Dietz" w:date="2012-08-08T17:05:00Z"/>
                    <w:lang w:val="de-DE"/>
                  </w:rPr>
                </w:rPrChange>
              </w:rPr>
            </w:pPr>
            <w:ins w:id="13871" w:author="Thomas Dietz" w:date="2012-08-08T17:05:00Z">
              <w:r w:rsidRPr="009F3611">
                <w:rPr>
                  <w:rPrChange w:id="13872" w:author="Thomas Dietz" w:date="2012-08-08T17:05:00Z">
                    <w:rPr>
                      <w:lang w:val="de-DE"/>
                    </w:rPr>
                  </w:rPrChange>
                </w:rPr>
                <w:t xml:space="preserve">        operation 'create', 'merge' or 'replace' and the parent</w:t>
              </w:r>
            </w:ins>
          </w:p>
          <w:p w14:paraId="211BE1BD" w14:textId="77777777" w:rsidR="009F3611" w:rsidRPr="00B80901" w:rsidRDefault="009F3611" w:rsidP="009F3611">
            <w:pPr>
              <w:pStyle w:val="XML1"/>
              <w:rPr>
                <w:ins w:id="13873" w:author="Thomas Dietz" w:date="2012-08-08T17:05:00Z"/>
                <w:rPrChange w:id="13874" w:author="Thomas Dietz" w:date="2012-08-10T13:22:00Z">
                  <w:rPr>
                    <w:ins w:id="13875" w:author="Thomas Dietz" w:date="2012-08-08T17:05:00Z"/>
                    <w:lang w:val="de-DE"/>
                  </w:rPr>
                </w:rPrChange>
              </w:rPr>
            </w:pPr>
            <w:ins w:id="13876" w:author="Thomas Dietz" w:date="2012-08-08T17:05:00Z">
              <w:r w:rsidRPr="009F3611">
                <w:rPr>
                  <w:rPrChange w:id="13877" w:author="Thomas Dietz" w:date="2012-08-08T17:05:00Z">
                    <w:rPr>
                      <w:lang w:val="de-DE"/>
                    </w:rPr>
                  </w:rPrChange>
                </w:rPr>
                <w:t xml:space="preserve">        </w:t>
              </w:r>
              <w:r w:rsidRPr="00B80901">
                <w:rPr>
                  <w:rPrChange w:id="13878" w:author="Thomas Dietz" w:date="2012-08-10T13:22:00Z">
                    <w:rPr>
                      <w:lang w:val="de-DE"/>
                    </w:rPr>
                  </w:rPrChange>
                </w:rPr>
                <w:t>element does not exist, a 'data-missing' error is</w:t>
              </w:r>
            </w:ins>
          </w:p>
          <w:p w14:paraId="45AFC9A8" w14:textId="77777777" w:rsidR="009F3611" w:rsidRPr="00B80901" w:rsidRDefault="009F3611" w:rsidP="009F3611">
            <w:pPr>
              <w:pStyle w:val="XML1"/>
              <w:rPr>
                <w:ins w:id="13879" w:author="Thomas Dietz" w:date="2012-08-08T17:05:00Z"/>
                <w:rPrChange w:id="13880" w:author="Thomas Dietz" w:date="2012-08-10T13:22:00Z">
                  <w:rPr>
                    <w:ins w:id="13881" w:author="Thomas Dietz" w:date="2012-08-08T17:05:00Z"/>
                    <w:lang w:val="de-DE"/>
                  </w:rPr>
                </w:rPrChange>
              </w:rPr>
            </w:pPr>
            <w:ins w:id="13882" w:author="Thomas Dietz" w:date="2012-08-08T17:05:00Z">
              <w:r w:rsidRPr="00B80901">
                <w:rPr>
                  <w:rPrChange w:id="13883" w:author="Thomas Dietz" w:date="2012-08-10T13:22:00Z">
                    <w:rPr>
                      <w:lang w:val="de-DE"/>
                    </w:rPr>
                  </w:rPrChange>
                </w:rPr>
                <w:t xml:space="preserve">        </w:t>
              </w:r>
              <w:proofErr w:type="gramStart"/>
              <w:r w:rsidRPr="00B80901">
                <w:rPr>
                  <w:rPrChange w:id="13884" w:author="Thomas Dietz" w:date="2012-08-10T13:22:00Z">
                    <w:rPr>
                      <w:lang w:val="de-DE"/>
                    </w:rPr>
                  </w:rPrChange>
                </w:rPr>
                <w:t>returned</w:t>
              </w:r>
              <w:proofErr w:type="gramEnd"/>
              <w:r w:rsidRPr="00B80901">
                <w:rPr>
                  <w:rPrChange w:id="13885" w:author="Thomas Dietz" w:date="2012-08-10T13:22:00Z">
                    <w:rPr>
                      <w:lang w:val="de-DE"/>
                    </w:rPr>
                  </w:rPrChange>
                </w:rPr>
                <w:t>.";</w:t>
              </w:r>
            </w:ins>
          </w:p>
          <w:p w14:paraId="03D7FC24" w14:textId="77777777" w:rsidR="009F3611" w:rsidRPr="00B80901" w:rsidRDefault="009F3611" w:rsidP="009F3611">
            <w:pPr>
              <w:pStyle w:val="XML1"/>
              <w:rPr>
                <w:ins w:id="13886" w:author="Thomas Dietz" w:date="2012-08-08T17:05:00Z"/>
                <w:rPrChange w:id="13887" w:author="Thomas Dietz" w:date="2012-08-10T13:22:00Z">
                  <w:rPr>
                    <w:ins w:id="13888" w:author="Thomas Dietz" w:date="2012-08-08T17:05:00Z"/>
                    <w:lang w:val="de-DE"/>
                  </w:rPr>
                </w:rPrChange>
              </w:rPr>
            </w:pPr>
            <w:ins w:id="13889" w:author="Thomas Dietz" w:date="2012-08-08T17:05:00Z">
              <w:r w:rsidRPr="00B80901">
                <w:rPr>
                  <w:rPrChange w:id="13890" w:author="Thomas Dietz" w:date="2012-08-10T13:22:00Z">
                    <w:rPr>
                      <w:lang w:val="de-DE"/>
                    </w:rPr>
                  </w:rPrChange>
                </w:rPr>
                <w:t xml:space="preserve">    }</w:t>
              </w:r>
            </w:ins>
          </w:p>
          <w:p w14:paraId="0FF096D8" w14:textId="77777777" w:rsidR="009F3611" w:rsidRPr="00B80901" w:rsidRDefault="009F3611" w:rsidP="009F3611">
            <w:pPr>
              <w:pStyle w:val="XML1"/>
              <w:rPr>
                <w:ins w:id="13891" w:author="Thomas Dietz" w:date="2012-08-08T17:05:00Z"/>
                <w:rPrChange w:id="13892" w:author="Thomas Dietz" w:date="2012-08-10T13:22:00Z">
                  <w:rPr>
                    <w:ins w:id="13893" w:author="Thomas Dietz" w:date="2012-08-08T17:05:00Z"/>
                    <w:lang w:val="de-DE"/>
                  </w:rPr>
                </w:rPrChange>
              </w:rPr>
            </w:pPr>
            <w:ins w:id="13894" w:author="Thomas Dietz" w:date="2012-08-08T17:05:00Z">
              <w:r w:rsidRPr="00B80901">
                <w:rPr>
                  <w:rPrChange w:id="13895" w:author="Thomas Dietz" w:date="2012-08-10T13:22:00Z">
                    <w:rPr>
                      <w:lang w:val="de-DE"/>
                    </w:rPr>
                  </w:rPrChange>
                </w:rPr>
                <w:t xml:space="preserve">    leaf port {</w:t>
              </w:r>
            </w:ins>
          </w:p>
          <w:p w14:paraId="1BD7A4ED" w14:textId="77777777" w:rsidR="009F3611" w:rsidRPr="00B80901" w:rsidRDefault="009F3611" w:rsidP="009F3611">
            <w:pPr>
              <w:pStyle w:val="XML1"/>
              <w:rPr>
                <w:ins w:id="13896" w:author="Thomas Dietz" w:date="2012-08-08T17:05:00Z"/>
                <w:rPrChange w:id="13897" w:author="Thomas Dietz" w:date="2012-08-10T13:22:00Z">
                  <w:rPr>
                    <w:ins w:id="13898" w:author="Thomas Dietz" w:date="2012-08-08T17:05:00Z"/>
                    <w:lang w:val="de-DE"/>
                  </w:rPr>
                </w:rPrChange>
              </w:rPr>
            </w:pPr>
            <w:ins w:id="13899" w:author="Thomas Dietz" w:date="2012-08-08T17:05:00Z">
              <w:r w:rsidRPr="00B80901">
                <w:rPr>
                  <w:rPrChange w:id="13900" w:author="Thomas Dietz" w:date="2012-08-10T13:22:00Z">
                    <w:rPr>
                      <w:lang w:val="de-DE"/>
                    </w:rPr>
                  </w:rPrChange>
                </w:rPr>
                <w:t xml:space="preserve">      type inet:port-number;</w:t>
              </w:r>
            </w:ins>
          </w:p>
          <w:p w14:paraId="3ADEE460" w14:textId="77777777" w:rsidR="009F3611" w:rsidRPr="00B80901" w:rsidRDefault="009F3611" w:rsidP="009F3611">
            <w:pPr>
              <w:pStyle w:val="XML1"/>
              <w:rPr>
                <w:ins w:id="13901" w:author="Thomas Dietz" w:date="2012-08-08T17:05:00Z"/>
                <w:rPrChange w:id="13902" w:author="Thomas Dietz" w:date="2012-08-10T13:22:00Z">
                  <w:rPr>
                    <w:ins w:id="13903" w:author="Thomas Dietz" w:date="2012-08-08T17:05:00Z"/>
                    <w:lang w:val="de-DE"/>
                  </w:rPr>
                </w:rPrChange>
              </w:rPr>
            </w:pPr>
            <w:ins w:id="13904" w:author="Thomas Dietz" w:date="2012-08-08T17:05:00Z">
              <w:r w:rsidRPr="00B80901">
                <w:rPr>
                  <w:rPrChange w:id="13905" w:author="Thomas Dietz" w:date="2012-08-10T13:22:00Z">
                    <w:rPr>
                      <w:lang w:val="de-DE"/>
                    </w:rPr>
                  </w:rPrChange>
                </w:rPr>
                <w:t xml:space="preserve">      default 6633;</w:t>
              </w:r>
            </w:ins>
          </w:p>
          <w:p w14:paraId="13EC0D45" w14:textId="77777777" w:rsidR="009F3611" w:rsidRPr="00B80901" w:rsidRDefault="009F3611" w:rsidP="009F3611">
            <w:pPr>
              <w:pStyle w:val="XML1"/>
              <w:rPr>
                <w:ins w:id="13906" w:author="Thomas Dietz" w:date="2012-08-08T17:05:00Z"/>
                <w:rPrChange w:id="13907" w:author="Thomas Dietz" w:date="2012-08-10T13:22:00Z">
                  <w:rPr>
                    <w:ins w:id="13908" w:author="Thomas Dietz" w:date="2012-08-08T17:05:00Z"/>
                    <w:lang w:val="de-DE"/>
                  </w:rPr>
                </w:rPrChange>
              </w:rPr>
            </w:pPr>
            <w:ins w:id="13909" w:author="Thomas Dietz" w:date="2012-08-08T17:05:00Z">
              <w:r w:rsidRPr="00B80901">
                <w:rPr>
                  <w:rPrChange w:id="13910" w:author="Thomas Dietz" w:date="2012-08-10T13:22:00Z">
                    <w:rPr>
                      <w:lang w:val="de-DE"/>
                    </w:rPr>
                  </w:rPrChange>
                </w:rPr>
                <w:t xml:space="preserve">      </w:t>
              </w:r>
              <w:proofErr w:type="gramStart"/>
              <w:r w:rsidRPr="00B80901">
                <w:rPr>
                  <w:rPrChange w:id="13911" w:author="Thomas Dietz" w:date="2012-08-10T13:22:00Z">
                    <w:rPr>
                      <w:lang w:val="de-DE"/>
                    </w:rPr>
                  </w:rPrChange>
                </w:rPr>
                <w:t>description</w:t>
              </w:r>
              <w:proofErr w:type="gramEnd"/>
              <w:r w:rsidRPr="00B80901">
                <w:rPr>
                  <w:rPrChange w:id="13912" w:author="Thomas Dietz" w:date="2012-08-10T13:22:00Z">
                    <w:rPr>
                      <w:lang w:val="de-DE"/>
                    </w:rPr>
                  </w:rPrChange>
                </w:rPr>
                <w:t xml:space="preserve"> "The TCP port number at the OpenFlow Controller.</w:t>
              </w:r>
            </w:ins>
          </w:p>
          <w:p w14:paraId="61C5D419" w14:textId="77777777" w:rsidR="009F3611" w:rsidRPr="00B80901" w:rsidRDefault="009F3611" w:rsidP="009F3611">
            <w:pPr>
              <w:pStyle w:val="XML1"/>
              <w:rPr>
                <w:ins w:id="13913" w:author="Thomas Dietz" w:date="2012-08-08T17:05:00Z"/>
                <w:rPrChange w:id="13914" w:author="Thomas Dietz" w:date="2012-08-10T13:22:00Z">
                  <w:rPr>
                    <w:ins w:id="13915" w:author="Thomas Dietz" w:date="2012-08-08T17:05:00Z"/>
                    <w:lang w:val="de-DE"/>
                  </w:rPr>
                </w:rPrChange>
              </w:rPr>
            </w:pPr>
            <w:ins w:id="13916" w:author="Thomas Dietz" w:date="2012-08-08T17:05:00Z">
              <w:r w:rsidRPr="00B80901">
                <w:rPr>
                  <w:rPrChange w:id="13917" w:author="Thomas Dietz" w:date="2012-08-10T13:22:00Z">
                    <w:rPr>
                      <w:lang w:val="de-DE"/>
                    </w:rPr>
                  </w:rPrChange>
                </w:rPr>
                <w:t xml:space="preserve">        This port number is used by the OpenFlow Logical Switch</w:t>
              </w:r>
            </w:ins>
          </w:p>
          <w:p w14:paraId="7D66C095" w14:textId="77777777" w:rsidR="009F3611" w:rsidRPr="00B80901" w:rsidRDefault="009F3611" w:rsidP="009F3611">
            <w:pPr>
              <w:pStyle w:val="XML1"/>
              <w:rPr>
                <w:ins w:id="13918" w:author="Thomas Dietz" w:date="2012-08-08T17:05:00Z"/>
                <w:rPrChange w:id="13919" w:author="Thomas Dietz" w:date="2012-08-10T13:22:00Z">
                  <w:rPr>
                    <w:ins w:id="13920" w:author="Thomas Dietz" w:date="2012-08-08T17:05:00Z"/>
                    <w:lang w:val="de-DE"/>
                  </w:rPr>
                </w:rPrChange>
              </w:rPr>
            </w:pPr>
            <w:ins w:id="13921" w:author="Thomas Dietz" w:date="2012-08-08T17:05:00Z">
              <w:r w:rsidRPr="00B80901">
                <w:rPr>
                  <w:rPrChange w:id="13922" w:author="Thomas Dietz" w:date="2012-08-10T13:22:00Z">
                    <w:rPr>
                      <w:lang w:val="de-DE"/>
                    </w:rPr>
                  </w:rPrChange>
                </w:rPr>
                <w:t xml:space="preserve">        when connecting to the OpenFlow Controller using TCP or</w:t>
              </w:r>
            </w:ins>
          </w:p>
          <w:p w14:paraId="69F71DD8" w14:textId="77777777" w:rsidR="009F3611" w:rsidRPr="00B80901" w:rsidRDefault="009F3611" w:rsidP="009F3611">
            <w:pPr>
              <w:pStyle w:val="XML1"/>
              <w:rPr>
                <w:ins w:id="13923" w:author="Thomas Dietz" w:date="2012-08-08T17:05:00Z"/>
                <w:rPrChange w:id="13924" w:author="Thomas Dietz" w:date="2012-08-10T13:22:00Z">
                  <w:rPr>
                    <w:ins w:id="13925" w:author="Thomas Dietz" w:date="2012-08-08T17:05:00Z"/>
                    <w:lang w:val="de-DE"/>
                  </w:rPr>
                </w:rPrChange>
              </w:rPr>
            </w:pPr>
            <w:ins w:id="13926" w:author="Thomas Dietz" w:date="2012-08-08T17:05:00Z">
              <w:r w:rsidRPr="00B80901">
                <w:rPr>
                  <w:rPrChange w:id="13927" w:author="Thomas Dietz" w:date="2012-08-10T13:22:00Z">
                    <w:rPr>
                      <w:lang w:val="de-DE"/>
                    </w:rPr>
                  </w:rPrChange>
                </w:rPr>
                <w:t xml:space="preserve">        TLS.  The default value is 6633.</w:t>
              </w:r>
            </w:ins>
          </w:p>
          <w:p w14:paraId="4840E220" w14:textId="77777777" w:rsidR="009F3611" w:rsidRPr="00B80901" w:rsidRDefault="009F3611" w:rsidP="009F3611">
            <w:pPr>
              <w:pStyle w:val="XML1"/>
              <w:rPr>
                <w:ins w:id="13928" w:author="Thomas Dietz" w:date="2012-08-08T17:05:00Z"/>
                <w:rPrChange w:id="13929" w:author="Thomas Dietz" w:date="2012-08-10T13:22:00Z">
                  <w:rPr>
                    <w:ins w:id="13930" w:author="Thomas Dietz" w:date="2012-08-08T17:05:00Z"/>
                    <w:lang w:val="de-DE"/>
                  </w:rPr>
                </w:rPrChange>
              </w:rPr>
            </w:pPr>
          </w:p>
          <w:p w14:paraId="7C2FCCB9" w14:textId="77777777" w:rsidR="009F3611" w:rsidRPr="00B80901" w:rsidRDefault="009F3611" w:rsidP="009F3611">
            <w:pPr>
              <w:pStyle w:val="XML1"/>
              <w:rPr>
                <w:ins w:id="13931" w:author="Thomas Dietz" w:date="2012-08-08T17:05:00Z"/>
                <w:rPrChange w:id="13932" w:author="Thomas Dietz" w:date="2012-08-10T13:22:00Z">
                  <w:rPr>
                    <w:ins w:id="13933" w:author="Thomas Dietz" w:date="2012-08-08T17:05:00Z"/>
                    <w:lang w:val="de-DE"/>
                  </w:rPr>
                </w:rPrChange>
              </w:rPr>
            </w:pPr>
            <w:ins w:id="13934" w:author="Thomas Dietz" w:date="2012-08-08T17:05:00Z">
              <w:r w:rsidRPr="00B80901">
                <w:rPr>
                  <w:rPrChange w:id="13935" w:author="Thomas Dietz" w:date="2012-08-10T13:22:00Z">
                    <w:rPr>
                      <w:lang w:val="de-DE"/>
                    </w:rPr>
                  </w:rPrChange>
                </w:rPr>
                <w:t xml:space="preserve">        This element is optional. If this element is not present it</w:t>
              </w:r>
            </w:ins>
          </w:p>
          <w:p w14:paraId="50CDD303" w14:textId="77777777" w:rsidR="009F3611" w:rsidRPr="00B80901" w:rsidRDefault="009F3611" w:rsidP="009F3611">
            <w:pPr>
              <w:pStyle w:val="XML1"/>
              <w:rPr>
                <w:ins w:id="13936" w:author="Thomas Dietz" w:date="2012-08-08T17:05:00Z"/>
                <w:rPrChange w:id="13937" w:author="Thomas Dietz" w:date="2012-08-10T13:22:00Z">
                  <w:rPr>
                    <w:ins w:id="13938" w:author="Thomas Dietz" w:date="2012-08-08T17:05:00Z"/>
                    <w:lang w:val="de-DE"/>
                  </w:rPr>
                </w:rPrChange>
              </w:rPr>
            </w:pPr>
            <w:ins w:id="13939" w:author="Thomas Dietz" w:date="2012-08-08T17:05:00Z">
              <w:r w:rsidRPr="00B80901">
                <w:rPr>
                  <w:rPrChange w:id="13940" w:author="Thomas Dietz" w:date="2012-08-10T13:22:00Z">
                    <w:rPr>
                      <w:lang w:val="de-DE"/>
                    </w:rPr>
                  </w:rPrChange>
                </w:rPr>
                <w:t xml:space="preserve">        </w:t>
              </w:r>
              <w:proofErr w:type="gramStart"/>
              <w:r w:rsidRPr="00B80901">
                <w:rPr>
                  <w:rPrChange w:id="13941" w:author="Thomas Dietz" w:date="2012-08-10T13:22:00Z">
                    <w:rPr>
                      <w:lang w:val="de-DE"/>
                    </w:rPr>
                  </w:rPrChange>
                </w:rPr>
                <w:t>defaults</w:t>
              </w:r>
              <w:proofErr w:type="gramEnd"/>
              <w:r w:rsidRPr="00B80901">
                <w:rPr>
                  <w:rPrChange w:id="13942" w:author="Thomas Dietz" w:date="2012-08-10T13:22:00Z">
                    <w:rPr>
                      <w:lang w:val="de-DE"/>
                    </w:rPr>
                  </w:rPrChange>
                </w:rPr>
                <w:t xml:space="preserve"> to 6633.";</w:t>
              </w:r>
            </w:ins>
          </w:p>
          <w:p w14:paraId="0324F309" w14:textId="77777777" w:rsidR="009F3611" w:rsidRPr="00B80901" w:rsidRDefault="009F3611" w:rsidP="009F3611">
            <w:pPr>
              <w:pStyle w:val="XML1"/>
              <w:rPr>
                <w:ins w:id="13943" w:author="Thomas Dietz" w:date="2012-08-08T17:05:00Z"/>
                <w:rPrChange w:id="13944" w:author="Thomas Dietz" w:date="2012-08-10T13:22:00Z">
                  <w:rPr>
                    <w:ins w:id="13945" w:author="Thomas Dietz" w:date="2012-08-08T17:05:00Z"/>
                    <w:lang w:val="de-DE"/>
                  </w:rPr>
                </w:rPrChange>
              </w:rPr>
            </w:pPr>
            <w:ins w:id="13946" w:author="Thomas Dietz" w:date="2012-08-08T17:05:00Z">
              <w:r w:rsidRPr="00B80901">
                <w:rPr>
                  <w:rPrChange w:id="13947" w:author="Thomas Dietz" w:date="2012-08-10T13:22:00Z">
                    <w:rPr>
                      <w:lang w:val="de-DE"/>
                    </w:rPr>
                  </w:rPrChange>
                </w:rPr>
                <w:t xml:space="preserve">    }</w:t>
              </w:r>
            </w:ins>
          </w:p>
          <w:p w14:paraId="3B8C44AF" w14:textId="77777777" w:rsidR="009F3611" w:rsidRPr="00B80901" w:rsidRDefault="009F3611" w:rsidP="009F3611">
            <w:pPr>
              <w:pStyle w:val="XML1"/>
              <w:rPr>
                <w:ins w:id="13948" w:author="Thomas Dietz" w:date="2012-08-08T17:05:00Z"/>
                <w:rPrChange w:id="13949" w:author="Thomas Dietz" w:date="2012-08-10T13:22:00Z">
                  <w:rPr>
                    <w:ins w:id="13950" w:author="Thomas Dietz" w:date="2012-08-08T17:05:00Z"/>
                    <w:lang w:val="de-DE"/>
                  </w:rPr>
                </w:rPrChange>
              </w:rPr>
            </w:pPr>
            <w:ins w:id="13951" w:author="Thomas Dietz" w:date="2012-08-08T17:05:00Z">
              <w:r w:rsidRPr="00B80901">
                <w:rPr>
                  <w:rPrChange w:id="13952" w:author="Thomas Dietz" w:date="2012-08-10T13:22:00Z">
                    <w:rPr>
                      <w:lang w:val="de-DE"/>
                    </w:rPr>
                  </w:rPrChange>
                </w:rPr>
                <w:t xml:space="preserve">    leaf local-ip-address {</w:t>
              </w:r>
            </w:ins>
          </w:p>
          <w:p w14:paraId="0F33D20F" w14:textId="77777777" w:rsidR="009F3611" w:rsidRPr="00B80901" w:rsidRDefault="009F3611" w:rsidP="009F3611">
            <w:pPr>
              <w:pStyle w:val="XML1"/>
              <w:rPr>
                <w:ins w:id="13953" w:author="Thomas Dietz" w:date="2012-08-08T17:05:00Z"/>
                <w:rPrChange w:id="13954" w:author="Thomas Dietz" w:date="2012-08-10T13:22:00Z">
                  <w:rPr>
                    <w:ins w:id="13955" w:author="Thomas Dietz" w:date="2012-08-08T17:05:00Z"/>
                    <w:lang w:val="de-DE"/>
                  </w:rPr>
                </w:rPrChange>
              </w:rPr>
            </w:pPr>
            <w:ins w:id="13956" w:author="Thomas Dietz" w:date="2012-08-08T17:05:00Z">
              <w:r w:rsidRPr="00B80901">
                <w:rPr>
                  <w:rPrChange w:id="13957" w:author="Thomas Dietz" w:date="2012-08-10T13:22:00Z">
                    <w:rPr>
                      <w:lang w:val="de-DE"/>
                    </w:rPr>
                  </w:rPrChange>
                </w:rPr>
                <w:t xml:space="preserve">      type inet:ip-address;</w:t>
              </w:r>
            </w:ins>
          </w:p>
          <w:p w14:paraId="520E43D1" w14:textId="77777777" w:rsidR="009F3611" w:rsidRPr="00B80901" w:rsidRDefault="009F3611" w:rsidP="009F3611">
            <w:pPr>
              <w:pStyle w:val="XML1"/>
              <w:rPr>
                <w:ins w:id="13958" w:author="Thomas Dietz" w:date="2012-08-08T17:05:00Z"/>
                <w:rPrChange w:id="13959" w:author="Thomas Dietz" w:date="2012-08-10T13:22:00Z">
                  <w:rPr>
                    <w:ins w:id="13960" w:author="Thomas Dietz" w:date="2012-08-08T17:05:00Z"/>
                    <w:lang w:val="de-DE"/>
                  </w:rPr>
                </w:rPrChange>
              </w:rPr>
            </w:pPr>
            <w:ins w:id="13961" w:author="Thomas Dietz" w:date="2012-08-08T17:05:00Z">
              <w:r w:rsidRPr="00B80901">
                <w:rPr>
                  <w:rPrChange w:id="13962" w:author="Thomas Dietz" w:date="2012-08-10T13:22:00Z">
                    <w:rPr>
                      <w:lang w:val="de-DE"/>
                    </w:rPr>
                  </w:rPrChange>
                </w:rPr>
                <w:t xml:space="preserve">      description "The local IP address of the OpenFlow Logical</w:t>
              </w:r>
            </w:ins>
          </w:p>
          <w:p w14:paraId="084C95E0" w14:textId="77777777" w:rsidR="009F3611" w:rsidRPr="00B80901" w:rsidRDefault="009F3611" w:rsidP="009F3611">
            <w:pPr>
              <w:pStyle w:val="XML1"/>
              <w:rPr>
                <w:ins w:id="13963" w:author="Thomas Dietz" w:date="2012-08-08T17:05:00Z"/>
                <w:rPrChange w:id="13964" w:author="Thomas Dietz" w:date="2012-08-10T13:22:00Z">
                  <w:rPr>
                    <w:ins w:id="13965" w:author="Thomas Dietz" w:date="2012-08-08T17:05:00Z"/>
                    <w:lang w:val="de-DE"/>
                  </w:rPr>
                </w:rPrChange>
              </w:rPr>
            </w:pPr>
            <w:ins w:id="13966" w:author="Thomas Dietz" w:date="2012-08-08T17:05:00Z">
              <w:r w:rsidRPr="00B80901">
                <w:rPr>
                  <w:rPrChange w:id="13967" w:author="Thomas Dietz" w:date="2012-08-10T13:22:00Z">
                    <w:rPr>
                      <w:lang w:val="de-DE"/>
                    </w:rPr>
                  </w:rPrChange>
                </w:rPr>
                <w:t xml:space="preserve">        Switch when connecting to this OpenFlow Controller.  It is</w:t>
              </w:r>
            </w:ins>
          </w:p>
          <w:p w14:paraId="7D1E69E5" w14:textId="77777777" w:rsidR="009F3611" w:rsidRPr="00B80901" w:rsidRDefault="009F3611" w:rsidP="009F3611">
            <w:pPr>
              <w:pStyle w:val="XML1"/>
              <w:rPr>
                <w:ins w:id="13968" w:author="Thomas Dietz" w:date="2012-08-08T17:05:00Z"/>
                <w:rPrChange w:id="13969" w:author="Thomas Dietz" w:date="2012-08-10T13:22:00Z">
                  <w:rPr>
                    <w:ins w:id="13970" w:author="Thomas Dietz" w:date="2012-08-08T17:05:00Z"/>
                    <w:lang w:val="de-DE"/>
                  </w:rPr>
                </w:rPrChange>
              </w:rPr>
            </w:pPr>
            <w:ins w:id="13971" w:author="Thomas Dietz" w:date="2012-08-08T17:05:00Z">
              <w:r w:rsidRPr="00B80901">
                <w:rPr>
                  <w:rPrChange w:id="13972" w:author="Thomas Dietz" w:date="2012-08-10T13:22:00Z">
                    <w:rPr>
                      <w:lang w:val="de-DE"/>
                    </w:rPr>
                  </w:rPrChange>
                </w:rPr>
                <w:t xml:space="preserve">        the source IP address of packets sent to this OpenFlow</w:t>
              </w:r>
            </w:ins>
          </w:p>
          <w:p w14:paraId="12D166E3" w14:textId="77777777" w:rsidR="009F3611" w:rsidRPr="00B80901" w:rsidRDefault="009F3611" w:rsidP="009F3611">
            <w:pPr>
              <w:pStyle w:val="XML1"/>
              <w:rPr>
                <w:ins w:id="13973" w:author="Thomas Dietz" w:date="2012-08-08T17:05:00Z"/>
                <w:rPrChange w:id="13974" w:author="Thomas Dietz" w:date="2012-08-10T13:22:00Z">
                  <w:rPr>
                    <w:ins w:id="13975" w:author="Thomas Dietz" w:date="2012-08-08T17:05:00Z"/>
                    <w:lang w:val="de-DE"/>
                  </w:rPr>
                </w:rPrChange>
              </w:rPr>
            </w:pPr>
            <w:ins w:id="13976" w:author="Thomas Dietz" w:date="2012-08-08T17:05:00Z">
              <w:r w:rsidRPr="00B80901">
                <w:rPr>
                  <w:rPrChange w:id="13977" w:author="Thomas Dietz" w:date="2012-08-10T13:22:00Z">
                    <w:rPr>
                      <w:lang w:val="de-DE"/>
                    </w:rPr>
                  </w:rPrChange>
                </w:rPr>
                <w:t xml:space="preserve">        Controller.  If present, this element overrides any default</w:t>
              </w:r>
            </w:ins>
          </w:p>
          <w:p w14:paraId="0664CD23" w14:textId="77777777" w:rsidR="009F3611" w:rsidRPr="00B80901" w:rsidRDefault="009F3611" w:rsidP="009F3611">
            <w:pPr>
              <w:pStyle w:val="XML1"/>
              <w:rPr>
                <w:ins w:id="13978" w:author="Thomas Dietz" w:date="2012-08-08T17:05:00Z"/>
                <w:rPrChange w:id="13979" w:author="Thomas Dietz" w:date="2012-08-10T13:22:00Z">
                  <w:rPr>
                    <w:ins w:id="13980" w:author="Thomas Dietz" w:date="2012-08-08T17:05:00Z"/>
                    <w:lang w:val="de-DE"/>
                  </w:rPr>
                </w:rPrChange>
              </w:rPr>
            </w:pPr>
            <w:ins w:id="13981" w:author="Thomas Dietz" w:date="2012-08-08T17:05:00Z">
              <w:r w:rsidRPr="00B80901">
                <w:rPr>
                  <w:rPrChange w:id="13982" w:author="Thomas Dietz" w:date="2012-08-10T13:22:00Z">
                    <w:rPr>
                      <w:lang w:val="de-DE"/>
                    </w:rPr>
                  </w:rPrChange>
                </w:rPr>
                <w:t xml:space="preserve">        IP address.</w:t>
              </w:r>
            </w:ins>
          </w:p>
          <w:p w14:paraId="641E73CE" w14:textId="77777777" w:rsidR="009F3611" w:rsidRPr="00B80901" w:rsidRDefault="009F3611" w:rsidP="009F3611">
            <w:pPr>
              <w:pStyle w:val="XML1"/>
              <w:rPr>
                <w:ins w:id="13983" w:author="Thomas Dietz" w:date="2012-08-08T17:05:00Z"/>
                <w:rPrChange w:id="13984" w:author="Thomas Dietz" w:date="2012-08-10T13:22:00Z">
                  <w:rPr>
                    <w:ins w:id="13985" w:author="Thomas Dietz" w:date="2012-08-08T17:05:00Z"/>
                    <w:lang w:val="de-DE"/>
                  </w:rPr>
                </w:rPrChange>
              </w:rPr>
            </w:pPr>
            <w:ins w:id="13986" w:author="Thomas Dietz" w:date="2012-08-08T17:05:00Z">
              <w:r w:rsidRPr="00B80901">
                <w:rPr>
                  <w:rPrChange w:id="13987" w:author="Thomas Dietz" w:date="2012-08-10T13:22:00Z">
                    <w:rPr>
                      <w:lang w:val="de-DE"/>
                    </w:rPr>
                  </w:rPrChange>
                </w:rPr>
                <w:t xml:space="preserve">    </w:t>
              </w:r>
            </w:ins>
          </w:p>
          <w:p w14:paraId="7F4D9999" w14:textId="77777777" w:rsidR="009F3611" w:rsidRPr="00B80901" w:rsidRDefault="009F3611" w:rsidP="009F3611">
            <w:pPr>
              <w:pStyle w:val="XML1"/>
              <w:rPr>
                <w:ins w:id="13988" w:author="Thomas Dietz" w:date="2012-08-08T17:05:00Z"/>
                <w:rPrChange w:id="13989" w:author="Thomas Dietz" w:date="2012-08-10T13:22:00Z">
                  <w:rPr>
                    <w:ins w:id="13990" w:author="Thomas Dietz" w:date="2012-08-08T17:05:00Z"/>
                    <w:lang w:val="de-DE"/>
                  </w:rPr>
                </w:rPrChange>
              </w:rPr>
            </w:pPr>
            <w:ins w:id="13991" w:author="Thomas Dietz" w:date="2012-08-08T17:05:00Z">
              <w:r w:rsidRPr="00B80901">
                <w:rPr>
                  <w:rPrChange w:id="13992" w:author="Thomas Dietz" w:date="2012-08-10T13:22:00Z">
                    <w:rPr>
                      <w:lang w:val="de-DE"/>
                    </w:rPr>
                  </w:rPrChange>
                </w:rPr>
                <w:t xml:space="preserve">        </w:t>
              </w:r>
            </w:ins>
          </w:p>
          <w:p w14:paraId="5F0A74C5" w14:textId="77777777" w:rsidR="009F3611" w:rsidRPr="00B80901" w:rsidRDefault="009F3611" w:rsidP="009F3611">
            <w:pPr>
              <w:pStyle w:val="XML1"/>
              <w:rPr>
                <w:ins w:id="13993" w:author="Thomas Dietz" w:date="2012-08-08T17:05:00Z"/>
                <w:rPrChange w:id="13994" w:author="Thomas Dietz" w:date="2012-08-10T13:22:00Z">
                  <w:rPr>
                    <w:ins w:id="13995" w:author="Thomas Dietz" w:date="2012-08-08T17:05:00Z"/>
                    <w:lang w:val="de-DE"/>
                  </w:rPr>
                </w:rPrChange>
              </w:rPr>
            </w:pPr>
            <w:ins w:id="13996" w:author="Thomas Dietz" w:date="2012-08-08T17:05:00Z">
              <w:r w:rsidRPr="00B80901">
                <w:rPr>
                  <w:rPrChange w:id="13997" w:author="Thomas Dietz" w:date="2012-08-10T13:22:00Z">
                    <w:rPr>
                      <w:lang w:val="de-DE"/>
                    </w:rPr>
                  </w:rPrChange>
                </w:rPr>
                <w:t xml:space="preserve">        This element is optional. Attempts to set this element to</w:t>
              </w:r>
            </w:ins>
          </w:p>
          <w:p w14:paraId="2F2EA2E0" w14:textId="77777777" w:rsidR="009F3611" w:rsidRPr="00B80901" w:rsidRDefault="009F3611" w:rsidP="009F3611">
            <w:pPr>
              <w:pStyle w:val="XML1"/>
              <w:rPr>
                <w:ins w:id="13998" w:author="Thomas Dietz" w:date="2012-08-08T17:05:00Z"/>
                <w:rPrChange w:id="13999" w:author="Thomas Dietz" w:date="2012-08-10T13:22:00Z">
                  <w:rPr>
                    <w:ins w:id="14000" w:author="Thomas Dietz" w:date="2012-08-08T17:05:00Z"/>
                    <w:lang w:val="de-DE"/>
                  </w:rPr>
                </w:rPrChange>
              </w:rPr>
            </w:pPr>
            <w:ins w:id="14001" w:author="Thomas Dietz" w:date="2012-08-08T17:05:00Z">
              <w:r w:rsidRPr="00B80901">
                <w:rPr>
                  <w:rPrChange w:id="14002" w:author="Thomas Dietz" w:date="2012-08-10T13:22:00Z">
                    <w:rPr>
                      <w:lang w:val="de-DE"/>
                    </w:rPr>
                  </w:rPrChange>
                </w:rPr>
                <w:t xml:space="preserve">        an IP address that cannot be used by the OpenFlow Logical</w:t>
              </w:r>
            </w:ins>
          </w:p>
          <w:p w14:paraId="2B2B4823" w14:textId="77777777" w:rsidR="009F3611" w:rsidRPr="00B80901" w:rsidRDefault="009F3611" w:rsidP="009F3611">
            <w:pPr>
              <w:pStyle w:val="XML1"/>
              <w:rPr>
                <w:ins w:id="14003" w:author="Thomas Dietz" w:date="2012-08-08T17:05:00Z"/>
                <w:rPrChange w:id="14004" w:author="Thomas Dietz" w:date="2012-08-10T13:22:00Z">
                  <w:rPr>
                    <w:ins w:id="14005" w:author="Thomas Dietz" w:date="2012-08-08T17:05:00Z"/>
                    <w:lang w:val="de-DE"/>
                  </w:rPr>
                </w:rPrChange>
              </w:rPr>
            </w:pPr>
            <w:ins w:id="14006" w:author="Thomas Dietz" w:date="2012-08-08T17:05:00Z">
              <w:r w:rsidRPr="00B80901">
                <w:rPr>
                  <w:rPrChange w:id="14007" w:author="Thomas Dietz" w:date="2012-08-10T13:22:00Z">
                    <w:rPr>
                      <w:lang w:val="de-DE"/>
                    </w:rPr>
                  </w:rPrChange>
                </w:rPr>
                <w:t xml:space="preserve">        Switch MUST result in an 'bad-element' error with type</w:t>
              </w:r>
            </w:ins>
          </w:p>
          <w:p w14:paraId="367B3B9C" w14:textId="77777777" w:rsidR="009F3611" w:rsidRPr="00B80901" w:rsidRDefault="009F3611" w:rsidP="009F3611">
            <w:pPr>
              <w:pStyle w:val="XML1"/>
              <w:rPr>
                <w:ins w:id="14008" w:author="Thomas Dietz" w:date="2012-08-08T17:05:00Z"/>
                <w:rPrChange w:id="14009" w:author="Thomas Dietz" w:date="2012-08-10T13:22:00Z">
                  <w:rPr>
                    <w:ins w:id="14010" w:author="Thomas Dietz" w:date="2012-08-08T17:05:00Z"/>
                    <w:lang w:val="de-DE"/>
                  </w:rPr>
                </w:rPrChange>
              </w:rPr>
            </w:pPr>
            <w:ins w:id="14011" w:author="Thomas Dietz" w:date="2012-08-08T17:05:00Z">
              <w:r w:rsidRPr="00B80901">
                <w:rPr>
                  <w:rPrChange w:id="14012" w:author="Thomas Dietz" w:date="2012-08-10T13:22:00Z">
                    <w:rPr>
                      <w:lang w:val="de-DE"/>
                    </w:rPr>
                  </w:rPrChange>
                </w:rPr>
                <w:t xml:space="preserve">        '</w:t>
              </w:r>
              <w:proofErr w:type="gramStart"/>
              <w:r w:rsidRPr="00B80901">
                <w:rPr>
                  <w:rPrChange w:id="14013" w:author="Thomas Dietz" w:date="2012-08-10T13:22:00Z">
                    <w:rPr>
                      <w:lang w:val="de-DE"/>
                    </w:rPr>
                  </w:rPrChange>
                </w:rPr>
                <w:t>application</w:t>
              </w:r>
              <w:proofErr w:type="gramEnd"/>
              <w:r w:rsidRPr="00B80901">
                <w:rPr>
                  <w:rPrChange w:id="14014" w:author="Thomas Dietz" w:date="2012-08-10T13:22:00Z">
                    <w:rPr>
                      <w:lang w:val="de-DE"/>
                    </w:rPr>
                  </w:rPrChange>
                </w:rPr>
                <w:t>'. The &lt;error-info&gt; element MUST contain the</w:t>
              </w:r>
            </w:ins>
          </w:p>
          <w:p w14:paraId="30AAA1CB" w14:textId="77777777" w:rsidR="009F3611" w:rsidRPr="00B80901" w:rsidRDefault="009F3611" w:rsidP="009F3611">
            <w:pPr>
              <w:pStyle w:val="XML1"/>
              <w:rPr>
                <w:ins w:id="14015" w:author="Thomas Dietz" w:date="2012-08-08T17:05:00Z"/>
                <w:rPrChange w:id="14016" w:author="Thomas Dietz" w:date="2012-08-10T13:22:00Z">
                  <w:rPr>
                    <w:ins w:id="14017" w:author="Thomas Dietz" w:date="2012-08-08T17:05:00Z"/>
                    <w:lang w:val="de-DE"/>
                  </w:rPr>
                </w:rPrChange>
              </w:rPr>
            </w:pPr>
            <w:ins w:id="14018" w:author="Thomas Dietz" w:date="2012-08-08T17:05:00Z">
              <w:r w:rsidRPr="00B80901">
                <w:rPr>
                  <w:rPrChange w:id="14019" w:author="Thomas Dietz" w:date="2012-08-10T13:22:00Z">
                    <w:rPr>
                      <w:lang w:val="de-DE"/>
                    </w:rPr>
                  </w:rPrChange>
                </w:rPr>
                <w:t xml:space="preserve">        </w:t>
              </w:r>
              <w:proofErr w:type="gramStart"/>
              <w:r w:rsidRPr="00B80901">
                <w:rPr>
                  <w:rPrChange w:id="14020" w:author="Thomas Dietz" w:date="2012-08-10T13:22:00Z">
                    <w:rPr>
                      <w:lang w:val="de-DE"/>
                    </w:rPr>
                  </w:rPrChange>
                </w:rPr>
                <w:t>name</w:t>
              </w:r>
              <w:proofErr w:type="gramEnd"/>
              <w:r w:rsidRPr="00B80901">
                <w:rPr>
                  <w:rPrChange w:id="14021" w:author="Thomas Dietz" w:date="2012-08-10T13:22:00Z">
                    <w:rPr>
                      <w:lang w:val="de-DE"/>
                    </w:rPr>
                  </w:rPrChange>
                </w:rPr>
                <w:t xml:space="preserve"> of this element in the &lt;bad-element&gt; element.";</w:t>
              </w:r>
            </w:ins>
          </w:p>
          <w:p w14:paraId="1D0DC596" w14:textId="77777777" w:rsidR="009F3611" w:rsidRPr="00B80901" w:rsidRDefault="009F3611" w:rsidP="009F3611">
            <w:pPr>
              <w:pStyle w:val="XML1"/>
              <w:rPr>
                <w:ins w:id="14022" w:author="Thomas Dietz" w:date="2012-08-08T17:05:00Z"/>
                <w:rPrChange w:id="14023" w:author="Thomas Dietz" w:date="2012-08-10T13:22:00Z">
                  <w:rPr>
                    <w:ins w:id="14024" w:author="Thomas Dietz" w:date="2012-08-08T17:05:00Z"/>
                    <w:lang w:val="de-DE"/>
                  </w:rPr>
                </w:rPrChange>
              </w:rPr>
            </w:pPr>
            <w:ins w:id="14025" w:author="Thomas Dietz" w:date="2012-08-08T17:05:00Z">
              <w:r w:rsidRPr="00B80901">
                <w:rPr>
                  <w:rPrChange w:id="14026" w:author="Thomas Dietz" w:date="2012-08-10T13:22:00Z">
                    <w:rPr>
                      <w:lang w:val="de-DE"/>
                    </w:rPr>
                  </w:rPrChange>
                </w:rPr>
                <w:t xml:space="preserve">    }</w:t>
              </w:r>
            </w:ins>
          </w:p>
          <w:p w14:paraId="3461C0FE" w14:textId="77777777" w:rsidR="009F3611" w:rsidRPr="00B80901" w:rsidRDefault="009F3611" w:rsidP="009F3611">
            <w:pPr>
              <w:pStyle w:val="XML1"/>
              <w:rPr>
                <w:ins w:id="14027" w:author="Thomas Dietz" w:date="2012-08-08T17:05:00Z"/>
                <w:rPrChange w:id="14028" w:author="Thomas Dietz" w:date="2012-08-10T13:22:00Z">
                  <w:rPr>
                    <w:ins w:id="14029" w:author="Thomas Dietz" w:date="2012-08-08T17:05:00Z"/>
                    <w:lang w:val="de-DE"/>
                  </w:rPr>
                </w:rPrChange>
              </w:rPr>
            </w:pPr>
            <w:ins w:id="14030" w:author="Thomas Dietz" w:date="2012-08-08T17:05:00Z">
              <w:r w:rsidRPr="00B80901">
                <w:rPr>
                  <w:rPrChange w:id="14031" w:author="Thomas Dietz" w:date="2012-08-10T13:22:00Z">
                    <w:rPr>
                      <w:lang w:val="de-DE"/>
                    </w:rPr>
                  </w:rPrChange>
                </w:rPr>
                <w:t xml:space="preserve">    leaf local-port {</w:t>
              </w:r>
            </w:ins>
          </w:p>
          <w:p w14:paraId="25359E47" w14:textId="77777777" w:rsidR="009F3611" w:rsidRPr="00B80901" w:rsidRDefault="009F3611" w:rsidP="009F3611">
            <w:pPr>
              <w:pStyle w:val="XML1"/>
              <w:rPr>
                <w:ins w:id="14032" w:author="Thomas Dietz" w:date="2012-08-08T17:05:00Z"/>
                <w:rPrChange w:id="14033" w:author="Thomas Dietz" w:date="2012-08-10T13:22:00Z">
                  <w:rPr>
                    <w:ins w:id="14034" w:author="Thomas Dietz" w:date="2012-08-08T17:05:00Z"/>
                    <w:lang w:val="de-DE"/>
                  </w:rPr>
                </w:rPrChange>
              </w:rPr>
            </w:pPr>
            <w:ins w:id="14035" w:author="Thomas Dietz" w:date="2012-08-08T17:05:00Z">
              <w:r w:rsidRPr="00B80901">
                <w:rPr>
                  <w:rPrChange w:id="14036" w:author="Thomas Dietz" w:date="2012-08-10T13:22:00Z">
                    <w:rPr>
                      <w:lang w:val="de-DE"/>
                    </w:rPr>
                  </w:rPrChange>
                </w:rPr>
                <w:t xml:space="preserve">      type inet:port-number;</w:t>
              </w:r>
            </w:ins>
          </w:p>
          <w:p w14:paraId="1505C0A5" w14:textId="77777777" w:rsidR="009F3611" w:rsidRPr="00B80901" w:rsidRDefault="009F3611" w:rsidP="009F3611">
            <w:pPr>
              <w:pStyle w:val="XML1"/>
              <w:rPr>
                <w:ins w:id="14037" w:author="Thomas Dietz" w:date="2012-08-08T17:05:00Z"/>
                <w:rPrChange w:id="14038" w:author="Thomas Dietz" w:date="2012-08-10T13:22:00Z">
                  <w:rPr>
                    <w:ins w:id="14039" w:author="Thomas Dietz" w:date="2012-08-08T17:05:00Z"/>
                    <w:lang w:val="de-DE"/>
                  </w:rPr>
                </w:rPrChange>
              </w:rPr>
            </w:pPr>
            <w:ins w:id="14040" w:author="Thomas Dietz" w:date="2012-08-08T17:05:00Z">
              <w:r w:rsidRPr="00B80901">
                <w:rPr>
                  <w:rPrChange w:id="14041" w:author="Thomas Dietz" w:date="2012-08-10T13:22:00Z">
                    <w:rPr>
                      <w:lang w:val="de-DE"/>
                    </w:rPr>
                  </w:rPrChange>
                </w:rPr>
                <w:t xml:space="preserve">      description "The local TCP port number of the OpenFlow</w:t>
              </w:r>
            </w:ins>
          </w:p>
          <w:p w14:paraId="18BC2BEC" w14:textId="77777777" w:rsidR="009F3611" w:rsidRPr="00B80901" w:rsidRDefault="009F3611" w:rsidP="009F3611">
            <w:pPr>
              <w:pStyle w:val="XML1"/>
              <w:rPr>
                <w:ins w:id="14042" w:author="Thomas Dietz" w:date="2012-08-08T17:05:00Z"/>
                <w:rPrChange w:id="14043" w:author="Thomas Dietz" w:date="2012-08-10T13:22:00Z">
                  <w:rPr>
                    <w:ins w:id="14044" w:author="Thomas Dietz" w:date="2012-08-08T17:05:00Z"/>
                    <w:lang w:val="de-DE"/>
                  </w:rPr>
                </w:rPrChange>
              </w:rPr>
            </w:pPr>
            <w:ins w:id="14045" w:author="Thomas Dietz" w:date="2012-08-08T17:05:00Z">
              <w:r w:rsidRPr="00B80901">
                <w:rPr>
                  <w:rPrChange w:id="14046" w:author="Thomas Dietz" w:date="2012-08-10T13:22:00Z">
                    <w:rPr>
                      <w:lang w:val="de-DE"/>
                    </w:rPr>
                  </w:rPrChange>
                </w:rPr>
                <w:t xml:space="preserve">        Logical Switch when connecting to this OpenFlow Controller.</w:t>
              </w:r>
            </w:ins>
          </w:p>
          <w:p w14:paraId="05EDB622" w14:textId="77777777" w:rsidR="009F3611" w:rsidRPr="00B80901" w:rsidRDefault="009F3611" w:rsidP="009F3611">
            <w:pPr>
              <w:pStyle w:val="XML1"/>
              <w:rPr>
                <w:ins w:id="14047" w:author="Thomas Dietz" w:date="2012-08-08T17:05:00Z"/>
                <w:rPrChange w:id="14048" w:author="Thomas Dietz" w:date="2012-08-10T13:22:00Z">
                  <w:rPr>
                    <w:ins w:id="14049" w:author="Thomas Dietz" w:date="2012-08-08T17:05:00Z"/>
                    <w:lang w:val="de-DE"/>
                  </w:rPr>
                </w:rPrChange>
              </w:rPr>
            </w:pPr>
            <w:ins w:id="14050" w:author="Thomas Dietz" w:date="2012-08-08T17:05:00Z">
              <w:r w:rsidRPr="00B80901">
                <w:rPr>
                  <w:rPrChange w:id="14051" w:author="Thomas Dietz" w:date="2012-08-10T13:22:00Z">
                    <w:rPr>
                      <w:lang w:val="de-DE"/>
                    </w:rPr>
                  </w:rPrChange>
                </w:rPr>
                <w:t xml:space="preserve">        It is the source TCP port number of packets sent to this</w:t>
              </w:r>
            </w:ins>
          </w:p>
          <w:p w14:paraId="0B70EF13" w14:textId="77777777" w:rsidR="009F3611" w:rsidRPr="00B80901" w:rsidRDefault="009F3611" w:rsidP="009F3611">
            <w:pPr>
              <w:pStyle w:val="XML1"/>
              <w:rPr>
                <w:ins w:id="14052" w:author="Thomas Dietz" w:date="2012-08-08T17:05:00Z"/>
                <w:rPrChange w:id="14053" w:author="Thomas Dietz" w:date="2012-08-10T13:22:00Z">
                  <w:rPr>
                    <w:ins w:id="14054" w:author="Thomas Dietz" w:date="2012-08-08T17:05:00Z"/>
                    <w:lang w:val="de-DE"/>
                  </w:rPr>
                </w:rPrChange>
              </w:rPr>
            </w:pPr>
            <w:ins w:id="14055" w:author="Thomas Dietz" w:date="2012-08-08T17:05:00Z">
              <w:r w:rsidRPr="00B80901">
                <w:rPr>
                  <w:rPrChange w:id="14056" w:author="Thomas Dietz" w:date="2012-08-10T13:22:00Z">
                    <w:rPr>
                      <w:lang w:val="de-DE"/>
                    </w:rPr>
                  </w:rPrChange>
                </w:rPr>
                <w:t xml:space="preserve">        OpenFlow Controller.  If this element is not present, then</w:t>
              </w:r>
            </w:ins>
          </w:p>
          <w:p w14:paraId="069072A3" w14:textId="77777777" w:rsidR="009F3611" w:rsidRPr="00B80901" w:rsidRDefault="009F3611" w:rsidP="009F3611">
            <w:pPr>
              <w:pStyle w:val="XML1"/>
              <w:rPr>
                <w:ins w:id="14057" w:author="Thomas Dietz" w:date="2012-08-08T17:05:00Z"/>
                <w:rPrChange w:id="14058" w:author="Thomas Dietz" w:date="2012-08-10T13:22:00Z">
                  <w:rPr>
                    <w:ins w:id="14059" w:author="Thomas Dietz" w:date="2012-08-08T17:05:00Z"/>
                    <w:lang w:val="de-DE"/>
                  </w:rPr>
                </w:rPrChange>
              </w:rPr>
            </w:pPr>
            <w:ins w:id="14060" w:author="Thomas Dietz" w:date="2012-08-08T17:05:00Z">
              <w:r w:rsidRPr="00B80901">
                <w:rPr>
                  <w:rPrChange w:id="14061" w:author="Thomas Dietz" w:date="2012-08-10T13:22:00Z">
                    <w:rPr>
                      <w:lang w:val="de-DE"/>
                    </w:rPr>
                  </w:rPrChange>
                </w:rPr>
                <w:t xml:space="preserve">        the port number is chosen arbitrarily by the OpenFlow</w:t>
              </w:r>
            </w:ins>
          </w:p>
          <w:p w14:paraId="6E8A9CAC" w14:textId="77777777" w:rsidR="009F3611" w:rsidRPr="00B80901" w:rsidRDefault="009F3611" w:rsidP="009F3611">
            <w:pPr>
              <w:pStyle w:val="XML1"/>
              <w:rPr>
                <w:ins w:id="14062" w:author="Thomas Dietz" w:date="2012-08-08T17:05:00Z"/>
                <w:rPrChange w:id="14063" w:author="Thomas Dietz" w:date="2012-08-10T13:22:00Z">
                  <w:rPr>
                    <w:ins w:id="14064" w:author="Thomas Dietz" w:date="2012-08-08T17:05:00Z"/>
                    <w:lang w:val="de-DE"/>
                  </w:rPr>
                </w:rPrChange>
              </w:rPr>
            </w:pPr>
            <w:ins w:id="14065" w:author="Thomas Dietz" w:date="2012-08-08T17:05:00Z">
              <w:r w:rsidRPr="00B80901">
                <w:rPr>
                  <w:rPrChange w:id="14066" w:author="Thomas Dietz" w:date="2012-08-10T13:22:00Z">
                    <w:rPr>
                      <w:lang w:val="de-DE"/>
                    </w:rPr>
                  </w:rPrChange>
                </w:rPr>
                <w:t xml:space="preserve">        Logical Switch.</w:t>
              </w:r>
            </w:ins>
          </w:p>
          <w:p w14:paraId="56A95AEF" w14:textId="77777777" w:rsidR="009F3611" w:rsidRPr="00B80901" w:rsidRDefault="009F3611" w:rsidP="009F3611">
            <w:pPr>
              <w:pStyle w:val="XML1"/>
              <w:rPr>
                <w:ins w:id="14067" w:author="Thomas Dietz" w:date="2012-08-08T17:05:00Z"/>
                <w:rPrChange w:id="14068" w:author="Thomas Dietz" w:date="2012-08-10T13:22:00Z">
                  <w:rPr>
                    <w:ins w:id="14069" w:author="Thomas Dietz" w:date="2012-08-08T17:05:00Z"/>
                    <w:lang w:val="de-DE"/>
                  </w:rPr>
                </w:rPrChange>
              </w:rPr>
            </w:pPr>
            <w:ins w:id="14070" w:author="Thomas Dietz" w:date="2012-08-08T17:05:00Z">
              <w:r w:rsidRPr="00B80901">
                <w:rPr>
                  <w:rPrChange w:id="14071" w:author="Thomas Dietz" w:date="2012-08-10T13:22:00Z">
                    <w:rPr>
                      <w:lang w:val="de-DE"/>
                    </w:rPr>
                  </w:rPrChange>
                </w:rPr>
                <w:t xml:space="preserve">      </w:t>
              </w:r>
            </w:ins>
          </w:p>
          <w:p w14:paraId="3A12649B" w14:textId="77777777" w:rsidR="009F3611" w:rsidRPr="00B80901" w:rsidRDefault="009F3611" w:rsidP="009F3611">
            <w:pPr>
              <w:pStyle w:val="XML1"/>
              <w:rPr>
                <w:ins w:id="14072" w:author="Thomas Dietz" w:date="2012-08-08T17:05:00Z"/>
                <w:rPrChange w:id="14073" w:author="Thomas Dietz" w:date="2012-08-10T13:22:00Z">
                  <w:rPr>
                    <w:ins w:id="14074" w:author="Thomas Dietz" w:date="2012-08-08T17:05:00Z"/>
                    <w:lang w:val="de-DE"/>
                  </w:rPr>
                </w:rPrChange>
              </w:rPr>
            </w:pPr>
            <w:ins w:id="14075" w:author="Thomas Dietz" w:date="2012-08-08T17:05:00Z">
              <w:r w:rsidRPr="00B80901">
                <w:rPr>
                  <w:rPrChange w:id="14076" w:author="Thomas Dietz" w:date="2012-08-10T13:22:00Z">
                    <w:rPr>
                      <w:lang w:val="de-DE"/>
                    </w:rPr>
                  </w:rPrChange>
                </w:rPr>
                <w:t xml:space="preserve">        This element is optional. Attempts to set this element to a</w:t>
              </w:r>
            </w:ins>
          </w:p>
          <w:p w14:paraId="6EAA69B8" w14:textId="77777777" w:rsidR="009F3611" w:rsidRPr="00B80901" w:rsidRDefault="009F3611" w:rsidP="009F3611">
            <w:pPr>
              <w:pStyle w:val="XML1"/>
              <w:rPr>
                <w:ins w:id="14077" w:author="Thomas Dietz" w:date="2012-08-08T17:05:00Z"/>
                <w:rPrChange w:id="14078" w:author="Thomas Dietz" w:date="2012-08-10T13:22:00Z">
                  <w:rPr>
                    <w:ins w:id="14079" w:author="Thomas Dietz" w:date="2012-08-08T17:05:00Z"/>
                    <w:lang w:val="de-DE"/>
                  </w:rPr>
                </w:rPrChange>
              </w:rPr>
            </w:pPr>
            <w:ins w:id="14080" w:author="Thomas Dietz" w:date="2012-08-08T17:05:00Z">
              <w:r w:rsidRPr="00B80901">
                <w:rPr>
                  <w:rPrChange w:id="14081" w:author="Thomas Dietz" w:date="2012-08-10T13:22:00Z">
                    <w:rPr>
                      <w:lang w:val="de-DE"/>
                    </w:rPr>
                  </w:rPrChange>
                </w:rPr>
                <w:t xml:space="preserve">        port number that cannot be used by the OpenFlow Logical</w:t>
              </w:r>
            </w:ins>
          </w:p>
          <w:p w14:paraId="1AA6A8C3" w14:textId="77777777" w:rsidR="009F3611" w:rsidRPr="00B80901" w:rsidRDefault="009F3611" w:rsidP="009F3611">
            <w:pPr>
              <w:pStyle w:val="XML1"/>
              <w:rPr>
                <w:ins w:id="14082" w:author="Thomas Dietz" w:date="2012-08-08T17:05:00Z"/>
                <w:rPrChange w:id="14083" w:author="Thomas Dietz" w:date="2012-08-10T13:22:00Z">
                  <w:rPr>
                    <w:ins w:id="14084" w:author="Thomas Dietz" w:date="2012-08-08T17:05:00Z"/>
                    <w:lang w:val="de-DE"/>
                  </w:rPr>
                </w:rPrChange>
              </w:rPr>
            </w:pPr>
            <w:ins w:id="14085" w:author="Thomas Dietz" w:date="2012-08-08T17:05:00Z">
              <w:r w:rsidRPr="00B80901">
                <w:rPr>
                  <w:rPrChange w:id="14086" w:author="Thomas Dietz" w:date="2012-08-10T13:22:00Z">
                    <w:rPr>
                      <w:lang w:val="de-DE"/>
                    </w:rPr>
                  </w:rPrChange>
                </w:rPr>
                <w:t xml:space="preserve">        Switch MUST result in an 'bad-element' error with type</w:t>
              </w:r>
            </w:ins>
          </w:p>
          <w:p w14:paraId="06A5107E" w14:textId="77777777" w:rsidR="009F3611" w:rsidRPr="00B80901" w:rsidRDefault="009F3611" w:rsidP="009F3611">
            <w:pPr>
              <w:pStyle w:val="XML1"/>
              <w:rPr>
                <w:ins w:id="14087" w:author="Thomas Dietz" w:date="2012-08-08T17:05:00Z"/>
                <w:rPrChange w:id="14088" w:author="Thomas Dietz" w:date="2012-08-10T13:22:00Z">
                  <w:rPr>
                    <w:ins w:id="14089" w:author="Thomas Dietz" w:date="2012-08-08T17:05:00Z"/>
                    <w:lang w:val="de-DE"/>
                  </w:rPr>
                </w:rPrChange>
              </w:rPr>
            </w:pPr>
            <w:ins w:id="14090" w:author="Thomas Dietz" w:date="2012-08-08T17:05:00Z">
              <w:r w:rsidRPr="00B80901">
                <w:rPr>
                  <w:rPrChange w:id="14091" w:author="Thomas Dietz" w:date="2012-08-10T13:22:00Z">
                    <w:rPr>
                      <w:lang w:val="de-DE"/>
                    </w:rPr>
                  </w:rPrChange>
                </w:rPr>
                <w:t xml:space="preserve">        '</w:t>
              </w:r>
              <w:proofErr w:type="gramStart"/>
              <w:r w:rsidRPr="00B80901">
                <w:rPr>
                  <w:rPrChange w:id="14092" w:author="Thomas Dietz" w:date="2012-08-10T13:22:00Z">
                    <w:rPr>
                      <w:lang w:val="de-DE"/>
                    </w:rPr>
                  </w:rPrChange>
                </w:rPr>
                <w:t>application</w:t>
              </w:r>
              <w:proofErr w:type="gramEnd"/>
              <w:r w:rsidRPr="00B80901">
                <w:rPr>
                  <w:rPrChange w:id="14093" w:author="Thomas Dietz" w:date="2012-08-10T13:22:00Z">
                    <w:rPr>
                      <w:lang w:val="de-DE"/>
                    </w:rPr>
                  </w:rPrChange>
                </w:rPr>
                <w:t>'. The &lt;error-info&gt; element MUST contain the</w:t>
              </w:r>
            </w:ins>
          </w:p>
          <w:p w14:paraId="0576687A" w14:textId="77777777" w:rsidR="009F3611" w:rsidRPr="00B80901" w:rsidRDefault="009F3611" w:rsidP="009F3611">
            <w:pPr>
              <w:pStyle w:val="XML1"/>
              <w:rPr>
                <w:ins w:id="14094" w:author="Thomas Dietz" w:date="2012-08-08T17:05:00Z"/>
                <w:rPrChange w:id="14095" w:author="Thomas Dietz" w:date="2012-08-10T13:22:00Z">
                  <w:rPr>
                    <w:ins w:id="14096" w:author="Thomas Dietz" w:date="2012-08-08T17:05:00Z"/>
                    <w:lang w:val="de-DE"/>
                  </w:rPr>
                </w:rPrChange>
              </w:rPr>
            </w:pPr>
            <w:ins w:id="14097" w:author="Thomas Dietz" w:date="2012-08-08T17:05:00Z">
              <w:r w:rsidRPr="00B80901">
                <w:rPr>
                  <w:rPrChange w:id="14098" w:author="Thomas Dietz" w:date="2012-08-10T13:22:00Z">
                    <w:rPr>
                      <w:lang w:val="de-DE"/>
                    </w:rPr>
                  </w:rPrChange>
                </w:rPr>
                <w:t xml:space="preserve">        </w:t>
              </w:r>
              <w:proofErr w:type="gramStart"/>
              <w:r w:rsidRPr="00B80901">
                <w:rPr>
                  <w:rPrChange w:id="14099" w:author="Thomas Dietz" w:date="2012-08-10T13:22:00Z">
                    <w:rPr>
                      <w:lang w:val="de-DE"/>
                    </w:rPr>
                  </w:rPrChange>
                </w:rPr>
                <w:t>name</w:t>
              </w:r>
              <w:proofErr w:type="gramEnd"/>
              <w:r w:rsidRPr="00B80901">
                <w:rPr>
                  <w:rPrChange w:id="14100" w:author="Thomas Dietz" w:date="2012-08-10T13:22:00Z">
                    <w:rPr>
                      <w:lang w:val="de-DE"/>
                    </w:rPr>
                  </w:rPrChange>
                </w:rPr>
                <w:t xml:space="preserve"> of this element in the &lt;bad-element&gt; element.";</w:t>
              </w:r>
            </w:ins>
          </w:p>
          <w:p w14:paraId="2A92B45D" w14:textId="77777777" w:rsidR="009F3611" w:rsidRPr="00B80901" w:rsidRDefault="009F3611" w:rsidP="009F3611">
            <w:pPr>
              <w:pStyle w:val="XML1"/>
              <w:rPr>
                <w:ins w:id="14101" w:author="Thomas Dietz" w:date="2012-08-08T17:05:00Z"/>
                <w:rPrChange w:id="14102" w:author="Thomas Dietz" w:date="2012-08-10T13:22:00Z">
                  <w:rPr>
                    <w:ins w:id="14103" w:author="Thomas Dietz" w:date="2012-08-08T17:05:00Z"/>
                    <w:lang w:val="de-DE"/>
                  </w:rPr>
                </w:rPrChange>
              </w:rPr>
            </w:pPr>
            <w:ins w:id="14104" w:author="Thomas Dietz" w:date="2012-08-08T17:05:00Z">
              <w:r w:rsidRPr="00B80901">
                <w:rPr>
                  <w:rPrChange w:id="14105" w:author="Thomas Dietz" w:date="2012-08-10T13:22:00Z">
                    <w:rPr>
                      <w:lang w:val="de-DE"/>
                    </w:rPr>
                  </w:rPrChange>
                </w:rPr>
                <w:t xml:space="preserve">    }</w:t>
              </w:r>
            </w:ins>
          </w:p>
          <w:p w14:paraId="591E156C" w14:textId="77777777" w:rsidR="009F3611" w:rsidRPr="00B80901" w:rsidRDefault="009F3611" w:rsidP="009F3611">
            <w:pPr>
              <w:pStyle w:val="XML1"/>
              <w:rPr>
                <w:ins w:id="14106" w:author="Thomas Dietz" w:date="2012-08-08T17:05:00Z"/>
                <w:rPrChange w:id="14107" w:author="Thomas Dietz" w:date="2012-08-10T13:22:00Z">
                  <w:rPr>
                    <w:ins w:id="14108" w:author="Thomas Dietz" w:date="2012-08-08T17:05:00Z"/>
                    <w:lang w:val="de-DE"/>
                  </w:rPr>
                </w:rPrChange>
              </w:rPr>
            </w:pPr>
            <w:ins w:id="14109" w:author="Thomas Dietz" w:date="2012-08-08T17:05:00Z">
              <w:r w:rsidRPr="00B80901">
                <w:rPr>
                  <w:rPrChange w:id="14110" w:author="Thomas Dietz" w:date="2012-08-10T13:22:00Z">
                    <w:rPr>
                      <w:lang w:val="de-DE"/>
                    </w:rPr>
                  </w:rPrChange>
                </w:rPr>
                <w:t xml:space="preserve">    leaf protocol {</w:t>
              </w:r>
            </w:ins>
          </w:p>
          <w:p w14:paraId="7228AE91" w14:textId="77777777" w:rsidR="009F3611" w:rsidRPr="00B80901" w:rsidRDefault="009F3611" w:rsidP="009F3611">
            <w:pPr>
              <w:pStyle w:val="XML1"/>
              <w:rPr>
                <w:ins w:id="14111" w:author="Thomas Dietz" w:date="2012-08-08T17:05:00Z"/>
                <w:rPrChange w:id="14112" w:author="Thomas Dietz" w:date="2012-08-10T13:22:00Z">
                  <w:rPr>
                    <w:ins w:id="14113" w:author="Thomas Dietz" w:date="2012-08-08T17:05:00Z"/>
                    <w:lang w:val="de-DE"/>
                  </w:rPr>
                </w:rPrChange>
              </w:rPr>
            </w:pPr>
            <w:ins w:id="14114" w:author="Thomas Dietz" w:date="2012-08-08T17:05:00Z">
              <w:r w:rsidRPr="00B80901">
                <w:rPr>
                  <w:rPrChange w:id="14115" w:author="Thomas Dietz" w:date="2012-08-10T13:22:00Z">
                    <w:rPr>
                      <w:lang w:val="de-DE"/>
                    </w:rPr>
                  </w:rPrChange>
                </w:rPr>
                <w:t xml:space="preserve">      type enumeration {</w:t>
              </w:r>
            </w:ins>
          </w:p>
          <w:p w14:paraId="1DBDE4D1" w14:textId="77777777" w:rsidR="009F3611" w:rsidRPr="00B80901" w:rsidRDefault="009F3611" w:rsidP="009F3611">
            <w:pPr>
              <w:pStyle w:val="XML1"/>
              <w:rPr>
                <w:ins w:id="14116" w:author="Thomas Dietz" w:date="2012-08-08T17:05:00Z"/>
                <w:rPrChange w:id="14117" w:author="Thomas Dietz" w:date="2012-08-10T13:22:00Z">
                  <w:rPr>
                    <w:ins w:id="14118" w:author="Thomas Dietz" w:date="2012-08-08T17:05:00Z"/>
                    <w:lang w:val="de-DE"/>
                  </w:rPr>
                </w:rPrChange>
              </w:rPr>
            </w:pPr>
            <w:ins w:id="14119" w:author="Thomas Dietz" w:date="2012-08-08T17:05:00Z">
              <w:r w:rsidRPr="00B80901">
                <w:rPr>
                  <w:rPrChange w:id="14120" w:author="Thomas Dietz" w:date="2012-08-10T13:22:00Z">
                    <w:rPr>
                      <w:lang w:val="de-DE"/>
                    </w:rPr>
                  </w:rPrChange>
                </w:rPr>
                <w:t xml:space="preserve">        enum "tcp";</w:t>
              </w:r>
            </w:ins>
          </w:p>
          <w:p w14:paraId="18FFEE3C" w14:textId="77777777" w:rsidR="009F3611" w:rsidRPr="00B80901" w:rsidRDefault="009F3611" w:rsidP="009F3611">
            <w:pPr>
              <w:pStyle w:val="XML1"/>
              <w:rPr>
                <w:ins w:id="14121" w:author="Thomas Dietz" w:date="2012-08-08T17:05:00Z"/>
                <w:rPrChange w:id="14122" w:author="Thomas Dietz" w:date="2012-08-10T13:22:00Z">
                  <w:rPr>
                    <w:ins w:id="14123" w:author="Thomas Dietz" w:date="2012-08-08T17:05:00Z"/>
                    <w:lang w:val="de-DE"/>
                  </w:rPr>
                </w:rPrChange>
              </w:rPr>
            </w:pPr>
            <w:ins w:id="14124" w:author="Thomas Dietz" w:date="2012-08-08T17:05:00Z">
              <w:r w:rsidRPr="00B80901">
                <w:rPr>
                  <w:rPrChange w:id="14125" w:author="Thomas Dietz" w:date="2012-08-10T13:22:00Z">
                    <w:rPr>
                      <w:lang w:val="de-DE"/>
                    </w:rPr>
                  </w:rPrChange>
                </w:rPr>
                <w:t xml:space="preserve">        enum "tls";</w:t>
              </w:r>
            </w:ins>
          </w:p>
          <w:p w14:paraId="2D633224" w14:textId="77777777" w:rsidR="009F3611" w:rsidRPr="00B80901" w:rsidRDefault="009F3611" w:rsidP="009F3611">
            <w:pPr>
              <w:pStyle w:val="XML1"/>
              <w:rPr>
                <w:ins w:id="14126" w:author="Thomas Dietz" w:date="2012-08-08T17:05:00Z"/>
                <w:rPrChange w:id="14127" w:author="Thomas Dietz" w:date="2012-08-10T13:22:00Z">
                  <w:rPr>
                    <w:ins w:id="14128" w:author="Thomas Dietz" w:date="2012-08-08T17:05:00Z"/>
                    <w:lang w:val="de-DE"/>
                  </w:rPr>
                </w:rPrChange>
              </w:rPr>
            </w:pPr>
            <w:ins w:id="14129" w:author="Thomas Dietz" w:date="2012-08-08T17:05:00Z">
              <w:r w:rsidRPr="00B80901">
                <w:rPr>
                  <w:rPrChange w:id="14130" w:author="Thomas Dietz" w:date="2012-08-10T13:22:00Z">
                    <w:rPr>
                      <w:lang w:val="de-DE"/>
                    </w:rPr>
                  </w:rPrChange>
                </w:rPr>
                <w:t xml:space="preserve">      }</w:t>
              </w:r>
            </w:ins>
          </w:p>
          <w:p w14:paraId="51874759" w14:textId="77777777" w:rsidR="009F3611" w:rsidRPr="00B80901" w:rsidRDefault="009F3611" w:rsidP="009F3611">
            <w:pPr>
              <w:pStyle w:val="XML1"/>
              <w:rPr>
                <w:ins w:id="14131" w:author="Thomas Dietz" w:date="2012-08-08T17:05:00Z"/>
                <w:rPrChange w:id="14132" w:author="Thomas Dietz" w:date="2012-08-10T13:22:00Z">
                  <w:rPr>
                    <w:ins w:id="14133" w:author="Thomas Dietz" w:date="2012-08-08T17:05:00Z"/>
                    <w:lang w:val="de-DE"/>
                  </w:rPr>
                </w:rPrChange>
              </w:rPr>
            </w:pPr>
            <w:ins w:id="14134" w:author="Thomas Dietz" w:date="2012-08-08T17:05:00Z">
              <w:r w:rsidRPr="00B80901">
                <w:rPr>
                  <w:rPrChange w:id="14135" w:author="Thomas Dietz" w:date="2012-08-10T13:22:00Z">
                    <w:rPr>
                      <w:lang w:val="de-DE"/>
                    </w:rPr>
                  </w:rPrChange>
                </w:rPr>
                <w:lastRenderedPageBreak/>
                <w:t xml:space="preserve">      default "tls";</w:t>
              </w:r>
            </w:ins>
          </w:p>
          <w:p w14:paraId="4DC90AFB" w14:textId="77777777" w:rsidR="009F3611" w:rsidRPr="00B80901" w:rsidRDefault="009F3611" w:rsidP="009F3611">
            <w:pPr>
              <w:pStyle w:val="XML1"/>
              <w:rPr>
                <w:ins w:id="14136" w:author="Thomas Dietz" w:date="2012-08-08T17:05:00Z"/>
                <w:rPrChange w:id="14137" w:author="Thomas Dietz" w:date="2012-08-10T13:22:00Z">
                  <w:rPr>
                    <w:ins w:id="14138" w:author="Thomas Dietz" w:date="2012-08-08T17:05:00Z"/>
                    <w:lang w:val="de-DE"/>
                  </w:rPr>
                </w:rPrChange>
              </w:rPr>
            </w:pPr>
            <w:ins w:id="14139" w:author="Thomas Dietz" w:date="2012-08-08T17:05:00Z">
              <w:r w:rsidRPr="00B80901">
                <w:rPr>
                  <w:rPrChange w:id="14140" w:author="Thomas Dietz" w:date="2012-08-10T13:22:00Z">
                    <w:rPr>
                      <w:lang w:val="de-DE"/>
                    </w:rPr>
                  </w:rPrChange>
                </w:rPr>
                <w:t xml:space="preserve">      description "The default protocol tha the OpenFlow Logical </w:t>
              </w:r>
            </w:ins>
          </w:p>
          <w:p w14:paraId="34B71D5F" w14:textId="77777777" w:rsidR="009F3611" w:rsidRPr="00B80901" w:rsidRDefault="009F3611" w:rsidP="009F3611">
            <w:pPr>
              <w:pStyle w:val="XML1"/>
              <w:rPr>
                <w:ins w:id="14141" w:author="Thomas Dietz" w:date="2012-08-08T17:05:00Z"/>
                <w:rPrChange w:id="14142" w:author="Thomas Dietz" w:date="2012-08-10T13:22:00Z">
                  <w:rPr>
                    <w:ins w:id="14143" w:author="Thomas Dietz" w:date="2012-08-08T17:05:00Z"/>
                    <w:lang w:val="de-DE"/>
                  </w:rPr>
                </w:rPrChange>
              </w:rPr>
            </w:pPr>
            <w:ins w:id="14144" w:author="Thomas Dietz" w:date="2012-08-08T17:05:00Z">
              <w:r w:rsidRPr="00B80901">
                <w:rPr>
                  <w:rPrChange w:id="14145" w:author="Thomas Dietz" w:date="2012-08-10T13:22:00Z">
                    <w:rPr>
                      <w:lang w:val="de-DE"/>
                    </w:rPr>
                  </w:rPrChange>
                </w:rPr>
                <w:t xml:space="preserve">        Switch uses to connect to this OpenFlow Controller.  'tls'</w:t>
              </w:r>
            </w:ins>
          </w:p>
          <w:p w14:paraId="6FEE8559" w14:textId="77777777" w:rsidR="009F3611" w:rsidRPr="00B80901" w:rsidRDefault="009F3611" w:rsidP="009F3611">
            <w:pPr>
              <w:pStyle w:val="XML1"/>
              <w:rPr>
                <w:ins w:id="14146" w:author="Thomas Dietz" w:date="2012-08-08T17:05:00Z"/>
                <w:rPrChange w:id="14147" w:author="Thomas Dietz" w:date="2012-08-10T13:22:00Z">
                  <w:rPr>
                    <w:ins w:id="14148" w:author="Thomas Dietz" w:date="2012-08-08T17:05:00Z"/>
                    <w:lang w:val="de-DE"/>
                  </w:rPr>
                </w:rPrChange>
              </w:rPr>
            </w:pPr>
            <w:ins w:id="14149" w:author="Thomas Dietz" w:date="2012-08-08T17:05:00Z">
              <w:r w:rsidRPr="00B80901">
                <w:rPr>
                  <w:rPrChange w:id="14150" w:author="Thomas Dietz" w:date="2012-08-10T13:22:00Z">
                    <w:rPr>
                      <w:lang w:val="de-DE"/>
                    </w:rPr>
                  </w:rPrChange>
                </w:rPr>
                <w:t xml:space="preserve">        </w:t>
              </w:r>
              <w:proofErr w:type="gramStart"/>
              <w:r w:rsidRPr="00B80901">
                <w:rPr>
                  <w:rPrChange w:id="14151" w:author="Thomas Dietz" w:date="2012-08-10T13:22:00Z">
                    <w:rPr>
                      <w:lang w:val="de-DE"/>
                    </w:rPr>
                  </w:rPrChange>
                </w:rPr>
                <w:t>is</w:t>
              </w:r>
              <w:proofErr w:type="gramEnd"/>
              <w:r w:rsidRPr="00B80901">
                <w:rPr>
                  <w:rPrChange w:id="14152" w:author="Thomas Dietz" w:date="2012-08-10T13:22:00Z">
                    <w:rPr>
                      <w:lang w:val="de-DE"/>
                    </w:rPr>
                  </w:rPrChange>
                </w:rPr>
                <w:t xml:space="preserve"> the default value.</w:t>
              </w:r>
            </w:ins>
          </w:p>
          <w:p w14:paraId="2C7E9E3F" w14:textId="77777777" w:rsidR="009F3611" w:rsidRPr="00B80901" w:rsidRDefault="009F3611" w:rsidP="009F3611">
            <w:pPr>
              <w:pStyle w:val="XML1"/>
              <w:rPr>
                <w:ins w:id="14153" w:author="Thomas Dietz" w:date="2012-08-08T17:05:00Z"/>
                <w:rPrChange w:id="14154" w:author="Thomas Dietz" w:date="2012-08-10T13:22:00Z">
                  <w:rPr>
                    <w:ins w:id="14155" w:author="Thomas Dietz" w:date="2012-08-08T17:05:00Z"/>
                    <w:lang w:val="de-DE"/>
                  </w:rPr>
                </w:rPrChange>
              </w:rPr>
            </w:pPr>
          </w:p>
          <w:p w14:paraId="1089948E" w14:textId="77777777" w:rsidR="009F3611" w:rsidRPr="00B80901" w:rsidRDefault="009F3611" w:rsidP="009F3611">
            <w:pPr>
              <w:pStyle w:val="XML1"/>
              <w:rPr>
                <w:ins w:id="14156" w:author="Thomas Dietz" w:date="2012-08-08T17:05:00Z"/>
                <w:rPrChange w:id="14157" w:author="Thomas Dietz" w:date="2012-08-10T13:22:00Z">
                  <w:rPr>
                    <w:ins w:id="14158" w:author="Thomas Dietz" w:date="2012-08-08T17:05:00Z"/>
                    <w:lang w:val="de-DE"/>
                  </w:rPr>
                </w:rPrChange>
              </w:rPr>
            </w:pPr>
            <w:ins w:id="14159" w:author="Thomas Dietz" w:date="2012-08-08T17:05:00Z">
              <w:r w:rsidRPr="00B80901">
                <w:rPr>
                  <w:rPrChange w:id="14160" w:author="Thomas Dietz" w:date="2012-08-10T13:22:00Z">
                    <w:rPr>
                      <w:lang w:val="de-DE"/>
                    </w:rPr>
                  </w:rPrChange>
                </w:rPr>
                <w:t xml:space="preserve">        This element is optional. If this element is not present it</w:t>
              </w:r>
            </w:ins>
          </w:p>
          <w:p w14:paraId="0914D1DF" w14:textId="77777777" w:rsidR="009F3611" w:rsidRPr="00B80901" w:rsidRDefault="009F3611" w:rsidP="009F3611">
            <w:pPr>
              <w:pStyle w:val="XML1"/>
              <w:rPr>
                <w:ins w:id="14161" w:author="Thomas Dietz" w:date="2012-08-08T17:05:00Z"/>
                <w:rPrChange w:id="14162" w:author="Thomas Dietz" w:date="2012-08-10T13:22:00Z">
                  <w:rPr>
                    <w:ins w:id="14163" w:author="Thomas Dietz" w:date="2012-08-08T17:05:00Z"/>
                    <w:lang w:val="de-DE"/>
                  </w:rPr>
                </w:rPrChange>
              </w:rPr>
            </w:pPr>
            <w:ins w:id="14164" w:author="Thomas Dietz" w:date="2012-08-08T17:05:00Z">
              <w:r w:rsidRPr="00B80901">
                <w:rPr>
                  <w:rPrChange w:id="14165" w:author="Thomas Dietz" w:date="2012-08-10T13:22:00Z">
                    <w:rPr>
                      <w:lang w:val="de-DE"/>
                    </w:rPr>
                  </w:rPrChange>
                </w:rPr>
                <w:t xml:space="preserve">        </w:t>
              </w:r>
              <w:proofErr w:type="gramStart"/>
              <w:r w:rsidRPr="00B80901">
                <w:rPr>
                  <w:rPrChange w:id="14166" w:author="Thomas Dietz" w:date="2012-08-10T13:22:00Z">
                    <w:rPr>
                      <w:lang w:val="de-DE"/>
                    </w:rPr>
                  </w:rPrChange>
                </w:rPr>
                <w:t>defaults</w:t>
              </w:r>
              <w:proofErr w:type="gramEnd"/>
              <w:r w:rsidRPr="00B80901">
                <w:rPr>
                  <w:rPrChange w:id="14167" w:author="Thomas Dietz" w:date="2012-08-10T13:22:00Z">
                    <w:rPr>
                      <w:lang w:val="de-DE"/>
                    </w:rPr>
                  </w:rPrChange>
                </w:rPr>
                <w:t xml:space="preserve"> to 'tls'.";</w:t>
              </w:r>
            </w:ins>
          </w:p>
          <w:p w14:paraId="7EC41A05" w14:textId="77777777" w:rsidR="009F3611" w:rsidRPr="00B80901" w:rsidRDefault="009F3611" w:rsidP="009F3611">
            <w:pPr>
              <w:pStyle w:val="XML1"/>
              <w:rPr>
                <w:ins w:id="14168" w:author="Thomas Dietz" w:date="2012-08-08T17:05:00Z"/>
                <w:rPrChange w:id="14169" w:author="Thomas Dietz" w:date="2012-08-10T13:22:00Z">
                  <w:rPr>
                    <w:ins w:id="14170" w:author="Thomas Dietz" w:date="2012-08-08T17:05:00Z"/>
                    <w:lang w:val="de-DE"/>
                  </w:rPr>
                </w:rPrChange>
              </w:rPr>
            </w:pPr>
            <w:ins w:id="14171" w:author="Thomas Dietz" w:date="2012-08-08T17:05:00Z">
              <w:r w:rsidRPr="00B80901">
                <w:rPr>
                  <w:rPrChange w:id="14172" w:author="Thomas Dietz" w:date="2012-08-10T13:22:00Z">
                    <w:rPr>
                      <w:lang w:val="de-DE"/>
                    </w:rPr>
                  </w:rPrChange>
                </w:rPr>
                <w:t xml:space="preserve">    }</w:t>
              </w:r>
            </w:ins>
          </w:p>
          <w:p w14:paraId="442732FE" w14:textId="77777777" w:rsidR="009F3611" w:rsidRPr="00B80901" w:rsidRDefault="009F3611" w:rsidP="009F3611">
            <w:pPr>
              <w:pStyle w:val="XML1"/>
              <w:rPr>
                <w:ins w:id="14173" w:author="Thomas Dietz" w:date="2012-08-08T17:05:00Z"/>
                <w:rPrChange w:id="14174" w:author="Thomas Dietz" w:date="2012-08-10T13:22:00Z">
                  <w:rPr>
                    <w:ins w:id="14175" w:author="Thomas Dietz" w:date="2012-08-08T17:05:00Z"/>
                    <w:lang w:val="de-DE"/>
                  </w:rPr>
                </w:rPrChange>
              </w:rPr>
            </w:pPr>
            <w:ins w:id="14176" w:author="Thomas Dietz" w:date="2012-08-08T17:05:00Z">
              <w:r w:rsidRPr="00B80901">
                <w:rPr>
                  <w:rPrChange w:id="14177" w:author="Thomas Dietz" w:date="2012-08-10T13:22:00Z">
                    <w:rPr>
                      <w:lang w:val="de-DE"/>
                    </w:rPr>
                  </w:rPrChange>
                </w:rPr>
                <w:t xml:space="preserve">    container state {</w:t>
              </w:r>
            </w:ins>
          </w:p>
          <w:p w14:paraId="2EDC19CF" w14:textId="77777777" w:rsidR="009F3611" w:rsidRPr="00B80901" w:rsidRDefault="009F3611" w:rsidP="009F3611">
            <w:pPr>
              <w:pStyle w:val="XML1"/>
              <w:rPr>
                <w:ins w:id="14178" w:author="Thomas Dietz" w:date="2012-08-08T17:05:00Z"/>
                <w:rPrChange w:id="14179" w:author="Thomas Dietz" w:date="2012-08-10T13:22:00Z">
                  <w:rPr>
                    <w:ins w:id="14180" w:author="Thomas Dietz" w:date="2012-08-08T17:05:00Z"/>
                    <w:lang w:val="de-DE"/>
                  </w:rPr>
                </w:rPrChange>
              </w:rPr>
            </w:pPr>
            <w:ins w:id="14181" w:author="Thomas Dietz" w:date="2012-08-08T17:05:00Z">
              <w:r w:rsidRPr="00B80901">
                <w:rPr>
                  <w:rPrChange w:id="14182" w:author="Thomas Dietz" w:date="2012-08-10T13:22:00Z">
                    <w:rPr>
                      <w:lang w:val="de-DE"/>
                    </w:rPr>
                  </w:rPrChange>
                </w:rPr>
                <w:t xml:space="preserve">      config false;</w:t>
              </w:r>
            </w:ins>
          </w:p>
          <w:p w14:paraId="4CD6E461" w14:textId="77777777" w:rsidR="009F3611" w:rsidRPr="00B80901" w:rsidRDefault="009F3611" w:rsidP="009F3611">
            <w:pPr>
              <w:pStyle w:val="XML1"/>
              <w:rPr>
                <w:ins w:id="14183" w:author="Thomas Dietz" w:date="2012-08-08T17:05:00Z"/>
                <w:rPrChange w:id="14184" w:author="Thomas Dietz" w:date="2012-08-10T13:22:00Z">
                  <w:rPr>
                    <w:ins w:id="14185" w:author="Thomas Dietz" w:date="2012-08-08T17:05:00Z"/>
                    <w:lang w:val="de-DE"/>
                  </w:rPr>
                </w:rPrChange>
              </w:rPr>
            </w:pPr>
            <w:ins w:id="14186" w:author="Thomas Dietz" w:date="2012-08-08T17:05:00Z">
              <w:r w:rsidRPr="00B80901">
                <w:rPr>
                  <w:rPrChange w:id="14187" w:author="Thomas Dietz" w:date="2012-08-10T13:22:00Z">
                    <w:rPr>
                      <w:lang w:val="de-DE"/>
                    </w:rPr>
                  </w:rPrChange>
                </w:rPr>
                <w:t xml:space="preserve">      description "This container holds connection state</w:t>
              </w:r>
            </w:ins>
          </w:p>
          <w:p w14:paraId="6B043055" w14:textId="77777777" w:rsidR="009F3611" w:rsidRPr="00B80901" w:rsidRDefault="009F3611" w:rsidP="009F3611">
            <w:pPr>
              <w:pStyle w:val="XML1"/>
              <w:rPr>
                <w:ins w:id="14188" w:author="Thomas Dietz" w:date="2012-08-08T17:05:00Z"/>
                <w:rPrChange w:id="14189" w:author="Thomas Dietz" w:date="2012-08-10T13:22:00Z">
                  <w:rPr>
                    <w:ins w:id="14190" w:author="Thomas Dietz" w:date="2012-08-08T17:05:00Z"/>
                    <w:lang w:val="de-DE"/>
                  </w:rPr>
                </w:rPrChange>
              </w:rPr>
            </w:pPr>
            <w:ins w:id="14191" w:author="Thomas Dietz" w:date="2012-08-08T17:05:00Z">
              <w:r w:rsidRPr="00B80901">
                <w:rPr>
                  <w:rPrChange w:id="14192" w:author="Thomas Dietz" w:date="2012-08-10T13:22:00Z">
                    <w:rPr>
                      <w:lang w:val="de-DE"/>
                    </w:rPr>
                  </w:rPrChange>
                </w:rPr>
                <w:t xml:space="preserve">        information that indicate the connection state of the</w:t>
              </w:r>
            </w:ins>
          </w:p>
          <w:p w14:paraId="1ABF1794" w14:textId="77777777" w:rsidR="009F3611" w:rsidRPr="00B80901" w:rsidRDefault="009F3611" w:rsidP="009F3611">
            <w:pPr>
              <w:pStyle w:val="XML1"/>
              <w:rPr>
                <w:ins w:id="14193" w:author="Thomas Dietz" w:date="2012-08-08T17:05:00Z"/>
                <w:rPrChange w:id="14194" w:author="Thomas Dietz" w:date="2012-08-10T13:22:00Z">
                  <w:rPr>
                    <w:ins w:id="14195" w:author="Thomas Dietz" w:date="2012-08-08T17:05:00Z"/>
                    <w:lang w:val="de-DE"/>
                  </w:rPr>
                </w:rPrChange>
              </w:rPr>
            </w:pPr>
            <w:ins w:id="14196" w:author="Thomas Dietz" w:date="2012-08-08T17:05:00Z">
              <w:r w:rsidRPr="00B80901">
                <w:rPr>
                  <w:rPrChange w:id="14197" w:author="Thomas Dietz" w:date="2012-08-10T13:22:00Z">
                    <w:rPr>
                      <w:lang w:val="de-DE"/>
                    </w:rPr>
                  </w:rPrChange>
                </w:rPr>
                <w:t xml:space="preserve">        OpenFlow Logical Switch and the OpenFlow protocol version</w:t>
              </w:r>
            </w:ins>
          </w:p>
          <w:p w14:paraId="2FF8556B" w14:textId="77777777" w:rsidR="009F3611" w:rsidRPr="00B80901" w:rsidRDefault="009F3611" w:rsidP="009F3611">
            <w:pPr>
              <w:pStyle w:val="XML1"/>
              <w:rPr>
                <w:ins w:id="14198" w:author="Thomas Dietz" w:date="2012-08-08T17:05:00Z"/>
                <w:rPrChange w:id="14199" w:author="Thomas Dietz" w:date="2012-08-10T13:22:00Z">
                  <w:rPr>
                    <w:ins w:id="14200" w:author="Thomas Dietz" w:date="2012-08-08T17:05:00Z"/>
                    <w:lang w:val="de-DE"/>
                  </w:rPr>
                </w:rPrChange>
              </w:rPr>
            </w:pPr>
            <w:ins w:id="14201" w:author="Thomas Dietz" w:date="2012-08-08T17:05:00Z">
              <w:r w:rsidRPr="00B80901">
                <w:rPr>
                  <w:rPrChange w:id="14202" w:author="Thomas Dietz" w:date="2012-08-10T13:22:00Z">
                    <w:rPr>
                      <w:lang w:val="de-DE"/>
                    </w:rPr>
                  </w:rPrChange>
                </w:rPr>
                <w:t xml:space="preserve">        </w:t>
              </w:r>
              <w:proofErr w:type="gramStart"/>
              <w:r w:rsidRPr="00B80901">
                <w:rPr>
                  <w:rPrChange w:id="14203" w:author="Thomas Dietz" w:date="2012-08-10T13:22:00Z">
                    <w:rPr>
                      <w:lang w:val="de-DE"/>
                    </w:rPr>
                  </w:rPrChange>
                </w:rPr>
                <w:t>used</w:t>
              </w:r>
              <w:proofErr w:type="gramEnd"/>
              <w:r w:rsidRPr="00B80901">
                <w:rPr>
                  <w:rPrChange w:id="14204" w:author="Thomas Dietz" w:date="2012-08-10T13:22:00Z">
                    <w:rPr>
                      <w:lang w:val="de-DE"/>
                    </w:rPr>
                  </w:rPrChange>
                </w:rPr>
                <w:t xml:space="preserve"> for the connection.</w:t>
              </w:r>
            </w:ins>
          </w:p>
          <w:p w14:paraId="64F1BCBD" w14:textId="77777777" w:rsidR="009F3611" w:rsidRPr="00B80901" w:rsidRDefault="009F3611" w:rsidP="009F3611">
            <w:pPr>
              <w:pStyle w:val="XML1"/>
              <w:rPr>
                <w:ins w:id="14205" w:author="Thomas Dietz" w:date="2012-08-08T17:05:00Z"/>
                <w:rPrChange w:id="14206" w:author="Thomas Dietz" w:date="2012-08-10T13:22:00Z">
                  <w:rPr>
                    <w:ins w:id="14207" w:author="Thomas Dietz" w:date="2012-08-08T17:05:00Z"/>
                    <w:lang w:val="de-DE"/>
                  </w:rPr>
                </w:rPrChange>
              </w:rPr>
            </w:pPr>
          </w:p>
          <w:p w14:paraId="28E29AD1" w14:textId="77777777" w:rsidR="009F3611" w:rsidRPr="00B80901" w:rsidRDefault="009F3611" w:rsidP="009F3611">
            <w:pPr>
              <w:pStyle w:val="XML1"/>
              <w:rPr>
                <w:ins w:id="14208" w:author="Thomas Dietz" w:date="2012-08-08T17:05:00Z"/>
                <w:rPrChange w:id="14209" w:author="Thomas Dietz" w:date="2012-08-10T13:22:00Z">
                  <w:rPr>
                    <w:ins w:id="14210" w:author="Thomas Dietz" w:date="2012-08-08T17:05:00Z"/>
                    <w:lang w:val="de-DE"/>
                  </w:rPr>
                </w:rPrChange>
              </w:rPr>
            </w:pPr>
            <w:ins w:id="14211" w:author="Thomas Dietz" w:date="2012-08-08T17:05:00Z">
              <w:r w:rsidRPr="00B80901">
                <w:rPr>
                  <w:rPrChange w:id="14212" w:author="Thomas Dietz" w:date="2012-08-10T13:22:00Z">
                    <w:rPr>
                      <w:lang w:val="de-DE"/>
                    </w:rPr>
                  </w:rPrChange>
                </w:rPr>
                <w:t xml:space="preserve">        Children of this element are not configurable and can only</w:t>
              </w:r>
            </w:ins>
          </w:p>
          <w:p w14:paraId="185A1CF1" w14:textId="77777777" w:rsidR="009F3611" w:rsidRPr="00B80901" w:rsidRDefault="009F3611" w:rsidP="009F3611">
            <w:pPr>
              <w:pStyle w:val="XML1"/>
              <w:rPr>
                <w:ins w:id="14213" w:author="Thomas Dietz" w:date="2012-08-08T17:05:00Z"/>
                <w:rPrChange w:id="14214" w:author="Thomas Dietz" w:date="2012-08-10T13:22:00Z">
                  <w:rPr>
                    <w:ins w:id="14215" w:author="Thomas Dietz" w:date="2012-08-08T17:05:00Z"/>
                    <w:lang w:val="de-DE"/>
                  </w:rPr>
                </w:rPrChange>
              </w:rPr>
            </w:pPr>
            <w:ins w:id="14216" w:author="Thomas Dietz" w:date="2012-08-08T17:05:00Z">
              <w:r w:rsidRPr="00B80901">
                <w:rPr>
                  <w:rPrChange w:id="14217" w:author="Thomas Dietz" w:date="2012-08-10T13:22:00Z">
                    <w:rPr>
                      <w:lang w:val="de-DE"/>
                    </w:rPr>
                  </w:rPrChange>
                </w:rPr>
                <w:t xml:space="preserve">        </w:t>
              </w:r>
              <w:proofErr w:type="gramStart"/>
              <w:r w:rsidRPr="00B80901">
                <w:rPr>
                  <w:rPrChange w:id="14218" w:author="Thomas Dietz" w:date="2012-08-10T13:22:00Z">
                    <w:rPr>
                      <w:lang w:val="de-DE"/>
                    </w:rPr>
                  </w:rPrChange>
                </w:rPr>
                <w:t>be</w:t>
              </w:r>
              <w:proofErr w:type="gramEnd"/>
              <w:r w:rsidRPr="00B80901">
                <w:rPr>
                  <w:rPrChange w:id="14219" w:author="Thomas Dietz" w:date="2012-08-10T13:22:00Z">
                    <w:rPr>
                      <w:lang w:val="de-DE"/>
                    </w:rPr>
                  </w:rPrChange>
                </w:rPr>
                <w:t xml:space="preserve"> retrieved by NETCONF &lt;get&gt; operations. Attemps to modify</w:t>
              </w:r>
            </w:ins>
          </w:p>
          <w:p w14:paraId="54151B4C" w14:textId="77777777" w:rsidR="009F3611" w:rsidRPr="00B80901" w:rsidRDefault="009F3611" w:rsidP="009F3611">
            <w:pPr>
              <w:pStyle w:val="XML1"/>
              <w:rPr>
                <w:ins w:id="14220" w:author="Thomas Dietz" w:date="2012-08-08T17:05:00Z"/>
                <w:rPrChange w:id="14221" w:author="Thomas Dietz" w:date="2012-08-10T13:22:00Z">
                  <w:rPr>
                    <w:ins w:id="14222" w:author="Thomas Dietz" w:date="2012-08-08T17:05:00Z"/>
                    <w:lang w:val="de-DE"/>
                  </w:rPr>
                </w:rPrChange>
              </w:rPr>
            </w:pPr>
            <w:ins w:id="14223" w:author="Thomas Dietz" w:date="2012-08-08T17:05:00Z">
              <w:r w:rsidRPr="00B80901">
                <w:rPr>
                  <w:rPrChange w:id="14224" w:author="Thomas Dietz" w:date="2012-08-10T13:22:00Z">
                    <w:rPr>
                      <w:lang w:val="de-DE"/>
                    </w:rPr>
                  </w:rPrChange>
                </w:rPr>
                <w:t xml:space="preserve">        this element and its children with a NETCONF &lt;edit-config&gt;</w:t>
              </w:r>
            </w:ins>
          </w:p>
          <w:p w14:paraId="48C512F8" w14:textId="77777777" w:rsidR="009F3611" w:rsidRPr="00B80901" w:rsidRDefault="009F3611" w:rsidP="009F3611">
            <w:pPr>
              <w:pStyle w:val="XML1"/>
              <w:rPr>
                <w:ins w:id="14225" w:author="Thomas Dietz" w:date="2012-08-08T17:05:00Z"/>
                <w:rPrChange w:id="14226" w:author="Thomas Dietz" w:date="2012-08-10T13:22:00Z">
                  <w:rPr>
                    <w:ins w:id="14227" w:author="Thomas Dietz" w:date="2012-08-08T17:05:00Z"/>
                    <w:lang w:val="de-DE"/>
                  </w:rPr>
                </w:rPrChange>
              </w:rPr>
            </w:pPr>
            <w:ins w:id="14228" w:author="Thomas Dietz" w:date="2012-08-08T17:05:00Z">
              <w:r w:rsidRPr="00B80901">
                <w:rPr>
                  <w:rPrChange w:id="14229" w:author="Thomas Dietz" w:date="2012-08-10T13:22:00Z">
                    <w:rPr>
                      <w:lang w:val="de-DE"/>
                    </w:rPr>
                  </w:rPrChange>
                </w:rPr>
                <w:t xml:space="preserve">        operation MUST result in an 'operation-not-supported' error</w:t>
              </w:r>
            </w:ins>
          </w:p>
          <w:p w14:paraId="4B757E33" w14:textId="77777777" w:rsidR="009F3611" w:rsidRPr="00B80901" w:rsidRDefault="009F3611" w:rsidP="009F3611">
            <w:pPr>
              <w:pStyle w:val="XML1"/>
              <w:rPr>
                <w:ins w:id="14230" w:author="Thomas Dietz" w:date="2012-08-08T17:05:00Z"/>
                <w:rPrChange w:id="14231" w:author="Thomas Dietz" w:date="2012-08-10T13:22:00Z">
                  <w:rPr>
                    <w:ins w:id="14232" w:author="Thomas Dietz" w:date="2012-08-08T17:05:00Z"/>
                    <w:lang w:val="de-DE"/>
                  </w:rPr>
                </w:rPrChange>
              </w:rPr>
            </w:pPr>
            <w:ins w:id="14233" w:author="Thomas Dietz" w:date="2012-08-08T17:05:00Z">
              <w:r w:rsidRPr="00B80901">
                <w:rPr>
                  <w:rPrChange w:id="14234" w:author="Thomas Dietz" w:date="2012-08-10T13:22:00Z">
                    <w:rPr>
                      <w:lang w:val="de-DE"/>
                    </w:rPr>
                  </w:rPrChange>
                </w:rPr>
                <w:t xml:space="preserve">        </w:t>
              </w:r>
              <w:proofErr w:type="gramStart"/>
              <w:r w:rsidRPr="00B80901">
                <w:rPr>
                  <w:rPrChange w:id="14235" w:author="Thomas Dietz" w:date="2012-08-10T13:22:00Z">
                    <w:rPr>
                      <w:lang w:val="de-DE"/>
                    </w:rPr>
                  </w:rPrChange>
                </w:rPr>
                <w:t>with</w:t>
              </w:r>
              <w:proofErr w:type="gramEnd"/>
              <w:r w:rsidRPr="00B80901">
                <w:rPr>
                  <w:rPrChange w:id="14236" w:author="Thomas Dietz" w:date="2012-08-10T13:22:00Z">
                    <w:rPr>
                      <w:lang w:val="de-DE"/>
                    </w:rPr>
                  </w:rPrChange>
                </w:rPr>
                <w:t xml:space="preserve"> type 'application'.";</w:t>
              </w:r>
            </w:ins>
          </w:p>
          <w:p w14:paraId="757736A7" w14:textId="77777777" w:rsidR="009F3611" w:rsidRPr="00B80901" w:rsidRDefault="009F3611" w:rsidP="009F3611">
            <w:pPr>
              <w:pStyle w:val="XML1"/>
              <w:rPr>
                <w:ins w:id="14237" w:author="Thomas Dietz" w:date="2012-08-08T17:05:00Z"/>
                <w:rPrChange w:id="14238" w:author="Thomas Dietz" w:date="2012-08-10T13:22:00Z">
                  <w:rPr>
                    <w:ins w:id="14239" w:author="Thomas Dietz" w:date="2012-08-08T17:05:00Z"/>
                    <w:lang w:val="de-DE"/>
                  </w:rPr>
                </w:rPrChange>
              </w:rPr>
            </w:pPr>
            <w:ins w:id="14240" w:author="Thomas Dietz" w:date="2012-08-08T17:05:00Z">
              <w:r w:rsidRPr="00B80901">
                <w:rPr>
                  <w:rPrChange w:id="14241" w:author="Thomas Dietz" w:date="2012-08-10T13:22:00Z">
                    <w:rPr>
                      <w:lang w:val="de-DE"/>
                    </w:rPr>
                  </w:rPrChange>
                </w:rPr>
                <w:t xml:space="preserve">      leaf connection-state {</w:t>
              </w:r>
            </w:ins>
          </w:p>
          <w:p w14:paraId="7978937C" w14:textId="77777777" w:rsidR="009F3611" w:rsidRPr="00B80901" w:rsidRDefault="009F3611" w:rsidP="009F3611">
            <w:pPr>
              <w:pStyle w:val="XML1"/>
              <w:rPr>
                <w:ins w:id="14242" w:author="Thomas Dietz" w:date="2012-08-08T17:05:00Z"/>
                <w:rPrChange w:id="14243" w:author="Thomas Dietz" w:date="2012-08-10T13:22:00Z">
                  <w:rPr>
                    <w:ins w:id="14244" w:author="Thomas Dietz" w:date="2012-08-08T17:05:00Z"/>
                    <w:lang w:val="de-DE"/>
                  </w:rPr>
                </w:rPrChange>
              </w:rPr>
            </w:pPr>
            <w:ins w:id="14245" w:author="Thomas Dietz" w:date="2012-08-08T17:05:00Z">
              <w:r w:rsidRPr="00B80901">
                <w:rPr>
                  <w:rPrChange w:id="14246" w:author="Thomas Dietz" w:date="2012-08-10T13:22:00Z">
                    <w:rPr>
                      <w:lang w:val="de-DE"/>
                    </w:rPr>
                  </w:rPrChange>
                </w:rPr>
                <w:t xml:space="preserve">        type OFUpDownStateType;</w:t>
              </w:r>
            </w:ins>
          </w:p>
          <w:p w14:paraId="21BEEEC4" w14:textId="77777777" w:rsidR="009F3611" w:rsidRPr="00B80901" w:rsidRDefault="009F3611" w:rsidP="009F3611">
            <w:pPr>
              <w:pStyle w:val="XML1"/>
              <w:rPr>
                <w:ins w:id="14247" w:author="Thomas Dietz" w:date="2012-08-08T17:05:00Z"/>
                <w:rPrChange w:id="14248" w:author="Thomas Dietz" w:date="2012-08-10T13:22:00Z">
                  <w:rPr>
                    <w:ins w:id="14249" w:author="Thomas Dietz" w:date="2012-08-08T17:05:00Z"/>
                    <w:lang w:val="de-DE"/>
                  </w:rPr>
                </w:rPrChange>
              </w:rPr>
            </w:pPr>
            <w:ins w:id="14250" w:author="Thomas Dietz" w:date="2012-08-08T17:05:00Z">
              <w:r w:rsidRPr="00B80901">
                <w:rPr>
                  <w:rPrChange w:id="14251" w:author="Thomas Dietz" w:date="2012-08-10T13:22:00Z">
                    <w:rPr>
                      <w:lang w:val="de-DE"/>
                    </w:rPr>
                  </w:rPrChange>
                </w:rPr>
                <w:t xml:space="preserve">        description "This object indicates the connections state of</w:t>
              </w:r>
            </w:ins>
          </w:p>
          <w:p w14:paraId="34DA8C47" w14:textId="77777777" w:rsidR="009F3611" w:rsidRPr="00B80901" w:rsidRDefault="009F3611" w:rsidP="009F3611">
            <w:pPr>
              <w:pStyle w:val="XML1"/>
              <w:rPr>
                <w:ins w:id="14252" w:author="Thomas Dietz" w:date="2012-08-08T17:05:00Z"/>
                <w:rPrChange w:id="14253" w:author="Thomas Dietz" w:date="2012-08-10T13:22:00Z">
                  <w:rPr>
                    <w:ins w:id="14254" w:author="Thomas Dietz" w:date="2012-08-08T17:05:00Z"/>
                    <w:lang w:val="de-DE"/>
                  </w:rPr>
                </w:rPrChange>
              </w:rPr>
            </w:pPr>
            <w:ins w:id="14255" w:author="Thomas Dietz" w:date="2012-08-08T17:05:00Z">
              <w:r w:rsidRPr="00B80901">
                <w:rPr>
                  <w:rPrChange w:id="14256" w:author="Thomas Dietz" w:date="2012-08-10T13:22:00Z">
                    <w:rPr>
                      <w:lang w:val="de-DE"/>
                    </w:rPr>
                  </w:rPrChange>
                </w:rPr>
                <w:t xml:space="preserve">          </w:t>
              </w:r>
              <w:proofErr w:type="gramStart"/>
              <w:r w:rsidRPr="00B80901">
                <w:rPr>
                  <w:rPrChange w:id="14257" w:author="Thomas Dietz" w:date="2012-08-10T13:22:00Z">
                    <w:rPr>
                      <w:lang w:val="de-DE"/>
                    </w:rPr>
                  </w:rPrChange>
                </w:rPr>
                <w:t>the</w:t>
              </w:r>
              <w:proofErr w:type="gramEnd"/>
              <w:r w:rsidRPr="00B80901">
                <w:rPr>
                  <w:rPrChange w:id="14258" w:author="Thomas Dietz" w:date="2012-08-10T13:22:00Z">
                    <w:rPr>
                      <w:lang w:val="de-DE"/>
                    </w:rPr>
                  </w:rPrChange>
                </w:rPr>
                <w:t xml:space="preserve"> OpenFlow Logical Switch to this controller.";</w:t>
              </w:r>
            </w:ins>
          </w:p>
          <w:p w14:paraId="3F4446AD" w14:textId="77777777" w:rsidR="009F3611" w:rsidRPr="00B80901" w:rsidRDefault="009F3611" w:rsidP="009F3611">
            <w:pPr>
              <w:pStyle w:val="XML1"/>
              <w:rPr>
                <w:ins w:id="14259" w:author="Thomas Dietz" w:date="2012-08-08T17:05:00Z"/>
                <w:rPrChange w:id="14260" w:author="Thomas Dietz" w:date="2012-08-10T13:22:00Z">
                  <w:rPr>
                    <w:ins w:id="14261" w:author="Thomas Dietz" w:date="2012-08-08T17:05:00Z"/>
                    <w:lang w:val="de-DE"/>
                  </w:rPr>
                </w:rPrChange>
              </w:rPr>
            </w:pPr>
            <w:ins w:id="14262" w:author="Thomas Dietz" w:date="2012-08-08T17:05:00Z">
              <w:r w:rsidRPr="00B80901">
                <w:rPr>
                  <w:rPrChange w:id="14263" w:author="Thomas Dietz" w:date="2012-08-10T13:22:00Z">
                    <w:rPr>
                      <w:lang w:val="de-DE"/>
                    </w:rPr>
                  </w:rPrChange>
                </w:rPr>
                <w:t xml:space="preserve">      }</w:t>
              </w:r>
            </w:ins>
          </w:p>
          <w:p w14:paraId="39582E3E" w14:textId="77777777" w:rsidR="009F3611" w:rsidRPr="00B80901" w:rsidRDefault="009F3611" w:rsidP="009F3611">
            <w:pPr>
              <w:pStyle w:val="XML1"/>
              <w:rPr>
                <w:ins w:id="14264" w:author="Thomas Dietz" w:date="2012-08-08T17:05:00Z"/>
                <w:rPrChange w:id="14265" w:author="Thomas Dietz" w:date="2012-08-10T13:22:00Z">
                  <w:rPr>
                    <w:ins w:id="14266" w:author="Thomas Dietz" w:date="2012-08-08T17:05:00Z"/>
                    <w:lang w:val="de-DE"/>
                  </w:rPr>
                </w:rPrChange>
              </w:rPr>
            </w:pPr>
            <w:ins w:id="14267" w:author="Thomas Dietz" w:date="2012-08-08T17:05:00Z">
              <w:r w:rsidRPr="00B80901">
                <w:rPr>
                  <w:rPrChange w:id="14268" w:author="Thomas Dietz" w:date="2012-08-10T13:22:00Z">
                    <w:rPr>
                      <w:lang w:val="de-DE"/>
                    </w:rPr>
                  </w:rPrChange>
                </w:rPr>
                <w:t xml:space="preserve">      leaf current-version {</w:t>
              </w:r>
            </w:ins>
          </w:p>
          <w:p w14:paraId="06F2E0BC" w14:textId="77777777" w:rsidR="009F3611" w:rsidRPr="00B80901" w:rsidRDefault="009F3611" w:rsidP="009F3611">
            <w:pPr>
              <w:pStyle w:val="XML1"/>
              <w:rPr>
                <w:ins w:id="14269" w:author="Thomas Dietz" w:date="2012-08-08T17:05:00Z"/>
                <w:rPrChange w:id="14270" w:author="Thomas Dietz" w:date="2012-08-10T13:22:00Z">
                  <w:rPr>
                    <w:ins w:id="14271" w:author="Thomas Dietz" w:date="2012-08-08T17:05:00Z"/>
                    <w:lang w:val="de-DE"/>
                  </w:rPr>
                </w:rPrChange>
              </w:rPr>
            </w:pPr>
            <w:ins w:id="14272" w:author="Thomas Dietz" w:date="2012-08-08T17:05:00Z">
              <w:r w:rsidRPr="00B80901">
                <w:rPr>
                  <w:rPrChange w:id="14273" w:author="Thomas Dietz" w:date="2012-08-10T13:22:00Z">
                    <w:rPr>
                      <w:lang w:val="de-DE"/>
                    </w:rPr>
                  </w:rPrChange>
                </w:rPr>
                <w:t xml:space="preserve">        type OFOpenFlowVersionType;</w:t>
              </w:r>
            </w:ins>
          </w:p>
          <w:p w14:paraId="2EA44877" w14:textId="77777777" w:rsidR="009F3611" w:rsidRPr="00B80901" w:rsidRDefault="009F3611" w:rsidP="009F3611">
            <w:pPr>
              <w:pStyle w:val="XML1"/>
              <w:rPr>
                <w:ins w:id="14274" w:author="Thomas Dietz" w:date="2012-08-08T17:05:00Z"/>
                <w:rPrChange w:id="14275" w:author="Thomas Dietz" w:date="2012-08-10T13:22:00Z">
                  <w:rPr>
                    <w:ins w:id="14276" w:author="Thomas Dietz" w:date="2012-08-08T17:05:00Z"/>
                    <w:lang w:val="de-DE"/>
                  </w:rPr>
                </w:rPrChange>
              </w:rPr>
            </w:pPr>
            <w:ins w:id="14277" w:author="Thomas Dietz" w:date="2012-08-08T17:05:00Z">
              <w:r w:rsidRPr="00B80901">
                <w:rPr>
                  <w:rPrChange w:id="14278" w:author="Thomas Dietz" w:date="2012-08-10T13:22:00Z">
                    <w:rPr>
                      <w:lang w:val="de-DE"/>
                    </w:rPr>
                  </w:rPrChange>
                </w:rPr>
                <w:t xml:space="preserve">        description "This object indicates the version of the</w:t>
              </w:r>
            </w:ins>
          </w:p>
          <w:p w14:paraId="6F7CD199" w14:textId="77777777" w:rsidR="009F3611" w:rsidRPr="00B80901" w:rsidRDefault="009F3611" w:rsidP="009F3611">
            <w:pPr>
              <w:pStyle w:val="XML1"/>
              <w:rPr>
                <w:ins w:id="14279" w:author="Thomas Dietz" w:date="2012-08-08T17:05:00Z"/>
                <w:rPrChange w:id="14280" w:author="Thomas Dietz" w:date="2012-08-10T13:22:00Z">
                  <w:rPr>
                    <w:ins w:id="14281" w:author="Thomas Dietz" w:date="2012-08-08T17:05:00Z"/>
                    <w:lang w:val="de-DE"/>
                  </w:rPr>
                </w:rPrChange>
              </w:rPr>
            </w:pPr>
            <w:ins w:id="14282" w:author="Thomas Dietz" w:date="2012-08-08T17:05:00Z">
              <w:r w:rsidRPr="00B80901">
                <w:rPr>
                  <w:rPrChange w:id="14283" w:author="Thomas Dietz" w:date="2012-08-10T13:22:00Z">
                    <w:rPr>
                      <w:lang w:val="de-DE"/>
                    </w:rPr>
                  </w:rPrChange>
                </w:rPr>
                <w:t xml:space="preserve">          OpenFlow protocol used between the OpenFlow Logical</w:t>
              </w:r>
            </w:ins>
          </w:p>
          <w:p w14:paraId="2281C8A7" w14:textId="77777777" w:rsidR="009F3611" w:rsidRPr="00B80901" w:rsidRDefault="009F3611" w:rsidP="009F3611">
            <w:pPr>
              <w:pStyle w:val="XML1"/>
              <w:rPr>
                <w:ins w:id="14284" w:author="Thomas Dietz" w:date="2012-08-08T17:05:00Z"/>
                <w:rPrChange w:id="14285" w:author="Thomas Dietz" w:date="2012-08-10T13:22:00Z">
                  <w:rPr>
                    <w:ins w:id="14286" w:author="Thomas Dietz" w:date="2012-08-08T17:05:00Z"/>
                    <w:lang w:val="de-DE"/>
                  </w:rPr>
                </w:rPrChange>
              </w:rPr>
            </w:pPr>
            <w:ins w:id="14287" w:author="Thomas Dietz" w:date="2012-08-08T17:05:00Z">
              <w:r w:rsidRPr="00B80901">
                <w:rPr>
                  <w:rPrChange w:id="14288" w:author="Thomas Dietz" w:date="2012-08-10T13:22:00Z">
                    <w:rPr>
                      <w:lang w:val="de-DE"/>
                    </w:rPr>
                  </w:rPrChange>
                </w:rPr>
                <w:t xml:space="preserve">          Switch and this Controller.  If element connection-state</w:t>
              </w:r>
            </w:ins>
          </w:p>
          <w:p w14:paraId="67FB8210" w14:textId="77777777" w:rsidR="009F3611" w:rsidRPr="00B80901" w:rsidRDefault="009F3611" w:rsidP="009F3611">
            <w:pPr>
              <w:pStyle w:val="XML1"/>
              <w:rPr>
                <w:ins w:id="14289" w:author="Thomas Dietz" w:date="2012-08-08T17:05:00Z"/>
                <w:rPrChange w:id="14290" w:author="Thomas Dietz" w:date="2012-08-10T13:22:00Z">
                  <w:rPr>
                    <w:ins w:id="14291" w:author="Thomas Dietz" w:date="2012-08-08T17:05:00Z"/>
                    <w:lang w:val="de-DE"/>
                  </w:rPr>
                </w:rPrChange>
              </w:rPr>
            </w:pPr>
            <w:ins w:id="14292" w:author="Thomas Dietz" w:date="2012-08-08T17:05:00Z">
              <w:r w:rsidRPr="00B80901">
                <w:rPr>
                  <w:rPrChange w:id="14293" w:author="Thomas Dietz" w:date="2012-08-10T13:22:00Z">
                    <w:rPr>
                      <w:lang w:val="de-DE"/>
                    </w:rPr>
                  </w:rPrChange>
                </w:rPr>
                <w:t xml:space="preserve">          has value 'up', then this element indicates the actual</w:t>
              </w:r>
            </w:ins>
          </w:p>
          <w:p w14:paraId="36B98005" w14:textId="77777777" w:rsidR="009F3611" w:rsidRPr="00B80901" w:rsidRDefault="009F3611" w:rsidP="009F3611">
            <w:pPr>
              <w:pStyle w:val="XML1"/>
              <w:rPr>
                <w:ins w:id="14294" w:author="Thomas Dietz" w:date="2012-08-08T17:05:00Z"/>
                <w:rPrChange w:id="14295" w:author="Thomas Dietz" w:date="2012-08-10T13:22:00Z">
                  <w:rPr>
                    <w:ins w:id="14296" w:author="Thomas Dietz" w:date="2012-08-08T17:05:00Z"/>
                    <w:lang w:val="de-DE"/>
                  </w:rPr>
                </w:rPrChange>
              </w:rPr>
            </w:pPr>
            <w:ins w:id="14297" w:author="Thomas Dietz" w:date="2012-08-08T17:05:00Z">
              <w:r w:rsidRPr="00B80901">
                <w:rPr>
                  <w:rPrChange w:id="14298" w:author="Thomas Dietz" w:date="2012-08-10T13:22:00Z">
                    <w:rPr>
                      <w:lang w:val="de-DE"/>
                    </w:rPr>
                  </w:rPrChange>
                </w:rPr>
                <w:t xml:space="preserve">          </w:t>
              </w:r>
              <w:proofErr w:type="gramStart"/>
              <w:r w:rsidRPr="00B80901">
                <w:rPr>
                  <w:rPrChange w:id="14299" w:author="Thomas Dietz" w:date="2012-08-10T13:22:00Z">
                    <w:rPr>
                      <w:lang w:val="de-DE"/>
                    </w:rPr>
                  </w:rPrChange>
                </w:rPr>
                <w:t>version</w:t>
              </w:r>
              <w:proofErr w:type="gramEnd"/>
              <w:r w:rsidRPr="00B80901">
                <w:rPr>
                  <w:rPrChange w:id="14300" w:author="Thomas Dietz" w:date="2012-08-10T13:22:00Z">
                    <w:rPr>
                      <w:lang w:val="de-DE"/>
                    </w:rPr>
                  </w:rPrChange>
                </w:rPr>
                <w:t xml:space="preserve"> in use.  If element connection-state has value</w:t>
              </w:r>
            </w:ins>
          </w:p>
          <w:p w14:paraId="0571225A" w14:textId="77777777" w:rsidR="009F3611" w:rsidRPr="00B80901" w:rsidRDefault="009F3611" w:rsidP="009F3611">
            <w:pPr>
              <w:pStyle w:val="XML1"/>
              <w:rPr>
                <w:ins w:id="14301" w:author="Thomas Dietz" w:date="2012-08-08T17:05:00Z"/>
                <w:rPrChange w:id="14302" w:author="Thomas Dietz" w:date="2012-08-10T13:22:00Z">
                  <w:rPr>
                    <w:ins w:id="14303" w:author="Thomas Dietz" w:date="2012-08-08T17:05:00Z"/>
                    <w:lang w:val="de-DE"/>
                  </w:rPr>
                </w:rPrChange>
              </w:rPr>
            </w:pPr>
            <w:ins w:id="14304" w:author="Thomas Dietz" w:date="2012-08-08T17:05:00Z">
              <w:r w:rsidRPr="00B80901">
                <w:rPr>
                  <w:rPrChange w:id="14305" w:author="Thomas Dietz" w:date="2012-08-10T13:22:00Z">
                    <w:rPr>
                      <w:lang w:val="de-DE"/>
                    </w:rPr>
                  </w:rPrChange>
                </w:rPr>
                <w:t xml:space="preserve">          'down', then this element indicates the version number of</w:t>
              </w:r>
            </w:ins>
          </w:p>
          <w:p w14:paraId="603F84B3" w14:textId="77777777" w:rsidR="009F3611" w:rsidRPr="00B80901" w:rsidRDefault="009F3611" w:rsidP="009F3611">
            <w:pPr>
              <w:pStyle w:val="XML1"/>
              <w:rPr>
                <w:ins w:id="14306" w:author="Thomas Dietz" w:date="2012-08-08T17:05:00Z"/>
                <w:rPrChange w:id="14307" w:author="Thomas Dietz" w:date="2012-08-10T13:22:00Z">
                  <w:rPr>
                    <w:ins w:id="14308" w:author="Thomas Dietz" w:date="2012-08-08T17:05:00Z"/>
                    <w:lang w:val="de-DE"/>
                  </w:rPr>
                </w:rPrChange>
              </w:rPr>
            </w:pPr>
            <w:ins w:id="14309" w:author="Thomas Dietz" w:date="2012-08-08T17:05:00Z">
              <w:r w:rsidRPr="00B80901">
                <w:rPr>
                  <w:rPrChange w:id="14310" w:author="Thomas Dietz" w:date="2012-08-10T13:22:00Z">
                    <w:rPr>
                      <w:lang w:val="de-DE"/>
                    </w:rPr>
                  </w:rPrChange>
                </w:rPr>
                <w:t xml:space="preserve">          the last established connection with this OpenFlow</w:t>
              </w:r>
            </w:ins>
          </w:p>
          <w:p w14:paraId="7FD2B518" w14:textId="77777777" w:rsidR="009F3611" w:rsidRPr="00B80901" w:rsidRDefault="009F3611" w:rsidP="009F3611">
            <w:pPr>
              <w:pStyle w:val="XML1"/>
              <w:rPr>
                <w:ins w:id="14311" w:author="Thomas Dietz" w:date="2012-08-08T17:05:00Z"/>
                <w:rPrChange w:id="14312" w:author="Thomas Dietz" w:date="2012-08-10T13:22:00Z">
                  <w:rPr>
                    <w:ins w:id="14313" w:author="Thomas Dietz" w:date="2012-08-08T17:05:00Z"/>
                    <w:lang w:val="de-DE"/>
                  </w:rPr>
                </w:rPrChange>
              </w:rPr>
            </w:pPr>
            <w:ins w:id="14314" w:author="Thomas Dietz" w:date="2012-08-08T17:05:00Z">
              <w:r w:rsidRPr="00B80901">
                <w:rPr>
                  <w:rPrChange w:id="14315" w:author="Thomas Dietz" w:date="2012-08-10T13:22:00Z">
                    <w:rPr>
                      <w:lang w:val="de-DE"/>
                    </w:rPr>
                  </w:rPrChange>
                </w:rPr>
                <w:t xml:space="preserve">          Controller.  The value of this element MAY be persistent</w:t>
              </w:r>
            </w:ins>
          </w:p>
          <w:p w14:paraId="517A5367" w14:textId="77777777" w:rsidR="009F3611" w:rsidRPr="00B80901" w:rsidRDefault="009F3611" w:rsidP="009F3611">
            <w:pPr>
              <w:pStyle w:val="XML1"/>
              <w:rPr>
                <w:ins w:id="14316" w:author="Thomas Dietz" w:date="2012-08-08T17:05:00Z"/>
                <w:rPrChange w:id="14317" w:author="Thomas Dietz" w:date="2012-08-10T13:22:00Z">
                  <w:rPr>
                    <w:ins w:id="14318" w:author="Thomas Dietz" w:date="2012-08-08T17:05:00Z"/>
                    <w:lang w:val="de-DE"/>
                  </w:rPr>
                </w:rPrChange>
              </w:rPr>
            </w:pPr>
            <w:ins w:id="14319" w:author="Thomas Dietz" w:date="2012-08-08T17:05:00Z">
              <w:r w:rsidRPr="00B80901">
                <w:rPr>
                  <w:rPrChange w:id="14320" w:author="Thomas Dietz" w:date="2012-08-10T13:22:00Z">
                    <w:rPr>
                      <w:lang w:val="de-DE"/>
                    </w:rPr>
                  </w:rPrChange>
                </w:rPr>
                <w:t xml:space="preserve">          across reboots of the OpenFlow Logical Switch in such a</w:t>
              </w:r>
            </w:ins>
          </w:p>
          <w:p w14:paraId="5CDE6FA8" w14:textId="77777777" w:rsidR="009F3611" w:rsidRPr="00B80901" w:rsidRDefault="009F3611" w:rsidP="009F3611">
            <w:pPr>
              <w:pStyle w:val="XML1"/>
              <w:rPr>
                <w:ins w:id="14321" w:author="Thomas Dietz" w:date="2012-08-08T17:05:00Z"/>
                <w:rPrChange w:id="14322" w:author="Thomas Dietz" w:date="2012-08-10T13:22:00Z">
                  <w:rPr>
                    <w:ins w:id="14323" w:author="Thomas Dietz" w:date="2012-08-08T17:05:00Z"/>
                    <w:lang w:val="de-DE"/>
                  </w:rPr>
                </w:rPrChange>
              </w:rPr>
            </w:pPr>
            <w:ins w:id="14324" w:author="Thomas Dietz" w:date="2012-08-08T17:05:00Z">
              <w:r w:rsidRPr="00B80901">
                <w:rPr>
                  <w:rPrChange w:id="14325" w:author="Thomas Dietz" w:date="2012-08-10T13:22:00Z">
                    <w:rPr>
                      <w:lang w:val="de-DE"/>
                    </w:rPr>
                  </w:rPrChange>
                </w:rPr>
                <w:t xml:space="preserve">          </w:t>
              </w:r>
              <w:proofErr w:type="gramStart"/>
              <w:r w:rsidRPr="00B80901">
                <w:rPr>
                  <w:rPrChange w:id="14326" w:author="Thomas Dietz" w:date="2012-08-10T13:22:00Z">
                    <w:rPr>
                      <w:lang w:val="de-DE"/>
                    </w:rPr>
                  </w:rPrChange>
                </w:rPr>
                <w:t>case</w:t>
              </w:r>
              <w:proofErr w:type="gramEnd"/>
              <w:r w:rsidRPr="00B80901">
                <w:rPr>
                  <w:rPrChange w:id="14327" w:author="Thomas Dietz" w:date="2012-08-10T13:22:00Z">
                    <w:rPr>
                      <w:lang w:val="de-DE"/>
                    </w:rPr>
                  </w:rPrChange>
                </w:rPr>
                <w:t>.  If element connection-state has value 'down'and</w:t>
              </w:r>
            </w:ins>
          </w:p>
          <w:p w14:paraId="5C6E66AE" w14:textId="77777777" w:rsidR="009F3611" w:rsidRPr="00B80901" w:rsidRDefault="009F3611" w:rsidP="009F3611">
            <w:pPr>
              <w:pStyle w:val="XML1"/>
              <w:rPr>
                <w:ins w:id="14328" w:author="Thomas Dietz" w:date="2012-08-08T17:05:00Z"/>
                <w:rPrChange w:id="14329" w:author="Thomas Dietz" w:date="2012-08-10T13:22:00Z">
                  <w:rPr>
                    <w:ins w:id="14330" w:author="Thomas Dietz" w:date="2012-08-08T17:05:00Z"/>
                    <w:lang w:val="de-DE"/>
                  </w:rPr>
                </w:rPrChange>
              </w:rPr>
            </w:pPr>
            <w:ins w:id="14331" w:author="Thomas Dietz" w:date="2012-08-08T17:05:00Z">
              <w:r w:rsidRPr="00B80901">
                <w:rPr>
                  <w:rPrChange w:id="14332" w:author="Thomas Dietz" w:date="2012-08-10T13:22:00Z">
                    <w:rPr>
                      <w:lang w:val="de-DE"/>
                    </w:rPr>
                  </w:rPrChange>
                </w:rPr>
                <w:t xml:space="preserve">          there is no information about previous connections to</w:t>
              </w:r>
            </w:ins>
          </w:p>
          <w:p w14:paraId="12661B92" w14:textId="77777777" w:rsidR="009F3611" w:rsidRPr="00B80901" w:rsidRDefault="009F3611" w:rsidP="009F3611">
            <w:pPr>
              <w:pStyle w:val="XML1"/>
              <w:rPr>
                <w:ins w:id="14333" w:author="Thomas Dietz" w:date="2012-08-08T17:05:00Z"/>
                <w:rPrChange w:id="14334" w:author="Thomas Dietz" w:date="2012-08-10T13:22:00Z">
                  <w:rPr>
                    <w:ins w:id="14335" w:author="Thomas Dietz" w:date="2012-08-08T17:05:00Z"/>
                    <w:lang w:val="de-DE"/>
                  </w:rPr>
                </w:rPrChange>
              </w:rPr>
            </w:pPr>
            <w:ins w:id="14336" w:author="Thomas Dietz" w:date="2012-08-08T17:05:00Z">
              <w:r w:rsidRPr="00B80901">
                <w:rPr>
                  <w:rPrChange w:id="14337" w:author="Thomas Dietz" w:date="2012-08-10T13:22:00Z">
                    <w:rPr>
                      <w:lang w:val="de-DE"/>
                    </w:rPr>
                  </w:rPrChange>
                </w:rPr>
                <w:t xml:space="preserve">          this OpenFlow controller, then this element is not</w:t>
              </w:r>
            </w:ins>
          </w:p>
          <w:p w14:paraId="723C7B44" w14:textId="77777777" w:rsidR="009F3611" w:rsidRPr="00B80901" w:rsidRDefault="009F3611" w:rsidP="009F3611">
            <w:pPr>
              <w:pStyle w:val="XML1"/>
              <w:rPr>
                <w:ins w:id="14338" w:author="Thomas Dietz" w:date="2012-08-08T17:05:00Z"/>
                <w:rPrChange w:id="14339" w:author="Thomas Dietz" w:date="2012-08-10T13:22:00Z">
                  <w:rPr>
                    <w:ins w:id="14340" w:author="Thomas Dietz" w:date="2012-08-08T17:05:00Z"/>
                    <w:lang w:val="de-DE"/>
                  </w:rPr>
                </w:rPrChange>
              </w:rPr>
            </w:pPr>
            <w:ins w:id="14341" w:author="Thomas Dietz" w:date="2012-08-08T17:05:00Z">
              <w:r w:rsidRPr="00B80901">
                <w:rPr>
                  <w:rPrChange w:id="14342" w:author="Thomas Dietz" w:date="2012-08-10T13:22:00Z">
                    <w:rPr>
                      <w:lang w:val="de-DE"/>
                    </w:rPr>
                  </w:rPrChange>
                </w:rPr>
                <w:t xml:space="preserve">          </w:t>
              </w:r>
              <w:proofErr w:type="gramStart"/>
              <w:r w:rsidRPr="00B80901">
                <w:rPr>
                  <w:rPrChange w:id="14343" w:author="Thomas Dietz" w:date="2012-08-10T13:22:00Z">
                    <w:rPr>
                      <w:lang w:val="de-DE"/>
                    </w:rPr>
                  </w:rPrChange>
                </w:rPr>
                <w:t>present</w:t>
              </w:r>
              <w:proofErr w:type="gramEnd"/>
              <w:r w:rsidRPr="00B80901">
                <w:rPr>
                  <w:rPrChange w:id="14344" w:author="Thomas Dietz" w:date="2012-08-10T13:22:00Z">
                    <w:rPr>
                      <w:lang w:val="de-DE"/>
                    </w:rPr>
                  </w:rPrChange>
                </w:rPr>
                <w:t xml:space="preserve"> or has the value '0'.";</w:t>
              </w:r>
            </w:ins>
          </w:p>
          <w:p w14:paraId="1551C7A2" w14:textId="77777777" w:rsidR="009F3611" w:rsidRPr="00B80901" w:rsidRDefault="009F3611" w:rsidP="009F3611">
            <w:pPr>
              <w:pStyle w:val="XML1"/>
              <w:rPr>
                <w:ins w:id="14345" w:author="Thomas Dietz" w:date="2012-08-08T17:05:00Z"/>
                <w:rPrChange w:id="14346" w:author="Thomas Dietz" w:date="2012-08-10T13:22:00Z">
                  <w:rPr>
                    <w:ins w:id="14347" w:author="Thomas Dietz" w:date="2012-08-08T17:05:00Z"/>
                    <w:lang w:val="de-DE"/>
                  </w:rPr>
                </w:rPrChange>
              </w:rPr>
            </w:pPr>
            <w:ins w:id="14348" w:author="Thomas Dietz" w:date="2012-08-08T17:05:00Z">
              <w:r w:rsidRPr="00B80901">
                <w:rPr>
                  <w:rPrChange w:id="14349" w:author="Thomas Dietz" w:date="2012-08-10T13:22:00Z">
                    <w:rPr>
                      <w:lang w:val="de-DE"/>
                    </w:rPr>
                  </w:rPrChange>
                </w:rPr>
                <w:t xml:space="preserve">      }</w:t>
              </w:r>
            </w:ins>
          </w:p>
          <w:p w14:paraId="7D6442ED" w14:textId="77777777" w:rsidR="009F3611" w:rsidRPr="00B80901" w:rsidRDefault="009F3611" w:rsidP="009F3611">
            <w:pPr>
              <w:pStyle w:val="XML1"/>
              <w:rPr>
                <w:ins w:id="14350" w:author="Thomas Dietz" w:date="2012-08-08T17:05:00Z"/>
                <w:rPrChange w:id="14351" w:author="Thomas Dietz" w:date="2012-08-10T13:22:00Z">
                  <w:rPr>
                    <w:ins w:id="14352" w:author="Thomas Dietz" w:date="2012-08-08T17:05:00Z"/>
                    <w:lang w:val="de-DE"/>
                  </w:rPr>
                </w:rPrChange>
              </w:rPr>
            </w:pPr>
            <w:ins w:id="14353" w:author="Thomas Dietz" w:date="2012-08-08T17:05:00Z">
              <w:r w:rsidRPr="00B80901">
                <w:rPr>
                  <w:rPrChange w:id="14354" w:author="Thomas Dietz" w:date="2012-08-10T13:22:00Z">
                    <w:rPr>
                      <w:lang w:val="de-DE"/>
                    </w:rPr>
                  </w:rPrChange>
                </w:rPr>
                <w:t xml:space="preserve">      leaf-list supported-versions {</w:t>
              </w:r>
            </w:ins>
          </w:p>
          <w:p w14:paraId="0A687D54" w14:textId="77777777" w:rsidR="009F3611" w:rsidRPr="00B80901" w:rsidRDefault="009F3611" w:rsidP="009F3611">
            <w:pPr>
              <w:pStyle w:val="XML1"/>
              <w:rPr>
                <w:ins w:id="14355" w:author="Thomas Dietz" w:date="2012-08-08T17:05:00Z"/>
                <w:rPrChange w:id="14356" w:author="Thomas Dietz" w:date="2012-08-10T13:22:00Z">
                  <w:rPr>
                    <w:ins w:id="14357" w:author="Thomas Dietz" w:date="2012-08-08T17:05:00Z"/>
                    <w:lang w:val="de-DE"/>
                  </w:rPr>
                </w:rPrChange>
              </w:rPr>
            </w:pPr>
            <w:ins w:id="14358" w:author="Thomas Dietz" w:date="2012-08-08T17:05:00Z">
              <w:r w:rsidRPr="00B80901">
                <w:rPr>
                  <w:rPrChange w:id="14359" w:author="Thomas Dietz" w:date="2012-08-10T13:22:00Z">
                    <w:rPr>
                      <w:lang w:val="de-DE"/>
                    </w:rPr>
                  </w:rPrChange>
                </w:rPr>
                <w:t xml:space="preserve">        type OFOpenFlowVersionType;</w:t>
              </w:r>
            </w:ins>
          </w:p>
          <w:p w14:paraId="659CC353" w14:textId="77777777" w:rsidR="009F3611" w:rsidRPr="00B80901" w:rsidRDefault="009F3611" w:rsidP="009F3611">
            <w:pPr>
              <w:pStyle w:val="XML1"/>
              <w:rPr>
                <w:ins w:id="14360" w:author="Thomas Dietz" w:date="2012-08-08T17:05:00Z"/>
                <w:rPrChange w:id="14361" w:author="Thomas Dietz" w:date="2012-08-10T13:22:00Z">
                  <w:rPr>
                    <w:ins w:id="14362" w:author="Thomas Dietz" w:date="2012-08-08T17:05:00Z"/>
                    <w:lang w:val="de-DE"/>
                  </w:rPr>
                </w:rPrChange>
              </w:rPr>
            </w:pPr>
            <w:ins w:id="14363" w:author="Thomas Dietz" w:date="2012-08-08T17:05:00Z">
              <w:r w:rsidRPr="00B80901">
                <w:rPr>
                  <w:rPrChange w:id="14364" w:author="Thomas Dietz" w:date="2012-08-10T13:22:00Z">
                    <w:rPr>
                      <w:lang w:val="de-DE"/>
                    </w:rPr>
                  </w:rPrChange>
                </w:rPr>
                <w:t xml:space="preserve">        description "This list of elements includes one entry for</w:t>
              </w:r>
            </w:ins>
          </w:p>
          <w:p w14:paraId="49FE2FC1" w14:textId="77777777" w:rsidR="009F3611" w:rsidRPr="00B80901" w:rsidRDefault="009F3611" w:rsidP="009F3611">
            <w:pPr>
              <w:pStyle w:val="XML1"/>
              <w:rPr>
                <w:ins w:id="14365" w:author="Thomas Dietz" w:date="2012-08-08T17:05:00Z"/>
                <w:rPrChange w:id="14366" w:author="Thomas Dietz" w:date="2012-08-10T13:22:00Z">
                  <w:rPr>
                    <w:ins w:id="14367" w:author="Thomas Dietz" w:date="2012-08-08T17:05:00Z"/>
                    <w:lang w:val="de-DE"/>
                  </w:rPr>
                </w:rPrChange>
              </w:rPr>
            </w:pPr>
            <w:ins w:id="14368" w:author="Thomas Dietz" w:date="2012-08-08T17:05:00Z">
              <w:r w:rsidRPr="00B80901">
                <w:rPr>
                  <w:rPrChange w:id="14369" w:author="Thomas Dietz" w:date="2012-08-10T13:22:00Z">
                    <w:rPr>
                      <w:lang w:val="de-DE"/>
                    </w:rPr>
                  </w:rPrChange>
                </w:rPr>
                <w:t xml:space="preserve">          each OpenFlow protocol version that this OpenFlow</w:t>
              </w:r>
            </w:ins>
          </w:p>
          <w:p w14:paraId="377AC878" w14:textId="77777777" w:rsidR="009F3611" w:rsidRPr="00B80901" w:rsidRDefault="009F3611" w:rsidP="009F3611">
            <w:pPr>
              <w:pStyle w:val="XML1"/>
              <w:rPr>
                <w:ins w:id="14370" w:author="Thomas Dietz" w:date="2012-08-08T17:05:00Z"/>
                <w:rPrChange w:id="14371" w:author="Thomas Dietz" w:date="2012-08-10T13:22:00Z">
                  <w:rPr>
                    <w:ins w:id="14372" w:author="Thomas Dietz" w:date="2012-08-08T17:05:00Z"/>
                    <w:lang w:val="de-DE"/>
                  </w:rPr>
                </w:rPrChange>
              </w:rPr>
            </w:pPr>
            <w:ins w:id="14373" w:author="Thomas Dietz" w:date="2012-08-08T17:05:00Z">
              <w:r w:rsidRPr="00B80901">
                <w:rPr>
                  <w:rPrChange w:id="14374" w:author="Thomas Dietz" w:date="2012-08-10T13:22:00Z">
                    <w:rPr>
                      <w:lang w:val="de-DE"/>
                    </w:rPr>
                  </w:rPrChange>
                </w:rPr>
                <w:t xml:space="preserve">          </w:t>
              </w:r>
              <w:proofErr w:type="gramStart"/>
              <w:r w:rsidRPr="00B80901">
                <w:rPr>
                  <w:rPrChange w:id="14375" w:author="Thomas Dietz" w:date="2012-08-10T13:22:00Z">
                    <w:rPr>
                      <w:lang w:val="de-DE"/>
                    </w:rPr>
                  </w:rPrChange>
                </w:rPr>
                <w:t>controller</w:t>
              </w:r>
              <w:proofErr w:type="gramEnd"/>
              <w:r w:rsidRPr="00B80901">
                <w:rPr>
                  <w:rPrChange w:id="14376" w:author="Thomas Dietz" w:date="2012-08-10T13:22:00Z">
                    <w:rPr>
                      <w:lang w:val="de-DE"/>
                    </w:rPr>
                  </w:rPrChange>
                </w:rPr>
                <w:t xml:space="preserve"> supports.  It SHOULD contain all";</w:t>
              </w:r>
            </w:ins>
          </w:p>
          <w:p w14:paraId="7C6976C3" w14:textId="77777777" w:rsidR="009F3611" w:rsidRPr="00B80901" w:rsidRDefault="009F3611" w:rsidP="009F3611">
            <w:pPr>
              <w:pStyle w:val="XML1"/>
              <w:rPr>
                <w:ins w:id="14377" w:author="Thomas Dietz" w:date="2012-08-08T17:05:00Z"/>
                <w:rPrChange w:id="14378" w:author="Thomas Dietz" w:date="2012-08-10T13:22:00Z">
                  <w:rPr>
                    <w:ins w:id="14379" w:author="Thomas Dietz" w:date="2012-08-08T17:05:00Z"/>
                    <w:lang w:val="de-DE"/>
                  </w:rPr>
                </w:rPrChange>
              </w:rPr>
            </w:pPr>
            <w:ins w:id="14380" w:author="Thomas Dietz" w:date="2012-08-08T17:05:00Z">
              <w:r w:rsidRPr="00B80901">
                <w:rPr>
                  <w:rPrChange w:id="14381" w:author="Thomas Dietz" w:date="2012-08-10T13:22:00Z">
                    <w:rPr>
                      <w:lang w:val="de-DE"/>
                    </w:rPr>
                  </w:rPrChange>
                </w:rPr>
                <w:t xml:space="preserve">      }</w:t>
              </w:r>
            </w:ins>
          </w:p>
          <w:p w14:paraId="74FE0881" w14:textId="77777777" w:rsidR="009F3611" w:rsidRPr="00B80901" w:rsidRDefault="009F3611" w:rsidP="009F3611">
            <w:pPr>
              <w:pStyle w:val="XML1"/>
              <w:rPr>
                <w:ins w:id="14382" w:author="Thomas Dietz" w:date="2012-08-08T17:05:00Z"/>
                <w:rPrChange w:id="14383" w:author="Thomas Dietz" w:date="2012-08-10T13:22:00Z">
                  <w:rPr>
                    <w:ins w:id="14384" w:author="Thomas Dietz" w:date="2012-08-08T17:05:00Z"/>
                    <w:lang w:val="de-DE"/>
                  </w:rPr>
                </w:rPrChange>
              </w:rPr>
            </w:pPr>
            <w:ins w:id="14385" w:author="Thomas Dietz" w:date="2012-08-08T17:05:00Z">
              <w:r w:rsidRPr="00B80901">
                <w:rPr>
                  <w:rPrChange w:id="14386" w:author="Thomas Dietz" w:date="2012-08-10T13:22:00Z">
                    <w:rPr>
                      <w:lang w:val="de-DE"/>
                    </w:rPr>
                  </w:rPrChange>
                </w:rPr>
                <w:t xml:space="preserve">      leaf local-ip-address-in-use {</w:t>
              </w:r>
            </w:ins>
          </w:p>
          <w:p w14:paraId="50992BD5" w14:textId="77777777" w:rsidR="009F3611" w:rsidRPr="00B80901" w:rsidRDefault="009F3611" w:rsidP="009F3611">
            <w:pPr>
              <w:pStyle w:val="XML1"/>
              <w:rPr>
                <w:ins w:id="14387" w:author="Thomas Dietz" w:date="2012-08-08T17:05:00Z"/>
                <w:rPrChange w:id="14388" w:author="Thomas Dietz" w:date="2012-08-10T13:22:00Z">
                  <w:rPr>
                    <w:ins w:id="14389" w:author="Thomas Dietz" w:date="2012-08-08T17:05:00Z"/>
                    <w:lang w:val="de-DE"/>
                  </w:rPr>
                </w:rPrChange>
              </w:rPr>
            </w:pPr>
            <w:ins w:id="14390" w:author="Thomas Dietz" w:date="2012-08-08T17:05:00Z">
              <w:r w:rsidRPr="00B80901">
                <w:rPr>
                  <w:rPrChange w:id="14391" w:author="Thomas Dietz" w:date="2012-08-10T13:22:00Z">
                    <w:rPr>
                      <w:lang w:val="de-DE"/>
                    </w:rPr>
                  </w:rPrChange>
                </w:rPr>
                <w:t xml:space="preserve">        type inet:ip-address;</w:t>
              </w:r>
            </w:ins>
          </w:p>
          <w:p w14:paraId="1F3364AB" w14:textId="77777777" w:rsidR="009F3611" w:rsidRPr="00B80901" w:rsidRDefault="009F3611" w:rsidP="009F3611">
            <w:pPr>
              <w:pStyle w:val="XML1"/>
              <w:rPr>
                <w:ins w:id="14392" w:author="Thomas Dietz" w:date="2012-08-08T17:05:00Z"/>
                <w:rPrChange w:id="14393" w:author="Thomas Dietz" w:date="2012-08-10T13:22:00Z">
                  <w:rPr>
                    <w:ins w:id="14394" w:author="Thomas Dietz" w:date="2012-08-08T17:05:00Z"/>
                    <w:lang w:val="de-DE"/>
                  </w:rPr>
                </w:rPrChange>
              </w:rPr>
            </w:pPr>
            <w:ins w:id="14395" w:author="Thomas Dietz" w:date="2012-08-08T17:05:00Z">
              <w:r w:rsidRPr="00B80901">
                <w:rPr>
                  <w:rPrChange w:id="14396" w:author="Thomas Dietz" w:date="2012-08-10T13:22:00Z">
                    <w:rPr>
                      <w:lang w:val="de-DE"/>
                    </w:rPr>
                  </w:rPrChange>
                </w:rPr>
                <w:t xml:space="preserve">        description "The local IP address of the OpenFlow Logical</w:t>
              </w:r>
            </w:ins>
          </w:p>
          <w:p w14:paraId="11A9C93E" w14:textId="77777777" w:rsidR="009F3611" w:rsidRPr="00B80901" w:rsidRDefault="009F3611" w:rsidP="009F3611">
            <w:pPr>
              <w:pStyle w:val="XML1"/>
              <w:rPr>
                <w:ins w:id="14397" w:author="Thomas Dietz" w:date="2012-08-08T17:05:00Z"/>
                <w:rPrChange w:id="14398" w:author="Thomas Dietz" w:date="2012-08-10T13:22:00Z">
                  <w:rPr>
                    <w:ins w:id="14399" w:author="Thomas Dietz" w:date="2012-08-08T17:05:00Z"/>
                    <w:lang w:val="de-DE"/>
                  </w:rPr>
                </w:rPrChange>
              </w:rPr>
            </w:pPr>
            <w:ins w:id="14400" w:author="Thomas Dietz" w:date="2012-08-08T17:05:00Z">
              <w:r w:rsidRPr="00B80901">
                <w:rPr>
                  <w:rPrChange w:id="14401" w:author="Thomas Dietz" w:date="2012-08-10T13:22:00Z">
                    <w:rPr>
                      <w:lang w:val="de-DE"/>
                    </w:rPr>
                  </w:rPrChange>
                </w:rPr>
                <w:t xml:space="preserve">          Switch when connecting to this OpenFlow Controller.  It</w:t>
              </w:r>
            </w:ins>
          </w:p>
          <w:p w14:paraId="399A1030" w14:textId="77777777" w:rsidR="009F3611" w:rsidRPr="00B80901" w:rsidRDefault="009F3611" w:rsidP="009F3611">
            <w:pPr>
              <w:pStyle w:val="XML1"/>
              <w:rPr>
                <w:ins w:id="14402" w:author="Thomas Dietz" w:date="2012-08-08T17:05:00Z"/>
                <w:rPrChange w:id="14403" w:author="Thomas Dietz" w:date="2012-08-10T13:22:00Z">
                  <w:rPr>
                    <w:ins w:id="14404" w:author="Thomas Dietz" w:date="2012-08-08T17:05:00Z"/>
                    <w:lang w:val="de-DE"/>
                  </w:rPr>
                </w:rPrChange>
              </w:rPr>
            </w:pPr>
            <w:ins w:id="14405" w:author="Thomas Dietz" w:date="2012-08-08T17:05:00Z">
              <w:r w:rsidRPr="00B80901">
                <w:rPr>
                  <w:rPrChange w:id="14406" w:author="Thomas Dietz" w:date="2012-08-10T13:22:00Z">
                    <w:rPr>
                      <w:lang w:val="de-DE"/>
                    </w:rPr>
                  </w:rPrChange>
                </w:rPr>
                <w:t xml:space="preserve">          is the source IP address of packets sent to this OpenFlow</w:t>
              </w:r>
            </w:ins>
          </w:p>
          <w:p w14:paraId="666BD1E9" w14:textId="77777777" w:rsidR="009F3611" w:rsidRPr="00B80901" w:rsidRDefault="009F3611" w:rsidP="009F3611">
            <w:pPr>
              <w:pStyle w:val="XML1"/>
              <w:rPr>
                <w:ins w:id="14407" w:author="Thomas Dietz" w:date="2012-08-08T17:05:00Z"/>
                <w:rPrChange w:id="14408" w:author="Thomas Dietz" w:date="2012-08-10T13:22:00Z">
                  <w:rPr>
                    <w:ins w:id="14409" w:author="Thomas Dietz" w:date="2012-08-08T17:05:00Z"/>
                    <w:lang w:val="de-DE"/>
                  </w:rPr>
                </w:rPrChange>
              </w:rPr>
            </w:pPr>
            <w:ins w:id="14410" w:author="Thomas Dietz" w:date="2012-08-08T17:05:00Z">
              <w:r w:rsidRPr="00B80901">
                <w:rPr>
                  <w:rPrChange w:id="14411" w:author="Thomas Dietz" w:date="2012-08-10T13:22:00Z">
                    <w:rPr>
                      <w:lang w:val="de-DE"/>
                    </w:rPr>
                  </w:rPrChange>
                </w:rPr>
                <w:t xml:space="preserve">          Controller.  If present, this element overrides any</w:t>
              </w:r>
            </w:ins>
          </w:p>
          <w:p w14:paraId="5160B4A1" w14:textId="77777777" w:rsidR="009F3611" w:rsidRPr="00B80901" w:rsidRDefault="009F3611" w:rsidP="009F3611">
            <w:pPr>
              <w:pStyle w:val="XML1"/>
              <w:rPr>
                <w:ins w:id="14412" w:author="Thomas Dietz" w:date="2012-08-08T17:05:00Z"/>
                <w:rPrChange w:id="14413" w:author="Thomas Dietz" w:date="2012-08-10T13:22:00Z">
                  <w:rPr>
                    <w:ins w:id="14414" w:author="Thomas Dietz" w:date="2012-08-08T17:05:00Z"/>
                    <w:lang w:val="de-DE"/>
                  </w:rPr>
                </w:rPrChange>
              </w:rPr>
            </w:pPr>
            <w:ins w:id="14415" w:author="Thomas Dietz" w:date="2012-08-08T17:05:00Z">
              <w:r w:rsidRPr="00B80901">
                <w:rPr>
                  <w:rPrChange w:id="14416" w:author="Thomas Dietz" w:date="2012-08-10T13:22:00Z">
                    <w:rPr>
                      <w:lang w:val="de-DE"/>
                    </w:rPr>
                  </w:rPrChange>
                </w:rPr>
                <w:t xml:space="preserve">          </w:t>
              </w:r>
              <w:proofErr w:type="gramStart"/>
              <w:r w:rsidRPr="00B80901">
                <w:rPr>
                  <w:rPrChange w:id="14417" w:author="Thomas Dietz" w:date="2012-08-10T13:22:00Z">
                    <w:rPr>
                      <w:lang w:val="de-DE"/>
                    </w:rPr>
                  </w:rPrChange>
                </w:rPr>
                <w:t>default</w:t>
              </w:r>
              <w:proofErr w:type="gramEnd"/>
              <w:r w:rsidRPr="00B80901">
                <w:rPr>
                  <w:rPrChange w:id="14418" w:author="Thomas Dietz" w:date="2012-08-10T13:22:00Z">
                    <w:rPr>
                      <w:lang w:val="de-DE"/>
                    </w:rPr>
                  </w:rPrChange>
                </w:rPr>
                <w:t xml:space="preserve"> IP address.";</w:t>
              </w:r>
            </w:ins>
          </w:p>
          <w:p w14:paraId="05FE6E4A" w14:textId="77777777" w:rsidR="009F3611" w:rsidRPr="00B80901" w:rsidRDefault="009F3611" w:rsidP="009F3611">
            <w:pPr>
              <w:pStyle w:val="XML1"/>
              <w:rPr>
                <w:ins w:id="14419" w:author="Thomas Dietz" w:date="2012-08-08T17:05:00Z"/>
                <w:rPrChange w:id="14420" w:author="Thomas Dietz" w:date="2012-08-10T13:22:00Z">
                  <w:rPr>
                    <w:ins w:id="14421" w:author="Thomas Dietz" w:date="2012-08-08T17:05:00Z"/>
                    <w:lang w:val="de-DE"/>
                  </w:rPr>
                </w:rPrChange>
              </w:rPr>
            </w:pPr>
            <w:ins w:id="14422" w:author="Thomas Dietz" w:date="2012-08-08T17:05:00Z">
              <w:r w:rsidRPr="00B80901">
                <w:rPr>
                  <w:rPrChange w:id="14423" w:author="Thomas Dietz" w:date="2012-08-10T13:22:00Z">
                    <w:rPr>
                      <w:lang w:val="de-DE"/>
                    </w:rPr>
                  </w:rPrChange>
                </w:rPr>
                <w:t xml:space="preserve">      }</w:t>
              </w:r>
            </w:ins>
          </w:p>
          <w:p w14:paraId="0CD9D2A5" w14:textId="77777777" w:rsidR="009F3611" w:rsidRPr="00B80901" w:rsidRDefault="009F3611" w:rsidP="009F3611">
            <w:pPr>
              <w:pStyle w:val="XML1"/>
              <w:rPr>
                <w:ins w:id="14424" w:author="Thomas Dietz" w:date="2012-08-08T17:05:00Z"/>
                <w:rPrChange w:id="14425" w:author="Thomas Dietz" w:date="2012-08-10T13:22:00Z">
                  <w:rPr>
                    <w:ins w:id="14426" w:author="Thomas Dietz" w:date="2012-08-08T17:05:00Z"/>
                    <w:lang w:val="de-DE"/>
                  </w:rPr>
                </w:rPrChange>
              </w:rPr>
            </w:pPr>
            <w:ins w:id="14427" w:author="Thomas Dietz" w:date="2012-08-08T17:05:00Z">
              <w:r w:rsidRPr="00B80901">
                <w:rPr>
                  <w:rPrChange w:id="14428" w:author="Thomas Dietz" w:date="2012-08-10T13:22:00Z">
                    <w:rPr>
                      <w:lang w:val="de-DE"/>
                    </w:rPr>
                  </w:rPrChange>
                </w:rPr>
                <w:t xml:space="preserve">      leaf local-port-in-use {</w:t>
              </w:r>
            </w:ins>
          </w:p>
          <w:p w14:paraId="1B72BB8A" w14:textId="77777777" w:rsidR="009F3611" w:rsidRPr="00B80901" w:rsidRDefault="009F3611" w:rsidP="009F3611">
            <w:pPr>
              <w:pStyle w:val="XML1"/>
              <w:rPr>
                <w:ins w:id="14429" w:author="Thomas Dietz" w:date="2012-08-08T17:05:00Z"/>
                <w:rPrChange w:id="14430" w:author="Thomas Dietz" w:date="2012-08-10T13:22:00Z">
                  <w:rPr>
                    <w:ins w:id="14431" w:author="Thomas Dietz" w:date="2012-08-08T17:05:00Z"/>
                    <w:lang w:val="de-DE"/>
                  </w:rPr>
                </w:rPrChange>
              </w:rPr>
            </w:pPr>
            <w:ins w:id="14432" w:author="Thomas Dietz" w:date="2012-08-08T17:05:00Z">
              <w:r w:rsidRPr="00B80901">
                <w:rPr>
                  <w:rPrChange w:id="14433" w:author="Thomas Dietz" w:date="2012-08-10T13:22:00Z">
                    <w:rPr>
                      <w:lang w:val="de-DE"/>
                    </w:rPr>
                  </w:rPrChange>
                </w:rPr>
                <w:lastRenderedPageBreak/>
                <w:t xml:space="preserve">        type inet:port-number;</w:t>
              </w:r>
            </w:ins>
          </w:p>
          <w:p w14:paraId="1B916E6F" w14:textId="77777777" w:rsidR="009F3611" w:rsidRPr="00B80901" w:rsidRDefault="009F3611" w:rsidP="009F3611">
            <w:pPr>
              <w:pStyle w:val="XML1"/>
              <w:rPr>
                <w:ins w:id="14434" w:author="Thomas Dietz" w:date="2012-08-08T17:05:00Z"/>
                <w:rPrChange w:id="14435" w:author="Thomas Dietz" w:date="2012-08-10T13:22:00Z">
                  <w:rPr>
                    <w:ins w:id="14436" w:author="Thomas Dietz" w:date="2012-08-08T17:05:00Z"/>
                    <w:lang w:val="de-DE"/>
                  </w:rPr>
                </w:rPrChange>
              </w:rPr>
            </w:pPr>
            <w:ins w:id="14437" w:author="Thomas Dietz" w:date="2012-08-08T17:05:00Z">
              <w:r w:rsidRPr="00B80901">
                <w:rPr>
                  <w:rPrChange w:id="14438" w:author="Thomas Dietz" w:date="2012-08-10T13:22:00Z">
                    <w:rPr>
                      <w:lang w:val="de-DE"/>
                    </w:rPr>
                  </w:rPrChange>
                </w:rPr>
                <w:t xml:space="preserve">        description "The local TCP port number of the OpenFlow</w:t>
              </w:r>
            </w:ins>
          </w:p>
          <w:p w14:paraId="35464EDF" w14:textId="77777777" w:rsidR="009F3611" w:rsidRPr="00B80901" w:rsidRDefault="009F3611" w:rsidP="009F3611">
            <w:pPr>
              <w:pStyle w:val="XML1"/>
              <w:rPr>
                <w:ins w:id="14439" w:author="Thomas Dietz" w:date="2012-08-08T17:05:00Z"/>
                <w:rPrChange w:id="14440" w:author="Thomas Dietz" w:date="2012-08-10T13:22:00Z">
                  <w:rPr>
                    <w:ins w:id="14441" w:author="Thomas Dietz" w:date="2012-08-08T17:05:00Z"/>
                    <w:lang w:val="de-DE"/>
                  </w:rPr>
                </w:rPrChange>
              </w:rPr>
            </w:pPr>
            <w:ins w:id="14442" w:author="Thomas Dietz" w:date="2012-08-08T17:05:00Z">
              <w:r w:rsidRPr="00B80901">
                <w:rPr>
                  <w:rPrChange w:id="14443" w:author="Thomas Dietz" w:date="2012-08-10T13:22:00Z">
                    <w:rPr>
                      <w:lang w:val="de-DE"/>
                    </w:rPr>
                  </w:rPrChange>
                </w:rPr>
                <w:t xml:space="preserve">          Logical Switch.  If element connection-state has value</w:t>
              </w:r>
            </w:ins>
          </w:p>
          <w:p w14:paraId="654CA3D7" w14:textId="77777777" w:rsidR="009F3611" w:rsidRPr="00B80901" w:rsidRDefault="009F3611" w:rsidP="009F3611">
            <w:pPr>
              <w:pStyle w:val="XML1"/>
              <w:rPr>
                <w:ins w:id="14444" w:author="Thomas Dietz" w:date="2012-08-08T17:05:00Z"/>
                <w:rPrChange w:id="14445" w:author="Thomas Dietz" w:date="2012-08-10T13:22:00Z">
                  <w:rPr>
                    <w:ins w:id="14446" w:author="Thomas Dietz" w:date="2012-08-08T17:05:00Z"/>
                    <w:lang w:val="de-DE"/>
                  </w:rPr>
                </w:rPrChange>
              </w:rPr>
            </w:pPr>
            <w:ins w:id="14447" w:author="Thomas Dietz" w:date="2012-08-08T17:05:00Z">
              <w:r w:rsidRPr="00B80901">
                <w:rPr>
                  <w:rPrChange w:id="14448" w:author="Thomas Dietz" w:date="2012-08-10T13:22:00Z">
                    <w:rPr>
                      <w:lang w:val="de-DE"/>
                    </w:rPr>
                  </w:rPrChange>
                </w:rPr>
                <w:t xml:space="preserve">          'up', then this element indicates the actual port number</w:t>
              </w:r>
            </w:ins>
          </w:p>
          <w:p w14:paraId="48365F59" w14:textId="77777777" w:rsidR="009F3611" w:rsidRPr="00B80901" w:rsidRDefault="009F3611" w:rsidP="009F3611">
            <w:pPr>
              <w:pStyle w:val="XML1"/>
              <w:rPr>
                <w:ins w:id="14449" w:author="Thomas Dietz" w:date="2012-08-08T17:05:00Z"/>
                <w:rPrChange w:id="14450" w:author="Thomas Dietz" w:date="2012-08-10T13:22:00Z">
                  <w:rPr>
                    <w:ins w:id="14451" w:author="Thomas Dietz" w:date="2012-08-08T17:05:00Z"/>
                    <w:lang w:val="de-DE"/>
                  </w:rPr>
                </w:rPrChange>
              </w:rPr>
            </w:pPr>
            <w:ins w:id="14452" w:author="Thomas Dietz" w:date="2012-08-08T17:05:00Z">
              <w:r w:rsidRPr="00B80901">
                <w:rPr>
                  <w:rPrChange w:id="14453" w:author="Thomas Dietz" w:date="2012-08-10T13:22:00Z">
                    <w:rPr>
                      <w:lang w:val="de-DE"/>
                    </w:rPr>
                  </w:rPrChange>
                </w:rPr>
                <w:t xml:space="preserve">          </w:t>
              </w:r>
              <w:proofErr w:type="gramStart"/>
              <w:r w:rsidRPr="00B80901">
                <w:rPr>
                  <w:rPrChange w:id="14454" w:author="Thomas Dietz" w:date="2012-08-10T13:22:00Z">
                    <w:rPr>
                      <w:lang w:val="de-DE"/>
                    </w:rPr>
                  </w:rPrChange>
                </w:rPr>
                <w:t>in</w:t>
              </w:r>
              <w:proofErr w:type="gramEnd"/>
              <w:r w:rsidRPr="00B80901">
                <w:rPr>
                  <w:rPrChange w:id="14455" w:author="Thomas Dietz" w:date="2012-08-10T13:22:00Z">
                    <w:rPr>
                      <w:lang w:val="de-DE"/>
                    </w:rPr>
                  </w:rPrChange>
                </w:rPr>
                <w:t xml:space="preserve"> use.  If element connection-state has value 'down',</w:t>
              </w:r>
            </w:ins>
          </w:p>
          <w:p w14:paraId="68F4B6EA" w14:textId="77777777" w:rsidR="009F3611" w:rsidRPr="00B80901" w:rsidRDefault="009F3611" w:rsidP="009F3611">
            <w:pPr>
              <w:pStyle w:val="XML1"/>
              <w:rPr>
                <w:ins w:id="14456" w:author="Thomas Dietz" w:date="2012-08-08T17:05:00Z"/>
                <w:rPrChange w:id="14457" w:author="Thomas Dietz" w:date="2012-08-10T13:22:00Z">
                  <w:rPr>
                    <w:ins w:id="14458" w:author="Thomas Dietz" w:date="2012-08-08T17:05:00Z"/>
                    <w:lang w:val="de-DE"/>
                  </w:rPr>
                </w:rPrChange>
              </w:rPr>
            </w:pPr>
            <w:ins w:id="14459" w:author="Thomas Dietz" w:date="2012-08-08T17:05:00Z">
              <w:r w:rsidRPr="00B80901">
                <w:rPr>
                  <w:rPrChange w:id="14460" w:author="Thomas Dietz" w:date="2012-08-10T13:22:00Z">
                    <w:rPr>
                      <w:lang w:val="de-DE"/>
                    </w:rPr>
                  </w:rPrChange>
                </w:rPr>
                <w:t xml:space="preserve">          then this element indicates the port number used for the</w:t>
              </w:r>
            </w:ins>
          </w:p>
          <w:p w14:paraId="0F1A2A31" w14:textId="77777777" w:rsidR="009F3611" w:rsidRPr="00B80901" w:rsidRDefault="009F3611" w:rsidP="009F3611">
            <w:pPr>
              <w:pStyle w:val="XML1"/>
              <w:rPr>
                <w:ins w:id="14461" w:author="Thomas Dietz" w:date="2012-08-08T17:05:00Z"/>
                <w:rPrChange w:id="14462" w:author="Thomas Dietz" w:date="2012-08-10T13:22:00Z">
                  <w:rPr>
                    <w:ins w:id="14463" w:author="Thomas Dietz" w:date="2012-08-08T17:05:00Z"/>
                    <w:lang w:val="de-DE"/>
                  </w:rPr>
                </w:rPrChange>
              </w:rPr>
            </w:pPr>
            <w:ins w:id="14464" w:author="Thomas Dietz" w:date="2012-08-08T17:05:00Z">
              <w:r w:rsidRPr="00B80901">
                <w:rPr>
                  <w:rPrChange w:id="14465" w:author="Thomas Dietz" w:date="2012-08-10T13:22:00Z">
                    <w:rPr>
                      <w:lang w:val="de-DE"/>
                    </w:rPr>
                  </w:rPrChange>
                </w:rPr>
                <w:t xml:space="preserve">          last attempt to establish a connection with this OpenFlow</w:t>
              </w:r>
            </w:ins>
          </w:p>
          <w:p w14:paraId="79D164F3" w14:textId="77777777" w:rsidR="009F3611" w:rsidRPr="00B80901" w:rsidRDefault="009F3611" w:rsidP="009F3611">
            <w:pPr>
              <w:pStyle w:val="XML1"/>
              <w:rPr>
                <w:ins w:id="14466" w:author="Thomas Dietz" w:date="2012-08-08T17:05:00Z"/>
                <w:rPrChange w:id="14467" w:author="Thomas Dietz" w:date="2012-08-10T13:22:00Z">
                  <w:rPr>
                    <w:ins w:id="14468" w:author="Thomas Dietz" w:date="2012-08-08T17:05:00Z"/>
                    <w:lang w:val="de-DE"/>
                  </w:rPr>
                </w:rPrChange>
              </w:rPr>
            </w:pPr>
            <w:ins w:id="14469" w:author="Thomas Dietz" w:date="2012-08-08T17:05:00Z">
              <w:r w:rsidRPr="00B80901">
                <w:rPr>
                  <w:rPrChange w:id="14470" w:author="Thomas Dietz" w:date="2012-08-10T13:22:00Z">
                    <w:rPr>
                      <w:lang w:val="de-DE"/>
                    </w:rPr>
                  </w:rPrChange>
                </w:rPr>
                <w:t xml:space="preserve">          </w:t>
              </w:r>
              <w:proofErr w:type="gramStart"/>
              <w:r w:rsidRPr="00B80901">
                <w:rPr>
                  <w:rPrChange w:id="14471" w:author="Thomas Dietz" w:date="2012-08-10T13:22:00Z">
                    <w:rPr>
                      <w:lang w:val="de-DE"/>
                    </w:rPr>
                  </w:rPrChange>
                </w:rPr>
                <w:t>Controller.???</w:t>
              </w:r>
              <w:proofErr w:type="gramEnd"/>
              <w:r w:rsidRPr="00B80901">
                <w:rPr>
                  <w:rPrChange w:id="14472" w:author="Thomas Dietz" w:date="2012-08-10T13:22:00Z">
                    <w:rPr>
                      <w:lang w:val="de-DE"/>
                    </w:rPr>
                  </w:rPrChange>
                </w:rPr>
                <w:t xml:space="preserve"> </w:t>
              </w:r>
            </w:ins>
          </w:p>
          <w:p w14:paraId="711AC598" w14:textId="77777777" w:rsidR="009F3611" w:rsidRPr="00B80901" w:rsidRDefault="009F3611" w:rsidP="009F3611">
            <w:pPr>
              <w:pStyle w:val="XML1"/>
              <w:rPr>
                <w:ins w:id="14473" w:author="Thomas Dietz" w:date="2012-08-08T17:05:00Z"/>
                <w:rPrChange w:id="14474" w:author="Thomas Dietz" w:date="2012-08-10T13:22:00Z">
                  <w:rPr>
                    <w:ins w:id="14475" w:author="Thomas Dietz" w:date="2012-08-08T17:05:00Z"/>
                    <w:lang w:val="de-DE"/>
                  </w:rPr>
                </w:rPrChange>
              </w:rPr>
            </w:pPr>
            <w:ins w:id="14476" w:author="Thomas Dietz" w:date="2012-08-08T17:05:00Z">
              <w:r w:rsidRPr="00B80901">
                <w:rPr>
                  <w:rPrChange w:id="14477" w:author="Thomas Dietz" w:date="2012-08-10T13:22:00Z">
                    <w:rPr>
                      <w:lang w:val="de-DE"/>
                    </w:rPr>
                  </w:rPrChange>
                </w:rPr>
                <w:t xml:space="preserve">          When connecting to this OpenFlow Controller, it is the </w:t>
              </w:r>
            </w:ins>
          </w:p>
          <w:p w14:paraId="2B1B5A12" w14:textId="77777777" w:rsidR="009F3611" w:rsidRPr="00B80901" w:rsidRDefault="009F3611" w:rsidP="009F3611">
            <w:pPr>
              <w:pStyle w:val="XML1"/>
              <w:rPr>
                <w:ins w:id="14478" w:author="Thomas Dietz" w:date="2012-08-08T17:05:00Z"/>
                <w:rPrChange w:id="14479" w:author="Thomas Dietz" w:date="2012-08-10T13:22:00Z">
                  <w:rPr>
                    <w:ins w:id="14480" w:author="Thomas Dietz" w:date="2012-08-08T17:05:00Z"/>
                    <w:lang w:val="de-DE"/>
                  </w:rPr>
                </w:rPrChange>
              </w:rPr>
            </w:pPr>
            <w:ins w:id="14481" w:author="Thomas Dietz" w:date="2012-08-08T17:05:00Z">
              <w:r w:rsidRPr="00B80901">
                <w:rPr>
                  <w:rPrChange w:id="14482" w:author="Thomas Dietz" w:date="2012-08-10T13:22:00Z">
                    <w:rPr>
                      <w:lang w:val="de-DE"/>
                    </w:rPr>
                  </w:rPrChange>
                </w:rPr>
                <w:t xml:space="preserve">          source TCP port number of packets sent to this OpenFlow </w:t>
              </w:r>
            </w:ins>
          </w:p>
          <w:p w14:paraId="535B3623" w14:textId="77777777" w:rsidR="009F3611" w:rsidRPr="00B80901" w:rsidRDefault="009F3611" w:rsidP="009F3611">
            <w:pPr>
              <w:pStyle w:val="XML1"/>
              <w:rPr>
                <w:ins w:id="14483" w:author="Thomas Dietz" w:date="2012-08-08T17:05:00Z"/>
                <w:rPrChange w:id="14484" w:author="Thomas Dietz" w:date="2012-08-10T13:22:00Z">
                  <w:rPr>
                    <w:ins w:id="14485" w:author="Thomas Dietz" w:date="2012-08-08T17:05:00Z"/>
                    <w:lang w:val="de-DE"/>
                  </w:rPr>
                </w:rPrChange>
              </w:rPr>
            </w:pPr>
            <w:ins w:id="14486" w:author="Thomas Dietz" w:date="2012-08-08T17:05:00Z">
              <w:r w:rsidRPr="00B80901">
                <w:rPr>
                  <w:rPrChange w:id="14487" w:author="Thomas Dietz" w:date="2012-08-10T13:22:00Z">
                    <w:rPr>
                      <w:lang w:val="de-DE"/>
                    </w:rPr>
                  </w:rPrChange>
                </w:rPr>
                <w:t xml:space="preserve">          Controller.  If this element has its defaqult value 0,</w:t>
              </w:r>
            </w:ins>
          </w:p>
          <w:p w14:paraId="6D38AF22" w14:textId="77777777" w:rsidR="009F3611" w:rsidRPr="00B80901" w:rsidRDefault="009F3611" w:rsidP="009F3611">
            <w:pPr>
              <w:pStyle w:val="XML1"/>
              <w:rPr>
                <w:ins w:id="14488" w:author="Thomas Dietz" w:date="2012-08-08T17:05:00Z"/>
                <w:rPrChange w:id="14489" w:author="Thomas Dietz" w:date="2012-08-10T13:22:00Z">
                  <w:rPr>
                    <w:ins w:id="14490" w:author="Thomas Dietz" w:date="2012-08-08T17:05:00Z"/>
                    <w:lang w:val="de-DE"/>
                  </w:rPr>
                </w:rPrChange>
              </w:rPr>
            </w:pPr>
            <w:ins w:id="14491" w:author="Thomas Dietz" w:date="2012-08-08T17:05:00Z">
              <w:r w:rsidRPr="00B80901">
                <w:rPr>
                  <w:rPrChange w:id="14492" w:author="Thomas Dietz" w:date="2012-08-10T13:22:00Z">
                    <w:rPr>
                      <w:lang w:val="de-DE"/>
                    </w:rPr>
                  </w:rPrChange>
                </w:rPr>
                <w:t xml:space="preserve">          then port number is chosen arbitrarily by the OpenFlow</w:t>
              </w:r>
            </w:ins>
          </w:p>
          <w:p w14:paraId="32A3A410" w14:textId="77777777" w:rsidR="009F3611" w:rsidRPr="00B80901" w:rsidRDefault="009F3611" w:rsidP="009F3611">
            <w:pPr>
              <w:pStyle w:val="XML1"/>
              <w:rPr>
                <w:ins w:id="14493" w:author="Thomas Dietz" w:date="2012-08-08T17:05:00Z"/>
                <w:rPrChange w:id="14494" w:author="Thomas Dietz" w:date="2012-08-10T13:22:00Z">
                  <w:rPr>
                    <w:ins w:id="14495" w:author="Thomas Dietz" w:date="2012-08-08T17:05:00Z"/>
                    <w:lang w:val="de-DE"/>
                  </w:rPr>
                </w:rPrChange>
              </w:rPr>
            </w:pPr>
            <w:ins w:id="14496" w:author="Thomas Dietz" w:date="2012-08-08T17:05:00Z">
              <w:r w:rsidRPr="00B80901">
                <w:rPr>
                  <w:rPrChange w:id="14497" w:author="Thomas Dietz" w:date="2012-08-10T13:22:00Z">
                    <w:rPr>
                      <w:lang w:val="de-DE"/>
                    </w:rPr>
                  </w:rPrChange>
                </w:rPr>
                <w:t xml:space="preserve">          Logical Switch.</w:t>
              </w:r>
              <w:proofErr w:type="gramStart"/>
              <w:r w:rsidRPr="00B80901">
                <w:rPr>
                  <w:rPrChange w:id="14498" w:author="Thomas Dietz" w:date="2012-08-10T13:22:00Z">
                    <w:rPr>
                      <w:lang w:val="de-DE"/>
                    </w:rPr>
                  </w:rPrChange>
                </w:rPr>
                <w:t>";</w:t>
              </w:r>
              <w:proofErr w:type="gramEnd"/>
            </w:ins>
          </w:p>
          <w:p w14:paraId="4AD9C544" w14:textId="77777777" w:rsidR="009F3611" w:rsidRPr="00B80901" w:rsidRDefault="009F3611" w:rsidP="009F3611">
            <w:pPr>
              <w:pStyle w:val="XML1"/>
              <w:rPr>
                <w:ins w:id="14499" w:author="Thomas Dietz" w:date="2012-08-08T17:05:00Z"/>
                <w:rPrChange w:id="14500" w:author="Thomas Dietz" w:date="2012-08-10T13:22:00Z">
                  <w:rPr>
                    <w:ins w:id="14501" w:author="Thomas Dietz" w:date="2012-08-08T17:05:00Z"/>
                    <w:lang w:val="de-DE"/>
                  </w:rPr>
                </w:rPrChange>
              </w:rPr>
            </w:pPr>
            <w:ins w:id="14502" w:author="Thomas Dietz" w:date="2012-08-08T17:05:00Z">
              <w:r w:rsidRPr="00B80901">
                <w:rPr>
                  <w:rPrChange w:id="14503" w:author="Thomas Dietz" w:date="2012-08-10T13:22:00Z">
                    <w:rPr>
                      <w:lang w:val="de-DE"/>
                    </w:rPr>
                  </w:rPrChange>
                </w:rPr>
                <w:t xml:space="preserve">      }</w:t>
              </w:r>
            </w:ins>
          </w:p>
          <w:p w14:paraId="1F71982C" w14:textId="77777777" w:rsidR="009F3611" w:rsidRPr="00B80901" w:rsidRDefault="009F3611" w:rsidP="009F3611">
            <w:pPr>
              <w:pStyle w:val="XML1"/>
              <w:rPr>
                <w:ins w:id="14504" w:author="Thomas Dietz" w:date="2012-08-08T17:05:00Z"/>
                <w:rPrChange w:id="14505" w:author="Thomas Dietz" w:date="2012-08-10T13:22:00Z">
                  <w:rPr>
                    <w:ins w:id="14506" w:author="Thomas Dietz" w:date="2012-08-08T17:05:00Z"/>
                    <w:lang w:val="de-DE"/>
                  </w:rPr>
                </w:rPrChange>
              </w:rPr>
            </w:pPr>
            <w:ins w:id="14507" w:author="Thomas Dietz" w:date="2012-08-08T17:05:00Z">
              <w:r w:rsidRPr="00B80901">
                <w:rPr>
                  <w:rPrChange w:id="14508" w:author="Thomas Dietz" w:date="2012-08-10T13:22:00Z">
                    <w:rPr>
                      <w:lang w:val="de-DE"/>
                    </w:rPr>
                  </w:rPrChange>
                </w:rPr>
                <w:t xml:space="preserve">    }</w:t>
              </w:r>
            </w:ins>
          </w:p>
          <w:p w14:paraId="63E79AFC" w14:textId="77777777" w:rsidR="009F3611" w:rsidRPr="00B80901" w:rsidRDefault="009F3611" w:rsidP="009F3611">
            <w:pPr>
              <w:pStyle w:val="XML1"/>
              <w:rPr>
                <w:ins w:id="14509" w:author="Thomas Dietz" w:date="2012-08-08T17:05:00Z"/>
                <w:rPrChange w:id="14510" w:author="Thomas Dietz" w:date="2012-08-10T13:22:00Z">
                  <w:rPr>
                    <w:ins w:id="14511" w:author="Thomas Dietz" w:date="2012-08-08T17:05:00Z"/>
                    <w:lang w:val="de-DE"/>
                  </w:rPr>
                </w:rPrChange>
              </w:rPr>
            </w:pPr>
            <w:ins w:id="14512" w:author="Thomas Dietz" w:date="2012-08-08T17:05:00Z">
              <w:r w:rsidRPr="00B80901">
                <w:rPr>
                  <w:rPrChange w:id="14513" w:author="Thomas Dietz" w:date="2012-08-10T13:22:00Z">
                    <w:rPr>
                      <w:lang w:val="de-DE"/>
                    </w:rPr>
                  </w:rPrChange>
                </w:rPr>
                <w:t xml:space="preserve">  }</w:t>
              </w:r>
            </w:ins>
          </w:p>
          <w:p w14:paraId="4731AEEE" w14:textId="77777777" w:rsidR="009F3611" w:rsidRPr="00B80901" w:rsidRDefault="009F3611" w:rsidP="009F3611">
            <w:pPr>
              <w:pStyle w:val="XML1"/>
              <w:rPr>
                <w:ins w:id="14514" w:author="Thomas Dietz" w:date="2012-08-08T17:05:00Z"/>
                <w:rPrChange w:id="14515" w:author="Thomas Dietz" w:date="2012-08-10T13:22:00Z">
                  <w:rPr>
                    <w:ins w:id="14516" w:author="Thomas Dietz" w:date="2012-08-08T17:05:00Z"/>
                    <w:lang w:val="de-DE"/>
                  </w:rPr>
                </w:rPrChange>
              </w:rPr>
            </w:pPr>
          </w:p>
          <w:p w14:paraId="5810C430" w14:textId="77777777" w:rsidR="009F3611" w:rsidRPr="00B80901" w:rsidRDefault="009F3611" w:rsidP="009F3611">
            <w:pPr>
              <w:pStyle w:val="XML1"/>
              <w:rPr>
                <w:ins w:id="14517" w:author="Thomas Dietz" w:date="2012-08-08T17:05:00Z"/>
                <w:rPrChange w:id="14518" w:author="Thomas Dietz" w:date="2012-08-10T13:22:00Z">
                  <w:rPr>
                    <w:ins w:id="14519" w:author="Thomas Dietz" w:date="2012-08-08T17:05:00Z"/>
                    <w:lang w:val="de-DE"/>
                  </w:rPr>
                </w:rPrChange>
              </w:rPr>
            </w:pPr>
            <w:ins w:id="14520" w:author="Thomas Dietz" w:date="2012-08-08T17:05:00Z">
              <w:r w:rsidRPr="00B80901">
                <w:rPr>
                  <w:rPrChange w:id="14521" w:author="Thomas Dietz" w:date="2012-08-10T13:22:00Z">
                    <w:rPr>
                      <w:lang w:val="de-DE"/>
                    </w:rPr>
                  </w:rPrChange>
                </w:rPr>
                <w:t xml:space="preserve">  grouping OFResourceType {</w:t>
              </w:r>
            </w:ins>
          </w:p>
          <w:p w14:paraId="16435C94" w14:textId="77777777" w:rsidR="009F3611" w:rsidRPr="00B80901" w:rsidRDefault="009F3611" w:rsidP="009F3611">
            <w:pPr>
              <w:pStyle w:val="XML1"/>
              <w:rPr>
                <w:ins w:id="14522" w:author="Thomas Dietz" w:date="2012-08-08T17:05:00Z"/>
                <w:rPrChange w:id="14523" w:author="Thomas Dietz" w:date="2012-08-10T13:22:00Z">
                  <w:rPr>
                    <w:ins w:id="14524" w:author="Thomas Dietz" w:date="2012-08-08T17:05:00Z"/>
                    <w:lang w:val="de-DE"/>
                  </w:rPr>
                </w:rPrChange>
              </w:rPr>
            </w:pPr>
            <w:ins w:id="14525" w:author="Thomas Dietz" w:date="2012-08-08T17:05:00Z">
              <w:r w:rsidRPr="00B80901">
                <w:rPr>
                  <w:rPrChange w:id="14526" w:author="Thomas Dietz" w:date="2012-08-10T13:22:00Z">
                    <w:rPr>
                      <w:lang w:val="de-DE"/>
                    </w:rPr>
                  </w:rPrChange>
                </w:rPr>
                <w:t xml:space="preserve">    description "This element specifies a generic OpenFlow resource</w:t>
              </w:r>
            </w:ins>
          </w:p>
          <w:p w14:paraId="314345E6" w14:textId="77777777" w:rsidR="009F3611" w:rsidRPr="00B80901" w:rsidRDefault="009F3611" w:rsidP="009F3611">
            <w:pPr>
              <w:pStyle w:val="XML1"/>
              <w:rPr>
                <w:ins w:id="14527" w:author="Thomas Dietz" w:date="2012-08-08T17:05:00Z"/>
                <w:rPrChange w:id="14528" w:author="Thomas Dietz" w:date="2012-08-10T13:22:00Z">
                  <w:rPr>
                    <w:ins w:id="14529" w:author="Thomas Dietz" w:date="2012-08-08T17:05:00Z"/>
                    <w:lang w:val="de-DE"/>
                  </w:rPr>
                </w:rPrChange>
              </w:rPr>
            </w:pPr>
            <w:ins w:id="14530" w:author="Thomas Dietz" w:date="2012-08-08T17:05:00Z">
              <w:r w:rsidRPr="00B80901">
                <w:rPr>
                  <w:rPrChange w:id="14531" w:author="Thomas Dietz" w:date="2012-08-10T13:22:00Z">
                    <w:rPr>
                      <w:lang w:val="de-DE"/>
                    </w:rPr>
                  </w:rPrChange>
                </w:rPr>
                <w:t xml:space="preserve">      </w:t>
              </w:r>
              <w:proofErr w:type="gramStart"/>
              <w:r w:rsidRPr="00B80901">
                <w:rPr>
                  <w:rPrChange w:id="14532" w:author="Thomas Dietz" w:date="2012-08-10T13:22:00Z">
                    <w:rPr>
                      <w:lang w:val="de-DE"/>
                    </w:rPr>
                  </w:rPrChange>
                </w:rPr>
                <w:t>that</w:t>
              </w:r>
              <w:proofErr w:type="gramEnd"/>
              <w:r w:rsidRPr="00B80901">
                <w:rPr>
                  <w:rPrChange w:id="14533" w:author="Thomas Dietz" w:date="2012-08-10T13:22:00Z">
                    <w:rPr>
                      <w:lang w:val="de-DE"/>
                    </w:rPr>
                  </w:rPrChange>
                </w:rPr>
                <w:t xml:space="preserve"> is used as a basis for specific resources. Even though</w:t>
              </w:r>
            </w:ins>
          </w:p>
          <w:p w14:paraId="7CDD61DE" w14:textId="77777777" w:rsidR="009F3611" w:rsidRPr="00B80901" w:rsidRDefault="009F3611" w:rsidP="009F3611">
            <w:pPr>
              <w:pStyle w:val="XML1"/>
              <w:rPr>
                <w:ins w:id="14534" w:author="Thomas Dietz" w:date="2012-08-08T17:05:00Z"/>
                <w:rPrChange w:id="14535" w:author="Thomas Dietz" w:date="2012-08-10T13:22:00Z">
                  <w:rPr>
                    <w:ins w:id="14536" w:author="Thomas Dietz" w:date="2012-08-08T17:05:00Z"/>
                    <w:lang w:val="de-DE"/>
                  </w:rPr>
                </w:rPrChange>
              </w:rPr>
            </w:pPr>
            <w:ins w:id="14537" w:author="Thomas Dietz" w:date="2012-08-08T17:05:00Z">
              <w:r w:rsidRPr="00B80901">
                <w:rPr>
                  <w:rPrChange w:id="14538" w:author="Thomas Dietz" w:date="2012-08-10T13:22:00Z">
                    <w:rPr>
                      <w:lang w:val="de-DE"/>
                    </w:rPr>
                  </w:rPrChange>
                </w:rPr>
                <w:t xml:space="preserve">      this element is not used on its own the following rules for</w:t>
              </w:r>
            </w:ins>
          </w:p>
          <w:p w14:paraId="54006F45" w14:textId="77777777" w:rsidR="009F3611" w:rsidRPr="00B80901" w:rsidRDefault="009F3611" w:rsidP="009F3611">
            <w:pPr>
              <w:pStyle w:val="XML1"/>
              <w:rPr>
                <w:ins w:id="14539" w:author="Thomas Dietz" w:date="2012-08-08T17:05:00Z"/>
                <w:rPrChange w:id="14540" w:author="Thomas Dietz" w:date="2012-08-10T13:22:00Z">
                  <w:rPr>
                    <w:ins w:id="14541" w:author="Thomas Dietz" w:date="2012-08-08T17:05:00Z"/>
                    <w:lang w:val="de-DE"/>
                  </w:rPr>
                </w:rPrChange>
              </w:rPr>
            </w:pPr>
            <w:ins w:id="14542" w:author="Thomas Dietz" w:date="2012-08-08T17:05:00Z">
              <w:r w:rsidRPr="00B80901">
                <w:rPr>
                  <w:rPrChange w:id="14543" w:author="Thomas Dietz" w:date="2012-08-10T13:22:00Z">
                    <w:rPr>
                      <w:lang w:val="de-DE"/>
                    </w:rPr>
                  </w:rPrChange>
                </w:rPr>
                <w:t xml:space="preserve">      NETCONF operations MUST be obeyed also by elemnts using this</w:t>
              </w:r>
            </w:ins>
          </w:p>
          <w:p w14:paraId="2FB97A04" w14:textId="77777777" w:rsidR="009F3611" w:rsidRPr="00B80901" w:rsidRDefault="009F3611" w:rsidP="009F3611">
            <w:pPr>
              <w:pStyle w:val="XML1"/>
              <w:rPr>
                <w:ins w:id="14544" w:author="Thomas Dietz" w:date="2012-08-08T17:05:00Z"/>
                <w:rPrChange w:id="14545" w:author="Thomas Dietz" w:date="2012-08-10T13:22:00Z">
                  <w:rPr>
                    <w:ins w:id="14546" w:author="Thomas Dietz" w:date="2012-08-08T17:05:00Z"/>
                    <w:lang w:val="de-DE"/>
                  </w:rPr>
                </w:rPrChange>
              </w:rPr>
            </w:pPr>
            <w:ins w:id="14547" w:author="Thomas Dietz" w:date="2012-08-08T17:05:00Z">
              <w:r w:rsidRPr="00B80901">
                <w:rPr>
                  <w:rPrChange w:id="14548" w:author="Thomas Dietz" w:date="2012-08-10T13:22:00Z">
                    <w:rPr>
                      <w:lang w:val="de-DE"/>
                    </w:rPr>
                  </w:rPrChange>
                </w:rPr>
                <w:t xml:space="preserve">      </w:t>
              </w:r>
              <w:proofErr w:type="gramStart"/>
              <w:r w:rsidRPr="00B80901">
                <w:rPr>
                  <w:rPrChange w:id="14549" w:author="Thomas Dietz" w:date="2012-08-10T13:22:00Z">
                    <w:rPr>
                      <w:lang w:val="de-DE"/>
                    </w:rPr>
                  </w:rPrChange>
                </w:rPr>
                <w:t>element</w:t>
              </w:r>
              <w:proofErr w:type="gramEnd"/>
              <w:r w:rsidRPr="00B80901">
                <w:rPr>
                  <w:rPrChange w:id="14550" w:author="Thomas Dietz" w:date="2012-08-10T13:22:00Z">
                    <w:rPr>
                      <w:lang w:val="de-DE"/>
                    </w:rPr>
                  </w:rPrChange>
                </w:rPr>
                <w:t>.</w:t>
              </w:r>
            </w:ins>
          </w:p>
          <w:p w14:paraId="798ABE05" w14:textId="77777777" w:rsidR="009F3611" w:rsidRPr="00B80901" w:rsidRDefault="009F3611" w:rsidP="009F3611">
            <w:pPr>
              <w:pStyle w:val="XML1"/>
              <w:rPr>
                <w:ins w:id="14551" w:author="Thomas Dietz" w:date="2012-08-08T17:05:00Z"/>
                <w:rPrChange w:id="14552" w:author="Thomas Dietz" w:date="2012-08-10T13:22:00Z">
                  <w:rPr>
                    <w:ins w:id="14553" w:author="Thomas Dietz" w:date="2012-08-08T17:05:00Z"/>
                    <w:lang w:val="de-DE"/>
                  </w:rPr>
                </w:rPrChange>
              </w:rPr>
            </w:pPr>
          </w:p>
          <w:p w14:paraId="5AA8CC76" w14:textId="77777777" w:rsidR="009F3611" w:rsidRPr="00B80901" w:rsidRDefault="009F3611" w:rsidP="009F3611">
            <w:pPr>
              <w:pStyle w:val="XML1"/>
              <w:rPr>
                <w:ins w:id="14554" w:author="Thomas Dietz" w:date="2012-08-08T17:05:00Z"/>
                <w:rPrChange w:id="14555" w:author="Thomas Dietz" w:date="2012-08-10T13:22:00Z">
                  <w:rPr>
                    <w:ins w:id="14556" w:author="Thomas Dietz" w:date="2012-08-08T17:05:00Z"/>
                    <w:lang w:val="de-DE"/>
                  </w:rPr>
                </w:rPrChange>
              </w:rPr>
            </w:pPr>
            <w:ins w:id="14557" w:author="Thomas Dietz" w:date="2012-08-08T17:05:00Z">
              <w:r w:rsidRPr="00B80901">
                <w:rPr>
                  <w:rPrChange w:id="14558" w:author="Thomas Dietz" w:date="2012-08-10T13:22:00Z">
                    <w:rPr>
                      <w:lang w:val="de-DE"/>
                    </w:rPr>
                  </w:rPrChange>
                </w:rPr>
                <w:t xml:space="preserve">      NETCONF &lt;edit-config&gt; operations MUST be implemented as </w:t>
              </w:r>
            </w:ins>
          </w:p>
          <w:p w14:paraId="18B8B472" w14:textId="77777777" w:rsidR="009F3611" w:rsidRPr="00B80901" w:rsidRDefault="009F3611" w:rsidP="009F3611">
            <w:pPr>
              <w:pStyle w:val="XML1"/>
              <w:rPr>
                <w:ins w:id="14559" w:author="Thomas Dietz" w:date="2012-08-08T17:05:00Z"/>
                <w:rPrChange w:id="14560" w:author="Thomas Dietz" w:date="2012-08-10T13:22:00Z">
                  <w:rPr>
                    <w:ins w:id="14561" w:author="Thomas Dietz" w:date="2012-08-08T17:05:00Z"/>
                    <w:lang w:val="de-DE"/>
                  </w:rPr>
                </w:rPrChange>
              </w:rPr>
            </w:pPr>
            <w:ins w:id="14562" w:author="Thomas Dietz" w:date="2012-08-08T17:05:00Z">
              <w:r w:rsidRPr="00B80901">
                <w:rPr>
                  <w:rPrChange w:id="14563" w:author="Thomas Dietz" w:date="2012-08-10T13:22:00Z">
                    <w:rPr>
                      <w:lang w:val="de-DE"/>
                    </w:rPr>
                  </w:rPrChange>
                </w:rPr>
                <w:t xml:space="preserve">      follows: </w:t>
              </w:r>
            </w:ins>
          </w:p>
          <w:p w14:paraId="00EF2A46" w14:textId="77777777" w:rsidR="009F3611" w:rsidRPr="00B80901" w:rsidRDefault="009F3611" w:rsidP="009F3611">
            <w:pPr>
              <w:pStyle w:val="XML1"/>
              <w:rPr>
                <w:ins w:id="14564" w:author="Thomas Dietz" w:date="2012-08-08T17:05:00Z"/>
                <w:rPrChange w:id="14565" w:author="Thomas Dietz" w:date="2012-08-10T13:22:00Z">
                  <w:rPr>
                    <w:ins w:id="14566" w:author="Thomas Dietz" w:date="2012-08-08T17:05:00Z"/>
                    <w:lang w:val="de-DE"/>
                  </w:rPr>
                </w:rPrChange>
              </w:rPr>
            </w:pPr>
          </w:p>
          <w:p w14:paraId="72355D06" w14:textId="77777777" w:rsidR="009F3611" w:rsidRPr="00B80901" w:rsidRDefault="009F3611" w:rsidP="009F3611">
            <w:pPr>
              <w:pStyle w:val="XML1"/>
              <w:rPr>
                <w:ins w:id="14567" w:author="Thomas Dietz" w:date="2012-08-08T17:05:00Z"/>
                <w:rPrChange w:id="14568" w:author="Thomas Dietz" w:date="2012-08-10T13:22:00Z">
                  <w:rPr>
                    <w:ins w:id="14569" w:author="Thomas Dietz" w:date="2012-08-08T17:05:00Z"/>
                    <w:lang w:val="de-DE"/>
                  </w:rPr>
                </w:rPrChange>
              </w:rPr>
            </w:pPr>
            <w:ins w:id="14570" w:author="Thomas Dietz" w:date="2012-08-08T17:05:00Z">
              <w:r w:rsidRPr="00B80901">
                <w:rPr>
                  <w:rPrChange w:id="14571" w:author="Thomas Dietz" w:date="2012-08-10T13:22:00Z">
                    <w:rPr>
                      <w:lang w:val="de-DE"/>
                    </w:rPr>
                  </w:rPrChange>
                </w:rPr>
                <w:t xml:space="preserve">      * The 'id' element MUST be present at all &lt;edit-config&gt;</w:t>
              </w:r>
            </w:ins>
          </w:p>
          <w:p w14:paraId="043EA5B9" w14:textId="77777777" w:rsidR="009F3611" w:rsidRPr="00B80901" w:rsidRDefault="009F3611" w:rsidP="009F3611">
            <w:pPr>
              <w:pStyle w:val="XML1"/>
              <w:rPr>
                <w:ins w:id="14572" w:author="Thomas Dietz" w:date="2012-08-08T17:05:00Z"/>
                <w:rPrChange w:id="14573" w:author="Thomas Dietz" w:date="2012-08-10T13:22:00Z">
                  <w:rPr>
                    <w:ins w:id="14574" w:author="Thomas Dietz" w:date="2012-08-08T17:05:00Z"/>
                    <w:lang w:val="de-DE"/>
                  </w:rPr>
                </w:rPrChange>
              </w:rPr>
            </w:pPr>
            <w:ins w:id="14575" w:author="Thomas Dietz" w:date="2012-08-08T17:05:00Z">
              <w:r w:rsidRPr="00B80901">
                <w:rPr>
                  <w:rPrChange w:id="14576" w:author="Thomas Dietz" w:date="2012-08-10T13:22:00Z">
                    <w:rPr>
                      <w:lang w:val="de-DE"/>
                    </w:rPr>
                  </w:rPrChange>
                </w:rPr>
                <w:t xml:space="preserve">        </w:t>
              </w:r>
              <w:proofErr w:type="gramStart"/>
              <w:r w:rsidRPr="00B80901">
                <w:rPr>
                  <w:rPrChange w:id="14577" w:author="Thomas Dietz" w:date="2012-08-10T13:22:00Z">
                    <w:rPr>
                      <w:lang w:val="de-DE"/>
                    </w:rPr>
                  </w:rPrChange>
                </w:rPr>
                <w:t>operations</w:t>
              </w:r>
              <w:proofErr w:type="gramEnd"/>
              <w:r w:rsidRPr="00B80901">
                <w:rPr>
                  <w:rPrChange w:id="14578" w:author="Thomas Dietz" w:date="2012-08-10T13:22:00Z">
                    <w:rPr>
                      <w:lang w:val="de-DE"/>
                    </w:rPr>
                  </w:rPrChange>
                </w:rPr>
                <w:t xml:space="preserve"> to identify the resource.</w:t>
              </w:r>
            </w:ins>
          </w:p>
          <w:p w14:paraId="7268507E" w14:textId="77777777" w:rsidR="009F3611" w:rsidRPr="00B80901" w:rsidRDefault="009F3611" w:rsidP="009F3611">
            <w:pPr>
              <w:pStyle w:val="XML1"/>
              <w:rPr>
                <w:ins w:id="14579" w:author="Thomas Dietz" w:date="2012-08-08T17:05:00Z"/>
                <w:rPrChange w:id="14580" w:author="Thomas Dietz" w:date="2012-08-10T13:22:00Z">
                  <w:rPr>
                    <w:ins w:id="14581" w:author="Thomas Dietz" w:date="2012-08-08T17:05:00Z"/>
                    <w:lang w:val="de-DE"/>
                  </w:rPr>
                </w:rPrChange>
              </w:rPr>
            </w:pPr>
            <w:ins w:id="14582" w:author="Thomas Dietz" w:date="2012-08-08T17:05:00Z">
              <w:r w:rsidRPr="00B80901">
                <w:rPr>
                  <w:rPrChange w:id="14583" w:author="Thomas Dietz" w:date="2012-08-10T13:22:00Z">
                    <w:rPr>
                      <w:lang w:val="de-DE"/>
                    </w:rPr>
                  </w:rPrChange>
                </w:rPr>
                <w:t xml:space="preserve">      * If the operation is 'merge' or 'replace', the element is</w:t>
              </w:r>
            </w:ins>
          </w:p>
          <w:p w14:paraId="26E4EB02" w14:textId="77777777" w:rsidR="009F3611" w:rsidRPr="00B80901" w:rsidRDefault="009F3611" w:rsidP="009F3611">
            <w:pPr>
              <w:pStyle w:val="XML1"/>
              <w:rPr>
                <w:ins w:id="14584" w:author="Thomas Dietz" w:date="2012-08-08T17:05:00Z"/>
                <w:rPrChange w:id="14585" w:author="Thomas Dietz" w:date="2012-08-10T13:22:00Z">
                  <w:rPr>
                    <w:ins w:id="14586" w:author="Thomas Dietz" w:date="2012-08-08T17:05:00Z"/>
                    <w:lang w:val="de-DE"/>
                  </w:rPr>
                </w:rPrChange>
              </w:rPr>
            </w:pPr>
            <w:ins w:id="14587" w:author="Thomas Dietz" w:date="2012-08-08T17:05:00Z">
              <w:r w:rsidRPr="00B80901">
                <w:rPr>
                  <w:rPrChange w:id="14588" w:author="Thomas Dietz" w:date="2012-08-10T13:22:00Z">
                    <w:rPr>
                      <w:lang w:val="de-DE"/>
                    </w:rPr>
                  </w:rPrChange>
                </w:rPr>
                <w:t xml:space="preserve">        created if it does not exist, and its value is set to the</w:t>
              </w:r>
            </w:ins>
          </w:p>
          <w:p w14:paraId="37188185" w14:textId="77777777" w:rsidR="009F3611" w:rsidRPr="00B80901" w:rsidRDefault="009F3611" w:rsidP="009F3611">
            <w:pPr>
              <w:pStyle w:val="XML1"/>
              <w:rPr>
                <w:ins w:id="14589" w:author="Thomas Dietz" w:date="2012-08-08T17:05:00Z"/>
                <w:rPrChange w:id="14590" w:author="Thomas Dietz" w:date="2012-08-10T13:22:00Z">
                  <w:rPr>
                    <w:ins w:id="14591" w:author="Thomas Dietz" w:date="2012-08-08T17:05:00Z"/>
                    <w:lang w:val="de-DE"/>
                  </w:rPr>
                </w:rPrChange>
              </w:rPr>
            </w:pPr>
            <w:ins w:id="14592" w:author="Thomas Dietz" w:date="2012-08-08T17:05:00Z">
              <w:r w:rsidRPr="00B80901">
                <w:rPr>
                  <w:rPrChange w:id="14593" w:author="Thomas Dietz" w:date="2012-08-10T13:22:00Z">
                    <w:rPr>
                      <w:lang w:val="de-DE"/>
                    </w:rPr>
                  </w:rPrChange>
                </w:rPr>
                <w:t xml:space="preserve">        </w:t>
              </w:r>
              <w:proofErr w:type="gramStart"/>
              <w:r w:rsidRPr="00B80901">
                <w:rPr>
                  <w:rPrChange w:id="14594" w:author="Thomas Dietz" w:date="2012-08-10T13:22:00Z">
                    <w:rPr>
                      <w:lang w:val="de-DE"/>
                    </w:rPr>
                  </w:rPrChange>
                </w:rPr>
                <w:t>value</w:t>
              </w:r>
              <w:proofErr w:type="gramEnd"/>
              <w:r w:rsidRPr="00B80901">
                <w:rPr>
                  <w:rPrChange w:id="14595" w:author="Thomas Dietz" w:date="2012-08-10T13:22:00Z">
                    <w:rPr>
                      <w:lang w:val="de-DE"/>
                    </w:rPr>
                  </w:rPrChange>
                </w:rPr>
                <w:t xml:space="preserve"> found in the XML RPC data.</w:t>
              </w:r>
            </w:ins>
          </w:p>
          <w:p w14:paraId="422DA455" w14:textId="77777777" w:rsidR="009F3611" w:rsidRPr="00B80901" w:rsidRDefault="009F3611" w:rsidP="009F3611">
            <w:pPr>
              <w:pStyle w:val="XML1"/>
              <w:rPr>
                <w:ins w:id="14596" w:author="Thomas Dietz" w:date="2012-08-08T17:05:00Z"/>
                <w:rPrChange w:id="14597" w:author="Thomas Dietz" w:date="2012-08-10T13:22:00Z">
                  <w:rPr>
                    <w:ins w:id="14598" w:author="Thomas Dietz" w:date="2012-08-08T17:05:00Z"/>
                    <w:lang w:val="de-DE"/>
                  </w:rPr>
                </w:rPrChange>
              </w:rPr>
            </w:pPr>
            <w:ins w:id="14599" w:author="Thomas Dietz" w:date="2012-08-08T17:05:00Z">
              <w:r w:rsidRPr="00B80901">
                <w:rPr>
                  <w:rPrChange w:id="14600" w:author="Thomas Dietz" w:date="2012-08-10T13:22:00Z">
                    <w:rPr>
                      <w:lang w:val="de-DE"/>
                    </w:rPr>
                  </w:rPrChange>
                </w:rPr>
                <w:t xml:space="preserve">      * If the operation is 'create', the element is created if it</w:t>
              </w:r>
            </w:ins>
          </w:p>
          <w:p w14:paraId="6C0622A0" w14:textId="77777777" w:rsidR="009F3611" w:rsidRPr="00B80901" w:rsidRDefault="009F3611" w:rsidP="009F3611">
            <w:pPr>
              <w:pStyle w:val="XML1"/>
              <w:rPr>
                <w:ins w:id="14601" w:author="Thomas Dietz" w:date="2012-08-08T17:05:00Z"/>
                <w:rPrChange w:id="14602" w:author="Thomas Dietz" w:date="2012-08-10T13:22:00Z">
                  <w:rPr>
                    <w:ins w:id="14603" w:author="Thomas Dietz" w:date="2012-08-08T17:05:00Z"/>
                    <w:lang w:val="de-DE"/>
                  </w:rPr>
                </w:rPrChange>
              </w:rPr>
            </w:pPr>
            <w:ins w:id="14604" w:author="Thomas Dietz" w:date="2012-08-08T17:05:00Z">
              <w:r w:rsidRPr="00B80901">
                <w:rPr>
                  <w:rPrChange w:id="14605" w:author="Thomas Dietz" w:date="2012-08-10T13:22:00Z">
                    <w:rPr>
                      <w:lang w:val="de-DE"/>
                    </w:rPr>
                  </w:rPrChange>
                </w:rPr>
                <w:t xml:space="preserve">        </w:t>
              </w:r>
              <w:proofErr w:type="gramStart"/>
              <w:r w:rsidRPr="00B80901">
                <w:rPr>
                  <w:rPrChange w:id="14606" w:author="Thomas Dietz" w:date="2012-08-10T13:22:00Z">
                    <w:rPr>
                      <w:lang w:val="de-DE"/>
                    </w:rPr>
                  </w:rPrChange>
                </w:rPr>
                <w:t>does</w:t>
              </w:r>
              <w:proofErr w:type="gramEnd"/>
              <w:r w:rsidRPr="00B80901">
                <w:rPr>
                  <w:rPrChange w:id="14607" w:author="Thomas Dietz" w:date="2012-08-10T13:22:00Z">
                    <w:rPr>
                      <w:lang w:val="de-DE"/>
                    </w:rPr>
                  </w:rPrChange>
                </w:rPr>
                <w:t xml:space="preserve"> not exist. If the element already exists, a</w:t>
              </w:r>
            </w:ins>
          </w:p>
          <w:p w14:paraId="426B347C" w14:textId="77777777" w:rsidR="009F3611" w:rsidRPr="00B80901" w:rsidRDefault="009F3611" w:rsidP="009F3611">
            <w:pPr>
              <w:pStyle w:val="XML1"/>
              <w:rPr>
                <w:ins w:id="14608" w:author="Thomas Dietz" w:date="2012-08-08T17:05:00Z"/>
                <w:rPrChange w:id="14609" w:author="Thomas Dietz" w:date="2012-08-10T13:22:00Z">
                  <w:rPr>
                    <w:ins w:id="14610" w:author="Thomas Dietz" w:date="2012-08-08T17:05:00Z"/>
                    <w:lang w:val="de-DE"/>
                  </w:rPr>
                </w:rPrChange>
              </w:rPr>
            </w:pPr>
            <w:ins w:id="14611" w:author="Thomas Dietz" w:date="2012-08-08T17:05:00Z">
              <w:r w:rsidRPr="00B80901">
                <w:rPr>
                  <w:rPrChange w:id="14612" w:author="Thomas Dietz" w:date="2012-08-10T13:22:00Z">
                    <w:rPr>
                      <w:lang w:val="de-DE"/>
                    </w:rPr>
                  </w:rPrChange>
                </w:rPr>
                <w:t xml:space="preserve">        'data</w:t>
              </w:r>
              <w:r w:rsidRPr="00B80901">
                <w:rPr>
                  <w:rFonts w:ascii="MS Mincho" w:eastAsia="MS Mincho" w:hAnsi="MS Mincho" w:cs="MS Mincho" w:hint="eastAsia"/>
                  <w:rPrChange w:id="14613" w:author="Thomas Dietz" w:date="2012-08-10T13:22:00Z">
                    <w:rPr>
                      <w:rFonts w:ascii="MS Mincho" w:eastAsia="MS Mincho" w:hAnsi="MS Mincho" w:cs="MS Mincho" w:hint="eastAsia"/>
                      <w:lang w:val="de-DE"/>
                    </w:rPr>
                  </w:rPrChange>
                </w:rPr>
                <w:t>‑</w:t>
              </w:r>
              <w:r w:rsidRPr="00B80901">
                <w:rPr>
                  <w:rPrChange w:id="14614" w:author="Thomas Dietz" w:date="2012-08-10T13:22:00Z">
                    <w:rPr>
                      <w:lang w:val="de-DE"/>
                    </w:rPr>
                  </w:rPrChange>
                </w:rPr>
                <w:t>exists' error is returned.</w:t>
              </w:r>
            </w:ins>
          </w:p>
          <w:p w14:paraId="25C94327" w14:textId="77777777" w:rsidR="009F3611" w:rsidRPr="00B80901" w:rsidRDefault="009F3611" w:rsidP="009F3611">
            <w:pPr>
              <w:pStyle w:val="XML1"/>
              <w:rPr>
                <w:ins w:id="14615" w:author="Thomas Dietz" w:date="2012-08-08T17:05:00Z"/>
                <w:rPrChange w:id="14616" w:author="Thomas Dietz" w:date="2012-08-10T13:22:00Z">
                  <w:rPr>
                    <w:ins w:id="14617" w:author="Thomas Dietz" w:date="2012-08-08T17:05:00Z"/>
                    <w:lang w:val="de-DE"/>
                  </w:rPr>
                </w:rPrChange>
              </w:rPr>
            </w:pPr>
            <w:ins w:id="14618" w:author="Thomas Dietz" w:date="2012-08-08T17:05:00Z">
              <w:r w:rsidRPr="00B80901">
                <w:rPr>
                  <w:rPrChange w:id="14619" w:author="Thomas Dietz" w:date="2012-08-10T13:22:00Z">
                    <w:rPr>
                      <w:lang w:val="de-DE"/>
                    </w:rPr>
                  </w:rPrChange>
                </w:rPr>
                <w:t xml:space="preserve">      * If the operation is 'delete', the element is deleted if it</w:t>
              </w:r>
            </w:ins>
          </w:p>
          <w:p w14:paraId="3521FB4C" w14:textId="77777777" w:rsidR="009F3611" w:rsidRPr="00B80901" w:rsidRDefault="009F3611" w:rsidP="009F3611">
            <w:pPr>
              <w:pStyle w:val="XML1"/>
              <w:rPr>
                <w:ins w:id="14620" w:author="Thomas Dietz" w:date="2012-08-08T17:05:00Z"/>
                <w:rPrChange w:id="14621" w:author="Thomas Dietz" w:date="2012-08-10T13:22:00Z">
                  <w:rPr>
                    <w:ins w:id="14622" w:author="Thomas Dietz" w:date="2012-08-08T17:05:00Z"/>
                    <w:lang w:val="de-DE"/>
                  </w:rPr>
                </w:rPrChange>
              </w:rPr>
            </w:pPr>
            <w:ins w:id="14623" w:author="Thomas Dietz" w:date="2012-08-08T17:05:00Z">
              <w:r w:rsidRPr="00B80901">
                <w:rPr>
                  <w:rPrChange w:id="14624" w:author="Thomas Dietz" w:date="2012-08-10T13:22:00Z">
                    <w:rPr>
                      <w:lang w:val="de-DE"/>
                    </w:rPr>
                  </w:rPrChange>
                </w:rPr>
                <w:t xml:space="preserve">        </w:t>
              </w:r>
              <w:proofErr w:type="gramStart"/>
              <w:r w:rsidRPr="00B80901">
                <w:rPr>
                  <w:rPrChange w:id="14625" w:author="Thomas Dietz" w:date="2012-08-10T13:22:00Z">
                    <w:rPr>
                      <w:lang w:val="de-DE"/>
                    </w:rPr>
                  </w:rPrChange>
                </w:rPr>
                <w:t>exists</w:t>
              </w:r>
              <w:proofErr w:type="gramEnd"/>
              <w:r w:rsidRPr="00B80901">
                <w:rPr>
                  <w:rPrChange w:id="14626" w:author="Thomas Dietz" w:date="2012-08-10T13:22:00Z">
                    <w:rPr>
                      <w:lang w:val="de-DE"/>
                    </w:rPr>
                  </w:rPrChange>
                </w:rPr>
                <w:t>. If the element does not exist, a 'data</w:t>
              </w:r>
              <w:r w:rsidRPr="00B80901">
                <w:rPr>
                  <w:rFonts w:ascii="MS Mincho" w:eastAsia="MS Mincho" w:hAnsi="MS Mincho" w:cs="MS Mincho" w:hint="eastAsia"/>
                  <w:rPrChange w:id="14627" w:author="Thomas Dietz" w:date="2012-08-10T13:22:00Z">
                    <w:rPr>
                      <w:rFonts w:ascii="MS Mincho" w:eastAsia="MS Mincho" w:hAnsi="MS Mincho" w:cs="MS Mincho" w:hint="eastAsia"/>
                      <w:lang w:val="de-DE"/>
                    </w:rPr>
                  </w:rPrChange>
                </w:rPr>
                <w:t>‑</w:t>
              </w:r>
              <w:r w:rsidRPr="00B80901">
                <w:rPr>
                  <w:rPrChange w:id="14628" w:author="Thomas Dietz" w:date="2012-08-10T13:22:00Z">
                    <w:rPr>
                      <w:lang w:val="de-DE"/>
                    </w:rPr>
                  </w:rPrChange>
                </w:rPr>
                <w:t>missing'</w:t>
              </w:r>
            </w:ins>
          </w:p>
          <w:p w14:paraId="73B25B10" w14:textId="77777777" w:rsidR="009F3611" w:rsidRPr="00B80901" w:rsidRDefault="009F3611" w:rsidP="009F3611">
            <w:pPr>
              <w:pStyle w:val="XML1"/>
              <w:rPr>
                <w:ins w:id="14629" w:author="Thomas Dietz" w:date="2012-08-08T17:05:00Z"/>
                <w:rPrChange w:id="14630" w:author="Thomas Dietz" w:date="2012-08-10T13:22:00Z">
                  <w:rPr>
                    <w:ins w:id="14631" w:author="Thomas Dietz" w:date="2012-08-08T17:05:00Z"/>
                    <w:lang w:val="de-DE"/>
                  </w:rPr>
                </w:rPrChange>
              </w:rPr>
            </w:pPr>
            <w:ins w:id="14632" w:author="Thomas Dietz" w:date="2012-08-08T17:05:00Z">
              <w:r w:rsidRPr="00B80901">
                <w:rPr>
                  <w:rPrChange w:id="14633" w:author="Thomas Dietz" w:date="2012-08-10T13:22:00Z">
                    <w:rPr>
                      <w:lang w:val="de-DE"/>
                    </w:rPr>
                  </w:rPrChange>
                </w:rPr>
                <w:t xml:space="preserve">        </w:t>
              </w:r>
              <w:proofErr w:type="gramStart"/>
              <w:r w:rsidRPr="00B80901">
                <w:rPr>
                  <w:rPrChange w:id="14634" w:author="Thomas Dietz" w:date="2012-08-10T13:22:00Z">
                    <w:rPr>
                      <w:lang w:val="de-DE"/>
                    </w:rPr>
                  </w:rPrChange>
                </w:rPr>
                <w:t>error</w:t>
              </w:r>
              <w:proofErr w:type="gramEnd"/>
              <w:r w:rsidRPr="00B80901">
                <w:rPr>
                  <w:rPrChange w:id="14635" w:author="Thomas Dietz" w:date="2012-08-10T13:22:00Z">
                    <w:rPr>
                      <w:lang w:val="de-DE"/>
                    </w:rPr>
                  </w:rPrChange>
                </w:rPr>
                <w:t xml:space="preserve"> is returned.";</w:t>
              </w:r>
            </w:ins>
          </w:p>
          <w:p w14:paraId="1C5C6775" w14:textId="77777777" w:rsidR="009F3611" w:rsidRPr="00B80901" w:rsidRDefault="009F3611" w:rsidP="009F3611">
            <w:pPr>
              <w:pStyle w:val="XML1"/>
              <w:rPr>
                <w:ins w:id="14636" w:author="Thomas Dietz" w:date="2012-08-08T17:05:00Z"/>
                <w:rPrChange w:id="14637" w:author="Thomas Dietz" w:date="2012-08-10T13:22:00Z">
                  <w:rPr>
                    <w:ins w:id="14638" w:author="Thomas Dietz" w:date="2012-08-08T17:05:00Z"/>
                    <w:lang w:val="de-DE"/>
                  </w:rPr>
                </w:rPrChange>
              </w:rPr>
            </w:pPr>
            <w:ins w:id="14639" w:author="Thomas Dietz" w:date="2012-08-08T17:05:00Z">
              <w:r w:rsidRPr="00B80901">
                <w:rPr>
                  <w:rPrChange w:id="14640" w:author="Thomas Dietz" w:date="2012-08-10T13:22:00Z">
                    <w:rPr>
                      <w:lang w:val="de-DE"/>
                    </w:rPr>
                  </w:rPrChange>
                </w:rPr>
                <w:t xml:space="preserve">    leaf resource-id {</w:t>
              </w:r>
            </w:ins>
          </w:p>
          <w:p w14:paraId="1FF9A389" w14:textId="77777777" w:rsidR="009F3611" w:rsidRPr="00B80901" w:rsidRDefault="009F3611" w:rsidP="009F3611">
            <w:pPr>
              <w:pStyle w:val="XML1"/>
              <w:rPr>
                <w:ins w:id="14641" w:author="Thomas Dietz" w:date="2012-08-08T17:05:00Z"/>
                <w:rPrChange w:id="14642" w:author="Thomas Dietz" w:date="2012-08-10T13:22:00Z">
                  <w:rPr>
                    <w:ins w:id="14643" w:author="Thomas Dietz" w:date="2012-08-08T17:05:00Z"/>
                    <w:lang w:val="de-DE"/>
                  </w:rPr>
                </w:rPrChange>
              </w:rPr>
            </w:pPr>
            <w:ins w:id="14644" w:author="Thomas Dietz" w:date="2012-08-08T17:05:00Z">
              <w:r w:rsidRPr="00B80901">
                <w:rPr>
                  <w:rPrChange w:id="14645" w:author="Thomas Dietz" w:date="2012-08-10T13:22:00Z">
                    <w:rPr>
                      <w:lang w:val="de-DE"/>
                    </w:rPr>
                  </w:rPrChange>
                </w:rPr>
                <w:t xml:space="preserve">      type inet:uri;</w:t>
              </w:r>
            </w:ins>
          </w:p>
          <w:p w14:paraId="470382CE" w14:textId="77777777" w:rsidR="009F3611" w:rsidRPr="00B80901" w:rsidRDefault="009F3611" w:rsidP="009F3611">
            <w:pPr>
              <w:pStyle w:val="XML1"/>
              <w:rPr>
                <w:ins w:id="14646" w:author="Thomas Dietz" w:date="2012-08-08T17:05:00Z"/>
                <w:rPrChange w:id="14647" w:author="Thomas Dietz" w:date="2012-08-10T13:22:00Z">
                  <w:rPr>
                    <w:ins w:id="14648" w:author="Thomas Dietz" w:date="2012-08-08T17:05:00Z"/>
                    <w:lang w:val="de-DE"/>
                  </w:rPr>
                </w:rPrChange>
              </w:rPr>
            </w:pPr>
            <w:ins w:id="14649" w:author="Thomas Dietz" w:date="2012-08-08T17:05:00Z">
              <w:r w:rsidRPr="00B80901">
                <w:rPr>
                  <w:rPrChange w:id="14650" w:author="Thomas Dietz" w:date="2012-08-10T13:22:00Z">
                    <w:rPr>
                      <w:lang w:val="de-DE"/>
                    </w:rPr>
                  </w:rPrChange>
                </w:rPr>
                <w:t xml:space="preserve">      mandatory true;</w:t>
              </w:r>
            </w:ins>
          </w:p>
          <w:p w14:paraId="6CBDEFFA" w14:textId="77777777" w:rsidR="009F3611" w:rsidRPr="00B80901" w:rsidRDefault="009F3611" w:rsidP="009F3611">
            <w:pPr>
              <w:pStyle w:val="XML1"/>
              <w:rPr>
                <w:ins w:id="14651" w:author="Thomas Dietz" w:date="2012-08-08T17:05:00Z"/>
                <w:rPrChange w:id="14652" w:author="Thomas Dietz" w:date="2012-08-10T13:22:00Z">
                  <w:rPr>
                    <w:ins w:id="14653" w:author="Thomas Dietz" w:date="2012-08-08T17:05:00Z"/>
                    <w:lang w:val="de-DE"/>
                  </w:rPr>
                </w:rPrChange>
              </w:rPr>
            </w:pPr>
            <w:ins w:id="14654" w:author="Thomas Dietz" w:date="2012-08-08T17:05:00Z">
              <w:r w:rsidRPr="00B80901">
                <w:rPr>
                  <w:rPrChange w:id="14655" w:author="Thomas Dietz" w:date="2012-08-10T13:22:00Z">
                    <w:rPr>
                      <w:lang w:val="de-DE"/>
                    </w:rPr>
                  </w:rPrChange>
                </w:rPr>
                <w:t xml:space="preserve">      description "A unique but locally arbitrary identifier that</w:t>
              </w:r>
            </w:ins>
          </w:p>
          <w:p w14:paraId="4DAC2D2D" w14:textId="77777777" w:rsidR="009F3611" w:rsidRPr="00B80901" w:rsidRDefault="009F3611" w:rsidP="009F3611">
            <w:pPr>
              <w:pStyle w:val="XML1"/>
              <w:rPr>
                <w:ins w:id="14656" w:author="Thomas Dietz" w:date="2012-08-08T17:05:00Z"/>
                <w:rPrChange w:id="14657" w:author="Thomas Dietz" w:date="2012-08-10T13:22:00Z">
                  <w:rPr>
                    <w:ins w:id="14658" w:author="Thomas Dietz" w:date="2012-08-08T17:05:00Z"/>
                    <w:lang w:val="de-DE"/>
                  </w:rPr>
                </w:rPrChange>
              </w:rPr>
            </w:pPr>
            <w:ins w:id="14659" w:author="Thomas Dietz" w:date="2012-08-08T17:05:00Z">
              <w:r w:rsidRPr="00B80901">
                <w:rPr>
                  <w:rPrChange w:id="14660" w:author="Thomas Dietz" w:date="2012-08-10T13:22:00Z">
                    <w:rPr>
                      <w:lang w:val="de-DE"/>
                    </w:rPr>
                  </w:rPrChange>
                </w:rPr>
                <w:t xml:space="preserve">        uniquely identifies an OpenFlow Port within the context  </w:t>
              </w:r>
            </w:ins>
          </w:p>
          <w:p w14:paraId="614DEBA4" w14:textId="77777777" w:rsidR="009F3611" w:rsidRPr="00B80901" w:rsidRDefault="009F3611" w:rsidP="009F3611">
            <w:pPr>
              <w:pStyle w:val="XML1"/>
              <w:rPr>
                <w:ins w:id="14661" w:author="Thomas Dietz" w:date="2012-08-08T17:05:00Z"/>
                <w:rPrChange w:id="14662" w:author="Thomas Dietz" w:date="2012-08-10T13:22:00Z">
                  <w:rPr>
                    <w:ins w:id="14663" w:author="Thomas Dietz" w:date="2012-08-08T17:05:00Z"/>
                    <w:lang w:val="de-DE"/>
                  </w:rPr>
                </w:rPrChange>
              </w:rPr>
            </w:pPr>
            <w:ins w:id="14664" w:author="Thomas Dietz" w:date="2012-08-08T17:05:00Z">
              <w:r w:rsidRPr="00B80901">
                <w:rPr>
                  <w:rPrChange w:id="14665" w:author="Thomas Dietz" w:date="2012-08-10T13:22:00Z">
                    <w:rPr>
                      <w:lang w:val="de-DE"/>
                    </w:rPr>
                  </w:rPrChange>
                </w:rPr>
                <w:t xml:space="preserve">        </w:t>
              </w:r>
              <w:proofErr w:type="gramStart"/>
              <w:r w:rsidRPr="00B80901">
                <w:rPr>
                  <w:rPrChange w:id="14666" w:author="Thomas Dietz" w:date="2012-08-10T13:22:00Z">
                    <w:rPr>
                      <w:lang w:val="de-DE"/>
                    </w:rPr>
                  </w:rPrChange>
                </w:rPr>
                <w:t>of</w:t>
              </w:r>
              <w:proofErr w:type="gramEnd"/>
              <w:r w:rsidRPr="00B80901">
                <w:rPr>
                  <w:rPrChange w:id="14667" w:author="Thomas Dietz" w:date="2012-08-10T13:22:00Z">
                    <w:rPr>
                      <w:lang w:val="de-DE"/>
                    </w:rPr>
                  </w:rPrChange>
                </w:rPr>
                <w:t xml:space="preserve"> an OpenFlow Logical Switch.  It MUST be persistent</w:t>
              </w:r>
            </w:ins>
          </w:p>
          <w:p w14:paraId="0555D9AF" w14:textId="77777777" w:rsidR="009F3611" w:rsidRPr="00B80901" w:rsidRDefault="009F3611" w:rsidP="009F3611">
            <w:pPr>
              <w:pStyle w:val="XML1"/>
              <w:rPr>
                <w:ins w:id="14668" w:author="Thomas Dietz" w:date="2012-08-08T17:05:00Z"/>
                <w:rPrChange w:id="14669" w:author="Thomas Dietz" w:date="2012-08-10T13:22:00Z">
                  <w:rPr>
                    <w:ins w:id="14670" w:author="Thomas Dietz" w:date="2012-08-08T17:05:00Z"/>
                    <w:lang w:val="de-DE"/>
                  </w:rPr>
                </w:rPrChange>
              </w:rPr>
            </w:pPr>
            <w:ins w:id="14671" w:author="Thomas Dietz" w:date="2012-08-08T17:05:00Z">
              <w:r w:rsidRPr="00B80901">
                <w:rPr>
                  <w:rPrChange w:id="14672" w:author="Thomas Dietz" w:date="2012-08-10T13:22:00Z">
                    <w:rPr>
                      <w:lang w:val="de-DE"/>
                    </w:rPr>
                  </w:rPrChange>
                </w:rPr>
                <w:t xml:space="preserve">        </w:t>
              </w:r>
              <w:proofErr w:type="gramStart"/>
              <w:r w:rsidRPr="00B80901">
                <w:rPr>
                  <w:rPrChange w:id="14673" w:author="Thomas Dietz" w:date="2012-08-10T13:22:00Z">
                    <w:rPr>
                      <w:lang w:val="de-DE"/>
                    </w:rPr>
                  </w:rPrChange>
                </w:rPr>
                <w:t>across</w:t>
              </w:r>
              <w:proofErr w:type="gramEnd"/>
              <w:r w:rsidRPr="00B80901">
                <w:rPr>
                  <w:rPrChange w:id="14674" w:author="Thomas Dietz" w:date="2012-08-10T13:22:00Z">
                    <w:rPr>
                      <w:lang w:val="de-DE"/>
                    </w:rPr>
                  </w:rPrChange>
                </w:rPr>
                <w:t xml:space="preserve"> reboots of the OpenFlow Capable Switch.</w:t>
              </w:r>
            </w:ins>
          </w:p>
          <w:p w14:paraId="498CBFA7" w14:textId="77777777" w:rsidR="009F3611" w:rsidRPr="00B80901" w:rsidRDefault="009F3611" w:rsidP="009F3611">
            <w:pPr>
              <w:pStyle w:val="XML1"/>
              <w:rPr>
                <w:ins w:id="14675" w:author="Thomas Dietz" w:date="2012-08-08T17:05:00Z"/>
                <w:rPrChange w:id="14676" w:author="Thomas Dietz" w:date="2012-08-10T13:22:00Z">
                  <w:rPr>
                    <w:ins w:id="14677" w:author="Thomas Dietz" w:date="2012-08-08T17:05:00Z"/>
                    <w:lang w:val="de-DE"/>
                  </w:rPr>
                </w:rPrChange>
              </w:rPr>
            </w:pPr>
          </w:p>
          <w:p w14:paraId="37A14289" w14:textId="77777777" w:rsidR="009F3611" w:rsidRPr="00B80901" w:rsidRDefault="009F3611" w:rsidP="009F3611">
            <w:pPr>
              <w:pStyle w:val="XML1"/>
              <w:rPr>
                <w:ins w:id="14678" w:author="Thomas Dietz" w:date="2012-08-08T17:05:00Z"/>
                <w:rPrChange w:id="14679" w:author="Thomas Dietz" w:date="2012-08-10T13:22:00Z">
                  <w:rPr>
                    <w:ins w:id="14680" w:author="Thomas Dietz" w:date="2012-08-08T17:05:00Z"/>
                    <w:lang w:val="de-DE"/>
                  </w:rPr>
                </w:rPrChange>
              </w:rPr>
            </w:pPr>
            <w:ins w:id="14681" w:author="Thomas Dietz" w:date="2012-08-08T17:05:00Z">
              <w:r w:rsidRPr="00B80901">
                <w:rPr>
                  <w:rPrChange w:id="14682" w:author="Thomas Dietz" w:date="2012-08-10T13:22:00Z">
                    <w:rPr>
                      <w:lang w:val="de-DE"/>
                    </w:rPr>
                  </w:rPrChange>
                </w:rPr>
                <w:t xml:space="preserve">        This element MUST be present to identify the OpenFlow</w:t>
              </w:r>
            </w:ins>
          </w:p>
          <w:p w14:paraId="40824594" w14:textId="77777777" w:rsidR="009F3611" w:rsidRPr="00B80901" w:rsidRDefault="009F3611" w:rsidP="009F3611">
            <w:pPr>
              <w:pStyle w:val="XML1"/>
              <w:rPr>
                <w:ins w:id="14683" w:author="Thomas Dietz" w:date="2012-08-08T17:05:00Z"/>
                <w:rPrChange w:id="14684" w:author="Thomas Dietz" w:date="2012-08-10T13:22:00Z">
                  <w:rPr>
                    <w:ins w:id="14685" w:author="Thomas Dietz" w:date="2012-08-08T17:05:00Z"/>
                    <w:lang w:val="de-DE"/>
                  </w:rPr>
                </w:rPrChange>
              </w:rPr>
            </w:pPr>
            <w:ins w:id="14686" w:author="Thomas Dietz" w:date="2012-08-08T17:05:00Z">
              <w:r w:rsidRPr="00B80901">
                <w:rPr>
                  <w:rPrChange w:id="14687" w:author="Thomas Dietz" w:date="2012-08-10T13:22:00Z">
                    <w:rPr>
                      <w:lang w:val="de-DE"/>
                    </w:rPr>
                  </w:rPrChange>
                </w:rPr>
                <w:t xml:space="preserve">        </w:t>
              </w:r>
              <w:proofErr w:type="gramStart"/>
              <w:r w:rsidRPr="00B80901">
                <w:rPr>
                  <w:rPrChange w:id="14688" w:author="Thomas Dietz" w:date="2012-08-10T13:22:00Z">
                    <w:rPr>
                      <w:lang w:val="de-DE"/>
                    </w:rPr>
                  </w:rPrChange>
                </w:rPr>
                <w:t>resource</w:t>
              </w:r>
              <w:proofErr w:type="gramEnd"/>
              <w:r w:rsidRPr="00B80901">
                <w:rPr>
                  <w:rPrChange w:id="14689" w:author="Thomas Dietz" w:date="2012-08-10T13:22:00Z">
                    <w:rPr>
                      <w:lang w:val="de-DE"/>
                    </w:rPr>
                  </w:rPrChange>
                </w:rPr>
                <w:t>.";</w:t>
              </w:r>
            </w:ins>
          </w:p>
          <w:p w14:paraId="60B4275D" w14:textId="77777777" w:rsidR="009F3611" w:rsidRPr="00B80901" w:rsidRDefault="009F3611" w:rsidP="009F3611">
            <w:pPr>
              <w:pStyle w:val="XML1"/>
              <w:rPr>
                <w:ins w:id="14690" w:author="Thomas Dietz" w:date="2012-08-08T17:05:00Z"/>
                <w:rPrChange w:id="14691" w:author="Thomas Dietz" w:date="2012-08-10T13:22:00Z">
                  <w:rPr>
                    <w:ins w:id="14692" w:author="Thomas Dietz" w:date="2012-08-08T17:05:00Z"/>
                    <w:lang w:val="de-DE"/>
                  </w:rPr>
                </w:rPrChange>
              </w:rPr>
            </w:pPr>
            <w:ins w:id="14693" w:author="Thomas Dietz" w:date="2012-08-08T17:05:00Z">
              <w:r w:rsidRPr="00B80901">
                <w:rPr>
                  <w:rPrChange w:id="14694" w:author="Thomas Dietz" w:date="2012-08-10T13:22:00Z">
                    <w:rPr>
                      <w:lang w:val="de-DE"/>
                    </w:rPr>
                  </w:rPrChange>
                </w:rPr>
                <w:t xml:space="preserve">    }</w:t>
              </w:r>
            </w:ins>
          </w:p>
          <w:p w14:paraId="7A570A80" w14:textId="77777777" w:rsidR="009F3611" w:rsidRPr="00B80901" w:rsidRDefault="009F3611" w:rsidP="009F3611">
            <w:pPr>
              <w:pStyle w:val="XML1"/>
              <w:rPr>
                <w:ins w:id="14695" w:author="Thomas Dietz" w:date="2012-08-08T17:05:00Z"/>
                <w:rPrChange w:id="14696" w:author="Thomas Dietz" w:date="2012-08-10T13:22:00Z">
                  <w:rPr>
                    <w:ins w:id="14697" w:author="Thomas Dietz" w:date="2012-08-08T17:05:00Z"/>
                    <w:lang w:val="de-DE"/>
                  </w:rPr>
                </w:rPrChange>
              </w:rPr>
            </w:pPr>
            <w:ins w:id="14698" w:author="Thomas Dietz" w:date="2012-08-08T17:05:00Z">
              <w:r w:rsidRPr="00B80901">
                <w:rPr>
                  <w:rPrChange w:id="14699" w:author="Thomas Dietz" w:date="2012-08-10T13:22:00Z">
                    <w:rPr>
                      <w:lang w:val="de-DE"/>
                    </w:rPr>
                  </w:rPrChange>
                </w:rPr>
                <w:t xml:space="preserve">  }</w:t>
              </w:r>
            </w:ins>
          </w:p>
          <w:p w14:paraId="783ACA08" w14:textId="77777777" w:rsidR="009F3611" w:rsidRPr="00B80901" w:rsidRDefault="009F3611" w:rsidP="009F3611">
            <w:pPr>
              <w:pStyle w:val="XML1"/>
              <w:rPr>
                <w:ins w:id="14700" w:author="Thomas Dietz" w:date="2012-08-08T17:05:00Z"/>
                <w:rPrChange w:id="14701" w:author="Thomas Dietz" w:date="2012-08-10T13:22:00Z">
                  <w:rPr>
                    <w:ins w:id="14702" w:author="Thomas Dietz" w:date="2012-08-08T17:05:00Z"/>
                    <w:lang w:val="de-DE"/>
                  </w:rPr>
                </w:rPrChange>
              </w:rPr>
            </w:pPr>
          </w:p>
          <w:p w14:paraId="02658694" w14:textId="77777777" w:rsidR="009F3611" w:rsidRPr="00B80901" w:rsidRDefault="009F3611" w:rsidP="009F3611">
            <w:pPr>
              <w:pStyle w:val="XML1"/>
              <w:rPr>
                <w:ins w:id="14703" w:author="Thomas Dietz" w:date="2012-08-08T17:05:00Z"/>
                <w:rPrChange w:id="14704" w:author="Thomas Dietz" w:date="2012-08-10T13:22:00Z">
                  <w:rPr>
                    <w:ins w:id="14705" w:author="Thomas Dietz" w:date="2012-08-08T17:05:00Z"/>
                    <w:lang w:val="de-DE"/>
                  </w:rPr>
                </w:rPrChange>
              </w:rPr>
            </w:pPr>
            <w:ins w:id="14706" w:author="Thomas Dietz" w:date="2012-08-08T17:05:00Z">
              <w:r w:rsidRPr="00B80901">
                <w:rPr>
                  <w:rPrChange w:id="14707" w:author="Thomas Dietz" w:date="2012-08-10T13:22:00Z">
                    <w:rPr>
                      <w:lang w:val="de-DE"/>
                    </w:rPr>
                  </w:rPrChange>
                </w:rPr>
                <w:t xml:space="preserve">  grouping OFPortBaseTunnelType {</w:t>
              </w:r>
            </w:ins>
          </w:p>
          <w:p w14:paraId="0BE87E03" w14:textId="77777777" w:rsidR="009F3611" w:rsidRPr="00B80901" w:rsidRDefault="009F3611" w:rsidP="009F3611">
            <w:pPr>
              <w:pStyle w:val="XML1"/>
              <w:rPr>
                <w:ins w:id="14708" w:author="Thomas Dietz" w:date="2012-08-08T17:05:00Z"/>
                <w:rPrChange w:id="14709" w:author="Thomas Dietz" w:date="2012-08-10T13:22:00Z">
                  <w:rPr>
                    <w:ins w:id="14710" w:author="Thomas Dietz" w:date="2012-08-08T17:05:00Z"/>
                    <w:lang w:val="de-DE"/>
                  </w:rPr>
                </w:rPrChange>
              </w:rPr>
            </w:pPr>
            <w:ins w:id="14711" w:author="Thomas Dietz" w:date="2012-08-08T17:05:00Z">
              <w:r w:rsidRPr="00B80901">
                <w:rPr>
                  <w:rPrChange w:id="14712" w:author="Thomas Dietz" w:date="2012-08-10T13:22:00Z">
                    <w:rPr>
                      <w:lang w:val="de-DE"/>
                    </w:rPr>
                  </w:rPrChange>
                </w:rPr>
                <w:t xml:space="preserve">    description "A group of common elements that are included</w:t>
              </w:r>
            </w:ins>
          </w:p>
          <w:p w14:paraId="7136ECF1" w14:textId="77777777" w:rsidR="009F3611" w:rsidRPr="00B80901" w:rsidRDefault="009F3611" w:rsidP="009F3611">
            <w:pPr>
              <w:pStyle w:val="XML1"/>
              <w:rPr>
                <w:ins w:id="14713" w:author="Thomas Dietz" w:date="2012-08-08T17:05:00Z"/>
                <w:rPrChange w:id="14714" w:author="Thomas Dietz" w:date="2012-08-10T13:22:00Z">
                  <w:rPr>
                    <w:ins w:id="14715" w:author="Thomas Dietz" w:date="2012-08-08T17:05:00Z"/>
                    <w:lang w:val="de-DE"/>
                  </w:rPr>
                </w:rPrChange>
              </w:rPr>
            </w:pPr>
            <w:ins w:id="14716" w:author="Thomas Dietz" w:date="2012-08-08T17:05:00Z">
              <w:r w:rsidRPr="00B80901">
                <w:rPr>
                  <w:rPrChange w:id="14717" w:author="Thomas Dietz" w:date="2012-08-10T13:22:00Z">
                    <w:rPr>
                      <w:lang w:val="de-DE"/>
                    </w:rPr>
                  </w:rPrChange>
                </w:rPr>
                <w:t xml:space="preserve">      </w:t>
              </w:r>
              <w:proofErr w:type="gramStart"/>
              <w:r w:rsidRPr="00B80901">
                <w:rPr>
                  <w:rPrChange w:id="14718" w:author="Thomas Dietz" w:date="2012-08-10T13:22:00Z">
                    <w:rPr>
                      <w:lang w:val="de-DE"/>
                    </w:rPr>
                  </w:rPrChange>
                </w:rPr>
                <w:t>in</w:t>
              </w:r>
              <w:proofErr w:type="gramEnd"/>
              <w:r w:rsidRPr="00B80901">
                <w:rPr>
                  <w:rPrChange w:id="14719" w:author="Thomas Dietz" w:date="2012-08-10T13:22:00Z">
                    <w:rPr>
                      <w:lang w:val="de-DE"/>
                    </w:rPr>
                  </w:rPrChange>
                </w:rPr>
                <w:t xml:space="preserve"> every supported tunnel type.  Tunnels are modeled as </w:t>
              </w:r>
            </w:ins>
          </w:p>
          <w:p w14:paraId="632CBEB1" w14:textId="77777777" w:rsidR="009F3611" w:rsidRPr="00B80901" w:rsidRDefault="009F3611" w:rsidP="009F3611">
            <w:pPr>
              <w:pStyle w:val="XML1"/>
              <w:rPr>
                <w:ins w:id="14720" w:author="Thomas Dietz" w:date="2012-08-08T17:05:00Z"/>
                <w:rPrChange w:id="14721" w:author="Thomas Dietz" w:date="2012-08-10T13:22:00Z">
                  <w:rPr>
                    <w:ins w:id="14722" w:author="Thomas Dietz" w:date="2012-08-08T17:05:00Z"/>
                    <w:lang w:val="de-DE"/>
                  </w:rPr>
                </w:rPrChange>
              </w:rPr>
            </w:pPr>
            <w:ins w:id="14723" w:author="Thomas Dietz" w:date="2012-08-08T17:05:00Z">
              <w:r w:rsidRPr="00B80901">
                <w:rPr>
                  <w:rPrChange w:id="14724" w:author="Thomas Dietz" w:date="2012-08-10T13:22:00Z">
                    <w:rPr>
                      <w:lang w:val="de-DE"/>
                    </w:rPr>
                  </w:rPrChange>
                </w:rPr>
                <w:t xml:space="preserve">      </w:t>
              </w:r>
              <w:proofErr w:type="gramStart"/>
              <w:r w:rsidRPr="00B80901">
                <w:rPr>
                  <w:rPrChange w:id="14725" w:author="Thomas Dietz" w:date="2012-08-10T13:22:00Z">
                    <w:rPr>
                      <w:lang w:val="de-DE"/>
                    </w:rPr>
                  </w:rPrChange>
                </w:rPr>
                <w:t>logical</w:t>
              </w:r>
              <w:proofErr w:type="gramEnd"/>
              <w:r w:rsidRPr="00B80901">
                <w:rPr>
                  <w:rPrChange w:id="14726" w:author="Thomas Dietz" w:date="2012-08-10T13:22:00Z">
                    <w:rPr>
                      <w:lang w:val="de-DE"/>
                    </w:rPr>
                  </w:rPrChange>
                </w:rPr>
                <w:t xml:space="preserve"> ports.</w:t>
              </w:r>
            </w:ins>
          </w:p>
          <w:p w14:paraId="469C8576" w14:textId="77777777" w:rsidR="009F3611" w:rsidRPr="00B80901" w:rsidRDefault="009F3611" w:rsidP="009F3611">
            <w:pPr>
              <w:pStyle w:val="XML1"/>
              <w:rPr>
                <w:ins w:id="14727" w:author="Thomas Dietz" w:date="2012-08-08T17:05:00Z"/>
                <w:rPrChange w:id="14728" w:author="Thomas Dietz" w:date="2012-08-10T13:22:00Z">
                  <w:rPr>
                    <w:ins w:id="14729" w:author="Thomas Dietz" w:date="2012-08-08T17:05:00Z"/>
                    <w:lang w:val="de-DE"/>
                  </w:rPr>
                </w:rPrChange>
              </w:rPr>
            </w:pPr>
          </w:p>
          <w:p w14:paraId="7DB8CEB0" w14:textId="77777777" w:rsidR="009F3611" w:rsidRPr="00B80901" w:rsidRDefault="009F3611" w:rsidP="009F3611">
            <w:pPr>
              <w:pStyle w:val="XML1"/>
              <w:rPr>
                <w:ins w:id="14730" w:author="Thomas Dietz" w:date="2012-08-08T17:05:00Z"/>
                <w:rPrChange w:id="14731" w:author="Thomas Dietz" w:date="2012-08-10T13:22:00Z">
                  <w:rPr>
                    <w:ins w:id="14732" w:author="Thomas Dietz" w:date="2012-08-08T17:05:00Z"/>
                    <w:lang w:val="de-DE"/>
                  </w:rPr>
                </w:rPrChange>
              </w:rPr>
            </w:pPr>
            <w:ins w:id="14733" w:author="Thomas Dietz" w:date="2012-08-08T17:05:00Z">
              <w:r w:rsidRPr="00B80901">
                <w:rPr>
                  <w:rPrChange w:id="14734" w:author="Thomas Dietz" w:date="2012-08-10T13:22:00Z">
                    <w:rPr>
                      <w:lang w:val="de-DE"/>
                    </w:rPr>
                  </w:rPrChange>
                </w:rPr>
                <w:lastRenderedPageBreak/>
                <w:t xml:space="preserve">      One pair of local/remote endpoints must exist for a tunnel</w:t>
              </w:r>
            </w:ins>
          </w:p>
          <w:p w14:paraId="35DE3970" w14:textId="77777777" w:rsidR="009F3611" w:rsidRPr="00B80901" w:rsidRDefault="009F3611" w:rsidP="009F3611">
            <w:pPr>
              <w:pStyle w:val="XML1"/>
              <w:rPr>
                <w:ins w:id="14735" w:author="Thomas Dietz" w:date="2012-08-08T17:05:00Z"/>
                <w:rPrChange w:id="14736" w:author="Thomas Dietz" w:date="2012-08-10T13:22:00Z">
                  <w:rPr>
                    <w:ins w:id="14737" w:author="Thomas Dietz" w:date="2012-08-08T17:05:00Z"/>
                    <w:lang w:val="de-DE"/>
                  </w:rPr>
                </w:rPrChange>
              </w:rPr>
            </w:pPr>
            <w:ins w:id="14738" w:author="Thomas Dietz" w:date="2012-08-08T17:05:00Z">
              <w:r w:rsidRPr="00B80901">
                <w:rPr>
                  <w:rPrChange w:id="14739" w:author="Thomas Dietz" w:date="2012-08-10T13:22:00Z">
                    <w:rPr>
                      <w:lang w:val="de-DE"/>
                    </w:rPr>
                  </w:rPrChange>
                </w:rPr>
                <w:t xml:space="preserve">      </w:t>
              </w:r>
              <w:proofErr w:type="gramStart"/>
              <w:r w:rsidRPr="00B80901">
                <w:rPr>
                  <w:rPrChange w:id="14740" w:author="Thomas Dietz" w:date="2012-08-10T13:22:00Z">
                    <w:rPr>
                      <w:lang w:val="de-DE"/>
                    </w:rPr>
                  </w:rPrChange>
                </w:rPr>
                <w:t>configuration</w:t>
              </w:r>
              <w:proofErr w:type="gramEnd"/>
              <w:r w:rsidRPr="00B80901">
                <w:rPr>
                  <w:rPrChange w:id="14741" w:author="Thomas Dietz" w:date="2012-08-10T13:22:00Z">
                    <w:rPr>
                      <w:lang w:val="de-DE"/>
                    </w:rPr>
                  </w:rPrChange>
                </w:rPr>
                <w:t>.</w:t>
              </w:r>
            </w:ins>
          </w:p>
          <w:p w14:paraId="294E4F23" w14:textId="77777777" w:rsidR="009F3611" w:rsidRPr="00B80901" w:rsidRDefault="009F3611" w:rsidP="009F3611">
            <w:pPr>
              <w:pStyle w:val="XML1"/>
              <w:rPr>
                <w:ins w:id="14742" w:author="Thomas Dietz" w:date="2012-08-08T17:05:00Z"/>
                <w:rPrChange w:id="14743" w:author="Thomas Dietz" w:date="2012-08-10T13:22:00Z">
                  <w:rPr>
                    <w:ins w:id="14744" w:author="Thomas Dietz" w:date="2012-08-08T17:05:00Z"/>
                    <w:lang w:val="de-DE"/>
                  </w:rPr>
                </w:rPrChange>
              </w:rPr>
            </w:pPr>
          </w:p>
          <w:p w14:paraId="3C3EB633" w14:textId="77777777" w:rsidR="009F3611" w:rsidRPr="00B80901" w:rsidRDefault="009F3611" w:rsidP="009F3611">
            <w:pPr>
              <w:pStyle w:val="XML1"/>
              <w:rPr>
                <w:ins w:id="14745" w:author="Thomas Dietz" w:date="2012-08-08T17:05:00Z"/>
                <w:rPrChange w:id="14746" w:author="Thomas Dietz" w:date="2012-08-10T13:22:00Z">
                  <w:rPr>
                    <w:ins w:id="14747" w:author="Thomas Dietz" w:date="2012-08-08T17:05:00Z"/>
                    <w:lang w:val="de-DE"/>
                  </w:rPr>
                </w:rPrChange>
              </w:rPr>
            </w:pPr>
            <w:ins w:id="14748" w:author="Thomas Dietz" w:date="2012-08-08T17:05:00Z">
              <w:r w:rsidRPr="00B80901">
                <w:rPr>
                  <w:rPrChange w:id="14749" w:author="Thomas Dietz" w:date="2012-08-10T13:22:00Z">
                    <w:rPr>
                      <w:lang w:val="de-DE"/>
                    </w:rPr>
                  </w:rPrChange>
                </w:rPr>
                <w:t xml:space="preserve">      Only elements from one choice must exist at a time.</w:t>
              </w:r>
              <w:proofErr w:type="gramStart"/>
              <w:r w:rsidRPr="00B80901">
                <w:rPr>
                  <w:rPrChange w:id="14750" w:author="Thomas Dietz" w:date="2012-08-10T13:22:00Z">
                    <w:rPr>
                      <w:lang w:val="de-DE"/>
                    </w:rPr>
                  </w:rPrChange>
                </w:rPr>
                <w:t>";</w:t>
              </w:r>
              <w:proofErr w:type="gramEnd"/>
            </w:ins>
          </w:p>
          <w:p w14:paraId="4CE09D1D" w14:textId="77777777" w:rsidR="009F3611" w:rsidRPr="00B80901" w:rsidRDefault="009F3611" w:rsidP="009F3611">
            <w:pPr>
              <w:pStyle w:val="XML1"/>
              <w:rPr>
                <w:ins w:id="14751" w:author="Thomas Dietz" w:date="2012-08-08T17:05:00Z"/>
                <w:rPrChange w:id="14752" w:author="Thomas Dietz" w:date="2012-08-10T13:22:00Z">
                  <w:rPr>
                    <w:ins w:id="14753" w:author="Thomas Dietz" w:date="2012-08-08T17:05:00Z"/>
                    <w:lang w:val="de-DE"/>
                  </w:rPr>
                </w:rPrChange>
              </w:rPr>
            </w:pPr>
            <w:ins w:id="14754" w:author="Thomas Dietz" w:date="2012-08-08T17:05:00Z">
              <w:r w:rsidRPr="00B80901">
                <w:rPr>
                  <w:rPrChange w:id="14755" w:author="Thomas Dietz" w:date="2012-08-10T13:22:00Z">
                    <w:rPr>
                      <w:lang w:val="de-DE"/>
                    </w:rPr>
                  </w:rPrChange>
                </w:rPr>
                <w:t xml:space="preserve">    choice endpoints {</w:t>
              </w:r>
            </w:ins>
          </w:p>
          <w:p w14:paraId="5FF85287" w14:textId="77777777" w:rsidR="009F3611" w:rsidRPr="00B80901" w:rsidRDefault="009F3611" w:rsidP="009F3611">
            <w:pPr>
              <w:pStyle w:val="XML1"/>
              <w:rPr>
                <w:ins w:id="14756" w:author="Thomas Dietz" w:date="2012-08-08T17:05:00Z"/>
                <w:rPrChange w:id="14757" w:author="Thomas Dietz" w:date="2012-08-10T13:22:00Z">
                  <w:rPr>
                    <w:ins w:id="14758" w:author="Thomas Dietz" w:date="2012-08-08T17:05:00Z"/>
                    <w:lang w:val="de-DE"/>
                  </w:rPr>
                </w:rPrChange>
              </w:rPr>
            </w:pPr>
            <w:ins w:id="14759" w:author="Thomas Dietz" w:date="2012-08-08T17:05:00Z">
              <w:r w:rsidRPr="00B80901">
                <w:rPr>
                  <w:rPrChange w:id="14760" w:author="Thomas Dietz" w:date="2012-08-10T13:22:00Z">
                    <w:rPr>
                      <w:lang w:val="de-DE"/>
                    </w:rPr>
                  </w:rPrChange>
                </w:rPr>
                <w:t xml:space="preserve">      mandatory true;</w:t>
              </w:r>
            </w:ins>
          </w:p>
          <w:p w14:paraId="5482DB96" w14:textId="77777777" w:rsidR="009F3611" w:rsidRPr="00B80901" w:rsidRDefault="009F3611" w:rsidP="009F3611">
            <w:pPr>
              <w:pStyle w:val="XML1"/>
              <w:rPr>
                <w:ins w:id="14761" w:author="Thomas Dietz" w:date="2012-08-08T17:05:00Z"/>
                <w:rPrChange w:id="14762" w:author="Thomas Dietz" w:date="2012-08-10T13:22:00Z">
                  <w:rPr>
                    <w:ins w:id="14763" w:author="Thomas Dietz" w:date="2012-08-08T17:05:00Z"/>
                    <w:lang w:val="de-DE"/>
                  </w:rPr>
                </w:rPrChange>
              </w:rPr>
            </w:pPr>
            <w:ins w:id="14764" w:author="Thomas Dietz" w:date="2012-08-08T17:05:00Z">
              <w:r w:rsidRPr="00B80901">
                <w:rPr>
                  <w:rPrChange w:id="14765" w:author="Thomas Dietz" w:date="2012-08-10T13:22:00Z">
                    <w:rPr>
                      <w:lang w:val="de-DE"/>
                    </w:rPr>
                  </w:rPrChange>
                </w:rPr>
                <w:t xml:space="preserve">      case v4-endpoints {</w:t>
              </w:r>
            </w:ins>
          </w:p>
          <w:p w14:paraId="3B2EDB77" w14:textId="77777777" w:rsidR="009F3611" w:rsidRPr="00B80901" w:rsidRDefault="009F3611" w:rsidP="009F3611">
            <w:pPr>
              <w:pStyle w:val="XML1"/>
              <w:rPr>
                <w:ins w:id="14766" w:author="Thomas Dietz" w:date="2012-08-08T17:05:00Z"/>
                <w:rPrChange w:id="14767" w:author="Thomas Dietz" w:date="2012-08-10T13:22:00Z">
                  <w:rPr>
                    <w:ins w:id="14768" w:author="Thomas Dietz" w:date="2012-08-08T17:05:00Z"/>
                    <w:lang w:val="de-DE"/>
                  </w:rPr>
                </w:rPrChange>
              </w:rPr>
            </w:pPr>
            <w:ins w:id="14769" w:author="Thomas Dietz" w:date="2012-08-08T17:05:00Z">
              <w:r w:rsidRPr="00B80901">
                <w:rPr>
                  <w:rPrChange w:id="14770" w:author="Thomas Dietz" w:date="2012-08-10T13:22:00Z">
                    <w:rPr>
                      <w:lang w:val="de-DE"/>
                    </w:rPr>
                  </w:rPrChange>
                </w:rPr>
                <w:t xml:space="preserve">        leaf local-endpoint-ipv4-adress {</w:t>
              </w:r>
            </w:ins>
          </w:p>
          <w:p w14:paraId="0FA63322" w14:textId="77777777" w:rsidR="009F3611" w:rsidRPr="00B80901" w:rsidRDefault="009F3611" w:rsidP="009F3611">
            <w:pPr>
              <w:pStyle w:val="XML1"/>
              <w:rPr>
                <w:ins w:id="14771" w:author="Thomas Dietz" w:date="2012-08-08T17:05:00Z"/>
                <w:rPrChange w:id="14772" w:author="Thomas Dietz" w:date="2012-08-10T13:22:00Z">
                  <w:rPr>
                    <w:ins w:id="14773" w:author="Thomas Dietz" w:date="2012-08-08T17:05:00Z"/>
                    <w:lang w:val="de-DE"/>
                  </w:rPr>
                </w:rPrChange>
              </w:rPr>
            </w:pPr>
            <w:ins w:id="14774" w:author="Thomas Dietz" w:date="2012-08-08T17:05:00Z">
              <w:r w:rsidRPr="00B80901">
                <w:rPr>
                  <w:rPrChange w:id="14775" w:author="Thomas Dietz" w:date="2012-08-10T13:22:00Z">
                    <w:rPr>
                      <w:lang w:val="de-DE"/>
                    </w:rPr>
                  </w:rPrChange>
                </w:rPr>
                <w:t xml:space="preserve">          type inet:ipv4-address;</w:t>
              </w:r>
            </w:ins>
          </w:p>
          <w:p w14:paraId="76045D17" w14:textId="77777777" w:rsidR="009F3611" w:rsidRPr="00B80901" w:rsidRDefault="009F3611" w:rsidP="009F3611">
            <w:pPr>
              <w:pStyle w:val="XML1"/>
              <w:rPr>
                <w:ins w:id="14776" w:author="Thomas Dietz" w:date="2012-08-08T17:05:00Z"/>
                <w:rPrChange w:id="14777" w:author="Thomas Dietz" w:date="2012-08-10T13:22:00Z">
                  <w:rPr>
                    <w:ins w:id="14778" w:author="Thomas Dietz" w:date="2012-08-08T17:05:00Z"/>
                    <w:lang w:val="de-DE"/>
                  </w:rPr>
                </w:rPrChange>
              </w:rPr>
            </w:pPr>
            <w:ins w:id="14779" w:author="Thomas Dietz" w:date="2012-08-08T17:05:00Z">
              <w:r w:rsidRPr="00B80901">
                <w:rPr>
                  <w:rPrChange w:id="14780" w:author="Thomas Dietz" w:date="2012-08-10T13:22:00Z">
                    <w:rPr>
                      <w:lang w:val="de-DE"/>
                    </w:rPr>
                  </w:rPrChange>
                </w:rPr>
                <w:t xml:space="preserve">          description "The IPv4 address of the local tunnel</w:t>
              </w:r>
            </w:ins>
          </w:p>
          <w:p w14:paraId="20742EF9" w14:textId="77777777" w:rsidR="009F3611" w:rsidRPr="00B80901" w:rsidRDefault="009F3611" w:rsidP="009F3611">
            <w:pPr>
              <w:pStyle w:val="XML1"/>
              <w:rPr>
                <w:ins w:id="14781" w:author="Thomas Dietz" w:date="2012-08-08T17:05:00Z"/>
                <w:rPrChange w:id="14782" w:author="Thomas Dietz" w:date="2012-08-10T13:22:00Z">
                  <w:rPr>
                    <w:ins w:id="14783" w:author="Thomas Dietz" w:date="2012-08-08T17:05:00Z"/>
                    <w:lang w:val="de-DE"/>
                  </w:rPr>
                </w:rPrChange>
              </w:rPr>
            </w:pPr>
            <w:ins w:id="14784" w:author="Thomas Dietz" w:date="2012-08-08T17:05:00Z">
              <w:r w:rsidRPr="00B80901">
                <w:rPr>
                  <w:rPrChange w:id="14785" w:author="Thomas Dietz" w:date="2012-08-10T13:22:00Z">
                    <w:rPr>
                      <w:lang w:val="de-DE"/>
                    </w:rPr>
                  </w:rPrChange>
                </w:rPr>
                <w:t xml:space="preserve">            </w:t>
              </w:r>
              <w:proofErr w:type="gramStart"/>
              <w:r w:rsidRPr="00B80901">
                <w:rPr>
                  <w:rPrChange w:id="14786" w:author="Thomas Dietz" w:date="2012-08-10T13:22:00Z">
                    <w:rPr>
                      <w:lang w:val="de-DE"/>
                    </w:rPr>
                  </w:rPrChange>
                </w:rPr>
                <w:t>endpoint</w:t>
              </w:r>
              <w:proofErr w:type="gramEnd"/>
              <w:r w:rsidRPr="00B80901">
                <w:rPr>
                  <w:rPrChange w:id="14787" w:author="Thomas Dietz" w:date="2012-08-10T13:22:00Z">
                    <w:rPr>
                      <w:lang w:val="de-DE"/>
                    </w:rPr>
                  </w:rPrChange>
                </w:rPr>
                <w:t>.";</w:t>
              </w:r>
            </w:ins>
          </w:p>
          <w:p w14:paraId="243AC46D" w14:textId="77777777" w:rsidR="009F3611" w:rsidRPr="00B80901" w:rsidRDefault="009F3611" w:rsidP="009F3611">
            <w:pPr>
              <w:pStyle w:val="XML1"/>
              <w:rPr>
                <w:ins w:id="14788" w:author="Thomas Dietz" w:date="2012-08-08T17:05:00Z"/>
                <w:rPrChange w:id="14789" w:author="Thomas Dietz" w:date="2012-08-10T13:22:00Z">
                  <w:rPr>
                    <w:ins w:id="14790" w:author="Thomas Dietz" w:date="2012-08-08T17:05:00Z"/>
                    <w:lang w:val="de-DE"/>
                  </w:rPr>
                </w:rPrChange>
              </w:rPr>
            </w:pPr>
            <w:ins w:id="14791" w:author="Thomas Dietz" w:date="2012-08-08T17:05:00Z">
              <w:r w:rsidRPr="00B80901">
                <w:rPr>
                  <w:rPrChange w:id="14792" w:author="Thomas Dietz" w:date="2012-08-10T13:22:00Z">
                    <w:rPr>
                      <w:lang w:val="de-DE"/>
                    </w:rPr>
                  </w:rPrChange>
                </w:rPr>
                <w:t xml:space="preserve">        }</w:t>
              </w:r>
            </w:ins>
          </w:p>
          <w:p w14:paraId="7D8E4563" w14:textId="77777777" w:rsidR="009F3611" w:rsidRPr="00B80901" w:rsidRDefault="009F3611" w:rsidP="009F3611">
            <w:pPr>
              <w:pStyle w:val="XML1"/>
              <w:rPr>
                <w:ins w:id="14793" w:author="Thomas Dietz" w:date="2012-08-08T17:05:00Z"/>
                <w:rPrChange w:id="14794" w:author="Thomas Dietz" w:date="2012-08-10T13:22:00Z">
                  <w:rPr>
                    <w:ins w:id="14795" w:author="Thomas Dietz" w:date="2012-08-08T17:05:00Z"/>
                    <w:lang w:val="de-DE"/>
                  </w:rPr>
                </w:rPrChange>
              </w:rPr>
            </w:pPr>
            <w:ins w:id="14796" w:author="Thomas Dietz" w:date="2012-08-08T17:05:00Z">
              <w:r w:rsidRPr="00B80901">
                <w:rPr>
                  <w:rPrChange w:id="14797" w:author="Thomas Dietz" w:date="2012-08-10T13:22:00Z">
                    <w:rPr>
                      <w:lang w:val="de-DE"/>
                    </w:rPr>
                  </w:rPrChange>
                </w:rPr>
                <w:t xml:space="preserve">        leaf remote-endpoint-ipv4-adress {</w:t>
              </w:r>
            </w:ins>
          </w:p>
          <w:p w14:paraId="5608E538" w14:textId="77777777" w:rsidR="009F3611" w:rsidRPr="00B80901" w:rsidRDefault="009F3611" w:rsidP="009F3611">
            <w:pPr>
              <w:pStyle w:val="XML1"/>
              <w:rPr>
                <w:ins w:id="14798" w:author="Thomas Dietz" w:date="2012-08-08T17:05:00Z"/>
                <w:rPrChange w:id="14799" w:author="Thomas Dietz" w:date="2012-08-10T13:22:00Z">
                  <w:rPr>
                    <w:ins w:id="14800" w:author="Thomas Dietz" w:date="2012-08-08T17:05:00Z"/>
                    <w:lang w:val="de-DE"/>
                  </w:rPr>
                </w:rPrChange>
              </w:rPr>
            </w:pPr>
            <w:ins w:id="14801" w:author="Thomas Dietz" w:date="2012-08-08T17:05:00Z">
              <w:r w:rsidRPr="00B80901">
                <w:rPr>
                  <w:rPrChange w:id="14802" w:author="Thomas Dietz" w:date="2012-08-10T13:22:00Z">
                    <w:rPr>
                      <w:lang w:val="de-DE"/>
                    </w:rPr>
                  </w:rPrChange>
                </w:rPr>
                <w:t xml:space="preserve">          type inet:ipv4-address;</w:t>
              </w:r>
            </w:ins>
          </w:p>
          <w:p w14:paraId="2E4E71BB" w14:textId="77777777" w:rsidR="009F3611" w:rsidRPr="00B80901" w:rsidRDefault="009F3611" w:rsidP="009F3611">
            <w:pPr>
              <w:pStyle w:val="XML1"/>
              <w:rPr>
                <w:ins w:id="14803" w:author="Thomas Dietz" w:date="2012-08-08T17:05:00Z"/>
                <w:rPrChange w:id="14804" w:author="Thomas Dietz" w:date="2012-08-10T13:22:00Z">
                  <w:rPr>
                    <w:ins w:id="14805" w:author="Thomas Dietz" w:date="2012-08-08T17:05:00Z"/>
                    <w:lang w:val="de-DE"/>
                  </w:rPr>
                </w:rPrChange>
              </w:rPr>
            </w:pPr>
            <w:ins w:id="14806" w:author="Thomas Dietz" w:date="2012-08-08T17:05:00Z">
              <w:r w:rsidRPr="00B80901">
                <w:rPr>
                  <w:rPrChange w:id="14807" w:author="Thomas Dietz" w:date="2012-08-10T13:22:00Z">
                    <w:rPr>
                      <w:lang w:val="de-DE"/>
                    </w:rPr>
                  </w:rPrChange>
                </w:rPr>
                <w:t xml:space="preserve">          description "The IPv4 address of the remote tunnel</w:t>
              </w:r>
            </w:ins>
          </w:p>
          <w:p w14:paraId="126DEB5A" w14:textId="77777777" w:rsidR="009F3611" w:rsidRPr="00B80901" w:rsidRDefault="009F3611" w:rsidP="009F3611">
            <w:pPr>
              <w:pStyle w:val="XML1"/>
              <w:rPr>
                <w:ins w:id="14808" w:author="Thomas Dietz" w:date="2012-08-08T17:05:00Z"/>
                <w:rPrChange w:id="14809" w:author="Thomas Dietz" w:date="2012-08-10T13:22:00Z">
                  <w:rPr>
                    <w:ins w:id="14810" w:author="Thomas Dietz" w:date="2012-08-08T17:05:00Z"/>
                    <w:lang w:val="de-DE"/>
                  </w:rPr>
                </w:rPrChange>
              </w:rPr>
            </w:pPr>
            <w:ins w:id="14811" w:author="Thomas Dietz" w:date="2012-08-08T17:05:00Z">
              <w:r w:rsidRPr="00B80901">
                <w:rPr>
                  <w:rPrChange w:id="14812" w:author="Thomas Dietz" w:date="2012-08-10T13:22:00Z">
                    <w:rPr>
                      <w:lang w:val="de-DE"/>
                    </w:rPr>
                  </w:rPrChange>
                </w:rPr>
                <w:t xml:space="preserve">            </w:t>
              </w:r>
              <w:proofErr w:type="gramStart"/>
              <w:r w:rsidRPr="00B80901">
                <w:rPr>
                  <w:rPrChange w:id="14813" w:author="Thomas Dietz" w:date="2012-08-10T13:22:00Z">
                    <w:rPr>
                      <w:lang w:val="de-DE"/>
                    </w:rPr>
                  </w:rPrChange>
                </w:rPr>
                <w:t>endpoint</w:t>
              </w:r>
              <w:proofErr w:type="gramEnd"/>
              <w:r w:rsidRPr="00B80901">
                <w:rPr>
                  <w:rPrChange w:id="14814" w:author="Thomas Dietz" w:date="2012-08-10T13:22:00Z">
                    <w:rPr>
                      <w:lang w:val="de-DE"/>
                    </w:rPr>
                  </w:rPrChange>
                </w:rPr>
                <w:t>.";</w:t>
              </w:r>
            </w:ins>
          </w:p>
          <w:p w14:paraId="1DEA9C10" w14:textId="77777777" w:rsidR="009F3611" w:rsidRPr="00B80901" w:rsidRDefault="009F3611" w:rsidP="009F3611">
            <w:pPr>
              <w:pStyle w:val="XML1"/>
              <w:rPr>
                <w:ins w:id="14815" w:author="Thomas Dietz" w:date="2012-08-08T17:05:00Z"/>
                <w:rPrChange w:id="14816" w:author="Thomas Dietz" w:date="2012-08-10T13:22:00Z">
                  <w:rPr>
                    <w:ins w:id="14817" w:author="Thomas Dietz" w:date="2012-08-08T17:05:00Z"/>
                    <w:lang w:val="de-DE"/>
                  </w:rPr>
                </w:rPrChange>
              </w:rPr>
            </w:pPr>
            <w:ins w:id="14818" w:author="Thomas Dietz" w:date="2012-08-08T17:05:00Z">
              <w:r w:rsidRPr="00B80901">
                <w:rPr>
                  <w:rPrChange w:id="14819" w:author="Thomas Dietz" w:date="2012-08-10T13:22:00Z">
                    <w:rPr>
                      <w:lang w:val="de-DE"/>
                    </w:rPr>
                  </w:rPrChange>
                </w:rPr>
                <w:t xml:space="preserve">        }</w:t>
              </w:r>
            </w:ins>
          </w:p>
          <w:p w14:paraId="4C71C669" w14:textId="77777777" w:rsidR="009F3611" w:rsidRPr="00B80901" w:rsidRDefault="009F3611" w:rsidP="009F3611">
            <w:pPr>
              <w:pStyle w:val="XML1"/>
              <w:rPr>
                <w:ins w:id="14820" w:author="Thomas Dietz" w:date="2012-08-08T17:05:00Z"/>
                <w:rPrChange w:id="14821" w:author="Thomas Dietz" w:date="2012-08-10T13:22:00Z">
                  <w:rPr>
                    <w:ins w:id="14822" w:author="Thomas Dietz" w:date="2012-08-08T17:05:00Z"/>
                    <w:lang w:val="de-DE"/>
                  </w:rPr>
                </w:rPrChange>
              </w:rPr>
            </w:pPr>
            <w:ins w:id="14823" w:author="Thomas Dietz" w:date="2012-08-08T17:05:00Z">
              <w:r w:rsidRPr="00B80901">
                <w:rPr>
                  <w:rPrChange w:id="14824" w:author="Thomas Dietz" w:date="2012-08-10T13:22:00Z">
                    <w:rPr>
                      <w:lang w:val="de-DE"/>
                    </w:rPr>
                  </w:rPrChange>
                </w:rPr>
                <w:t xml:space="preserve">      }</w:t>
              </w:r>
            </w:ins>
          </w:p>
          <w:p w14:paraId="43D5979D" w14:textId="77777777" w:rsidR="009F3611" w:rsidRPr="00B80901" w:rsidRDefault="009F3611" w:rsidP="009F3611">
            <w:pPr>
              <w:pStyle w:val="XML1"/>
              <w:rPr>
                <w:ins w:id="14825" w:author="Thomas Dietz" w:date="2012-08-08T17:05:00Z"/>
                <w:rPrChange w:id="14826" w:author="Thomas Dietz" w:date="2012-08-10T13:22:00Z">
                  <w:rPr>
                    <w:ins w:id="14827" w:author="Thomas Dietz" w:date="2012-08-08T17:05:00Z"/>
                    <w:lang w:val="de-DE"/>
                  </w:rPr>
                </w:rPrChange>
              </w:rPr>
            </w:pPr>
            <w:ins w:id="14828" w:author="Thomas Dietz" w:date="2012-08-08T17:05:00Z">
              <w:r w:rsidRPr="00B80901">
                <w:rPr>
                  <w:rPrChange w:id="14829" w:author="Thomas Dietz" w:date="2012-08-10T13:22:00Z">
                    <w:rPr>
                      <w:lang w:val="de-DE"/>
                    </w:rPr>
                  </w:rPrChange>
                </w:rPr>
                <w:t xml:space="preserve">      case v6-endpoints {</w:t>
              </w:r>
            </w:ins>
          </w:p>
          <w:p w14:paraId="74264A55" w14:textId="77777777" w:rsidR="009F3611" w:rsidRPr="00B80901" w:rsidRDefault="009F3611" w:rsidP="009F3611">
            <w:pPr>
              <w:pStyle w:val="XML1"/>
              <w:rPr>
                <w:ins w:id="14830" w:author="Thomas Dietz" w:date="2012-08-08T17:05:00Z"/>
                <w:rPrChange w:id="14831" w:author="Thomas Dietz" w:date="2012-08-10T13:22:00Z">
                  <w:rPr>
                    <w:ins w:id="14832" w:author="Thomas Dietz" w:date="2012-08-08T17:05:00Z"/>
                    <w:lang w:val="de-DE"/>
                  </w:rPr>
                </w:rPrChange>
              </w:rPr>
            </w:pPr>
            <w:ins w:id="14833" w:author="Thomas Dietz" w:date="2012-08-08T17:05:00Z">
              <w:r w:rsidRPr="00B80901">
                <w:rPr>
                  <w:rPrChange w:id="14834" w:author="Thomas Dietz" w:date="2012-08-10T13:22:00Z">
                    <w:rPr>
                      <w:lang w:val="de-DE"/>
                    </w:rPr>
                  </w:rPrChange>
                </w:rPr>
                <w:t xml:space="preserve">        leaf local-endpoint-ipv6-adress {</w:t>
              </w:r>
            </w:ins>
          </w:p>
          <w:p w14:paraId="7BFE9915" w14:textId="77777777" w:rsidR="009F3611" w:rsidRPr="00B80901" w:rsidRDefault="009F3611" w:rsidP="009F3611">
            <w:pPr>
              <w:pStyle w:val="XML1"/>
              <w:rPr>
                <w:ins w:id="14835" w:author="Thomas Dietz" w:date="2012-08-08T17:05:00Z"/>
                <w:rPrChange w:id="14836" w:author="Thomas Dietz" w:date="2012-08-10T13:22:00Z">
                  <w:rPr>
                    <w:ins w:id="14837" w:author="Thomas Dietz" w:date="2012-08-08T17:05:00Z"/>
                    <w:lang w:val="de-DE"/>
                  </w:rPr>
                </w:rPrChange>
              </w:rPr>
            </w:pPr>
            <w:ins w:id="14838" w:author="Thomas Dietz" w:date="2012-08-08T17:05:00Z">
              <w:r w:rsidRPr="00B80901">
                <w:rPr>
                  <w:rPrChange w:id="14839" w:author="Thomas Dietz" w:date="2012-08-10T13:22:00Z">
                    <w:rPr>
                      <w:lang w:val="de-DE"/>
                    </w:rPr>
                  </w:rPrChange>
                </w:rPr>
                <w:t xml:space="preserve">          type inet:ipv6-address;</w:t>
              </w:r>
            </w:ins>
          </w:p>
          <w:p w14:paraId="7143C4B8" w14:textId="77777777" w:rsidR="009F3611" w:rsidRPr="00B80901" w:rsidRDefault="009F3611" w:rsidP="009F3611">
            <w:pPr>
              <w:pStyle w:val="XML1"/>
              <w:rPr>
                <w:ins w:id="14840" w:author="Thomas Dietz" w:date="2012-08-08T17:05:00Z"/>
                <w:rPrChange w:id="14841" w:author="Thomas Dietz" w:date="2012-08-10T13:22:00Z">
                  <w:rPr>
                    <w:ins w:id="14842" w:author="Thomas Dietz" w:date="2012-08-08T17:05:00Z"/>
                    <w:lang w:val="de-DE"/>
                  </w:rPr>
                </w:rPrChange>
              </w:rPr>
            </w:pPr>
            <w:ins w:id="14843" w:author="Thomas Dietz" w:date="2012-08-08T17:05:00Z">
              <w:r w:rsidRPr="00B80901">
                <w:rPr>
                  <w:rPrChange w:id="14844" w:author="Thomas Dietz" w:date="2012-08-10T13:22:00Z">
                    <w:rPr>
                      <w:lang w:val="de-DE"/>
                    </w:rPr>
                  </w:rPrChange>
                </w:rPr>
                <w:t xml:space="preserve">          description "The IPv6 address of the local tunnel</w:t>
              </w:r>
            </w:ins>
          </w:p>
          <w:p w14:paraId="4FDEBE0E" w14:textId="77777777" w:rsidR="009F3611" w:rsidRPr="00B80901" w:rsidRDefault="009F3611" w:rsidP="009F3611">
            <w:pPr>
              <w:pStyle w:val="XML1"/>
              <w:rPr>
                <w:ins w:id="14845" w:author="Thomas Dietz" w:date="2012-08-08T17:05:00Z"/>
                <w:rPrChange w:id="14846" w:author="Thomas Dietz" w:date="2012-08-10T13:22:00Z">
                  <w:rPr>
                    <w:ins w:id="14847" w:author="Thomas Dietz" w:date="2012-08-08T17:05:00Z"/>
                    <w:lang w:val="de-DE"/>
                  </w:rPr>
                </w:rPrChange>
              </w:rPr>
            </w:pPr>
            <w:ins w:id="14848" w:author="Thomas Dietz" w:date="2012-08-08T17:05:00Z">
              <w:r w:rsidRPr="00B80901">
                <w:rPr>
                  <w:rPrChange w:id="14849" w:author="Thomas Dietz" w:date="2012-08-10T13:22:00Z">
                    <w:rPr>
                      <w:lang w:val="de-DE"/>
                    </w:rPr>
                  </w:rPrChange>
                </w:rPr>
                <w:t xml:space="preserve">            </w:t>
              </w:r>
              <w:proofErr w:type="gramStart"/>
              <w:r w:rsidRPr="00B80901">
                <w:rPr>
                  <w:rPrChange w:id="14850" w:author="Thomas Dietz" w:date="2012-08-10T13:22:00Z">
                    <w:rPr>
                      <w:lang w:val="de-DE"/>
                    </w:rPr>
                  </w:rPrChange>
                </w:rPr>
                <w:t>endpoint</w:t>
              </w:r>
              <w:proofErr w:type="gramEnd"/>
              <w:r w:rsidRPr="00B80901">
                <w:rPr>
                  <w:rPrChange w:id="14851" w:author="Thomas Dietz" w:date="2012-08-10T13:22:00Z">
                    <w:rPr>
                      <w:lang w:val="de-DE"/>
                    </w:rPr>
                  </w:rPrChange>
                </w:rPr>
                <w:t>.";</w:t>
              </w:r>
            </w:ins>
          </w:p>
          <w:p w14:paraId="2F2DF8A0" w14:textId="77777777" w:rsidR="009F3611" w:rsidRPr="00B80901" w:rsidRDefault="009F3611" w:rsidP="009F3611">
            <w:pPr>
              <w:pStyle w:val="XML1"/>
              <w:rPr>
                <w:ins w:id="14852" w:author="Thomas Dietz" w:date="2012-08-08T17:05:00Z"/>
                <w:rPrChange w:id="14853" w:author="Thomas Dietz" w:date="2012-08-10T13:22:00Z">
                  <w:rPr>
                    <w:ins w:id="14854" w:author="Thomas Dietz" w:date="2012-08-08T17:05:00Z"/>
                    <w:lang w:val="de-DE"/>
                  </w:rPr>
                </w:rPrChange>
              </w:rPr>
            </w:pPr>
            <w:ins w:id="14855" w:author="Thomas Dietz" w:date="2012-08-08T17:05:00Z">
              <w:r w:rsidRPr="00B80901">
                <w:rPr>
                  <w:rPrChange w:id="14856" w:author="Thomas Dietz" w:date="2012-08-10T13:22:00Z">
                    <w:rPr>
                      <w:lang w:val="de-DE"/>
                    </w:rPr>
                  </w:rPrChange>
                </w:rPr>
                <w:t xml:space="preserve">        }</w:t>
              </w:r>
            </w:ins>
          </w:p>
          <w:p w14:paraId="11A7EE4A" w14:textId="77777777" w:rsidR="009F3611" w:rsidRPr="00B80901" w:rsidRDefault="009F3611" w:rsidP="009F3611">
            <w:pPr>
              <w:pStyle w:val="XML1"/>
              <w:rPr>
                <w:ins w:id="14857" w:author="Thomas Dietz" w:date="2012-08-08T17:05:00Z"/>
                <w:rPrChange w:id="14858" w:author="Thomas Dietz" w:date="2012-08-10T13:22:00Z">
                  <w:rPr>
                    <w:ins w:id="14859" w:author="Thomas Dietz" w:date="2012-08-08T17:05:00Z"/>
                    <w:lang w:val="de-DE"/>
                  </w:rPr>
                </w:rPrChange>
              </w:rPr>
            </w:pPr>
            <w:ins w:id="14860" w:author="Thomas Dietz" w:date="2012-08-08T17:05:00Z">
              <w:r w:rsidRPr="00B80901">
                <w:rPr>
                  <w:rPrChange w:id="14861" w:author="Thomas Dietz" w:date="2012-08-10T13:22:00Z">
                    <w:rPr>
                      <w:lang w:val="de-DE"/>
                    </w:rPr>
                  </w:rPrChange>
                </w:rPr>
                <w:t xml:space="preserve">        leaf remote-endpoint-ipv6-adress {</w:t>
              </w:r>
            </w:ins>
          </w:p>
          <w:p w14:paraId="726D5064" w14:textId="77777777" w:rsidR="009F3611" w:rsidRPr="00B80901" w:rsidRDefault="009F3611" w:rsidP="009F3611">
            <w:pPr>
              <w:pStyle w:val="XML1"/>
              <w:rPr>
                <w:ins w:id="14862" w:author="Thomas Dietz" w:date="2012-08-08T17:05:00Z"/>
                <w:rPrChange w:id="14863" w:author="Thomas Dietz" w:date="2012-08-10T13:22:00Z">
                  <w:rPr>
                    <w:ins w:id="14864" w:author="Thomas Dietz" w:date="2012-08-08T17:05:00Z"/>
                    <w:lang w:val="de-DE"/>
                  </w:rPr>
                </w:rPrChange>
              </w:rPr>
            </w:pPr>
            <w:ins w:id="14865" w:author="Thomas Dietz" w:date="2012-08-08T17:05:00Z">
              <w:r w:rsidRPr="00B80901">
                <w:rPr>
                  <w:rPrChange w:id="14866" w:author="Thomas Dietz" w:date="2012-08-10T13:22:00Z">
                    <w:rPr>
                      <w:lang w:val="de-DE"/>
                    </w:rPr>
                  </w:rPrChange>
                </w:rPr>
                <w:t xml:space="preserve">          type inet:ipv6-address;</w:t>
              </w:r>
            </w:ins>
          </w:p>
          <w:p w14:paraId="66B1FF6A" w14:textId="77777777" w:rsidR="009F3611" w:rsidRPr="00B80901" w:rsidRDefault="009F3611" w:rsidP="009F3611">
            <w:pPr>
              <w:pStyle w:val="XML1"/>
              <w:rPr>
                <w:ins w:id="14867" w:author="Thomas Dietz" w:date="2012-08-08T17:05:00Z"/>
                <w:rPrChange w:id="14868" w:author="Thomas Dietz" w:date="2012-08-10T13:22:00Z">
                  <w:rPr>
                    <w:ins w:id="14869" w:author="Thomas Dietz" w:date="2012-08-08T17:05:00Z"/>
                    <w:lang w:val="de-DE"/>
                  </w:rPr>
                </w:rPrChange>
              </w:rPr>
            </w:pPr>
            <w:ins w:id="14870" w:author="Thomas Dietz" w:date="2012-08-08T17:05:00Z">
              <w:r w:rsidRPr="00B80901">
                <w:rPr>
                  <w:rPrChange w:id="14871" w:author="Thomas Dietz" w:date="2012-08-10T13:22:00Z">
                    <w:rPr>
                      <w:lang w:val="de-DE"/>
                    </w:rPr>
                  </w:rPrChange>
                </w:rPr>
                <w:t xml:space="preserve">          description "The IPv6 address of the remote tunnel</w:t>
              </w:r>
            </w:ins>
          </w:p>
          <w:p w14:paraId="55A085B6" w14:textId="77777777" w:rsidR="009F3611" w:rsidRPr="00B80901" w:rsidRDefault="009F3611" w:rsidP="009F3611">
            <w:pPr>
              <w:pStyle w:val="XML1"/>
              <w:rPr>
                <w:ins w:id="14872" w:author="Thomas Dietz" w:date="2012-08-08T17:05:00Z"/>
                <w:rPrChange w:id="14873" w:author="Thomas Dietz" w:date="2012-08-10T13:22:00Z">
                  <w:rPr>
                    <w:ins w:id="14874" w:author="Thomas Dietz" w:date="2012-08-08T17:05:00Z"/>
                    <w:lang w:val="de-DE"/>
                  </w:rPr>
                </w:rPrChange>
              </w:rPr>
            </w:pPr>
            <w:ins w:id="14875" w:author="Thomas Dietz" w:date="2012-08-08T17:05:00Z">
              <w:r w:rsidRPr="00B80901">
                <w:rPr>
                  <w:rPrChange w:id="14876" w:author="Thomas Dietz" w:date="2012-08-10T13:22:00Z">
                    <w:rPr>
                      <w:lang w:val="de-DE"/>
                    </w:rPr>
                  </w:rPrChange>
                </w:rPr>
                <w:t xml:space="preserve">            </w:t>
              </w:r>
              <w:proofErr w:type="gramStart"/>
              <w:r w:rsidRPr="00B80901">
                <w:rPr>
                  <w:rPrChange w:id="14877" w:author="Thomas Dietz" w:date="2012-08-10T13:22:00Z">
                    <w:rPr>
                      <w:lang w:val="de-DE"/>
                    </w:rPr>
                  </w:rPrChange>
                </w:rPr>
                <w:t>endpoint</w:t>
              </w:r>
              <w:proofErr w:type="gramEnd"/>
              <w:r w:rsidRPr="00B80901">
                <w:rPr>
                  <w:rPrChange w:id="14878" w:author="Thomas Dietz" w:date="2012-08-10T13:22:00Z">
                    <w:rPr>
                      <w:lang w:val="de-DE"/>
                    </w:rPr>
                  </w:rPrChange>
                </w:rPr>
                <w:t>.";</w:t>
              </w:r>
            </w:ins>
          </w:p>
          <w:p w14:paraId="0A3668CB" w14:textId="77777777" w:rsidR="009F3611" w:rsidRPr="00B80901" w:rsidRDefault="009F3611" w:rsidP="009F3611">
            <w:pPr>
              <w:pStyle w:val="XML1"/>
              <w:rPr>
                <w:ins w:id="14879" w:author="Thomas Dietz" w:date="2012-08-08T17:05:00Z"/>
                <w:rPrChange w:id="14880" w:author="Thomas Dietz" w:date="2012-08-10T13:22:00Z">
                  <w:rPr>
                    <w:ins w:id="14881" w:author="Thomas Dietz" w:date="2012-08-08T17:05:00Z"/>
                    <w:lang w:val="de-DE"/>
                  </w:rPr>
                </w:rPrChange>
              </w:rPr>
            </w:pPr>
            <w:ins w:id="14882" w:author="Thomas Dietz" w:date="2012-08-08T17:05:00Z">
              <w:r w:rsidRPr="00B80901">
                <w:rPr>
                  <w:rPrChange w:id="14883" w:author="Thomas Dietz" w:date="2012-08-10T13:22:00Z">
                    <w:rPr>
                      <w:lang w:val="de-DE"/>
                    </w:rPr>
                  </w:rPrChange>
                </w:rPr>
                <w:t xml:space="preserve">        }</w:t>
              </w:r>
            </w:ins>
          </w:p>
          <w:p w14:paraId="645EE6C5" w14:textId="77777777" w:rsidR="009F3611" w:rsidRPr="00B80901" w:rsidRDefault="009F3611" w:rsidP="009F3611">
            <w:pPr>
              <w:pStyle w:val="XML1"/>
              <w:rPr>
                <w:ins w:id="14884" w:author="Thomas Dietz" w:date="2012-08-08T17:05:00Z"/>
                <w:rPrChange w:id="14885" w:author="Thomas Dietz" w:date="2012-08-10T13:22:00Z">
                  <w:rPr>
                    <w:ins w:id="14886" w:author="Thomas Dietz" w:date="2012-08-08T17:05:00Z"/>
                    <w:lang w:val="de-DE"/>
                  </w:rPr>
                </w:rPrChange>
              </w:rPr>
            </w:pPr>
            <w:ins w:id="14887" w:author="Thomas Dietz" w:date="2012-08-08T17:05:00Z">
              <w:r w:rsidRPr="00B80901">
                <w:rPr>
                  <w:rPrChange w:id="14888" w:author="Thomas Dietz" w:date="2012-08-10T13:22:00Z">
                    <w:rPr>
                      <w:lang w:val="de-DE"/>
                    </w:rPr>
                  </w:rPrChange>
                </w:rPr>
                <w:t xml:space="preserve">      }</w:t>
              </w:r>
            </w:ins>
          </w:p>
          <w:p w14:paraId="27C80828" w14:textId="77777777" w:rsidR="009F3611" w:rsidRPr="00B80901" w:rsidRDefault="009F3611" w:rsidP="009F3611">
            <w:pPr>
              <w:pStyle w:val="XML1"/>
              <w:rPr>
                <w:ins w:id="14889" w:author="Thomas Dietz" w:date="2012-08-08T17:05:00Z"/>
                <w:rPrChange w:id="14890" w:author="Thomas Dietz" w:date="2012-08-10T13:22:00Z">
                  <w:rPr>
                    <w:ins w:id="14891" w:author="Thomas Dietz" w:date="2012-08-08T17:05:00Z"/>
                    <w:lang w:val="de-DE"/>
                  </w:rPr>
                </w:rPrChange>
              </w:rPr>
            </w:pPr>
            <w:ins w:id="14892" w:author="Thomas Dietz" w:date="2012-08-08T17:05:00Z">
              <w:r w:rsidRPr="00B80901">
                <w:rPr>
                  <w:rPrChange w:id="14893" w:author="Thomas Dietz" w:date="2012-08-10T13:22:00Z">
                    <w:rPr>
                      <w:lang w:val="de-DE"/>
                    </w:rPr>
                  </w:rPrChange>
                </w:rPr>
                <w:t xml:space="preserve">      case mac-endpoints {</w:t>
              </w:r>
            </w:ins>
          </w:p>
          <w:p w14:paraId="3FEDB249" w14:textId="77777777" w:rsidR="009F3611" w:rsidRPr="00B80901" w:rsidRDefault="009F3611" w:rsidP="009F3611">
            <w:pPr>
              <w:pStyle w:val="XML1"/>
              <w:rPr>
                <w:ins w:id="14894" w:author="Thomas Dietz" w:date="2012-08-08T17:05:00Z"/>
                <w:rPrChange w:id="14895" w:author="Thomas Dietz" w:date="2012-08-10T13:22:00Z">
                  <w:rPr>
                    <w:ins w:id="14896" w:author="Thomas Dietz" w:date="2012-08-08T17:05:00Z"/>
                    <w:lang w:val="de-DE"/>
                  </w:rPr>
                </w:rPrChange>
              </w:rPr>
            </w:pPr>
            <w:ins w:id="14897" w:author="Thomas Dietz" w:date="2012-08-08T17:05:00Z">
              <w:r w:rsidRPr="00B80901">
                <w:rPr>
                  <w:rPrChange w:id="14898" w:author="Thomas Dietz" w:date="2012-08-10T13:22:00Z">
                    <w:rPr>
                      <w:lang w:val="de-DE"/>
                    </w:rPr>
                  </w:rPrChange>
                </w:rPr>
                <w:t xml:space="preserve">        leaf local-endpoint-mac-adress {</w:t>
              </w:r>
            </w:ins>
          </w:p>
          <w:p w14:paraId="1CDD6680" w14:textId="77777777" w:rsidR="009F3611" w:rsidRPr="00B80901" w:rsidRDefault="009F3611" w:rsidP="009F3611">
            <w:pPr>
              <w:pStyle w:val="XML1"/>
              <w:rPr>
                <w:ins w:id="14899" w:author="Thomas Dietz" w:date="2012-08-08T17:05:00Z"/>
                <w:rPrChange w:id="14900" w:author="Thomas Dietz" w:date="2012-08-10T13:22:00Z">
                  <w:rPr>
                    <w:ins w:id="14901" w:author="Thomas Dietz" w:date="2012-08-08T17:05:00Z"/>
                    <w:lang w:val="de-DE"/>
                  </w:rPr>
                </w:rPrChange>
              </w:rPr>
            </w:pPr>
            <w:ins w:id="14902" w:author="Thomas Dietz" w:date="2012-08-08T17:05:00Z">
              <w:r w:rsidRPr="00B80901">
                <w:rPr>
                  <w:rPrChange w:id="14903" w:author="Thomas Dietz" w:date="2012-08-10T13:22:00Z">
                    <w:rPr>
                      <w:lang w:val="de-DE"/>
                    </w:rPr>
                  </w:rPrChange>
                </w:rPr>
                <w:t xml:space="preserve">          type yang:mac-address;</w:t>
              </w:r>
            </w:ins>
          </w:p>
          <w:p w14:paraId="74B1F704" w14:textId="77777777" w:rsidR="009F3611" w:rsidRPr="00B80901" w:rsidRDefault="009F3611" w:rsidP="009F3611">
            <w:pPr>
              <w:pStyle w:val="XML1"/>
              <w:rPr>
                <w:ins w:id="14904" w:author="Thomas Dietz" w:date="2012-08-08T17:05:00Z"/>
                <w:rPrChange w:id="14905" w:author="Thomas Dietz" w:date="2012-08-10T13:22:00Z">
                  <w:rPr>
                    <w:ins w:id="14906" w:author="Thomas Dietz" w:date="2012-08-08T17:05:00Z"/>
                    <w:lang w:val="de-DE"/>
                  </w:rPr>
                </w:rPrChange>
              </w:rPr>
            </w:pPr>
            <w:ins w:id="14907" w:author="Thomas Dietz" w:date="2012-08-08T17:05:00Z">
              <w:r w:rsidRPr="00B80901">
                <w:rPr>
                  <w:rPrChange w:id="14908" w:author="Thomas Dietz" w:date="2012-08-10T13:22:00Z">
                    <w:rPr>
                      <w:lang w:val="de-DE"/>
                    </w:rPr>
                  </w:rPrChange>
                </w:rPr>
                <w:t xml:space="preserve">          description "The MAC address of the local tunnel</w:t>
              </w:r>
            </w:ins>
          </w:p>
          <w:p w14:paraId="6A5E4F55" w14:textId="77777777" w:rsidR="009F3611" w:rsidRPr="00B80901" w:rsidRDefault="009F3611" w:rsidP="009F3611">
            <w:pPr>
              <w:pStyle w:val="XML1"/>
              <w:rPr>
                <w:ins w:id="14909" w:author="Thomas Dietz" w:date="2012-08-08T17:05:00Z"/>
                <w:rPrChange w:id="14910" w:author="Thomas Dietz" w:date="2012-08-10T13:22:00Z">
                  <w:rPr>
                    <w:ins w:id="14911" w:author="Thomas Dietz" w:date="2012-08-08T17:05:00Z"/>
                    <w:lang w:val="de-DE"/>
                  </w:rPr>
                </w:rPrChange>
              </w:rPr>
            </w:pPr>
            <w:ins w:id="14912" w:author="Thomas Dietz" w:date="2012-08-08T17:05:00Z">
              <w:r w:rsidRPr="00B80901">
                <w:rPr>
                  <w:rPrChange w:id="14913" w:author="Thomas Dietz" w:date="2012-08-10T13:22:00Z">
                    <w:rPr>
                      <w:lang w:val="de-DE"/>
                    </w:rPr>
                  </w:rPrChange>
                </w:rPr>
                <w:t xml:space="preserve">            </w:t>
              </w:r>
              <w:proofErr w:type="gramStart"/>
              <w:r w:rsidRPr="00B80901">
                <w:rPr>
                  <w:rPrChange w:id="14914" w:author="Thomas Dietz" w:date="2012-08-10T13:22:00Z">
                    <w:rPr>
                      <w:lang w:val="de-DE"/>
                    </w:rPr>
                  </w:rPrChange>
                </w:rPr>
                <w:t>endpoint</w:t>
              </w:r>
              <w:proofErr w:type="gramEnd"/>
              <w:r w:rsidRPr="00B80901">
                <w:rPr>
                  <w:rPrChange w:id="14915" w:author="Thomas Dietz" w:date="2012-08-10T13:22:00Z">
                    <w:rPr>
                      <w:lang w:val="de-DE"/>
                    </w:rPr>
                  </w:rPrChange>
                </w:rPr>
                <w:t>.";</w:t>
              </w:r>
            </w:ins>
          </w:p>
          <w:p w14:paraId="3F166BE3" w14:textId="77777777" w:rsidR="009F3611" w:rsidRPr="00B80901" w:rsidRDefault="009F3611" w:rsidP="009F3611">
            <w:pPr>
              <w:pStyle w:val="XML1"/>
              <w:rPr>
                <w:ins w:id="14916" w:author="Thomas Dietz" w:date="2012-08-08T17:05:00Z"/>
                <w:rPrChange w:id="14917" w:author="Thomas Dietz" w:date="2012-08-10T13:22:00Z">
                  <w:rPr>
                    <w:ins w:id="14918" w:author="Thomas Dietz" w:date="2012-08-08T17:05:00Z"/>
                    <w:lang w:val="de-DE"/>
                  </w:rPr>
                </w:rPrChange>
              </w:rPr>
            </w:pPr>
            <w:ins w:id="14919" w:author="Thomas Dietz" w:date="2012-08-08T17:05:00Z">
              <w:r w:rsidRPr="00B80901">
                <w:rPr>
                  <w:rPrChange w:id="14920" w:author="Thomas Dietz" w:date="2012-08-10T13:22:00Z">
                    <w:rPr>
                      <w:lang w:val="de-DE"/>
                    </w:rPr>
                  </w:rPrChange>
                </w:rPr>
                <w:t xml:space="preserve">        }</w:t>
              </w:r>
            </w:ins>
          </w:p>
          <w:p w14:paraId="5A35AE8B" w14:textId="77777777" w:rsidR="009F3611" w:rsidRPr="00B80901" w:rsidRDefault="009F3611" w:rsidP="009F3611">
            <w:pPr>
              <w:pStyle w:val="XML1"/>
              <w:rPr>
                <w:ins w:id="14921" w:author="Thomas Dietz" w:date="2012-08-08T17:05:00Z"/>
                <w:rPrChange w:id="14922" w:author="Thomas Dietz" w:date="2012-08-10T13:22:00Z">
                  <w:rPr>
                    <w:ins w:id="14923" w:author="Thomas Dietz" w:date="2012-08-08T17:05:00Z"/>
                    <w:lang w:val="de-DE"/>
                  </w:rPr>
                </w:rPrChange>
              </w:rPr>
            </w:pPr>
            <w:ins w:id="14924" w:author="Thomas Dietz" w:date="2012-08-08T17:05:00Z">
              <w:r w:rsidRPr="00B80901">
                <w:rPr>
                  <w:rPrChange w:id="14925" w:author="Thomas Dietz" w:date="2012-08-10T13:22:00Z">
                    <w:rPr>
                      <w:lang w:val="de-DE"/>
                    </w:rPr>
                  </w:rPrChange>
                </w:rPr>
                <w:t xml:space="preserve">        leaf remote-endpoint-mac-adress {</w:t>
              </w:r>
            </w:ins>
          </w:p>
          <w:p w14:paraId="5875E47C" w14:textId="77777777" w:rsidR="009F3611" w:rsidRPr="00B80901" w:rsidRDefault="009F3611" w:rsidP="009F3611">
            <w:pPr>
              <w:pStyle w:val="XML1"/>
              <w:rPr>
                <w:ins w:id="14926" w:author="Thomas Dietz" w:date="2012-08-08T17:05:00Z"/>
                <w:rPrChange w:id="14927" w:author="Thomas Dietz" w:date="2012-08-10T13:22:00Z">
                  <w:rPr>
                    <w:ins w:id="14928" w:author="Thomas Dietz" w:date="2012-08-08T17:05:00Z"/>
                    <w:lang w:val="de-DE"/>
                  </w:rPr>
                </w:rPrChange>
              </w:rPr>
            </w:pPr>
            <w:ins w:id="14929" w:author="Thomas Dietz" w:date="2012-08-08T17:05:00Z">
              <w:r w:rsidRPr="00B80901">
                <w:rPr>
                  <w:rPrChange w:id="14930" w:author="Thomas Dietz" w:date="2012-08-10T13:22:00Z">
                    <w:rPr>
                      <w:lang w:val="de-DE"/>
                    </w:rPr>
                  </w:rPrChange>
                </w:rPr>
                <w:t xml:space="preserve">          type yang:mac-address;</w:t>
              </w:r>
            </w:ins>
          </w:p>
          <w:p w14:paraId="3DCB48A8" w14:textId="77777777" w:rsidR="009F3611" w:rsidRPr="00B80901" w:rsidRDefault="009F3611" w:rsidP="009F3611">
            <w:pPr>
              <w:pStyle w:val="XML1"/>
              <w:rPr>
                <w:ins w:id="14931" w:author="Thomas Dietz" w:date="2012-08-08T17:05:00Z"/>
                <w:rPrChange w:id="14932" w:author="Thomas Dietz" w:date="2012-08-10T13:22:00Z">
                  <w:rPr>
                    <w:ins w:id="14933" w:author="Thomas Dietz" w:date="2012-08-08T17:05:00Z"/>
                    <w:lang w:val="de-DE"/>
                  </w:rPr>
                </w:rPrChange>
              </w:rPr>
            </w:pPr>
            <w:ins w:id="14934" w:author="Thomas Dietz" w:date="2012-08-08T17:05:00Z">
              <w:r w:rsidRPr="00B80901">
                <w:rPr>
                  <w:rPrChange w:id="14935" w:author="Thomas Dietz" w:date="2012-08-10T13:22:00Z">
                    <w:rPr>
                      <w:lang w:val="de-DE"/>
                    </w:rPr>
                  </w:rPrChange>
                </w:rPr>
                <w:t xml:space="preserve">          description "The MAC address of the remote tunnel</w:t>
              </w:r>
            </w:ins>
          </w:p>
          <w:p w14:paraId="3AAF262E" w14:textId="77777777" w:rsidR="009F3611" w:rsidRPr="00B80901" w:rsidRDefault="009F3611" w:rsidP="009F3611">
            <w:pPr>
              <w:pStyle w:val="XML1"/>
              <w:rPr>
                <w:ins w:id="14936" w:author="Thomas Dietz" w:date="2012-08-08T17:05:00Z"/>
                <w:rPrChange w:id="14937" w:author="Thomas Dietz" w:date="2012-08-10T13:22:00Z">
                  <w:rPr>
                    <w:ins w:id="14938" w:author="Thomas Dietz" w:date="2012-08-08T17:05:00Z"/>
                    <w:lang w:val="de-DE"/>
                  </w:rPr>
                </w:rPrChange>
              </w:rPr>
            </w:pPr>
            <w:ins w:id="14939" w:author="Thomas Dietz" w:date="2012-08-08T17:05:00Z">
              <w:r w:rsidRPr="00B80901">
                <w:rPr>
                  <w:rPrChange w:id="14940" w:author="Thomas Dietz" w:date="2012-08-10T13:22:00Z">
                    <w:rPr>
                      <w:lang w:val="de-DE"/>
                    </w:rPr>
                  </w:rPrChange>
                </w:rPr>
                <w:t xml:space="preserve">            </w:t>
              </w:r>
              <w:proofErr w:type="gramStart"/>
              <w:r w:rsidRPr="00B80901">
                <w:rPr>
                  <w:rPrChange w:id="14941" w:author="Thomas Dietz" w:date="2012-08-10T13:22:00Z">
                    <w:rPr>
                      <w:lang w:val="de-DE"/>
                    </w:rPr>
                  </w:rPrChange>
                </w:rPr>
                <w:t>endpoint</w:t>
              </w:r>
              <w:proofErr w:type="gramEnd"/>
              <w:r w:rsidRPr="00B80901">
                <w:rPr>
                  <w:rPrChange w:id="14942" w:author="Thomas Dietz" w:date="2012-08-10T13:22:00Z">
                    <w:rPr>
                      <w:lang w:val="de-DE"/>
                    </w:rPr>
                  </w:rPrChange>
                </w:rPr>
                <w:t>.";</w:t>
              </w:r>
            </w:ins>
          </w:p>
          <w:p w14:paraId="6C5881AF" w14:textId="77777777" w:rsidR="009F3611" w:rsidRPr="00B80901" w:rsidRDefault="009F3611" w:rsidP="009F3611">
            <w:pPr>
              <w:pStyle w:val="XML1"/>
              <w:rPr>
                <w:ins w:id="14943" w:author="Thomas Dietz" w:date="2012-08-08T17:05:00Z"/>
                <w:rPrChange w:id="14944" w:author="Thomas Dietz" w:date="2012-08-10T13:22:00Z">
                  <w:rPr>
                    <w:ins w:id="14945" w:author="Thomas Dietz" w:date="2012-08-08T17:05:00Z"/>
                    <w:lang w:val="de-DE"/>
                  </w:rPr>
                </w:rPrChange>
              </w:rPr>
            </w:pPr>
            <w:ins w:id="14946" w:author="Thomas Dietz" w:date="2012-08-08T17:05:00Z">
              <w:r w:rsidRPr="00B80901">
                <w:rPr>
                  <w:rPrChange w:id="14947" w:author="Thomas Dietz" w:date="2012-08-10T13:22:00Z">
                    <w:rPr>
                      <w:lang w:val="de-DE"/>
                    </w:rPr>
                  </w:rPrChange>
                </w:rPr>
                <w:t xml:space="preserve">        }</w:t>
              </w:r>
            </w:ins>
          </w:p>
          <w:p w14:paraId="1A7401A6" w14:textId="77777777" w:rsidR="009F3611" w:rsidRPr="00B80901" w:rsidRDefault="009F3611" w:rsidP="009F3611">
            <w:pPr>
              <w:pStyle w:val="XML1"/>
              <w:rPr>
                <w:ins w:id="14948" w:author="Thomas Dietz" w:date="2012-08-08T17:05:00Z"/>
                <w:rPrChange w:id="14949" w:author="Thomas Dietz" w:date="2012-08-10T13:22:00Z">
                  <w:rPr>
                    <w:ins w:id="14950" w:author="Thomas Dietz" w:date="2012-08-08T17:05:00Z"/>
                    <w:lang w:val="de-DE"/>
                  </w:rPr>
                </w:rPrChange>
              </w:rPr>
            </w:pPr>
            <w:ins w:id="14951" w:author="Thomas Dietz" w:date="2012-08-08T17:05:00Z">
              <w:r w:rsidRPr="00B80901">
                <w:rPr>
                  <w:rPrChange w:id="14952" w:author="Thomas Dietz" w:date="2012-08-10T13:22:00Z">
                    <w:rPr>
                      <w:lang w:val="de-DE"/>
                    </w:rPr>
                  </w:rPrChange>
                </w:rPr>
                <w:t xml:space="preserve">      }</w:t>
              </w:r>
            </w:ins>
          </w:p>
          <w:p w14:paraId="6F700682" w14:textId="77777777" w:rsidR="009F3611" w:rsidRPr="00B80901" w:rsidRDefault="009F3611" w:rsidP="009F3611">
            <w:pPr>
              <w:pStyle w:val="XML1"/>
              <w:rPr>
                <w:ins w:id="14953" w:author="Thomas Dietz" w:date="2012-08-08T17:05:00Z"/>
                <w:rPrChange w:id="14954" w:author="Thomas Dietz" w:date="2012-08-10T13:22:00Z">
                  <w:rPr>
                    <w:ins w:id="14955" w:author="Thomas Dietz" w:date="2012-08-08T17:05:00Z"/>
                    <w:lang w:val="de-DE"/>
                  </w:rPr>
                </w:rPrChange>
              </w:rPr>
            </w:pPr>
            <w:ins w:id="14956" w:author="Thomas Dietz" w:date="2012-08-08T17:05:00Z">
              <w:r w:rsidRPr="00B80901">
                <w:rPr>
                  <w:rPrChange w:id="14957" w:author="Thomas Dietz" w:date="2012-08-10T13:22:00Z">
                    <w:rPr>
                      <w:lang w:val="de-DE"/>
                    </w:rPr>
                  </w:rPrChange>
                </w:rPr>
                <w:t xml:space="preserve">    }</w:t>
              </w:r>
            </w:ins>
          </w:p>
          <w:p w14:paraId="37B694D3" w14:textId="77777777" w:rsidR="009F3611" w:rsidRPr="00B80901" w:rsidRDefault="009F3611" w:rsidP="009F3611">
            <w:pPr>
              <w:pStyle w:val="XML1"/>
              <w:rPr>
                <w:ins w:id="14958" w:author="Thomas Dietz" w:date="2012-08-08T17:05:00Z"/>
                <w:rPrChange w:id="14959" w:author="Thomas Dietz" w:date="2012-08-10T13:22:00Z">
                  <w:rPr>
                    <w:ins w:id="14960" w:author="Thomas Dietz" w:date="2012-08-08T17:05:00Z"/>
                    <w:lang w:val="de-DE"/>
                  </w:rPr>
                </w:rPrChange>
              </w:rPr>
            </w:pPr>
            <w:ins w:id="14961" w:author="Thomas Dietz" w:date="2012-08-08T17:05:00Z">
              <w:r w:rsidRPr="00B80901">
                <w:rPr>
                  <w:rPrChange w:id="14962" w:author="Thomas Dietz" w:date="2012-08-10T13:22:00Z">
                    <w:rPr>
                      <w:lang w:val="de-DE"/>
                    </w:rPr>
                  </w:rPrChange>
                </w:rPr>
                <w:t xml:space="preserve">  }</w:t>
              </w:r>
            </w:ins>
          </w:p>
          <w:p w14:paraId="72783632" w14:textId="77777777" w:rsidR="009F3611" w:rsidRPr="00B80901" w:rsidRDefault="009F3611" w:rsidP="009F3611">
            <w:pPr>
              <w:pStyle w:val="XML1"/>
              <w:rPr>
                <w:ins w:id="14963" w:author="Thomas Dietz" w:date="2012-08-08T17:05:00Z"/>
                <w:rPrChange w:id="14964" w:author="Thomas Dietz" w:date="2012-08-10T13:22:00Z">
                  <w:rPr>
                    <w:ins w:id="14965" w:author="Thomas Dietz" w:date="2012-08-08T17:05:00Z"/>
                    <w:lang w:val="de-DE"/>
                  </w:rPr>
                </w:rPrChange>
              </w:rPr>
            </w:pPr>
          </w:p>
          <w:p w14:paraId="08C40A50" w14:textId="77777777" w:rsidR="009F3611" w:rsidRPr="00B80901" w:rsidRDefault="009F3611" w:rsidP="009F3611">
            <w:pPr>
              <w:pStyle w:val="XML1"/>
              <w:rPr>
                <w:ins w:id="14966" w:author="Thomas Dietz" w:date="2012-08-08T17:05:00Z"/>
                <w:rPrChange w:id="14967" w:author="Thomas Dietz" w:date="2012-08-10T13:22:00Z">
                  <w:rPr>
                    <w:ins w:id="14968" w:author="Thomas Dietz" w:date="2012-08-08T17:05:00Z"/>
                    <w:lang w:val="de-DE"/>
                  </w:rPr>
                </w:rPrChange>
              </w:rPr>
            </w:pPr>
            <w:ins w:id="14969" w:author="Thomas Dietz" w:date="2012-08-08T17:05:00Z">
              <w:r w:rsidRPr="00B80901">
                <w:rPr>
                  <w:rPrChange w:id="14970" w:author="Thomas Dietz" w:date="2012-08-10T13:22:00Z">
                    <w:rPr>
                      <w:lang w:val="de-DE"/>
                    </w:rPr>
                  </w:rPrChange>
                </w:rPr>
                <w:t xml:space="preserve">  grouping OFPortIPGRETunnelType {</w:t>
              </w:r>
            </w:ins>
          </w:p>
          <w:p w14:paraId="63CC52FC" w14:textId="77777777" w:rsidR="009F3611" w:rsidRPr="00B80901" w:rsidRDefault="009F3611" w:rsidP="009F3611">
            <w:pPr>
              <w:pStyle w:val="XML1"/>
              <w:rPr>
                <w:ins w:id="14971" w:author="Thomas Dietz" w:date="2012-08-08T17:05:00Z"/>
                <w:rPrChange w:id="14972" w:author="Thomas Dietz" w:date="2012-08-10T13:22:00Z">
                  <w:rPr>
                    <w:ins w:id="14973" w:author="Thomas Dietz" w:date="2012-08-08T17:05:00Z"/>
                    <w:lang w:val="de-DE"/>
                  </w:rPr>
                </w:rPrChange>
              </w:rPr>
            </w:pPr>
            <w:ins w:id="14974" w:author="Thomas Dietz" w:date="2012-08-08T17:05:00Z">
              <w:r w:rsidRPr="00B80901">
                <w:rPr>
                  <w:rPrChange w:id="14975" w:author="Thomas Dietz" w:date="2012-08-10T13:22:00Z">
                    <w:rPr>
                      <w:lang w:val="de-DE"/>
                    </w:rPr>
                  </w:rPrChange>
                </w:rPr>
                <w:t xml:space="preserve">    description "Properties of a IP-in-GRE tunnel with key,</w:t>
              </w:r>
            </w:ins>
          </w:p>
          <w:p w14:paraId="30988908" w14:textId="77777777" w:rsidR="009F3611" w:rsidRPr="00B80901" w:rsidRDefault="009F3611" w:rsidP="009F3611">
            <w:pPr>
              <w:pStyle w:val="XML1"/>
              <w:rPr>
                <w:ins w:id="14976" w:author="Thomas Dietz" w:date="2012-08-08T17:05:00Z"/>
                <w:rPrChange w:id="14977" w:author="Thomas Dietz" w:date="2012-08-10T13:22:00Z">
                  <w:rPr>
                    <w:ins w:id="14978" w:author="Thomas Dietz" w:date="2012-08-08T17:05:00Z"/>
                    <w:lang w:val="de-DE"/>
                  </w:rPr>
                </w:rPrChange>
              </w:rPr>
            </w:pPr>
            <w:ins w:id="14979" w:author="Thomas Dietz" w:date="2012-08-08T17:05:00Z">
              <w:r w:rsidRPr="00B80901">
                <w:rPr>
                  <w:rPrChange w:id="14980" w:author="Thomas Dietz" w:date="2012-08-10T13:22:00Z">
                    <w:rPr>
                      <w:lang w:val="de-DE"/>
                    </w:rPr>
                  </w:rPrChange>
                </w:rPr>
                <w:t xml:space="preserve">      </w:t>
              </w:r>
              <w:proofErr w:type="gramStart"/>
              <w:r w:rsidRPr="00B80901">
                <w:rPr>
                  <w:rPrChange w:id="14981" w:author="Thomas Dietz" w:date="2012-08-10T13:22:00Z">
                    <w:rPr>
                      <w:lang w:val="de-DE"/>
                    </w:rPr>
                  </w:rPrChange>
                </w:rPr>
                <w:t>checksum</w:t>
              </w:r>
              <w:proofErr w:type="gramEnd"/>
              <w:r w:rsidRPr="00B80901">
                <w:rPr>
                  <w:rPrChange w:id="14982" w:author="Thomas Dietz" w:date="2012-08-10T13:22:00Z">
                    <w:rPr>
                      <w:lang w:val="de-DE"/>
                    </w:rPr>
                  </w:rPrChange>
                </w:rPr>
                <w:t>, and sequence number information.";</w:t>
              </w:r>
            </w:ins>
          </w:p>
          <w:p w14:paraId="66CDB891" w14:textId="77777777" w:rsidR="009F3611" w:rsidRPr="00B80901" w:rsidRDefault="009F3611" w:rsidP="009F3611">
            <w:pPr>
              <w:pStyle w:val="XML1"/>
              <w:rPr>
                <w:ins w:id="14983" w:author="Thomas Dietz" w:date="2012-08-08T17:05:00Z"/>
                <w:rPrChange w:id="14984" w:author="Thomas Dietz" w:date="2012-08-10T13:22:00Z">
                  <w:rPr>
                    <w:ins w:id="14985" w:author="Thomas Dietz" w:date="2012-08-08T17:05:00Z"/>
                    <w:lang w:val="de-DE"/>
                  </w:rPr>
                </w:rPrChange>
              </w:rPr>
            </w:pPr>
            <w:ins w:id="14986" w:author="Thomas Dietz" w:date="2012-08-08T17:05:00Z">
              <w:r w:rsidRPr="00B80901">
                <w:rPr>
                  <w:rPrChange w:id="14987" w:author="Thomas Dietz" w:date="2012-08-10T13:22:00Z">
                    <w:rPr>
                      <w:lang w:val="de-DE"/>
                    </w:rPr>
                  </w:rPrChange>
                </w:rPr>
                <w:t xml:space="preserve">    uses OFPortBaseTunnelType;</w:t>
              </w:r>
            </w:ins>
          </w:p>
          <w:p w14:paraId="7D2E8982" w14:textId="77777777" w:rsidR="009F3611" w:rsidRPr="00B80901" w:rsidRDefault="009F3611" w:rsidP="009F3611">
            <w:pPr>
              <w:pStyle w:val="XML1"/>
              <w:rPr>
                <w:ins w:id="14988" w:author="Thomas Dietz" w:date="2012-08-08T17:05:00Z"/>
                <w:rPrChange w:id="14989" w:author="Thomas Dietz" w:date="2012-08-10T13:22:00Z">
                  <w:rPr>
                    <w:ins w:id="14990" w:author="Thomas Dietz" w:date="2012-08-08T17:05:00Z"/>
                    <w:lang w:val="de-DE"/>
                  </w:rPr>
                </w:rPrChange>
              </w:rPr>
            </w:pPr>
            <w:ins w:id="14991" w:author="Thomas Dietz" w:date="2012-08-08T17:05:00Z">
              <w:r w:rsidRPr="00B80901">
                <w:rPr>
                  <w:rPrChange w:id="14992" w:author="Thomas Dietz" w:date="2012-08-10T13:22:00Z">
                    <w:rPr>
                      <w:lang w:val="de-DE"/>
                    </w:rPr>
                  </w:rPrChange>
                </w:rPr>
                <w:t xml:space="preserve">    leaf checksum-present {</w:t>
              </w:r>
            </w:ins>
          </w:p>
          <w:p w14:paraId="7D5E4393" w14:textId="77777777" w:rsidR="009F3611" w:rsidRPr="00B80901" w:rsidRDefault="009F3611" w:rsidP="009F3611">
            <w:pPr>
              <w:pStyle w:val="XML1"/>
              <w:rPr>
                <w:ins w:id="14993" w:author="Thomas Dietz" w:date="2012-08-08T17:05:00Z"/>
                <w:rPrChange w:id="14994" w:author="Thomas Dietz" w:date="2012-08-10T13:22:00Z">
                  <w:rPr>
                    <w:ins w:id="14995" w:author="Thomas Dietz" w:date="2012-08-08T17:05:00Z"/>
                    <w:lang w:val="de-DE"/>
                  </w:rPr>
                </w:rPrChange>
              </w:rPr>
            </w:pPr>
            <w:ins w:id="14996" w:author="Thomas Dietz" w:date="2012-08-08T17:05:00Z">
              <w:r w:rsidRPr="00B80901">
                <w:rPr>
                  <w:rPrChange w:id="14997" w:author="Thomas Dietz" w:date="2012-08-10T13:22:00Z">
                    <w:rPr>
                      <w:lang w:val="de-DE"/>
                    </w:rPr>
                  </w:rPrChange>
                </w:rPr>
                <w:t xml:space="preserve">      type boolean;</w:t>
              </w:r>
            </w:ins>
          </w:p>
          <w:p w14:paraId="24534847" w14:textId="77777777" w:rsidR="009F3611" w:rsidRPr="00B80901" w:rsidRDefault="009F3611" w:rsidP="009F3611">
            <w:pPr>
              <w:pStyle w:val="XML1"/>
              <w:rPr>
                <w:ins w:id="14998" w:author="Thomas Dietz" w:date="2012-08-08T17:05:00Z"/>
                <w:rPrChange w:id="14999" w:author="Thomas Dietz" w:date="2012-08-10T13:22:00Z">
                  <w:rPr>
                    <w:ins w:id="15000" w:author="Thomas Dietz" w:date="2012-08-08T17:05:00Z"/>
                    <w:lang w:val="de-DE"/>
                  </w:rPr>
                </w:rPrChange>
              </w:rPr>
            </w:pPr>
            <w:ins w:id="15001" w:author="Thomas Dietz" w:date="2012-08-08T17:05:00Z">
              <w:r w:rsidRPr="00B80901">
                <w:rPr>
                  <w:rPrChange w:id="15002" w:author="Thomas Dietz" w:date="2012-08-10T13:22:00Z">
                    <w:rPr>
                      <w:lang w:val="de-DE"/>
                    </w:rPr>
                  </w:rPrChange>
                </w:rPr>
                <w:t xml:space="preserve">      default true;</w:t>
              </w:r>
            </w:ins>
          </w:p>
          <w:p w14:paraId="2A089899" w14:textId="77777777" w:rsidR="009F3611" w:rsidRPr="00B80901" w:rsidRDefault="009F3611" w:rsidP="009F3611">
            <w:pPr>
              <w:pStyle w:val="XML1"/>
              <w:rPr>
                <w:ins w:id="15003" w:author="Thomas Dietz" w:date="2012-08-08T17:05:00Z"/>
                <w:rPrChange w:id="15004" w:author="Thomas Dietz" w:date="2012-08-10T13:22:00Z">
                  <w:rPr>
                    <w:ins w:id="15005" w:author="Thomas Dietz" w:date="2012-08-08T17:05:00Z"/>
                    <w:lang w:val="de-DE"/>
                  </w:rPr>
                </w:rPrChange>
              </w:rPr>
            </w:pPr>
            <w:ins w:id="15006" w:author="Thomas Dietz" w:date="2012-08-08T17:05:00Z">
              <w:r w:rsidRPr="00B80901">
                <w:rPr>
                  <w:rPrChange w:id="15007" w:author="Thomas Dietz" w:date="2012-08-10T13:22:00Z">
                    <w:rPr>
                      <w:lang w:val="de-DE"/>
                    </w:rPr>
                  </w:rPrChange>
                </w:rPr>
                <w:t xml:space="preserve">      </w:t>
              </w:r>
              <w:proofErr w:type="gramStart"/>
              <w:r w:rsidRPr="00B80901">
                <w:rPr>
                  <w:rPrChange w:id="15008" w:author="Thomas Dietz" w:date="2012-08-10T13:22:00Z">
                    <w:rPr>
                      <w:lang w:val="de-DE"/>
                    </w:rPr>
                  </w:rPrChange>
                </w:rPr>
                <w:t>description</w:t>
              </w:r>
              <w:proofErr w:type="gramEnd"/>
              <w:r w:rsidRPr="00B80901">
                <w:rPr>
                  <w:rPrChange w:id="15009" w:author="Thomas Dietz" w:date="2012-08-10T13:22:00Z">
                    <w:rPr>
                      <w:lang w:val="de-DE"/>
                    </w:rPr>
                  </w:rPrChange>
                </w:rPr>
                <w:t xml:space="preserve"> "Indicates presence of the GRE checksum.";</w:t>
              </w:r>
            </w:ins>
          </w:p>
          <w:p w14:paraId="26D2E007" w14:textId="77777777" w:rsidR="009F3611" w:rsidRPr="00B80901" w:rsidRDefault="009F3611" w:rsidP="009F3611">
            <w:pPr>
              <w:pStyle w:val="XML1"/>
              <w:rPr>
                <w:ins w:id="15010" w:author="Thomas Dietz" w:date="2012-08-08T17:05:00Z"/>
                <w:rPrChange w:id="15011" w:author="Thomas Dietz" w:date="2012-08-10T13:22:00Z">
                  <w:rPr>
                    <w:ins w:id="15012" w:author="Thomas Dietz" w:date="2012-08-08T17:05:00Z"/>
                    <w:lang w:val="de-DE"/>
                  </w:rPr>
                </w:rPrChange>
              </w:rPr>
            </w:pPr>
            <w:ins w:id="15013" w:author="Thomas Dietz" w:date="2012-08-08T17:05:00Z">
              <w:r w:rsidRPr="00B80901">
                <w:rPr>
                  <w:rPrChange w:id="15014" w:author="Thomas Dietz" w:date="2012-08-10T13:22:00Z">
                    <w:rPr>
                      <w:lang w:val="de-DE"/>
                    </w:rPr>
                  </w:rPrChange>
                </w:rPr>
                <w:t xml:space="preserve">    }</w:t>
              </w:r>
            </w:ins>
          </w:p>
          <w:p w14:paraId="02E93A19" w14:textId="77777777" w:rsidR="009F3611" w:rsidRPr="00B80901" w:rsidRDefault="009F3611" w:rsidP="009F3611">
            <w:pPr>
              <w:pStyle w:val="XML1"/>
              <w:rPr>
                <w:ins w:id="15015" w:author="Thomas Dietz" w:date="2012-08-08T17:05:00Z"/>
                <w:rPrChange w:id="15016" w:author="Thomas Dietz" w:date="2012-08-10T13:22:00Z">
                  <w:rPr>
                    <w:ins w:id="15017" w:author="Thomas Dietz" w:date="2012-08-08T17:05:00Z"/>
                    <w:lang w:val="de-DE"/>
                  </w:rPr>
                </w:rPrChange>
              </w:rPr>
            </w:pPr>
            <w:ins w:id="15018" w:author="Thomas Dietz" w:date="2012-08-08T17:05:00Z">
              <w:r w:rsidRPr="00B80901">
                <w:rPr>
                  <w:rPrChange w:id="15019" w:author="Thomas Dietz" w:date="2012-08-10T13:22:00Z">
                    <w:rPr>
                      <w:lang w:val="de-DE"/>
                    </w:rPr>
                  </w:rPrChange>
                </w:rPr>
                <w:t xml:space="preserve">    leaf key-present {</w:t>
              </w:r>
            </w:ins>
          </w:p>
          <w:p w14:paraId="4866847C" w14:textId="77777777" w:rsidR="009F3611" w:rsidRPr="00B80901" w:rsidRDefault="009F3611" w:rsidP="009F3611">
            <w:pPr>
              <w:pStyle w:val="XML1"/>
              <w:rPr>
                <w:ins w:id="15020" w:author="Thomas Dietz" w:date="2012-08-08T17:05:00Z"/>
                <w:rPrChange w:id="15021" w:author="Thomas Dietz" w:date="2012-08-10T13:22:00Z">
                  <w:rPr>
                    <w:ins w:id="15022" w:author="Thomas Dietz" w:date="2012-08-08T17:05:00Z"/>
                    <w:lang w:val="de-DE"/>
                  </w:rPr>
                </w:rPrChange>
              </w:rPr>
            </w:pPr>
            <w:ins w:id="15023" w:author="Thomas Dietz" w:date="2012-08-08T17:05:00Z">
              <w:r w:rsidRPr="00B80901">
                <w:rPr>
                  <w:rPrChange w:id="15024" w:author="Thomas Dietz" w:date="2012-08-10T13:22:00Z">
                    <w:rPr>
                      <w:lang w:val="de-DE"/>
                    </w:rPr>
                  </w:rPrChange>
                </w:rPr>
                <w:t xml:space="preserve">      type boolean;</w:t>
              </w:r>
            </w:ins>
          </w:p>
          <w:p w14:paraId="1FF553C1" w14:textId="77777777" w:rsidR="009F3611" w:rsidRPr="00B80901" w:rsidRDefault="009F3611" w:rsidP="009F3611">
            <w:pPr>
              <w:pStyle w:val="XML1"/>
              <w:rPr>
                <w:ins w:id="15025" w:author="Thomas Dietz" w:date="2012-08-08T17:05:00Z"/>
                <w:rPrChange w:id="15026" w:author="Thomas Dietz" w:date="2012-08-10T13:22:00Z">
                  <w:rPr>
                    <w:ins w:id="15027" w:author="Thomas Dietz" w:date="2012-08-08T17:05:00Z"/>
                    <w:lang w:val="de-DE"/>
                  </w:rPr>
                </w:rPrChange>
              </w:rPr>
            </w:pPr>
            <w:ins w:id="15028" w:author="Thomas Dietz" w:date="2012-08-08T17:05:00Z">
              <w:r w:rsidRPr="00B80901">
                <w:rPr>
                  <w:rPrChange w:id="15029" w:author="Thomas Dietz" w:date="2012-08-10T13:22:00Z">
                    <w:rPr>
                      <w:lang w:val="de-DE"/>
                    </w:rPr>
                  </w:rPrChange>
                </w:rPr>
                <w:lastRenderedPageBreak/>
                <w:t xml:space="preserve">      default true;</w:t>
              </w:r>
            </w:ins>
          </w:p>
          <w:p w14:paraId="219AE144" w14:textId="77777777" w:rsidR="009F3611" w:rsidRPr="00B80901" w:rsidRDefault="009F3611" w:rsidP="009F3611">
            <w:pPr>
              <w:pStyle w:val="XML1"/>
              <w:rPr>
                <w:ins w:id="15030" w:author="Thomas Dietz" w:date="2012-08-08T17:05:00Z"/>
                <w:rPrChange w:id="15031" w:author="Thomas Dietz" w:date="2012-08-10T13:22:00Z">
                  <w:rPr>
                    <w:ins w:id="15032" w:author="Thomas Dietz" w:date="2012-08-08T17:05:00Z"/>
                    <w:lang w:val="de-DE"/>
                  </w:rPr>
                </w:rPrChange>
              </w:rPr>
            </w:pPr>
            <w:ins w:id="15033" w:author="Thomas Dietz" w:date="2012-08-08T17:05:00Z">
              <w:r w:rsidRPr="00B80901">
                <w:rPr>
                  <w:rPrChange w:id="15034" w:author="Thomas Dietz" w:date="2012-08-10T13:22:00Z">
                    <w:rPr>
                      <w:lang w:val="de-DE"/>
                    </w:rPr>
                  </w:rPrChange>
                </w:rPr>
                <w:t xml:space="preserve">      </w:t>
              </w:r>
              <w:proofErr w:type="gramStart"/>
              <w:r w:rsidRPr="00B80901">
                <w:rPr>
                  <w:rPrChange w:id="15035" w:author="Thomas Dietz" w:date="2012-08-10T13:22:00Z">
                    <w:rPr>
                      <w:lang w:val="de-DE"/>
                    </w:rPr>
                  </w:rPrChange>
                </w:rPr>
                <w:t>description</w:t>
              </w:r>
              <w:proofErr w:type="gramEnd"/>
              <w:r w:rsidRPr="00B80901">
                <w:rPr>
                  <w:rPrChange w:id="15036" w:author="Thomas Dietz" w:date="2012-08-10T13:22:00Z">
                    <w:rPr>
                      <w:lang w:val="de-DE"/>
                    </w:rPr>
                  </w:rPrChange>
                </w:rPr>
                <w:t xml:space="preserve"> "Indicates presence of the GRE key.";</w:t>
              </w:r>
            </w:ins>
          </w:p>
          <w:p w14:paraId="4DC0B27D" w14:textId="77777777" w:rsidR="009F3611" w:rsidRPr="00B80901" w:rsidRDefault="009F3611" w:rsidP="009F3611">
            <w:pPr>
              <w:pStyle w:val="XML1"/>
              <w:rPr>
                <w:ins w:id="15037" w:author="Thomas Dietz" w:date="2012-08-08T17:05:00Z"/>
                <w:rPrChange w:id="15038" w:author="Thomas Dietz" w:date="2012-08-10T13:22:00Z">
                  <w:rPr>
                    <w:ins w:id="15039" w:author="Thomas Dietz" w:date="2012-08-08T17:05:00Z"/>
                    <w:lang w:val="de-DE"/>
                  </w:rPr>
                </w:rPrChange>
              </w:rPr>
            </w:pPr>
            <w:ins w:id="15040" w:author="Thomas Dietz" w:date="2012-08-08T17:05:00Z">
              <w:r w:rsidRPr="00B80901">
                <w:rPr>
                  <w:rPrChange w:id="15041" w:author="Thomas Dietz" w:date="2012-08-10T13:22:00Z">
                    <w:rPr>
                      <w:lang w:val="de-DE"/>
                    </w:rPr>
                  </w:rPrChange>
                </w:rPr>
                <w:t xml:space="preserve">    }</w:t>
              </w:r>
            </w:ins>
          </w:p>
          <w:p w14:paraId="748C3581" w14:textId="77777777" w:rsidR="009F3611" w:rsidRPr="00B80901" w:rsidRDefault="009F3611" w:rsidP="009F3611">
            <w:pPr>
              <w:pStyle w:val="XML1"/>
              <w:rPr>
                <w:ins w:id="15042" w:author="Thomas Dietz" w:date="2012-08-08T17:05:00Z"/>
                <w:rPrChange w:id="15043" w:author="Thomas Dietz" w:date="2012-08-10T13:22:00Z">
                  <w:rPr>
                    <w:ins w:id="15044" w:author="Thomas Dietz" w:date="2012-08-08T17:05:00Z"/>
                    <w:lang w:val="de-DE"/>
                  </w:rPr>
                </w:rPrChange>
              </w:rPr>
            </w:pPr>
            <w:ins w:id="15045" w:author="Thomas Dietz" w:date="2012-08-08T17:05:00Z">
              <w:r w:rsidRPr="00B80901">
                <w:rPr>
                  <w:rPrChange w:id="15046" w:author="Thomas Dietz" w:date="2012-08-10T13:22:00Z">
                    <w:rPr>
                      <w:lang w:val="de-DE"/>
                    </w:rPr>
                  </w:rPrChange>
                </w:rPr>
                <w:t xml:space="preserve">    leaf key {</w:t>
              </w:r>
            </w:ins>
          </w:p>
          <w:p w14:paraId="41ED9CBC" w14:textId="77777777" w:rsidR="009F3611" w:rsidRPr="00B80901" w:rsidRDefault="009F3611" w:rsidP="009F3611">
            <w:pPr>
              <w:pStyle w:val="XML1"/>
              <w:rPr>
                <w:ins w:id="15047" w:author="Thomas Dietz" w:date="2012-08-08T17:05:00Z"/>
                <w:rPrChange w:id="15048" w:author="Thomas Dietz" w:date="2012-08-10T13:22:00Z">
                  <w:rPr>
                    <w:ins w:id="15049" w:author="Thomas Dietz" w:date="2012-08-08T17:05:00Z"/>
                    <w:lang w:val="de-DE"/>
                  </w:rPr>
                </w:rPrChange>
              </w:rPr>
            </w:pPr>
            <w:ins w:id="15050" w:author="Thomas Dietz" w:date="2012-08-08T17:05:00Z">
              <w:r w:rsidRPr="00B80901">
                <w:rPr>
                  <w:rPrChange w:id="15051" w:author="Thomas Dietz" w:date="2012-08-10T13:22:00Z">
                    <w:rPr>
                      <w:lang w:val="de-DE"/>
                    </w:rPr>
                  </w:rPrChange>
                </w:rPr>
                <w:t xml:space="preserve">      </w:t>
              </w:r>
              <w:proofErr w:type="gramStart"/>
              <w:r w:rsidRPr="00B80901">
                <w:rPr>
                  <w:rPrChange w:id="15052" w:author="Thomas Dietz" w:date="2012-08-10T13:22:00Z">
                    <w:rPr>
                      <w:lang w:val="de-DE"/>
                    </w:rPr>
                  </w:rPrChange>
                </w:rPr>
                <w:t>when</w:t>
              </w:r>
              <w:proofErr w:type="gramEnd"/>
              <w:r w:rsidRPr="00B80901">
                <w:rPr>
                  <w:rPrChange w:id="15053" w:author="Thomas Dietz" w:date="2012-08-10T13:22:00Z">
                    <w:rPr>
                      <w:lang w:val="de-DE"/>
                    </w:rPr>
                  </w:rPrChange>
                </w:rPr>
                <w:t xml:space="preserve"> "../key-present='true'" {</w:t>
              </w:r>
            </w:ins>
          </w:p>
          <w:p w14:paraId="53A2B056" w14:textId="77777777" w:rsidR="009F3611" w:rsidRPr="00B80901" w:rsidRDefault="009F3611" w:rsidP="009F3611">
            <w:pPr>
              <w:pStyle w:val="XML1"/>
              <w:rPr>
                <w:ins w:id="15054" w:author="Thomas Dietz" w:date="2012-08-08T17:05:00Z"/>
                <w:rPrChange w:id="15055" w:author="Thomas Dietz" w:date="2012-08-10T13:22:00Z">
                  <w:rPr>
                    <w:ins w:id="15056" w:author="Thomas Dietz" w:date="2012-08-08T17:05:00Z"/>
                    <w:lang w:val="de-DE"/>
                  </w:rPr>
                </w:rPrChange>
              </w:rPr>
            </w:pPr>
            <w:ins w:id="15057" w:author="Thomas Dietz" w:date="2012-08-08T17:05:00Z">
              <w:r w:rsidRPr="00B80901">
                <w:rPr>
                  <w:rPrChange w:id="15058" w:author="Thomas Dietz" w:date="2012-08-10T13:22:00Z">
                    <w:rPr>
                      <w:lang w:val="de-DE"/>
                    </w:rPr>
                  </w:rPrChange>
                </w:rPr>
                <w:t xml:space="preserve">        description "This element is only relevant if element </w:t>
              </w:r>
            </w:ins>
          </w:p>
          <w:p w14:paraId="2353BD7E" w14:textId="77777777" w:rsidR="009F3611" w:rsidRPr="00B80901" w:rsidRDefault="009F3611" w:rsidP="009F3611">
            <w:pPr>
              <w:pStyle w:val="XML1"/>
              <w:rPr>
                <w:ins w:id="15059" w:author="Thomas Dietz" w:date="2012-08-08T17:05:00Z"/>
                <w:rPrChange w:id="15060" w:author="Thomas Dietz" w:date="2012-08-10T13:22:00Z">
                  <w:rPr>
                    <w:ins w:id="15061" w:author="Thomas Dietz" w:date="2012-08-08T17:05:00Z"/>
                    <w:lang w:val="de-DE"/>
                  </w:rPr>
                </w:rPrChange>
              </w:rPr>
            </w:pPr>
            <w:ins w:id="15062" w:author="Thomas Dietz" w:date="2012-08-08T17:05:00Z">
              <w:r w:rsidRPr="00B80901">
                <w:rPr>
                  <w:rPrChange w:id="15063" w:author="Thomas Dietz" w:date="2012-08-10T13:22:00Z">
                    <w:rPr>
                      <w:lang w:val="de-DE"/>
                    </w:rPr>
                  </w:rPrChange>
                </w:rPr>
                <w:t xml:space="preserve">          </w:t>
              </w:r>
              <w:proofErr w:type="gramStart"/>
              <w:r w:rsidRPr="00B80901">
                <w:rPr>
                  <w:rPrChange w:id="15064" w:author="Thomas Dietz" w:date="2012-08-10T13:22:00Z">
                    <w:rPr>
                      <w:lang w:val="de-DE"/>
                    </w:rPr>
                  </w:rPrChange>
                </w:rPr>
                <w:t>key-present</w:t>
              </w:r>
              <w:proofErr w:type="gramEnd"/>
              <w:r w:rsidRPr="00B80901">
                <w:rPr>
                  <w:rPrChange w:id="15065" w:author="Thomas Dietz" w:date="2012-08-10T13:22:00Z">
                    <w:rPr>
                      <w:lang w:val="de-DE"/>
                    </w:rPr>
                  </w:rPrChange>
                </w:rPr>
                <w:t xml:space="preserve"> of this IP GRE Tunnel has value 'true'.";</w:t>
              </w:r>
            </w:ins>
          </w:p>
          <w:p w14:paraId="5E9953FA" w14:textId="77777777" w:rsidR="009F3611" w:rsidRPr="00B80901" w:rsidRDefault="009F3611" w:rsidP="009F3611">
            <w:pPr>
              <w:pStyle w:val="XML1"/>
              <w:rPr>
                <w:ins w:id="15066" w:author="Thomas Dietz" w:date="2012-08-08T17:05:00Z"/>
                <w:rPrChange w:id="15067" w:author="Thomas Dietz" w:date="2012-08-10T13:22:00Z">
                  <w:rPr>
                    <w:ins w:id="15068" w:author="Thomas Dietz" w:date="2012-08-08T17:05:00Z"/>
                    <w:lang w:val="de-DE"/>
                  </w:rPr>
                </w:rPrChange>
              </w:rPr>
            </w:pPr>
            <w:ins w:id="15069" w:author="Thomas Dietz" w:date="2012-08-08T17:05:00Z">
              <w:r w:rsidRPr="00B80901">
                <w:rPr>
                  <w:rPrChange w:id="15070" w:author="Thomas Dietz" w:date="2012-08-10T13:22:00Z">
                    <w:rPr>
                      <w:lang w:val="de-DE"/>
                    </w:rPr>
                  </w:rPrChange>
                </w:rPr>
                <w:t xml:space="preserve">      }</w:t>
              </w:r>
            </w:ins>
          </w:p>
          <w:p w14:paraId="3B37896B" w14:textId="77777777" w:rsidR="009F3611" w:rsidRPr="00B80901" w:rsidRDefault="009F3611" w:rsidP="009F3611">
            <w:pPr>
              <w:pStyle w:val="XML1"/>
              <w:rPr>
                <w:ins w:id="15071" w:author="Thomas Dietz" w:date="2012-08-08T17:05:00Z"/>
                <w:rPrChange w:id="15072" w:author="Thomas Dietz" w:date="2012-08-10T13:22:00Z">
                  <w:rPr>
                    <w:ins w:id="15073" w:author="Thomas Dietz" w:date="2012-08-08T17:05:00Z"/>
                    <w:lang w:val="de-DE"/>
                  </w:rPr>
                </w:rPrChange>
              </w:rPr>
            </w:pPr>
            <w:ins w:id="15074" w:author="Thomas Dietz" w:date="2012-08-08T17:05:00Z">
              <w:r w:rsidRPr="00B80901">
                <w:rPr>
                  <w:rPrChange w:id="15075" w:author="Thomas Dietz" w:date="2012-08-10T13:22:00Z">
                    <w:rPr>
                      <w:lang w:val="de-DE"/>
                    </w:rPr>
                  </w:rPrChange>
                </w:rPr>
                <w:t xml:space="preserve">      type uint32;</w:t>
              </w:r>
            </w:ins>
          </w:p>
          <w:p w14:paraId="5C9FA16A" w14:textId="77777777" w:rsidR="009F3611" w:rsidRPr="00B80901" w:rsidRDefault="009F3611" w:rsidP="009F3611">
            <w:pPr>
              <w:pStyle w:val="XML1"/>
              <w:rPr>
                <w:ins w:id="15076" w:author="Thomas Dietz" w:date="2012-08-08T17:05:00Z"/>
                <w:rPrChange w:id="15077" w:author="Thomas Dietz" w:date="2012-08-10T13:22:00Z">
                  <w:rPr>
                    <w:ins w:id="15078" w:author="Thomas Dietz" w:date="2012-08-08T17:05:00Z"/>
                    <w:lang w:val="de-DE"/>
                  </w:rPr>
                </w:rPrChange>
              </w:rPr>
            </w:pPr>
            <w:ins w:id="15079" w:author="Thomas Dietz" w:date="2012-08-08T17:05:00Z">
              <w:r w:rsidRPr="00B80901">
                <w:rPr>
                  <w:rPrChange w:id="15080" w:author="Thomas Dietz" w:date="2012-08-10T13:22:00Z">
                    <w:rPr>
                      <w:lang w:val="de-DE"/>
                    </w:rPr>
                  </w:rPrChange>
                </w:rPr>
                <w:t xml:space="preserve">      mandatory true;</w:t>
              </w:r>
            </w:ins>
          </w:p>
          <w:p w14:paraId="73004DA6" w14:textId="77777777" w:rsidR="009F3611" w:rsidRPr="00B80901" w:rsidRDefault="009F3611" w:rsidP="009F3611">
            <w:pPr>
              <w:pStyle w:val="XML1"/>
              <w:rPr>
                <w:ins w:id="15081" w:author="Thomas Dietz" w:date="2012-08-08T17:05:00Z"/>
                <w:rPrChange w:id="15082" w:author="Thomas Dietz" w:date="2012-08-10T13:22:00Z">
                  <w:rPr>
                    <w:ins w:id="15083" w:author="Thomas Dietz" w:date="2012-08-08T17:05:00Z"/>
                    <w:lang w:val="de-DE"/>
                  </w:rPr>
                </w:rPrChange>
              </w:rPr>
            </w:pPr>
            <w:ins w:id="15084" w:author="Thomas Dietz" w:date="2012-08-08T17:05:00Z">
              <w:r w:rsidRPr="00B80901">
                <w:rPr>
                  <w:rPrChange w:id="15085" w:author="Thomas Dietz" w:date="2012-08-10T13:22:00Z">
                    <w:rPr>
                      <w:lang w:val="de-DE"/>
                    </w:rPr>
                  </w:rPrChange>
                </w:rPr>
                <w:t xml:space="preserve">      </w:t>
              </w:r>
              <w:proofErr w:type="gramStart"/>
              <w:r w:rsidRPr="00B80901">
                <w:rPr>
                  <w:rPrChange w:id="15086" w:author="Thomas Dietz" w:date="2012-08-10T13:22:00Z">
                    <w:rPr>
                      <w:lang w:val="de-DE"/>
                    </w:rPr>
                  </w:rPrChange>
                </w:rPr>
                <w:t>description</w:t>
              </w:r>
              <w:proofErr w:type="gramEnd"/>
              <w:r w:rsidRPr="00B80901">
                <w:rPr>
                  <w:rPrChange w:id="15087" w:author="Thomas Dietz" w:date="2012-08-10T13:22:00Z">
                    <w:rPr>
                      <w:lang w:val="de-DE"/>
                    </w:rPr>
                  </w:rPrChange>
                </w:rPr>
                <w:t xml:space="preserve"> "The (optional) key of the GRE tunnel.  It MAY</w:t>
              </w:r>
            </w:ins>
          </w:p>
          <w:p w14:paraId="6DAFD9F4" w14:textId="77777777" w:rsidR="009F3611" w:rsidRPr="00B80901" w:rsidRDefault="009F3611" w:rsidP="009F3611">
            <w:pPr>
              <w:pStyle w:val="XML1"/>
              <w:rPr>
                <w:ins w:id="15088" w:author="Thomas Dietz" w:date="2012-08-08T17:05:00Z"/>
                <w:rPrChange w:id="15089" w:author="Thomas Dietz" w:date="2012-08-10T13:22:00Z">
                  <w:rPr>
                    <w:ins w:id="15090" w:author="Thomas Dietz" w:date="2012-08-08T17:05:00Z"/>
                    <w:lang w:val="de-DE"/>
                  </w:rPr>
                </w:rPrChange>
              </w:rPr>
            </w:pPr>
            <w:ins w:id="15091" w:author="Thomas Dietz" w:date="2012-08-08T17:05:00Z">
              <w:r w:rsidRPr="00B80901">
                <w:rPr>
                  <w:rPrChange w:id="15092" w:author="Thomas Dietz" w:date="2012-08-10T13:22:00Z">
                    <w:rPr>
                      <w:lang w:val="de-DE"/>
                    </w:rPr>
                  </w:rPrChange>
                </w:rPr>
                <w:t xml:space="preserve">        be used to set the OXM_OF_TUNNEL_ID match field metadata </w:t>
              </w:r>
            </w:ins>
          </w:p>
          <w:p w14:paraId="0E496133" w14:textId="77777777" w:rsidR="009F3611" w:rsidRPr="00B80901" w:rsidRDefault="009F3611" w:rsidP="009F3611">
            <w:pPr>
              <w:pStyle w:val="XML1"/>
              <w:rPr>
                <w:ins w:id="15093" w:author="Thomas Dietz" w:date="2012-08-08T17:05:00Z"/>
                <w:rPrChange w:id="15094" w:author="Thomas Dietz" w:date="2012-08-10T13:22:00Z">
                  <w:rPr>
                    <w:ins w:id="15095" w:author="Thomas Dietz" w:date="2012-08-08T17:05:00Z"/>
                    <w:lang w:val="de-DE"/>
                  </w:rPr>
                </w:rPrChange>
              </w:rPr>
            </w:pPr>
            <w:ins w:id="15096" w:author="Thomas Dietz" w:date="2012-08-08T17:05:00Z">
              <w:r w:rsidRPr="00B80901">
                <w:rPr>
                  <w:rPrChange w:id="15097" w:author="Thomas Dietz" w:date="2012-08-10T13:22:00Z">
                    <w:rPr>
                      <w:lang w:val="de-DE"/>
                    </w:rPr>
                  </w:rPrChange>
                </w:rPr>
                <w:t xml:space="preserve">        in the OpenFlow protocol";</w:t>
              </w:r>
            </w:ins>
          </w:p>
          <w:p w14:paraId="3022A93C" w14:textId="77777777" w:rsidR="009F3611" w:rsidRPr="00B80901" w:rsidRDefault="009F3611" w:rsidP="009F3611">
            <w:pPr>
              <w:pStyle w:val="XML1"/>
              <w:rPr>
                <w:ins w:id="15098" w:author="Thomas Dietz" w:date="2012-08-08T17:05:00Z"/>
                <w:rPrChange w:id="15099" w:author="Thomas Dietz" w:date="2012-08-10T13:22:00Z">
                  <w:rPr>
                    <w:ins w:id="15100" w:author="Thomas Dietz" w:date="2012-08-08T17:05:00Z"/>
                    <w:lang w:val="de-DE"/>
                  </w:rPr>
                </w:rPrChange>
              </w:rPr>
            </w:pPr>
            <w:ins w:id="15101" w:author="Thomas Dietz" w:date="2012-08-08T17:05:00Z">
              <w:r w:rsidRPr="00B80901">
                <w:rPr>
                  <w:rPrChange w:id="15102" w:author="Thomas Dietz" w:date="2012-08-10T13:22:00Z">
                    <w:rPr>
                      <w:lang w:val="de-DE"/>
                    </w:rPr>
                  </w:rPrChange>
                </w:rPr>
                <w:t xml:space="preserve">    }</w:t>
              </w:r>
            </w:ins>
          </w:p>
          <w:p w14:paraId="3CC3361E" w14:textId="77777777" w:rsidR="009F3611" w:rsidRPr="00B80901" w:rsidRDefault="009F3611" w:rsidP="009F3611">
            <w:pPr>
              <w:pStyle w:val="XML1"/>
              <w:rPr>
                <w:ins w:id="15103" w:author="Thomas Dietz" w:date="2012-08-08T17:05:00Z"/>
                <w:rPrChange w:id="15104" w:author="Thomas Dietz" w:date="2012-08-10T13:22:00Z">
                  <w:rPr>
                    <w:ins w:id="15105" w:author="Thomas Dietz" w:date="2012-08-08T17:05:00Z"/>
                    <w:lang w:val="de-DE"/>
                  </w:rPr>
                </w:rPrChange>
              </w:rPr>
            </w:pPr>
            <w:ins w:id="15106" w:author="Thomas Dietz" w:date="2012-08-08T17:05:00Z">
              <w:r w:rsidRPr="00B80901">
                <w:rPr>
                  <w:rPrChange w:id="15107" w:author="Thomas Dietz" w:date="2012-08-10T13:22:00Z">
                    <w:rPr>
                      <w:lang w:val="de-DE"/>
                    </w:rPr>
                  </w:rPrChange>
                </w:rPr>
                <w:t xml:space="preserve">    leaf sequence-number-present {</w:t>
              </w:r>
            </w:ins>
          </w:p>
          <w:p w14:paraId="27FFF624" w14:textId="77777777" w:rsidR="009F3611" w:rsidRPr="00B80901" w:rsidRDefault="009F3611" w:rsidP="009F3611">
            <w:pPr>
              <w:pStyle w:val="XML1"/>
              <w:rPr>
                <w:ins w:id="15108" w:author="Thomas Dietz" w:date="2012-08-08T17:05:00Z"/>
                <w:rPrChange w:id="15109" w:author="Thomas Dietz" w:date="2012-08-10T13:22:00Z">
                  <w:rPr>
                    <w:ins w:id="15110" w:author="Thomas Dietz" w:date="2012-08-08T17:05:00Z"/>
                    <w:lang w:val="de-DE"/>
                  </w:rPr>
                </w:rPrChange>
              </w:rPr>
            </w:pPr>
            <w:ins w:id="15111" w:author="Thomas Dietz" w:date="2012-08-08T17:05:00Z">
              <w:r w:rsidRPr="00B80901">
                <w:rPr>
                  <w:rPrChange w:id="15112" w:author="Thomas Dietz" w:date="2012-08-10T13:22:00Z">
                    <w:rPr>
                      <w:lang w:val="de-DE"/>
                    </w:rPr>
                  </w:rPrChange>
                </w:rPr>
                <w:t xml:space="preserve">      type boolean;</w:t>
              </w:r>
            </w:ins>
          </w:p>
          <w:p w14:paraId="2192835E" w14:textId="77777777" w:rsidR="009F3611" w:rsidRPr="00B80901" w:rsidRDefault="009F3611" w:rsidP="009F3611">
            <w:pPr>
              <w:pStyle w:val="XML1"/>
              <w:rPr>
                <w:ins w:id="15113" w:author="Thomas Dietz" w:date="2012-08-08T17:05:00Z"/>
                <w:rPrChange w:id="15114" w:author="Thomas Dietz" w:date="2012-08-10T13:22:00Z">
                  <w:rPr>
                    <w:ins w:id="15115" w:author="Thomas Dietz" w:date="2012-08-08T17:05:00Z"/>
                    <w:lang w:val="de-DE"/>
                  </w:rPr>
                </w:rPrChange>
              </w:rPr>
            </w:pPr>
            <w:ins w:id="15116" w:author="Thomas Dietz" w:date="2012-08-08T17:05:00Z">
              <w:r w:rsidRPr="00B80901">
                <w:rPr>
                  <w:rPrChange w:id="15117" w:author="Thomas Dietz" w:date="2012-08-10T13:22:00Z">
                    <w:rPr>
                      <w:lang w:val="de-DE"/>
                    </w:rPr>
                  </w:rPrChange>
                </w:rPr>
                <w:t xml:space="preserve">      default false;</w:t>
              </w:r>
            </w:ins>
          </w:p>
          <w:p w14:paraId="0CC68126" w14:textId="77777777" w:rsidR="009F3611" w:rsidRPr="00B80901" w:rsidRDefault="009F3611" w:rsidP="009F3611">
            <w:pPr>
              <w:pStyle w:val="XML1"/>
              <w:rPr>
                <w:ins w:id="15118" w:author="Thomas Dietz" w:date="2012-08-08T17:05:00Z"/>
                <w:rPrChange w:id="15119" w:author="Thomas Dietz" w:date="2012-08-10T13:22:00Z">
                  <w:rPr>
                    <w:ins w:id="15120" w:author="Thomas Dietz" w:date="2012-08-08T17:05:00Z"/>
                    <w:lang w:val="de-DE"/>
                  </w:rPr>
                </w:rPrChange>
              </w:rPr>
            </w:pPr>
            <w:ins w:id="15121" w:author="Thomas Dietz" w:date="2012-08-08T17:05:00Z">
              <w:r w:rsidRPr="00B80901">
                <w:rPr>
                  <w:rPrChange w:id="15122" w:author="Thomas Dietz" w:date="2012-08-10T13:22:00Z">
                    <w:rPr>
                      <w:lang w:val="de-DE"/>
                    </w:rPr>
                  </w:rPrChange>
                </w:rPr>
                <w:t xml:space="preserve">      description "Indicates presence of the GRE sequence</w:t>
              </w:r>
            </w:ins>
          </w:p>
          <w:p w14:paraId="365533AC" w14:textId="77777777" w:rsidR="009F3611" w:rsidRPr="00B80901" w:rsidRDefault="009F3611" w:rsidP="009F3611">
            <w:pPr>
              <w:pStyle w:val="XML1"/>
              <w:rPr>
                <w:ins w:id="15123" w:author="Thomas Dietz" w:date="2012-08-08T17:05:00Z"/>
                <w:rPrChange w:id="15124" w:author="Thomas Dietz" w:date="2012-08-10T13:22:00Z">
                  <w:rPr>
                    <w:ins w:id="15125" w:author="Thomas Dietz" w:date="2012-08-08T17:05:00Z"/>
                    <w:lang w:val="de-DE"/>
                  </w:rPr>
                </w:rPrChange>
              </w:rPr>
            </w:pPr>
            <w:ins w:id="15126" w:author="Thomas Dietz" w:date="2012-08-08T17:05:00Z">
              <w:r w:rsidRPr="00B80901">
                <w:rPr>
                  <w:rPrChange w:id="15127" w:author="Thomas Dietz" w:date="2012-08-10T13:22:00Z">
                    <w:rPr>
                      <w:lang w:val="de-DE"/>
                    </w:rPr>
                  </w:rPrChange>
                </w:rPr>
                <w:t xml:space="preserve">        </w:t>
              </w:r>
              <w:proofErr w:type="gramStart"/>
              <w:r w:rsidRPr="00B80901">
                <w:rPr>
                  <w:rPrChange w:id="15128" w:author="Thomas Dietz" w:date="2012-08-10T13:22:00Z">
                    <w:rPr>
                      <w:lang w:val="de-DE"/>
                    </w:rPr>
                  </w:rPrChange>
                </w:rPr>
                <w:t>number</w:t>
              </w:r>
              <w:proofErr w:type="gramEnd"/>
              <w:r w:rsidRPr="00B80901">
                <w:rPr>
                  <w:rPrChange w:id="15129" w:author="Thomas Dietz" w:date="2012-08-10T13:22:00Z">
                    <w:rPr>
                      <w:lang w:val="de-DE"/>
                    </w:rPr>
                  </w:rPrChange>
                </w:rPr>
                <w:t>.";</w:t>
              </w:r>
            </w:ins>
          </w:p>
          <w:p w14:paraId="7DAC0F0B" w14:textId="77777777" w:rsidR="009F3611" w:rsidRPr="00B80901" w:rsidRDefault="009F3611" w:rsidP="009F3611">
            <w:pPr>
              <w:pStyle w:val="XML1"/>
              <w:rPr>
                <w:ins w:id="15130" w:author="Thomas Dietz" w:date="2012-08-08T17:05:00Z"/>
                <w:rPrChange w:id="15131" w:author="Thomas Dietz" w:date="2012-08-10T13:22:00Z">
                  <w:rPr>
                    <w:ins w:id="15132" w:author="Thomas Dietz" w:date="2012-08-08T17:05:00Z"/>
                    <w:lang w:val="de-DE"/>
                  </w:rPr>
                </w:rPrChange>
              </w:rPr>
            </w:pPr>
            <w:ins w:id="15133" w:author="Thomas Dietz" w:date="2012-08-08T17:05:00Z">
              <w:r w:rsidRPr="00B80901">
                <w:rPr>
                  <w:rPrChange w:id="15134" w:author="Thomas Dietz" w:date="2012-08-10T13:22:00Z">
                    <w:rPr>
                      <w:lang w:val="de-DE"/>
                    </w:rPr>
                  </w:rPrChange>
                </w:rPr>
                <w:t xml:space="preserve">    }</w:t>
              </w:r>
            </w:ins>
          </w:p>
          <w:p w14:paraId="4CCA16BA" w14:textId="77777777" w:rsidR="009F3611" w:rsidRPr="00B80901" w:rsidRDefault="009F3611" w:rsidP="009F3611">
            <w:pPr>
              <w:pStyle w:val="XML1"/>
              <w:rPr>
                <w:ins w:id="15135" w:author="Thomas Dietz" w:date="2012-08-08T17:05:00Z"/>
                <w:rPrChange w:id="15136" w:author="Thomas Dietz" w:date="2012-08-10T13:22:00Z">
                  <w:rPr>
                    <w:ins w:id="15137" w:author="Thomas Dietz" w:date="2012-08-08T17:05:00Z"/>
                    <w:lang w:val="de-DE"/>
                  </w:rPr>
                </w:rPrChange>
              </w:rPr>
            </w:pPr>
            <w:ins w:id="15138" w:author="Thomas Dietz" w:date="2012-08-08T17:05:00Z">
              <w:r w:rsidRPr="00B80901">
                <w:rPr>
                  <w:rPrChange w:id="15139" w:author="Thomas Dietz" w:date="2012-08-10T13:22:00Z">
                    <w:rPr>
                      <w:lang w:val="de-DE"/>
                    </w:rPr>
                  </w:rPrChange>
                </w:rPr>
                <w:t xml:space="preserve">  }</w:t>
              </w:r>
            </w:ins>
          </w:p>
          <w:p w14:paraId="7FD6AF77" w14:textId="77777777" w:rsidR="009F3611" w:rsidRPr="00B80901" w:rsidRDefault="009F3611" w:rsidP="009F3611">
            <w:pPr>
              <w:pStyle w:val="XML1"/>
              <w:rPr>
                <w:ins w:id="15140" w:author="Thomas Dietz" w:date="2012-08-08T17:05:00Z"/>
                <w:rPrChange w:id="15141" w:author="Thomas Dietz" w:date="2012-08-10T13:22:00Z">
                  <w:rPr>
                    <w:ins w:id="15142" w:author="Thomas Dietz" w:date="2012-08-08T17:05:00Z"/>
                    <w:lang w:val="de-DE"/>
                  </w:rPr>
                </w:rPrChange>
              </w:rPr>
            </w:pPr>
          </w:p>
          <w:p w14:paraId="6A165686" w14:textId="77777777" w:rsidR="009F3611" w:rsidRPr="00B80901" w:rsidRDefault="009F3611" w:rsidP="009F3611">
            <w:pPr>
              <w:pStyle w:val="XML1"/>
              <w:rPr>
                <w:ins w:id="15143" w:author="Thomas Dietz" w:date="2012-08-08T17:05:00Z"/>
                <w:rPrChange w:id="15144" w:author="Thomas Dietz" w:date="2012-08-10T13:22:00Z">
                  <w:rPr>
                    <w:ins w:id="15145" w:author="Thomas Dietz" w:date="2012-08-08T17:05:00Z"/>
                    <w:lang w:val="de-DE"/>
                  </w:rPr>
                </w:rPrChange>
              </w:rPr>
            </w:pPr>
            <w:ins w:id="15146" w:author="Thomas Dietz" w:date="2012-08-08T17:05:00Z">
              <w:r w:rsidRPr="00B80901">
                <w:rPr>
                  <w:rPrChange w:id="15147" w:author="Thomas Dietz" w:date="2012-08-10T13:22:00Z">
                    <w:rPr>
                      <w:lang w:val="de-DE"/>
                    </w:rPr>
                  </w:rPrChange>
                </w:rPr>
                <w:t xml:space="preserve">  grouping OFPortVXLANTunnelType {</w:t>
              </w:r>
            </w:ins>
          </w:p>
          <w:p w14:paraId="76023AE7" w14:textId="77777777" w:rsidR="009F3611" w:rsidRPr="00B80901" w:rsidRDefault="009F3611" w:rsidP="009F3611">
            <w:pPr>
              <w:pStyle w:val="XML1"/>
              <w:rPr>
                <w:ins w:id="15148" w:author="Thomas Dietz" w:date="2012-08-08T17:05:00Z"/>
                <w:rPrChange w:id="15149" w:author="Thomas Dietz" w:date="2012-08-10T13:22:00Z">
                  <w:rPr>
                    <w:ins w:id="15150" w:author="Thomas Dietz" w:date="2012-08-08T17:05:00Z"/>
                    <w:lang w:val="de-DE"/>
                  </w:rPr>
                </w:rPrChange>
              </w:rPr>
            </w:pPr>
            <w:ins w:id="15151" w:author="Thomas Dietz" w:date="2012-08-08T17:05:00Z">
              <w:r w:rsidRPr="00B80901">
                <w:rPr>
                  <w:rPrChange w:id="15152" w:author="Thomas Dietz" w:date="2012-08-10T13:22:00Z">
                    <w:rPr>
                      <w:lang w:val="de-DE"/>
                    </w:rPr>
                  </w:rPrChange>
                </w:rPr>
                <w:t xml:space="preserve">    </w:t>
              </w:r>
              <w:proofErr w:type="gramStart"/>
              <w:r w:rsidRPr="00B80901">
                <w:rPr>
                  <w:rPrChange w:id="15153" w:author="Thomas Dietz" w:date="2012-08-10T13:22:00Z">
                    <w:rPr>
                      <w:lang w:val="de-DE"/>
                    </w:rPr>
                  </w:rPrChange>
                </w:rPr>
                <w:t>description</w:t>
              </w:r>
              <w:proofErr w:type="gramEnd"/>
              <w:r w:rsidRPr="00B80901">
                <w:rPr>
                  <w:rPrChange w:id="15154" w:author="Thomas Dietz" w:date="2012-08-10T13:22:00Z">
                    <w:rPr>
                      <w:lang w:val="de-DE"/>
                    </w:rPr>
                  </w:rPrChange>
                </w:rPr>
                <w:t xml:space="preserve"> "Properties of a VxLAN tunnel.";</w:t>
              </w:r>
            </w:ins>
          </w:p>
          <w:p w14:paraId="4E9AA328" w14:textId="77777777" w:rsidR="009F3611" w:rsidRPr="00B80901" w:rsidRDefault="009F3611" w:rsidP="009F3611">
            <w:pPr>
              <w:pStyle w:val="XML1"/>
              <w:rPr>
                <w:ins w:id="15155" w:author="Thomas Dietz" w:date="2012-08-08T17:05:00Z"/>
                <w:rPrChange w:id="15156" w:author="Thomas Dietz" w:date="2012-08-10T13:22:00Z">
                  <w:rPr>
                    <w:ins w:id="15157" w:author="Thomas Dietz" w:date="2012-08-08T17:05:00Z"/>
                    <w:lang w:val="de-DE"/>
                  </w:rPr>
                </w:rPrChange>
              </w:rPr>
            </w:pPr>
            <w:ins w:id="15158" w:author="Thomas Dietz" w:date="2012-08-08T17:05:00Z">
              <w:r w:rsidRPr="00B80901">
                <w:rPr>
                  <w:rPrChange w:id="15159" w:author="Thomas Dietz" w:date="2012-08-10T13:22:00Z">
                    <w:rPr>
                      <w:lang w:val="de-DE"/>
                    </w:rPr>
                  </w:rPrChange>
                </w:rPr>
                <w:t xml:space="preserve">    uses OFPortBaseTunnelType;</w:t>
              </w:r>
            </w:ins>
          </w:p>
          <w:p w14:paraId="1D721D4F" w14:textId="77777777" w:rsidR="009F3611" w:rsidRPr="00B80901" w:rsidRDefault="009F3611" w:rsidP="009F3611">
            <w:pPr>
              <w:pStyle w:val="XML1"/>
              <w:rPr>
                <w:ins w:id="15160" w:author="Thomas Dietz" w:date="2012-08-08T17:05:00Z"/>
                <w:rPrChange w:id="15161" w:author="Thomas Dietz" w:date="2012-08-10T13:22:00Z">
                  <w:rPr>
                    <w:ins w:id="15162" w:author="Thomas Dietz" w:date="2012-08-08T17:05:00Z"/>
                    <w:lang w:val="de-DE"/>
                  </w:rPr>
                </w:rPrChange>
              </w:rPr>
            </w:pPr>
            <w:ins w:id="15163" w:author="Thomas Dietz" w:date="2012-08-08T17:05:00Z">
              <w:r w:rsidRPr="00B80901">
                <w:rPr>
                  <w:rPrChange w:id="15164" w:author="Thomas Dietz" w:date="2012-08-10T13:22:00Z">
                    <w:rPr>
                      <w:lang w:val="de-DE"/>
                    </w:rPr>
                  </w:rPrChange>
                </w:rPr>
                <w:t xml:space="preserve">    leaf vni-valid {</w:t>
              </w:r>
            </w:ins>
          </w:p>
          <w:p w14:paraId="3DDB2921" w14:textId="77777777" w:rsidR="009F3611" w:rsidRPr="00B80901" w:rsidRDefault="009F3611" w:rsidP="009F3611">
            <w:pPr>
              <w:pStyle w:val="XML1"/>
              <w:rPr>
                <w:ins w:id="15165" w:author="Thomas Dietz" w:date="2012-08-08T17:05:00Z"/>
                <w:rPrChange w:id="15166" w:author="Thomas Dietz" w:date="2012-08-10T13:22:00Z">
                  <w:rPr>
                    <w:ins w:id="15167" w:author="Thomas Dietz" w:date="2012-08-08T17:05:00Z"/>
                    <w:lang w:val="de-DE"/>
                  </w:rPr>
                </w:rPrChange>
              </w:rPr>
            </w:pPr>
            <w:ins w:id="15168" w:author="Thomas Dietz" w:date="2012-08-08T17:05:00Z">
              <w:r w:rsidRPr="00B80901">
                <w:rPr>
                  <w:rPrChange w:id="15169" w:author="Thomas Dietz" w:date="2012-08-10T13:22:00Z">
                    <w:rPr>
                      <w:lang w:val="de-DE"/>
                    </w:rPr>
                  </w:rPrChange>
                </w:rPr>
                <w:t xml:space="preserve">      type boolean;</w:t>
              </w:r>
            </w:ins>
          </w:p>
          <w:p w14:paraId="1BC5B121" w14:textId="77777777" w:rsidR="009F3611" w:rsidRPr="00B80901" w:rsidRDefault="009F3611" w:rsidP="009F3611">
            <w:pPr>
              <w:pStyle w:val="XML1"/>
              <w:rPr>
                <w:ins w:id="15170" w:author="Thomas Dietz" w:date="2012-08-08T17:05:00Z"/>
                <w:rPrChange w:id="15171" w:author="Thomas Dietz" w:date="2012-08-10T13:22:00Z">
                  <w:rPr>
                    <w:ins w:id="15172" w:author="Thomas Dietz" w:date="2012-08-08T17:05:00Z"/>
                    <w:lang w:val="de-DE"/>
                  </w:rPr>
                </w:rPrChange>
              </w:rPr>
            </w:pPr>
            <w:ins w:id="15173" w:author="Thomas Dietz" w:date="2012-08-08T17:05:00Z">
              <w:r w:rsidRPr="00B80901">
                <w:rPr>
                  <w:rPrChange w:id="15174" w:author="Thomas Dietz" w:date="2012-08-10T13:22:00Z">
                    <w:rPr>
                      <w:lang w:val="de-DE"/>
                    </w:rPr>
                  </w:rPrChange>
                </w:rPr>
                <w:t xml:space="preserve">      default true;</w:t>
              </w:r>
            </w:ins>
          </w:p>
          <w:p w14:paraId="0A29062C" w14:textId="77777777" w:rsidR="009F3611" w:rsidRPr="00B80901" w:rsidRDefault="009F3611" w:rsidP="009F3611">
            <w:pPr>
              <w:pStyle w:val="XML1"/>
              <w:rPr>
                <w:ins w:id="15175" w:author="Thomas Dietz" w:date="2012-08-08T17:05:00Z"/>
                <w:rPrChange w:id="15176" w:author="Thomas Dietz" w:date="2012-08-10T13:22:00Z">
                  <w:rPr>
                    <w:ins w:id="15177" w:author="Thomas Dietz" w:date="2012-08-08T17:05:00Z"/>
                    <w:lang w:val="de-DE"/>
                  </w:rPr>
                </w:rPrChange>
              </w:rPr>
            </w:pPr>
            <w:ins w:id="15178" w:author="Thomas Dietz" w:date="2012-08-08T17:05:00Z">
              <w:r w:rsidRPr="00B80901">
                <w:rPr>
                  <w:rPrChange w:id="15179" w:author="Thomas Dietz" w:date="2012-08-10T13:22:00Z">
                    <w:rPr>
                      <w:lang w:val="de-DE"/>
                    </w:rPr>
                  </w:rPrChange>
                </w:rPr>
                <w:t xml:space="preserve">      description "Indicates how the corresponding flag should be</w:t>
              </w:r>
            </w:ins>
          </w:p>
          <w:p w14:paraId="62DE8EE3" w14:textId="77777777" w:rsidR="009F3611" w:rsidRPr="00B80901" w:rsidRDefault="009F3611" w:rsidP="009F3611">
            <w:pPr>
              <w:pStyle w:val="XML1"/>
              <w:rPr>
                <w:ins w:id="15180" w:author="Thomas Dietz" w:date="2012-08-08T17:05:00Z"/>
                <w:rPrChange w:id="15181" w:author="Thomas Dietz" w:date="2012-08-10T13:22:00Z">
                  <w:rPr>
                    <w:ins w:id="15182" w:author="Thomas Dietz" w:date="2012-08-08T17:05:00Z"/>
                    <w:lang w:val="de-DE"/>
                  </w:rPr>
                </w:rPrChange>
              </w:rPr>
            </w:pPr>
            <w:ins w:id="15183" w:author="Thomas Dietz" w:date="2012-08-08T17:05:00Z">
              <w:r w:rsidRPr="00B80901">
                <w:rPr>
                  <w:rPrChange w:id="15184" w:author="Thomas Dietz" w:date="2012-08-10T13:22:00Z">
                    <w:rPr>
                      <w:lang w:val="de-DE"/>
                    </w:rPr>
                  </w:rPrChange>
                </w:rPr>
                <w:t xml:space="preserve">        </w:t>
              </w:r>
              <w:proofErr w:type="gramStart"/>
              <w:r w:rsidRPr="00B80901">
                <w:rPr>
                  <w:rPrChange w:id="15185" w:author="Thomas Dietz" w:date="2012-08-10T13:22:00Z">
                    <w:rPr>
                      <w:lang w:val="de-DE"/>
                    </w:rPr>
                  </w:rPrChange>
                </w:rPr>
                <w:t>set</w:t>
              </w:r>
              <w:proofErr w:type="gramEnd"/>
              <w:r w:rsidRPr="00B80901">
                <w:rPr>
                  <w:rPrChange w:id="15186" w:author="Thomas Dietz" w:date="2012-08-10T13:22:00Z">
                    <w:rPr>
                      <w:lang w:val="de-DE"/>
                    </w:rPr>
                  </w:rPrChange>
                </w:rPr>
                <w:t xml:space="preserve"> in packets sent on the tunnel.";</w:t>
              </w:r>
            </w:ins>
          </w:p>
          <w:p w14:paraId="0F1C908E" w14:textId="77777777" w:rsidR="009F3611" w:rsidRPr="00B80901" w:rsidRDefault="009F3611" w:rsidP="009F3611">
            <w:pPr>
              <w:pStyle w:val="XML1"/>
              <w:rPr>
                <w:ins w:id="15187" w:author="Thomas Dietz" w:date="2012-08-08T17:05:00Z"/>
                <w:rPrChange w:id="15188" w:author="Thomas Dietz" w:date="2012-08-10T13:22:00Z">
                  <w:rPr>
                    <w:ins w:id="15189" w:author="Thomas Dietz" w:date="2012-08-08T17:05:00Z"/>
                    <w:lang w:val="de-DE"/>
                  </w:rPr>
                </w:rPrChange>
              </w:rPr>
            </w:pPr>
            <w:ins w:id="15190" w:author="Thomas Dietz" w:date="2012-08-08T17:05:00Z">
              <w:r w:rsidRPr="00B80901">
                <w:rPr>
                  <w:rPrChange w:id="15191" w:author="Thomas Dietz" w:date="2012-08-10T13:22:00Z">
                    <w:rPr>
                      <w:lang w:val="de-DE"/>
                    </w:rPr>
                  </w:rPrChange>
                </w:rPr>
                <w:t xml:space="preserve">    }</w:t>
              </w:r>
            </w:ins>
          </w:p>
          <w:p w14:paraId="55E25540" w14:textId="77777777" w:rsidR="009F3611" w:rsidRPr="00B80901" w:rsidRDefault="009F3611" w:rsidP="009F3611">
            <w:pPr>
              <w:pStyle w:val="XML1"/>
              <w:rPr>
                <w:ins w:id="15192" w:author="Thomas Dietz" w:date="2012-08-08T17:05:00Z"/>
                <w:rPrChange w:id="15193" w:author="Thomas Dietz" w:date="2012-08-10T13:22:00Z">
                  <w:rPr>
                    <w:ins w:id="15194" w:author="Thomas Dietz" w:date="2012-08-08T17:05:00Z"/>
                    <w:lang w:val="de-DE"/>
                  </w:rPr>
                </w:rPrChange>
              </w:rPr>
            </w:pPr>
            <w:ins w:id="15195" w:author="Thomas Dietz" w:date="2012-08-08T17:05:00Z">
              <w:r w:rsidRPr="00B80901">
                <w:rPr>
                  <w:rPrChange w:id="15196" w:author="Thomas Dietz" w:date="2012-08-10T13:22:00Z">
                    <w:rPr>
                      <w:lang w:val="de-DE"/>
                    </w:rPr>
                  </w:rPrChange>
                </w:rPr>
                <w:t xml:space="preserve">    leaf vni {</w:t>
              </w:r>
            </w:ins>
          </w:p>
          <w:p w14:paraId="66ED64E5" w14:textId="77777777" w:rsidR="009F3611" w:rsidRPr="00B80901" w:rsidRDefault="009F3611" w:rsidP="009F3611">
            <w:pPr>
              <w:pStyle w:val="XML1"/>
              <w:rPr>
                <w:ins w:id="15197" w:author="Thomas Dietz" w:date="2012-08-08T17:05:00Z"/>
                <w:rPrChange w:id="15198" w:author="Thomas Dietz" w:date="2012-08-10T13:22:00Z">
                  <w:rPr>
                    <w:ins w:id="15199" w:author="Thomas Dietz" w:date="2012-08-08T17:05:00Z"/>
                    <w:lang w:val="de-DE"/>
                  </w:rPr>
                </w:rPrChange>
              </w:rPr>
            </w:pPr>
            <w:ins w:id="15200" w:author="Thomas Dietz" w:date="2012-08-08T17:05:00Z">
              <w:r w:rsidRPr="00B80901">
                <w:rPr>
                  <w:rPrChange w:id="15201" w:author="Thomas Dietz" w:date="2012-08-10T13:22:00Z">
                    <w:rPr>
                      <w:lang w:val="de-DE"/>
                    </w:rPr>
                  </w:rPrChange>
                </w:rPr>
                <w:t xml:space="preserve">      type uint32;</w:t>
              </w:r>
            </w:ins>
          </w:p>
          <w:p w14:paraId="3C448D91" w14:textId="77777777" w:rsidR="009F3611" w:rsidRPr="00B80901" w:rsidRDefault="009F3611" w:rsidP="009F3611">
            <w:pPr>
              <w:pStyle w:val="XML1"/>
              <w:rPr>
                <w:ins w:id="15202" w:author="Thomas Dietz" w:date="2012-08-08T17:05:00Z"/>
                <w:rPrChange w:id="15203" w:author="Thomas Dietz" w:date="2012-08-10T13:22:00Z">
                  <w:rPr>
                    <w:ins w:id="15204" w:author="Thomas Dietz" w:date="2012-08-08T17:05:00Z"/>
                    <w:lang w:val="de-DE"/>
                  </w:rPr>
                </w:rPrChange>
              </w:rPr>
            </w:pPr>
            <w:ins w:id="15205" w:author="Thomas Dietz" w:date="2012-08-08T17:05:00Z">
              <w:r w:rsidRPr="00B80901">
                <w:rPr>
                  <w:rPrChange w:id="15206" w:author="Thomas Dietz" w:date="2012-08-10T13:22:00Z">
                    <w:rPr>
                      <w:lang w:val="de-DE"/>
                    </w:rPr>
                  </w:rPrChange>
                </w:rPr>
                <w:t xml:space="preserve">      description "Virtual network identifier assigned to all</w:t>
              </w:r>
            </w:ins>
          </w:p>
          <w:p w14:paraId="2CF7CE7E" w14:textId="77777777" w:rsidR="009F3611" w:rsidRPr="00B80901" w:rsidRDefault="009F3611" w:rsidP="009F3611">
            <w:pPr>
              <w:pStyle w:val="XML1"/>
              <w:rPr>
                <w:ins w:id="15207" w:author="Thomas Dietz" w:date="2012-08-08T17:05:00Z"/>
                <w:rPrChange w:id="15208" w:author="Thomas Dietz" w:date="2012-08-10T13:22:00Z">
                  <w:rPr>
                    <w:ins w:id="15209" w:author="Thomas Dietz" w:date="2012-08-08T17:05:00Z"/>
                    <w:lang w:val="de-DE"/>
                  </w:rPr>
                </w:rPrChange>
              </w:rPr>
            </w:pPr>
            <w:ins w:id="15210" w:author="Thomas Dietz" w:date="2012-08-08T17:05:00Z">
              <w:r w:rsidRPr="00B80901">
                <w:rPr>
                  <w:rPrChange w:id="15211" w:author="Thomas Dietz" w:date="2012-08-10T13:22:00Z">
                    <w:rPr>
                      <w:lang w:val="de-DE"/>
                    </w:rPr>
                  </w:rPrChange>
                </w:rPr>
                <w:t xml:space="preserve">        </w:t>
              </w:r>
              <w:proofErr w:type="gramStart"/>
              <w:r w:rsidRPr="00B80901">
                <w:rPr>
                  <w:rPrChange w:id="15212" w:author="Thomas Dietz" w:date="2012-08-10T13:22:00Z">
                    <w:rPr>
                      <w:lang w:val="de-DE"/>
                    </w:rPr>
                  </w:rPrChange>
                </w:rPr>
                <w:t>packets</w:t>
              </w:r>
              <w:proofErr w:type="gramEnd"/>
              <w:r w:rsidRPr="00B80901">
                <w:rPr>
                  <w:rPrChange w:id="15213" w:author="Thomas Dietz" w:date="2012-08-10T13:22:00Z">
                    <w:rPr>
                      <w:lang w:val="de-DE"/>
                    </w:rPr>
                  </w:rPrChange>
                </w:rPr>
                <w:t xml:space="preserve"> sent on the tunnel.  A VxLAN  implementation MAY </w:t>
              </w:r>
            </w:ins>
          </w:p>
          <w:p w14:paraId="39B970F2" w14:textId="77777777" w:rsidR="009F3611" w:rsidRPr="00B80901" w:rsidRDefault="009F3611" w:rsidP="009F3611">
            <w:pPr>
              <w:pStyle w:val="XML1"/>
              <w:rPr>
                <w:ins w:id="15214" w:author="Thomas Dietz" w:date="2012-08-08T17:05:00Z"/>
                <w:rPrChange w:id="15215" w:author="Thomas Dietz" w:date="2012-08-10T13:22:00Z">
                  <w:rPr>
                    <w:ins w:id="15216" w:author="Thomas Dietz" w:date="2012-08-08T17:05:00Z"/>
                    <w:lang w:val="de-DE"/>
                  </w:rPr>
                </w:rPrChange>
              </w:rPr>
            </w:pPr>
            <w:ins w:id="15217" w:author="Thomas Dietz" w:date="2012-08-08T17:05:00Z">
              <w:r w:rsidRPr="00B80901">
                <w:rPr>
                  <w:rPrChange w:id="15218" w:author="Thomas Dietz" w:date="2012-08-10T13:22:00Z">
                    <w:rPr>
                      <w:lang w:val="de-DE"/>
                    </w:rPr>
                  </w:rPrChange>
                </w:rPr>
                <w:t xml:space="preserve">        use the this element to set the OXM_OF_TUNNEL_ID match </w:t>
              </w:r>
            </w:ins>
          </w:p>
          <w:p w14:paraId="1A2EBE19" w14:textId="77777777" w:rsidR="009F3611" w:rsidRPr="00B80901" w:rsidRDefault="009F3611" w:rsidP="009F3611">
            <w:pPr>
              <w:pStyle w:val="XML1"/>
              <w:rPr>
                <w:ins w:id="15219" w:author="Thomas Dietz" w:date="2012-08-08T17:05:00Z"/>
                <w:rPrChange w:id="15220" w:author="Thomas Dietz" w:date="2012-08-10T13:22:00Z">
                  <w:rPr>
                    <w:ins w:id="15221" w:author="Thomas Dietz" w:date="2012-08-08T17:05:00Z"/>
                    <w:lang w:val="de-DE"/>
                  </w:rPr>
                </w:rPrChange>
              </w:rPr>
            </w:pPr>
            <w:ins w:id="15222" w:author="Thomas Dietz" w:date="2012-08-08T17:05:00Z">
              <w:r w:rsidRPr="00B80901">
                <w:rPr>
                  <w:rPrChange w:id="15223" w:author="Thomas Dietz" w:date="2012-08-10T13:22:00Z">
                    <w:rPr>
                      <w:lang w:val="de-DE"/>
                    </w:rPr>
                  </w:rPrChange>
                </w:rPr>
                <w:t xml:space="preserve">        </w:t>
              </w:r>
              <w:proofErr w:type="gramStart"/>
              <w:r w:rsidRPr="00B80901">
                <w:rPr>
                  <w:rPrChange w:id="15224" w:author="Thomas Dietz" w:date="2012-08-10T13:22:00Z">
                    <w:rPr>
                      <w:lang w:val="de-DE"/>
                    </w:rPr>
                  </w:rPrChange>
                </w:rPr>
                <w:t>field</w:t>
              </w:r>
              <w:proofErr w:type="gramEnd"/>
              <w:r w:rsidRPr="00B80901">
                <w:rPr>
                  <w:rPrChange w:id="15225" w:author="Thomas Dietz" w:date="2012-08-10T13:22:00Z">
                    <w:rPr>
                      <w:lang w:val="de-DE"/>
                    </w:rPr>
                  </w:rPrChange>
                </w:rPr>
                <w:t xml:space="preserve"> metadata in the OpenFlow protocol.";</w:t>
              </w:r>
            </w:ins>
          </w:p>
          <w:p w14:paraId="0E3F71D1" w14:textId="77777777" w:rsidR="009F3611" w:rsidRPr="00B80901" w:rsidRDefault="009F3611" w:rsidP="009F3611">
            <w:pPr>
              <w:pStyle w:val="XML1"/>
              <w:rPr>
                <w:ins w:id="15226" w:author="Thomas Dietz" w:date="2012-08-08T17:05:00Z"/>
                <w:rPrChange w:id="15227" w:author="Thomas Dietz" w:date="2012-08-10T13:22:00Z">
                  <w:rPr>
                    <w:ins w:id="15228" w:author="Thomas Dietz" w:date="2012-08-08T17:05:00Z"/>
                    <w:lang w:val="de-DE"/>
                  </w:rPr>
                </w:rPrChange>
              </w:rPr>
            </w:pPr>
            <w:ins w:id="15229" w:author="Thomas Dietz" w:date="2012-08-08T17:05:00Z">
              <w:r w:rsidRPr="00B80901">
                <w:rPr>
                  <w:rPrChange w:id="15230" w:author="Thomas Dietz" w:date="2012-08-10T13:22:00Z">
                    <w:rPr>
                      <w:lang w:val="de-DE"/>
                    </w:rPr>
                  </w:rPrChange>
                </w:rPr>
                <w:t xml:space="preserve">    }</w:t>
              </w:r>
            </w:ins>
          </w:p>
          <w:p w14:paraId="32FE2343" w14:textId="77777777" w:rsidR="009F3611" w:rsidRPr="00B80901" w:rsidRDefault="009F3611" w:rsidP="009F3611">
            <w:pPr>
              <w:pStyle w:val="XML1"/>
              <w:rPr>
                <w:ins w:id="15231" w:author="Thomas Dietz" w:date="2012-08-08T17:05:00Z"/>
                <w:rPrChange w:id="15232" w:author="Thomas Dietz" w:date="2012-08-10T13:22:00Z">
                  <w:rPr>
                    <w:ins w:id="15233" w:author="Thomas Dietz" w:date="2012-08-08T17:05:00Z"/>
                    <w:lang w:val="de-DE"/>
                  </w:rPr>
                </w:rPrChange>
              </w:rPr>
            </w:pPr>
            <w:ins w:id="15234" w:author="Thomas Dietz" w:date="2012-08-08T17:05:00Z">
              <w:r w:rsidRPr="00B80901">
                <w:rPr>
                  <w:rPrChange w:id="15235" w:author="Thomas Dietz" w:date="2012-08-10T13:22:00Z">
                    <w:rPr>
                      <w:lang w:val="de-DE"/>
                    </w:rPr>
                  </w:rPrChange>
                </w:rPr>
                <w:t xml:space="preserve">    leaf vni-multicast-group {</w:t>
              </w:r>
            </w:ins>
          </w:p>
          <w:p w14:paraId="5A9B8DFD" w14:textId="77777777" w:rsidR="009F3611" w:rsidRPr="00B80901" w:rsidRDefault="009F3611" w:rsidP="009F3611">
            <w:pPr>
              <w:pStyle w:val="XML1"/>
              <w:rPr>
                <w:ins w:id="15236" w:author="Thomas Dietz" w:date="2012-08-08T17:05:00Z"/>
                <w:rPrChange w:id="15237" w:author="Thomas Dietz" w:date="2012-08-10T13:22:00Z">
                  <w:rPr>
                    <w:ins w:id="15238" w:author="Thomas Dietz" w:date="2012-08-08T17:05:00Z"/>
                    <w:lang w:val="de-DE"/>
                  </w:rPr>
                </w:rPrChange>
              </w:rPr>
            </w:pPr>
            <w:ins w:id="15239" w:author="Thomas Dietz" w:date="2012-08-08T17:05:00Z">
              <w:r w:rsidRPr="00B80901">
                <w:rPr>
                  <w:rPrChange w:id="15240" w:author="Thomas Dietz" w:date="2012-08-10T13:22:00Z">
                    <w:rPr>
                      <w:lang w:val="de-DE"/>
                    </w:rPr>
                  </w:rPrChange>
                </w:rPr>
                <w:t xml:space="preserve">      type inet:ip-address;</w:t>
              </w:r>
            </w:ins>
          </w:p>
          <w:p w14:paraId="1CA31C26" w14:textId="77777777" w:rsidR="009F3611" w:rsidRPr="00B80901" w:rsidRDefault="009F3611" w:rsidP="009F3611">
            <w:pPr>
              <w:pStyle w:val="XML1"/>
              <w:rPr>
                <w:ins w:id="15241" w:author="Thomas Dietz" w:date="2012-08-08T17:05:00Z"/>
                <w:rPrChange w:id="15242" w:author="Thomas Dietz" w:date="2012-08-10T13:22:00Z">
                  <w:rPr>
                    <w:ins w:id="15243" w:author="Thomas Dietz" w:date="2012-08-08T17:05:00Z"/>
                    <w:lang w:val="de-DE"/>
                  </w:rPr>
                </w:rPrChange>
              </w:rPr>
            </w:pPr>
            <w:ins w:id="15244" w:author="Thomas Dietz" w:date="2012-08-08T17:05:00Z">
              <w:r w:rsidRPr="00B80901">
                <w:rPr>
                  <w:rPrChange w:id="15245" w:author="Thomas Dietz" w:date="2012-08-10T13:22:00Z">
                    <w:rPr>
                      <w:lang w:val="de-DE"/>
                    </w:rPr>
                  </w:rPrChange>
                </w:rPr>
                <w:t xml:space="preserve">      description "If IP multicast is used to support broadcast</w:t>
              </w:r>
            </w:ins>
          </w:p>
          <w:p w14:paraId="387B8D3C" w14:textId="77777777" w:rsidR="009F3611" w:rsidRPr="00B80901" w:rsidRDefault="009F3611" w:rsidP="009F3611">
            <w:pPr>
              <w:pStyle w:val="XML1"/>
              <w:rPr>
                <w:ins w:id="15246" w:author="Thomas Dietz" w:date="2012-08-08T17:05:00Z"/>
                <w:rPrChange w:id="15247" w:author="Thomas Dietz" w:date="2012-08-10T13:22:00Z">
                  <w:rPr>
                    <w:ins w:id="15248" w:author="Thomas Dietz" w:date="2012-08-08T17:05:00Z"/>
                    <w:lang w:val="de-DE"/>
                  </w:rPr>
                </w:rPrChange>
              </w:rPr>
            </w:pPr>
            <w:ins w:id="15249" w:author="Thomas Dietz" w:date="2012-08-08T17:05:00Z">
              <w:r w:rsidRPr="00B80901">
                <w:rPr>
                  <w:rPrChange w:id="15250" w:author="Thomas Dietz" w:date="2012-08-10T13:22:00Z">
                    <w:rPr>
                      <w:lang w:val="de-DE"/>
                    </w:rPr>
                  </w:rPrChange>
                </w:rPr>
                <w:t xml:space="preserve">        on the tunnel this specifies the corresponding multicast</w:t>
              </w:r>
            </w:ins>
          </w:p>
          <w:p w14:paraId="76E60FCF" w14:textId="77777777" w:rsidR="009F3611" w:rsidRPr="00B80901" w:rsidRDefault="009F3611" w:rsidP="009F3611">
            <w:pPr>
              <w:pStyle w:val="XML1"/>
              <w:rPr>
                <w:ins w:id="15251" w:author="Thomas Dietz" w:date="2012-08-08T17:05:00Z"/>
                <w:rPrChange w:id="15252" w:author="Thomas Dietz" w:date="2012-08-10T13:22:00Z">
                  <w:rPr>
                    <w:ins w:id="15253" w:author="Thomas Dietz" w:date="2012-08-08T17:05:00Z"/>
                    <w:lang w:val="de-DE"/>
                  </w:rPr>
                </w:rPrChange>
              </w:rPr>
            </w:pPr>
            <w:ins w:id="15254" w:author="Thomas Dietz" w:date="2012-08-08T17:05:00Z">
              <w:r w:rsidRPr="00B80901">
                <w:rPr>
                  <w:rPrChange w:id="15255" w:author="Thomas Dietz" w:date="2012-08-10T13:22:00Z">
                    <w:rPr>
                      <w:lang w:val="de-DE"/>
                    </w:rPr>
                  </w:rPrChange>
                </w:rPr>
                <w:t xml:space="preserve">        IP address";</w:t>
              </w:r>
            </w:ins>
          </w:p>
          <w:p w14:paraId="72F9704E" w14:textId="77777777" w:rsidR="009F3611" w:rsidRPr="00B80901" w:rsidRDefault="009F3611" w:rsidP="009F3611">
            <w:pPr>
              <w:pStyle w:val="XML1"/>
              <w:rPr>
                <w:ins w:id="15256" w:author="Thomas Dietz" w:date="2012-08-08T17:05:00Z"/>
                <w:rPrChange w:id="15257" w:author="Thomas Dietz" w:date="2012-08-10T13:22:00Z">
                  <w:rPr>
                    <w:ins w:id="15258" w:author="Thomas Dietz" w:date="2012-08-08T17:05:00Z"/>
                    <w:lang w:val="de-DE"/>
                  </w:rPr>
                </w:rPrChange>
              </w:rPr>
            </w:pPr>
            <w:ins w:id="15259" w:author="Thomas Dietz" w:date="2012-08-08T17:05:00Z">
              <w:r w:rsidRPr="00B80901">
                <w:rPr>
                  <w:rPrChange w:id="15260" w:author="Thomas Dietz" w:date="2012-08-10T13:22:00Z">
                    <w:rPr>
                      <w:lang w:val="de-DE"/>
                    </w:rPr>
                  </w:rPrChange>
                </w:rPr>
                <w:t xml:space="preserve">    }</w:t>
              </w:r>
            </w:ins>
          </w:p>
          <w:p w14:paraId="66566721" w14:textId="77777777" w:rsidR="009F3611" w:rsidRPr="00B80901" w:rsidRDefault="009F3611" w:rsidP="009F3611">
            <w:pPr>
              <w:pStyle w:val="XML1"/>
              <w:rPr>
                <w:ins w:id="15261" w:author="Thomas Dietz" w:date="2012-08-08T17:05:00Z"/>
                <w:rPrChange w:id="15262" w:author="Thomas Dietz" w:date="2012-08-10T13:22:00Z">
                  <w:rPr>
                    <w:ins w:id="15263" w:author="Thomas Dietz" w:date="2012-08-08T17:05:00Z"/>
                    <w:lang w:val="de-DE"/>
                  </w:rPr>
                </w:rPrChange>
              </w:rPr>
            </w:pPr>
            <w:ins w:id="15264" w:author="Thomas Dietz" w:date="2012-08-08T17:05:00Z">
              <w:r w:rsidRPr="00B80901">
                <w:rPr>
                  <w:rPrChange w:id="15265" w:author="Thomas Dietz" w:date="2012-08-10T13:22:00Z">
                    <w:rPr>
                      <w:lang w:val="de-DE"/>
                    </w:rPr>
                  </w:rPrChange>
                </w:rPr>
                <w:t xml:space="preserve">    leaf udp-source-port {</w:t>
              </w:r>
            </w:ins>
          </w:p>
          <w:p w14:paraId="1BBF5480" w14:textId="77777777" w:rsidR="009F3611" w:rsidRPr="00B80901" w:rsidRDefault="009F3611" w:rsidP="009F3611">
            <w:pPr>
              <w:pStyle w:val="XML1"/>
              <w:rPr>
                <w:ins w:id="15266" w:author="Thomas Dietz" w:date="2012-08-08T17:05:00Z"/>
                <w:rPrChange w:id="15267" w:author="Thomas Dietz" w:date="2012-08-10T13:22:00Z">
                  <w:rPr>
                    <w:ins w:id="15268" w:author="Thomas Dietz" w:date="2012-08-08T17:05:00Z"/>
                    <w:lang w:val="de-DE"/>
                  </w:rPr>
                </w:rPrChange>
              </w:rPr>
            </w:pPr>
            <w:ins w:id="15269" w:author="Thomas Dietz" w:date="2012-08-08T17:05:00Z">
              <w:r w:rsidRPr="00B80901">
                <w:rPr>
                  <w:rPrChange w:id="15270" w:author="Thomas Dietz" w:date="2012-08-10T13:22:00Z">
                    <w:rPr>
                      <w:lang w:val="de-DE"/>
                    </w:rPr>
                  </w:rPrChange>
                </w:rPr>
                <w:t xml:space="preserve">      type inet:port-number;</w:t>
              </w:r>
            </w:ins>
          </w:p>
          <w:p w14:paraId="1619817A" w14:textId="77777777" w:rsidR="009F3611" w:rsidRPr="00B80901" w:rsidRDefault="009F3611" w:rsidP="009F3611">
            <w:pPr>
              <w:pStyle w:val="XML1"/>
              <w:rPr>
                <w:ins w:id="15271" w:author="Thomas Dietz" w:date="2012-08-08T17:05:00Z"/>
                <w:rPrChange w:id="15272" w:author="Thomas Dietz" w:date="2012-08-10T13:22:00Z">
                  <w:rPr>
                    <w:ins w:id="15273" w:author="Thomas Dietz" w:date="2012-08-08T17:05:00Z"/>
                    <w:lang w:val="de-DE"/>
                  </w:rPr>
                </w:rPrChange>
              </w:rPr>
            </w:pPr>
            <w:ins w:id="15274" w:author="Thomas Dietz" w:date="2012-08-08T17:05:00Z">
              <w:r w:rsidRPr="00B80901">
                <w:rPr>
                  <w:rPrChange w:id="15275" w:author="Thomas Dietz" w:date="2012-08-10T13:22:00Z">
                    <w:rPr>
                      <w:lang w:val="de-DE"/>
                    </w:rPr>
                  </w:rPrChange>
                </w:rPr>
                <w:t xml:space="preserve">      </w:t>
              </w:r>
              <w:proofErr w:type="gramStart"/>
              <w:r w:rsidRPr="00B80901">
                <w:rPr>
                  <w:rPrChange w:id="15276" w:author="Thomas Dietz" w:date="2012-08-10T13:22:00Z">
                    <w:rPr>
                      <w:lang w:val="de-DE"/>
                    </w:rPr>
                  </w:rPrChange>
                </w:rPr>
                <w:t>description</w:t>
              </w:r>
              <w:proofErr w:type="gramEnd"/>
              <w:r w:rsidRPr="00B80901">
                <w:rPr>
                  <w:rPrChange w:id="15277" w:author="Thomas Dietz" w:date="2012-08-10T13:22:00Z">
                    <w:rPr>
                      <w:lang w:val="de-DE"/>
                    </w:rPr>
                  </w:rPrChange>
                </w:rPr>
                <w:t xml:space="preserve"> "Specifies the outer UDP source port number.</w:t>
              </w:r>
            </w:ins>
          </w:p>
          <w:p w14:paraId="6B88EA07" w14:textId="77777777" w:rsidR="009F3611" w:rsidRPr="00B80901" w:rsidRDefault="009F3611" w:rsidP="009F3611">
            <w:pPr>
              <w:pStyle w:val="XML1"/>
              <w:rPr>
                <w:ins w:id="15278" w:author="Thomas Dietz" w:date="2012-08-08T17:05:00Z"/>
                <w:rPrChange w:id="15279" w:author="Thomas Dietz" w:date="2012-08-10T13:22:00Z">
                  <w:rPr>
                    <w:ins w:id="15280" w:author="Thomas Dietz" w:date="2012-08-08T17:05:00Z"/>
                    <w:lang w:val="de-DE"/>
                  </w:rPr>
                </w:rPrChange>
              </w:rPr>
            </w:pPr>
            <w:ins w:id="15281" w:author="Thomas Dietz" w:date="2012-08-08T17:05:00Z">
              <w:r w:rsidRPr="00B80901">
                <w:rPr>
                  <w:rPrChange w:id="15282" w:author="Thomas Dietz" w:date="2012-08-10T13:22:00Z">
                    <w:rPr>
                      <w:lang w:val="de-DE"/>
                    </w:rPr>
                  </w:rPrChange>
                </w:rPr>
                <w:t xml:space="preserve">        If this element is absent, the port number MAY be chosen </w:t>
              </w:r>
            </w:ins>
          </w:p>
          <w:p w14:paraId="7E86FE08" w14:textId="77777777" w:rsidR="009F3611" w:rsidRPr="00B80901" w:rsidRDefault="009F3611" w:rsidP="009F3611">
            <w:pPr>
              <w:pStyle w:val="XML1"/>
              <w:rPr>
                <w:ins w:id="15283" w:author="Thomas Dietz" w:date="2012-08-08T17:05:00Z"/>
                <w:rPrChange w:id="15284" w:author="Thomas Dietz" w:date="2012-08-10T13:22:00Z">
                  <w:rPr>
                    <w:ins w:id="15285" w:author="Thomas Dietz" w:date="2012-08-08T17:05:00Z"/>
                    <w:lang w:val="de-DE"/>
                  </w:rPr>
                </w:rPrChange>
              </w:rPr>
            </w:pPr>
            <w:ins w:id="15286" w:author="Thomas Dietz" w:date="2012-08-08T17:05:00Z">
              <w:r w:rsidRPr="00B80901">
                <w:rPr>
                  <w:rPrChange w:id="15287" w:author="Thomas Dietz" w:date="2012-08-10T13:22:00Z">
                    <w:rPr>
                      <w:lang w:val="de-DE"/>
                    </w:rPr>
                  </w:rPrChange>
                </w:rPr>
                <w:t xml:space="preserve">        </w:t>
              </w:r>
              <w:proofErr w:type="gramStart"/>
              <w:r w:rsidRPr="00B80901">
                <w:rPr>
                  <w:rPrChange w:id="15288" w:author="Thomas Dietz" w:date="2012-08-10T13:22:00Z">
                    <w:rPr>
                      <w:lang w:val="de-DE"/>
                    </w:rPr>
                  </w:rPrChange>
                </w:rPr>
                <w:t>dynamically</w:t>
              </w:r>
              <w:proofErr w:type="gramEnd"/>
              <w:r w:rsidRPr="00B80901">
                <w:rPr>
                  <w:rPrChange w:id="15289" w:author="Thomas Dietz" w:date="2012-08-10T13:22:00Z">
                    <w:rPr>
                      <w:lang w:val="de-DE"/>
                    </w:rPr>
                  </w:rPrChange>
                </w:rPr>
                <w:t>.";</w:t>
              </w:r>
            </w:ins>
          </w:p>
          <w:p w14:paraId="1BCC83E7" w14:textId="77777777" w:rsidR="009F3611" w:rsidRPr="00B80901" w:rsidRDefault="009F3611" w:rsidP="009F3611">
            <w:pPr>
              <w:pStyle w:val="XML1"/>
              <w:rPr>
                <w:ins w:id="15290" w:author="Thomas Dietz" w:date="2012-08-08T17:05:00Z"/>
                <w:rPrChange w:id="15291" w:author="Thomas Dietz" w:date="2012-08-10T13:22:00Z">
                  <w:rPr>
                    <w:ins w:id="15292" w:author="Thomas Dietz" w:date="2012-08-08T17:05:00Z"/>
                    <w:lang w:val="de-DE"/>
                  </w:rPr>
                </w:rPrChange>
              </w:rPr>
            </w:pPr>
            <w:ins w:id="15293" w:author="Thomas Dietz" w:date="2012-08-08T17:05:00Z">
              <w:r w:rsidRPr="00B80901">
                <w:rPr>
                  <w:rPrChange w:id="15294" w:author="Thomas Dietz" w:date="2012-08-10T13:22:00Z">
                    <w:rPr>
                      <w:lang w:val="de-DE"/>
                    </w:rPr>
                  </w:rPrChange>
                </w:rPr>
                <w:t xml:space="preserve">    }</w:t>
              </w:r>
            </w:ins>
          </w:p>
          <w:p w14:paraId="0FECE64D" w14:textId="77777777" w:rsidR="009F3611" w:rsidRPr="00B80901" w:rsidRDefault="009F3611" w:rsidP="009F3611">
            <w:pPr>
              <w:pStyle w:val="XML1"/>
              <w:rPr>
                <w:ins w:id="15295" w:author="Thomas Dietz" w:date="2012-08-08T17:05:00Z"/>
                <w:rPrChange w:id="15296" w:author="Thomas Dietz" w:date="2012-08-10T13:22:00Z">
                  <w:rPr>
                    <w:ins w:id="15297" w:author="Thomas Dietz" w:date="2012-08-08T17:05:00Z"/>
                    <w:lang w:val="de-DE"/>
                  </w:rPr>
                </w:rPrChange>
              </w:rPr>
            </w:pPr>
            <w:ins w:id="15298" w:author="Thomas Dietz" w:date="2012-08-08T17:05:00Z">
              <w:r w:rsidRPr="00B80901">
                <w:rPr>
                  <w:rPrChange w:id="15299" w:author="Thomas Dietz" w:date="2012-08-10T13:22:00Z">
                    <w:rPr>
                      <w:lang w:val="de-DE"/>
                    </w:rPr>
                  </w:rPrChange>
                </w:rPr>
                <w:t xml:space="preserve">    leaf udp-dest-port {</w:t>
              </w:r>
            </w:ins>
          </w:p>
          <w:p w14:paraId="0E4BBFFD" w14:textId="77777777" w:rsidR="009F3611" w:rsidRPr="00B80901" w:rsidRDefault="009F3611" w:rsidP="009F3611">
            <w:pPr>
              <w:pStyle w:val="XML1"/>
              <w:rPr>
                <w:ins w:id="15300" w:author="Thomas Dietz" w:date="2012-08-08T17:05:00Z"/>
                <w:rPrChange w:id="15301" w:author="Thomas Dietz" w:date="2012-08-10T13:22:00Z">
                  <w:rPr>
                    <w:ins w:id="15302" w:author="Thomas Dietz" w:date="2012-08-08T17:05:00Z"/>
                    <w:lang w:val="de-DE"/>
                  </w:rPr>
                </w:rPrChange>
              </w:rPr>
            </w:pPr>
            <w:ins w:id="15303" w:author="Thomas Dietz" w:date="2012-08-08T17:05:00Z">
              <w:r w:rsidRPr="00B80901">
                <w:rPr>
                  <w:rPrChange w:id="15304" w:author="Thomas Dietz" w:date="2012-08-10T13:22:00Z">
                    <w:rPr>
                      <w:lang w:val="de-DE"/>
                    </w:rPr>
                  </w:rPrChange>
                </w:rPr>
                <w:t xml:space="preserve">      type inet:port-number;</w:t>
              </w:r>
            </w:ins>
          </w:p>
          <w:p w14:paraId="0B11003D" w14:textId="77777777" w:rsidR="009F3611" w:rsidRPr="00B80901" w:rsidRDefault="009F3611" w:rsidP="009F3611">
            <w:pPr>
              <w:pStyle w:val="XML1"/>
              <w:rPr>
                <w:ins w:id="15305" w:author="Thomas Dietz" w:date="2012-08-08T17:05:00Z"/>
                <w:rPrChange w:id="15306" w:author="Thomas Dietz" w:date="2012-08-10T13:22:00Z">
                  <w:rPr>
                    <w:ins w:id="15307" w:author="Thomas Dietz" w:date="2012-08-08T17:05:00Z"/>
                    <w:lang w:val="de-DE"/>
                  </w:rPr>
                </w:rPrChange>
              </w:rPr>
            </w:pPr>
            <w:ins w:id="15308" w:author="Thomas Dietz" w:date="2012-08-08T17:05:00Z">
              <w:r w:rsidRPr="00B80901">
                <w:rPr>
                  <w:rPrChange w:id="15309" w:author="Thomas Dietz" w:date="2012-08-10T13:22:00Z">
                    <w:rPr>
                      <w:lang w:val="de-DE"/>
                    </w:rPr>
                  </w:rPrChange>
                </w:rPr>
                <w:t xml:space="preserve">      description "Specifies the outer UDP destination port</w:t>
              </w:r>
            </w:ins>
          </w:p>
          <w:p w14:paraId="2642E7E6" w14:textId="77777777" w:rsidR="009F3611" w:rsidRPr="00B80901" w:rsidRDefault="009F3611" w:rsidP="009F3611">
            <w:pPr>
              <w:pStyle w:val="XML1"/>
              <w:rPr>
                <w:ins w:id="15310" w:author="Thomas Dietz" w:date="2012-08-08T17:05:00Z"/>
                <w:rPrChange w:id="15311" w:author="Thomas Dietz" w:date="2012-08-10T13:22:00Z">
                  <w:rPr>
                    <w:ins w:id="15312" w:author="Thomas Dietz" w:date="2012-08-08T17:05:00Z"/>
                    <w:lang w:val="de-DE"/>
                  </w:rPr>
                </w:rPrChange>
              </w:rPr>
            </w:pPr>
            <w:ins w:id="15313" w:author="Thomas Dietz" w:date="2012-08-08T17:05:00Z">
              <w:r w:rsidRPr="00B80901">
                <w:rPr>
                  <w:rPrChange w:id="15314" w:author="Thomas Dietz" w:date="2012-08-10T13:22:00Z">
                    <w:rPr>
                      <w:lang w:val="de-DE"/>
                    </w:rPr>
                  </w:rPrChange>
                </w:rPr>
                <w:t xml:space="preserve">        </w:t>
              </w:r>
              <w:proofErr w:type="gramStart"/>
              <w:r w:rsidRPr="00B80901">
                <w:rPr>
                  <w:rPrChange w:id="15315" w:author="Thomas Dietz" w:date="2012-08-10T13:22:00Z">
                    <w:rPr>
                      <w:lang w:val="de-DE"/>
                    </w:rPr>
                  </w:rPrChange>
                </w:rPr>
                <w:t>number</w:t>
              </w:r>
              <w:proofErr w:type="gramEnd"/>
              <w:r w:rsidRPr="00B80901">
                <w:rPr>
                  <w:rPrChange w:id="15316" w:author="Thomas Dietz" w:date="2012-08-10T13:22:00Z">
                    <w:rPr>
                      <w:lang w:val="de-DE"/>
                    </w:rPr>
                  </w:rPrChange>
                </w:rPr>
                <w:t>.  It is intended to reserve a port number for</w:t>
              </w:r>
            </w:ins>
          </w:p>
          <w:p w14:paraId="6FC71DD2" w14:textId="77777777" w:rsidR="009F3611" w:rsidRPr="00B80901" w:rsidRDefault="009F3611" w:rsidP="009F3611">
            <w:pPr>
              <w:pStyle w:val="XML1"/>
              <w:rPr>
                <w:ins w:id="15317" w:author="Thomas Dietz" w:date="2012-08-08T17:05:00Z"/>
                <w:rPrChange w:id="15318" w:author="Thomas Dietz" w:date="2012-08-10T13:22:00Z">
                  <w:rPr>
                    <w:ins w:id="15319" w:author="Thomas Dietz" w:date="2012-08-08T17:05:00Z"/>
                    <w:lang w:val="de-DE"/>
                  </w:rPr>
                </w:rPrChange>
              </w:rPr>
            </w:pPr>
            <w:ins w:id="15320" w:author="Thomas Dietz" w:date="2012-08-08T17:05:00Z">
              <w:r w:rsidRPr="00B80901">
                <w:rPr>
                  <w:rPrChange w:id="15321" w:author="Thomas Dietz" w:date="2012-08-10T13:22:00Z">
                    <w:rPr>
                      <w:lang w:val="de-DE"/>
                    </w:rPr>
                  </w:rPrChange>
                </w:rPr>
                <w:t xml:space="preserve">        VxLAN at IANA.  As soon as this has been reserved, the</w:t>
              </w:r>
            </w:ins>
          </w:p>
          <w:p w14:paraId="44CFF521" w14:textId="77777777" w:rsidR="009F3611" w:rsidRPr="00B80901" w:rsidRDefault="009F3611" w:rsidP="009F3611">
            <w:pPr>
              <w:pStyle w:val="XML1"/>
              <w:rPr>
                <w:ins w:id="15322" w:author="Thomas Dietz" w:date="2012-08-08T17:05:00Z"/>
                <w:rPrChange w:id="15323" w:author="Thomas Dietz" w:date="2012-08-10T13:22:00Z">
                  <w:rPr>
                    <w:ins w:id="15324" w:author="Thomas Dietz" w:date="2012-08-08T17:05:00Z"/>
                    <w:lang w:val="de-DE"/>
                  </w:rPr>
                </w:rPrChange>
              </w:rPr>
            </w:pPr>
            <w:ins w:id="15325" w:author="Thomas Dietz" w:date="2012-08-08T17:05:00Z">
              <w:r w:rsidRPr="00B80901">
                <w:rPr>
                  <w:rPrChange w:id="15326" w:author="Thomas Dietz" w:date="2012-08-10T13:22:00Z">
                    <w:rPr>
                      <w:lang w:val="de-DE"/>
                    </w:rPr>
                  </w:rPrChange>
                </w:rPr>
                <w:t xml:space="preserve">        reserved number SHOULD become the default value for this</w:t>
              </w:r>
            </w:ins>
          </w:p>
          <w:p w14:paraId="78FBC5C8" w14:textId="77777777" w:rsidR="009F3611" w:rsidRPr="00B80901" w:rsidRDefault="009F3611" w:rsidP="009F3611">
            <w:pPr>
              <w:pStyle w:val="XML1"/>
              <w:rPr>
                <w:ins w:id="15327" w:author="Thomas Dietz" w:date="2012-08-08T17:05:00Z"/>
                <w:rPrChange w:id="15328" w:author="Thomas Dietz" w:date="2012-08-10T13:22:00Z">
                  <w:rPr>
                    <w:ins w:id="15329" w:author="Thomas Dietz" w:date="2012-08-08T17:05:00Z"/>
                    <w:lang w:val="de-DE"/>
                  </w:rPr>
                </w:rPrChange>
              </w:rPr>
            </w:pPr>
            <w:ins w:id="15330" w:author="Thomas Dietz" w:date="2012-08-08T17:05:00Z">
              <w:r w:rsidRPr="00B80901">
                <w:rPr>
                  <w:rPrChange w:id="15331" w:author="Thomas Dietz" w:date="2012-08-10T13:22:00Z">
                    <w:rPr>
                      <w:lang w:val="de-DE"/>
                    </w:rPr>
                  </w:rPrChange>
                </w:rPr>
                <w:lastRenderedPageBreak/>
                <w:t xml:space="preserve">        </w:t>
              </w:r>
              <w:proofErr w:type="gramStart"/>
              <w:r w:rsidRPr="00B80901">
                <w:rPr>
                  <w:rPrChange w:id="15332" w:author="Thomas Dietz" w:date="2012-08-10T13:22:00Z">
                    <w:rPr>
                      <w:lang w:val="de-DE"/>
                    </w:rPr>
                  </w:rPrChange>
                </w:rPr>
                <w:t>element</w:t>
              </w:r>
              <w:proofErr w:type="gramEnd"/>
              <w:r w:rsidRPr="00B80901">
                <w:rPr>
                  <w:rPrChange w:id="15333" w:author="Thomas Dietz" w:date="2012-08-10T13:22:00Z">
                    <w:rPr>
                      <w:lang w:val="de-DE"/>
                    </w:rPr>
                  </w:rPrChange>
                </w:rPr>
                <w:t>.";</w:t>
              </w:r>
            </w:ins>
          </w:p>
          <w:p w14:paraId="6DDF7ED7" w14:textId="77777777" w:rsidR="009F3611" w:rsidRPr="00B80901" w:rsidRDefault="009F3611" w:rsidP="009F3611">
            <w:pPr>
              <w:pStyle w:val="XML1"/>
              <w:rPr>
                <w:ins w:id="15334" w:author="Thomas Dietz" w:date="2012-08-08T17:05:00Z"/>
                <w:rPrChange w:id="15335" w:author="Thomas Dietz" w:date="2012-08-10T13:22:00Z">
                  <w:rPr>
                    <w:ins w:id="15336" w:author="Thomas Dietz" w:date="2012-08-08T17:05:00Z"/>
                    <w:lang w:val="de-DE"/>
                  </w:rPr>
                </w:rPrChange>
              </w:rPr>
            </w:pPr>
            <w:ins w:id="15337" w:author="Thomas Dietz" w:date="2012-08-08T17:05:00Z">
              <w:r w:rsidRPr="00B80901">
                <w:rPr>
                  <w:rPrChange w:id="15338" w:author="Thomas Dietz" w:date="2012-08-10T13:22:00Z">
                    <w:rPr>
                      <w:lang w:val="de-DE"/>
                    </w:rPr>
                  </w:rPrChange>
                </w:rPr>
                <w:t xml:space="preserve">    }</w:t>
              </w:r>
            </w:ins>
          </w:p>
          <w:p w14:paraId="3212019B" w14:textId="77777777" w:rsidR="009F3611" w:rsidRPr="00B80901" w:rsidRDefault="009F3611" w:rsidP="009F3611">
            <w:pPr>
              <w:pStyle w:val="XML1"/>
              <w:rPr>
                <w:ins w:id="15339" w:author="Thomas Dietz" w:date="2012-08-08T17:05:00Z"/>
                <w:rPrChange w:id="15340" w:author="Thomas Dietz" w:date="2012-08-10T13:22:00Z">
                  <w:rPr>
                    <w:ins w:id="15341" w:author="Thomas Dietz" w:date="2012-08-08T17:05:00Z"/>
                    <w:lang w:val="de-DE"/>
                  </w:rPr>
                </w:rPrChange>
              </w:rPr>
            </w:pPr>
            <w:ins w:id="15342" w:author="Thomas Dietz" w:date="2012-08-08T17:05:00Z">
              <w:r w:rsidRPr="00B80901">
                <w:rPr>
                  <w:rPrChange w:id="15343" w:author="Thomas Dietz" w:date="2012-08-10T13:22:00Z">
                    <w:rPr>
                      <w:lang w:val="de-DE"/>
                    </w:rPr>
                  </w:rPrChange>
                </w:rPr>
                <w:t xml:space="preserve">    leaf udp-checksum {</w:t>
              </w:r>
            </w:ins>
          </w:p>
          <w:p w14:paraId="77D468C1" w14:textId="77777777" w:rsidR="009F3611" w:rsidRPr="00B80901" w:rsidRDefault="009F3611" w:rsidP="009F3611">
            <w:pPr>
              <w:pStyle w:val="XML1"/>
              <w:rPr>
                <w:ins w:id="15344" w:author="Thomas Dietz" w:date="2012-08-08T17:05:00Z"/>
                <w:rPrChange w:id="15345" w:author="Thomas Dietz" w:date="2012-08-10T13:22:00Z">
                  <w:rPr>
                    <w:ins w:id="15346" w:author="Thomas Dietz" w:date="2012-08-08T17:05:00Z"/>
                    <w:lang w:val="de-DE"/>
                  </w:rPr>
                </w:rPrChange>
              </w:rPr>
            </w:pPr>
            <w:ins w:id="15347" w:author="Thomas Dietz" w:date="2012-08-08T17:05:00Z">
              <w:r w:rsidRPr="00B80901">
                <w:rPr>
                  <w:rPrChange w:id="15348" w:author="Thomas Dietz" w:date="2012-08-10T13:22:00Z">
                    <w:rPr>
                      <w:lang w:val="de-DE"/>
                    </w:rPr>
                  </w:rPrChange>
                </w:rPr>
                <w:t xml:space="preserve">      type boolean;</w:t>
              </w:r>
            </w:ins>
          </w:p>
          <w:p w14:paraId="2AC39EF6" w14:textId="77777777" w:rsidR="009F3611" w:rsidRPr="00B80901" w:rsidRDefault="009F3611" w:rsidP="009F3611">
            <w:pPr>
              <w:pStyle w:val="XML1"/>
              <w:rPr>
                <w:ins w:id="15349" w:author="Thomas Dietz" w:date="2012-08-08T17:05:00Z"/>
                <w:rPrChange w:id="15350" w:author="Thomas Dietz" w:date="2012-08-10T13:22:00Z">
                  <w:rPr>
                    <w:ins w:id="15351" w:author="Thomas Dietz" w:date="2012-08-08T17:05:00Z"/>
                    <w:lang w:val="de-DE"/>
                  </w:rPr>
                </w:rPrChange>
              </w:rPr>
            </w:pPr>
            <w:ins w:id="15352" w:author="Thomas Dietz" w:date="2012-08-08T17:05:00Z">
              <w:r w:rsidRPr="00B80901">
                <w:rPr>
                  <w:rPrChange w:id="15353" w:author="Thomas Dietz" w:date="2012-08-10T13:22:00Z">
                    <w:rPr>
                      <w:lang w:val="de-DE"/>
                    </w:rPr>
                  </w:rPrChange>
                </w:rPr>
                <w:t xml:space="preserve">      default false;</w:t>
              </w:r>
            </w:ins>
          </w:p>
          <w:p w14:paraId="2DB61DF5" w14:textId="77777777" w:rsidR="009F3611" w:rsidRPr="00B80901" w:rsidRDefault="009F3611" w:rsidP="009F3611">
            <w:pPr>
              <w:pStyle w:val="XML1"/>
              <w:rPr>
                <w:ins w:id="15354" w:author="Thomas Dietz" w:date="2012-08-08T17:05:00Z"/>
                <w:rPrChange w:id="15355" w:author="Thomas Dietz" w:date="2012-08-10T13:22:00Z">
                  <w:rPr>
                    <w:ins w:id="15356" w:author="Thomas Dietz" w:date="2012-08-08T17:05:00Z"/>
                    <w:lang w:val="de-DE"/>
                  </w:rPr>
                </w:rPrChange>
              </w:rPr>
            </w:pPr>
            <w:ins w:id="15357" w:author="Thomas Dietz" w:date="2012-08-08T17:05:00Z">
              <w:r w:rsidRPr="00B80901">
                <w:rPr>
                  <w:rPrChange w:id="15358" w:author="Thomas Dietz" w:date="2012-08-10T13:22:00Z">
                    <w:rPr>
                      <w:lang w:val="de-DE"/>
                    </w:rPr>
                  </w:rPrChange>
                </w:rPr>
                <w:t xml:space="preserve">      description "Boolean flag to indicate whether or not the</w:t>
              </w:r>
            </w:ins>
          </w:p>
          <w:p w14:paraId="3EA80AA2" w14:textId="77777777" w:rsidR="009F3611" w:rsidRPr="00B80901" w:rsidRDefault="009F3611" w:rsidP="009F3611">
            <w:pPr>
              <w:pStyle w:val="XML1"/>
              <w:rPr>
                <w:ins w:id="15359" w:author="Thomas Dietz" w:date="2012-08-08T17:05:00Z"/>
                <w:rPrChange w:id="15360" w:author="Thomas Dietz" w:date="2012-08-10T13:22:00Z">
                  <w:rPr>
                    <w:ins w:id="15361" w:author="Thomas Dietz" w:date="2012-08-08T17:05:00Z"/>
                    <w:lang w:val="de-DE"/>
                  </w:rPr>
                </w:rPrChange>
              </w:rPr>
            </w:pPr>
            <w:ins w:id="15362" w:author="Thomas Dietz" w:date="2012-08-08T17:05:00Z">
              <w:r w:rsidRPr="00B80901">
                <w:rPr>
                  <w:rPrChange w:id="15363" w:author="Thomas Dietz" w:date="2012-08-10T13:22:00Z">
                    <w:rPr>
                      <w:lang w:val="de-DE"/>
                    </w:rPr>
                  </w:rPrChange>
                </w:rPr>
                <w:t xml:space="preserve">        outer UDP checksum should be set";</w:t>
              </w:r>
            </w:ins>
          </w:p>
          <w:p w14:paraId="4FACBF65" w14:textId="77777777" w:rsidR="009F3611" w:rsidRPr="00B80901" w:rsidRDefault="009F3611" w:rsidP="009F3611">
            <w:pPr>
              <w:pStyle w:val="XML1"/>
              <w:rPr>
                <w:ins w:id="15364" w:author="Thomas Dietz" w:date="2012-08-08T17:05:00Z"/>
                <w:rPrChange w:id="15365" w:author="Thomas Dietz" w:date="2012-08-10T13:22:00Z">
                  <w:rPr>
                    <w:ins w:id="15366" w:author="Thomas Dietz" w:date="2012-08-08T17:05:00Z"/>
                    <w:lang w:val="de-DE"/>
                  </w:rPr>
                </w:rPrChange>
              </w:rPr>
            </w:pPr>
            <w:ins w:id="15367" w:author="Thomas Dietz" w:date="2012-08-08T17:05:00Z">
              <w:r w:rsidRPr="00B80901">
                <w:rPr>
                  <w:rPrChange w:id="15368" w:author="Thomas Dietz" w:date="2012-08-10T13:22:00Z">
                    <w:rPr>
                      <w:lang w:val="de-DE"/>
                    </w:rPr>
                  </w:rPrChange>
                </w:rPr>
                <w:t xml:space="preserve">    }</w:t>
              </w:r>
            </w:ins>
          </w:p>
          <w:p w14:paraId="313757AA" w14:textId="77777777" w:rsidR="009F3611" w:rsidRPr="00B80901" w:rsidRDefault="009F3611" w:rsidP="009F3611">
            <w:pPr>
              <w:pStyle w:val="XML1"/>
              <w:rPr>
                <w:ins w:id="15369" w:author="Thomas Dietz" w:date="2012-08-08T17:05:00Z"/>
                <w:rPrChange w:id="15370" w:author="Thomas Dietz" w:date="2012-08-10T13:22:00Z">
                  <w:rPr>
                    <w:ins w:id="15371" w:author="Thomas Dietz" w:date="2012-08-08T17:05:00Z"/>
                    <w:lang w:val="de-DE"/>
                  </w:rPr>
                </w:rPrChange>
              </w:rPr>
            </w:pPr>
            <w:ins w:id="15372" w:author="Thomas Dietz" w:date="2012-08-08T17:05:00Z">
              <w:r w:rsidRPr="00B80901">
                <w:rPr>
                  <w:rPrChange w:id="15373" w:author="Thomas Dietz" w:date="2012-08-10T13:22:00Z">
                    <w:rPr>
                      <w:lang w:val="de-DE"/>
                    </w:rPr>
                  </w:rPrChange>
                </w:rPr>
                <w:t xml:space="preserve">  }</w:t>
              </w:r>
            </w:ins>
          </w:p>
          <w:p w14:paraId="332AE3A9" w14:textId="77777777" w:rsidR="009F3611" w:rsidRPr="00B80901" w:rsidRDefault="009F3611" w:rsidP="009F3611">
            <w:pPr>
              <w:pStyle w:val="XML1"/>
              <w:rPr>
                <w:ins w:id="15374" w:author="Thomas Dietz" w:date="2012-08-08T17:05:00Z"/>
                <w:rPrChange w:id="15375" w:author="Thomas Dietz" w:date="2012-08-10T13:22:00Z">
                  <w:rPr>
                    <w:ins w:id="15376" w:author="Thomas Dietz" w:date="2012-08-08T17:05:00Z"/>
                    <w:lang w:val="de-DE"/>
                  </w:rPr>
                </w:rPrChange>
              </w:rPr>
            </w:pPr>
            <w:ins w:id="15377" w:author="Thomas Dietz" w:date="2012-08-08T17:05:00Z">
              <w:r w:rsidRPr="00B80901">
                <w:rPr>
                  <w:rPrChange w:id="15378" w:author="Thomas Dietz" w:date="2012-08-10T13:22:00Z">
                    <w:rPr>
                      <w:lang w:val="de-DE"/>
                    </w:rPr>
                  </w:rPrChange>
                </w:rPr>
                <w:t xml:space="preserve"> </w:t>
              </w:r>
            </w:ins>
          </w:p>
          <w:p w14:paraId="0F6C8824" w14:textId="77777777" w:rsidR="009F3611" w:rsidRPr="00B80901" w:rsidRDefault="009F3611" w:rsidP="009F3611">
            <w:pPr>
              <w:pStyle w:val="XML1"/>
              <w:rPr>
                <w:ins w:id="15379" w:author="Thomas Dietz" w:date="2012-08-08T17:05:00Z"/>
                <w:rPrChange w:id="15380" w:author="Thomas Dietz" w:date="2012-08-10T13:22:00Z">
                  <w:rPr>
                    <w:ins w:id="15381" w:author="Thomas Dietz" w:date="2012-08-08T17:05:00Z"/>
                    <w:lang w:val="de-DE"/>
                  </w:rPr>
                </w:rPrChange>
              </w:rPr>
            </w:pPr>
            <w:ins w:id="15382" w:author="Thomas Dietz" w:date="2012-08-08T17:05:00Z">
              <w:r w:rsidRPr="00B80901">
                <w:rPr>
                  <w:rPrChange w:id="15383" w:author="Thomas Dietz" w:date="2012-08-10T13:22:00Z">
                    <w:rPr>
                      <w:lang w:val="de-DE"/>
                    </w:rPr>
                  </w:rPrChange>
                </w:rPr>
                <w:t xml:space="preserve">  grouping OFPortNVGRETunnelType {</w:t>
              </w:r>
            </w:ins>
          </w:p>
          <w:p w14:paraId="51AF73F7" w14:textId="77777777" w:rsidR="009F3611" w:rsidRPr="00B80901" w:rsidRDefault="009F3611" w:rsidP="009F3611">
            <w:pPr>
              <w:pStyle w:val="XML1"/>
              <w:rPr>
                <w:ins w:id="15384" w:author="Thomas Dietz" w:date="2012-08-08T17:05:00Z"/>
                <w:rPrChange w:id="15385" w:author="Thomas Dietz" w:date="2012-08-10T13:22:00Z">
                  <w:rPr>
                    <w:ins w:id="15386" w:author="Thomas Dietz" w:date="2012-08-08T17:05:00Z"/>
                    <w:lang w:val="de-DE"/>
                  </w:rPr>
                </w:rPrChange>
              </w:rPr>
            </w:pPr>
            <w:ins w:id="15387" w:author="Thomas Dietz" w:date="2012-08-08T17:05:00Z">
              <w:r w:rsidRPr="00B80901">
                <w:rPr>
                  <w:rPrChange w:id="15388" w:author="Thomas Dietz" w:date="2012-08-10T13:22:00Z">
                    <w:rPr>
                      <w:lang w:val="de-DE"/>
                    </w:rPr>
                  </w:rPrChange>
                </w:rPr>
                <w:t xml:space="preserve">    </w:t>
              </w:r>
              <w:proofErr w:type="gramStart"/>
              <w:r w:rsidRPr="00B80901">
                <w:rPr>
                  <w:rPrChange w:id="15389" w:author="Thomas Dietz" w:date="2012-08-10T13:22:00Z">
                    <w:rPr>
                      <w:lang w:val="de-DE"/>
                    </w:rPr>
                  </w:rPrChange>
                </w:rPr>
                <w:t>description</w:t>
              </w:r>
              <w:proofErr w:type="gramEnd"/>
              <w:r w:rsidRPr="00B80901">
                <w:rPr>
                  <w:rPrChange w:id="15390" w:author="Thomas Dietz" w:date="2012-08-10T13:22:00Z">
                    <w:rPr>
                      <w:lang w:val="de-DE"/>
                    </w:rPr>
                  </w:rPrChange>
                </w:rPr>
                <w:t xml:space="preserve"> "Properties of a NVGRE tunnel.";</w:t>
              </w:r>
            </w:ins>
          </w:p>
          <w:p w14:paraId="5300AEFC" w14:textId="77777777" w:rsidR="009F3611" w:rsidRPr="00B80901" w:rsidRDefault="009F3611" w:rsidP="009F3611">
            <w:pPr>
              <w:pStyle w:val="XML1"/>
              <w:rPr>
                <w:ins w:id="15391" w:author="Thomas Dietz" w:date="2012-08-08T17:05:00Z"/>
                <w:rPrChange w:id="15392" w:author="Thomas Dietz" w:date="2012-08-10T13:22:00Z">
                  <w:rPr>
                    <w:ins w:id="15393" w:author="Thomas Dietz" w:date="2012-08-08T17:05:00Z"/>
                    <w:lang w:val="de-DE"/>
                  </w:rPr>
                </w:rPrChange>
              </w:rPr>
            </w:pPr>
            <w:ins w:id="15394" w:author="Thomas Dietz" w:date="2012-08-08T17:05:00Z">
              <w:r w:rsidRPr="00B80901">
                <w:rPr>
                  <w:rPrChange w:id="15395" w:author="Thomas Dietz" w:date="2012-08-10T13:22:00Z">
                    <w:rPr>
                      <w:lang w:val="de-DE"/>
                    </w:rPr>
                  </w:rPrChange>
                </w:rPr>
                <w:t xml:space="preserve">    uses OFPortBaseTunnelType;</w:t>
              </w:r>
            </w:ins>
          </w:p>
          <w:p w14:paraId="5C45D4BC" w14:textId="77777777" w:rsidR="009F3611" w:rsidRPr="00B80901" w:rsidRDefault="009F3611" w:rsidP="009F3611">
            <w:pPr>
              <w:pStyle w:val="XML1"/>
              <w:rPr>
                <w:ins w:id="15396" w:author="Thomas Dietz" w:date="2012-08-08T17:05:00Z"/>
                <w:rPrChange w:id="15397" w:author="Thomas Dietz" w:date="2012-08-10T13:22:00Z">
                  <w:rPr>
                    <w:ins w:id="15398" w:author="Thomas Dietz" w:date="2012-08-08T17:05:00Z"/>
                    <w:lang w:val="de-DE"/>
                  </w:rPr>
                </w:rPrChange>
              </w:rPr>
            </w:pPr>
            <w:ins w:id="15399" w:author="Thomas Dietz" w:date="2012-08-08T17:05:00Z">
              <w:r w:rsidRPr="00B80901">
                <w:rPr>
                  <w:rPrChange w:id="15400" w:author="Thomas Dietz" w:date="2012-08-10T13:22:00Z">
                    <w:rPr>
                      <w:lang w:val="de-DE"/>
                    </w:rPr>
                  </w:rPrChange>
                </w:rPr>
                <w:t xml:space="preserve">    leaf tni {</w:t>
              </w:r>
            </w:ins>
          </w:p>
          <w:p w14:paraId="7DFF0C4E" w14:textId="77777777" w:rsidR="009F3611" w:rsidRPr="00B80901" w:rsidRDefault="009F3611" w:rsidP="009F3611">
            <w:pPr>
              <w:pStyle w:val="XML1"/>
              <w:rPr>
                <w:ins w:id="15401" w:author="Thomas Dietz" w:date="2012-08-08T17:05:00Z"/>
                <w:rPrChange w:id="15402" w:author="Thomas Dietz" w:date="2012-08-10T13:22:00Z">
                  <w:rPr>
                    <w:ins w:id="15403" w:author="Thomas Dietz" w:date="2012-08-08T17:05:00Z"/>
                    <w:lang w:val="de-DE"/>
                  </w:rPr>
                </w:rPrChange>
              </w:rPr>
            </w:pPr>
            <w:ins w:id="15404" w:author="Thomas Dietz" w:date="2012-08-08T17:05:00Z">
              <w:r w:rsidRPr="00B80901">
                <w:rPr>
                  <w:rPrChange w:id="15405" w:author="Thomas Dietz" w:date="2012-08-10T13:22:00Z">
                    <w:rPr>
                      <w:lang w:val="de-DE"/>
                    </w:rPr>
                  </w:rPrChange>
                </w:rPr>
                <w:t xml:space="preserve">      type uint32;</w:t>
              </w:r>
            </w:ins>
          </w:p>
          <w:p w14:paraId="3C880EA3" w14:textId="77777777" w:rsidR="009F3611" w:rsidRPr="00B80901" w:rsidRDefault="009F3611" w:rsidP="009F3611">
            <w:pPr>
              <w:pStyle w:val="XML1"/>
              <w:rPr>
                <w:ins w:id="15406" w:author="Thomas Dietz" w:date="2012-08-08T17:05:00Z"/>
                <w:rPrChange w:id="15407" w:author="Thomas Dietz" w:date="2012-08-10T13:22:00Z">
                  <w:rPr>
                    <w:ins w:id="15408" w:author="Thomas Dietz" w:date="2012-08-08T17:05:00Z"/>
                    <w:lang w:val="de-DE"/>
                  </w:rPr>
                </w:rPrChange>
              </w:rPr>
            </w:pPr>
            <w:ins w:id="15409" w:author="Thomas Dietz" w:date="2012-08-08T17:05:00Z">
              <w:r w:rsidRPr="00B80901">
                <w:rPr>
                  <w:rPrChange w:id="15410" w:author="Thomas Dietz" w:date="2012-08-10T13:22:00Z">
                    <w:rPr>
                      <w:lang w:val="de-DE"/>
                    </w:rPr>
                  </w:rPrChange>
                </w:rPr>
                <w:t xml:space="preserve">      description "Specifies the tenant network identifier</w:t>
              </w:r>
            </w:ins>
          </w:p>
          <w:p w14:paraId="4AA65842" w14:textId="77777777" w:rsidR="009F3611" w:rsidRPr="00B80901" w:rsidRDefault="009F3611" w:rsidP="009F3611">
            <w:pPr>
              <w:pStyle w:val="XML1"/>
              <w:rPr>
                <w:ins w:id="15411" w:author="Thomas Dietz" w:date="2012-08-08T17:05:00Z"/>
                <w:rPrChange w:id="15412" w:author="Thomas Dietz" w:date="2012-08-10T13:22:00Z">
                  <w:rPr>
                    <w:ins w:id="15413" w:author="Thomas Dietz" w:date="2012-08-08T17:05:00Z"/>
                    <w:lang w:val="de-DE"/>
                  </w:rPr>
                </w:rPrChange>
              </w:rPr>
            </w:pPr>
            <w:ins w:id="15414" w:author="Thomas Dietz" w:date="2012-08-08T17:05:00Z">
              <w:r w:rsidRPr="00B80901">
                <w:rPr>
                  <w:rPrChange w:id="15415" w:author="Thomas Dietz" w:date="2012-08-10T13:22:00Z">
                    <w:rPr>
                      <w:lang w:val="de-DE"/>
                    </w:rPr>
                  </w:rPrChange>
                </w:rPr>
                <w:t xml:space="preserve">        assigned to all packets sent on the tunnel";</w:t>
              </w:r>
            </w:ins>
          </w:p>
          <w:p w14:paraId="6A94BC08" w14:textId="77777777" w:rsidR="009F3611" w:rsidRPr="00B80901" w:rsidRDefault="009F3611" w:rsidP="009F3611">
            <w:pPr>
              <w:pStyle w:val="XML1"/>
              <w:rPr>
                <w:ins w:id="15416" w:author="Thomas Dietz" w:date="2012-08-08T17:05:00Z"/>
                <w:rPrChange w:id="15417" w:author="Thomas Dietz" w:date="2012-08-10T13:22:00Z">
                  <w:rPr>
                    <w:ins w:id="15418" w:author="Thomas Dietz" w:date="2012-08-08T17:05:00Z"/>
                    <w:lang w:val="de-DE"/>
                  </w:rPr>
                </w:rPrChange>
              </w:rPr>
            </w:pPr>
            <w:ins w:id="15419" w:author="Thomas Dietz" w:date="2012-08-08T17:05:00Z">
              <w:r w:rsidRPr="00B80901">
                <w:rPr>
                  <w:rPrChange w:id="15420" w:author="Thomas Dietz" w:date="2012-08-10T13:22:00Z">
                    <w:rPr>
                      <w:lang w:val="de-DE"/>
                    </w:rPr>
                  </w:rPrChange>
                </w:rPr>
                <w:t xml:space="preserve">    }</w:t>
              </w:r>
            </w:ins>
          </w:p>
          <w:p w14:paraId="66FE79DD" w14:textId="77777777" w:rsidR="009F3611" w:rsidRPr="00B80901" w:rsidRDefault="009F3611" w:rsidP="009F3611">
            <w:pPr>
              <w:pStyle w:val="XML1"/>
              <w:rPr>
                <w:ins w:id="15421" w:author="Thomas Dietz" w:date="2012-08-08T17:05:00Z"/>
                <w:rPrChange w:id="15422" w:author="Thomas Dietz" w:date="2012-08-10T13:22:00Z">
                  <w:rPr>
                    <w:ins w:id="15423" w:author="Thomas Dietz" w:date="2012-08-08T17:05:00Z"/>
                    <w:lang w:val="de-DE"/>
                  </w:rPr>
                </w:rPrChange>
              </w:rPr>
            </w:pPr>
            <w:ins w:id="15424" w:author="Thomas Dietz" w:date="2012-08-08T17:05:00Z">
              <w:r w:rsidRPr="00B80901">
                <w:rPr>
                  <w:rPrChange w:id="15425" w:author="Thomas Dietz" w:date="2012-08-10T13:22:00Z">
                    <w:rPr>
                      <w:lang w:val="de-DE"/>
                    </w:rPr>
                  </w:rPrChange>
                </w:rPr>
                <w:t xml:space="preserve">    leaf tni-resv {</w:t>
              </w:r>
            </w:ins>
          </w:p>
          <w:p w14:paraId="4B95EFE5" w14:textId="77777777" w:rsidR="009F3611" w:rsidRPr="00B80901" w:rsidRDefault="009F3611" w:rsidP="009F3611">
            <w:pPr>
              <w:pStyle w:val="XML1"/>
              <w:rPr>
                <w:ins w:id="15426" w:author="Thomas Dietz" w:date="2012-08-08T17:05:00Z"/>
                <w:rPrChange w:id="15427" w:author="Thomas Dietz" w:date="2012-08-10T13:22:00Z">
                  <w:rPr>
                    <w:ins w:id="15428" w:author="Thomas Dietz" w:date="2012-08-08T17:05:00Z"/>
                    <w:lang w:val="de-DE"/>
                  </w:rPr>
                </w:rPrChange>
              </w:rPr>
            </w:pPr>
            <w:ins w:id="15429" w:author="Thomas Dietz" w:date="2012-08-08T17:05:00Z">
              <w:r w:rsidRPr="00B80901">
                <w:rPr>
                  <w:rPrChange w:id="15430" w:author="Thomas Dietz" w:date="2012-08-10T13:22:00Z">
                    <w:rPr>
                      <w:lang w:val="de-DE"/>
                    </w:rPr>
                  </w:rPrChange>
                </w:rPr>
                <w:t xml:space="preserve">      type uint32;</w:t>
              </w:r>
            </w:ins>
          </w:p>
          <w:p w14:paraId="52211183" w14:textId="77777777" w:rsidR="009F3611" w:rsidRPr="00B80901" w:rsidRDefault="009F3611" w:rsidP="009F3611">
            <w:pPr>
              <w:pStyle w:val="XML1"/>
              <w:rPr>
                <w:ins w:id="15431" w:author="Thomas Dietz" w:date="2012-08-08T17:05:00Z"/>
                <w:rPrChange w:id="15432" w:author="Thomas Dietz" w:date="2012-08-10T13:22:00Z">
                  <w:rPr>
                    <w:ins w:id="15433" w:author="Thomas Dietz" w:date="2012-08-08T17:05:00Z"/>
                    <w:lang w:val="de-DE"/>
                  </w:rPr>
                </w:rPrChange>
              </w:rPr>
            </w:pPr>
            <w:ins w:id="15434" w:author="Thomas Dietz" w:date="2012-08-08T17:05:00Z">
              <w:r w:rsidRPr="00B80901">
                <w:rPr>
                  <w:rPrChange w:id="15435" w:author="Thomas Dietz" w:date="2012-08-10T13:22:00Z">
                    <w:rPr>
                      <w:lang w:val="de-DE"/>
                    </w:rPr>
                  </w:rPrChange>
                </w:rPr>
                <w:t xml:space="preserve">      description "Used to set the reserved user-defined bits of</w:t>
              </w:r>
            </w:ins>
          </w:p>
          <w:p w14:paraId="59A9A8F4" w14:textId="77777777" w:rsidR="009F3611" w:rsidRPr="00B80901" w:rsidRDefault="009F3611" w:rsidP="009F3611">
            <w:pPr>
              <w:pStyle w:val="XML1"/>
              <w:rPr>
                <w:ins w:id="15436" w:author="Thomas Dietz" w:date="2012-08-08T17:05:00Z"/>
                <w:rPrChange w:id="15437" w:author="Thomas Dietz" w:date="2012-08-10T13:22:00Z">
                  <w:rPr>
                    <w:ins w:id="15438" w:author="Thomas Dietz" w:date="2012-08-08T17:05:00Z"/>
                    <w:lang w:val="de-DE"/>
                  </w:rPr>
                </w:rPrChange>
              </w:rPr>
            </w:pPr>
            <w:ins w:id="15439" w:author="Thomas Dietz" w:date="2012-08-08T17:05:00Z">
              <w:r w:rsidRPr="00B80901">
                <w:rPr>
                  <w:rPrChange w:id="15440" w:author="Thomas Dietz" w:date="2012-08-10T13:22:00Z">
                    <w:rPr>
                      <w:lang w:val="de-DE"/>
                    </w:rPr>
                  </w:rPrChange>
                </w:rPr>
                <w:t xml:space="preserve">        the GRE key field";</w:t>
              </w:r>
            </w:ins>
          </w:p>
          <w:p w14:paraId="5CC374BA" w14:textId="77777777" w:rsidR="009F3611" w:rsidRPr="00B80901" w:rsidRDefault="009F3611" w:rsidP="009F3611">
            <w:pPr>
              <w:pStyle w:val="XML1"/>
              <w:rPr>
                <w:ins w:id="15441" w:author="Thomas Dietz" w:date="2012-08-08T17:05:00Z"/>
                <w:rPrChange w:id="15442" w:author="Thomas Dietz" w:date="2012-08-10T13:22:00Z">
                  <w:rPr>
                    <w:ins w:id="15443" w:author="Thomas Dietz" w:date="2012-08-08T17:05:00Z"/>
                    <w:lang w:val="de-DE"/>
                  </w:rPr>
                </w:rPrChange>
              </w:rPr>
            </w:pPr>
            <w:ins w:id="15444" w:author="Thomas Dietz" w:date="2012-08-08T17:05:00Z">
              <w:r w:rsidRPr="00B80901">
                <w:rPr>
                  <w:rPrChange w:id="15445" w:author="Thomas Dietz" w:date="2012-08-10T13:22:00Z">
                    <w:rPr>
                      <w:lang w:val="de-DE"/>
                    </w:rPr>
                  </w:rPrChange>
                </w:rPr>
                <w:t xml:space="preserve">    }</w:t>
              </w:r>
            </w:ins>
          </w:p>
          <w:p w14:paraId="5161E67A" w14:textId="77777777" w:rsidR="009F3611" w:rsidRPr="00B80901" w:rsidRDefault="009F3611" w:rsidP="009F3611">
            <w:pPr>
              <w:pStyle w:val="XML1"/>
              <w:rPr>
                <w:ins w:id="15446" w:author="Thomas Dietz" w:date="2012-08-08T17:05:00Z"/>
                <w:rPrChange w:id="15447" w:author="Thomas Dietz" w:date="2012-08-10T13:22:00Z">
                  <w:rPr>
                    <w:ins w:id="15448" w:author="Thomas Dietz" w:date="2012-08-08T17:05:00Z"/>
                    <w:lang w:val="de-DE"/>
                  </w:rPr>
                </w:rPrChange>
              </w:rPr>
            </w:pPr>
            <w:ins w:id="15449" w:author="Thomas Dietz" w:date="2012-08-08T17:05:00Z">
              <w:r w:rsidRPr="00B80901">
                <w:rPr>
                  <w:rPrChange w:id="15450" w:author="Thomas Dietz" w:date="2012-08-10T13:22:00Z">
                    <w:rPr>
                      <w:lang w:val="de-DE"/>
                    </w:rPr>
                  </w:rPrChange>
                </w:rPr>
                <w:t xml:space="preserve">    leaf tni-multicast-group {</w:t>
              </w:r>
            </w:ins>
          </w:p>
          <w:p w14:paraId="33D3A72B" w14:textId="77777777" w:rsidR="009F3611" w:rsidRPr="00B80901" w:rsidRDefault="009F3611" w:rsidP="009F3611">
            <w:pPr>
              <w:pStyle w:val="XML1"/>
              <w:rPr>
                <w:ins w:id="15451" w:author="Thomas Dietz" w:date="2012-08-08T17:05:00Z"/>
                <w:rPrChange w:id="15452" w:author="Thomas Dietz" w:date="2012-08-10T13:22:00Z">
                  <w:rPr>
                    <w:ins w:id="15453" w:author="Thomas Dietz" w:date="2012-08-08T17:05:00Z"/>
                    <w:lang w:val="de-DE"/>
                  </w:rPr>
                </w:rPrChange>
              </w:rPr>
            </w:pPr>
            <w:ins w:id="15454" w:author="Thomas Dietz" w:date="2012-08-08T17:05:00Z">
              <w:r w:rsidRPr="00B80901">
                <w:rPr>
                  <w:rPrChange w:id="15455" w:author="Thomas Dietz" w:date="2012-08-10T13:22:00Z">
                    <w:rPr>
                      <w:lang w:val="de-DE"/>
                    </w:rPr>
                  </w:rPrChange>
                </w:rPr>
                <w:t xml:space="preserve">      type inet:ip-address;</w:t>
              </w:r>
            </w:ins>
          </w:p>
          <w:p w14:paraId="59C0F616" w14:textId="77777777" w:rsidR="009F3611" w:rsidRPr="00B80901" w:rsidRDefault="009F3611" w:rsidP="009F3611">
            <w:pPr>
              <w:pStyle w:val="XML1"/>
              <w:rPr>
                <w:ins w:id="15456" w:author="Thomas Dietz" w:date="2012-08-08T17:05:00Z"/>
                <w:rPrChange w:id="15457" w:author="Thomas Dietz" w:date="2012-08-10T13:22:00Z">
                  <w:rPr>
                    <w:ins w:id="15458" w:author="Thomas Dietz" w:date="2012-08-08T17:05:00Z"/>
                    <w:lang w:val="de-DE"/>
                  </w:rPr>
                </w:rPrChange>
              </w:rPr>
            </w:pPr>
            <w:ins w:id="15459" w:author="Thomas Dietz" w:date="2012-08-08T17:05:00Z">
              <w:r w:rsidRPr="00B80901">
                <w:rPr>
                  <w:rPrChange w:id="15460" w:author="Thomas Dietz" w:date="2012-08-10T13:22:00Z">
                    <w:rPr>
                      <w:lang w:val="de-DE"/>
                    </w:rPr>
                  </w:rPrChange>
                </w:rPr>
                <w:t xml:space="preserve">      description "If IP multicast is used to support broadcast</w:t>
              </w:r>
            </w:ins>
          </w:p>
          <w:p w14:paraId="5AAD7F2F" w14:textId="77777777" w:rsidR="009F3611" w:rsidRPr="00B80901" w:rsidRDefault="009F3611" w:rsidP="009F3611">
            <w:pPr>
              <w:pStyle w:val="XML1"/>
              <w:rPr>
                <w:ins w:id="15461" w:author="Thomas Dietz" w:date="2012-08-08T17:05:00Z"/>
                <w:rPrChange w:id="15462" w:author="Thomas Dietz" w:date="2012-08-10T13:22:00Z">
                  <w:rPr>
                    <w:ins w:id="15463" w:author="Thomas Dietz" w:date="2012-08-08T17:05:00Z"/>
                    <w:lang w:val="de-DE"/>
                  </w:rPr>
                </w:rPrChange>
              </w:rPr>
            </w:pPr>
            <w:ins w:id="15464" w:author="Thomas Dietz" w:date="2012-08-08T17:05:00Z">
              <w:r w:rsidRPr="00B80901">
                <w:rPr>
                  <w:rPrChange w:id="15465" w:author="Thomas Dietz" w:date="2012-08-10T13:22:00Z">
                    <w:rPr>
                      <w:lang w:val="de-DE"/>
                    </w:rPr>
                  </w:rPrChange>
                </w:rPr>
                <w:t xml:space="preserve">        on the tunnel this element specifies the corresponding </w:t>
              </w:r>
            </w:ins>
          </w:p>
          <w:p w14:paraId="4CF51C12" w14:textId="77777777" w:rsidR="009F3611" w:rsidRPr="00B80901" w:rsidRDefault="009F3611" w:rsidP="009F3611">
            <w:pPr>
              <w:pStyle w:val="XML1"/>
              <w:rPr>
                <w:ins w:id="15466" w:author="Thomas Dietz" w:date="2012-08-08T17:05:00Z"/>
                <w:rPrChange w:id="15467" w:author="Thomas Dietz" w:date="2012-08-10T13:22:00Z">
                  <w:rPr>
                    <w:ins w:id="15468" w:author="Thomas Dietz" w:date="2012-08-08T17:05:00Z"/>
                    <w:lang w:val="de-DE"/>
                  </w:rPr>
                </w:rPrChange>
              </w:rPr>
            </w:pPr>
            <w:ins w:id="15469" w:author="Thomas Dietz" w:date="2012-08-08T17:05:00Z">
              <w:r w:rsidRPr="00B80901">
                <w:rPr>
                  <w:rPrChange w:id="15470" w:author="Thomas Dietz" w:date="2012-08-10T13:22:00Z">
                    <w:rPr>
                      <w:lang w:val="de-DE"/>
                    </w:rPr>
                  </w:rPrChange>
                </w:rPr>
                <w:t xml:space="preserve">        multicast IP address";</w:t>
              </w:r>
            </w:ins>
          </w:p>
          <w:p w14:paraId="7242AAE3" w14:textId="77777777" w:rsidR="009F3611" w:rsidRPr="00B80901" w:rsidRDefault="009F3611" w:rsidP="009F3611">
            <w:pPr>
              <w:pStyle w:val="XML1"/>
              <w:rPr>
                <w:ins w:id="15471" w:author="Thomas Dietz" w:date="2012-08-08T17:05:00Z"/>
                <w:rPrChange w:id="15472" w:author="Thomas Dietz" w:date="2012-08-10T13:22:00Z">
                  <w:rPr>
                    <w:ins w:id="15473" w:author="Thomas Dietz" w:date="2012-08-08T17:05:00Z"/>
                    <w:lang w:val="de-DE"/>
                  </w:rPr>
                </w:rPrChange>
              </w:rPr>
            </w:pPr>
            <w:ins w:id="15474" w:author="Thomas Dietz" w:date="2012-08-08T17:05:00Z">
              <w:r w:rsidRPr="00B80901">
                <w:rPr>
                  <w:rPrChange w:id="15475" w:author="Thomas Dietz" w:date="2012-08-10T13:22:00Z">
                    <w:rPr>
                      <w:lang w:val="de-DE"/>
                    </w:rPr>
                  </w:rPrChange>
                </w:rPr>
                <w:t xml:space="preserve">    }</w:t>
              </w:r>
            </w:ins>
          </w:p>
          <w:p w14:paraId="02A2CA31" w14:textId="77777777" w:rsidR="009F3611" w:rsidRPr="00B80901" w:rsidRDefault="009F3611" w:rsidP="009F3611">
            <w:pPr>
              <w:pStyle w:val="XML1"/>
              <w:rPr>
                <w:ins w:id="15476" w:author="Thomas Dietz" w:date="2012-08-08T17:05:00Z"/>
                <w:rPrChange w:id="15477" w:author="Thomas Dietz" w:date="2012-08-10T13:22:00Z">
                  <w:rPr>
                    <w:ins w:id="15478" w:author="Thomas Dietz" w:date="2012-08-08T17:05:00Z"/>
                    <w:lang w:val="de-DE"/>
                  </w:rPr>
                </w:rPrChange>
              </w:rPr>
            </w:pPr>
            <w:ins w:id="15479" w:author="Thomas Dietz" w:date="2012-08-08T17:05:00Z">
              <w:r w:rsidRPr="00B80901">
                <w:rPr>
                  <w:rPrChange w:id="15480" w:author="Thomas Dietz" w:date="2012-08-10T13:22:00Z">
                    <w:rPr>
                      <w:lang w:val="de-DE"/>
                    </w:rPr>
                  </w:rPrChange>
                </w:rPr>
                <w:t xml:space="preserve">  }</w:t>
              </w:r>
            </w:ins>
          </w:p>
          <w:p w14:paraId="3A3379B7" w14:textId="77777777" w:rsidR="009F3611" w:rsidRPr="00B80901" w:rsidRDefault="009F3611" w:rsidP="009F3611">
            <w:pPr>
              <w:pStyle w:val="XML1"/>
              <w:rPr>
                <w:ins w:id="15481" w:author="Thomas Dietz" w:date="2012-08-08T17:05:00Z"/>
                <w:rPrChange w:id="15482" w:author="Thomas Dietz" w:date="2012-08-10T13:22:00Z">
                  <w:rPr>
                    <w:ins w:id="15483" w:author="Thomas Dietz" w:date="2012-08-08T17:05:00Z"/>
                    <w:lang w:val="de-DE"/>
                  </w:rPr>
                </w:rPrChange>
              </w:rPr>
            </w:pPr>
          </w:p>
          <w:p w14:paraId="63D138FF" w14:textId="77777777" w:rsidR="009F3611" w:rsidRPr="00B80901" w:rsidRDefault="009F3611" w:rsidP="009F3611">
            <w:pPr>
              <w:pStyle w:val="XML1"/>
              <w:rPr>
                <w:ins w:id="15484" w:author="Thomas Dietz" w:date="2012-08-08T17:05:00Z"/>
                <w:rPrChange w:id="15485" w:author="Thomas Dietz" w:date="2012-08-10T13:22:00Z">
                  <w:rPr>
                    <w:ins w:id="15486" w:author="Thomas Dietz" w:date="2012-08-08T17:05:00Z"/>
                    <w:lang w:val="de-DE"/>
                  </w:rPr>
                </w:rPrChange>
              </w:rPr>
            </w:pPr>
            <w:ins w:id="15487" w:author="Thomas Dietz" w:date="2012-08-08T17:05:00Z">
              <w:r w:rsidRPr="00B80901">
                <w:rPr>
                  <w:rPrChange w:id="15488" w:author="Thomas Dietz" w:date="2012-08-10T13:22:00Z">
                    <w:rPr>
                      <w:lang w:val="de-DE"/>
                    </w:rPr>
                  </w:rPrChange>
                </w:rPr>
                <w:t xml:space="preserve">  grouping OFPortType {</w:t>
              </w:r>
            </w:ins>
          </w:p>
          <w:p w14:paraId="6C848578" w14:textId="77777777" w:rsidR="009F3611" w:rsidRPr="00B80901" w:rsidRDefault="009F3611" w:rsidP="009F3611">
            <w:pPr>
              <w:pStyle w:val="XML1"/>
              <w:rPr>
                <w:ins w:id="15489" w:author="Thomas Dietz" w:date="2012-08-08T17:05:00Z"/>
                <w:rPrChange w:id="15490" w:author="Thomas Dietz" w:date="2012-08-10T13:22:00Z">
                  <w:rPr>
                    <w:ins w:id="15491" w:author="Thomas Dietz" w:date="2012-08-08T17:05:00Z"/>
                    <w:lang w:val="de-DE"/>
                  </w:rPr>
                </w:rPrChange>
              </w:rPr>
            </w:pPr>
            <w:ins w:id="15492" w:author="Thomas Dietz" w:date="2012-08-08T17:05:00Z">
              <w:r w:rsidRPr="00B80901">
                <w:rPr>
                  <w:rPrChange w:id="15493" w:author="Thomas Dietz" w:date="2012-08-10T13:22:00Z">
                    <w:rPr>
                      <w:lang w:val="de-DE"/>
                    </w:rPr>
                  </w:rPrChange>
                </w:rPr>
                <w:t xml:space="preserve">    description "This element specifies all properties of an</w:t>
              </w:r>
            </w:ins>
          </w:p>
          <w:p w14:paraId="33014FF2" w14:textId="77777777" w:rsidR="009F3611" w:rsidRPr="00B80901" w:rsidRDefault="009F3611" w:rsidP="009F3611">
            <w:pPr>
              <w:pStyle w:val="XML1"/>
              <w:rPr>
                <w:ins w:id="15494" w:author="Thomas Dietz" w:date="2012-08-08T17:05:00Z"/>
                <w:rPrChange w:id="15495" w:author="Thomas Dietz" w:date="2012-08-10T13:22:00Z">
                  <w:rPr>
                    <w:ins w:id="15496" w:author="Thomas Dietz" w:date="2012-08-08T17:05:00Z"/>
                    <w:lang w:val="de-DE"/>
                  </w:rPr>
                </w:rPrChange>
              </w:rPr>
            </w:pPr>
            <w:ins w:id="15497" w:author="Thomas Dietz" w:date="2012-08-08T17:05:00Z">
              <w:r w:rsidRPr="00B80901">
                <w:rPr>
                  <w:rPrChange w:id="15498" w:author="Thomas Dietz" w:date="2012-08-10T13:22:00Z">
                    <w:rPr>
                      <w:lang w:val="de-DE"/>
                    </w:rPr>
                  </w:rPrChange>
                </w:rPr>
                <w:t xml:space="preserve">      OpenFlow resource of type OpenFlow Port. It represent a</w:t>
              </w:r>
            </w:ins>
          </w:p>
          <w:p w14:paraId="5464BA6C" w14:textId="77777777" w:rsidR="009F3611" w:rsidRPr="00B80901" w:rsidRDefault="009F3611" w:rsidP="009F3611">
            <w:pPr>
              <w:pStyle w:val="XML1"/>
              <w:rPr>
                <w:ins w:id="15499" w:author="Thomas Dietz" w:date="2012-08-08T17:05:00Z"/>
                <w:rPrChange w:id="15500" w:author="Thomas Dietz" w:date="2012-08-10T13:22:00Z">
                  <w:rPr>
                    <w:ins w:id="15501" w:author="Thomas Dietz" w:date="2012-08-08T17:05:00Z"/>
                    <w:lang w:val="de-DE"/>
                  </w:rPr>
                </w:rPrChange>
              </w:rPr>
            </w:pPr>
            <w:ins w:id="15502" w:author="Thomas Dietz" w:date="2012-08-08T17:05:00Z">
              <w:r w:rsidRPr="00B80901">
                <w:rPr>
                  <w:rPrChange w:id="15503" w:author="Thomas Dietz" w:date="2012-08-10T13:22:00Z">
                    <w:rPr>
                      <w:lang w:val="de-DE"/>
                    </w:rPr>
                  </w:rPrChange>
                </w:rPr>
                <w:t xml:space="preserve">      physical port or a logical port of the OpenFlow Capable</w:t>
              </w:r>
            </w:ins>
          </w:p>
          <w:p w14:paraId="3750B453" w14:textId="77777777" w:rsidR="009F3611" w:rsidRPr="00B80901" w:rsidRDefault="009F3611" w:rsidP="009F3611">
            <w:pPr>
              <w:pStyle w:val="XML1"/>
              <w:rPr>
                <w:ins w:id="15504" w:author="Thomas Dietz" w:date="2012-08-08T17:05:00Z"/>
                <w:rPrChange w:id="15505" w:author="Thomas Dietz" w:date="2012-08-10T13:22:00Z">
                  <w:rPr>
                    <w:ins w:id="15506" w:author="Thomas Dietz" w:date="2012-08-08T17:05:00Z"/>
                    <w:lang w:val="de-DE"/>
                  </w:rPr>
                </w:rPrChange>
              </w:rPr>
            </w:pPr>
            <w:ins w:id="15507" w:author="Thomas Dietz" w:date="2012-08-08T17:05:00Z">
              <w:r w:rsidRPr="00B80901">
                <w:rPr>
                  <w:rPrChange w:id="15508" w:author="Thomas Dietz" w:date="2012-08-10T13:22:00Z">
                    <w:rPr>
                      <w:lang w:val="de-DE"/>
                    </w:rPr>
                  </w:rPrChange>
                </w:rPr>
                <w:t xml:space="preserve">      Switch and can be assigned for exclusive use to an OpenFlow</w:t>
              </w:r>
            </w:ins>
          </w:p>
          <w:p w14:paraId="2E22ADFE" w14:textId="77777777" w:rsidR="009F3611" w:rsidRPr="00B80901" w:rsidRDefault="009F3611" w:rsidP="009F3611">
            <w:pPr>
              <w:pStyle w:val="XML1"/>
              <w:rPr>
                <w:ins w:id="15509" w:author="Thomas Dietz" w:date="2012-08-08T17:05:00Z"/>
                <w:rPrChange w:id="15510" w:author="Thomas Dietz" w:date="2012-08-10T13:22:00Z">
                  <w:rPr>
                    <w:ins w:id="15511" w:author="Thomas Dietz" w:date="2012-08-08T17:05:00Z"/>
                    <w:lang w:val="de-DE"/>
                  </w:rPr>
                </w:rPrChange>
              </w:rPr>
            </w:pPr>
            <w:ins w:id="15512" w:author="Thomas Dietz" w:date="2012-08-08T17:05:00Z">
              <w:r w:rsidRPr="00B80901">
                <w:rPr>
                  <w:rPrChange w:id="15513" w:author="Thomas Dietz" w:date="2012-08-10T13:22:00Z">
                    <w:rPr>
                      <w:lang w:val="de-DE"/>
                    </w:rPr>
                  </w:rPrChange>
                </w:rPr>
                <w:t xml:space="preserve">      Logical Switch.  A logical port represents a tunnel endpoint</w:t>
              </w:r>
            </w:ins>
          </w:p>
          <w:p w14:paraId="0379BAF3" w14:textId="77777777" w:rsidR="009F3611" w:rsidRPr="00B80901" w:rsidRDefault="009F3611" w:rsidP="009F3611">
            <w:pPr>
              <w:pStyle w:val="XML1"/>
              <w:rPr>
                <w:ins w:id="15514" w:author="Thomas Dietz" w:date="2012-08-08T17:05:00Z"/>
                <w:rPrChange w:id="15515" w:author="Thomas Dietz" w:date="2012-08-10T13:22:00Z">
                  <w:rPr>
                    <w:ins w:id="15516" w:author="Thomas Dietz" w:date="2012-08-08T17:05:00Z"/>
                    <w:lang w:val="de-DE"/>
                  </w:rPr>
                </w:rPrChange>
              </w:rPr>
            </w:pPr>
            <w:ins w:id="15517" w:author="Thomas Dietz" w:date="2012-08-08T17:05:00Z">
              <w:r w:rsidRPr="00B80901">
                <w:rPr>
                  <w:rPrChange w:id="15518" w:author="Thomas Dietz" w:date="2012-08-10T13:22:00Z">
                    <w:rPr>
                      <w:lang w:val="de-DE"/>
                    </w:rPr>
                  </w:rPrChange>
                </w:rPr>
                <w:t xml:space="preserve">      as described in the OpenFlow protocol specification versions</w:t>
              </w:r>
            </w:ins>
          </w:p>
          <w:p w14:paraId="7005AF4D" w14:textId="77777777" w:rsidR="009F3611" w:rsidRPr="00B80901" w:rsidRDefault="009F3611" w:rsidP="009F3611">
            <w:pPr>
              <w:pStyle w:val="XML1"/>
              <w:rPr>
                <w:ins w:id="15519" w:author="Thomas Dietz" w:date="2012-08-08T17:05:00Z"/>
                <w:rPrChange w:id="15520" w:author="Thomas Dietz" w:date="2012-08-10T13:22:00Z">
                  <w:rPr>
                    <w:ins w:id="15521" w:author="Thomas Dietz" w:date="2012-08-08T17:05:00Z"/>
                    <w:lang w:val="de-DE"/>
                  </w:rPr>
                </w:rPrChange>
              </w:rPr>
            </w:pPr>
            <w:ins w:id="15522" w:author="Thomas Dietz" w:date="2012-08-08T17:05:00Z">
              <w:r w:rsidRPr="00B80901">
                <w:rPr>
                  <w:rPrChange w:id="15523" w:author="Thomas Dietz" w:date="2012-08-10T13:22:00Z">
                    <w:rPr>
                      <w:lang w:val="de-DE"/>
                    </w:rPr>
                  </w:rPrChange>
                </w:rPr>
                <w:t xml:space="preserve">      1.3 - 1.3.1.</w:t>
              </w:r>
            </w:ins>
          </w:p>
          <w:p w14:paraId="25231190" w14:textId="77777777" w:rsidR="009F3611" w:rsidRPr="00B80901" w:rsidRDefault="009F3611" w:rsidP="009F3611">
            <w:pPr>
              <w:pStyle w:val="XML1"/>
              <w:rPr>
                <w:ins w:id="15524" w:author="Thomas Dietz" w:date="2012-08-08T17:05:00Z"/>
                <w:rPrChange w:id="15525" w:author="Thomas Dietz" w:date="2012-08-10T13:22:00Z">
                  <w:rPr>
                    <w:ins w:id="15526" w:author="Thomas Dietz" w:date="2012-08-08T17:05:00Z"/>
                    <w:lang w:val="de-DE"/>
                  </w:rPr>
                </w:rPrChange>
              </w:rPr>
            </w:pPr>
          </w:p>
          <w:p w14:paraId="4D658D11" w14:textId="77777777" w:rsidR="009F3611" w:rsidRPr="00B80901" w:rsidRDefault="009F3611" w:rsidP="009F3611">
            <w:pPr>
              <w:pStyle w:val="XML1"/>
              <w:rPr>
                <w:ins w:id="15527" w:author="Thomas Dietz" w:date="2012-08-08T17:05:00Z"/>
                <w:rPrChange w:id="15528" w:author="Thomas Dietz" w:date="2012-08-10T13:22:00Z">
                  <w:rPr>
                    <w:ins w:id="15529" w:author="Thomas Dietz" w:date="2012-08-08T17:05:00Z"/>
                    <w:lang w:val="de-DE"/>
                  </w:rPr>
                </w:rPrChange>
              </w:rPr>
            </w:pPr>
            <w:ins w:id="15530" w:author="Thomas Dietz" w:date="2012-08-08T17:05:00Z">
              <w:r w:rsidRPr="00B80901">
                <w:rPr>
                  <w:rPrChange w:id="15531" w:author="Thomas Dietz" w:date="2012-08-10T13:22:00Z">
                    <w:rPr>
                      <w:lang w:val="de-DE"/>
                    </w:rPr>
                  </w:rPrChange>
                </w:rPr>
                <w:t xml:space="preserve">      NETCONF &lt;edit-config&gt; operations MUST be implemented as </w:t>
              </w:r>
            </w:ins>
          </w:p>
          <w:p w14:paraId="4BE19127" w14:textId="77777777" w:rsidR="009F3611" w:rsidRPr="00B80901" w:rsidRDefault="009F3611" w:rsidP="009F3611">
            <w:pPr>
              <w:pStyle w:val="XML1"/>
              <w:rPr>
                <w:ins w:id="15532" w:author="Thomas Dietz" w:date="2012-08-08T17:05:00Z"/>
                <w:rPrChange w:id="15533" w:author="Thomas Dietz" w:date="2012-08-10T13:22:00Z">
                  <w:rPr>
                    <w:ins w:id="15534" w:author="Thomas Dietz" w:date="2012-08-08T17:05:00Z"/>
                    <w:lang w:val="de-DE"/>
                  </w:rPr>
                </w:rPrChange>
              </w:rPr>
            </w:pPr>
            <w:ins w:id="15535" w:author="Thomas Dietz" w:date="2012-08-08T17:05:00Z">
              <w:r w:rsidRPr="00B80901">
                <w:rPr>
                  <w:rPrChange w:id="15536" w:author="Thomas Dietz" w:date="2012-08-10T13:22:00Z">
                    <w:rPr>
                      <w:lang w:val="de-DE"/>
                    </w:rPr>
                  </w:rPrChange>
                </w:rPr>
                <w:t xml:space="preserve">      follows: </w:t>
              </w:r>
            </w:ins>
          </w:p>
          <w:p w14:paraId="278A660D" w14:textId="77777777" w:rsidR="009F3611" w:rsidRPr="00B80901" w:rsidRDefault="009F3611" w:rsidP="009F3611">
            <w:pPr>
              <w:pStyle w:val="XML1"/>
              <w:rPr>
                <w:ins w:id="15537" w:author="Thomas Dietz" w:date="2012-08-08T17:05:00Z"/>
                <w:rPrChange w:id="15538" w:author="Thomas Dietz" w:date="2012-08-10T13:22:00Z">
                  <w:rPr>
                    <w:ins w:id="15539" w:author="Thomas Dietz" w:date="2012-08-08T17:05:00Z"/>
                    <w:lang w:val="de-DE"/>
                  </w:rPr>
                </w:rPrChange>
              </w:rPr>
            </w:pPr>
          </w:p>
          <w:p w14:paraId="0379D53F" w14:textId="77777777" w:rsidR="009F3611" w:rsidRPr="00B80901" w:rsidRDefault="009F3611" w:rsidP="009F3611">
            <w:pPr>
              <w:pStyle w:val="XML1"/>
              <w:rPr>
                <w:ins w:id="15540" w:author="Thomas Dietz" w:date="2012-08-08T17:05:00Z"/>
                <w:rPrChange w:id="15541" w:author="Thomas Dietz" w:date="2012-08-10T13:22:00Z">
                  <w:rPr>
                    <w:ins w:id="15542" w:author="Thomas Dietz" w:date="2012-08-08T17:05:00Z"/>
                    <w:lang w:val="de-DE"/>
                  </w:rPr>
                </w:rPrChange>
              </w:rPr>
            </w:pPr>
            <w:ins w:id="15543" w:author="Thomas Dietz" w:date="2012-08-08T17:05:00Z">
              <w:r w:rsidRPr="00B80901">
                <w:rPr>
                  <w:rPrChange w:id="15544" w:author="Thomas Dietz" w:date="2012-08-10T13:22:00Z">
                    <w:rPr>
                      <w:lang w:val="de-DE"/>
                    </w:rPr>
                  </w:rPrChange>
                </w:rPr>
                <w:t xml:space="preserve">      * The 'resource-id' element of OFResoureType MUST be present</w:t>
              </w:r>
            </w:ins>
          </w:p>
          <w:p w14:paraId="73F6812A" w14:textId="77777777" w:rsidR="009F3611" w:rsidRPr="00B80901" w:rsidRDefault="009F3611" w:rsidP="009F3611">
            <w:pPr>
              <w:pStyle w:val="XML1"/>
              <w:rPr>
                <w:ins w:id="15545" w:author="Thomas Dietz" w:date="2012-08-08T17:05:00Z"/>
                <w:rPrChange w:id="15546" w:author="Thomas Dietz" w:date="2012-08-10T13:22:00Z">
                  <w:rPr>
                    <w:ins w:id="15547" w:author="Thomas Dietz" w:date="2012-08-08T17:05:00Z"/>
                    <w:lang w:val="de-DE"/>
                  </w:rPr>
                </w:rPrChange>
              </w:rPr>
            </w:pPr>
            <w:ins w:id="15548" w:author="Thomas Dietz" w:date="2012-08-08T17:05:00Z">
              <w:r w:rsidRPr="00B80901">
                <w:rPr>
                  <w:rPrChange w:id="15549" w:author="Thomas Dietz" w:date="2012-08-10T13:22:00Z">
                    <w:rPr>
                      <w:lang w:val="de-DE"/>
                    </w:rPr>
                  </w:rPrChange>
                </w:rPr>
                <w:t xml:space="preserve">        </w:t>
              </w:r>
              <w:proofErr w:type="gramStart"/>
              <w:r w:rsidRPr="00B80901">
                <w:rPr>
                  <w:rPrChange w:id="15550" w:author="Thomas Dietz" w:date="2012-08-10T13:22:00Z">
                    <w:rPr>
                      <w:lang w:val="de-DE"/>
                    </w:rPr>
                  </w:rPrChange>
                </w:rPr>
                <w:t>at</w:t>
              </w:r>
              <w:proofErr w:type="gramEnd"/>
              <w:r w:rsidRPr="00B80901">
                <w:rPr>
                  <w:rPrChange w:id="15551" w:author="Thomas Dietz" w:date="2012-08-10T13:22:00Z">
                    <w:rPr>
                      <w:lang w:val="de-DE"/>
                    </w:rPr>
                  </w:rPrChange>
                </w:rPr>
                <w:t xml:space="preserve"> all &lt;edit-config&gt; operations to identify the port.</w:t>
              </w:r>
            </w:ins>
          </w:p>
          <w:p w14:paraId="52C619B3" w14:textId="77777777" w:rsidR="009F3611" w:rsidRPr="00B80901" w:rsidRDefault="009F3611" w:rsidP="009F3611">
            <w:pPr>
              <w:pStyle w:val="XML1"/>
              <w:rPr>
                <w:ins w:id="15552" w:author="Thomas Dietz" w:date="2012-08-08T17:05:00Z"/>
                <w:rPrChange w:id="15553" w:author="Thomas Dietz" w:date="2012-08-10T13:22:00Z">
                  <w:rPr>
                    <w:ins w:id="15554" w:author="Thomas Dietz" w:date="2012-08-08T17:05:00Z"/>
                    <w:lang w:val="de-DE"/>
                  </w:rPr>
                </w:rPrChange>
              </w:rPr>
            </w:pPr>
            <w:ins w:id="15555" w:author="Thomas Dietz" w:date="2012-08-08T17:05:00Z">
              <w:r w:rsidRPr="00B80901">
                <w:rPr>
                  <w:rPrChange w:id="15556" w:author="Thomas Dietz" w:date="2012-08-10T13:22:00Z">
                    <w:rPr>
                      <w:lang w:val="de-DE"/>
                    </w:rPr>
                  </w:rPrChange>
                </w:rPr>
                <w:t xml:space="preserve">      * If the operation is 'merge' or 'replace', the element is</w:t>
              </w:r>
            </w:ins>
          </w:p>
          <w:p w14:paraId="14D4C205" w14:textId="77777777" w:rsidR="009F3611" w:rsidRPr="00B80901" w:rsidRDefault="009F3611" w:rsidP="009F3611">
            <w:pPr>
              <w:pStyle w:val="XML1"/>
              <w:rPr>
                <w:ins w:id="15557" w:author="Thomas Dietz" w:date="2012-08-08T17:05:00Z"/>
                <w:rPrChange w:id="15558" w:author="Thomas Dietz" w:date="2012-08-10T13:22:00Z">
                  <w:rPr>
                    <w:ins w:id="15559" w:author="Thomas Dietz" w:date="2012-08-08T17:05:00Z"/>
                    <w:lang w:val="de-DE"/>
                  </w:rPr>
                </w:rPrChange>
              </w:rPr>
            </w:pPr>
            <w:ins w:id="15560" w:author="Thomas Dietz" w:date="2012-08-08T17:05:00Z">
              <w:r w:rsidRPr="00B80901">
                <w:rPr>
                  <w:rPrChange w:id="15561" w:author="Thomas Dietz" w:date="2012-08-10T13:22:00Z">
                    <w:rPr>
                      <w:lang w:val="de-DE"/>
                    </w:rPr>
                  </w:rPrChange>
                </w:rPr>
                <w:t xml:space="preserve">        created if it does not exist, and its value is set to the</w:t>
              </w:r>
            </w:ins>
          </w:p>
          <w:p w14:paraId="4123F310" w14:textId="77777777" w:rsidR="009F3611" w:rsidRPr="00B80901" w:rsidRDefault="009F3611" w:rsidP="009F3611">
            <w:pPr>
              <w:pStyle w:val="XML1"/>
              <w:rPr>
                <w:ins w:id="15562" w:author="Thomas Dietz" w:date="2012-08-08T17:05:00Z"/>
                <w:rPrChange w:id="15563" w:author="Thomas Dietz" w:date="2012-08-10T13:22:00Z">
                  <w:rPr>
                    <w:ins w:id="15564" w:author="Thomas Dietz" w:date="2012-08-08T17:05:00Z"/>
                    <w:lang w:val="de-DE"/>
                  </w:rPr>
                </w:rPrChange>
              </w:rPr>
            </w:pPr>
            <w:ins w:id="15565" w:author="Thomas Dietz" w:date="2012-08-08T17:05:00Z">
              <w:r w:rsidRPr="00B80901">
                <w:rPr>
                  <w:rPrChange w:id="15566" w:author="Thomas Dietz" w:date="2012-08-10T13:22:00Z">
                    <w:rPr>
                      <w:lang w:val="de-DE"/>
                    </w:rPr>
                  </w:rPrChange>
                </w:rPr>
                <w:t xml:space="preserve">        </w:t>
              </w:r>
              <w:proofErr w:type="gramStart"/>
              <w:r w:rsidRPr="00B80901">
                <w:rPr>
                  <w:rPrChange w:id="15567" w:author="Thomas Dietz" w:date="2012-08-10T13:22:00Z">
                    <w:rPr>
                      <w:lang w:val="de-DE"/>
                    </w:rPr>
                  </w:rPrChange>
                </w:rPr>
                <w:t>value</w:t>
              </w:r>
              <w:proofErr w:type="gramEnd"/>
              <w:r w:rsidRPr="00B80901">
                <w:rPr>
                  <w:rPrChange w:id="15568" w:author="Thomas Dietz" w:date="2012-08-10T13:22:00Z">
                    <w:rPr>
                      <w:lang w:val="de-DE"/>
                    </w:rPr>
                  </w:rPrChange>
                </w:rPr>
                <w:t xml:space="preserve"> found in the XML RPC data.</w:t>
              </w:r>
            </w:ins>
          </w:p>
          <w:p w14:paraId="1B307DF6" w14:textId="77777777" w:rsidR="009F3611" w:rsidRPr="00B80901" w:rsidRDefault="009F3611" w:rsidP="009F3611">
            <w:pPr>
              <w:pStyle w:val="XML1"/>
              <w:rPr>
                <w:ins w:id="15569" w:author="Thomas Dietz" w:date="2012-08-08T17:05:00Z"/>
                <w:rPrChange w:id="15570" w:author="Thomas Dietz" w:date="2012-08-10T13:22:00Z">
                  <w:rPr>
                    <w:ins w:id="15571" w:author="Thomas Dietz" w:date="2012-08-08T17:05:00Z"/>
                    <w:lang w:val="de-DE"/>
                  </w:rPr>
                </w:rPrChange>
              </w:rPr>
            </w:pPr>
            <w:ins w:id="15572" w:author="Thomas Dietz" w:date="2012-08-08T17:05:00Z">
              <w:r w:rsidRPr="00B80901">
                <w:rPr>
                  <w:rPrChange w:id="15573" w:author="Thomas Dietz" w:date="2012-08-10T13:22:00Z">
                    <w:rPr>
                      <w:lang w:val="de-DE"/>
                    </w:rPr>
                  </w:rPrChange>
                </w:rPr>
                <w:t xml:space="preserve">      * If the operation is 'create', the element is created if it</w:t>
              </w:r>
            </w:ins>
          </w:p>
          <w:p w14:paraId="2E5D1558" w14:textId="77777777" w:rsidR="009F3611" w:rsidRPr="00B80901" w:rsidRDefault="009F3611" w:rsidP="009F3611">
            <w:pPr>
              <w:pStyle w:val="XML1"/>
              <w:rPr>
                <w:ins w:id="15574" w:author="Thomas Dietz" w:date="2012-08-08T17:05:00Z"/>
                <w:rPrChange w:id="15575" w:author="Thomas Dietz" w:date="2012-08-10T13:22:00Z">
                  <w:rPr>
                    <w:ins w:id="15576" w:author="Thomas Dietz" w:date="2012-08-08T17:05:00Z"/>
                    <w:lang w:val="de-DE"/>
                  </w:rPr>
                </w:rPrChange>
              </w:rPr>
            </w:pPr>
            <w:ins w:id="15577" w:author="Thomas Dietz" w:date="2012-08-08T17:05:00Z">
              <w:r w:rsidRPr="00B80901">
                <w:rPr>
                  <w:rPrChange w:id="15578" w:author="Thomas Dietz" w:date="2012-08-10T13:22:00Z">
                    <w:rPr>
                      <w:lang w:val="de-DE"/>
                    </w:rPr>
                  </w:rPrChange>
                </w:rPr>
                <w:t xml:space="preserve">        </w:t>
              </w:r>
              <w:proofErr w:type="gramStart"/>
              <w:r w:rsidRPr="00B80901">
                <w:rPr>
                  <w:rPrChange w:id="15579" w:author="Thomas Dietz" w:date="2012-08-10T13:22:00Z">
                    <w:rPr>
                      <w:lang w:val="de-DE"/>
                    </w:rPr>
                  </w:rPrChange>
                </w:rPr>
                <w:t>does</w:t>
              </w:r>
              <w:proofErr w:type="gramEnd"/>
              <w:r w:rsidRPr="00B80901">
                <w:rPr>
                  <w:rPrChange w:id="15580" w:author="Thomas Dietz" w:date="2012-08-10T13:22:00Z">
                    <w:rPr>
                      <w:lang w:val="de-DE"/>
                    </w:rPr>
                  </w:rPrChange>
                </w:rPr>
                <w:t xml:space="preserve"> not exist. If the element already exists, a</w:t>
              </w:r>
            </w:ins>
          </w:p>
          <w:p w14:paraId="440895AE" w14:textId="77777777" w:rsidR="009F3611" w:rsidRPr="00B80901" w:rsidRDefault="009F3611" w:rsidP="009F3611">
            <w:pPr>
              <w:pStyle w:val="XML1"/>
              <w:rPr>
                <w:ins w:id="15581" w:author="Thomas Dietz" w:date="2012-08-08T17:05:00Z"/>
                <w:rPrChange w:id="15582" w:author="Thomas Dietz" w:date="2012-08-10T13:22:00Z">
                  <w:rPr>
                    <w:ins w:id="15583" w:author="Thomas Dietz" w:date="2012-08-08T17:05:00Z"/>
                    <w:lang w:val="de-DE"/>
                  </w:rPr>
                </w:rPrChange>
              </w:rPr>
            </w:pPr>
            <w:ins w:id="15584" w:author="Thomas Dietz" w:date="2012-08-08T17:05:00Z">
              <w:r w:rsidRPr="00B80901">
                <w:rPr>
                  <w:rPrChange w:id="15585" w:author="Thomas Dietz" w:date="2012-08-10T13:22:00Z">
                    <w:rPr>
                      <w:lang w:val="de-DE"/>
                    </w:rPr>
                  </w:rPrChange>
                </w:rPr>
                <w:t xml:space="preserve">        'data</w:t>
              </w:r>
              <w:r w:rsidRPr="00B80901">
                <w:rPr>
                  <w:rFonts w:ascii="MS Mincho" w:eastAsia="MS Mincho" w:hAnsi="MS Mincho" w:cs="MS Mincho" w:hint="eastAsia"/>
                  <w:rPrChange w:id="15586" w:author="Thomas Dietz" w:date="2012-08-10T13:22:00Z">
                    <w:rPr>
                      <w:rFonts w:ascii="MS Mincho" w:eastAsia="MS Mincho" w:hAnsi="MS Mincho" w:cs="MS Mincho" w:hint="eastAsia"/>
                      <w:lang w:val="de-DE"/>
                    </w:rPr>
                  </w:rPrChange>
                </w:rPr>
                <w:t>‑</w:t>
              </w:r>
              <w:r w:rsidRPr="00B80901">
                <w:rPr>
                  <w:rPrChange w:id="15587" w:author="Thomas Dietz" w:date="2012-08-10T13:22:00Z">
                    <w:rPr>
                      <w:lang w:val="de-DE"/>
                    </w:rPr>
                  </w:rPrChange>
                </w:rPr>
                <w:t>exists' error is returned.</w:t>
              </w:r>
            </w:ins>
          </w:p>
          <w:p w14:paraId="1862FD58" w14:textId="77777777" w:rsidR="009F3611" w:rsidRPr="00B80901" w:rsidRDefault="009F3611" w:rsidP="009F3611">
            <w:pPr>
              <w:pStyle w:val="XML1"/>
              <w:rPr>
                <w:ins w:id="15588" w:author="Thomas Dietz" w:date="2012-08-08T17:05:00Z"/>
                <w:rPrChange w:id="15589" w:author="Thomas Dietz" w:date="2012-08-10T13:22:00Z">
                  <w:rPr>
                    <w:ins w:id="15590" w:author="Thomas Dietz" w:date="2012-08-08T17:05:00Z"/>
                    <w:lang w:val="de-DE"/>
                  </w:rPr>
                </w:rPrChange>
              </w:rPr>
            </w:pPr>
            <w:ins w:id="15591" w:author="Thomas Dietz" w:date="2012-08-08T17:05:00Z">
              <w:r w:rsidRPr="00B80901">
                <w:rPr>
                  <w:rPrChange w:id="15592" w:author="Thomas Dietz" w:date="2012-08-10T13:22:00Z">
                    <w:rPr>
                      <w:lang w:val="de-DE"/>
                    </w:rPr>
                  </w:rPrChange>
                </w:rPr>
                <w:t xml:space="preserve">      * If the operation is 'delete', the element is deleted if it</w:t>
              </w:r>
            </w:ins>
          </w:p>
          <w:p w14:paraId="289DD73C" w14:textId="77777777" w:rsidR="009F3611" w:rsidRPr="00B80901" w:rsidRDefault="009F3611" w:rsidP="009F3611">
            <w:pPr>
              <w:pStyle w:val="XML1"/>
              <w:rPr>
                <w:ins w:id="15593" w:author="Thomas Dietz" w:date="2012-08-08T17:05:00Z"/>
                <w:rPrChange w:id="15594" w:author="Thomas Dietz" w:date="2012-08-10T13:22:00Z">
                  <w:rPr>
                    <w:ins w:id="15595" w:author="Thomas Dietz" w:date="2012-08-08T17:05:00Z"/>
                    <w:lang w:val="de-DE"/>
                  </w:rPr>
                </w:rPrChange>
              </w:rPr>
            </w:pPr>
            <w:ins w:id="15596" w:author="Thomas Dietz" w:date="2012-08-08T17:05:00Z">
              <w:r w:rsidRPr="00B80901">
                <w:rPr>
                  <w:rPrChange w:id="15597" w:author="Thomas Dietz" w:date="2012-08-10T13:22:00Z">
                    <w:rPr>
                      <w:lang w:val="de-DE"/>
                    </w:rPr>
                  </w:rPrChange>
                </w:rPr>
                <w:t xml:space="preserve">        </w:t>
              </w:r>
              <w:proofErr w:type="gramStart"/>
              <w:r w:rsidRPr="00B80901">
                <w:rPr>
                  <w:rPrChange w:id="15598" w:author="Thomas Dietz" w:date="2012-08-10T13:22:00Z">
                    <w:rPr>
                      <w:lang w:val="de-DE"/>
                    </w:rPr>
                  </w:rPrChange>
                </w:rPr>
                <w:t>exists</w:t>
              </w:r>
              <w:proofErr w:type="gramEnd"/>
              <w:r w:rsidRPr="00B80901">
                <w:rPr>
                  <w:rPrChange w:id="15599" w:author="Thomas Dietz" w:date="2012-08-10T13:22:00Z">
                    <w:rPr>
                      <w:lang w:val="de-DE"/>
                    </w:rPr>
                  </w:rPrChange>
                </w:rPr>
                <w:t>. If the element does not exist, a 'data</w:t>
              </w:r>
              <w:r w:rsidRPr="00B80901">
                <w:rPr>
                  <w:rFonts w:ascii="MS Mincho" w:eastAsia="MS Mincho" w:hAnsi="MS Mincho" w:cs="MS Mincho" w:hint="eastAsia"/>
                  <w:rPrChange w:id="15600" w:author="Thomas Dietz" w:date="2012-08-10T13:22:00Z">
                    <w:rPr>
                      <w:rFonts w:ascii="MS Mincho" w:eastAsia="MS Mincho" w:hAnsi="MS Mincho" w:cs="MS Mincho" w:hint="eastAsia"/>
                      <w:lang w:val="de-DE"/>
                    </w:rPr>
                  </w:rPrChange>
                </w:rPr>
                <w:t>‑</w:t>
              </w:r>
              <w:r w:rsidRPr="00B80901">
                <w:rPr>
                  <w:rPrChange w:id="15601" w:author="Thomas Dietz" w:date="2012-08-10T13:22:00Z">
                    <w:rPr>
                      <w:lang w:val="de-DE"/>
                    </w:rPr>
                  </w:rPrChange>
                </w:rPr>
                <w:t>missing'</w:t>
              </w:r>
            </w:ins>
          </w:p>
          <w:p w14:paraId="4A56F076" w14:textId="77777777" w:rsidR="009F3611" w:rsidRPr="00B80901" w:rsidRDefault="009F3611" w:rsidP="009F3611">
            <w:pPr>
              <w:pStyle w:val="XML1"/>
              <w:rPr>
                <w:ins w:id="15602" w:author="Thomas Dietz" w:date="2012-08-08T17:05:00Z"/>
                <w:rPrChange w:id="15603" w:author="Thomas Dietz" w:date="2012-08-10T13:22:00Z">
                  <w:rPr>
                    <w:ins w:id="15604" w:author="Thomas Dietz" w:date="2012-08-08T17:05:00Z"/>
                    <w:lang w:val="de-DE"/>
                  </w:rPr>
                </w:rPrChange>
              </w:rPr>
            </w:pPr>
            <w:ins w:id="15605" w:author="Thomas Dietz" w:date="2012-08-08T17:05:00Z">
              <w:r w:rsidRPr="00B80901">
                <w:rPr>
                  <w:rPrChange w:id="15606" w:author="Thomas Dietz" w:date="2012-08-10T13:22:00Z">
                    <w:rPr>
                      <w:lang w:val="de-DE"/>
                    </w:rPr>
                  </w:rPrChange>
                </w:rPr>
                <w:t xml:space="preserve">        </w:t>
              </w:r>
              <w:proofErr w:type="gramStart"/>
              <w:r w:rsidRPr="00B80901">
                <w:rPr>
                  <w:rPrChange w:id="15607" w:author="Thomas Dietz" w:date="2012-08-10T13:22:00Z">
                    <w:rPr>
                      <w:lang w:val="de-DE"/>
                    </w:rPr>
                  </w:rPrChange>
                </w:rPr>
                <w:t>error</w:t>
              </w:r>
              <w:proofErr w:type="gramEnd"/>
              <w:r w:rsidRPr="00B80901">
                <w:rPr>
                  <w:rPrChange w:id="15608" w:author="Thomas Dietz" w:date="2012-08-10T13:22:00Z">
                    <w:rPr>
                      <w:lang w:val="de-DE"/>
                    </w:rPr>
                  </w:rPrChange>
                </w:rPr>
                <w:t xml:space="preserve"> is returned.";</w:t>
              </w:r>
            </w:ins>
          </w:p>
          <w:p w14:paraId="0453CCA4" w14:textId="77777777" w:rsidR="009F3611" w:rsidRPr="00B80901" w:rsidRDefault="009F3611" w:rsidP="009F3611">
            <w:pPr>
              <w:pStyle w:val="XML1"/>
              <w:rPr>
                <w:ins w:id="15609" w:author="Thomas Dietz" w:date="2012-08-08T17:05:00Z"/>
                <w:rPrChange w:id="15610" w:author="Thomas Dietz" w:date="2012-08-10T13:22:00Z">
                  <w:rPr>
                    <w:ins w:id="15611" w:author="Thomas Dietz" w:date="2012-08-08T17:05:00Z"/>
                    <w:lang w:val="de-DE"/>
                  </w:rPr>
                </w:rPrChange>
              </w:rPr>
            </w:pPr>
            <w:ins w:id="15612" w:author="Thomas Dietz" w:date="2012-08-08T17:05:00Z">
              <w:r w:rsidRPr="00B80901">
                <w:rPr>
                  <w:rPrChange w:id="15613" w:author="Thomas Dietz" w:date="2012-08-10T13:22:00Z">
                    <w:rPr>
                      <w:lang w:val="de-DE"/>
                    </w:rPr>
                  </w:rPrChange>
                </w:rPr>
                <w:t xml:space="preserve">    uses OFResourceType;</w:t>
              </w:r>
            </w:ins>
          </w:p>
          <w:p w14:paraId="1DDE6707" w14:textId="77777777" w:rsidR="009F3611" w:rsidRPr="00B80901" w:rsidRDefault="009F3611" w:rsidP="009F3611">
            <w:pPr>
              <w:pStyle w:val="XML1"/>
              <w:rPr>
                <w:ins w:id="15614" w:author="Thomas Dietz" w:date="2012-08-08T17:05:00Z"/>
                <w:rPrChange w:id="15615" w:author="Thomas Dietz" w:date="2012-08-10T13:22:00Z">
                  <w:rPr>
                    <w:ins w:id="15616" w:author="Thomas Dietz" w:date="2012-08-08T17:05:00Z"/>
                    <w:lang w:val="de-DE"/>
                  </w:rPr>
                </w:rPrChange>
              </w:rPr>
            </w:pPr>
            <w:ins w:id="15617" w:author="Thomas Dietz" w:date="2012-08-08T17:05:00Z">
              <w:r w:rsidRPr="00B80901">
                <w:rPr>
                  <w:rPrChange w:id="15618" w:author="Thomas Dietz" w:date="2012-08-10T13:22:00Z">
                    <w:rPr>
                      <w:lang w:val="de-DE"/>
                    </w:rPr>
                  </w:rPrChange>
                </w:rPr>
                <w:t xml:space="preserve">    leaf number {</w:t>
              </w:r>
            </w:ins>
          </w:p>
          <w:p w14:paraId="78233AE7" w14:textId="77777777" w:rsidR="009F3611" w:rsidRPr="00B80901" w:rsidRDefault="009F3611" w:rsidP="009F3611">
            <w:pPr>
              <w:pStyle w:val="XML1"/>
              <w:rPr>
                <w:ins w:id="15619" w:author="Thomas Dietz" w:date="2012-08-08T17:05:00Z"/>
                <w:rPrChange w:id="15620" w:author="Thomas Dietz" w:date="2012-08-10T13:22:00Z">
                  <w:rPr>
                    <w:ins w:id="15621" w:author="Thomas Dietz" w:date="2012-08-08T17:05:00Z"/>
                    <w:lang w:val="de-DE"/>
                  </w:rPr>
                </w:rPrChange>
              </w:rPr>
            </w:pPr>
            <w:ins w:id="15622" w:author="Thomas Dietz" w:date="2012-08-08T17:05:00Z">
              <w:r w:rsidRPr="00B80901">
                <w:rPr>
                  <w:rPrChange w:id="15623" w:author="Thomas Dietz" w:date="2012-08-10T13:22:00Z">
                    <w:rPr>
                      <w:lang w:val="de-DE"/>
                    </w:rPr>
                  </w:rPrChange>
                </w:rPr>
                <w:lastRenderedPageBreak/>
                <w:t xml:space="preserve">      type uint64;</w:t>
              </w:r>
            </w:ins>
          </w:p>
          <w:p w14:paraId="7A979511" w14:textId="77777777" w:rsidR="009F3611" w:rsidRPr="00B80901" w:rsidRDefault="009F3611" w:rsidP="009F3611">
            <w:pPr>
              <w:pStyle w:val="XML1"/>
              <w:rPr>
                <w:ins w:id="15624" w:author="Thomas Dietz" w:date="2012-08-08T17:05:00Z"/>
                <w:rPrChange w:id="15625" w:author="Thomas Dietz" w:date="2012-08-10T13:22:00Z">
                  <w:rPr>
                    <w:ins w:id="15626" w:author="Thomas Dietz" w:date="2012-08-08T17:05:00Z"/>
                    <w:lang w:val="de-DE"/>
                  </w:rPr>
                </w:rPrChange>
              </w:rPr>
            </w:pPr>
            <w:ins w:id="15627" w:author="Thomas Dietz" w:date="2012-08-08T17:05:00Z">
              <w:r w:rsidRPr="00B80901">
                <w:rPr>
                  <w:rPrChange w:id="15628" w:author="Thomas Dietz" w:date="2012-08-10T13:22:00Z">
                    <w:rPr>
                      <w:lang w:val="de-DE"/>
                    </w:rPr>
                  </w:rPrChange>
                </w:rPr>
                <w:t xml:space="preserve">      config false;</w:t>
              </w:r>
            </w:ins>
          </w:p>
          <w:p w14:paraId="243EB59F" w14:textId="77777777" w:rsidR="009F3611" w:rsidRPr="00B80901" w:rsidRDefault="009F3611" w:rsidP="009F3611">
            <w:pPr>
              <w:pStyle w:val="XML1"/>
              <w:rPr>
                <w:ins w:id="15629" w:author="Thomas Dietz" w:date="2012-08-08T17:05:00Z"/>
                <w:rPrChange w:id="15630" w:author="Thomas Dietz" w:date="2012-08-10T13:22:00Z">
                  <w:rPr>
                    <w:ins w:id="15631" w:author="Thomas Dietz" w:date="2012-08-08T17:05:00Z"/>
                    <w:lang w:val="de-DE"/>
                  </w:rPr>
                </w:rPrChange>
              </w:rPr>
            </w:pPr>
            <w:ins w:id="15632" w:author="Thomas Dietz" w:date="2012-08-08T17:05:00Z">
              <w:r w:rsidRPr="00B80901">
                <w:rPr>
                  <w:rPrChange w:id="15633" w:author="Thomas Dietz" w:date="2012-08-10T13:22:00Z">
                    <w:rPr>
                      <w:lang w:val="de-DE"/>
                    </w:rPr>
                  </w:rPrChange>
                </w:rPr>
                <w:t xml:space="preserve">      description "This number identifies the OpenFlow Port to </w:t>
              </w:r>
            </w:ins>
          </w:p>
          <w:p w14:paraId="14CA65C3" w14:textId="77777777" w:rsidR="009F3611" w:rsidRPr="00B80901" w:rsidRDefault="009F3611" w:rsidP="009F3611">
            <w:pPr>
              <w:pStyle w:val="XML1"/>
              <w:rPr>
                <w:ins w:id="15634" w:author="Thomas Dietz" w:date="2012-08-08T17:05:00Z"/>
                <w:rPrChange w:id="15635" w:author="Thomas Dietz" w:date="2012-08-10T13:22:00Z">
                  <w:rPr>
                    <w:ins w:id="15636" w:author="Thomas Dietz" w:date="2012-08-08T17:05:00Z"/>
                    <w:lang w:val="de-DE"/>
                  </w:rPr>
                </w:rPrChange>
              </w:rPr>
            </w:pPr>
            <w:ins w:id="15637" w:author="Thomas Dietz" w:date="2012-08-08T17:05:00Z">
              <w:r w:rsidRPr="00B80901">
                <w:rPr>
                  <w:rPrChange w:id="15638" w:author="Thomas Dietz" w:date="2012-08-10T13:22:00Z">
                    <w:rPr>
                      <w:lang w:val="de-DE"/>
                    </w:rPr>
                  </w:rPrChange>
                </w:rPr>
                <w:t xml:space="preserve">        OpenFlow Controllers. It is assigned to an OpenFlow Port </w:t>
              </w:r>
            </w:ins>
          </w:p>
          <w:p w14:paraId="33AEAAE1" w14:textId="77777777" w:rsidR="009F3611" w:rsidRPr="00B80901" w:rsidRDefault="009F3611" w:rsidP="009F3611">
            <w:pPr>
              <w:pStyle w:val="XML1"/>
              <w:rPr>
                <w:ins w:id="15639" w:author="Thomas Dietz" w:date="2012-08-08T17:05:00Z"/>
                <w:rPrChange w:id="15640" w:author="Thomas Dietz" w:date="2012-08-10T13:22:00Z">
                  <w:rPr>
                    <w:ins w:id="15641" w:author="Thomas Dietz" w:date="2012-08-08T17:05:00Z"/>
                    <w:lang w:val="de-DE"/>
                  </w:rPr>
                </w:rPrChange>
              </w:rPr>
            </w:pPr>
            <w:ins w:id="15642" w:author="Thomas Dietz" w:date="2012-08-08T17:05:00Z">
              <w:r w:rsidRPr="00B80901">
                <w:rPr>
                  <w:rPrChange w:id="15643" w:author="Thomas Dietz" w:date="2012-08-10T13:22:00Z">
                    <w:rPr>
                      <w:lang w:val="de-DE"/>
                    </w:rPr>
                  </w:rPrChange>
                </w:rPr>
                <w:t xml:space="preserve">        latest when the OpenFlow Port is associated with and</w:t>
              </w:r>
            </w:ins>
          </w:p>
          <w:p w14:paraId="4EDE46B0" w14:textId="77777777" w:rsidR="009F3611" w:rsidRPr="00B80901" w:rsidRDefault="009F3611" w:rsidP="009F3611">
            <w:pPr>
              <w:pStyle w:val="XML1"/>
              <w:rPr>
                <w:ins w:id="15644" w:author="Thomas Dietz" w:date="2012-08-08T17:05:00Z"/>
                <w:rPrChange w:id="15645" w:author="Thomas Dietz" w:date="2012-08-10T13:22:00Z">
                  <w:rPr>
                    <w:ins w:id="15646" w:author="Thomas Dietz" w:date="2012-08-08T17:05:00Z"/>
                    <w:lang w:val="de-DE"/>
                  </w:rPr>
                </w:rPrChange>
              </w:rPr>
            </w:pPr>
            <w:ins w:id="15647" w:author="Thomas Dietz" w:date="2012-08-08T17:05:00Z">
              <w:r w:rsidRPr="00B80901">
                <w:rPr>
                  <w:rPrChange w:id="15648" w:author="Thomas Dietz" w:date="2012-08-10T13:22:00Z">
                    <w:rPr>
                      <w:lang w:val="de-DE"/>
                    </w:rPr>
                  </w:rPrChange>
                </w:rPr>
                <w:t xml:space="preserve">        OpenFlow Logical Switch.  If the OpenFlow Port is</w:t>
              </w:r>
            </w:ins>
          </w:p>
          <w:p w14:paraId="404ABCAF" w14:textId="77777777" w:rsidR="009F3611" w:rsidRPr="00B80901" w:rsidRDefault="009F3611" w:rsidP="009F3611">
            <w:pPr>
              <w:pStyle w:val="XML1"/>
              <w:rPr>
                <w:ins w:id="15649" w:author="Thomas Dietz" w:date="2012-08-08T17:05:00Z"/>
                <w:rPrChange w:id="15650" w:author="Thomas Dietz" w:date="2012-08-10T13:22:00Z">
                  <w:rPr>
                    <w:ins w:id="15651" w:author="Thomas Dietz" w:date="2012-08-08T17:05:00Z"/>
                    <w:lang w:val="de-DE"/>
                  </w:rPr>
                </w:rPrChange>
              </w:rPr>
            </w:pPr>
            <w:ins w:id="15652" w:author="Thomas Dietz" w:date="2012-08-08T17:05:00Z">
              <w:r w:rsidRPr="00B80901">
                <w:rPr>
                  <w:rPrChange w:id="15653" w:author="Thomas Dietz" w:date="2012-08-10T13:22:00Z">
                    <w:rPr>
                      <w:lang w:val="de-DE"/>
                    </w:rPr>
                  </w:rPrChange>
                </w:rPr>
                <w:t xml:space="preserve">        associated with an OpenFlow Logical Switch, this element</w:t>
              </w:r>
            </w:ins>
          </w:p>
          <w:p w14:paraId="0E354AE3" w14:textId="77777777" w:rsidR="009F3611" w:rsidRPr="00B80901" w:rsidRDefault="009F3611" w:rsidP="009F3611">
            <w:pPr>
              <w:pStyle w:val="XML1"/>
              <w:rPr>
                <w:ins w:id="15654" w:author="Thomas Dietz" w:date="2012-08-08T17:05:00Z"/>
                <w:rPrChange w:id="15655" w:author="Thomas Dietz" w:date="2012-08-10T13:22:00Z">
                  <w:rPr>
                    <w:ins w:id="15656" w:author="Thomas Dietz" w:date="2012-08-08T17:05:00Z"/>
                    <w:lang w:val="de-DE"/>
                  </w:rPr>
                </w:rPrChange>
              </w:rPr>
            </w:pPr>
            <w:ins w:id="15657" w:author="Thomas Dietz" w:date="2012-08-08T17:05:00Z">
              <w:r w:rsidRPr="00B80901">
                <w:rPr>
                  <w:rPrChange w:id="15658" w:author="Thomas Dietz" w:date="2012-08-10T13:22:00Z">
                    <w:rPr>
                      <w:lang w:val="de-DE"/>
                    </w:rPr>
                  </w:rPrChange>
                </w:rPr>
                <w:t xml:space="preserve">        MUST be unique within the context of the OpenFlow Logical</w:t>
              </w:r>
            </w:ins>
          </w:p>
          <w:p w14:paraId="2D869A9E" w14:textId="77777777" w:rsidR="009F3611" w:rsidRPr="00B80901" w:rsidRDefault="009F3611" w:rsidP="009F3611">
            <w:pPr>
              <w:pStyle w:val="XML1"/>
              <w:rPr>
                <w:ins w:id="15659" w:author="Thomas Dietz" w:date="2012-08-08T17:05:00Z"/>
                <w:rPrChange w:id="15660" w:author="Thomas Dietz" w:date="2012-08-10T13:22:00Z">
                  <w:rPr>
                    <w:ins w:id="15661" w:author="Thomas Dietz" w:date="2012-08-08T17:05:00Z"/>
                    <w:lang w:val="de-DE"/>
                  </w:rPr>
                </w:rPrChange>
              </w:rPr>
            </w:pPr>
            <w:ins w:id="15662" w:author="Thomas Dietz" w:date="2012-08-08T17:05:00Z">
              <w:r w:rsidRPr="00B80901">
                <w:rPr>
                  <w:rPrChange w:id="15663" w:author="Thomas Dietz" w:date="2012-08-10T13:22:00Z">
                    <w:rPr>
                      <w:lang w:val="de-DE"/>
                    </w:rPr>
                  </w:rPrChange>
                </w:rPr>
                <w:t xml:space="preserve">        Switch.  </w:t>
              </w:r>
            </w:ins>
          </w:p>
          <w:p w14:paraId="1FE66310" w14:textId="77777777" w:rsidR="009F3611" w:rsidRPr="00B80901" w:rsidRDefault="009F3611" w:rsidP="009F3611">
            <w:pPr>
              <w:pStyle w:val="XML1"/>
              <w:rPr>
                <w:ins w:id="15664" w:author="Thomas Dietz" w:date="2012-08-08T17:05:00Z"/>
                <w:rPrChange w:id="15665" w:author="Thomas Dietz" w:date="2012-08-10T13:22:00Z">
                  <w:rPr>
                    <w:ins w:id="15666" w:author="Thomas Dietz" w:date="2012-08-08T17:05:00Z"/>
                    <w:lang w:val="de-DE"/>
                  </w:rPr>
                </w:rPrChange>
              </w:rPr>
            </w:pPr>
            <w:ins w:id="15667" w:author="Thomas Dietz" w:date="2012-08-08T17:05:00Z">
              <w:r w:rsidRPr="00B80901">
                <w:rPr>
                  <w:rPrChange w:id="15668" w:author="Thomas Dietz" w:date="2012-08-10T13:22:00Z">
                    <w:rPr>
                      <w:lang w:val="de-DE"/>
                    </w:rPr>
                  </w:rPrChange>
                </w:rPr>
                <w:t xml:space="preserve">      </w:t>
              </w:r>
            </w:ins>
          </w:p>
          <w:p w14:paraId="6473111C" w14:textId="77777777" w:rsidR="009F3611" w:rsidRPr="00B80901" w:rsidRDefault="009F3611" w:rsidP="009F3611">
            <w:pPr>
              <w:pStyle w:val="XML1"/>
              <w:rPr>
                <w:ins w:id="15669" w:author="Thomas Dietz" w:date="2012-08-08T17:05:00Z"/>
                <w:rPrChange w:id="15670" w:author="Thomas Dietz" w:date="2012-08-10T13:22:00Z">
                  <w:rPr>
                    <w:ins w:id="15671" w:author="Thomas Dietz" w:date="2012-08-08T17:05:00Z"/>
                    <w:lang w:val="de-DE"/>
                  </w:rPr>
                </w:rPrChange>
              </w:rPr>
            </w:pPr>
            <w:ins w:id="15672" w:author="Thomas Dietz" w:date="2012-08-08T17:05:00Z">
              <w:r w:rsidRPr="00B80901">
                <w:rPr>
                  <w:rPrChange w:id="15673" w:author="Thomas Dietz" w:date="2012-08-10T13:22:00Z">
                    <w:rPr>
                      <w:lang w:val="de-DE"/>
                    </w:rPr>
                  </w:rPrChange>
                </w:rPr>
                <w:t xml:space="preserve">        OpenFlow Capable Switch implementations may choose to</w:t>
              </w:r>
            </w:ins>
          </w:p>
          <w:p w14:paraId="2D645722" w14:textId="77777777" w:rsidR="009F3611" w:rsidRPr="00B80901" w:rsidRDefault="009F3611" w:rsidP="009F3611">
            <w:pPr>
              <w:pStyle w:val="XML1"/>
              <w:rPr>
                <w:ins w:id="15674" w:author="Thomas Dietz" w:date="2012-08-08T17:05:00Z"/>
                <w:rPrChange w:id="15675" w:author="Thomas Dietz" w:date="2012-08-10T13:22:00Z">
                  <w:rPr>
                    <w:ins w:id="15676" w:author="Thomas Dietz" w:date="2012-08-08T17:05:00Z"/>
                    <w:lang w:val="de-DE"/>
                  </w:rPr>
                </w:rPrChange>
              </w:rPr>
            </w:pPr>
            <w:ins w:id="15677" w:author="Thomas Dietz" w:date="2012-08-08T17:05:00Z">
              <w:r w:rsidRPr="00B80901">
                <w:rPr>
                  <w:rPrChange w:id="15678" w:author="Thomas Dietz" w:date="2012-08-10T13:22:00Z">
                    <w:rPr>
                      <w:lang w:val="de-DE"/>
                    </w:rPr>
                  </w:rPrChange>
                </w:rPr>
                <w:t xml:space="preserve">        assign values to OpenFlow Ports that are unique within the</w:t>
              </w:r>
            </w:ins>
          </w:p>
          <w:p w14:paraId="7D6F85C5" w14:textId="77777777" w:rsidR="009F3611" w:rsidRPr="00B80901" w:rsidRDefault="009F3611" w:rsidP="009F3611">
            <w:pPr>
              <w:pStyle w:val="XML1"/>
              <w:rPr>
                <w:ins w:id="15679" w:author="Thomas Dietz" w:date="2012-08-08T17:05:00Z"/>
                <w:rPrChange w:id="15680" w:author="Thomas Dietz" w:date="2012-08-10T13:22:00Z">
                  <w:rPr>
                    <w:ins w:id="15681" w:author="Thomas Dietz" w:date="2012-08-08T17:05:00Z"/>
                    <w:lang w:val="de-DE"/>
                  </w:rPr>
                </w:rPrChange>
              </w:rPr>
            </w:pPr>
            <w:ins w:id="15682" w:author="Thomas Dietz" w:date="2012-08-08T17:05:00Z">
              <w:r w:rsidRPr="00B80901">
                <w:rPr>
                  <w:rPrChange w:id="15683" w:author="Thomas Dietz" w:date="2012-08-10T13:22:00Z">
                    <w:rPr>
                      <w:lang w:val="de-DE"/>
                    </w:rPr>
                  </w:rPrChange>
                </w:rPr>
                <w:t xml:space="preserve">        </w:t>
              </w:r>
              <w:proofErr w:type="gramStart"/>
              <w:r w:rsidRPr="00B80901">
                <w:rPr>
                  <w:rPrChange w:id="15684" w:author="Thomas Dietz" w:date="2012-08-10T13:22:00Z">
                    <w:rPr>
                      <w:lang w:val="de-DE"/>
                    </w:rPr>
                  </w:rPrChange>
                </w:rPr>
                <w:t>context</w:t>
              </w:r>
              <w:proofErr w:type="gramEnd"/>
              <w:r w:rsidRPr="00B80901">
                <w:rPr>
                  <w:rPrChange w:id="15685" w:author="Thomas Dietz" w:date="2012-08-10T13:22:00Z">
                    <w:rPr>
                      <w:lang w:val="de-DE"/>
                    </w:rPr>
                  </w:rPrChange>
                </w:rPr>
                <w:t xml:space="preserve"> of the OpenFlow Logical Switch.  These numbers can</w:t>
              </w:r>
            </w:ins>
          </w:p>
          <w:p w14:paraId="3A6BCF47" w14:textId="77777777" w:rsidR="009F3611" w:rsidRPr="00B80901" w:rsidRDefault="009F3611" w:rsidP="009F3611">
            <w:pPr>
              <w:pStyle w:val="XML1"/>
              <w:rPr>
                <w:ins w:id="15686" w:author="Thomas Dietz" w:date="2012-08-08T17:05:00Z"/>
                <w:rPrChange w:id="15687" w:author="Thomas Dietz" w:date="2012-08-10T13:22:00Z">
                  <w:rPr>
                    <w:ins w:id="15688" w:author="Thomas Dietz" w:date="2012-08-08T17:05:00Z"/>
                    <w:lang w:val="de-DE"/>
                  </w:rPr>
                </w:rPrChange>
              </w:rPr>
            </w:pPr>
            <w:ins w:id="15689" w:author="Thomas Dietz" w:date="2012-08-08T17:05:00Z">
              <w:r w:rsidRPr="00B80901">
                <w:rPr>
                  <w:rPrChange w:id="15690" w:author="Thomas Dietz" w:date="2012-08-10T13:22:00Z">
                    <w:rPr>
                      <w:lang w:val="de-DE"/>
                    </w:rPr>
                  </w:rPrChange>
                </w:rPr>
                <w:t xml:space="preserve">        be used independent of assignments to OpenFlow Logical</w:t>
              </w:r>
            </w:ins>
          </w:p>
          <w:p w14:paraId="54FBA23F" w14:textId="77777777" w:rsidR="009F3611" w:rsidRPr="00B80901" w:rsidRDefault="009F3611" w:rsidP="009F3611">
            <w:pPr>
              <w:pStyle w:val="XML1"/>
              <w:rPr>
                <w:ins w:id="15691" w:author="Thomas Dietz" w:date="2012-08-08T17:05:00Z"/>
                <w:rPrChange w:id="15692" w:author="Thomas Dietz" w:date="2012-08-10T13:22:00Z">
                  <w:rPr>
                    <w:ins w:id="15693" w:author="Thomas Dietz" w:date="2012-08-08T17:05:00Z"/>
                    <w:lang w:val="de-DE"/>
                  </w:rPr>
                </w:rPrChange>
              </w:rPr>
            </w:pPr>
            <w:ins w:id="15694" w:author="Thomas Dietz" w:date="2012-08-08T17:05:00Z">
              <w:r w:rsidRPr="00B80901">
                <w:rPr>
                  <w:rPrChange w:id="15695" w:author="Thomas Dietz" w:date="2012-08-10T13:22:00Z">
                    <w:rPr>
                      <w:lang w:val="de-DE"/>
                    </w:rPr>
                  </w:rPrChange>
                </w:rPr>
                <w:t xml:space="preserve">        Switches. </w:t>
              </w:r>
            </w:ins>
          </w:p>
          <w:p w14:paraId="548C215A" w14:textId="77777777" w:rsidR="009F3611" w:rsidRPr="00B80901" w:rsidRDefault="009F3611" w:rsidP="009F3611">
            <w:pPr>
              <w:pStyle w:val="XML1"/>
              <w:rPr>
                <w:ins w:id="15696" w:author="Thomas Dietz" w:date="2012-08-08T17:05:00Z"/>
                <w:rPrChange w:id="15697" w:author="Thomas Dietz" w:date="2012-08-10T13:22:00Z">
                  <w:rPr>
                    <w:ins w:id="15698" w:author="Thomas Dietz" w:date="2012-08-08T17:05:00Z"/>
                    <w:lang w:val="de-DE"/>
                  </w:rPr>
                </w:rPrChange>
              </w:rPr>
            </w:pPr>
            <w:ins w:id="15699" w:author="Thomas Dietz" w:date="2012-08-08T17:05:00Z">
              <w:r w:rsidRPr="00B80901">
                <w:rPr>
                  <w:rPrChange w:id="15700" w:author="Thomas Dietz" w:date="2012-08-10T13:22:00Z">
                    <w:rPr>
                      <w:lang w:val="de-DE"/>
                    </w:rPr>
                  </w:rPrChange>
                </w:rPr>
                <w:t xml:space="preserve">      </w:t>
              </w:r>
            </w:ins>
          </w:p>
          <w:p w14:paraId="1EE86B10" w14:textId="77777777" w:rsidR="009F3611" w:rsidRPr="00B80901" w:rsidRDefault="009F3611" w:rsidP="009F3611">
            <w:pPr>
              <w:pStyle w:val="XML1"/>
              <w:rPr>
                <w:ins w:id="15701" w:author="Thomas Dietz" w:date="2012-08-08T17:05:00Z"/>
                <w:rPrChange w:id="15702" w:author="Thomas Dietz" w:date="2012-08-10T13:22:00Z">
                  <w:rPr>
                    <w:ins w:id="15703" w:author="Thomas Dietz" w:date="2012-08-08T17:05:00Z"/>
                    <w:lang w:val="de-DE"/>
                  </w:rPr>
                </w:rPrChange>
              </w:rPr>
            </w:pPr>
            <w:ins w:id="15704" w:author="Thomas Dietz" w:date="2012-08-08T17:05:00Z">
              <w:r w:rsidRPr="00B80901">
                <w:rPr>
                  <w:rPrChange w:id="15705" w:author="Thomas Dietz" w:date="2012-08-10T13:22:00Z">
                    <w:rPr>
                      <w:lang w:val="de-DE"/>
                    </w:rPr>
                  </w:rPrChange>
                </w:rPr>
                <w:t xml:space="preserve">        Other implementations may assign values to this element</w:t>
              </w:r>
            </w:ins>
          </w:p>
          <w:p w14:paraId="556017D5" w14:textId="77777777" w:rsidR="009F3611" w:rsidRPr="00B80901" w:rsidRDefault="009F3611" w:rsidP="009F3611">
            <w:pPr>
              <w:pStyle w:val="XML1"/>
              <w:rPr>
                <w:ins w:id="15706" w:author="Thomas Dietz" w:date="2012-08-08T17:05:00Z"/>
                <w:rPrChange w:id="15707" w:author="Thomas Dietz" w:date="2012-08-10T13:22:00Z">
                  <w:rPr>
                    <w:ins w:id="15708" w:author="Thomas Dietz" w:date="2012-08-08T17:05:00Z"/>
                    <w:lang w:val="de-DE"/>
                  </w:rPr>
                </w:rPrChange>
              </w:rPr>
            </w:pPr>
            <w:ins w:id="15709" w:author="Thomas Dietz" w:date="2012-08-08T17:05:00Z">
              <w:r w:rsidRPr="00B80901">
                <w:rPr>
                  <w:rPrChange w:id="15710" w:author="Thomas Dietz" w:date="2012-08-10T13:22:00Z">
                    <w:rPr>
                      <w:lang w:val="de-DE"/>
                    </w:rPr>
                  </w:rPrChange>
                </w:rPr>
                <w:t xml:space="preserve">        only if the OpenFlow Port is assigned to an OpenFlow</w:t>
              </w:r>
            </w:ins>
          </w:p>
          <w:p w14:paraId="627F2A1B" w14:textId="77777777" w:rsidR="009F3611" w:rsidRPr="00B80901" w:rsidRDefault="009F3611" w:rsidP="009F3611">
            <w:pPr>
              <w:pStyle w:val="XML1"/>
              <w:rPr>
                <w:ins w:id="15711" w:author="Thomas Dietz" w:date="2012-08-08T17:05:00Z"/>
                <w:rPrChange w:id="15712" w:author="Thomas Dietz" w:date="2012-08-10T13:22:00Z">
                  <w:rPr>
                    <w:ins w:id="15713" w:author="Thomas Dietz" w:date="2012-08-08T17:05:00Z"/>
                    <w:lang w:val="de-DE"/>
                  </w:rPr>
                </w:rPrChange>
              </w:rPr>
            </w:pPr>
            <w:ins w:id="15714" w:author="Thomas Dietz" w:date="2012-08-08T17:05:00Z">
              <w:r w:rsidRPr="00B80901">
                <w:rPr>
                  <w:rPrChange w:id="15715" w:author="Thomas Dietz" w:date="2012-08-10T13:22:00Z">
                    <w:rPr>
                      <w:lang w:val="de-DE"/>
                    </w:rPr>
                  </w:rPrChange>
                </w:rPr>
                <w:t xml:space="preserve">        Logical Switch.  If no value is currently assigned to this</w:t>
              </w:r>
            </w:ins>
          </w:p>
          <w:p w14:paraId="437F44F2" w14:textId="77777777" w:rsidR="009F3611" w:rsidRPr="00B80901" w:rsidRDefault="009F3611" w:rsidP="009F3611">
            <w:pPr>
              <w:pStyle w:val="XML1"/>
              <w:rPr>
                <w:ins w:id="15716" w:author="Thomas Dietz" w:date="2012-08-08T17:05:00Z"/>
                <w:rPrChange w:id="15717" w:author="Thomas Dietz" w:date="2012-08-10T13:22:00Z">
                  <w:rPr>
                    <w:ins w:id="15718" w:author="Thomas Dietz" w:date="2012-08-08T17:05:00Z"/>
                    <w:lang w:val="de-DE"/>
                  </w:rPr>
                </w:rPrChange>
              </w:rPr>
            </w:pPr>
            <w:ins w:id="15719" w:author="Thomas Dietz" w:date="2012-08-08T17:05:00Z">
              <w:r w:rsidRPr="00B80901">
                <w:rPr>
                  <w:rPrChange w:id="15720" w:author="Thomas Dietz" w:date="2012-08-10T13:22:00Z">
                    <w:rPr>
                      <w:lang w:val="de-DE"/>
                    </w:rPr>
                  </w:rPrChange>
                </w:rPr>
                <w:t xml:space="preserve">        element then this element MUST NOT be included in replies</w:t>
              </w:r>
            </w:ins>
          </w:p>
          <w:p w14:paraId="0484CA6A" w14:textId="77777777" w:rsidR="009F3611" w:rsidRPr="00B80901" w:rsidRDefault="009F3611" w:rsidP="009F3611">
            <w:pPr>
              <w:pStyle w:val="XML1"/>
              <w:rPr>
                <w:ins w:id="15721" w:author="Thomas Dietz" w:date="2012-08-08T17:05:00Z"/>
                <w:rPrChange w:id="15722" w:author="Thomas Dietz" w:date="2012-08-10T13:22:00Z">
                  <w:rPr>
                    <w:ins w:id="15723" w:author="Thomas Dietz" w:date="2012-08-08T17:05:00Z"/>
                    <w:lang w:val="de-DE"/>
                  </w:rPr>
                </w:rPrChange>
              </w:rPr>
            </w:pPr>
            <w:ins w:id="15724" w:author="Thomas Dietz" w:date="2012-08-08T17:05:00Z">
              <w:r w:rsidRPr="00B80901">
                <w:rPr>
                  <w:rPrChange w:id="15725" w:author="Thomas Dietz" w:date="2012-08-10T13:22:00Z">
                    <w:rPr>
                      <w:lang w:val="de-DE"/>
                    </w:rPr>
                  </w:rPrChange>
                </w:rPr>
                <w:t xml:space="preserve">        </w:t>
              </w:r>
              <w:proofErr w:type="gramStart"/>
              <w:r w:rsidRPr="00B80901">
                <w:rPr>
                  <w:rPrChange w:id="15726" w:author="Thomas Dietz" w:date="2012-08-10T13:22:00Z">
                    <w:rPr>
                      <w:lang w:val="de-DE"/>
                    </w:rPr>
                  </w:rPrChange>
                </w:rPr>
                <w:t>to</w:t>
              </w:r>
              <w:proofErr w:type="gramEnd"/>
              <w:r w:rsidRPr="00B80901">
                <w:rPr>
                  <w:rPrChange w:id="15727" w:author="Thomas Dietz" w:date="2012-08-10T13:22:00Z">
                    <w:rPr>
                      <w:lang w:val="de-DE"/>
                    </w:rPr>
                  </w:rPrChange>
                </w:rPr>
                <w:t xml:space="preserve"> NETCONF &lt;get&gt; requests. Since this element is not</w:t>
              </w:r>
            </w:ins>
          </w:p>
          <w:p w14:paraId="7555F775" w14:textId="77777777" w:rsidR="009F3611" w:rsidRPr="00B80901" w:rsidRDefault="009F3611" w:rsidP="009F3611">
            <w:pPr>
              <w:pStyle w:val="XML1"/>
              <w:rPr>
                <w:ins w:id="15728" w:author="Thomas Dietz" w:date="2012-08-08T17:05:00Z"/>
                <w:rPrChange w:id="15729" w:author="Thomas Dietz" w:date="2012-08-10T13:22:00Z">
                  <w:rPr>
                    <w:ins w:id="15730" w:author="Thomas Dietz" w:date="2012-08-08T17:05:00Z"/>
                    <w:lang w:val="de-DE"/>
                  </w:rPr>
                </w:rPrChange>
              </w:rPr>
            </w:pPr>
            <w:ins w:id="15731" w:author="Thomas Dietz" w:date="2012-08-08T17:05:00Z">
              <w:r w:rsidRPr="00B80901">
                <w:rPr>
                  <w:rPrChange w:id="15732" w:author="Thomas Dietz" w:date="2012-08-10T13:22:00Z">
                    <w:rPr>
                      <w:lang w:val="de-DE"/>
                    </w:rPr>
                  </w:rPrChange>
                </w:rPr>
                <w:t xml:space="preserve">        configurable with the NETCONF protocol it MUST NOT be</w:t>
              </w:r>
            </w:ins>
          </w:p>
          <w:p w14:paraId="7E03311F" w14:textId="77777777" w:rsidR="009F3611" w:rsidRPr="00B80901" w:rsidRDefault="009F3611" w:rsidP="009F3611">
            <w:pPr>
              <w:pStyle w:val="XML1"/>
              <w:rPr>
                <w:ins w:id="15733" w:author="Thomas Dietz" w:date="2012-08-08T17:05:00Z"/>
                <w:rPrChange w:id="15734" w:author="Thomas Dietz" w:date="2012-08-10T13:22:00Z">
                  <w:rPr>
                    <w:ins w:id="15735" w:author="Thomas Dietz" w:date="2012-08-08T17:05:00Z"/>
                    <w:lang w:val="de-DE"/>
                  </w:rPr>
                </w:rPrChange>
              </w:rPr>
            </w:pPr>
            <w:ins w:id="15736" w:author="Thomas Dietz" w:date="2012-08-08T17:05:00Z">
              <w:r w:rsidRPr="00B80901">
                <w:rPr>
                  <w:rPrChange w:id="15737" w:author="Thomas Dietz" w:date="2012-08-10T13:22:00Z">
                    <w:rPr>
                      <w:lang w:val="de-DE"/>
                    </w:rPr>
                  </w:rPrChange>
                </w:rPr>
                <w:t xml:space="preserve">        </w:t>
              </w:r>
              <w:proofErr w:type="gramStart"/>
              <w:r w:rsidRPr="00B80901">
                <w:rPr>
                  <w:rPrChange w:id="15738" w:author="Thomas Dietz" w:date="2012-08-10T13:22:00Z">
                    <w:rPr>
                      <w:lang w:val="de-DE"/>
                    </w:rPr>
                  </w:rPrChange>
                </w:rPr>
                <w:t>included</w:t>
              </w:r>
              <w:proofErr w:type="gramEnd"/>
              <w:r w:rsidRPr="00B80901">
                <w:rPr>
                  <w:rPrChange w:id="15739" w:author="Thomas Dietz" w:date="2012-08-10T13:22:00Z">
                    <w:rPr>
                      <w:lang w:val="de-DE"/>
                    </w:rPr>
                  </w:rPrChange>
                </w:rPr>
                <w:t xml:space="preserve"> in replies to NETCONF &lt;get-config&gt; requests.";</w:t>
              </w:r>
            </w:ins>
          </w:p>
          <w:p w14:paraId="5B806892" w14:textId="77777777" w:rsidR="009F3611" w:rsidRPr="00B80901" w:rsidRDefault="009F3611" w:rsidP="009F3611">
            <w:pPr>
              <w:pStyle w:val="XML1"/>
              <w:rPr>
                <w:ins w:id="15740" w:author="Thomas Dietz" w:date="2012-08-08T17:05:00Z"/>
                <w:rPrChange w:id="15741" w:author="Thomas Dietz" w:date="2012-08-10T13:22:00Z">
                  <w:rPr>
                    <w:ins w:id="15742" w:author="Thomas Dietz" w:date="2012-08-08T17:05:00Z"/>
                    <w:lang w:val="de-DE"/>
                  </w:rPr>
                </w:rPrChange>
              </w:rPr>
            </w:pPr>
            <w:ins w:id="15743" w:author="Thomas Dietz" w:date="2012-08-08T17:05:00Z">
              <w:r w:rsidRPr="00B80901">
                <w:rPr>
                  <w:rPrChange w:id="15744" w:author="Thomas Dietz" w:date="2012-08-10T13:22:00Z">
                    <w:rPr>
                      <w:lang w:val="de-DE"/>
                    </w:rPr>
                  </w:rPrChange>
                </w:rPr>
                <w:t xml:space="preserve">    }</w:t>
              </w:r>
            </w:ins>
          </w:p>
          <w:p w14:paraId="6838A20C" w14:textId="77777777" w:rsidR="009F3611" w:rsidRPr="00B80901" w:rsidRDefault="009F3611" w:rsidP="009F3611">
            <w:pPr>
              <w:pStyle w:val="XML1"/>
              <w:rPr>
                <w:ins w:id="15745" w:author="Thomas Dietz" w:date="2012-08-08T17:05:00Z"/>
                <w:rPrChange w:id="15746" w:author="Thomas Dietz" w:date="2012-08-10T13:22:00Z">
                  <w:rPr>
                    <w:ins w:id="15747" w:author="Thomas Dietz" w:date="2012-08-08T17:05:00Z"/>
                    <w:lang w:val="de-DE"/>
                  </w:rPr>
                </w:rPrChange>
              </w:rPr>
            </w:pPr>
            <w:ins w:id="15748" w:author="Thomas Dietz" w:date="2012-08-08T17:05:00Z">
              <w:r w:rsidRPr="00B80901">
                <w:rPr>
                  <w:rPrChange w:id="15749" w:author="Thomas Dietz" w:date="2012-08-10T13:22:00Z">
                    <w:rPr>
                      <w:lang w:val="de-DE"/>
                    </w:rPr>
                  </w:rPrChange>
                </w:rPr>
                <w:t xml:space="preserve">    leaf name {</w:t>
              </w:r>
            </w:ins>
          </w:p>
          <w:p w14:paraId="5FAD8D9C" w14:textId="77777777" w:rsidR="009F3611" w:rsidRPr="00B80901" w:rsidRDefault="009F3611" w:rsidP="009F3611">
            <w:pPr>
              <w:pStyle w:val="XML1"/>
              <w:rPr>
                <w:ins w:id="15750" w:author="Thomas Dietz" w:date="2012-08-08T17:05:00Z"/>
                <w:rPrChange w:id="15751" w:author="Thomas Dietz" w:date="2012-08-10T13:22:00Z">
                  <w:rPr>
                    <w:ins w:id="15752" w:author="Thomas Dietz" w:date="2012-08-08T17:05:00Z"/>
                    <w:lang w:val="de-DE"/>
                  </w:rPr>
                </w:rPrChange>
              </w:rPr>
            </w:pPr>
            <w:ins w:id="15753" w:author="Thomas Dietz" w:date="2012-08-08T17:05:00Z">
              <w:r w:rsidRPr="00B80901">
                <w:rPr>
                  <w:rPrChange w:id="15754" w:author="Thomas Dietz" w:date="2012-08-10T13:22:00Z">
                    <w:rPr>
                      <w:lang w:val="de-DE"/>
                    </w:rPr>
                  </w:rPrChange>
                </w:rPr>
                <w:t xml:space="preserve">      type string { length "1..16"; }</w:t>
              </w:r>
            </w:ins>
          </w:p>
          <w:p w14:paraId="201E7F0D" w14:textId="77777777" w:rsidR="009F3611" w:rsidRPr="00B80901" w:rsidRDefault="009F3611" w:rsidP="009F3611">
            <w:pPr>
              <w:pStyle w:val="XML1"/>
              <w:rPr>
                <w:ins w:id="15755" w:author="Thomas Dietz" w:date="2012-08-08T17:05:00Z"/>
                <w:rPrChange w:id="15756" w:author="Thomas Dietz" w:date="2012-08-10T13:22:00Z">
                  <w:rPr>
                    <w:ins w:id="15757" w:author="Thomas Dietz" w:date="2012-08-08T17:05:00Z"/>
                    <w:lang w:val="de-DE"/>
                  </w:rPr>
                </w:rPrChange>
              </w:rPr>
            </w:pPr>
            <w:ins w:id="15758" w:author="Thomas Dietz" w:date="2012-08-08T17:05:00Z">
              <w:r w:rsidRPr="00B80901">
                <w:rPr>
                  <w:rPrChange w:id="15759" w:author="Thomas Dietz" w:date="2012-08-10T13:22:00Z">
                    <w:rPr>
                      <w:lang w:val="de-DE"/>
                    </w:rPr>
                  </w:rPrChange>
                </w:rPr>
                <w:t xml:space="preserve">      config false;</w:t>
              </w:r>
            </w:ins>
          </w:p>
          <w:p w14:paraId="4CFCE658" w14:textId="77777777" w:rsidR="009F3611" w:rsidRPr="00B80901" w:rsidRDefault="009F3611" w:rsidP="009F3611">
            <w:pPr>
              <w:pStyle w:val="XML1"/>
              <w:rPr>
                <w:ins w:id="15760" w:author="Thomas Dietz" w:date="2012-08-08T17:05:00Z"/>
                <w:rPrChange w:id="15761" w:author="Thomas Dietz" w:date="2012-08-10T13:22:00Z">
                  <w:rPr>
                    <w:ins w:id="15762" w:author="Thomas Dietz" w:date="2012-08-08T17:05:00Z"/>
                    <w:lang w:val="de-DE"/>
                  </w:rPr>
                </w:rPrChange>
              </w:rPr>
            </w:pPr>
            <w:ins w:id="15763" w:author="Thomas Dietz" w:date="2012-08-08T17:05:00Z">
              <w:r w:rsidRPr="00B80901">
                <w:rPr>
                  <w:rPrChange w:id="15764" w:author="Thomas Dietz" w:date="2012-08-10T13:22:00Z">
                    <w:rPr>
                      <w:lang w:val="de-DE"/>
                    </w:rPr>
                  </w:rPrChange>
                </w:rPr>
                <w:t xml:space="preserve">      description "This element assists OpenFlow Controllers in </w:t>
              </w:r>
            </w:ins>
          </w:p>
          <w:p w14:paraId="1D1DA8E5" w14:textId="77777777" w:rsidR="009F3611" w:rsidRPr="00B80901" w:rsidRDefault="009F3611" w:rsidP="009F3611">
            <w:pPr>
              <w:pStyle w:val="XML1"/>
              <w:rPr>
                <w:ins w:id="15765" w:author="Thomas Dietz" w:date="2012-08-08T17:05:00Z"/>
                <w:rPrChange w:id="15766" w:author="Thomas Dietz" w:date="2012-08-10T13:22:00Z">
                  <w:rPr>
                    <w:ins w:id="15767" w:author="Thomas Dietz" w:date="2012-08-08T17:05:00Z"/>
                    <w:lang w:val="de-DE"/>
                  </w:rPr>
                </w:rPrChange>
              </w:rPr>
            </w:pPr>
            <w:ins w:id="15768" w:author="Thomas Dietz" w:date="2012-08-08T17:05:00Z">
              <w:r w:rsidRPr="00B80901">
                <w:rPr>
                  <w:rPrChange w:id="15769" w:author="Thomas Dietz" w:date="2012-08-10T13:22:00Z">
                    <w:rPr>
                      <w:lang w:val="de-DE"/>
                    </w:rPr>
                  </w:rPrChange>
                </w:rPr>
                <w:t xml:space="preserve">        </w:t>
              </w:r>
              <w:proofErr w:type="gramStart"/>
              <w:r w:rsidRPr="00B80901">
                <w:rPr>
                  <w:rPrChange w:id="15770" w:author="Thomas Dietz" w:date="2012-08-10T13:22:00Z">
                    <w:rPr>
                      <w:lang w:val="de-DE"/>
                    </w:rPr>
                  </w:rPrChange>
                </w:rPr>
                <w:t>identifying</w:t>
              </w:r>
              <w:proofErr w:type="gramEnd"/>
              <w:r w:rsidRPr="00B80901">
                <w:rPr>
                  <w:rPrChange w:id="15771" w:author="Thomas Dietz" w:date="2012-08-10T13:22:00Z">
                    <w:rPr>
                      <w:lang w:val="de-DE"/>
                    </w:rPr>
                  </w:rPrChange>
                </w:rPr>
                <w:t xml:space="preserve"> OpenFlow Ports.  </w:t>
              </w:r>
            </w:ins>
          </w:p>
          <w:p w14:paraId="15E51463" w14:textId="77777777" w:rsidR="009F3611" w:rsidRPr="00B80901" w:rsidRDefault="009F3611" w:rsidP="009F3611">
            <w:pPr>
              <w:pStyle w:val="XML1"/>
              <w:rPr>
                <w:ins w:id="15772" w:author="Thomas Dietz" w:date="2012-08-08T17:05:00Z"/>
                <w:rPrChange w:id="15773" w:author="Thomas Dietz" w:date="2012-08-10T13:22:00Z">
                  <w:rPr>
                    <w:ins w:id="15774" w:author="Thomas Dietz" w:date="2012-08-08T17:05:00Z"/>
                    <w:lang w:val="de-DE"/>
                  </w:rPr>
                </w:rPrChange>
              </w:rPr>
            </w:pPr>
            <w:ins w:id="15775" w:author="Thomas Dietz" w:date="2012-08-08T17:05:00Z">
              <w:r w:rsidRPr="00B80901">
                <w:rPr>
                  <w:rPrChange w:id="15776" w:author="Thomas Dietz" w:date="2012-08-10T13:22:00Z">
                    <w:rPr>
                      <w:lang w:val="de-DE"/>
                    </w:rPr>
                  </w:rPrChange>
                </w:rPr>
                <w:t xml:space="preserve">      </w:t>
              </w:r>
            </w:ins>
          </w:p>
          <w:p w14:paraId="104BE07A" w14:textId="77777777" w:rsidR="009F3611" w:rsidRPr="00B80901" w:rsidRDefault="009F3611" w:rsidP="009F3611">
            <w:pPr>
              <w:pStyle w:val="XML1"/>
              <w:rPr>
                <w:ins w:id="15777" w:author="Thomas Dietz" w:date="2012-08-08T17:05:00Z"/>
                <w:rPrChange w:id="15778" w:author="Thomas Dietz" w:date="2012-08-10T13:22:00Z">
                  <w:rPr>
                    <w:ins w:id="15779" w:author="Thomas Dietz" w:date="2012-08-08T17:05:00Z"/>
                    <w:lang w:val="de-DE"/>
                  </w:rPr>
                </w:rPrChange>
              </w:rPr>
            </w:pPr>
            <w:ins w:id="15780" w:author="Thomas Dietz" w:date="2012-08-08T17:05:00Z">
              <w:r w:rsidRPr="00B80901">
                <w:rPr>
                  <w:rPrChange w:id="15781" w:author="Thomas Dietz" w:date="2012-08-10T13:22:00Z">
                    <w:rPr>
                      <w:lang w:val="de-DE"/>
                    </w:rPr>
                  </w:rPrChange>
                </w:rPr>
                <w:t xml:space="preserve">        This element is not to be set by the OP-CONFIG protocol,</w:t>
              </w:r>
            </w:ins>
          </w:p>
          <w:p w14:paraId="49EF58E0" w14:textId="77777777" w:rsidR="009F3611" w:rsidRPr="00B80901" w:rsidRDefault="009F3611" w:rsidP="009F3611">
            <w:pPr>
              <w:pStyle w:val="XML1"/>
              <w:rPr>
                <w:ins w:id="15782" w:author="Thomas Dietz" w:date="2012-08-08T17:05:00Z"/>
                <w:rPrChange w:id="15783" w:author="Thomas Dietz" w:date="2012-08-10T13:22:00Z">
                  <w:rPr>
                    <w:ins w:id="15784" w:author="Thomas Dietz" w:date="2012-08-08T17:05:00Z"/>
                    <w:lang w:val="de-DE"/>
                  </w:rPr>
                </w:rPrChange>
              </w:rPr>
            </w:pPr>
            <w:ins w:id="15785" w:author="Thomas Dietz" w:date="2012-08-08T17:05:00Z">
              <w:r w:rsidRPr="00B80901">
                <w:rPr>
                  <w:rPrChange w:id="15786" w:author="Thomas Dietz" w:date="2012-08-10T13:22:00Z">
                    <w:rPr>
                      <w:lang w:val="de-DE"/>
                    </w:rPr>
                  </w:rPrChange>
                </w:rPr>
                <w:t xml:space="preserve">        </w:t>
              </w:r>
              <w:proofErr w:type="gramStart"/>
              <w:r w:rsidRPr="00B80901">
                <w:rPr>
                  <w:rPrChange w:id="15787" w:author="Thomas Dietz" w:date="2012-08-10T13:22:00Z">
                    <w:rPr>
                      <w:lang w:val="de-DE"/>
                    </w:rPr>
                  </w:rPrChange>
                </w:rPr>
                <w:t>but</w:t>
              </w:r>
              <w:proofErr w:type="gramEnd"/>
              <w:r w:rsidRPr="00B80901">
                <w:rPr>
                  <w:rPrChange w:id="15788" w:author="Thomas Dietz" w:date="2012-08-10T13:22:00Z">
                    <w:rPr>
                      <w:lang w:val="de-DE"/>
                    </w:rPr>
                  </w:rPrChange>
                </w:rPr>
                <w:t xml:space="preserve"> it is set by the switch implementation.  It may be set</w:t>
              </w:r>
            </w:ins>
          </w:p>
          <w:p w14:paraId="7E3157D2" w14:textId="77777777" w:rsidR="009F3611" w:rsidRPr="00B80901" w:rsidRDefault="009F3611" w:rsidP="009F3611">
            <w:pPr>
              <w:pStyle w:val="XML1"/>
              <w:rPr>
                <w:ins w:id="15789" w:author="Thomas Dietz" w:date="2012-08-08T17:05:00Z"/>
                <w:rPrChange w:id="15790" w:author="Thomas Dietz" w:date="2012-08-10T13:22:00Z">
                  <w:rPr>
                    <w:ins w:id="15791" w:author="Thomas Dietz" w:date="2012-08-08T17:05:00Z"/>
                    <w:lang w:val="de-DE"/>
                  </w:rPr>
                </w:rPrChange>
              </w:rPr>
            </w:pPr>
            <w:ins w:id="15792" w:author="Thomas Dietz" w:date="2012-08-08T17:05:00Z">
              <w:r w:rsidRPr="00B80901">
                <w:rPr>
                  <w:rPrChange w:id="15793" w:author="Thomas Dietz" w:date="2012-08-10T13:22:00Z">
                    <w:rPr>
                      <w:lang w:val="de-DE"/>
                    </w:rPr>
                  </w:rPrChange>
                </w:rPr>
                <w:t xml:space="preserve">        at start-up time of an OpenFlow Capable Switch or when the </w:t>
              </w:r>
            </w:ins>
          </w:p>
          <w:p w14:paraId="46031A4F" w14:textId="77777777" w:rsidR="009F3611" w:rsidRPr="00B80901" w:rsidRDefault="009F3611" w:rsidP="009F3611">
            <w:pPr>
              <w:pStyle w:val="XML1"/>
              <w:rPr>
                <w:ins w:id="15794" w:author="Thomas Dietz" w:date="2012-08-08T17:05:00Z"/>
                <w:rPrChange w:id="15795" w:author="Thomas Dietz" w:date="2012-08-10T13:22:00Z">
                  <w:rPr>
                    <w:ins w:id="15796" w:author="Thomas Dietz" w:date="2012-08-08T17:05:00Z"/>
                    <w:lang w:val="de-DE"/>
                  </w:rPr>
                </w:rPrChange>
              </w:rPr>
            </w:pPr>
            <w:ins w:id="15797" w:author="Thomas Dietz" w:date="2012-08-08T17:05:00Z">
              <w:r w:rsidRPr="00B80901">
                <w:rPr>
                  <w:rPrChange w:id="15798" w:author="Thomas Dietz" w:date="2012-08-10T13:22:00Z">
                    <w:rPr>
                      <w:lang w:val="de-DE"/>
                    </w:rPr>
                  </w:rPrChange>
                </w:rPr>
                <w:t xml:space="preserve">        OpenFlow Port is assigned to an OpenFlow Logical Switch.</w:t>
              </w:r>
            </w:ins>
          </w:p>
          <w:p w14:paraId="00152EAE" w14:textId="77777777" w:rsidR="009F3611" w:rsidRPr="00B80901" w:rsidRDefault="009F3611" w:rsidP="009F3611">
            <w:pPr>
              <w:pStyle w:val="XML1"/>
              <w:rPr>
                <w:ins w:id="15799" w:author="Thomas Dietz" w:date="2012-08-08T17:05:00Z"/>
                <w:rPrChange w:id="15800" w:author="Thomas Dietz" w:date="2012-08-10T13:22:00Z">
                  <w:rPr>
                    <w:ins w:id="15801" w:author="Thomas Dietz" w:date="2012-08-08T17:05:00Z"/>
                    <w:lang w:val="de-DE"/>
                  </w:rPr>
                </w:rPrChange>
              </w:rPr>
            </w:pPr>
            <w:ins w:id="15802" w:author="Thomas Dietz" w:date="2012-08-08T17:05:00Z">
              <w:r w:rsidRPr="00B80901">
                <w:rPr>
                  <w:rPrChange w:id="15803" w:author="Thomas Dietz" w:date="2012-08-10T13:22:00Z">
                    <w:rPr>
                      <w:lang w:val="de-DE"/>
                    </w:rPr>
                  </w:rPrChange>
                </w:rPr>
                <w:t xml:space="preserve">        It MAY also be not set at all.  If this element is set to a</w:t>
              </w:r>
            </w:ins>
          </w:p>
          <w:p w14:paraId="47AC84DB" w14:textId="77777777" w:rsidR="009F3611" w:rsidRPr="00B80901" w:rsidRDefault="009F3611" w:rsidP="009F3611">
            <w:pPr>
              <w:pStyle w:val="XML1"/>
              <w:rPr>
                <w:ins w:id="15804" w:author="Thomas Dietz" w:date="2012-08-08T17:05:00Z"/>
                <w:rPrChange w:id="15805" w:author="Thomas Dietz" w:date="2012-08-10T13:22:00Z">
                  <w:rPr>
                    <w:ins w:id="15806" w:author="Thomas Dietz" w:date="2012-08-08T17:05:00Z"/>
                    <w:lang w:val="de-DE"/>
                  </w:rPr>
                </w:rPrChange>
              </w:rPr>
            </w:pPr>
            <w:ins w:id="15807" w:author="Thomas Dietz" w:date="2012-08-08T17:05:00Z">
              <w:r w:rsidRPr="00B80901">
                <w:rPr>
                  <w:rPrChange w:id="15808" w:author="Thomas Dietz" w:date="2012-08-10T13:22:00Z">
                    <w:rPr>
                      <w:lang w:val="de-DE"/>
                    </w:rPr>
                  </w:rPrChange>
                </w:rPr>
                <w:t xml:space="preserve">        value other than the empty string when being assigned to an</w:t>
              </w:r>
            </w:ins>
          </w:p>
          <w:p w14:paraId="40718F84" w14:textId="77777777" w:rsidR="009F3611" w:rsidRPr="00B80901" w:rsidRDefault="009F3611" w:rsidP="009F3611">
            <w:pPr>
              <w:pStyle w:val="XML1"/>
              <w:rPr>
                <w:ins w:id="15809" w:author="Thomas Dietz" w:date="2012-08-08T17:05:00Z"/>
                <w:rPrChange w:id="15810" w:author="Thomas Dietz" w:date="2012-08-10T13:22:00Z">
                  <w:rPr>
                    <w:ins w:id="15811" w:author="Thomas Dietz" w:date="2012-08-08T17:05:00Z"/>
                    <w:lang w:val="de-DE"/>
                  </w:rPr>
                </w:rPrChange>
              </w:rPr>
            </w:pPr>
            <w:ins w:id="15812" w:author="Thomas Dietz" w:date="2012-08-08T17:05:00Z">
              <w:r w:rsidRPr="00B80901">
                <w:rPr>
                  <w:rPrChange w:id="15813" w:author="Thomas Dietz" w:date="2012-08-10T13:22:00Z">
                    <w:rPr>
                      <w:lang w:val="de-DE"/>
                    </w:rPr>
                  </w:rPrChange>
                </w:rPr>
                <w:t xml:space="preserve">        OpenFlow Logical Switch, then the value of this element</w:t>
              </w:r>
            </w:ins>
          </w:p>
          <w:p w14:paraId="5F9B86C7" w14:textId="77777777" w:rsidR="009F3611" w:rsidRPr="00B80901" w:rsidRDefault="009F3611" w:rsidP="009F3611">
            <w:pPr>
              <w:pStyle w:val="XML1"/>
              <w:rPr>
                <w:ins w:id="15814" w:author="Thomas Dietz" w:date="2012-08-08T17:05:00Z"/>
                <w:rPrChange w:id="15815" w:author="Thomas Dietz" w:date="2012-08-10T13:22:00Z">
                  <w:rPr>
                    <w:ins w:id="15816" w:author="Thomas Dietz" w:date="2012-08-08T17:05:00Z"/>
                    <w:lang w:val="de-DE"/>
                  </w:rPr>
                </w:rPrChange>
              </w:rPr>
            </w:pPr>
            <w:ins w:id="15817" w:author="Thomas Dietz" w:date="2012-08-08T17:05:00Z">
              <w:r w:rsidRPr="00B80901">
                <w:rPr>
                  <w:rPrChange w:id="15818" w:author="Thomas Dietz" w:date="2012-08-10T13:22:00Z">
                    <w:rPr>
                      <w:lang w:val="de-DE"/>
                    </w:rPr>
                  </w:rPrChange>
                </w:rPr>
                <w:t xml:space="preserve">        MUST be unique within the context of the OpenFlow Logical</w:t>
              </w:r>
            </w:ins>
          </w:p>
          <w:p w14:paraId="6C8E7999" w14:textId="77777777" w:rsidR="009F3611" w:rsidRPr="00B80901" w:rsidRDefault="009F3611" w:rsidP="009F3611">
            <w:pPr>
              <w:pStyle w:val="XML1"/>
              <w:rPr>
                <w:ins w:id="15819" w:author="Thomas Dietz" w:date="2012-08-08T17:05:00Z"/>
                <w:rPrChange w:id="15820" w:author="Thomas Dietz" w:date="2012-08-10T13:22:00Z">
                  <w:rPr>
                    <w:ins w:id="15821" w:author="Thomas Dietz" w:date="2012-08-08T17:05:00Z"/>
                    <w:lang w:val="de-DE"/>
                  </w:rPr>
                </w:rPrChange>
              </w:rPr>
            </w:pPr>
            <w:ins w:id="15822" w:author="Thomas Dietz" w:date="2012-08-08T17:05:00Z">
              <w:r w:rsidRPr="00B80901">
                <w:rPr>
                  <w:rPrChange w:id="15823" w:author="Thomas Dietz" w:date="2012-08-10T13:22:00Z">
                    <w:rPr>
                      <w:lang w:val="de-DE"/>
                    </w:rPr>
                  </w:rPrChange>
                </w:rPr>
                <w:t xml:space="preserve">        Switch.  </w:t>
              </w:r>
            </w:ins>
          </w:p>
          <w:p w14:paraId="30DBE5B5" w14:textId="77777777" w:rsidR="009F3611" w:rsidRPr="00B80901" w:rsidRDefault="009F3611" w:rsidP="009F3611">
            <w:pPr>
              <w:pStyle w:val="XML1"/>
              <w:rPr>
                <w:ins w:id="15824" w:author="Thomas Dietz" w:date="2012-08-08T17:05:00Z"/>
                <w:rPrChange w:id="15825" w:author="Thomas Dietz" w:date="2012-08-10T13:22:00Z">
                  <w:rPr>
                    <w:ins w:id="15826" w:author="Thomas Dietz" w:date="2012-08-08T17:05:00Z"/>
                    <w:lang w:val="de-DE"/>
                  </w:rPr>
                </w:rPrChange>
              </w:rPr>
            </w:pPr>
            <w:ins w:id="15827" w:author="Thomas Dietz" w:date="2012-08-08T17:05:00Z">
              <w:r w:rsidRPr="00B80901">
                <w:rPr>
                  <w:rPrChange w:id="15828" w:author="Thomas Dietz" w:date="2012-08-10T13:22:00Z">
                    <w:rPr>
                      <w:lang w:val="de-DE"/>
                    </w:rPr>
                  </w:rPrChange>
                </w:rPr>
                <w:t xml:space="preserve">      </w:t>
              </w:r>
            </w:ins>
          </w:p>
          <w:p w14:paraId="7F0825A5" w14:textId="77777777" w:rsidR="009F3611" w:rsidRPr="00B80901" w:rsidRDefault="009F3611" w:rsidP="009F3611">
            <w:pPr>
              <w:pStyle w:val="XML1"/>
              <w:rPr>
                <w:ins w:id="15829" w:author="Thomas Dietz" w:date="2012-08-08T17:05:00Z"/>
                <w:rPrChange w:id="15830" w:author="Thomas Dietz" w:date="2012-08-10T13:22:00Z">
                  <w:rPr>
                    <w:ins w:id="15831" w:author="Thomas Dietz" w:date="2012-08-08T17:05:00Z"/>
                    <w:lang w:val="de-DE"/>
                  </w:rPr>
                </w:rPrChange>
              </w:rPr>
            </w:pPr>
            <w:ins w:id="15832" w:author="Thomas Dietz" w:date="2012-08-08T17:05:00Z">
              <w:r w:rsidRPr="00B80901">
                <w:rPr>
                  <w:rPrChange w:id="15833" w:author="Thomas Dietz" w:date="2012-08-10T13:22:00Z">
                    <w:rPr>
                      <w:lang w:val="de-DE"/>
                    </w:rPr>
                  </w:rPrChange>
                </w:rPr>
                <w:t xml:space="preserve">        If no value or the empty string is currently assigned to</w:t>
              </w:r>
            </w:ins>
          </w:p>
          <w:p w14:paraId="7699236C" w14:textId="77777777" w:rsidR="009F3611" w:rsidRPr="00B80901" w:rsidRDefault="009F3611" w:rsidP="009F3611">
            <w:pPr>
              <w:pStyle w:val="XML1"/>
              <w:rPr>
                <w:ins w:id="15834" w:author="Thomas Dietz" w:date="2012-08-08T17:05:00Z"/>
                <w:rPrChange w:id="15835" w:author="Thomas Dietz" w:date="2012-08-10T13:22:00Z">
                  <w:rPr>
                    <w:ins w:id="15836" w:author="Thomas Dietz" w:date="2012-08-08T17:05:00Z"/>
                    <w:lang w:val="de-DE"/>
                  </w:rPr>
                </w:rPrChange>
              </w:rPr>
            </w:pPr>
            <w:ins w:id="15837" w:author="Thomas Dietz" w:date="2012-08-08T17:05:00Z">
              <w:r w:rsidRPr="00B80901">
                <w:rPr>
                  <w:rPrChange w:id="15838" w:author="Thomas Dietz" w:date="2012-08-10T13:22:00Z">
                    <w:rPr>
                      <w:lang w:val="de-DE"/>
                    </w:rPr>
                  </w:rPrChange>
                </w:rPr>
                <w:t xml:space="preserve">        this element then this element MUST not be included in</w:t>
              </w:r>
            </w:ins>
          </w:p>
          <w:p w14:paraId="6BF0E96E" w14:textId="77777777" w:rsidR="009F3611" w:rsidRPr="00B80901" w:rsidRDefault="009F3611" w:rsidP="009F3611">
            <w:pPr>
              <w:pStyle w:val="XML1"/>
              <w:rPr>
                <w:ins w:id="15839" w:author="Thomas Dietz" w:date="2012-08-08T17:05:00Z"/>
                <w:rPrChange w:id="15840" w:author="Thomas Dietz" w:date="2012-08-10T13:22:00Z">
                  <w:rPr>
                    <w:ins w:id="15841" w:author="Thomas Dietz" w:date="2012-08-08T17:05:00Z"/>
                    <w:lang w:val="de-DE"/>
                  </w:rPr>
                </w:rPrChange>
              </w:rPr>
            </w:pPr>
            <w:ins w:id="15842" w:author="Thomas Dietz" w:date="2012-08-08T17:05:00Z">
              <w:r w:rsidRPr="00B80901">
                <w:rPr>
                  <w:rPrChange w:id="15843" w:author="Thomas Dietz" w:date="2012-08-10T13:22:00Z">
                    <w:rPr>
                      <w:lang w:val="de-DE"/>
                    </w:rPr>
                  </w:rPrChange>
                </w:rPr>
                <w:t xml:space="preserve">        </w:t>
              </w:r>
              <w:proofErr w:type="gramStart"/>
              <w:r w:rsidRPr="00B80901">
                <w:rPr>
                  <w:rPrChange w:id="15844" w:author="Thomas Dietz" w:date="2012-08-10T13:22:00Z">
                    <w:rPr>
                      <w:lang w:val="de-DE"/>
                    </w:rPr>
                  </w:rPrChange>
                </w:rPr>
                <w:t>replies</w:t>
              </w:r>
              <w:proofErr w:type="gramEnd"/>
              <w:r w:rsidRPr="00B80901">
                <w:rPr>
                  <w:rPrChange w:id="15845" w:author="Thomas Dietz" w:date="2012-08-10T13:22:00Z">
                    <w:rPr>
                      <w:lang w:val="de-DE"/>
                    </w:rPr>
                  </w:rPrChange>
                </w:rPr>
                <w:t xml:space="preserve"> to NETCONF &lt;get&gt; requests. Since this element is</w:t>
              </w:r>
            </w:ins>
          </w:p>
          <w:p w14:paraId="14382344" w14:textId="77777777" w:rsidR="009F3611" w:rsidRPr="00B80901" w:rsidRDefault="009F3611" w:rsidP="009F3611">
            <w:pPr>
              <w:pStyle w:val="XML1"/>
              <w:rPr>
                <w:ins w:id="15846" w:author="Thomas Dietz" w:date="2012-08-08T17:05:00Z"/>
                <w:rPrChange w:id="15847" w:author="Thomas Dietz" w:date="2012-08-10T13:22:00Z">
                  <w:rPr>
                    <w:ins w:id="15848" w:author="Thomas Dietz" w:date="2012-08-08T17:05:00Z"/>
                    <w:lang w:val="de-DE"/>
                  </w:rPr>
                </w:rPrChange>
              </w:rPr>
            </w:pPr>
            <w:ins w:id="15849" w:author="Thomas Dietz" w:date="2012-08-08T17:05:00Z">
              <w:r w:rsidRPr="00B80901">
                <w:rPr>
                  <w:rPrChange w:id="15850" w:author="Thomas Dietz" w:date="2012-08-10T13:22:00Z">
                    <w:rPr>
                      <w:lang w:val="de-DE"/>
                    </w:rPr>
                  </w:rPrChange>
                </w:rPr>
                <w:t xml:space="preserve">        not configurable with the NETCONF protocol it MUST NOT be</w:t>
              </w:r>
            </w:ins>
          </w:p>
          <w:p w14:paraId="48AD9662" w14:textId="77777777" w:rsidR="009F3611" w:rsidRPr="00B80901" w:rsidRDefault="009F3611" w:rsidP="009F3611">
            <w:pPr>
              <w:pStyle w:val="XML1"/>
              <w:rPr>
                <w:ins w:id="15851" w:author="Thomas Dietz" w:date="2012-08-08T17:05:00Z"/>
                <w:rPrChange w:id="15852" w:author="Thomas Dietz" w:date="2012-08-10T13:22:00Z">
                  <w:rPr>
                    <w:ins w:id="15853" w:author="Thomas Dietz" w:date="2012-08-08T17:05:00Z"/>
                    <w:lang w:val="de-DE"/>
                  </w:rPr>
                </w:rPrChange>
              </w:rPr>
            </w:pPr>
            <w:ins w:id="15854" w:author="Thomas Dietz" w:date="2012-08-08T17:05:00Z">
              <w:r w:rsidRPr="00B80901">
                <w:rPr>
                  <w:rPrChange w:id="15855" w:author="Thomas Dietz" w:date="2012-08-10T13:22:00Z">
                    <w:rPr>
                      <w:lang w:val="de-DE"/>
                    </w:rPr>
                  </w:rPrChange>
                </w:rPr>
                <w:t xml:space="preserve">        </w:t>
              </w:r>
              <w:proofErr w:type="gramStart"/>
              <w:r w:rsidRPr="00B80901">
                <w:rPr>
                  <w:rPrChange w:id="15856" w:author="Thomas Dietz" w:date="2012-08-10T13:22:00Z">
                    <w:rPr>
                      <w:lang w:val="de-DE"/>
                    </w:rPr>
                  </w:rPrChange>
                </w:rPr>
                <w:t>included</w:t>
              </w:r>
              <w:proofErr w:type="gramEnd"/>
              <w:r w:rsidRPr="00B80901">
                <w:rPr>
                  <w:rPrChange w:id="15857" w:author="Thomas Dietz" w:date="2012-08-10T13:22:00Z">
                    <w:rPr>
                      <w:lang w:val="de-DE"/>
                    </w:rPr>
                  </w:rPrChange>
                </w:rPr>
                <w:t xml:space="preserve"> in replies to NETCONF &lt;get-config&gt; requests.";</w:t>
              </w:r>
            </w:ins>
          </w:p>
          <w:p w14:paraId="466F0DA9" w14:textId="77777777" w:rsidR="009F3611" w:rsidRPr="00B80901" w:rsidRDefault="009F3611" w:rsidP="009F3611">
            <w:pPr>
              <w:pStyle w:val="XML1"/>
              <w:rPr>
                <w:ins w:id="15858" w:author="Thomas Dietz" w:date="2012-08-08T17:05:00Z"/>
                <w:rPrChange w:id="15859" w:author="Thomas Dietz" w:date="2012-08-10T13:22:00Z">
                  <w:rPr>
                    <w:ins w:id="15860" w:author="Thomas Dietz" w:date="2012-08-08T17:05:00Z"/>
                    <w:lang w:val="de-DE"/>
                  </w:rPr>
                </w:rPrChange>
              </w:rPr>
            </w:pPr>
            <w:ins w:id="15861" w:author="Thomas Dietz" w:date="2012-08-08T17:05:00Z">
              <w:r w:rsidRPr="00B80901">
                <w:rPr>
                  <w:rPrChange w:id="15862" w:author="Thomas Dietz" w:date="2012-08-10T13:22:00Z">
                    <w:rPr>
                      <w:lang w:val="de-DE"/>
                    </w:rPr>
                  </w:rPrChange>
                </w:rPr>
                <w:t xml:space="preserve">    }</w:t>
              </w:r>
            </w:ins>
          </w:p>
          <w:p w14:paraId="2D6BE0FD" w14:textId="77777777" w:rsidR="009F3611" w:rsidRPr="00B80901" w:rsidRDefault="009F3611" w:rsidP="009F3611">
            <w:pPr>
              <w:pStyle w:val="XML1"/>
              <w:rPr>
                <w:ins w:id="15863" w:author="Thomas Dietz" w:date="2012-08-08T17:05:00Z"/>
                <w:rPrChange w:id="15864" w:author="Thomas Dietz" w:date="2012-08-10T13:22:00Z">
                  <w:rPr>
                    <w:ins w:id="15865" w:author="Thomas Dietz" w:date="2012-08-08T17:05:00Z"/>
                    <w:lang w:val="de-DE"/>
                  </w:rPr>
                </w:rPrChange>
              </w:rPr>
            </w:pPr>
            <w:ins w:id="15866" w:author="Thomas Dietz" w:date="2012-08-08T17:05:00Z">
              <w:r w:rsidRPr="00B80901">
                <w:rPr>
                  <w:rPrChange w:id="15867" w:author="Thomas Dietz" w:date="2012-08-10T13:22:00Z">
                    <w:rPr>
                      <w:lang w:val="de-DE"/>
                    </w:rPr>
                  </w:rPrChange>
                </w:rPr>
                <w:t xml:space="preserve">    leaf current-rate {</w:t>
              </w:r>
            </w:ins>
          </w:p>
          <w:p w14:paraId="1EA32686" w14:textId="77777777" w:rsidR="009F3611" w:rsidRPr="00B80901" w:rsidRDefault="009F3611" w:rsidP="009F3611">
            <w:pPr>
              <w:pStyle w:val="XML1"/>
              <w:rPr>
                <w:ins w:id="15868" w:author="Thomas Dietz" w:date="2012-08-08T17:05:00Z"/>
                <w:rPrChange w:id="15869" w:author="Thomas Dietz" w:date="2012-08-10T13:22:00Z">
                  <w:rPr>
                    <w:ins w:id="15870" w:author="Thomas Dietz" w:date="2012-08-08T17:05:00Z"/>
                    <w:lang w:val="de-DE"/>
                  </w:rPr>
                </w:rPrChange>
              </w:rPr>
            </w:pPr>
            <w:ins w:id="15871" w:author="Thomas Dietz" w:date="2012-08-08T17:05:00Z">
              <w:r w:rsidRPr="00B80901">
                <w:rPr>
                  <w:rPrChange w:id="15872" w:author="Thomas Dietz" w:date="2012-08-10T13:22:00Z">
                    <w:rPr>
                      <w:lang w:val="de-DE"/>
                    </w:rPr>
                  </w:rPrChange>
                </w:rPr>
                <w:t xml:space="preserve">      </w:t>
              </w:r>
              <w:proofErr w:type="gramStart"/>
              <w:r w:rsidRPr="00B80901">
                <w:rPr>
                  <w:rPrChange w:id="15873" w:author="Thomas Dietz" w:date="2012-08-10T13:22:00Z">
                    <w:rPr>
                      <w:lang w:val="de-DE"/>
                    </w:rPr>
                  </w:rPrChange>
                </w:rPr>
                <w:t>when</w:t>
              </w:r>
              <w:proofErr w:type="gramEnd"/>
              <w:r w:rsidRPr="00B80901">
                <w:rPr>
                  <w:rPrChange w:id="15874" w:author="Thomas Dietz" w:date="2012-08-10T13:22:00Z">
                    <w:rPr>
                      <w:lang w:val="de-DE"/>
                    </w:rPr>
                  </w:rPrChange>
                </w:rPr>
                <w:t xml:space="preserve"> "../features/current/rate='other'" {</w:t>
              </w:r>
            </w:ins>
          </w:p>
          <w:p w14:paraId="7409A9A2" w14:textId="77777777" w:rsidR="009F3611" w:rsidRPr="00B80901" w:rsidRDefault="009F3611" w:rsidP="009F3611">
            <w:pPr>
              <w:pStyle w:val="XML1"/>
              <w:rPr>
                <w:ins w:id="15875" w:author="Thomas Dietz" w:date="2012-08-08T17:05:00Z"/>
                <w:rPrChange w:id="15876" w:author="Thomas Dietz" w:date="2012-08-10T13:22:00Z">
                  <w:rPr>
                    <w:ins w:id="15877" w:author="Thomas Dietz" w:date="2012-08-08T17:05:00Z"/>
                    <w:lang w:val="de-DE"/>
                  </w:rPr>
                </w:rPrChange>
              </w:rPr>
            </w:pPr>
            <w:ins w:id="15878" w:author="Thomas Dietz" w:date="2012-08-08T17:05:00Z">
              <w:r w:rsidRPr="00B80901">
                <w:rPr>
                  <w:rPrChange w:id="15879" w:author="Thomas Dietz" w:date="2012-08-10T13:22:00Z">
                    <w:rPr>
                      <w:lang w:val="de-DE"/>
                    </w:rPr>
                  </w:rPrChange>
                </w:rPr>
                <w:t xml:space="preserve">        description "This element is only valid if the element rate</w:t>
              </w:r>
            </w:ins>
          </w:p>
          <w:p w14:paraId="31BDAC94" w14:textId="77777777" w:rsidR="009F3611" w:rsidRPr="00B80901" w:rsidRDefault="009F3611" w:rsidP="009F3611">
            <w:pPr>
              <w:pStyle w:val="XML1"/>
              <w:rPr>
                <w:ins w:id="15880" w:author="Thomas Dietz" w:date="2012-08-08T17:05:00Z"/>
                <w:rPrChange w:id="15881" w:author="Thomas Dietz" w:date="2012-08-10T13:22:00Z">
                  <w:rPr>
                    <w:ins w:id="15882" w:author="Thomas Dietz" w:date="2012-08-08T17:05:00Z"/>
                    <w:lang w:val="de-DE"/>
                  </w:rPr>
                </w:rPrChange>
              </w:rPr>
            </w:pPr>
            <w:ins w:id="15883" w:author="Thomas Dietz" w:date="2012-08-08T17:05:00Z">
              <w:r w:rsidRPr="00B80901">
                <w:rPr>
                  <w:rPrChange w:id="15884" w:author="Thomas Dietz" w:date="2012-08-10T13:22:00Z">
                    <w:rPr>
                      <w:lang w:val="de-DE"/>
                    </w:rPr>
                  </w:rPrChange>
                </w:rPr>
                <w:t xml:space="preserve">          </w:t>
              </w:r>
              <w:proofErr w:type="gramStart"/>
              <w:r w:rsidRPr="00B80901">
                <w:rPr>
                  <w:rPrChange w:id="15885" w:author="Thomas Dietz" w:date="2012-08-10T13:22:00Z">
                    <w:rPr>
                      <w:lang w:val="de-DE"/>
                    </w:rPr>
                  </w:rPrChange>
                </w:rPr>
                <w:t>of</w:t>
              </w:r>
              <w:proofErr w:type="gramEnd"/>
              <w:r w:rsidRPr="00B80901">
                <w:rPr>
                  <w:rPrChange w:id="15886" w:author="Thomas Dietz" w:date="2012-08-10T13:22:00Z">
                    <w:rPr>
                      <w:lang w:val="de-DE"/>
                    </w:rPr>
                  </w:rPrChange>
                </w:rPr>
                <w:t xml:space="preserve"> the current features has value 'other'.";</w:t>
              </w:r>
            </w:ins>
          </w:p>
          <w:p w14:paraId="549285DA" w14:textId="77777777" w:rsidR="009F3611" w:rsidRPr="00B80901" w:rsidRDefault="009F3611" w:rsidP="009F3611">
            <w:pPr>
              <w:pStyle w:val="XML1"/>
              <w:rPr>
                <w:ins w:id="15887" w:author="Thomas Dietz" w:date="2012-08-08T17:05:00Z"/>
                <w:rPrChange w:id="15888" w:author="Thomas Dietz" w:date="2012-08-10T13:22:00Z">
                  <w:rPr>
                    <w:ins w:id="15889" w:author="Thomas Dietz" w:date="2012-08-08T17:05:00Z"/>
                    <w:lang w:val="de-DE"/>
                  </w:rPr>
                </w:rPrChange>
              </w:rPr>
            </w:pPr>
            <w:ins w:id="15890" w:author="Thomas Dietz" w:date="2012-08-08T17:05:00Z">
              <w:r w:rsidRPr="00B80901">
                <w:rPr>
                  <w:rPrChange w:id="15891" w:author="Thomas Dietz" w:date="2012-08-10T13:22:00Z">
                    <w:rPr>
                      <w:lang w:val="de-DE"/>
                    </w:rPr>
                  </w:rPrChange>
                </w:rPr>
                <w:t xml:space="preserve">      }</w:t>
              </w:r>
            </w:ins>
          </w:p>
          <w:p w14:paraId="1425DF1B" w14:textId="77777777" w:rsidR="009F3611" w:rsidRPr="00B80901" w:rsidRDefault="009F3611" w:rsidP="009F3611">
            <w:pPr>
              <w:pStyle w:val="XML1"/>
              <w:rPr>
                <w:ins w:id="15892" w:author="Thomas Dietz" w:date="2012-08-08T17:05:00Z"/>
                <w:rPrChange w:id="15893" w:author="Thomas Dietz" w:date="2012-08-10T13:22:00Z">
                  <w:rPr>
                    <w:ins w:id="15894" w:author="Thomas Dietz" w:date="2012-08-08T17:05:00Z"/>
                    <w:lang w:val="de-DE"/>
                  </w:rPr>
                </w:rPrChange>
              </w:rPr>
            </w:pPr>
            <w:ins w:id="15895" w:author="Thomas Dietz" w:date="2012-08-08T17:05:00Z">
              <w:r w:rsidRPr="00B80901">
                <w:rPr>
                  <w:rPrChange w:id="15896" w:author="Thomas Dietz" w:date="2012-08-10T13:22:00Z">
                    <w:rPr>
                      <w:lang w:val="de-DE"/>
                    </w:rPr>
                  </w:rPrChange>
                </w:rPr>
                <w:t xml:space="preserve">      type uint32;</w:t>
              </w:r>
            </w:ins>
          </w:p>
          <w:p w14:paraId="0BECB94C" w14:textId="77777777" w:rsidR="009F3611" w:rsidRPr="00B80901" w:rsidRDefault="009F3611" w:rsidP="009F3611">
            <w:pPr>
              <w:pStyle w:val="XML1"/>
              <w:rPr>
                <w:ins w:id="15897" w:author="Thomas Dietz" w:date="2012-08-08T17:05:00Z"/>
                <w:rPrChange w:id="15898" w:author="Thomas Dietz" w:date="2012-08-10T13:22:00Z">
                  <w:rPr>
                    <w:ins w:id="15899" w:author="Thomas Dietz" w:date="2012-08-08T17:05:00Z"/>
                    <w:lang w:val="de-DE"/>
                  </w:rPr>
                </w:rPrChange>
              </w:rPr>
            </w:pPr>
            <w:ins w:id="15900" w:author="Thomas Dietz" w:date="2012-08-08T17:05:00Z">
              <w:r w:rsidRPr="00B80901">
                <w:rPr>
                  <w:rPrChange w:id="15901" w:author="Thomas Dietz" w:date="2012-08-10T13:22:00Z">
                    <w:rPr>
                      <w:lang w:val="de-DE"/>
                    </w:rPr>
                  </w:rPrChange>
                </w:rPr>
                <w:t xml:space="preserve">      units "kbit/s";</w:t>
              </w:r>
            </w:ins>
          </w:p>
          <w:p w14:paraId="138D4BB7" w14:textId="77777777" w:rsidR="009F3611" w:rsidRPr="00B80901" w:rsidRDefault="009F3611" w:rsidP="009F3611">
            <w:pPr>
              <w:pStyle w:val="XML1"/>
              <w:rPr>
                <w:ins w:id="15902" w:author="Thomas Dietz" w:date="2012-08-08T17:05:00Z"/>
                <w:rPrChange w:id="15903" w:author="Thomas Dietz" w:date="2012-08-10T13:22:00Z">
                  <w:rPr>
                    <w:ins w:id="15904" w:author="Thomas Dietz" w:date="2012-08-08T17:05:00Z"/>
                    <w:lang w:val="de-DE"/>
                  </w:rPr>
                </w:rPrChange>
              </w:rPr>
            </w:pPr>
            <w:ins w:id="15905" w:author="Thomas Dietz" w:date="2012-08-08T17:05:00Z">
              <w:r w:rsidRPr="00B80901">
                <w:rPr>
                  <w:rPrChange w:id="15906" w:author="Thomas Dietz" w:date="2012-08-10T13:22:00Z">
                    <w:rPr>
                      <w:lang w:val="de-DE"/>
                    </w:rPr>
                  </w:rPrChange>
                </w:rPr>
                <w:t xml:space="preserve">      config false;</w:t>
              </w:r>
            </w:ins>
          </w:p>
          <w:p w14:paraId="2E9E5A50" w14:textId="77777777" w:rsidR="009F3611" w:rsidRPr="00B80901" w:rsidRDefault="009F3611" w:rsidP="009F3611">
            <w:pPr>
              <w:pStyle w:val="XML1"/>
              <w:rPr>
                <w:ins w:id="15907" w:author="Thomas Dietz" w:date="2012-08-08T17:05:00Z"/>
                <w:rPrChange w:id="15908" w:author="Thomas Dietz" w:date="2012-08-10T13:22:00Z">
                  <w:rPr>
                    <w:ins w:id="15909" w:author="Thomas Dietz" w:date="2012-08-08T17:05:00Z"/>
                    <w:lang w:val="de-DE"/>
                  </w:rPr>
                </w:rPrChange>
              </w:rPr>
            </w:pPr>
            <w:ins w:id="15910" w:author="Thomas Dietz" w:date="2012-08-08T17:05:00Z">
              <w:r w:rsidRPr="00B80901">
                <w:rPr>
                  <w:rPrChange w:id="15911" w:author="Thomas Dietz" w:date="2012-08-10T13:22:00Z">
                    <w:rPr>
                      <w:lang w:val="de-DE"/>
                    </w:rPr>
                  </w:rPrChange>
                </w:rPr>
                <w:t xml:space="preserve">      description "This element indicates the current bit rate of </w:t>
              </w:r>
            </w:ins>
          </w:p>
          <w:p w14:paraId="0BFB76B3" w14:textId="77777777" w:rsidR="009F3611" w:rsidRPr="00B80901" w:rsidRDefault="009F3611" w:rsidP="009F3611">
            <w:pPr>
              <w:pStyle w:val="XML1"/>
              <w:rPr>
                <w:ins w:id="15912" w:author="Thomas Dietz" w:date="2012-08-08T17:05:00Z"/>
                <w:rPrChange w:id="15913" w:author="Thomas Dietz" w:date="2012-08-10T13:22:00Z">
                  <w:rPr>
                    <w:ins w:id="15914" w:author="Thomas Dietz" w:date="2012-08-08T17:05:00Z"/>
                    <w:lang w:val="de-DE"/>
                  </w:rPr>
                </w:rPrChange>
              </w:rPr>
            </w:pPr>
            <w:ins w:id="15915" w:author="Thomas Dietz" w:date="2012-08-08T17:05:00Z">
              <w:r w:rsidRPr="00B80901">
                <w:rPr>
                  <w:rPrChange w:id="15916" w:author="Thomas Dietz" w:date="2012-08-10T13:22:00Z">
                    <w:rPr>
                      <w:lang w:val="de-DE"/>
                    </w:rPr>
                  </w:rPrChange>
                </w:rPr>
                <w:t xml:space="preserve">        </w:t>
              </w:r>
              <w:proofErr w:type="gramStart"/>
              <w:r w:rsidRPr="00B80901">
                <w:rPr>
                  <w:rPrChange w:id="15917" w:author="Thomas Dietz" w:date="2012-08-10T13:22:00Z">
                    <w:rPr>
                      <w:lang w:val="de-DE"/>
                    </w:rPr>
                  </w:rPrChange>
                </w:rPr>
                <w:t>the</w:t>
              </w:r>
              <w:proofErr w:type="gramEnd"/>
              <w:r w:rsidRPr="00B80901">
                <w:rPr>
                  <w:rPrChange w:id="15918" w:author="Thomas Dietz" w:date="2012-08-10T13:22:00Z">
                    <w:rPr>
                      <w:lang w:val="de-DE"/>
                    </w:rPr>
                  </w:rPrChange>
                </w:rPr>
                <w:t xml:space="preserve"> port. Its values is to be provided in units of kilobit </w:t>
              </w:r>
            </w:ins>
          </w:p>
          <w:p w14:paraId="49055704" w14:textId="77777777" w:rsidR="009F3611" w:rsidRPr="00B80901" w:rsidRDefault="009F3611" w:rsidP="009F3611">
            <w:pPr>
              <w:pStyle w:val="XML1"/>
              <w:rPr>
                <w:ins w:id="15919" w:author="Thomas Dietz" w:date="2012-08-08T17:05:00Z"/>
                <w:rPrChange w:id="15920" w:author="Thomas Dietz" w:date="2012-08-10T13:22:00Z">
                  <w:rPr>
                    <w:ins w:id="15921" w:author="Thomas Dietz" w:date="2012-08-08T17:05:00Z"/>
                    <w:lang w:val="de-DE"/>
                  </w:rPr>
                </w:rPrChange>
              </w:rPr>
            </w:pPr>
            <w:ins w:id="15922" w:author="Thomas Dietz" w:date="2012-08-08T17:05:00Z">
              <w:r w:rsidRPr="00B80901">
                <w:rPr>
                  <w:rPrChange w:id="15923" w:author="Thomas Dietz" w:date="2012-08-10T13:22:00Z">
                    <w:rPr>
                      <w:lang w:val="de-DE"/>
                    </w:rPr>
                  </w:rPrChange>
                </w:rPr>
                <w:lastRenderedPageBreak/>
                <w:t xml:space="preserve">        </w:t>
              </w:r>
              <w:proofErr w:type="gramStart"/>
              <w:r w:rsidRPr="00B80901">
                <w:rPr>
                  <w:rPrChange w:id="15924" w:author="Thomas Dietz" w:date="2012-08-10T13:22:00Z">
                    <w:rPr>
                      <w:lang w:val="de-DE"/>
                    </w:rPr>
                  </w:rPrChange>
                </w:rPr>
                <w:t>per</w:t>
              </w:r>
              <w:proofErr w:type="gramEnd"/>
              <w:r w:rsidRPr="00B80901">
                <w:rPr>
                  <w:rPrChange w:id="15925" w:author="Thomas Dietz" w:date="2012-08-10T13:22:00Z">
                    <w:rPr>
                      <w:lang w:val="de-DE"/>
                    </w:rPr>
                  </w:rPrChange>
                </w:rPr>
                <w:t xml:space="preserve"> second (kbps). This element is only valid if the </w:t>
              </w:r>
            </w:ins>
          </w:p>
          <w:p w14:paraId="6CE811D0" w14:textId="77777777" w:rsidR="009F3611" w:rsidRPr="00B80901" w:rsidRDefault="009F3611" w:rsidP="009F3611">
            <w:pPr>
              <w:pStyle w:val="XML1"/>
              <w:rPr>
                <w:ins w:id="15926" w:author="Thomas Dietz" w:date="2012-08-08T17:05:00Z"/>
                <w:rPrChange w:id="15927" w:author="Thomas Dietz" w:date="2012-08-10T13:22:00Z">
                  <w:rPr>
                    <w:ins w:id="15928" w:author="Thomas Dietz" w:date="2012-08-08T17:05:00Z"/>
                    <w:lang w:val="de-DE"/>
                  </w:rPr>
                </w:rPrChange>
              </w:rPr>
            </w:pPr>
            <w:ins w:id="15929" w:author="Thomas Dietz" w:date="2012-08-08T17:05:00Z">
              <w:r w:rsidRPr="00B80901">
                <w:rPr>
                  <w:rPrChange w:id="15930" w:author="Thomas Dietz" w:date="2012-08-10T13:22:00Z">
                    <w:rPr>
                      <w:lang w:val="de-DE"/>
                    </w:rPr>
                  </w:rPrChange>
                </w:rPr>
                <w:t xml:space="preserve">        element called 'rate' in the current Port Features has a </w:t>
              </w:r>
            </w:ins>
          </w:p>
          <w:p w14:paraId="1E003ED8" w14:textId="77777777" w:rsidR="009F3611" w:rsidRPr="00B80901" w:rsidRDefault="009F3611" w:rsidP="009F3611">
            <w:pPr>
              <w:pStyle w:val="XML1"/>
              <w:rPr>
                <w:ins w:id="15931" w:author="Thomas Dietz" w:date="2012-08-08T17:05:00Z"/>
                <w:rPrChange w:id="15932" w:author="Thomas Dietz" w:date="2012-08-10T13:22:00Z">
                  <w:rPr>
                    <w:ins w:id="15933" w:author="Thomas Dietz" w:date="2012-08-08T17:05:00Z"/>
                    <w:lang w:val="de-DE"/>
                  </w:rPr>
                </w:rPrChange>
              </w:rPr>
            </w:pPr>
            <w:ins w:id="15934" w:author="Thomas Dietz" w:date="2012-08-08T17:05:00Z">
              <w:r w:rsidRPr="00B80901">
                <w:rPr>
                  <w:rPrChange w:id="15935" w:author="Thomas Dietz" w:date="2012-08-10T13:22:00Z">
                    <w:rPr>
                      <w:lang w:val="de-DE"/>
                    </w:rPr>
                  </w:rPrChange>
                </w:rPr>
                <w:t xml:space="preserve">        </w:t>
              </w:r>
              <w:proofErr w:type="gramStart"/>
              <w:r w:rsidRPr="00B80901">
                <w:rPr>
                  <w:rPrChange w:id="15936" w:author="Thomas Dietz" w:date="2012-08-10T13:22:00Z">
                    <w:rPr>
                      <w:lang w:val="de-DE"/>
                    </w:rPr>
                  </w:rPrChange>
                </w:rPr>
                <w:t>value</w:t>
              </w:r>
              <w:proofErr w:type="gramEnd"/>
              <w:r w:rsidRPr="00B80901">
                <w:rPr>
                  <w:rPrChange w:id="15937" w:author="Thomas Dietz" w:date="2012-08-10T13:22:00Z">
                    <w:rPr>
                      <w:lang w:val="de-DE"/>
                    </w:rPr>
                  </w:rPrChange>
                </w:rPr>
                <w:t xml:space="preserve"> of 'other'.</w:t>
              </w:r>
            </w:ins>
          </w:p>
          <w:p w14:paraId="0A7795B3" w14:textId="77777777" w:rsidR="009F3611" w:rsidRPr="00B80901" w:rsidRDefault="009F3611" w:rsidP="009F3611">
            <w:pPr>
              <w:pStyle w:val="XML1"/>
              <w:rPr>
                <w:ins w:id="15938" w:author="Thomas Dietz" w:date="2012-08-08T17:05:00Z"/>
                <w:rPrChange w:id="15939" w:author="Thomas Dietz" w:date="2012-08-10T13:22:00Z">
                  <w:rPr>
                    <w:ins w:id="15940" w:author="Thomas Dietz" w:date="2012-08-08T17:05:00Z"/>
                    <w:lang w:val="de-DE"/>
                  </w:rPr>
                </w:rPrChange>
              </w:rPr>
            </w:pPr>
          </w:p>
          <w:p w14:paraId="28B6B478" w14:textId="77777777" w:rsidR="009F3611" w:rsidRPr="00B80901" w:rsidRDefault="009F3611" w:rsidP="009F3611">
            <w:pPr>
              <w:pStyle w:val="XML1"/>
              <w:rPr>
                <w:ins w:id="15941" w:author="Thomas Dietz" w:date="2012-08-08T17:05:00Z"/>
                <w:rPrChange w:id="15942" w:author="Thomas Dietz" w:date="2012-08-10T13:22:00Z">
                  <w:rPr>
                    <w:ins w:id="15943" w:author="Thomas Dietz" w:date="2012-08-08T17:05:00Z"/>
                    <w:lang w:val="de-DE"/>
                  </w:rPr>
                </w:rPrChange>
              </w:rPr>
            </w:pPr>
            <w:ins w:id="15944" w:author="Thomas Dietz" w:date="2012-08-08T17:05:00Z">
              <w:r w:rsidRPr="00B80901">
                <w:rPr>
                  <w:rPrChange w:id="15945" w:author="Thomas Dietz" w:date="2012-08-10T13:22:00Z">
                    <w:rPr>
                      <w:lang w:val="de-DE"/>
                    </w:rPr>
                  </w:rPrChange>
                </w:rPr>
                <w:t xml:space="preserve">        Since this element is not configurable with the NETCONF</w:t>
              </w:r>
            </w:ins>
          </w:p>
          <w:p w14:paraId="04361B2A" w14:textId="77777777" w:rsidR="009F3611" w:rsidRPr="00B80901" w:rsidRDefault="009F3611" w:rsidP="009F3611">
            <w:pPr>
              <w:pStyle w:val="XML1"/>
              <w:rPr>
                <w:ins w:id="15946" w:author="Thomas Dietz" w:date="2012-08-08T17:05:00Z"/>
                <w:rPrChange w:id="15947" w:author="Thomas Dietz" w:date="2012-08-10T13:22:00Z">
                  <w:rPr>
                    <w:ins w:id="15948" w:author="Thomas Dietz" w:date="2012-08-08T17:05:00Z"/>
                    <w:lang w:val="de-DE"/>
                  </w:rPr>
                </w:rPrChange>
              </w:rPr>
            </w:pPr>
            <w:ins w:id="15949" w:author="Thomas Dietz" w:date="2012-08-08T17:05:00Z">
              <w:r w:rsidRPr="00B80901">
                <w:rPr>
                  <w:rPrChange w:id="15950" w:author="Thomas Dietz" w:date="2012-08-10T13:22:00Z">
                    <w:rPr>
                      <w:lang w:val="de-DE"/>
                    </w:rPr>
                  </w:rPrChange>
                </w:rPr>
                <w:t xml:space="preserve">        protocol it MUST NOT be included in replies to NETCONF</w:t>
              </w:r>
            </w:ins>
          </w:p>
          <w:p w14:paraId="2ABCDD3F" w14:textId="77777777" w:rsidR="009F3611" w:rsidRPr="00B80901" w:rsidRDefault="009F3611" w:rsidP="009F3611">
            <w:pPr>
              <w:pStyle w:val="XML1"/>
              <w:rPr>
                <w:ins w:id="15951" w:author="Thomas Dietz" w:date="2012-08-08T17:05:00Z"/>
                <w:rPrChange w:id="15952" w:author="Thomas Dietz" w:date="2012-08-10T13:22:00Z">
                  <w:rPr>
                    <w:ins w:id="15953" w:author="Thomas Dietz" w:date="2012-08-08T17:05:00Z"/>
                    <w:lang w:val="de-DE"/>
                  </w:rPr>
                </w:rPrChange>
              </w:rPr>
            </w:pPr>
            <w:ins w:id="15954" w:author="Thomas Dietz" w:date="2012-08-08T17:05:00Z">
              <w:r w:rsidRPr="00B80901">
                <w:rPr>
                  <w:rPrChange w:id="15955" w:author="Thomas Dietz" w:date="2012-08-10T13:22:00Z">
                    <w:rPr>
                      <w:lang w:val="de-DE"/>
                    </w:rPr>
                  </w:rPrChange>
                </w:rPr>
                <w:t xml:space="preserve">        &lt;get-config&gt; requests.</w:t>
              </w:r>
              <w:proofErr w:type="gramStart"/>
              <w:r w:rsidRPr="00B80901">
                <w:rPr>
                  <w:rPrChange w:id="15956" w:author="Thomas Dietz" w:date="2012-08-10T13:22:00Z">
                    <w:rPr>
                      <w:lang w:val="de-DE"/>
                    </w:rPr>
                  </w:rPrChange>
                </w:rPr>
                <w:t>";</w:t>
              </w:r>
              <w:proofErr w:type="gramEnd"/>
            </w:ins>
          </w:p>
          <w:p w14:paraId="2A807C33" w14:textId="77777777" w:rsidR="009F3611" w:rsidRPr="00B80901" w:rsidRDefault="009F3611" w:rsidP="009F3611">
            <w:pPr>
              <w:pStyle w:val="XML1"/>
              <w:rPr>
                <w:ins w:id="15957" w:author="Thomas Dietz" w:date="2012-08-08T17:05:00Z"/>
                <w:rPrChange w:id="15958" w:author="Thomas Dietz" w:date="2012-08-10T13:22:00Z">
                  <w:rPr>
                    <w:ins w:id="15959" w:author="Thomas Dietz" w:date="2012-08-08T17:05:00Z"/>
                    <w:lang w:val="de-DE"/>
                  </w:rPr>
                </w:rPrChange>
              </w:rPr>
            </w:pPr>
            <w:ins w:id="15960" w:author="Thomas Dietz" w:date="2012-08-08T17:05:00Z">
              <w:r w:rsidRPr="00B80901">
                <w:rPr>
                  <w:rPrChange w:id="15961" w:author="Thomas Dietz" w:date="2012-08-10T13:22:00Z">
                    <w:rPr>
                      <w:lang w:val="de-DE"/>
                    </w:rPr>
                  </w:rPrChange>
                </w:rPr>
                <w:t xml:space="preserve">    }</w:t>
              </w:r>
            </w:ins>
          </w:p>
          <w:p w14:paraId="1E2980DA" w14:textId="77777777" w:rsidR="009F3611" w:rsidRPr="00B80901" w:rsidRDefault="009F3611" w:rsidP="009F3611">
            <w:pPr>
              <w:pStyle w:val="XML1"/>
              <w:rPr>
                <w:ins w:id="15962" w:author="Thomas Dietz" w:date="2012-08-08T17:05:00Z"/>
                <w:rPrChange w:id="15963" w:author="Thomas Dietz" w:date="2012-08-10T13:22:00Z">
                  <w:rPr>
                    <w:ins w:id="15964" w:author="Thomas Dietz" w:date="2012-08-08T17:05:00Z"/>
                    <w:lang w:val="de-DE"/>
                  </w:rPr>
                </w:rPrChange>
              </w:rPr>
            </w:pPr>
            <w:ins w:id="15965" w:author="Thomas Dietz" w:date="2012-08-08T17:05:00Z">
              <w:r w:rsidRPr="00B80901">
                <w:rPr>
                  <w:rPrChange w:id="15966" w:author="Thomas Dietz" w:date="2012-08-10T13:22:00Z">
                    <w:rPr>
                      <w:lang w:val="de-DE"/>
                    </w:rPr>
                  </w:rPrChange>
                </w:rPr>
                <w:t xml:space="preserve">    leaf max-rate {</w:t>
              </w:r>
            </w:ins>
          </w:p>
          <w:p w14:paraId="3940FA3F" w14:textId="77777777" w:rsidR="009F3611" w:rsidRPr="00B80901" w:rsidRDefault="009F3611" w:rsidP="009F3611">
            <w:pPr>
              <w:pStyle w:val="XML1"/>
              <w:rPr>
                <w:ins w:id="15967" w:author="Thomas Dietz" w:date="2012-08-08T17:05:00Z"/>
                <w:rPrChange w:id="15968" w:author="Thomas Dietz" w:date="2012-08-10T13:22:00Z">
                  <w:rPr>
                    <w:ins w:id="15969" w:author="Thomas Dietz" w:date="2012-08-08T17:05:00Z"/>
                    <w:lang w:val="de-DE"/>
                  </w:rPr>
                </w:rPrChange>
              </w:rPr>
            </w:pPr>
            <w:ins w:id="15970" w:author="Thomas Dietz" w:date="2012-08-08T17:05:00Z">
              <w:r w:rsidRPr="00B80901">
                <w:rPr>
                  <w:rPrChange w:id="15971" w:author="Thomas Dietz" w:date="2012-08-10T13:22:00Z">
                    <w:rPr>
                      <w:lang w:val="de-DE"/>
                    </w:rPr>
                  </w:rPrChange>
                </w:rPr>
                <w:t xml:space="preserve">      </w:t>
              </w:r>
              <w:proofErr w:type="gramStart"/>
              <w:r w:rsidRPr="00B80901">
                <w:rPr>
                  <w:rPrChange w:id="15972" w:author="Thomas Dietz" w:date="2012-08-10T13:22:00Z">
                    <w:rPr>
                      <w:lang w:val="de-DE"/>
                    </w:rPr>
                  </w:rPrChange>
                </w:rPr>
                <w:t>when</w:t>
              </w:r>
              <w:proofErr w:type="gramEnd"/>
              <w:r w:rsidRPr="00B80901">
                <w:rPr>
                  <w:rPrChange w:id="15973" w:author="Thomas Dietz" w:date="2012-08-10T13:22:00Z">
                    <w:rPr>
                      <w:lang w:val="de-DE"/>
                    </w:rPr>
                  </w:rPrChange>
                </w:rPr>
                <w:t xml:space="preserve"> "../features/current/rate='other'" {</w:t>
              </w:r>
            </w:ins>
          </w:p>
          <w:p w14:paraId="0CCD0E91" w14:textId="77777777" w:rsidR="009F3611" w:rsidRPr="00B80901" w:rsidRDefault="009F3611" w:rsidP="009F3611">
            <w:pPr>
              <w:pStyle w:val="XML1"/>
              <w:rPr>
                <w:ins w:id="15974" w:author="Thomas Dietz" w:date="2012-08-08T17:05:00Z"/>
                <w:rPrChange w:id="15975" w:author="Thomas Dietz" w:date="2012-08-10T13:22:00Z">
                  <w:rPr>
                    <w:ins w:id="15976" w:author="Thomas Dietz" w:date="2012-08-08T17:05:00Z"/>
                    <w:lang w:val="de-DE"/>
                  </w:rPr>
                </w:rPrChange>
              </w:rPr>
            </w:pPr>
            <w:ins w:id="15977" w:author="Thomas Dietz" w:date="2012-08-08T17:05:00Z">
              <w:r w:rsidRPr="00B80901">
                <w:rPr>
                  <w:rPrChange w:id="15978" w:author="Thomas Dietz" w:date="2012-08-10T13:22:00Z">
                    <w:rPr>
                      <w:lang w:val="de-DE"/>
                    </w:rPr>
                  </w:rPrChange>
                </w:rPr>
                <w:t xml:space="preserve">        description "This element is only valid if the element rate</w:t>
              </w:r>
            </w:ins>
          </w:p>
          <w:p w14:paraId="31B495B0" w14:textId="77777777" w:rsidR="009F3611" w:rsidRPr="00B80901" w:rsidRDefault="009F3611" w:rsidP="009F3611">
            <w:pPr>
              <w:pStyle w:val="XML1"/>
              <w:rPr>
                <w:ins w:id="15979" w:author="Thomas Dietz" w:date="2012-08-08T17:05:00Z"/>
                <w:rPrChange w:id="15980" w:author="Thomas Dietz" w:date="2012-08-10T13:22:00Z">
                  <w:rPr>
                    <w:ins w:id="15981" w:author="Thomas Dietz" w:date="2012-08-08T17:05:00Z"/>
                    <w:lang w:val="de-DE"/>
                  </w:rPr>
                </w:rPrChange>
              </w:rPr>
            </w:pPr>
            <w:ins w:id="15982" w:author="Thomas Dietz" w:date="2012-08-08T17:05:00Z">
              <w:r w:rsidRPr="00B80901">
                <w:rPr>
                  <w:rPrChange w:id="15983" w:author="Thomas Dietz" w:date="2012-08-10T13:22:00Z">
                    <w:rPr>
                      <w:lang w:val="de-DE"/>
                    </w:rPr>
                  </w:rPrChange>
                </w:rPr>
                <w:t xml:space="preserve">          </w:t>
              </w:r>
              <w:proofErr w:type="gramStart"/>
              <w:r w:rsidRPr="00B80901">
                <w:rPr>
                  <w:rPrChange w:id="15984" w:author="Thomas Dietz" w:date="2012-08-10T13:22:00Z">
                    <w:rPr>
                      <w:lang w:val="de-DE"/>
                    </w:rPr>
                  </w:rPrChange>
                </w:rPr>
                <w:t>of</w:t>
              </w:r>
              <w:proofErr w:type="gramEnd"/>
              <w:r w:rsidRPr="00B80901">
                <w:rPr>
                  <w:rPrChange w:id="15985" w:author="Thomas Dietz" w:date="2012-08-10T13:22:00Z">
                    <w:rPr>
                      <w:lang w:val="de-DE"/>
                    </w:rPr>
                  </w:rPrChange>
                </w:rPr>
                <w:t xml:space="preserve"> the current features has value 'other'.";</w:t>
              </w:r>
            </w:ins>
          </w:p>
          <w:p w14:paraId="77DF3F93" w14:textId="77777777" w:rsidR="009F3611" w:rsidRPr="00B80901" w:rsidRDefault="009F3611" w:rsidP="009F3611">
            <w:pPr>
              <w:pStyle w:val="XML1"/>
              <w:rPr>
                <w:ins w:id="15986" w:author="Thomas Dietz" w:date="2012-08-08T17:05:00Z"/>
                <w:rPrChange w:id="15987" w:author="Thomas Dietz" w:date="2012-08-10T13:22:00Z">
                  <w:rPr>
                    <w:ins w:id="15988" w:author="Thomas Dietz" w:date="2012-08-08T17:05:00Z"/>
                    <w:lang w:val="de-DE"/>
                  </w:rPr>
                </w:rPrChange>
              </w:rPr>
            </w:pPr>
            <w:ins w:id="15989" w:author="Thomas Dietz" w:date="2012-08-08T17:05:00Z">
              <w:r w:rsidRPr="00B80901">
                <w:rPr>
                  <w:rPrChange w:id="15990" w:author="Thomas Dietz" w:date="2012-08-10T13:22:00Z">
                    <w:rPr>
                      <w:lang w:val="de-DE"/>
                    </w:rPr>
                  </w:rPrChange>
                </w:rPr>
                <w:t xml:space="preserve">      }</w:t>
              </w:r>
            </w:ins>
          </w:p>
          <w:p w14:paraId="4A96E4E9" w14:textId="77777777" w:rsidR="009F3611" w:rsidRPr="00B80901" w:rsidRDefault="009F3611" w:rsidP="009F3611">
            <w:pPr>
              <w:pStyle w:val="XML1"/>
              <w:rPr>
                <w:ins w:id="15991" w:author="Thomas Dietz" w:date="2012-08-08T17:05:00Z"/>
                <w:rPrChange w:id="15992" w:author="Thomas Dietz" w:date="2012-08-10T13:22:00Z">
                  <w:rPr>
                    <w:ins w:id="15993" w:author="Thomas Dietz" w:date="2012-08-08T17:05:00Z"/>
                    <w:lang w:val="de-DE"/>
                  </w:rPr>
                </w:rPrChange>
              </w:rPr>
            </w:pPr>
            <w:ins w:id="15994" w:author="Thomas Dietz" w:date="2012-08-08T17:05:00Z">
              <w:r w:rsidRPr="00B80901">
                <w:rPr>
                  <w:rPrChange w:id="15995" w:author="Thomas Dietz" w:date="2012-08-10T13:22:00Z">
                    <w:rPr>
                      <w:lang w:val="de-DE"/>
                    </w:rPr>
                  </w:rPrChange>
                </w:rPr>
                <w:t xml:space="preserve">      type uint32;</w:t>
              </w:r>
            </w:ins>
          </w:p>
          <w:p w14:paraId="19D897E3" w14:textId="77777777" w:rsidR="009F3611" w:rsidRPr="00B80901" w:rsidRDefault="009F3611" w:rsidP="009F3611">
            <w:pPr>
              <w:pStyle w:val="XML1"/>
              <w:rPr>
                <w:ins w:id="15996" w:author="Thomas Dietz" w:date="2012-08-08T17:05:00Z"/>
                <w:rPrChange w:id="15997" w:author="Thomas Dietz" w:date="2012-08-10T13:22:00Z">
                  <w:rPr>
                    <w:ins w:id="15998" w:author="Thomas Dietz" w:date="2012-08-08T17:05:00Z"/>
                    <w:lang w:val="de-DE"/>
                  </w:rPr>
                </w:rPrChange>
              </w:rPr>
            </w:pPr>
            <w:ins w:id="15999" w:author="Thomas Dietz" w:date="2012-08-08T17:05:00Z">
              <w:r w:rsidRPr="00B80901">
                <w:rPr>
                  <w:rPrChange w:id="16000" w:author="Thomas Dietz" w:date="2012-08-10T13:22:00Z">
                    <w:rPr>
                      <w:lang w:val="de-DE"/>
                    </w:rPr>
                  </w:rPrChange>
                </w:rPr>
                <w:t xml:space="preserve">      units "kbit/s";</w:t>
              </w:r>
            </w:ins>
          </w:p>
          <w:p w14:paraId="25479FC1" w14:textId="77777777" w:rsidR="009F3611" w:rsidRPr="00B80901" w:rsidRDefault="009F3611" w:rsidP="009F3611">
            <w:pPr>
              <w:pStyle w:val="XML1"/>
              <w:rPr>
                <w:ins w:id="16001" w:author="Thomas Dietz" w:date="2012-08-08T17:05:00Z"/>
                <w:rPrChange w:id="16002" w:author="Thomas Dietz" w:date="2012-08-10T13:22:00Z">
                  <w:rPr>
                    <w:ins w:id="16003" w:author="Thomas Dietz" w:date="2012-08-08T17:05:00Z"/>
                    <w:lang w:val="de-DE"/>
                  </w:rPr>
                </w:rPrChange>
              </w:rPr>
            </w:pPr>
            <w:ins w:id="16004" w:author="Thomas Dietz" w:date="2012-08-08T17:05:00Z">
              <w:r w:rsidRPr="00B80901">
                <w:rPr>
                  <w:rPrChange w:id="16005" w:author="Thomas Dietz" w:date="2012-08-10T13:22:00Z">
                    <w:rPr>
                      <w:lang w:val="de-DE"/>
                    </w:rPr>
                  </w:rPrChange>
                </w:rPr>
                <w:t xml:space="preserve">      config false;</w:t>
              </w:r>
            </w:ins>
          </w:p>
          <w:p w14:paraId="47C8831C" w14:textId="77777777" w:rsidR="009F3611" w:rsidRPr="00B80901" w:rsidRDefault="009F3611" w:rsidP="009F3611">
            <w:pPr>
              <w:pStyle w:val="XML1"/>
              <w:rPr>
                <w:ins w:id="16006" w:author="Thomas Dietz" w:date="2012-08-08T17:05:00Z"/>
                <w:rPrChange w:id="16007" w:author="Thomas Dietz" w:date="2012-08-10T13:22:00Z">
                  <w:rPr>
                    <w:ins w:id="16008" w:author="Thomas Dietz" w:date="2012-08-08T17:05:00Z"/>
                    <w:lang w:val="de-DE"/>
                  </w:rPr>
                </w:rPrChange>
              </w:rPr>
            </w:pPr>
            <w:ins w:id="16009" w:author="Thomas Dietz" w:date="2012-08-08T17:05:00Z">
              <w:r w:rsidRPr="00B80901">
                <w:rPr>
                  <w:rPrChange w:id="16010" w:author="Thomas Dietz" w:date="2012-08-10T13:22:00Z">
                    <w:rPr>
                      <w:lang w:val="de-DE"/>
                    </w:rPr>
                  </w:rPrChange>
                </w:rPr>
                <w:t xml:space="preserve">      description "This element indicates the maximum bit rate of </w:t>
              </w:r>
            </w:ins>
          </w:p>
          <w:p w14:paraId="725A9466" w14:textId="77777777" w:rsidR="009F3611" w:rsidRPr="00B80901" w:rsidRDefault="009F3611" w:rsidP="009F3611">
            <w:pPr>
              <w:pStyle w:val="XML1"/>
              <w:rPr>
                <w:ins w:id="16011" w:author="Thomas Dietz" w:date="2012-08-08T17:05:00Z"/>
                <w:rPrChange w:id="16012" w:author="Thomas Dietz" w:date="2012-08-10T13:22:00Z">
                  <w:rPr>
                    <w:ins w:id="16013" w:author="Thomas Dietz" w:date="2012-08-08T17:05:00Z"/>
                    <w:lang w:val="de-DE"/>
                  </w:rPr>
                </w:rPrChange>
              </w:rPr>
            </w:pPr>
            <w:ins w:id="16014" w:author="Thomas Dietz" w:date="2012-08-08T17:05:00Z">
              <w:r w:rsidRPr="00B80901">
                <w:rPr>
                  <w:rPrChange w:id="16015" w:author="Thomas Dietz" w:date="2012-08-10T13:22:00Z">
                    <w:rPr>
                      <w:lang w:val="de-DE"/>
                    </w:rPr>
                  </w:rPrChange>
                </w:rPr>
                <w:t xml:space="preserve">        </w:t>
              </w:r>
              <w:proofErr w:type="gramStart"/>
              <w:r w:rsidRPr="00B80901">
                <w:rPr>
                  <w:rPrChange w:id="16016" w:author="Thomas Dietz" w:date="2012-08-10T13:22:00Z">
                    <w:rPr>
                      <w:lang w:val="de-DE"/>
                    </w:rPr>
                  </w:rPrChange>
                </w:rPr>
                <w:t>the</w:t>
              </w:r>
              <w:proofErr w:type="gramEnd"/>
              <w:r w:rsidRPr="00B80901">
                <w:rPr>
                  <w:rPrChange w:id="16017" w:author="Thomas Dietz" w:date="2012-08-10T13:22:00Z">
                    <w:rPr>
                      <w:lang w:val="de-DE"/>
                    </w:rPr>
                  </w:rPrChange>
                </w:rPr>
                <w:t xml:space="preserve"> port. Its values is to be provided in units of kilobit </w:t>
              </w:r>
            </w:ins>
          </w:p>
          <w:p w14:paraId="17FBF4FC" w14:textId="77777777" w:rsidR="009F3611" w:rsidRPr="00B80901" w:rsidRDefault="009F3611" w:rsidP="009F3611">
            <w:pPr>
              <w:pStyle w:val="XML1"/>
              <w:rPr>
                <w:ins w:id="16018" w:author="Thomas Dietz" w:date="2012-08-08T17:05:00Z"/>
                <w:rPrChange w:id="16019" w:author="Thomas Dietz" w:date="2012-08-10T13:22:00Z">
                  <w:rPr>
                    <w:ins w:id="16020" w:author="Thomas Dietz" w:date="2012-08-08T17:05:00Z"/>
                    <w:lang w:val="de-DE"/>
                  </w:rPr>
                </w:rPrChange>
              </w:rPr>
            </w:pPr>
            <w:ins w:id="16021" w:author="Thomas Dietz" w:date="2012-08-08T17:05:00Z">
              <w:r w:rsidRPr="00B80901">
                <w:rPr>
                  <w:rPrChange w:id="16022" w:author="Thomas Dietz" w:date="2012-08-10T13:22:00Z">
                    <w:rPr>
                      <w:lang w:val="de-DE"/>
                    </w:rPr>
                  </w:rPrChange>
                </w:rPr>
                <w:t xml:space="preserve">        </w:t>
              </w:r>
              <w:proofErr w:type="gramStart"/>
              <w:r w:rsidRPr="00B80901">
                <w:rPr>
                  <w:rPrChange w:id="16023" w:author="Thomas Dietz" w:date="2012-08-10T13:22:00Z">
                    <w:rPr>
                      <w:lang w:val="de-DE"/>
                    </w:rPr>
                  </w:rPrChange>
                </w:rPr>
                <w:t>per</w:t>
              </w:r>
              <w:proofErr w:type="gramEnd"/>
              <w:r w:rsidRPr="00B80901">
                <w:rPr>
                  <w:rPrChange w:id="16024" w:author="Thomas Dietz" w:date="2012-08-10T13:22:00Z">
                    <w:rPr>
                      <w:lang w:val="de-DE"/>
                    </w:rPr>
                  </w:rPrChange>
                </w:rPr>
                <w:t xml:space="preserve"> second (kbps). This element is only valid if the </w:t>
              </w:r>
            </w:ins>
          </w:p>
          <w:p w14:paraId="37F218A0" w14:textId="77777777" w:rsidR="009F3611" w:rsidRPr="00B80901" w:rsidRDefault="009F3611" w:rsidP="009F3611">
            <w:pPr>
              <w:pStyle w:val="XML1"/>
              <w:rPr>
                <w:ins w:id="16025" w:author="Thomas Dietz" w:date="2012-08-08T17:05:00Z"/>
                <w:rPrChange w:id="16026" w:author="Thomas Dietz" w:date="2012-08-10T13:22:00Z">
                  <w:rPr>
                    <w:ins w:id="16027" w:author="Thomas Dietz" w:date="2012-08-08T17:05:00Z"/>
                    <w:lang w:val="de-DE"/>
                  </w:rPr>
                </w:rPrChange>
              </w:rPr>
            </w:pPr>
            <w:ins w:id="16028" w:author="Thomas Dietz" w:date="2012-08-08T17:05:00Z">
              <w:r w:rsidRPr="00B80901">
                <w:rPr>
                  <w:rPrChange w:id="16029" w:author="Thomas Dietz" w:date="2012-08-10T13:22:00Z">
                    <w:rPr>
                      <w:lang w:val="de-DE"/>
                    </w:rPr>
                  </w:rPrChange>
                </w:rPr>
                <w:t xml:space="preserve">        element called 'rate' in the current Port Features has a </w:t>
              </w:r>
            </w:ins>
          </w:p>
          <w:p w14:paraId="5DA78AFD" w14:textId="77777777" w:rsidR="009F3611" w:rsidRPr="00B80901" w:rsidRDefault="009F3611" w:rsidP="009F3611">
            <w:pPr>
              <w:pStyle w:val="XML1"/>
              <w:rPr>
                <w:ins w:id="16030" w:author="Thomas Dietz" w:date="2012-08-08T17:05:00Z"/>
                <w:rPrChange w:id="16031" w:author="Thomas Dietz" w:date="2012-08-10T13:22:00Z">
                  <w:rPr>
                    <w:ins w:id="16032" w:author="Thomas Dietz" w:date="2012-08-08T17:05:00Z"/>
                    <w:lang w:val="de-DE"/>
                  </w:rPr>
                </w:rPrChange>
              </w:rPr>
            </w:pPr>
            <w:ins w:id="16033" w:author="Thomas Dietz" w:date="2012-08-08T17:05:00Z">
              <w:r w:rsidRPr="00B80901">
                <w:rPr>
                  <w:rPrChange w:id="16034" w:author="Thomas Dietz" w:date="2012-08-10T13:22:00Z">
                    <w:rPr>
                      <w:lang w:val="de-DE"/>
                    </w:rPr>
                  </w:rPrChange>
                </w:rPr>
                <w:t xml:space="preserve">        </w:t>
              </w:r>
              <w:proofErr w:type="gramStart"/>
              <w:r w:rsidRPr="00B80901">
                <w:rPr>
                  <w:rPrChange w:id="16035" w:author="Thomas Dietz" w:date="2012-08-10T13:22:00Z">
                    <w:rPr>
                      <w:lang w:val="de-DE"/>
                    </w:rPr>
                  </w:rPrChange>
                </w:rPr>
                <w:t>value</w:t>
              </w:r>
              <w:proofErr w:type="gramEnd"/>
              <w:r w:rsidRPr="00B80901">
                <w:rPr>
                  <w:rPrChange w:id="16036" w:author="Thomas Dietz" w:date="2012-08-10T13:22:00Z">
                    <w:rPr>
                      <w:lang w:val="de-DE"/>
                    </w:rPr>
                  </w:rPrChange>
                </w:rPr>
                <w:t xml:space="preserve"> of 'other'.</w:t>
              </w:r>
            </w:ins>
          </w:p>
          <w:p w14:paraId="7F8BF614" w14:textId="77777777" w:rsidR="009F3611" w:rsidRPr="00B80901" w:rsidRDefault="009F3611" w:rsidP="009F3611">
            <w:pPr>
              <w:pStyle w:val="XML1"/>
              <w:rPr>
                <w:ins w:id="16037" w:author="Thomas Dietz" w:date="2012-08-08T17:05:00Z"/>
                <w:rPrChange w:id="16038" w:author="Thomas Dietz" w:date="2012-08-10T13:22:00Z">
                  <w:rPr>
                    <w:ins w:id="16039" w:author="Thomas Dietz" w:date="2012-08-08T17:05:00Z"/>
                    <w:lang w:val="de-DE"/>
                  </w:rPr>
                </w:rPrChange>
              </w:rPr>
            </w:pPr>
          </w:p>
          <w:p w14:paraId="376C6C3B" w14:textId="77777777" w:rsidR="009F3611" w:rsidRPr="00B80901" w:rsidRDefault="009F3611" w:rsidP="009F3611">
            <w:pPr>
              <w:pStyle w:val="XML1"/>
              <w:rPr>
                <w:ins w:id="16040" w:author="Thomas Dietz" w:date="2012-08-08T17:05:00Z"/>
                <w:rPrChange w:id="16041" w:author="Thomas Dietz" w:date="2012-08-10T13:22:00Z">
                  <w:rPr>
                    <w:ins w:id="16042" w:author="Thomas Dietz" w:date="2012-08-08T17:05:00Z"/>
                    <w:lang w:val="de-DE"/>
                  </w:rPr>
                </w:rPrChange>
              </w:rPr>
            </w:pPr>
            <w:ins w:id="16043" w:author="Thomas Dietz" w:date="2012-08-08T17:05:00Z">
              <w:r w:rsidRPr="00B80901">
                <w:rPr>
                  <w:rPrChange w:id="16044" w:author="Thomas Dietz" w:date="2012-08-10T13:22:00Z">
                    <w:rPr>
                      <w:lang w:val="de-DE"/>
                    </w:rPr>
                  </w:rPrChange>
                </w:rPr>
                <w:t xml:space="preserve">        Since this element is not configurable with the NETCONF</w:t>
              </w:r>
            </w:ins>
          </w:p>
          <w:p w14:paraId="5580DCCA" w14:textId="77777777" w:rsidR="009F3611" w:rsidRPr="00B80901" w:rsidRDefault="009F3611" w:rsidP="009F3611">
            <w:pPr>
              <w:pStyle w:val="XML1"/>
              <w:rPr>
                <w:ins w:id="16045" w:author="Thomas Dietz" w:date="2012-08-08T17:05:00Z"/>
                <w:rPrChange w:id="16046" w:author="Thomas Dietz" w:date="2012-08-10T13:22:00Z">
                  <w:rPr>
                    <w:ins w:id="16047" w:author="Thomas Dietz" w:date="2012-08-08T17:05:00Z"/>
                    <w:lang w:val="de-DE"/>
                  </w:rPr>
                </w:rPrChange>
              </w:rPr>
            </w:pPr>
            <w:ins w:id="16048" w:author="Thomas Dietz" w:date="2012-08-08T17:05:00Z">
              <w:r w:rsidRPr="00B80901">
                <w:rPr>
                  <w:rPrChange w:id="16049" w:author="Thomas Dietz" w:date="2012-08-10T13:22:00Z">
                    <w:rPr>
                      <w:lang w:val="de-DE"/>
                    </w:rPr>
                  </w:rPrChange>
                </w:rPr>
                <w:t xml:space="preserve">        protocol it MUST NOT be included in replies to NETCONF</w:t>
              </w:r>
            </w:ins>
          </w:p>
          <w:p w14:paraId="4BA3048E" w14:textId="77777777" w:rsidR="009F3611" w:rsidRPr="00B80901" w:rsidRDefault="009F3611" w:rsidP="009F3611">
            <w:pPr>
              <w:pStyle w:val="XML1"/>
              <w:rPr>
                <w:ins w:id="16050" w:author="Thomas Dietz" w:date="2012-08-08T17:05:00Z"/>
                <w:rPrChange w:id="16051" w:author="Thomas Dietz" w:date="2012-08-10T13:22:00Z">
                  <w:rPr>
                    <w:ins w:id="16052" w:author="Thomas Dietz" w:date="2012-08-08T17:05:00Z"/>
                    <w:lang w:val="de-DE"/>
                  </w:rPr>
                </w:rPrChange>
              </w:rPr>
            </w:pPr>
            <w:ins w:id="16053" w:author="Thomas Dietz" w:date="2012-08-08T17:05:00Z">
              <w:r w:rsidRPr="00B80901">
                <w:rPr>
                  <w:rPrChange w:id="16054" w:author="Thomas Dietz" w:date="2012-08-10T13:22:00Z">
                    <w:rPr>
                      <w:lang w:val="de-DE"/>
                    </w:rPr>
                  </w:rPrChange>
                </w:rPr>
                <w:t xml:space="preserve">        &lt;get-config&gt; requests.</w:t>
              </w:r>
              <w:proofErr w:type="gramStart"/>
              <w:r w:rsidRPr="00B80901">
                <w:rPr>
                  <w:rPrChange w:id="16055" w:author="Thomas Dietz" w:date="2012-08-10T13:22:00Z">
                    <w:rPr>
                      <w:lang w:val="de-DE"/>
                    </w:rPr>
                  </w:rPrChange>
                </w:rPr>
                <w:t>";</w:t>
              </w:r>
              <w:proofErr w:type="gramEnd"/>
            </w:ins>
          </w:p>
          <w:p w14:paraId="47F286E4" w14:textId="77777777" w:rsidR="009F3611" w:rsidRPr="00B80901" w:rsidRDefault="009F3611" w:rsidP="009F3611">
            <w:pPr>
              <w:pStyle w:val="XML1"/>
              <w:rPr>
                <w:ins w:id="16056" w:author="Thomas Dietz" w:date="2012-08-08T17:05:00Z"/>
                <w:rPrChange w:id="16057" w:author="Thomas Dietz" w:date="2012-08-10T13:22:00Z">
                  <w:rPr>
                    <w:ins w:id="16058" w:author="Thomas Dietz" w:date="2012-08-08T17:05:00Z"/>
                    <w:lang w:val="de-DE"/>
                  </w:rPr>
                </w:rPrChange>
              </w:rPr>
            </w:pPr>
            <w:ins w:id="16059" w:author="Thomas Dietz" w:date="2012-08-08T17:05:00Z">
              <w:r w:rsidRPr="00B80901">
                <w:rPr>
                  <w:rPrChange w:id="16060" w:author="Thomas Dietz" w:date="2012-08-10T13:22:00Z">
                    <w:rPr>
                      <w:lang w:val="de-DE"/>
                    </w:rPr>
                  </w:rPrChange>
                </w:rPr>
                <w:t xml:space="preserve">    }</w:t>
              </w:r>
            </w:ins>
          </w:p>
          <w:p w14:paraId="3E2DA15C" w14:textId="77777777" w:rsidR="009F3611" w:rsidRPr="00B80901" w:rsidRDefault="009F3611" w:rsidP="009F3611">
            <w:pPr>
              <w:pStyle w:val="XML1"/>
              <w:rPr>
                <w:ins w:id="16061" w:author="Thomas Dietz" w:date="2012-08-08T17:05:00Z"/>
                <w:rPrChange w:id="16062" w:author="Thomas Dietz" w:date="2012-08-10T13:22:00Z">
                  <w:rPr>
                    <w:ins w:id="16063" w:author="Thomas Dietz" w:date="2012-08-08T17:05:00Z"/>
                    <w:lang w:val="de-DE"/>
                  </w:rPr>
                </w:rPrChange>
              </w:rPr>
            </w:pPr>
            <w:ins w:id="16064" w:author="Thomas Dietz" w:date="2012-08-08T17:05:00Z">
              <w:r w:rsidRPr="00B80901">
                <w:rPr>
                  <w:rPrChange w:id="16065" w:author="Thomas Dietz" w:date="2012-08-10T13:22:00Z">
                    <w:rPr>
                      <w:lang w:val="de-DE"/>
                    </w:rPr>
                  </w:rPrChange>
                </w:rPr>
                <w:t xml:space="preserve">    container configuration {</w:t>
              </w:r>
            </w:ins>
          </w:p>
          <w:p w14:paraId="779419AA" w14:textId="77777777" w:rsidR="009F3611" w:rsidRPr="00B80901" w:rsidRDefault="009F3611" w:rsidP="009F3611">
            <w:pPr>
              <w:pStyle w:val="XML1"/>
              <w:rPr>
                <w:ins w:id="16066" w:author="Thomas Dietz" w:date="2012-08-08T17:05:00Z"/>
                <w:rPrChange w:id="16067" w:author="Thomas Dietz" w:date="2012-08-10T13:22:00Z">
                  <w:rPr>
                    <w:ins w:id="16068" w:author="Thomas Dietz" w:date="2012-08-08T17:05:00Z"/>
                    <w:lang w:val="de-DE"/>
                  </w:rPr>
                </w:rPrChange>
              </w:rPr>
            </w:pPr>
            <w:ins w:id="16069" w:author="Thomas Dietz" w:date="2012-08-08T17:05:00Z">
              <w:r w:rsidRPr="00B80901">
                <w:rPr>
                  <w:rPrChange w:id="16070" w:author="Thomas Dietz" w:date="2012-08-10T13:22:00Z">
                    <w:rPr>
                      <w:lang w:val="de-DE"/>
                    </w:rPr>
                  </w:rPrChange>
                </w:rPr>
                <w:t xml:space="preserve">      description "This element represents the general</w:t>
              </w:r>
            </w:ins>
          </w:p>
          <w:p w14:paraId="07A98765" w14:textId="77777777" w:rsidR="009F3611" w:rsidRPr="00B80901" w:rsidRDefault="009F3611" w:rsidP="009F3611">
            <w:pPr>
              <w:pStyle w:val="XML1"/>
              <w:rPr>
                <w:ins w:id="16071" w:author="Thomas Dietz" w:date="2012-08-08T17:05:00Z"/>
                <w:rPrChange w:id="16072" w:author="Thomas Dietz" w:date="2012-08-10T13:22:00Z">
                  <w:rPr>
                    <w:ins w:id="16073" w:author="Thomas Dietz" w:date="2012-08-08T17:05:00Z"/>
                    <w:lang w:val="de-DE"/>
                  </w:rPr>
                </w:rPrChange>
              </w:rPr>
            </w:pPr>
            <w:ins w:id="16074" w:author="Thomas Dietz" w:date="2012-08-08T17:05:00Z">
              <w:r w:rsidRPr="00B80901">
                <w:rPr>
                  <w:rPrChange w:id="16075" w:author="Thomas Dietz" w:date="2012-08-10T13:22:00Z">
                    <w:rPr>
                      <w:lang w:val="de-DE"/>
                    </w:rPr>
                  </w:rPrChange>
                </w:rPr>
                <w:t xml:space="preserve">        </w:t>
              </w:r>
              <w:proofErr w:type="gramStart"/>
              <w:r w:rsidRPr="00B80901">
                <w:rPr>
                  <w:rPrChange w:id="16076" w:author="Thomas Dietz" w:date="2012-08-10T13:22:00Z">
                    <w:rPr>
                      <w:lang w:val="de-DE"/>
                    </w:rPr>
                  </w:rPrChange>
                </w:rPr>
                <w:t>adminitrative</w:t>
              </w:r>
              <w:proofErr w:type="gramEnd"/>
              <w:r w:rsidRPr="00B80901">
                <w:rPr>
                  <w:rPrChange w:id="16077" w:author="Thomas Dietz" w:date="2012-08-10T13:22:00Z">
                    <w:rPr>
                      <w:lang w:val="de-DE"/>
                    </w:rPr>
                  </w:rPrChange>
                </w:rPr>
                <w:t xml:space="preserve"> configuration of the OpenFlow Port.";</w:t>
              </w:r>
            </w:ins>
          </w:p>
          <w:p w14:paraId="0DBBF21B" w14:textId="77777777" w:rsidR="009F3611" w:rsidRPr="00B80901" w:rsidRDefault="009F3611" w:rsidP="009F3611">
            <w:pPr>
              <w:pStyle w:val="XML1"/>
              <w:rPr>
                <w:ins w:id="16078" w:author="Thomas Dietz" w:date="2012-08-08T17:05:00Z"/>
                <w:rPrChange w:id="16079" w:author="Thomas Dietz" w:date="2012-08-10T13:22:00Z">
                  <w:rPr>
                    <w:ins w:id="16080" w:author="Thomas Dietz" w:date="2012-08-08T17:05:00Z"/>
                    <w:lang w:val="de-DE"/>
                  </w:rPr>
                </w:rPrChange>
              </w:rPr>
            </w:pPr>
            <w:ins w:id="16081" w:author="Thomas Dietz" w:date="2012-08-08T17:05:00Z">
              <w:r w:rsidRPr="00B80901">
                <w:rPr>
                  <w:rPrChange w:id="16082" w:author="Thomas Dietz" w:date="2012-08-10T13:22:00Z">
                    <w:rPr>
                      <w:lang w:val="de-DE"/>
                    </w:rPr>
                  </w:rPrChange>
                </w:rPr>
                <w:t xml:space="preserve">      leaf admin-state {</w:t>
              </w:r>
            </w:ins>
          </w:p>
          <w:p w14:paraId="7E43A310" w14:textId="77777777" w:rsidR="009F3611" w:rsidRPr="00B80901" w:rsidRDefault="009F3611" w:rsidP="009F3611">
            <w:pPr>
              <w:pStyle w:val="XML1"/>
              <w:rPr>
                <w:ins w:id="16083" w:author="Thomas Dietz" w:date="2012-08-08T17:05:00Z"/>
                <w:rPrChange w:id="16084" w:author="Thomas Dietz" w:date="2012-08-10T13:22:00Z">
                  <w:rPr>
                    <w:ins w:id="16085" w:author="Thomas Dietz" w:date="2012-08-08T17:05:00Z"/>
                    <w:lang w:val="de-DE"/>
                  </w:rPr>
                </w:rPrChange>
              </w:rPr>
            </w:pPr>
            <w:ins w:id="16086" w:author="Thomas Dietz" w:date="2012-08-08T17:05:00Z">
              <w:r w:rsidRPr="00B80901">
                <w:rPr>
                  <w:rPrChange w:id="16087" w:author="Thomas Dietz" w:date="2012-08-10T13:22:00Z">
                    <w:rPr>
                      <w:lang w:val="de-DE"/>
                    </w:rPr>
                  </w:rPrChange>
                </w:rPr>
                <w:t xml:space="preserve">        type OFUpDownStateType;</w:t>
              </w:r>
            </w:ins>
          </w:p>
          <w:p w14:paraId="03D391EE" w14:textId="77777777" w:rsidR="009F3611" w:rsidRPr="00B80901" w:rsidRDefault="009F3611" w:rsidP="009F3611">
            <w:pPr>
              <w:pStyle w:val="XML1"/>
              <w:rPr>
                <w:ins w:id="16088" w:author="Thomas Dietz" w:date="2012-08-08T17:05:00Z"/>
                <w:rPrChange w:id="16089" w:author="Thomas Dietz" w:date="2012-08-10T13:22:00Z">
                  <w:rPr>
                    <w:ins w:id="16090" w:author="Thomas Dietz" w:date="2012-08-08T17:05:00Z"/>
                    <w:lang w:val="de-DE"/>
                  </w:rPr>
                </w:rPrChange>
              </w:rPr>
            </w:pPr>
            <w:ins w:id="16091" w:author="Thomas Dietz" w:date="2012-08-08T17:05:00Z">
              <w:r w:rsidRPr="00B80901">
                <w:rPr>
                  <w:rPrChange w:id="16092" w:author="Thomas Dietz" w:date="2012-08-10T13:22:00Z">
                    <w:rPr>
                      <w:lang w:val="de-DE"/>
                    </w:rPr>
                  </w:rPrChange>
                </w:rPr>
                <w:t xml:space="preserve">        default 'up';</w:t>
              </w:r>
            </w:ins>
          </w:p>
          <w:p w14:paraId="66920757" w14:textId="77777777" w:rsidR="009F3611" w:rsidRPr="00B80901" w:rsidRDefault="009F3611" w:rsidP="009F3611">
            <w:pPr>
              <w:pStyle w:val="XML1"/>
              <w:rPr>
                <w:ins w:id="16093" w:author="Thomas Dietz" w:date="2012-08-08T17:05:00Z"/>
                <w:rPrChange w:id="16094" w:author="Thomas Dietz" w:date="2012-08-10T13:22:00Z">
                  <w:rPr>
                    <w:ins w:id="16095" w:author="Thomas Dietz" w:date="2012-08-08T17:05:00Z"/>
                    <w:lang w:val="de-DE"/>
                  </w:rPr>
                </w:rPrChange>
              </w:rPr>
            </w:pPr>
            <w:ins w:id="16096" w:author="Thomas Dietz" w:date="2012-08-08T17:05:00Z">
              <w:r w:rsidRPr="00B80901">
                <w:rPr>
                  <w:rPrChange w:id="16097" w:author="Thomas Dietz" w:date="2012-08-10T13:22:00Z">
                    <w:rPr>
                      <w:lang w:val="de-DE"/>
                    </w:rPr>
                  </w:rPrChange>
                </w:rPr>
                <w:t xml:space="preserve">        </w:t>
              </w:r>
              <w:proofErr w:type="gramStart"/>
              <w:r w:rsidRPr="00B80901">
                <w:rPr>
                  <w:rPrChange w:id="16098" w:author="Thomas Dietz" w:date="2012-08-10T13:22:00Z">
                    <w:rPr>
                      <w:lang w:val="de-DE"/>
                    </w:rPr>
                  </w:rPrChange>
                </w:rPr>
                <w:t>description</w:t>
              </w:r>
              <w:proofErr w:type="gramEnd"/>
              <w:r w:rsidRPr="00B80901">
                <w:rPr>
                  <w:rPrChange w:id="16099" w:author="Thomas Dietz" w:date="2012-08-10T13:22:00Z">
                    <w:rPr>
                      <w:lang w:val="de-DE"/>
                    </w:rPr>
                  </w:rPrChange>
                </w:rPr>
                <w:t xml:space="preserve"> "The administrative state of the port.  If</w:t>
              </w:r>
            </w:ins>
          </w:p>
          <w:p w14:paraId="0B307112" w14:textId="77777777" w:rsidR="009F3611" w:rsidRPr="00B80901" w:rsidRDefault="009F3611" w:rsidP="009F3611">
            <w:pPr>
              <w:pStyle w:val="XML1"/>
              <w:rPr>
                <w:ins w:id="16100" w:author="Thomas Dietz" w:date="2012-08-08T17:05:00Z"/>
                <w:rPrChange w:id="16101" w:author="Thomas Dietz" w:date="2012-08-10T13:22:00Z">
                  <w:rPr>
                    <w:ins w:id="16102" w:author="Thomas Dietz" w:date="2012-08-08T17:05:00Z"/>
                    <w:lang w:val="de-DE"/>
                  </w:rPr>
                </w:rPrChange>
              </w:rPr>
            </w:pPr>
            <w:ins w:id="16103" w:author="Thomas Dietz" w:date="2012-08-08T17:05:00Z">
              <w:r w:rsidRPr="00B80901">
                <w:rPr>
                  <w:rPrChange w:id="16104" w:author="Thomas Dietz" w:date="2012-08-10T13:22:00Z">
                    <w:rPr>
                      <w:lang w:val="de-DE"/>
                    </w:rPr>
                  </w:rPrChange>
                </w:rPr>
                <w:t xml:space="preserve">          true, the port has been administratively brought down and</w:t>
              </w:r>
            </w:ins>
          </w:p>
          <w:p w14:paraId="5C6E788F" w14:textId="77777777" w:rsidR="009F3611" w:rsidRPr="00B80901" w:rsidRDefault="009F3611" w:rsidP="009F3611">
            <w:pPr>
              <w:pStyle w:val="XML1"/>
              <w:rPr>
                <w:ins w:id="16105" w:author="Thomas Dietz" w:date="2012-08-08T17:05:00Z"/>
                <w:rPrChange w:id="16106" w:author="Thomas Dietz" w:date="2012-08-10T13:22:00Z">
                  <w:rPr>
                    <w:ins w:id="16107" w:author="Thomas Dietz" w:date="2012-08-08T17:05:00Z"/>
                    <w:lang w:val="de-DE"/>
                  </w:rPr>
                </w:rPrChange>
              </w:rPr>
            </w:pPr>
            <w:ins w:id="16108" w:author="Thomas Dietz" w:date="2012-08-08T17:05:00Z">
              <w:r w:rsidRPr="00B80901">
                <w:rPr>
                  <w:rPrChange w:id="16109" w:author="Thomas Dietz" w:date="2012-08-10T13:22:00Z">
                    <w:rPr>
                      <w:lang w:val="de-DE"/>
                    </w:rPr>
                  </w:rPrChange>
                </w:rPr>
                <w:t xml:space="preserve">          SHOULD not be used by OpenFlow.</w:t>
              </w:r>
            </w:ins>
          </w:p>
          <w:p w14:paraId="1513E88F" w14:textId="77777777" w:rsidR="009F3611" w:rsidRPr="00B80901" w:rsidRDefault="009F3611" w:rsidP="009F3611">
            <w:pPr>
              <w:pStyle w:val="XML1"/>
              <w:rPr>
                <w:ins w:id="16110" w:author="Thomas Dietz" w:date="2012-08-08T17:05:00Z"/>
                <w:rPrChange w:id="16111" w:author="Thomas Dietz" w:date="2012-08-10T13:22:00Z">
                  <w:rPr>
                    <w:ins w:id="16112" w:author="Thomas Dietz" w:date="2012-08-08T17:05:00Z"/>
                    <w:lang w:val="de-DE"/>
                  </w:rPr>
                </w:rPrChange>
              </w:rPr>
            </w:pPr>
          </w:p>
          <w:p w14:paraId="37CD6AED" w14:textId="77777777" w:rsidR="009F3611" w:rsidRPr="00B80901" w:rsidRDefault="009F3611" w:rsidP="009F3611">
            <w:pPr>
              <w:pStyle w:val="XML1"/>
              <w:rPr>
                <w:ins w:id="16113" w:author="Thomas Dietz" w:date="2012-08-08T17:05:00Z"/>
                <w:rPrChange w:id="16114" w:author="Thomas Dietz" w:date="2012-08-10T13:22:00Z">
                  <w:rPr>
                    <w:ins w:id="16115" w:author="Thomas Dietz" w:date="2012-08-08T17:05:00Z"/>
                    <w:lang w:val="de-DE"/>
                  </w:rPr>
                </w:rPrChange>
              </w:rPr>
            </w:pPr>
            <w:ins w:id="16116" w:author="Thomas Dietz" w:date="2012-08-08T17:05:00Z">
              <w:r w:rsidRPr="00B80901">
                <w:rPr>
                  <w:rPrChange w:id="16117" w:author="Thomas Dietz" w:date="2012-08-10T13:22:00Z">
                    <w:rPr>
                      <w:lang w:val="de-DE"/>
                    </w:rPr>
                  </w:rPrChange>
                </w:rPr>
                <w:t xml:space="preserve">          This element is optional. If this element is not present</w:t>
              </w:r>
            </w:ins>
          </w:p>
          <w:p w14:paraId="5E8BC9AE" w14:textId="77777777" w:rsidR="009F3611" w:rsidRPr="00B80901" w:rsidRDefault="009F3611" w:rsidP="009F3611">
            <w:pPr>
              <w:pStyle w:val="XML1"/>
              <w:rPr>
                <w:ins w:id="16118" w:author="Thomas Dietz" w:date="2012-08-08T17:05:00Z"/>
                <w:rPrChange w:id="16119" w:author="Thomas Dietz" w:date="2012-08-10T13:22:00Z">
                  <w:rPr>
                    <w:ins w:id="16120" w:author="Thomas Dietz" w:date="2012-08-08T17:05:00Z"/>
                    <w:lang w:val="de-DE"/>
                  </w:rPr>
                </w:rPrChange>
              </w:rPr>
            </w:pPr>
            <w:ins w:id="16121" w:author="Thomas Dietz" w:date="2012-08-08T17:05:00Z">
              <w:r w:rsidRPr="00B80901">
                <w:rPr>
                  <w:rPrChange w:id="16122" w:author="Thomas Dietz" w:date="2012-08-10T13:22:00Z">
                    <w:rPr>
                      <w:lang w:val="de-DE"/>
                    </w:rPr>
                  </w:rPrChange>
                </w:rPr>
                <w:t xml:space="preserve">          </w:t>
              </w:r>
              <w:proofErr w:type="gramStart"/>
              <w:r w:rsidRPr="00B80901">
                <w:rPr>
                  <w:rPrChange w:id="16123" w:author="Thomas Dietz" w:date="2012-08-10T13:22:00Z">
                    <w:rPr>
                      <w:lang w:val="de-DE"/>
                    </w:rPr>
                  </w:rPrChange>
                </w:rPr>
                <w:t>it</w:t>
              </w:r>
              <w:proofErr w:type="gramEnd"/>
              <w:r w:rsidRPr="00B80901">
                <w:rPr>
                  <w:rPrChange w:id="16124" w:author="Thomas Dietz" w:date="2012-08-10T13:22:00Z">
                    <w:rPr>
                      <w:lang w:val="de-DE"/>
                    </w:rPr>
                  </w:rPrChange>
                </w:rPr>
                <w:t xml:space="preserve"> defaults to 'up'.";</w:t>
              </w:r>
            </w:ins>
          </w:p>
          <w:p w14:paraId="33C51245" w14:textId="77777777" w:rsidR="009F3611" w:rsidRPr="00B80901" w:rsidRDefault="009F3611" w:rsidP="009F3611">
            <w:pPr>
              <w:pStyle w:val="XML1"/>
              <w:rPr>
                <w:ins w:id="16125" w:author="Thomas Dietz" w:date="2012-08-08T17:05:00Z"/>
                <w:rPrChange w:id="16126" w:author="Thomas Dietz" w:date="2012-08-10T13:22:00Z">
                  <w:rPr>
                    <w:ins w:id="16127" w:author="Thomas Dietz" w:date="2012-08-08T17:05:00Z"/>
                    <w:lang w:val="de-DE"/>
                  </w:rPr>
                </w:rPrChange>
              </w:rPr>
            </w:pPr>
            <w:ins w:id="16128" w:author="Thomas Dietz" w:date="2012-08-08T17:05:00Z">
              <w:r w:rsidRPr="00B80901">
                <w:rPr>
                  <w:rPrChange w:id="16129" w:author="Thomas Dietz" w:date="2012-08-10T13:22:00Z">
                    <w:rPr>
                      <w:lang w:val="de-DE"/>
                    </w:rPr>
                  </w:rPrChange>
                </w:rPr>
                <w:t xml:space="preserve">      }</w:t>
              </w:r>
            </w:ins>
          </w:p>
          <w:p w14:paraId="2A5AB6C9" w14:textId="77777777" w:rsidR="009F3611" w:rsidRPr="00B80901" w:rsidRDefault="009F3611" w:rsidP="009F3611">
            <w:pPr>
              <w:pStyle w:val="XML1"/>
              <w:rPr>
                <w:ins w:id="16130" w:author="Thomas Dietz" w:date="2012-08-08T17:05:00Z"/>
                <w:rPrChange w:id="16131" w:author="Thomas Dietz" w:date="2012-08-10T13:22:00Z">
                  <w:rPr>
                    <w:ins w:id="16132" w:author="Thomas Dietz" w:date="2012-08-08T17:05:00Z"/>
                    <w:lang w:val="de-DE"/>
                  </w:rPr>
                </w:rPrChange>
              </w:rPr>
            </w:pPr>
            <w:ins w:id="16133" w:author="Thomas Dietz" w:date="2012-08-08T17:05:00Z">
              <w:r w:rsidRPr="00B80901">
                <w:rPr>
                  <w:rPrChange w:id="16134" w:author="Thomas Dietz" w:date="2012-08-10T13:22:00Z">
                    <w:rPr>
                      <w:lang w:val="de-DE"/>
                    </w:rPr>
                  </w:rPrChange>
                </w:rPr>
                <w:t xml:space="preserve">      leaf no-receive {</w:t>
              </w:r>
            </w:ins>
          </w:p>
          <w:p w14:paraId="75230F10" w14:textId="77777777" w:rsidR="009F3611" w:rsidRPr="00B80901" w:rsidRDefault="009F3611" w:rsidP="009F3611">
            <w:pPr>
              <w:pStyle w:val="XML1"/>
              <w:rPr>
                <w:ins w:id="16135" w:author="Thomas Dietz" w:date="2012-08-08T17:05:00Z"/>
                <w:rPrChange w:id="16136" w:author="Thomas Dietz" w:date="2012-08-10T13:22:00Z">
                  <w:rPr>
                    <w:ins w:id="16137" w:author="Thomas Dietz" w:date="2012-08-08T17:05:00Z"/>
                    <w:lang w:val="de-DE"/>
                  </w:rPr>
                </w:rPrChange>
              </w:rPr>
            </w:pPr>
            <w:ins w:id="16138" w:author="Thomas Dietz" w:date="2012-08-08T17:05:00Z">
              <w:r w:rsidRPr="00B80901">
                <w:rPr>
                  <w:rPrChange w:id="16139" w:author="Thomas Dietz" w:date="2012-08-10T13:22:00Z">
                    <w:rPr>
                      <w:lang w:val="de-DE"/>
                    </w:rPr>
                  </w:rPrChange>
                </w:rPr>
                <w:t xml:space="preserve">        type boolean;</w:t>
              </w:r>
            </w:ins>
          </w:p>
          <w:p w14:paraId="5D05D50B" w14:textId="77777777" w:rsidR="009F3611" w:rsidRPr="00B80901" w:rsidRDefault="009F3611" w:rsidP="009F3611">
            <w:pPr>
              <w:pStyle w:val="XML1"/>
              <w:rPr>
                <w:ins w:id="16140" w:author="Thomas Dietz" w:date="2012-08-08T17:05:00Z"/>
                <w:rPrChange w:id="16141" w:author="Thomas Dietz" w:date="2012-08-10T13:22:00Z">
                  <w:rPr>
                    <w:ins w:id="16142" w:author="Thomas Dietz" w:date="2012-08-08T17:05:00Z"/>
                    <w:lang w:val="de-DE"/>
                  </w:rPr>
                </w:rPrChange>
              </w:rPr>
            </w:pPr>
            <w:ins w:id="16143" w:author="Thomas Dietz" w:date="2012-08-08T17:05:00Z">
              <w:r w:rsidRPr="00B80901">
                <w:rPr>
                  <w:rPrChange w:id="16144" w:author="Thomas Dietz" w:date="2012-08-10T13:22:00Z">
                    <w:rPr>
                      <w:lang w:val="de-DE"/>
                    </w:rPr>
                  </w:rPrChange>
                </w:rPr>
                <w:t xml:space="preserve">        default false;</w:t>
              </w:r>
            </w:ins>
          </w:p>
          <w:p w14:paraId="43CAE6FB" w14:textId="77777777" w:rsidR="009F3611" w:rsidRPr="00B80901" w:rsidRDefault="009F3611" w:rsidP="009F3611">
            <w:pPr>
              <w:pStyle w:val="XML1"/>
              <w:rPr>
                <w:ins w:id="16145" w:author="Thomas Dietz" w:date="2012-08-08T17:05:00Z"/>
                <w:rPrChange w:id="16146" w:author="Thomas Dietz" w:date="2012-08-10T13:22:00Z">
                  <w:rPr>
                    <w:ins w:id="16147" w:author="Thomas Dietz" w:date="2012-08-08T17:05:00Z"/>
                    <w:lang w:val="de-DE"/>
                  </w:rPr>
                </w:rPrChange>
              </w:rPr>
            </w:pPr>
            <w:ins w:id="16148" w:author="Thomas Dietz" w:date="2012-08-08T17:05:00Z">
              <w:r w:rsidRPr="00B80901">
                <w:rPr>
                  <w:rPrChange w:id="16149" w:author="Thomas Dietz" w:date="2012-08-10T13:22:00Z">
                    <w:rPr>
                      <w:lang w:val="de-DE"/>
                    </w:rPr>
                  </w:rPrChange>
                </w:rPr>
                <w:t xml:space="preserve">        description "If true, packets received at this OpenFlow</w:t>
              </w:r>
            </w:ins>
          </w:p>
          <w:p w14:paraId="5A0BF8CF" w14:textId="77777777" w:rsidR="009F3611" w:rsidRPr="00B80901" w:rsidRDefault="009F3611" w:rsidP="009F3611">
            <w:pPr>
              <w:pStyle w:val="XML1"/>
              <w:rPr>
                <w:ins w:id="16150" w:author="Thomas Dietz" w:date="2012-08-08T17:05:00Z"/>
                <w:rPrChange w:id="16151" w:author="Thomas Dietz" w:date="2012-08-10T13:22:00Z">
                  <w:rPr>
                    <w:ins w:id="16152" w:author="Thomas Dietz" w:date="2012-08-08T17:05:00Z"/>
                    <w:lang w:val="de-DE"/>
                  </w:rPr>
                </w:rPrChange>
              </w:rPr>
            </w:pPr>
            <w:ins w:id="16153" w:author="Thomas Dietz" w:date="2012-08-08T17:05:00Z">
              <w:r w:rsidRPr="00B80901">
                <w:rPr>
                  <w:rPrChange w:id="16154" w:author="Thomas Dietz" w:date="2012-08-10T13:22:00Z">
                    <w:rPr>
                      <w:lang w:val="de-DE"/>
                    </w:rPr>
                  </w:rPrChange>
                </w:rPr>
                <w:t xml:space="preserve">          </w:t>
              </w:r>
              <w:proofErr w:type="gramStart"/>
              <w:r w:rsidRPr="00B80901">
                <w:rPr>
                  <w:rPrChange w:id="16155" w:author="Thomas Dietz" w:date="2012-08-10T13:22:00Z">
                    <w:rPr>
                      <w:lang w:val="de-DE"/>
                    </w:rPr>
                  </w:rPrChange>
                </w:rPr>
                <w:t>port</w:t>
              </w:r>
              <w:proofErr w:type="gramEnd"/>
              <w:r w:rsidRPr="00B80901">
                <w:rPr>
                  <w:rPrChange w:id="16156" w:author="Thomas Dietz" w:date="2012-08-10T13:22:00Z">
                    <w:rPr>
                      <w:lang w:val="de-DE"/>
                    </w:rPr>
                  </w:rPrChange>
                </w:rPr>
                <w:t xml:space="preserve"> SHOULD be dropped.</w:t>
              </w:r>
            </w:ins>
          </w:p>
          <w:p w14:paraId="1854FDEF" w14:textId="77777777" w:rsidR="009F3611" w:rsidRPr="00B80901" w:rsidRDefault="009F3611" w:rsidP="009F3611">
            <w:pPr>
              <w:pStyle w:val="XML1"/>
              <w:rPr>
                <w:ins w:id="16157" w:author="Thomas Dietz" w:date="2012-08-08T17:05:00Z"/>
                <w:rPrChange w:id="16158" w:author="Thomas Dietz" w:date="2012-08-10T13:22:00Z">
                  <w:rPr>
                    <w:ins w:id="16159" w:author="Thomas Dietz" w:date="2012-08-08T17:05:00Z"/>
                    <w:lang w:val="de-DE"/>
                  </w:rPr>
                </w:rPrChange>
              </w:rPr>
            </w:pPr>
          </w:p>
          <w:p w14:paraId="0F9E8069" w14:textId="77777777" w:rsidR="009F3611" w:rsidRPr="00B80901" w:rsidRDefault="009F3611" w:rsidP="009F3611">
            <w:pPr>
              <w:pStyle w:val="XML1"/>
              <w:rPr>
                <w:ins w:id="16160" w:author="Thomas Dietz" w:date="2012-08-08T17:05:00Z"/>
                <w:rPrChange w:id="16161" w:author="Thomas Dietz" w:date="2012-08-10T13:22:00Z">
                  <w:rPr>
                    <w:ins w:id="16162" w:author="Thomas Dietz" w:date="2012-08-08T17:05:00Z"/>
                    <w:lang w:val="de-DE"/>
                  </w:rPr>
                </w:rPrChange>
              </w:rPr>
            </w:pPr>
            <w:ins w:id="16163" w:author="Thomas Dietz" w:date="2012-08-08T17:05:00Z">
              <w:r w:rsidRPr="00B80901">
                <w:rPr>
                  <w:rPrChange w:id="16164" w:author="Thomas Dietz" w:date="2012-08-10T13:22:00Z">
                    <w:rPr>
                      <w:lang w:val="de-DE"/>
                    </w:rPr>
                  </w:rPrChange>
                </w:rPr>
                <w:t xml:space="preserve">          This element is optional. If this element is not present</w:t>
              </w:r>
            </w:ins>
          </w:p>
          <w:p w14:paraId="4EB0F3AA" w14:textId="77777777" w:rsidR="009F3611" w:rsidRPr="00B80901" w:rsidRDefault="009F3611" w:rsidP="009F3611">
            <w:pPr>
              <w:pStyle w:val="XML1"/>
              <w:rPr>
                <w:ins w:id="16165" w:author="Thomas Dietz" w:date="2012-08-08T17:05:00Z"/>
                <w:rPrChange w:id="16166" w:author="Thomas Dietz" w:date="2012-08-10T13:22:00Z">
                  <w:rPr>
                    <w:ins w:id="16167" w:author="Thomas Dietz" w:date="2012-08-08T17:05:00Z"/>
                    <w:lang w:val="de-DE"/>
                  </w:rPr>
                </w:rPrChange>
              </w:rPr>
            </w:pPr>
            <w:ins w:id="16168" w:author="Thomas Dietz" w:date="2012-08-08T17:05:00Z">
              <w:r w:rsidRPr="00B80901">
                <w:rPr>
                  <w:rPrChange w:id="16169" w:author="Thomas Dietz" w:date="2012-08-10T13:22:00Z">
                    <w:rPr>
                      <w:lang w:val="de-DE"/>
                    </w:rPr>
                  </w:rPrChange>
                </w:rPr>
                <w:t xml:space="preserve">          </w:t>
              </w:r>
              <w:proofErr w:type="gramStart"/>
              <w:r w:rsidRPr="00B80901">
                <w:rPr>
                  <w:rPrChange w:id="16170" w:author="Thomas Dietz" w:date="2012-08-10T13:22:00Z">
                    <w:rPr>
                      <w:lang w:val="de-DE"/>
                    </w:rPr>
                  </w:rPrChange>
                </w:rPr>
                <w:t>it</w:t>
              </w:r>
              <w:proofErr w:type="gramEnd"/>
              <w:r w:rsidRPr="00B80901">
                <w:rPr>
                  <w:rPrChange w:id="16171" w:author="Thomas Dietz" w:date="2012-08-10T13:22:00Z">
                    <w:rPr>
                      <w:lang w:val="de-DE"/>
                    </w:rPr>
                  </w:rPrChange>
                </w:rPr>
                <w:t xml:space="preserve"> defaults to 'false'.";</w:t>
              </w:r>
            </w:ins>
          </w:p>
          <w:p w14:paraId="7580B172" w14:textId="77777777" w:rsidR="009F3611" w:rsidRPr="00B80901" w:rsidRDefault="009F3611" w:rsidP="009F3611">
            <w:pPr>
              <w:pStyle w:val="XML1"/>
              <w:rPr>
                <w:ins w:id="16172" w:author="Thomas Dietz" w:date="2012-08-08T17:05:00Z"/>
                <w:rPrChange w:id="16173" w:author="Thomas Dietz" w:date="2012-08-10T13:22:00Z">
                  <w:rPr>
                    <w:ins w:id="16174" w:author="Thomas Dietz" w:date="2012-08-08T17:05:00Z"/>
                    <w:lang w:val="de-DE"/>
                  </w:rPr>
                </w:rPrChange>
              </w:rPr>
            </w:pPr>
            <w:ins w:id="16175" w:author="Thomas Dietz" w:date="2012-08-08T17:05:00Z">
              <w:r w:rsidRPr="00B80901">
                <w:rPr>
                  <w:rPrChange w:id="16176" w:author="Thomas Dietz" w:date="2012-08-10T13:22:00Z">
                    <w:rPr>
                      <w:lang w:val="de-DE"/>
                    </w:rPr>
                  </w:rPrChange>
                </w:rPr>
                <w:t xml:space="preserve">      }</w:t>
              </w:r>
            </w:ins>
          </w:p>
          <w:p w14:paraId="652469CF" w14:textId="77777777" w:rsidR="009F3611" w:rsidRPr="00B80901" w:rsidRDefault="009F3611" w:rsidP="009F3611">
            <w:pPr>
              <w:pStyle w:val="XML1"/>
              <w:rPr>
                <w:ins w:id="16177" w:author="Thomas Dietz" w:date="2012-08-08T17:05:00Z"/>
                <w:rPrChange w:id="16178" w:author="Thomas Dietz" w:date="2012-08-10T13:22:00Z">
                  <w:rPr>
                    <w:ins w:id="16179" w:author="Thomas Dietz" w:date="2012-08-08T17:05:00Z"/>
                    <w:lang w:val="de-DE"/>
                  </w:rPr>
                </w:rPrChange>
              </w:rPr>
            </w:pPr>
            <w:ins w:id="16180" w:author="Thomas Dietz" w:date="2012-08-08T17:05:00Z">
              <w:r w:rsidRPr="00B80901">
                <w:rPr>
                  <w:rPrChange w:id="16181" w:author="Thomas Dietz" w:date="2012-08-10T13:22:00Z">
                    <w:rPr>
                      <w:lang w:val="de-DE"/>
                    </w:rPr>
                  </w:rPrChange>
                </w:rPr>
                <w:t xml:space="preserve">      leaf no-forward {</w:t>
              </w:r>
            </w:ins>
          </w:p>
          <w:p w14:paraId="40FC0CBB" w14:textId="77777777" w:rsidR="009F3611" w:rsidRPr="00B80901" w:rsidRDefault="009F3611" w:rsidP="009F3611">
            <w:pPr>
              <w:pStyle w:val="XML1"/>
              <w:rPr>
                <w:ins w:id="16182" w:author="Thomas Dietz" w:date="2012-08-08T17:05:00Z"/>
                <w:rPrChange w:id="16183" w:author="Thomas Dietz" w:date="2012-08-10T13:22:00Z">
                  <w:rPr>
                    <w:ins w:id="16184" w:author="Thomas Dietz" w:date="2012-08-08T17:05:00Z"/>
                    <w:lang w:val="de-DE"/>
                  </w:rPr>
                </w:rPrChange>
              </w:rPr>
            </w:pPr>
            <w:ins w:id="16185" w:author="Thomas Dietz" w:date="2012-08-08T17:05:00Z">
              <w:r w:rsidRPr="00B80901">
                <w:rPr>
                  <w:rPrChange w:id="16186" w:author="Thomas Dietz" w:date="2012-08-10T13:22:00Z">
                    <w:rPr>
                      <w:lang w:val="de-DE"/>
                    </w:rPr>
                  </w:rPrChange>
                </w:rPr>
                <w:t xml:space="preserve">        type boolean;</w:t>
              </w:r>
            </w:ins>
          </w:p>
          <w:p w14:paraId="2081364E" w14:textId="77777777" w:rsidR="009F3611" w:rsidRPr="00B80901" w:rsidRDefault="009F3611" w:rsidP="009F3611">
            <w:pPr>
              <w:pStyle w:val="XML1"/>
              <w:rPr>
                <w:ins w:id="16187" w:author="Thomas Dietz" w:date="2012-08-08T17:05:00Z"/>
                <w:rPrChange w:id="16188" w:author="Thomas Dietz" w:date="2012-08-10T13:22:00Z">
                  <w:rPr>
                    <w:ins w:id="16189" w:author="Thomas Dietz" w:date="2012-08-08T17:05:00Z"/>
                    <w:lang w:val="de-DE"/>
                  </w:rPr>
                </w:rPrChange>
              </w:rPr>
            </w:pPr>
            <w:ins w:id="16190" w:author="Thomas Dietz" w:date="2012-08-08T17:05:00Z">
              <w:r w:rsidRPr="00B80901">
                <w:rPr>
                  <w:rPrChange w:id="16191" w:author="Thomas Dietz" w:date="2012-08-10T13:22:00Z">
                    <w:rPr>
                      <w:lang w:val="de-DE"/>
                    </w:rPr>
                  </w:rPrChange>
                </w:rPr>
                <w:t xml:space="preserve">        default false;</w:t>
              </w:r>
            </w:ins>
          </w:p>
          <w:p w14:paraId="180D160C" w14:textId="77777777" w:rsidR="009F3611" w:rsidRPr="00B80901" w:rsidRDefault="009F3611" w:rsidP="009F3611">
            <w:pPr>
              <w:pStyle w:val="XML1"/>
              <w:rPr>
                <w:ins w:id="16192" w:author="Thomas Dietz" w:date="2012-08-08T17:05:00Z"/>
                <w:rPrChange w:id="16193" w:author="Thomas Dietz" w:date="2012-08-10T13:22:00Z">
                  <w:rPr>
                    <w:ins w:id="16194" w:author="Thomas Dietz" w:date="2012-08-08T17:05:00Z"/>
                    <w:lang w:val="de-DE"/>
                  </w:rPr>
                </w:rPrChange>
              </w:rPr>
            </w:pPr>
            <w:ins w:id="16195" w:author="Thomas Dietz" w:date="2012-08-08T17:05:00Z">
              <w:r w:rsidRPr="00B80901">
                <w:rPr>
                  <w:rPrChange w:id="16196" w:author="Thomas Dietz" w:date="2012-08-10T13:22:00Z">
                    <w:rPr>
                      <w:lang w:val="de-DE"/>
                    </w:rPr>
                  </w:rPrChange>
                </w:rPr>
                <w:t xml:space="preserve">        description "If true, packets forwarded to this OpenFlow</w:t>
              </w:r>
            </w:ins>
          </w:p>
          <w:p w14:paraId="49137751" w14:textId="77777777" w:rsidR="009F3611" w:rsidRPr="00B80901" w:rsidRDefault="009F3611" w:rsidP="009F3611">
            <w:pPr>
              <w:pStyle w:val="XML1"/>
              <w:rPr>
                <w:ins w:id="16197" w:author="Thomas Dietz" w:date="2012-08-08T17:05:00Z"/>
                <w:rPrChange w:id="16198" w:author="Thomas Dietz" w:date="2012-08-10T13:22:00Z">
                  <w:rPr>
                    <w:ins w:id="16199" w:author="Thomas Dietz" w:date="2012-08-08T17:05:00Z"/>
                    <w:lang w:val="de-DE"/>
                  </w:rPr>
                </w:rPrChange>
              </w:rPr>
            </w:pPr>
            <w:ins w:id="16200" w:author="Thomas Dietz" w:date="2012-08-08T17:05:00Z">
              <w:r w:rsidRPr="00B80901">
                <w:rPr>
                  <w:rPrChange w:id="16201" w:author="Thomas Dietz" w:date="2012-08-10T13:22:00Z">
                    <w:rPr>
                      <w:lang w:val="de-DE"/>
                    </w:rPr>
                  </w:rPrChange>
                </w:rPr>
                <w:t xml:space="preserve">          </w:t>
              </w:r>
              <w:proofErr w:type="gramStart"/>
              <w:r w:rsidRPr="00B80901">
                <w:rPr>
                  <w:rPrChange w:id="16202" w:author="Thomas Dietz" w:date="2012-08-10T13:22:00Z">
                    <w:rPr>
                      <w:lang w:val="de-DE"/>
                    </w:rPr>
                  </w:rPrChange>
                </w:rPr>
                <w:t>port</w:t>
              </w:r>
              <w:proofErr w:type="gramEnd"/>
              <w:r w:rsidRPr="00B80901">
                <w:rPr>
                  <w:rPrChange w:id="16203" w:author="Thomas Dietz" w:date="2012-08-10T13:22:00Z">
                    <w:rPr>
                      <w:lang w:val="de-DE"/>
                    </w:rPr>
                  </w:rPrChange>
                </w:rPr>
                <w:t xml:space="preserve"> SHOULD be dropped.</w:t>
              </w:r>
            </w:ins>
          </w:p>
          <w:p w14:paraId="0AD537AB" w14:textId="77777777" w:rsidR="009F3611" w:rsidRPr="00B80901" w:rsidRDefault="009F3611" w:rsidP="009F3611">
            <w:pPr>
              <w:pStyle w:val="XML1"/>
              <w:rPr>
                <w:ins w:id="16204" w:author="Thomas Dietz" w:date="2012-08-08T17:05:00Z"/>
                <w:rPrChange w:id="16205" w:author="Thomas Dietz" w:date="2012-08-10T13:22:00Z">
                  <w:rPr>
                    <w:ins w:id="16206" w:author="Thomas Dietz" w:date="2012-08-08T17:05:00Z"/>
                    <w:lang w:val="de-DE"/>
                  </w:rPr>
                </w:rPrChange>
              </w:rPr>
            </w:pPr>
          </w:p>
          <w:p w14:paraId="30C55B69" w14:textId="77777777" w:rsidR="009F3611" w:rsidRPr="00B80901" w:rsidRDefault="009F3611" w:rsidP="009F3611">
            <w:pPr>
              <w:pStyle w:val="XML1"/>
              <w:rPr>
                <w:ins w:id="16207" w:author="Thomas Dietz" w:date="2012-08-08T17:05:00Z"/>
                <w:rPrChange w:id="16208" w:author="Thomas Dietz" w:date="2012-08-10T13:22:00Z">
                  <w:rPr>
                    <w:ins w:id="16209" w:author="Thomas Dietz" w:date="2012-08-08T17:05:00Z"/>
                    <w:lang w:val="de-DE"/>
                  </w:rPr>
                </w:rPrChange>
              </w:rPr>
            </w:pPr>
            <w:ins w:id="16210" w:author="Thomas Dietz" w:date="2012-08-08T17:05:00Z">
              <w:r w:rsidRPr="00B80901">
                <w:rPr>
                  <w:rPrChange w:id="16211" w:author="Thomas Dietz" w:date="2012-08-10T13:22:00Z">
                    <w:rPr>
                      <w:lang w:val="de-DE"/>
                    </w:rPr>
                  </w:rPrChange>
                </w:rPr>
                <w:t xml:space="preserve">          This element is optional. If this element is not present</w:t>
              </w:r>
            </w:ins>
          </w:p>
          <w:p w14:paraId="1E509F24" w14:textId="77777777" w:rsidR="009F3611" w:rsidRPr="00B80901" w:rsidRDefault="009F3611" w:rsidP="009F3611">
            <w:pPr>
              <w:pStyle w:val="XML1"/>
              <w:rPr>
                <w:ins w:id="16212" w:author="Thomas Dietz" w:date="2012-08-08T17:05:00Z"/>
                <w:rPrChange w:id="16213" w:author="Thomas Dietz" w:date="2012-08-10T13:22:00Z">
                  <w:rPr>
                    <w:ins w:id="16214" w:author="Thomas Dietz" w:date="2012-08-08T17:05:00Z"/>
                    <w:lang w:val="de-DE"/>
                  </w:rPr>
                </w:rPrChange>
              </w:rPr>
            </w:pPr>
            <w:ins w:id="16215" w:author="Thomas Dietz" w:date="2012-08-08T17:05:00Z">
              <w:r w:rsidRPr="00B80901">
                <w:rPr>
                  <w:rPrChange w:id="16216" w:author="Thomas Dietz" w:date="2012-08-10T13:22:00Z">
                    <w:rPr>
                      <w:lang w:val="de-DE"/>
                    </w:rPr>
                  </w:rPrChange>
                </w:rPr>
                <w:t xml:space="preserve">          </w:t>
              </w:r>
              <w:proofErr w:type="gramStart"/>
              <w:r w:rsidRPr="00B80901">
                <w:rPr>
                  <w:rPrChange w:id="16217" w:author="Thomas Dietz" w:date="2012-08-10T13:22:00Z">
                    <w:rPr>
                      <w:lang w:val="de-DE"/>
                    </w:rPr>
                  </w:rPrChange>
                </w:rPr>
                <w:t>it</w:t>
              </w:r>
              <w:proofErr w:type="gramEnd"/>
              <w:r w:rsidRPr="00B80901">
                <w:rPr>
                  <w:rPrChange w:id="16218" w:author="Thomas Dietz" w:date="2012-08-10T13:22:00Z">
                    <w:rPr>
                      <w:lang w:val="de-DE"/>
                    </w:rPr>
                  </w:rPrChange>
                </w:rPr>
                <w:t xml:space="preserve"> defaults to 'false'.";</w:t>
              </w:r>
            </w:ins>
          </w:p>
          <w:p w14:paraId="15F5F34F" w14:textId="77777777" w:rsidR="009F3611" w:rsidRPr="00B80901" w:rsidRDefault="009F3611" w:rsidP="009F3611">
            <w:pPr>
              <w:pStyle w:val="XML1"/>
              <w:rPr>
                <w:ins w:id="16219" w:author="Thomas Dietz" w:date="2012-08-08T17:05:00Z"/>
                <w:rPrChange w:id="16220" w:author="Thomas Dietz" w:date="2012-08-10T13:22:00Z">
                  <w:rPr>
                    <w:ins w:id="16221" w:author="Thomas Dietz" w:date="2012-08-08T17:05:00Z"/>
                    <w:lang w:val="de-DE"/>
                  </w:rPr>
                </w:rPrChange>
              </w:rPr>
            </w:pPr>
            <w:ins w:id="16222" w:author="Thomas Dietz" w:date="2012-08-08T17:05:00Z">
              <w:r w:rsidRPr="00B80901">
                <w:rPr>
                  <w:rPrChange w:id="16223" w:author="Thomas Dietz" w:date="2012-08-10T13:22:00Z">
                    <w:rPr>
                      <w:lang w:val="de-DE"/>
                    </w:rPr>
                  </w:rPrChange>
                </w:rPr>
                <w:lastRenderedPageBreak/>
                <w:t xml:space="preserve">      }</w:t>
              </w:r>
            </w:ins>
          </w:p>
          <w:p w14:paraId="1783DF44" w14:textId="77777777" w:rsidR="009F3611" w:rsidRPr="00B80901" w:rsidRDefault="009F3611" w:rsidP="009F3611">
            <w:pPr>
              <w:pStyle w:val="XML1"/>
              <w:rPr>
                <w:ins w:id="16224" w:author="Thomas Dietz" w:date="2012-08-08T17:05:00Z"/>
                <w:rPrChange w:id="16225" w:author="Thomas Dietz" w:date="2012-08-10T13:22:00Z">
                  <w:rPr>
                    <w:ins w:id="16226" w:author="Thomas Dietz" w:date="2012-08-08T17:05:00Z"/>
                    <w:lang w:val="de-DE"/>
                  </w:rPr>
                </w:rPrChange>
              </w:rPr>
            </w:pPr>
            <w:ins w:id="16227" w:author="Thomas Dietz" w:date="2012-08-08T17:05:00Z">
              <w:r w:rsidRPr="00B80901">
                <w:rPr>
                  <w:rPrChange w:id="16228" w:author="Thomas Dietz" w:date="2012-08-10T13:22:00Z">
                    <w:rPr>
                      <w:lang w:val="de-DE"/>
                    </w:rPr>
                  </w:rPrChange>
                </w:rPr>
                <w:t xml:space="preserve">      leaf no-packet-in {</w:t>
              </w:r>
            </w:ins>
          </w:p>
          <w:p w14:paraId="3918E4B5" w14:textId="77777777" w:rsidR="009F3611" w:rsidRPr="00B80901" w:rsidRDefault="009F3611" w:rsidP="009F3611">
            <w:pPr>
              <w:pStyle w:val="XML1"/>
              <w:rPr>
                <w:ins w:id="16229" w:author="Thomas Dietz" w:date="2012-08-08T17:05:00Z"/>
                <w:rPrChange w:id="16230" w:author="Thomas Dietz" w:date="2012-08-10T13:22:00Z">
                  <w:rPr>
                    <w:ins w:id="16231" w:author="Thomas Dietz" w:date="2012-08-08T17:05:00Z"/>
                    <w:lang w:val="de-DE"/>
                  </w:rPr>
                </w:rPrChange>
              </w:rPr>
            </w:pPr>
            <w:ins w:id="16232" w:author="Thomas Dietz" w:date="2012-08-08T17:05:00Z">
              <w:r w:rsidRPr="00B80901">
                <w:rPr>
                  <w:rPrChange w:id="16233" w:author="Thomas Dietz" w:date="2012-08-10T13:22:00Z">
                    <w:rPr>
                      <w:lang w:val="de-DE"/>
                    </w:rPr>
                  </w:rPrChange>
                </w:rPr>
                <w:t xml:space="preserve">        type boolean;</w:t>
              </w:r>
            </w:ins>
          </w:p>
          <w:p w14:paraId="0B0AC5A7" w14:textId="77777777" w:rsidR="009F3611" w:rsidRPr="00B80901" w:rsidRDefault="009F3611" w:rsidP="009F3611">
            <w:pPr>
              <w:pStyle w:val="XML1"/>
              <w:rPr>
                <w:ins w:id="16234" w:author="Thomas Dietz" w:date="2012-08-08T17:05:00Z"/>
                <w:rPrChange w:id="16235" w:author="Thomas Dietz" w:date="2012-08-10T13:22:00Z">
                  <w:rPr>
                    <w:ins w:id="16236" w:author="Thomas Dietz" w:date="2012-08-08T17:05:00Z"/>
                    <w:lang w:val="de-DE"/>
                  </w:rPr>
                </w:rPrChange>
              </w:rPr>
            </w:pPr>
            <w:ins w:id="16237" w:author="Thomas Dietz" w:date="2012-08-08T17:05:00Z">
              <w:r w:rsidRPr="00B80901">
                <w:rPr>
                  <w:rPrChange w:id="16238" w:author="Thomas Dietz" w:date="2012-08-10T13:22:00Z">
                    <w:rPr>
                      <w:lang w:val="de-DE"/>
                    </w:rPr>
                  </w:rPrChange>
                </w:rPr>
                <w:t xml:space="preserve">        default false;</w:t>
              </w:r>
            </w:ins>
          </w:p>
          <w:p w14:paraId="374D5F9A" w14:textId="77777777" w:rsidR="009F3611" w:rsidRPr="00B80901" w:rsidRDefault="009F3611" w:rsidP="009F3611">
            <w:pPr>
              <w:pStyle w:val="XML1"/>
              <w:rPr>
                <w:ins w:id="16239" w:author="Thomas Dietz" w:date="2012-08-08T17:05:00Z"/>
                <w:rPrChange w:id="16240" w:author="Thomas Dietz" w:date="2012-08-10T13:22:00Z">
                  <w:rPr>
                    <w:ins w:id="16241" w:author="Thomas Dietz" w:date="2012-08-08T17:05:00Z"/>
                    <w:lang w:val="de-DE"/>
                  </w:rPr>
                </w:rPrChange>
              </w:rPr>
            </w:pPr>
            <w:ins w:id="16242" w:author="Thomas Dietz" w:date="2012-08-08T17:05:00Z">
              <w:r w:rsidRPr="00B80901">
                <w:rPr>
                  <w:rPrChange w:id="16243" w:author="Thomas Dietz" w:date="2012-08-10T13:22:00Z">
                    <w:rPr>
                      <w:lang w:val="de-DE"/>
                    </w:rPr>
                  </w:rPrChange>
                </w:rPr>
                <w:t xml:space="preserve">        description "If true, packets received on that port that </w:t>
              </w:r>
            </w:ins>
          </w:p>
          <w:p w14:paraId="2E5958CF" w14:textId="77777777" w:rsidR="009F3611" w:rsidRPr="00B80901" w:rsidRDefault="009F3611" w:rsidP="009F3611">
            <w:pPr>
              <w:pStyle w:val="XML1"/>
              <w:rPr>
                <w:ins w:id="16244" w:author="Thomas Dietz" w:date="2012-08-08T17:05:00Z"/>
                <w:rPrChange w:id="16245" w:author="Thomas Dietz" w:date="2012-08-10T13:22:00Z">
                  <w:rPr>
                    <w:ins w:id="16246" w:author="Thomas Dietz" w:date="2012-08-08T17:05:00Z"/>
                    <w:lang w:val="de-DE"/>
                  </w:rPr>
                </w:rPrChange>
              </w:rPr>
            </w:pPr>
            <w:ins w:id="16247" w:author="Thomas Dietz" w:date="2012-08-08T17:05:00Z">
              <w:r w:rsidRPr="00B80901">
                <w:rPr>
                  <w:rPrChange w:id="16248" w:author="Thomas Dietz" w:date="2012-08-10T13:22:00Z">
                    <w:rPr>
                      <w:lang w:val="de-DE"/>
                    </w:rPr>
                  </w:rPrChange>
                </w:rPr>
                <w:t xml:space="preserve">          generate a table miss should never trigger a packet-in </w:t>
              </w:r>
            </w:ins>
          </w:p>
          <w:p w14:paraId="34B0CA14" w14:textId="77777777" w:rsidR="009F3611" w:rsidRPr="00B80901" w:rsidRDefault="009F3611" w:rsidP="009F3611">
            <w:pPr>
              <w:pStyle w:val="XML1"/>
              <w:rPr>
                <w:ins w:id="16249" w:author="Thomas Dietz" w:date="2012-08-08T17:05:00Z"/>
                <w:rPrChange w:id="16250" w:author="Thomas Dietz" w:date="2012-08-10T13:22:00Z">
                  <w:rPr>
                    <w:ins w:id="16251" w:author="Thomas Dietz" w:date="2012-08-08T17:05:00Z"/>
                    <w:lang w:val="de-DE"/>
                  </w:rPr>
                </w:rPrChange>
              </w:rPr>
            </w:pPr>
            <w:ins w:id="16252" w:author="Thomas Dietz" w:date="2012-08-08T17:05:00Z">
              <w:r w:rsidRPr="00B80901">
                <w:rPr>
                  <w:rPrChange w:id="16253" w:author="Thomas Dietz" w:date="2012-08-10T13:22:00Z">
                    <w:rPr>
                      <w:lang w:val="de-DE"/>
                    </w:rPr>
                  </w:rPrChange>
                </w:rPr>
                <w:t xml:space="preserve">          </w:t>
              </w:r>
              <w:proofErr w:type="gramStart"/>
              <w:r w:rsidRPr="00B80901">
                <w:rPr>
                  <w:rPrChange w:id="16254" w:author="Thomas Dietz" w:date="2012-08-10T13:22:00Z">
                    <w:rPr>
                      <w:lang w:val="de-DE"/>
                    </w:rPr>
                  </w:rPrChange>
                </w:rPr>
                <w:t>message</w:t>
              </w:r>
              <w:proofErr w:type="gramEnd"/>
              <w:r w:rsidRPr="00B80901">
                <w:rPr>
                  <w:rPrChange w:id="16255" w:author="Thomas Dietz" w:date="2012-08-10T13:22:00Z">
                    <w:rPr>
                      <w:lang w:val="de-DE"/>
                    </w:rPr>
                  </w:rPrChange>
                </w:rPr>
                <w:t xml:space="preserve"> to the OpenFlow Controller.</w:t>
              </w:r>
            </w:ins>
          </w:p>
          <w:p w14:paraId="7D4522AD" w14:textId="77777777" w:rsidR="009F3611" w:rsidRPr="00B80901" w:rsidRDefault="009F3611" w:rsidP="009F3611">
            <w:pPr>
              <w:pStyle w:val="XML1"/>
              <w:rPr>
                <w:ins w:id="16256" w:author="Thomas Dietz" w:date="2012-08-08T17:05:00Z"/>
                <w:rPrChange w:id="16257" w:author="Thomas Dietz" w:date="2012-08-10T13:22:00Z">
                  <w:rPr>
                    <w:ins w:id="16258" w:author="Thomas Dietz" w:date="2012-08-08T17:05:00Z"/>
                    <w:lang w:val="de-DE"/>
                  </w:rPr>
                </w:rPrChange>
              </w:rPr>
            </w:pPr>
          </w:p>
          <w:p w14:paraId="605036A4" w14:textId="77777777" w:rsidR="009F3611" w:rsidRPr="00B80901" w:rsidRDefault="009F3611" w:rsidP="009F3611">
            <w:pPr>
              <w:pStyle w:val="XML1"/>
              <w:rPr>
                <w:ins w:id="16259" w:author="Thomas Dietz" w:date="2012-08-08T17:05:00Z"/>
                <w:rPrChange w:id="16260" w:author="Thomas Dietz" w:date="2012-08-10T13:22:00Z">
                  <w:rPr>
                    <w:ins w:id="16261" w:author="Thomas Dietz" w:date="2012-08-08T17:05:00Z"/>
                    <w:lang w:val="de-DE"/>
                  </w:rPr>
                </w:rPrChange>
              </w:rPr>
            </w:pPr>
            <w:ins w:id="16262" w:author="Thomas Dietz" w:date="2012-08-08T17:05:00Z">
              <w:r w:rsidRPr="00B80901">
                <w:rPr>
                  <w:rPrChange w:id="16263" w:author="Thomas Dietz" w:date="2012-08-10T13:22:00Z">
                    <w:rPr>
                      <w:lang w:val="de-DE"/>
                    </w:rPr>
                  </w:rPrChange>
                </w:rPr>
                <w:t xml:space="preserve">          This element is optional. If this element is not present</w:t>
              </w:r>
            </w:ins>
          </w:p>
          <w:p w14:paraId="004D0BB9" w14:textId="77777777" w:rsidR="009F3611" w:rsidRPr="00B80901" w:rsidRDefault="009F3611" w:rsidP="009F3611">
            <w:pPr>
              <w:pStyle w:val="XML1"/>
              <w:rPr>
                <w:ins w:id="16264" w:author="Thomas Dietz" w:date="2012-08-08T17:05:00Z"/>
                <w:rPrChange w:id="16265" w:author="Thomas Dietz" w:date="2012-08-10T13:22:00Z">
                  <w:rPr>
                    <w:ins w:id="16266" w:author="Thomas Dietz" w:date="2012-08-08T17:05:00Z"/>
                    <w:lang w:val="de-DE"/>
                  </w:rPr>
                </w:rPrChange>
              </w:rPr>
            </w:pPr>
            <w:ins w:id="16267" w:author="Thomas Dietz" w:date="2012-08-08T17:05:00Z">
              <w:r w:rsidRPr="00B80901">
                <w:rPr>
                  <w:rPrChange w:id="16268" w:author="Thomas Dietz" w:date="2012-08-10T13:22:00Z">
                    <w:rPr>
                      <w:lang w:val="de-DE"/>
                    </w:rPr>
                  </w:rPrChange>
                </w:rPr>
                <w:t xml:space="preserve">          </w:t>
              </w:r>
              <w:proofErr w:type="gramStart"/>
              <w:r w:rsidRPr="00B80901">
                <w:rPr>
                  <w:rPrChange w:id="16269" w:author="Thomas Dietz" w:date="2012-08-10T13:22:00Z">
                    <w:rPr>
                      <w:lang w:val="de-DE"/>
                    </w:rPr>
                  </w:rPrChange>
                </w:rPr>
                <w:t>it</w:t>
              </w:r>
              <w:proofErr w:type="gramEnd"/>
              <w:r w:rsidRPr="00B80901">
                <w:rPr>
                  <w:rPrChange w:id="16270" w:author="Thomas Dietz" w:date="2012-08-10T13:22:00Z">
                    <w:rPr>
                      <w:lang w:val="de-DE"/>
                    </w:rPr>
                  </w:rPrChange>
                </w:rPr>
                <w:t xml:space="preserve"> defaults to 'false'.";</w:t>
              </w:r>
            </w:ins>
          </w:p>
          <w:p w14:paraId="26C75907" w14:textId="77777777" w:rsidR="009F3611" w:rsidRPr="00B80901" w:rsidRDefault="009F3611" w:rsidP="009F3611">
            <w:pPr>
              <w:pStyle w:val="XML1"/>
              <w:rPr>
                <w:ins w:id="16271" w:author="Thomas Dietz" w:date="2012-08-08T17:05:00Z"/>
                <w:rPrChange w:id="16272" w:author="Thomas Dietz" w:date="2012-08-10T13:22:00Z">
                  <w:rPr>
                    <w:ins w:id="16273" w:author="Thomas Dietz" w:date="2012-08-08T17:05:00Z"/>
                    <w:lang w:val="de-DE"/>
                  </w:rPr>
                </w:rPrChange>
              </w:rPr>
            </w:pPr>
            <w:ins w:id="16274" w:author="Thomas Dietz" w:date="2012-08-08T17:05:00Z">
              <w:r w:rsidRPr="00B80901">
                <w:rPr>
                  <w:rPrChange w:id="16275" w:author="Thomas Dietz" w:date="2012-08-10T13:22:00Z">
                    <w:rPr>
                      <w:lang w:val="de-DE"/>
                    </w:rPr>
                  </w:rPrChange>
                </w:rPr>
                <w:t xml:space="preserve">      }</w:t>
              </w:r>
            </w:ins>
          </w:p>
          <w:p w14:paraId="48AF2A73" w14:textId="77777777" w:rsidR="009F3611" w:rsidRPr="00B80901" w:rsidRDefault="009F3611" w:rsidP="009F3611">
            <w:pPr>
              <w:pStyle w:val="XML1"/>
              <w:rPr>
                <w:ins w:id="16276" w:author="Thomas Dietz" w:date="2012-08-08T17:05:00Z"/>
                <w:rPrChange w:id="16277" w:author="Thomas Dietz" w:date="2012-08-10T13:22:00Z">
                  <w:rPr>
                    <w:ins w:id="16278" w:author="Thomas Dietz" w:date="2012-08-08T17:05:00Z"/>
                    <w:lang w:val="de-DE"/>
                  </w:rPr>
                </w:rPrChange>
              </w:rPr>
            </w:pPr>
            <w:ins w:id="16279" w:author="Thomas Dietz" w:date="2012-08-08T17:05:00Z">
              <w:r w:rsidRPr="00B80901">
                <w:rPr>
                  <w:rPrChange w:id="16280" w:author="Thomas Dietz" w:date="2012-08-10T13:22:00Z">
                    <w:rPr>
                      <w:lang w:val="de-DE"/>
                    </w:rPr>
                  </w:rPrChange>
                </w:rPr>
                <w:t xml:space="preserve">    }</w:t>
              </w:r>
            </w:ins>
          </w:p>
          <w:p w14:paraId="02FC5BE4" w14:textId="77777777" w:rsidR="009F3611" w:rsidRPr="00B80901" w:rsidRDefault="009F3611" w:rsidP="009F3611">
            <w:pPr>
              <w:pStyle w:val="XML1"/>
              <w:rPr>
                <w:ins w:id="16281" w:author="Thomas Dietz" w:date="2012-08-08T17:05:00Z"/>
                <w:rPrChange w:id="16282" w:author="Thomas Dietz" w:date="2012-08-10T13:22:00Z">
                  <w:rPr>
                    <w:ins w:id="16283" w:author="Thomas Dietz" w:date="2012-08-08T17:05:00Z"/>
                    <w:lang w:val="de-DE"/>
                  </w:rPr>
                </w:rPrChange>
              </w:rPr>
            </w:pPr>
            <w:ins w:id="16284" w:author="Thomas Dietz" w:date="2012-08-08T17:05:00Z">
              <w:r w:rsidRPr="00B80901">
                <w:rPr>
                  <w:rPrChange w:id="16285" w:author="Thomas Dietz" w:date="2012-08-10T13:22:00Z">
                    <w:rPr>
                      <w:lang w:val="de-DE"/>
                    </w:rPr>
                  </w:rPrChange>
                </w:rPr>
                <w:t xml:space="preserve">    container state {</w:t>
              </w:r>
            </w:ins>
          </w:p>
          <w:p w14:paraId="265DF2B3" w14:textId="77777777" w:rsidR="009F3611" w:rsidRPr="00B80901" w:rsidRDefault="009F3611" w:rsidP="009F3611">
            <w:pPr>
              <w:pStyle w:val="XML1"/>
              <w:rPr>
                <w:ins w:id="16286" w:author="Thomas Dietz" w:date="2012-08-08T17:05:00Z"/>
                <w:rPrChange w:id="16287" w:author="Thomas Dietz" w:date="2012-08-10T13:22:00Z">
                  <w:rPr>
                    <w:ins w:id="16288" w:author="Thomas Dietz" w:date="2012-08-08T17:05:00Z"/>
                    <w:lang w:val="de-DE"/>
                  </w:rPr>
                </w:rPrChange>
              </w:rPr>
            </w:pPr>
            <w:ins w:id="16289" w:author="Thomas Dietz" w:date="2012-08-08T17:05:00Z">
              <w:r w:rsidRPr="00B80901">
                <w:rPr>
                  <w:rPrChange w:id="16290" w:author="Thomas Dietz" w:date="2012-08-10T13:22:00Z">
                    <w:rPr>
                      <w:lang w:val="de-DE"/>
                    </w:rPr>
                  </w:rPrChange>
                </w:rPr>
                <w:t xml:space="preserve">      config false;</w:t>
              </w:r>
            </w:ins>
          </w:p>
          <w:p w14:paraId="7D3491B2" w14:textId="77777777" w:rsidR="009F3611" w:rsidRPr="00B80901" w:rsidRDefault="009F3611" w:rsidP="009F3611">
            <w:pPr>
              <w:pStyle w:val="XML1"/>
              <w:rPr>
                <w:ins w:id="16291" w:author="Thomas Dietz" w:date="2012-08-08T17:05:00Z"/>
                <w:rPrChange w:id="16292" w:author="Thomas Dietz" w:date="2012-08-10T13:22:00Z">
                  <w:rPr>
                    <w:ins w:id="16293" w:author="Thomas Dietz" w:date="2012-08-08T17:05:00Z"/>
                    <w:lang w:val="de-DE"/>
                  </w:rPr>
                </w:rPrChange>
              </w:rPr>
            </w:pPr>
            <w:ins w:id="16294" w:author="Thomas Dietz" w:date="2012-08-08T17:05:00Z">
              <w:r w:rsidRPr="00B80901">
                <w:rPr>
                  <w:rPrChange w:id="16295" w:author="Thomas Dietz" w:date="2012-08-10T13:22:00Z">
                    <w:rPr>
                      <w:lang w:val="de-DE"/>
                    </w:rPr>
                  </w:rPrChange>
                </w:rPr>
                <w:t xml:space="preserve">      description "This element represents the general operational </w:t>
              </w:r>
            </w:ins>
          </w:p>
          <w:p w14:paraId="64C6543F" w14:textId="77777777" w:rsidR="009F3611" w:rsidRPr="00B80901" w:rsidRDefault="009F3611" w:rsidP="009F3611">
            <w:pPr>
              <w:pStyle w:val="XML1"/>
              <w:rPr>
                <w:ins w:id="16296" w:author="Thomas Dietz" w:date="2012-08-08T17:05:00Z"/>
                <w:rPrChange w:id="16297" w:author="Thomas Dietz" w:date="2012-08-10T13:22:00Z">
                  <w:rPr>
                    <w:ins w:id="16298" w:author="Thomas Dietz" w:date="2012-08-08T17:05:00Z"/>
                    <w:lang w:val="de-DE"/>
                  </w:rPr>
                </w:rPrChange>
              </w:rPr>
            </w:pPr>
            <w:ins w:id="16299" w:author="Thomas Dietz" w:date="2012-08-08T17:05:00Z">
              <w:r w:rsidRPr="00B80901">
                <w:rPr>
                  <w:rPrChange w:id="16300" w:author="Thomas Dietz" w:date="2012-08-10T13:22:00Z">
                    <w:rPr>
                      <w:lang w:val="de-DE"/>
                    </w:rPr>
                  </w:rPrChange>
                </w:rPr>
                <w:t xml:space="preserve">      </w:t>
              </w:r>
              <w:proofErr w:type="gramStart"/>
              <w:r w:rsidRPr="00B80901">
                <w:rPr>
                  <w:rPrChange w:id="16301" w:author="Thomas Dietz" w:date="2012-08-10T13:22:00Z">
                    <w:rPr>
                      <w:lang w:val="de-DE"/>
                    </w:rPr>
                  </w:rPrChange>
                </w:rPr>
                <w:t>state</w:t>
              </w:r>
              <w:proofErr w:type="gramEnd"/>
              <w:r w:rsidRPr="00B80901">
                <w:rPr>
                  <w:rPrChange w:id="16302" w:author="Thomas Dietz" w:date="2012-08-10T13:22:00Z">
                    <w:rPr>
                      <w:lang w:val="de-DE"/>
                    </w:rPr>
                  </w:rPrChange>
                </w:rPr>
                <w:t xml:space="preserve"> of the OpenFlow Port.</w:t>
              </w:r>
            </w:ins>
          </w:p>
          <w:p w14:paraId="279AD506" w14:textId="77777777" w:rsidR="009F3611" w:rsidRPr="00B80901" w:rsidRDefault="009F3611" w:rsidP="009F3611">
            <w:pPr>
              <w:pStyle w:val="XML1"/>
              <w:rPr>
                <w:ins w:id="16303" w:author="Thomas Dietz" w:date="2012-08-08T17:05:00Z"/>
                <w:rPrChange w:id="16304" w:author="Thomas Dietz" w:date="2012-08-10T13:22:00Z">
                  <w:rPr>
                    <w:ins w:id="16305" w:author="Thomas Dietz" w:date="2012-08-08T17:05:00Z"/>
                    <w:lang w:val="de-DE"/>
                  </w:rPr>
                </w:rPrChange>
              </w:rPr>
            </w:pPr>
          </w:p>
          <w:p w14:paraId="79EAFC60" w14:textId="77777777" w:rsidR="009F3611" w:rsidRPr="00B80901" w:rsidRDefault="009F3611" w:rsidP="009F3611">
            <w:pPr>
              <w:pStyle w:val="XML1"/>
              <w:rPr>
                <w:ins w:id="16306" w:author="Thomas Dietz" w:date="2012-08-08T17:05:00Z"/>
                <w:rPrChange w:id="16307" w:author="Thomas Dietz" w:date="2012-08-10T13:22:00Z">
                  <w:rPr>
                    <w:ins w:id="16308" w:author="Thomas Dietz" w:date="2012-08-08T17:05:00Z"/>
                    <w:lang w:val="de-DE"/>
                  </w:rPr>
                </w:rPrChange>
              </w:rPr>
            </w:pPr>
            <w:ins w:id="16309" w:author="Thomas Dietz" w:date="2012-08-08T17:05:00Z">
              <w:r w:rsidRPr="00B80901">
                <w:rPr>
                  <w:rPrChange w:id="16310" w:author="Thomas Dietz" w:date="2012-08-10T13:22:00Z">
                    <w:rPr>
                      <w:lang w:val="de-DE"/>
                    </w:rPr>
                  </w:rPrChange>
                </w:rPr>
                <w:t xml:space="preserve">      Children of this element are not configurable and can only be</w:t>
              </w:r>
            </w:ins>
          </w:p>
          <w:p w14:paraId="46E0EDBA" w14:textId="77777777" w:rsidR="009F3611" w:rsidRPr="00B80901" w:rsidRDefault="009F3611" w:rsidP="009F3611">
            <w:pPr>
              <w:pStyle w:val="XML1"/>
              <w:rPr>
                <w:ins w:id="16311" w:author="Thomas Dietz" w:date="2012-08-08T17:05:00Z"/>
                <w:rPrChange w:id="16312" w:author="Thomas Dietz" w:date="2012-08-10T13:22:00Z">
                  <w:rPr>
                    <w:ins w:id="16313" w:author="Thomas Dietz" w:date="2012-08-08T17:05:00Z"/>
                    <w:lang w:val="de-DE"/>
                  </w:rPr>
                </w:rPrChange>
              </w:rPr>
            </w:pPr>
            <w:ins w:id="16314" w:author="Thomas Dietz" w:date="2012-08-08T17:05:00Z">
              <w:r w:rsidRPr="00B80901">
                <w:rPr>
                  <w:rPrChange w:id="16315" w:author="Thomas Dietz" w:date="2012-08-10T13:22:00Z">
                    <w:rPr>
                      <w:lang w:val="de-DE"/>
                    </w:rPr>
                  </w:rPrChange>
                </w:rPr>
                <w:t xml:space="preserve">      </w:t>
              </w:r>
              <w:proofErr w:type="gramStart"/>
              <w:r w:rsidRPr="00B80901">
                <w:rPr>
                  <w:rPrChange w:id="16316" w:author="Thomas Dietz" w:date="2012-08-10T13:22:00Z">
                    <w:rPr>
                      <w:lang w:val="de-DE"/>
                    </w:rPr>
                  </w:rPrChange>
                </w:rPr>
                <w:t>retrieved</w:t>
              </w:r>
              <w:proofErr w:type="gramEnd"/>
              <w:r w:rsidRPr="00B80901">
                <w:rPr>
                  <w:rPrChange w:id="16317" w:author="Thomas Dietz" w:date="2012-08-10T13:22:00Z">
                    <w:rPr>
                      <w:lang w:val="de-DE"/>
                    </w:rPr>
                  </w:rPrChange>
                </w:rPr>
                <w:t xml:space="preserve"> by NETCONF &lt;get&gt; operations. Attemps to modify this</w:t>
              </w:r>
            </w:ins>
          </w:p>
          <w:p w14:paraId="3E0CE657" w14:textId="77777777" w:rsidR="009F3611" w:rsidRPr="00B80901" w:rsidRDefault="009F3611" w:rsidP="009F3611">
            <w:pPr>
              <w:pStyle w:val="XML1"/>
              <w:rPr>
                <w:ins w:id="16318" w:author="Thomas Dietz" w:date="2012-08-08T17:05:00Z"/>
                <w:rPrChange w:id="16319" w:author="Thomas Dietz" w:date="2012-08-10T13:22:00Z">
                  <w:rPr>
                    <w:ins w:id="16320" w:author="Thomas Dietz" w:date="2012-08-08T17:05:00Z"/>
                    <w:lang w:val="de-DE"/>
                  </w:rPr>
                </w:rPrChange>
              </w:rPr>
            </w:pPr>
            <w:ins w:id="16321" w:author="Thomas Dietz" w:date="2012-08-08T17:05:00Z">
              <w:r w:rsidRPr="00B80901">
                <w:rPr>
                  <w:rPrChange w:id="16322" w:author="Thomas Dietz" w:date="2012-08-10T13:22:00Z">
                    <w:rPr>
                      <w:lang w:val="de-DE"/>
                    </w:rPr>
                  </w:rPrChange>
                </w:rPr>
                <w:t xml:space="preserve">      element and its children with a NETCONF &lt;edit-config&gt;</w:t>
              </w:r>
            </w:ins>
          </w:p>
          <w:p w14:paraId="0FED756B" w14:textId="77777777" w:rsidR="009F3611" w:rsidRPr="00B80901" w:rsidRDefault="009F3611" w:rsidP="009F3611">
            <w:pPr>
              <w:pStyle w:val="XML1"/>
              <w:rPr>
                <w:ins w:id="16323" w:author="Thomas Dietz" w:date="2012-08-08T17:05:00Z"/>
                <w:rPrChange w:id="16324" w:author="Thomas Dietz" w:date="2012-08-10T13:22:00Z">
                  <w:rPr>
                    <w:ins w:id="16325" w:author="Thomas Dietz" w:date="2012-08-08T17:05:00Z"/>
                    <w:lang w:val="de-DE"/>
                  </w:rPr>
                </w:rPrChange>
              </w:rPr>
            </w:pPr>
            <w:ins w:id="16326" w:author="Thomas Dietz" w:date="2012-08-08T17:05:00Z">
              <w:r w:rsidRPr="00B80901">
                <w:rPr>
                  <w:rPrChange w:id="16327" w:author="Thomas Dietz" w:date="2012-08-10T13:22:00Z">
                    <w:rPr>
                      <w:lang w:val="de-DE"/>
                    </w:rPr>
                  </w:rPrChange>
                </w:rPr>
                <w:t xml:space="preserve">      operation MUST result in an 'operation-not-supported' error</w:t>
              </w:r>
            </w:ins>
          </w:p>
          <w:p w14:paraId="23BE4D3C" w14:textId="77777777" w:rsidR="009F3611" w:rsidRPr="00B80901" w:rsidRDefault="009F3611" w:rsidP="009F3611">
            <w:pPr>
              <w:pStyle w:val="XML1"/>
              <w:rPr>
                <w:ins w:id="16328" w:author="Thomas Dietz" w:date="2012-08-08T17:05:00Z"/>
                <w:rPrChange w:id="16329" w:author="Thomas Dietz" w:date="2012-08-10T13:22:00Z">
                  <w:rPr>
                    <w:ins w:id="16330" w:author="Thomas Dietz" w:date="2012-08-08T17:05:00Z"/>
                    <w:lang w:val="de-DE"/>
                  </w:rPr>
                </w:rPrChange>
              </w:rPr>
            </w:pPr>
            <w:ins w:id="16331" w:author="Thomas Dietz" w:date="2012-08-08T17:05:00Z">
              <w:r w:rsidRPr="00B80901">
                <w:rPr>
                  <w:rPrChange w:id="16332" w:author="Thomas Dietz" w:date="2012-08-10T13:22:00Z">
                    <w:rPr>
                      <w:lang w:val="de-DE"/>
                    </w:rPr>
                  </w:rPrChange>
                </w:rPr>
                <w:t xml:space="preserve">      </w:t>
              </w:r>
              <w:proofErr w:type="gramStart"/>
              <w:r w:rsidRPr="00B80901">
                <w:rPr>
                  <w:rPrChange w:id="16333" w:author="Thomas Dietz" w:date="2012-08-10T13:22:00Z">
                    <w:rPr>
                      <w:lang w:val="de-DE"/>
                    </w:rPr>
                  </w:rPrChange>
                </w:rPr>
                <w:t>with</w:t>
              </w:r>
              <w:proofErr w:type="gramEnd"/>
              <w:r w:rsidRPr="00B80901">
                <w:rPr>
                  <w:rPrChange w:id="16334" w:author="Thomas Dietz" w:date="2012-08-10T13:22:00Z">
                    <w:rPr>
                      <w:lang w:val="de-DE"/>
                    </w:rPr>
                  </w:rPrChange>
                </w:rPr>
                <w:t xml:space="preserve"> type 'application'.";</w:t>
              </w:r>
            </w:ins>
          </w:p>
          <w:p w14:paraId="56A5B596" w14:textId="77777777" w:rsidR="009F3611" w:rsidRPr="00B80901" w:rsidRDefault="009F3611" w:rsidP="009F3611">
            <w:pPr>
              <w:pStyle w:val="XML1"/>
              <w:rPr>
                <w:ins w:id="16335" w:author="Thomas Dietz" w:date="2012-08-08T17:05:00Z"/>
                <w:rPrChange w:id="16336" w:author="Thomas Dietz" w:date="2012-08-10T13:22:00Z">
                  <w:rPr>
                    <w:ins w:id="16337" w:author="Thomas Dietz" w:date="2012-08-08T17:05:00Z"/>
                    <w:lang w:val="de-DE"/>
                  </w:rPr>
                </w:rPrChange>
              </w:rPr>
            </w:pPr>
            <w:ins w:id="16338" w:author="Thomas Dietz" w:date="2012-08-08T17:05:00Z">
              <w:r w:rsidRPr="00B80901">
                <w:rPr>
                  <w:rPrChange w:id="16339" w:author="Thomas Dietz" w:date="2012-08-10T13:22:00Z">
                    <w:rPr>
                      <w:lang w:val="de-DE"/>
                    </w:rPr>
                  </w:rPrChange>
                </w:rPr>
                <w:t xml:space="preserve">      leaf oper-state {</w:t>
              </w:r>
            </w:ins>
          </w:p>
          <w:p w14:paraId="2E341D93" w14:textId="77777777" w:rsidR="009F3611" w:rsidRPr="00B80901" w:rsidRDefault="009F3611" w:rsidP="009F3611">
            <w:pPr>
              <w:pStyle w:val="XML1"/>
              <w:rPr>
                <w:ins w:id="16340" w:author="Thomas Dietz" w:date="2012-08-08T17:05:00Z"/>
                <w:rPrChange w:id="16341" w:author="Thomas Dietz" w:date="2012-08-10T13:22:00Z">
                  <w:rPr>
                    <w:ins w:id="16342" w:author="Thomas Dietz" w:date="2012-08-08T17:05:00Z"/>
                    <w:lang w:val="de-DE"/>
                  </w:rPr>
                </w:rPrChange>
              </w:rPr>
            </w:pPr>
            <w:ins w:id="16343" w:author="Thomas Dietz" w:date="2012-08-08T17:05:00Z">
              <w:r w:rsidRPr="00B80901">
                <w:rPr>
                  <w:rPrChange w:id="16344" w:author="Thomas Dietz" w:date="2012-08-10T13:22:00Z">
                    <w:rPr>
                      <w:lang w:val="de-DE"/>
                    </w:rPr>
                  </w:rPrChange>
                </w:rPr>
                <w:t xml:space="preserve">        type OFUpDownStateType;</w:t>
              </w:r>
            </w:ins>
          </w:p>
          <w:p w14:paraId="205F6154" w14:textId="77777777" w:rsidR="009F3611" w:rsidRPr="00B80901" w:rsidRDefault="009F3611" w:rsidP="009F3611">
            <w:pPr>
              <w:pStyle w:val="XML1"/>
              <w:rPr>
                <w:ins w:id="16345" w:author="Thomas Dietz" w:date="2012-08-08T17:05:00Z"/>
                <w:rPrChange w:id="16346" w:author="Thomas Dietz" w:date="2012-08-10T13:22:00Z">
                  <w:rPr>
                    <w:ins w:id="16347" w:author="Thomas Dietz" w:date="2012-08-08T17:05:00Z"/>
                    <w:lang w:val="de-DE"/>
                  </w:rPr>
                </w:rPrChange>
              </w:rPr>
            </w:pPr>
            <w:ins w:id="16348" w:author="Thomas Dietz" w:date="2012-08-08T17:05:00Z">
              <w:r w:rsidRPr="00B80901">
                <w:rPr>
                  <w:rPrChange w:id="16349" w:author="Thomas Dietz" w:date="2012-08-10T13:22:00Z">
                    <w:rPr>
                      <w:lang w:val="de-DE"/>
                    </w:rPr>
                  </w:rPrChange>
                </w:rPr>
                <w:t xml:space="preserve">        description "If the value of this element is 'down', it </w:t>
              </w:r>
            </w:ins>
          </w:p>
          <w:p w14:paraId="06258D97" w14:textId="77777777" w:rsidR="009F3611" w:rsidRPr="00B80901" w:rsidRDefault="009F3611" w:rsidP="009F3611">
            <w:pPr>
              <w:pStyle w:val="XML1"/>
              <w:rPr>
                <w:ins w:id="16350" w:author="Thomas Dietz" w:date="2012-08-08T17:05:00Z"/>
                <w:rPrChange w:id="16351" w:author="Thomas Dietz" w:date="2012-08-10T13:22:00Z">
                  <w:rPr>
                    <w:ins w:id="16352" w:author="Thomas Dietz" w:date="2012-08-08T17:05:00Z"/>
                    <w:lang w:val="de-DE"/>
                  </w:rPr>
                </w:rPrChange>
              </w:rPr>
            </w:pPr>
            <w:ins w:id="16353" w:author="Thomas Dietz" w:date="2012-08-08T17:05:00Z">
              <w:r w:rsidRPr="00B80901">
                <w:rPr>
                  <w:rPrChange w:id="16354" w:author="Thomas Dietz" w:date="2012-08-10T13:22:00Z">
                    <w:rPr>
                      <w:lang w:val="de-DE"/>
                    </w:rPr>
                  </w:rPrChange>
                </w:rPr>
                <w:t xml:space="preserve">          </w:t>
              </w:r>
              <w:proofErr w:type="gramStart"/>
              <w:r w:rsidRPr="00B80901">
                <w:rPr>
                  <w:rPrChange w:id="16355" w:author="Thomas Dietz" w:date="2012-08-10T13:22:00Z">
                    <w:rPr>
                      <w:lang w:val="de-DE"/>
                    </w:rPr>
                  </w:rPrChange>
                </w:rPr>
                <w:t>indicates</w:t>
              </w:r>
              <w:proofErr w:type="gramEnd"/>
              <w:r w:rsidRPr="00B80901">
                <w:rPr>
                  <w:rPrChange w:id="16356" w:author="Thomas Dietz" w:date="2012-08-10T13:22:00Z">
                    <w:rPr>
                      <w:lang w:val="de-DE"/>
                    </w:rPr>
                  </w:rPrChange>
                </w:rPr>
                <w:t xml:space="preserve"> that there is no physical link present.";</w:t>
              </w:r>
            </w:ins>
          </w:p>
          <w:p w14:paraId="69B58490" w14:textId="77777777" w:rsidR="009F3611" w:rsidRPr="00B80901" w:rsidRDefault="009F3611" w:rsidP="009F3611">
            <w:pPr>
              <w:pStyle w:val="XML1"/>
              <w:rPr>
                <w:ins w:id="16357" w:author="Thomas Dietz" w:date="2012-08-08T17:05:00Z"/>
                <w:rPrChange w:id="16358" w:author="Thomas Dietz" w:date="2012-08-10T13:22:00Z">
                  <w:rPr>
                    <w:ins w:id="16359" w:author="Thomas Dietz" w:date="2012-08-08T17:05:00Z"/>
                    <w:lang w:val="de-DE"/>
                  </w:rPr>
                </w:rPrChange>
              </w:rPr>
            </w:pPr>
            <w:ins w:id="16360" w:author="Thomas Dietz" w:date="2012-08-08T17:05:00Z">
              <w:r w:rsidRPr="00B80901">
                <w:rPr>
                  <w:rPrChange w:id="16361" w:author="Thomas Dietz" w:date="2012-08-10T13:22:00Z">
                    <w:rPr>
                      <w:lang w:val="de-DE"/>
                    </w:rPr>
                  </w:rPrChange>
                </w:rPr>
                <w:t xml:space="preserve">      }</w:t>
              </w:r>
            </w:ins>
          </w:p>
          <w:p w14:paraId="73AB76AE" w14:textId="77777777" w:rsidR="009F3611" w:rsidRPr="00B80901" w:rsidRDefault="009F3611" w:rsidP="009F3611">
            <w:pPr>
              <w:pStyle w:val="XML1"/>
              <w:rPr>
                <w:ins w:id="16362" w:author="Thomas Dietz" w:date="2012-08-08T17:05:00Z"/>
                <w:rPrChange w:id="16363" w:author="Thomas Dietz" w:date="2012-08-10T13:22:00Z">
                  <w:rPr>
                    <w:ins w:id="16364" w:author="Thomas Dietz" w:date="2012-08-08T17:05:00Z"/>
                    <w:lang w:val="de-DE"/>
                  </w:rPr>
                </w:rPrChange>
              </w:rPr>
            </w:pPr>
            <w:ins w:id="16365" w:author="Thomas Dietz" w:date="2012-08-08T17:05:00Z">
              <w:r w:rsidRPr="00B80901">
                <w:rPr>
                  <w:rPrChange w:id="16366" w:author="Thomas Dietz" w:date="2012-08-10T13:22:00Z">
                    <w:rPr>
                      <w:lang w:val="de-DE"/>
                    </w:rPr>
                  </w:rPrChange>
                </w:rPr>
                <w:t xml:space="preserve">      leaf blocked {</w:t>
              </w:r>
            </w:ins>
          </w:p>
          <w:p w14:paraId="13F4E068" w14:textId="77777777" w:rsidR="009F3611" w:rsidRPr="00B80901" w:rsidRDefault="009F3611" w:rsidP="009F3611">
            <w:pPr>
              <w:pStyle w:val="XML1"/>
              <w:rPr>
                <w:ins w:id="16367" w:author="Thomas Dietz" w:date="2012-08-08T17:05:00Z"/>
                <w:rPrChange w:id="16368" w:author="Thomas Dietz" w:date="2012-08-10T13:22:00Z">
                  <w:rPr>
                    <w:ins w:id="16369" w:author="Thomas Dietz" w:date="2012-08-08T17:05:00Z"/>
                    <w:lang w:val="de-DE"/>
                  </w:rPr>
                </w:rPrChange>
              </w:rPr>
            </w:pPr>
            <w:ins w:id="16370" w:author="Thomas Dietz" w:date="2012-08-08T17:05:00Z">
              <w:r w:rsidRPr="00B80901">
                <w:rPr>
                  <w:rPrChange w:id="16371" w:author="Thomas Dietz" w:date="2012-08-10T13:22:00Z">
                    <w:rPr>
                      <w:lang w:val="de-DE"/>
                    </w:rPr>
                  </w:rPrChange>
                </w:rPr>
                <w:t xml:space="preserve">        type boolean;</w:t>
              </w:r>
            </w:ins>
          </w:p>
          <w:p w14:paraId="3451BE8A" w14:textId="77777777" w:rsidR="009F3611" w:rsidRPr="00B80901" w:rsidRDefault="009F3611" w:rsidP="009F3611">
            <w:pPr>
              <w:pStyle w:val="XML1"/>
              <w:rPr>
                <w:ins w:id="16372" w:author="Thomas Dietz" w:date="2012-08-08T17:05:00Z"/>
                <w:rPrChange w:id="16373" w:author="Thomas Dietz" w:date="2012-08-10T13:22:00Z">
                  <w:rPr>
                    <w:ins w:id="16374" w:author="Thomas Dietz" w:date="2012-08-08T17:05:00Z"/>
                    <w:lang w:val="de-DE"/>
                  </w:rPr>
                </w:rPrChange>
              </w:rPr>
            </w:pPr>
            <w:ins w:id="16375" w:author="Thomas Dietz" w:date="2012-08-08T17:05:00Z">
              <w:r w:rsidRPr="00B80901">
                <w:rPr>
                  <w:rPrChange w:id="16376" w:author="Thomas Dietz" w:date="2012-08-10T13:22:00Z">
                    <w:rPr>
                      <w:lang w:val="de-DE"/>
                    </w:rPr>
                  </w:rPrChange>
                </w:rPr>
                <w:t xml:space="preserve">        description "If the value of this element is 'true', it </w:t>
              </w:r>
            </w:ins>
          </w:p>
          <w:p w14:paraId="3F0775EC" w14:textId="77777777" w:rsidR="009F3611" w:rsidRPr="00B80901" w:rsidRDefault="009F3611" w:rsidP="009F3611">
            <w:pPr>
              <w:pStyle w:val="XML1"/>
              <w:rPr>
                <w:ins w:id="16377" w:author="Thomas Dietz" w:date="2012-08-08T17:05:00Z"/>
                <w:rPrChange w:id="16378" w:author="Thomas Dietz" w:date="2012-08-10T13:22:00Z">
                  <w:rPr>
                    <w:ins w:id="16379" w:author="Thomas Dietz" w:date="2012-08-08T17:05:00Z"/>
                    <w:lang w:val="de-DE"/>
                  </w:rPr>
                </w:rPrChange>
              </w:rPr>
            </w:pPr>
            <w:ins w:id="16380" w:author="Thomas Dietz" w:date="2012-08-08T17:05:00Z">
              <w:r w:rsidRPr="00B80901">
                <w:rPr>
                  <w:rPrChange w:id="16381" w:author="Thomas Dietz" w:date="2012-08-10T13:22:00Z">
                    <w:rPr>
                      <w:lang w:val="de-DE"/>
                    </w:rPr>
                  </w:rPrChange>
                </w:rPr>
                <w:t xml:space="preserve">          indicates that a switch protocol outside of OpenFlow,</w:t>
              </w:r>
            </w:ins>
          </w:p>
          <w:p w14:paraId="1C43A4A5" w14:textId="77777777" w:rsidR="009F3611" w:rsidRPr="00B80901" w:rsidRDefault="009F3611" w:rsidP="009F3611">
            <w:pPr>
              <w:pStyle w:val="XML1"/>
              <w:rPr>
                <w:ins w:id="16382" w:author="Thomas Dietz" w:date="2012-08-08T17:05:00Z"/>
                <w:rPrChange w:id="16383" w:author="Thomas Dietz" w:date="2012-08-10T13:22:00Z">
                  <w:rPr>
                    <w:ins w:id="16384" w:author="Thomas Dietz" w:date="2012-08-08T17:05:00Z"/>
                    <w:lang w:val="de-DE"/>
                  </w:rPr>
                </w:rPrChange>
              </w:rPr>
            </w:pPr>
            <w:ins w:id="16385" w:author="Thomas Dietz" w:date="2012-08-08T17:05:00Z">
              <w:r w:rsidRPr="00B80901">
                <w:rPr>
                  <w:rPrChange w:id="16386" w:author="Thomas Dietz" w:date="2012-08-10T13:22:00Z">
                    <w:rPr>
                      <w:lang w:val="de-DE"/>
                    </w:rPr>
                  </w:rPrChange>
                </w:rPr>
                <w:t xml:space="preserve">          such as 802.1D Spanning Tree, is preventing the use of</w:t>
              </w:r>
            </w:ins>
          </w:p>
          <w:p w14:paraId="6A101379" w14:textId="77777777" w:rsidR="009F3611" w:rsidRPr="00B80901" w:rsidRDefault="009F3611" w:rsidP="009F3611">
            <w:pPr>
              <w:pStyle w:val="XML1"/>
              <w:rPr>
                <w:ins w:id="16387" w:author="Thomas Dietz" w:date="2012-08-08T17:05:00Z"/>
                <w:rPrChange w:id="16388" w:author="Thomas Dietz" w:date="2012-08-10T13:22:00Z">
                  <w:rPr>
                    <w:ins w:id="16389" w:author="Thomas Dietz" w:date="2012-08-08T17:05:00Z"/>
                    <w:lang w:val="de-DE"/>
                  </w:rPr>
                </w:rPrChange>
              </w:rPr>
            </w:pPr>
            <w:ins w:id="16390" w:author="Thomas Dietz" w:date="2012-08-08T17:05:00Z">
              <w:r w:rsidRPr="00B80901">
                <w:rPr>
                  <w:rPrChange w:id="16391" w:author="Thomas Dietz" w:date="2012-08-10T13:22:00Z">
                    <w:rPr>
                      <w:lang w:val="de-DE"/>
                    </w:rPr>
                  </w:rPrChange>
                </w:rPr>
                <w:t xml:space="preserve">          </w:t>
              </w:r>
              <w:proofErr w:type="gramStart"/>
              <w:r w:rsidRPr="00B80901">
                <w:rPr>
                  <w:rPrChange w:id="16392" w:author="Thomas Dietz" w:date="2012-08-10T13:22:00Z">
                    <w:rPr>
                      <w:lang w:val="de-DE"/>
                    </w:rPr>
                  </w:rPrChange>
                </w:rPr>
                <w:t>this</w:t>
              </w:r>
              <w:proofErr w:type="gramEnd"/>
              <w:r w:rsidRPr="00B80901">
                <w:rPr>
                  <w:rPrChange w:id="16393" w:author="Thomas Dietz" w:date="2012-08-10T13:22:00Z">
                    <w:rPr>
                      <w:lang w:val="de-DE"/>
                    </w:rPr>
                  </w:rPrChange>
                </w:rPr>
                <w:t xml:space="preserve"> OpenFlow port for OpenFlow flooding.";</w:t>
              </w:r>
            </w:ins>
          </w:p>
          <w:p w14:paraId="05C7F861" w14:textId="77777777" w:rsidR="009F3611" w:rsidRPr="00B80901" w:rsidRDefault="009F3611" w:rsidP="009F3611">
            <w:pPr>
              <w:pStyle w:val="XML1"/>
              <w:rPr>
                <w:ins w:id="16394" w:author="Thomas Dietz" w:date="2012-08-08T17:05:00Z"/>
                <w:rPrChange w:id="16395" w:author="Thomas Dietz" w:date="2012-08-10T13:22:00Z">
                  <w:rPr>
                    <w:ins w:id="16396" w:author="Thomas Dietz" w:date="2012-08-08T17:05:00Z"/>
                    <w:lang w:val="de-DE"/>
                  </w:rPr>
                </w:rPrChange>
              </w:rPr>
            </w:pPr>
            <w:ins w:id="16397" w:author="Thomas Dietz" w:date="2012-08-08T17:05:00Z">
              <w:r w:rsidRPr="00B80901">
                <w:rPr>
                  <w:rPrChange w:id="16398" w:author="Thomas Dietz" w:date="2012-08-10T13:22:00Z">
                    <w:rPr>
                      <w:lang w:val="de-DE"/>
                    </w:rPr>
                  </w:rPrChange>
                </w:rPr>
                <w:t xml:space="preserve">      }</w:t>
              </w:r>
            </w:ins>
          </w:p>
          <w:p w14:paraId="63905889" w14:textId="77777777" w:rsidR="009F3611" w:rsidRPr="00B80901" w:rsidRDefault="009F3611" w:rsidP="009F3611">
            <w:pPr>
              <w:pStyle w:val="XML1"/>
              <w:rPr>
                <w:ins w:id="16399" w:author="Thomas Dietz" w:date="2012-08-08T17:05:00Z"/>
                <w:rPrChange w:id="16400" w:author="Thomas Dietz" w:date="2012-08-10T13:22:00Z">
                  <w:rPr>
                    <w:ins w:id="16401" w:author="Thomas Dietz" w:date="2012-08-08T17:05:00Z"/>
                    <w:lang w:val="de-DE"/>
                  </w:rPr>
                </w:rPrChange>
              </w:rPr>
            </w:pPr>
            <w:ins w:id="16402" w:author="Thomas Dietz" w:date="2012-08-08T17:05:00Z">
              <w:r w:rsidRPr="00B80901">
                <w:rPr>
                  <w:rPrChange w:id="16403" w:author="Thomas Dietz" w:date="2012-08-10T13:22:00Z">
                    <w:rPr>
                      <w:lang w:val="de-DE"/>
                    </w:rPr>
                  </w:rPrChange>
                </w:rPr>
                <w:t xml:space="preserve">      leaf live {</w:t>
              </w:r>
            </w:ins>
          </w:p>
          <w:p w14:paraId="33A15B8F" w14:textId="77777777" w:rsidR="009F3611" w:rsidRPr="00B80901" w:rsidRDefault="009F3611" w:rsidP="009F3611">
            <w:pPr>
              <w:pStyle w:val="XML1"/>
              <w:rPr>
                <w:ins w:id="16404" w:author="Thomas Dietz" w:date="2012-08-08T17:05:00Z"/>
                <w:rPrChange w:id="16405" w:author="Thomas Dietz" w:date="2012-08-10T13:22:00Z">
                  <w:rPr>
                    <w:ins w:id="16406" w:author="Thomas Dietz" w:date="2012-08-08T17:05:00Z"/>
                    <w:lang w:val="de-DE"/>
                  </w:rPr>
                </w:rPrChange>
              </w:rPr>
            </w:pPr>
            <w:ins w:id="16407" w:author="Thomas Dietz" w:date="2012-08-08T17:05:00Z">
              <w:r w:rsidRPr="00B80901">
                <w:rPr>
                  <w:rPrChange w:id="16408" w:author="Thomas Dietz" w:date="2012-08-10T13:22:00Z">
                    <w:rPr>
                      <w:lang w:val="de-DE"/>
                    </w:rPr>
                  </w:rPrChange>
                </w:rPr>
                <w:t xml:space="preserve">        type boolean;</w:t>
              </w:r>
            </w:ins>
          </w:p>
          <w:p w14:paraId="504243FB" w14:textId="77777777" w:rsidR="009F3611" w:rsidRPr="00B80901" w:rsidRDefault="009F3611" w:rsidP="009F3611">
            <w:pPr>
              <w:pStyle w:val="XML1"/>
              <w:rPr>
                <w:ins w:id="16409" w:author="Thomas Dietz" w:date="2012-08-08T17:05:00Z"/>
                <w:rPrChange w:id="16410" w:author="Thomas Dietz" w:date="2012-08-10T13:22:00Z">
                  <w:rPr>
                    <w:ins w:id="16411" w:author="Thomas Dietz" w:date="2012-08-08T17:05:00Z"/>
                    <w:lang w:val="de-DE"/>
                  </w:rPr>
                </w:rPrChange>
              </w:rPr>
            </w:pPr>
            <w:ins w:id="16412" w:author="Thomas Dietz" w:date="2012-08-08T17:05:00Z">
              <w:r w:rsidRPr="00B80901">
                <w:rPr>
                  <w:rPrChange w:id="16413" w:author="Thomas Dietz" w:date="2012-08-10T13:22:00Z">
                    <w:rPr>
                      <w:lang w:val="de-DE"/>
                    </w:rPr>
                  </w:rPrChange>
                </w:rPr>
                <w:t xml:space="preserve">        description "If the value of this element is 'true', it </w:t>
              </w:r>
            </w:ins>
          </w:p>
          <w:p w14:paraId="1936D585" w14:textId="77777777" w:rsidR="009F3611" w:rsidRPr="00B80901" w:rsidRDefault="009F3611" w:rsidP="009F3611">
            <w:pPr>
              <w:pStyle w:val="XML1"/>
              <w:rPr>
                <w:ins w:id="16414" w:author="Thomas Dietz" w:date="2012-08-08T17:05:00Z"/>
                <w:rPrChange w:id="16415" w:author="Thomas Dietz" w:date="2012-08-10T13:22:00Z">
                  <w:rPr>
                    <w:ins w:id="16416" w:author="Thomas Dietz" w:date="2012-08-08T17:05:00Z"/>
                    <w:lang w:val="de-DE"/>
                  </w:rPr>
                </w:rPrChange>
              </w:rPr>
            </w:pPr>
            <w:ins w:id="16417" w:author="Thomas Dietz" w:date="2012-08-08T17:05:00Z">
              <w:r w:rsidRPr="00B80901">
                <w:rPr>
                  <w:rPrChange w:id="16418" w:author="Thomas Dietz" w:date="2012-08-10T13:22:00Z">
                    <w:rPr>
                      <w:lang w:val="de-DE"/>
                    </w:rPr>
                  </w:rPrChange>
                </w:rPr>
                <w:t xml:space="preserve">          indicates that this OpenFlow Port is live and can be used</w:t>
              </w:r>
            </w:ins>
          </w:p>
          <w:p w14:paraId="67AA00EB" w14:textId="77777777" w:rsidR="009F3611" w:rsidRPr="00B80901" w:rsidRDefault="009F3611" w:rsidP="009F3611">
            <w:pPr>
              <w:pStyle w:val="XML1"/>
              <w:rPr>
                <w:ins w:id="16419" w:author="Thomas Dietz" w:date="2012-08-08T17:05:00Z"/>
                <w:rPrChange w:id="16420" w:author="Thomas Dietz" w:date="2012-08-10T13:22:00Z">
                  <w:rPr>
                    <w:ins w:id="16421" w:author="Thomas Dietz" w:date="2012-08-08T17:05:00Z"/>
                    <w:lang w:val="de-DE"/>
                  </w:rPr>
                </w:rPrChange>
              </w:rPr>
            </w:pPr>
            <w:ins w:id="16422" w:author="Thomas Dietz" w:date="2012-08-08T17:05:00Z">
              <w:r w:rsidRPr="00B80901">
                <w:rPr>
                  <w:rPrChange w:id="16423" w:author="Thomas Dietz" w:date="2012-08-10T13:22:00Z">
                    <w:rPr>
                      <w:lang w:val="de-DE"/>
                    </w:rPr>
                  </w:rPrChange>
                </w:rPr>
                <w:t xml:space="preserve">          </w:t>
              </w:r>
              <w:proofErr w:type="gramStart"/>
              <w:r w:rsidRPr="00B80901">
                <w:rPr>
                  <w:rPrChange w:id="16424" w:author="Thomas Dietz" w:date="2012-08-10T13:22:00Z">
                    <w:rPr>
                      <w:lang w:val="de-DE"/>
                    </w:rPr>
                  </w:rPrChange>
                </w:rPr>
                <w:t>for</w:t>
              </w:r>
              <w:proofErr w:type="gramEnd"/>
              <w:r w:rsidRPr="00B80901">
                <w:rPr>
                  <w:rPrChange w:id="16425" w:author="Thomas Dietz" w:date="2012-08-10T13:22:00Z">
                    <w:rPr>
                      <w:lang w:val="de-DE"/>
                    </w:rPr>
                  </w:rPrChange>
                </w:rPr>
                <w:t xml:space="preserve"> fast failover.";</w:t>
              </w:r>
            </w:ins>
          </w:p>
          <w:p w14:paraId="7FF21AA6" w14:textId="77777777" w:rsidR="009F3611" w:rsidRPr="00B80901" w:rsidRDefault="009F3611" w:rsidP="009F3611">
            <w:pPr>
              <w:pStyle w:val="XML1"/>
              <w:rPr>
                <w:ins w:id="16426" w:author="Thomas Dietz" w:date="2012-08-08T17:05:00Z"/>
                <w:rPrChange w:id="16427" w:author="Thomas Dietz" w:date="2012-08-10T13:22:00Z">
                  <w:rPr>
                    <w:ins w:id="16428" w:author="Thomas Dietz" w:date="2012-08-08T17:05:00Z"/>
                    <w:lang w:val="de-DE"/>
                  </w:rPr>
                </w:rPrChange>
              </w:rPr>
            </w:pPr>
            <w:ins w:id="16429" w:author="Thomas Dietz" w:date="2012-08-08T17:05:00Z">
              <w:r w:rsidRPr="00B80901">
                <w:rPr>
                  <w:rPrChange w:id="16430" w:author="Thomas Dietz" w:date="2012-08-10T13:22:00Z">
                    <w:rPr>
                      <w:lang w:val="de-DE"/>
                    </w:rPr>
                  </w:rPrChange>
                </w:rPr>
                <w:t xml:space="preserve">      }</w:t>
              </w:r>
            </w:ins>
          </w:p>
          <w:p w14:paraId="05F545FF" w14:textId="77777777" w:rsidR="009F3611" w:rsidRPr="00B80901" w:rsidRDefault="009F3611" w:rsidP="009F3611">
            <w:pPr>
              <w:pStyle w:val="XML1"/>
              <w:rPr>
                <w:ins w:id="16431" w:author="Thomas Dietz" w:date="2012-08-08T17:05:00Z"/>
                <w:rPrChange w:id="16432" w:author="Thomas Dietz" w:date="2012-08-10T13:22:00Z">
                  <w:rPr>
                    <w:ins w:id="16433" w:author="Thomas Dietz" w:date="2012-08-08T17:05:00Z"/>
                    <w:lang w:val="de-DE"/>
                  </w:rPr>
                </w:rPrChange>
              </w:rPr>
            </w:pPr>
            <w:ins w:id="16434" w:author="Thomas Dietz" w:date="2012-08-08T17:05:00Z">
              <w:r w:rsidRPr="00B80901">
                <w:rPr>
                  <w:rPrChange w:id="16435" w:author="Thomas Dietz" w:date="2012-08-10T13:22:00Z">
                    <w:rPr>
                      <w:lang w:val="de-DE"/>
                    </w:rPr>
                  </w:rPrChange>
                </w:rPr>
                <w:t xml:space="preserve">    }</w:t>
              </w:r>
            </w:ins>
          </w:p>
          <w:p w14:paraId="2D8B0C7F" w14:textId="77777777" w:rsidR="009F3611" w:rsidRPr="00B80901" w:rsidRDefault="009F3611" w:rsidP="009F3611">
            <w:pPr>
              <w:pStyle w:val="XML1"/>
              <w:rPr>
                <w:ins w:id="16436" w:author="Thomas Dietz" w:date="2012-08-08T17:05:00Z"/>
                <w:rPrChange w:id="16437" w:author="Thomas Dietz" w:date="2012-08-10T13:22:00Z">
                  <w:rPr>
                    <w:ins w:id="16438" w:author="Thomas Dietz" w:date="2012-08-08T17:05:00Z"/>
                    <w:lang w:val="de-DE"/>
                  </w:rPr>
                </w:rPrChange>
              </w:rPr>
            </w:pPr>
            <w:ins w:id="16439" w:author="Thomas Dietz" w:date="2012-08-08T17:05:00Z">
              <w:r w:rsidRPr="00B80901">
                <w:rPr>
                  <w:rPrChange w:id="16440" w:author="Thomas Dietz" w:date="2012-08-10T13:22:00Z">
                    <w:rPr>
                      <w:lang w:val="de-DE"/>
                    </w:rPr>
                  </w:rPrChange>
                </w:rPr>
                <w:t xml:space="preserve">    container features {</w:t>
              </w:r>
            </w:ins>
          </w:p>
          <w:p w14:paraId="4A6B3B34" w14:textId="77777777" w:rsidR="009F3611" w:rsidRPr="00B80901" w:rsidRDefault="009F3611" w:rsidP="009F3611">
            <w:pPr>
              <w:pStyle w:val="XML1"/>
              <w:rPr>
                <w:ins w:id="16441" w:author="Thomas Dietz" w:date="2012-08-08T17:05:00Z"/>
                <w:rPrChange w:id="16442" w:author="Thomas Dietz" w:date="2012-08-10T13:22:00Z">
                  <w:rPr>
                    <w:ins w:id="16443" w:author="Thomas Dietz" w:date="2012-08-08T17:05:00Z"/>
                    <w:lang w:val="de-DE"/>
                  </w:rPr>
                </w:rPrChange>
              </w:rPr>
            </w:pPr>
            <w:ins w:id="16444" w:author="Thomas Dietz" w:date="2012-08-08T17:05:00Z">
              <w:r w:rsidRPr="00B80901">
                <w:rPr>
                  <w:rPrChange w:id="16445" w:author="Thomas Dietz" w:date="2012-08-10T13:22:00Z">
                    <w:rPr>
                      <w:lang w:val="de-DE"/>
                    </w:rPr>
                  </w:rPrChange>
                </w:rPr>
                <w:t xml:space="preserve">      container current {</w:t>
              </w:r>
            </w:ins>
          </w:p>
          <w:p w14:paraId="0ECB1648" w14:textId="77777777" w:rsidR="009F3611" w:rsidRPr="00B80901" w:rsidRDefault="009F3611" w:rsidP="009F3611">
            <w:pPr>
              <w:pStyle w:val="XML1"/>
              <w:rPr>
                <w:ins w:id="16446" w:author="Thomas Dietz" w:date="2012-08-08T17:05:00Z"/>
                <w:rPrChange w:id="16447" w:author="Thomas Dietz" w:date="2012-08-10T13:22:00Z">
                  <w:rPr>
                    <w:ins w:id="16448" w:author="Thomas Dietz" w:date="2012-08-08T17:05:00Z"/>
                    <w:lang w:val="de-DE"/>
                  </w:rPr>
                </w:rPrChange>
              </w:rPr>
            </w:pPr>
            <w:ins w:id="16449" w:author="Thomas Dietz" w:date="2012-08-08T17:05:00Z">
              <w:r w:rsidRPr="00B80901">
                <w:rPr>
                  <w:rPrChange w:id="16450" w:author="Thomas Dietz" w:date="2012-08-10T13:22:00Z">
                    <w:rPr>
                      <w:lang w:val="de-DE"/>
                    </w:rPr>
                  </w:rPrChange>
                </w:rPr>
                <w:t xml:space="preserve">        uses OFPortCurrentFeatureListType;</w:t>
              </w:r>
            </w:ins>
          </w:p>
          <w:p w14:paraId="20227A36" w14:textId="77777777" w:rsidR="009F3611" w:rsidRPr="00B80901" w:rsidRDefault="009F3611" w:rsidP="009F3611">
            <w:pPr>
              <w:pStyle w:val="XML1"/>
              <w:rPr>
                <w:ins w:id="16451" w:author="Thomas Dietz" w:date="2012-08-08T17:05:00Z"/>
                <w:rPrChange w:id="16452" w:author="Thomas Dietz" w:date="2012-08-10T13:22:00Z">
                  <w:rPr>
                    <w:ins w:id="16453" w:author="Thomas Dietz" w:date="2012-08-08T17:05:00Z"/>
                    <w:lang w:val="de-DE"/>
                  </w:rPr>
                </w:rPrChange>
              </w:rPr>
            </w:pPr>
            <w:ins w:id="16454" w:author="Thomas Dietz" w:date="2012-08-08T17:05:00Z">
              <w:r w:rsidRPr="00B80901">
                <w:rPr>
                  <w:rPrChange w:id="16455" w:author="Thomas Dietz" w:date="2012-08-10T13:22:00Z">
                    <w:rPr>
                      <w:lang w:val="de-DE"/>
                    </w:rPr>
                  </w:rPrChange>
                </w:rPr>
                <w:t xml:space="preserve">        config false;</w:t>
              </w:r>
            </w:ins>
          </w:p>
          <w:p w14:paraId="65B729FB" w14:textId="77777777" w:rsidR="009F3611" w:rsidRPr="00B80901" w:rsidRDefault="009F3611" w:rsidP="009F3611">
            <w:pPr>
              <w:pStyle w:val="XML1"/>
              <w:rPr>
                <w:ins w:id="16456" w:author="Thomas Dietz" w:date="2012-08-08T17:05:00Z"/>
                <w:rPrChange w:id="16457" w:author="Thomas Dietz" w:date="2012-08-10T13:22:00Z">
                  <w:rPr>
                    <w:ins w:id="16458" w:author="Thomas Dietz" w:date="2012-08-08T17:05:00Z"/>
                    <w:lang w:val="de-DE"/>
                  </w:rPr>
                </w:rPrChange>
              </w:rPr>
            </w:pPr>
            <w:ins w:id="16459" w:author="Thomas Dietz" w:date="2012-08-08T17:05:00Z">
              <w:r w:rsidRPr="00B80901">
                <w:rPr>
                  <w:rPrChange w:id="16460" w:author="Thomas Dietz" w:date="2012-08-10T13:22:00Z">
                    <w:rPr>
                      <w:lang w:val="de-DE"/>
                    </w:rPr>
                  </w:rPrChange>
                </w:rPr>
                <w:t xml:space="preserve">        description "The features (rates, duplex, etc.) of the</w:t>
              </w:r>
            </w:ins>
          </w:p>
          <w:p w14:paraId="3ED25D26" w14:textId="77777777" w:rsidR="009F3611" w:rsidRPr="00B80901" w:rsidRDefault="009F3611" w:rsidP="009F3611">
            <w:pPr>
              <w:pStyle w:val="XML1"/>
              <w:rPr>
                <w:ins w:id="16461" w:author="Thomas Dietz" w:date="2012-08-08T17:05:00Z"/>
                <w:rPrChange w:id="16462" w:author="Thomas Dietz" w:date="2012-08-10T13:22:00Z">
                  <w:rPr>
                    <w:ins w:id="16463" w:author="Thomas Dietz" w:date="2012-08-08T17:05:00Z"/>
                    <w:lang w:val="de-DE"/>
                  </w:rPr>
                </w:rPrChange>
              </w:rPr>
            </w:pPr>
            <w:ins w:id="16464" w:author="Thomas Dietz" w:date="2012-08-08T17:05:00Z">
              <w:r w:rsidRPr="00B80901">
                <w:rPr>
                  <w:rPrChange w:id="16465" w:author="Thomas Dietz" w:date="2012-08-10T13:22:00Z">
                    <w:rPr>
                      <w:lang w:val="de-DE"/>
                    </w:rPr>
                  </w:rPrChange>
                </w:rPr>
                <w:t xml:space="preserve">          </w:t>
              </w:r>
              <w:proofErr w:type="gramStart"/>
              <w:r w:rsidRPr="00B80901">
                <w:rPr>
                  <w:rPrChange w:id="16466" w:author="Thomas Dietz" w:date="2012-08-10T13:22:00Z">
                    <w:rPr>
                      <w:lang w:val="de-DE"/>
                    </w:rPr>
                  </w:rPrChange>
                </w:rPr>
                <w:t>port</w:t>
              </w:r>
              <w:proofErr w:type="gramEnd"/>
              <w:r w:rsidRPr="00B80901">
                <w:rPr>
                  <w:rPrChange w:id="16467" w:author="Thomas Dietz" w:date="2012-08-10T13:22:00Z">
                    <w:rPr>
                      <w:lang w:val="de-DE"/>
                    </w:rPr>
                  </w:rPrChange>
                </w:rPr>
                <w:t>, that are currently in use.</w:t>
              </w:r>
            </w:ins>
          </w:p>
          <w:p w14:paraId="274C41EA" w14:textId="77777777" w:rsidR="009F3611" w:rsidRPr="00B80901" w:rsidRDefault="009F3611" w:rsidP="009F3611">
            <w:pPr>
              <w:pStyle w:val="XML1"/>
              <w:rPr>
                <w:ins w:id="16468" w:author="Thomas Dietz" w:date="2012-08-08T17:05:00Z"/>
                <w:rPrChange w:id="16469" w:author="Thomas Dietz" w:date="2012-08-10T13:22:00Z">
                  <w:rPr>
                    <w:ins w:id="16470" w:author="Thomas Dietz" w:date="2012-08-08T17:05:00Z"/>
                    <w:lang w:val="de-DE"/>
                  </w:rPr>
                </w:rPrChange>
              </w:rPr>
            </w:pPr>
          </w:p>
          <w:p w14:paraId="33896FF2" w14:textId="77777777" w:rsidR="009F3611" w:rsidRPr="00B80901" w:rsidRDefault="009F3611" w:rsidP="009F3611">
            <w:pPr>
              <w:pStyle w:val="XML1"/>
              <w:rPr>
                <w:ins w:id="16471" w:author="Thomas Dietz" w:date="2012-08-08T17:05:00Z"/>
                <w:rPrChange w:id="16472" w:author="Thomas Dietz" w:date="2012-08-10T13:22:00Z">
                  <w:rPr>
                    <w:ins w:id="16473" w:author="Thomas Dietz" w:date="2012-08-08T17:05:00Z"/>
                    <w:lang w:val="de-DE"/>
                  </w:rPr>
                </w:rPrChange>
              </w:rPr>
            </w:pPr>
            <w:ins w:id="16474" w:author="Thomas Dietz" w:date="2012-08-08T17:05:00Z">
              <w:r w:rsidRPr="00B80901">
                <w:rPr>
                  <w:rPrChange w:id="16475" w:author="Thomas Dietz" w:date="2012-08-10T13:22:00Z">
                    <w:rPr>
                      <w:lang w:val="de-DE"/>
                    </w:rPr>
                  </w:rPrChange>
                </w:rPr>
                <w:t xml:space="preserve">          Children of this element are not configurable and can</w:t>
              </w:r>
            </w:ins>
          </w:p>
          <w:p w14:paraId="3A986AC2" w14:textId="77777777" w:rsidR="009F3611" w:rsidRPr="00B80901" w:rsidRDefault="009F3611" w:rsidP="009F3611">
            <w:pPr>
              <w:pStyle w:val="XML1"/>
              <w:rPr>
                <w:ins w:id="16476" w:author="Thomas Dietz" w:date="2012-08-08T17:05:00Z"/>
                <w:rPrChange w:id="16477" w:author="Thomas Dietz" w:date="2012-08-10T13:22:00Z">
                  <w:rPr>
                    <w:ins w:id="16478" w:author="Thomas Dietz" w:date="2012-08-08T17:05:00Z"/>
                    <w:lang w:val="de-DE"/>
                  </w:rPr>
                </w:rPrChange>
              </w:rPr>
            </w:pPr>
            <w:ins w:id="16479" w:author="Thomas Dietz" w:date="2012-08-08T17:05:00Z">
              <w:r w:rsidRPr="00B80901">
                <w:rPr>
                  <w:rPrChange w:id="16480" w:author="Thomas Dietz" w:date="2012-08-10T13:22:00Z">
                    <w:rPr>
                      <w:lang w:val="de-DE"/>
                    </w:rPr>
                  </w:rPrChange>
                </w:rPr>
                <w:t xml:space="preserve">          </w:t>
              </w:r>
              <w:proofErr w:type="gramStart"/>
              <w:r w:rsidRPr="00B80901">
                <w:rPr>
                  <w:rPrChange w:id="16481" w:author="Thomas Dietz" w:date="2012-08-10T13:22:00Z">
                    <w:rPr>
                      <w:lang w:val="de-DE"/>
                    </w:rPr>
                  </w:rPrChange>
                </w:rPr>
                <w:t>only</w:t>
              </w:r>
              <w:proofErr w:type="gramEnd"/>
              <w:r w:rsidRPr="00B80901">
                <w:rPr>
                  <w:rPrChange w:id="16482" w:author="Thomas Dietz" w:date="2012-08-10T13:22:00Z">
                    <w:rPr>
                      <w:lang w:val="de-DE"/>
                    </w:rPr>
                  </w:rPrChange>
                </w:rPr>
                <w:t xml:space="preserve"> be retrieved by NETCONF &lt;get&gt; operations. Attemps to</w:t>
              </w:r>
            </w:ins>
          </w:p>
          <w:p w14:paraId="04447823" w14:textId="77777777" w:rsidR="009F3611" w:rsidRPr="00B80901" w:rsidRDefault="009F3611" w:rsidP="009F3611">
            <w:pPr>
              <w:pStyle w:val="XML1"/>
              <w:rPr>
                <w:ins w:id="16483" w:author="Thomas Dietz" w:date="2012-08-08T17:05:00Z"/>
                <w:rPrChange w:id="16484" w:author="Thomas Dietz" w:date="2012-08-10T13:22:00Z">
                  <w:rPr>
                    <w:ins w:id="16485" w:author="Thomas Dietz" w:date="2012-08-08T17:05:00Z"/>
                    <w:lang w:val="de-DE"/>
                  </w:rPr>
                </w:rPrChange>
              </w:rPr>
            </w:pPr>
            <w:ins w:id="16486" w:author="Thomas Dietz" w:date="2012-08-08T17:05:00Z">
              <w:r w:rsidRPr="00B80901">
                <w:rPr>
                  <w:rPrChange w:id="16487" w:author="Thomas Dietz" w:date="2012-08-10T13:22:00Z">
                    <w:rPr>
                      <w:lang w:val="de-DE"/>
                    </w:rPr>
                  </w:rPrChange>
                </w:rPr>
                <w:t xml:space="preserve">          modify this element and its children with a NETCONF</w:t>
              </w:r>
            </w:ins>
          </w:p>
          <w:p w14:paraId="51C17A28" w14:textId="77777777" w:rsidR="009F3611" w:rsidRPr="00B80901" w:rsidRDefault="009F3611" w:rsidP="009F3611">
            <w:pPr>
              <w:pStyle w:val="XML1"/>
              <w:rPr>
                <w:ins w:id="16488" w:author="Thomas Dietz" w:date="2012-08-08T17:05:00Z"/>
                <w:rPrChange w:id="16489" w:author="Thomas Dietz" w:date="2012-08-10T13:22:00Z">
                  <w:rPr>
                    <w:ins w:id="16490" w:author="Thomas Dietz" w:date="2012-08-08T17:05:00Z"/>
                    <w:lang w:val="de-DE"/>
                  </w:rPr>
                </w:rPrChange>
              </w:rPr>
            </w:pPr>
            <w:ins w:id="16491" w:author="Thomas Dietz" w:date="2012-08-08T17:05:00Z">
              <w:r w:rsidRPr="00B80901">
                <w:rPr>
                  <w:rPrChange w:id="16492" w:author="Thomas Dietz" w:date="2012-08-10T13:22:00Z">
                    <w:rPr>
                      <w:lang w:val="de-DE"/>
                    </w:rPr>
                  </w:rPrChange>
                </w:rPr>
                <w:t xml:space="preserve">          &lt;edit-config&gt; operation MUST result in an</w:t>
              </w:r>
            </w:ins>
          </w:p>
          <w:p w14:paraId="06782727" w14:textId="77777777" w:rsidR="009F3611" w:rsidRPr="00B80901" w:rsidRDefault="009F3611" w:rsidP="009F3611">
            <w:pPr>
              <w:pStyle w:val="XML1"/>
              <w:rPr>
                <w:ins w:id="16493" w:author="Thomas Dietz" w:date="2012-08-08T17:05:00Z"/>
                <w:rPrChange w:id="16494" w:author="Thomas Dietz" w:date="2012-08-10T13:22:00Z">
                  <w:rPr>
                    <w:ins w:id="16495" w:author="Thomas Dietz" w:date="2012-08-08T17:05:00Z"/>
                    <w:lang w:val="de-DE"/>
                  </w:rPr>
                </w:rPrChange>
              </w:rPr>
            </w:pPr>
            <w:ins w:id="16496" w:author="Thomas Dietz" w:date="2012-08-08T17:05:00Z">
              <w:r w:rsidRPr="00B80901">
                <w:rPr>
                  <w:rPrChange w:id="16497" w:author="Thomas Dietz" w:date="2012-08-10T13:22:00Z">
                    <w:rPr>
                      <w:lang w:val="de-DE"/>
                    </w:rPr>
                  </w:rPrChange>
                </w:rPr>
                <w:t xml:space="preserve">          'operation-not-supported' error with type</w:t>
              </w:r>
            </w:ins>
          </w:p>
          <w:p w14:paraId="4A82B5BF" w14:textId="77777777" w:rsidR="009F3611" w:rsidRPr="00B80901" w:rsidRDefault="009F3611" w:rsidP="009F3611">
            <w:pPr>
              <w:pStyle w:val="XML1"/>
              <w:rPr>
                <w:ins w:id="16498" w:author="Thomas Dietz" w:date="2012-08-08T17:05:00Z"/>
                <w:rPrChange w:id="16499" w:author="Thomas Dietz" w:date="2012-08-10T13:22:00Z">
                  <w:rPr>
                    <w:ins w:id="16500" w:author="Thomas Dietz" w:date="2012-08-08T17:05:00Z"/>
                    <w:lang w:val="de-DE"/>
                  </w:rPr>
                </w:rPrChange>
              </w:rPr>
            </w:pPr>
            <w:ins w:id="16501" w:author="Thomas Dietz" w:date="2012-08-08T17:05:00Z">
              <w:r w:rsidRPr="00B80901">
                <w:rPr>
                  <w:rPrChange w:id="16502" w:author="Thomas Dietz" w:date="2012-08-10T13:22:00Z">
                    <w:rPr>
                      <w:lang w:val="de-DE"/>
                    </w:rPr>
                  </w:rPrChange>
                </w:rPr>
                <w:t xml:space="preserve">          '</w:t>
              </w:r>
              <w:proofErr w:type="gramStart"/>
              <w:r w:rsidRPr="00B80901">
                <w:rPr>
                  <w:rPrChange w:id="16503" w:author="Thomas Dietz" w:date="2012-08-10T13:22:00Z">
                    <w:rPr>
                      <w:lang w:val="de-DE"/>
                    </w:rPr>
                  </w:rPrChange>
                </w:rPr>
                <w:t>application</w:t>
              </w:r>
              <w:proofErr w:type="gramEnd"/>
              <w:r w:rsidRPr="00B80901">
                <w:rPr>
                  <w:rPrChange w:id="16504" w:author="Thomas Dietz" w:date="2012-08-10T13:22:00Z">
                    <w:rPr>
                      <w:lang w:val="de-DE"/>
                    </w:rPr>
                  </w:rPrChange>
                </w:rPr>
                <w:t>'.";</w:t>
              </w:r>
            </w:ins>
          </w:p>
          <w:p w14:paraId="13832B2B" w14:textId="77777777" w:rsidR="009F3611" w:rsidRPr="00B80901" w:rsidRDefault="009F3611" w:rsidP="009F3611">
            <w:pPr>
              <w:pStyle w:val="XML1"/>
              <w:rPr>
                <w:ins w:id="16505" w:author="Thomas Dietz" w:date="2012-08-08T17:05:00Z"/>
                <w:rPrChange w:id="16506" w:author="Thomas Dietz" w:date="2012-08-10T13:22:00Z">
                  <w:rPr>
                    <w:ins w:id="16507" w:author="Thomas Dietz" w:date="2012-08-08T17:05:00Z"/>
                    <w:lang w:val="de-DE"/>
                  </w:rPr>
                </w:rPrChange>
              </w:rPr>
            </w:pPr>
            <w:ins w:id="16508" w:author="Thomas Dietz" w:date="2012-08-08T17:05:00Z">
              <w:r w:rsidRPr="00B80901">
                <w:rPr>
                  <w:rPrChange w:id="16509" w:author="Thomas Dietz" w:date="2012-08-10T13:22:00Z">
                    <w:rPr>
                      <w:lang w:val="de-DE"/>
                    </w:rPr>
                  </w:rPrChange>
                </w:rPr>
                <w:t xml:space="preserve">      }</w:t>
              </w:r>
            </w:ins>
          </w:p>
          <w:p w14:paraId="2A1BCEBD" w14:textId="77777777" w:rsidR="009F3611" w:rsidRPr="00B80901" w:rsidRDefault="009F3611" w:rsidP="009F3611">
            <w:pPr>
              <w:pStyle w:val="XML1"/>
              <w:rPr>
                <w:ins w:id="16510" w:author="Thomas Dietz" w:date="2012-08-08T17:05:00Z"/>
                <w:rPrChange w:id="16511" w:author="Thomas Dietz" w:date="2012-08-10T13:22:00Z">
                  <w:rPr>
                    <w:ins w:id="16512" w:author="Thomas Dietz" w:date="2012-08-08T17:05:00Z"/>
                    <w:lang w:val="de-DE"/>
                  </w:rPr>
                </w:rPrChange>
              </w:rPr>
            </w:pPr>
            <w:ins w:id="16513" w:author="Thomas Dietz" w:date="2012-08-08T17:05:00Z">
              <w:r w:rsidRPr="00B80901">
                <w:rPr>
                  <w:rPrChange w:id="16514" w:author="Thomas Dietz" w:date="2012-08-10T13:22:00Z">
                    <w:rPr>
                      <w:lang w:val="de-DE"/>
                    </w:rPr>
                  </w:rPrChange>
                </w:rPr>
                <w:t xml:space="preserve">      container advertised {</w:t>
              </w:r>
            </w:ins>
          </w:p>
          <w:p w14:paraId="07D6F265" w14:textId="77777777" w:rsidR="009F3611" w:rsidRPr="00B80901" w:rsidRDefault="009F3611" w:rsidP="009F3611">
            <w:pPr>
              <w:pStyle w:val="XML1"/>
              <w:rPr>
                <w:ins w:id="16515" w:author="Thomas Dietz" w:date="2012-08-08T17:05:00Z"/>
                <w:rPrChange w:id="16516" w:author="Thomas Dietz" w:date="2012-08-10T13:22:00Z">
                  <w:rPr>
                    <w:ins w:id="16517" w:author="Thomas Dietz" w:date="2012-08-08T17:05:00Z"/>
                    <w:lang w:val="de-DE"/>
                  </w:rPr>
                </w:rPrChange>
              </w:rPr>
            </w:pPr>
            <w:ins w:id="16518" w:author="Thomas Dietz" w:date="2012-08-08T17:05:00Z">
              <w:r w:rsidRPr="00B80901">
                <w:rPr>
                  <w:rPrChange w:id="16519" w:author="Thomas Dietz" w:date="2012-08-10T13:22:00Z">
                    <w:rPr>
                      <w:lang w:val="de-DE"/>
                    </w:rPr>
                  </w:rPrChange>
                </w:rPr>
                <w:lastRenderedPageBreak/>
                <w:t xml:space="preserve">        uses OFPortOtherFeatureListType;</w:t>
              </w:r>
            </w:ins>
          </w:p>
          <w:p w14:paraId="5C1DB5FA" w14:textId="77777777" w:rsidR="009F3611" w:rsidRPr="00B80901" w:rsidRDefault="009F3611" w:rsidP="009F3611">
            <w:pPr>
              <w:pStyle w:val="XML1"/>
              <w:rPr>
                <w:ins w:id="16520" w:author="Thomas Dietz" w:date="2012-08-08T17:05:00Z"/>
                <w:rPrChange w:id="16521" w:author="Thomas Dietz" w:date="2012-08-10T13:22:00Z">
                  <w:rPr>
                    <w:ins w:id="16522" w:author="Thomas Dietz" w:date="2012-08-08T17:05:00Z"/>
                    <w:lang w:val="de-DE"/>
                  </w:rPr>
                </w:rPrChange>
              </w:rPr>
            </w:pPr>
            <w:ins w:id="16523" w:author="Thomas Dietz" w:date="2012-08-08T17:05:00Z">
              <w:r w:rsidRPr="00B80901">
                <w:rPr>
                  <w:rPrChange w:id="16524" w:author="Thomas Dietz" w:date="2012-08-10T13:22:00Z">
                    <w:rPr>
                      <w:lang w:val="de-DE"/>
                    </w:rPr>
                  </w:rPrChange>
                </w:rPr>
                <w:t xml:space="preserve">        description "The features (rates, duplex, etc.) of the</w:t>
              </w:r>
            </w:ins>
          </w:p>
          <w:p w14:paraId="7ADB14E1" w14:textId="77777777" w:rsidR="009F3611" w:rsidRPr="00B80901" w:rsidRDefault="009F3611" w:rsidP="009F3611">
            <w:pPr>
              <w:pStyle w:val="XML1"/>
              <w:rPr>
                <w:ins w:id="16525" w:author="Thomas Dietz" w:date="2012-08-08T17:05:00Z"/>
                <w:rPrChange w:id="16526" w:author="Thomas Dietz" w:date="2012-08-10T13:22:00Z">
                  <w:rPr>
                    <w:ins w:id="16527" w:author="Thomas Dietz" w:date="2012-08-08T17:05:00Z"/>
                    <w:lang w:val="de-DE"/>
                  </w:rPr>
                </w:rPrChange>
              </w:rPr>
            </w:pPr>
            <w:ins w:id="16528" w:author="Thomas Dietz" w:date="2012-08-08T17:05:00Z">
              <w:r w:rsidRPr="00B80901">
                <w:rPr>
                  <w:rPrChange w:id="16529" w:author="Thomas Dietz" w:date="2012-08-10T13:22:00Z">
                    <w:rPr>
                      <w:lang w:val="de-DE"/>
                    </w:rPr>
                  </w:rPrChange>
                </w:rPr>
                <w:t xml:space="preserve">          </w:t>
              </w:r>
              <w:proofErr w:type="gramStart"/>
              <w:r w:rsidRPr="00B80901">
                <w:rPr>
                  <w:rPrChange w:id="16530" w:author="Thomas Dietz" w:date="2012-08-10T13:22:00Z">
                    <w:rPr>
                      <w:lang w:val="de-DE"/>
                    </w:rPr>
                  </w:rPrChange>
                </w:rPr>
                <w:t>port</w:t>
              </w:r>
              <w:proofErr w:type="gramEnd"/>
              <w:r w:rsidRPr="00B80901">
                <w:rPr>
                  <w:rPrChange w:id="16531" w:author="Thomas Dietz" w:date="2012-08-10T13:22:00Z">
                    <w:rPr>
                      <w:lang w:val="de-DE"/>
                    </w:rPr>
                  </w:rPrChange>
                </w:rPr>
                <w:t>, that are advertised to the peer port.</w:t>
              </w:r>
            </w:ins>
          </w:p>
          <w:p w14:paraId="41BCEC81" w14:textId="77777777" w:rsidR="009F3611" w:rsidRPr="00B80901" w:rsidRDefault="009F3611" w:rsidP="009F3611">
            <w:pPr>
              <w:pStyle w:val="XML1"/>
              <w:rPr>
                <w:ins w:id="16532" w:author="Thomas Dietz" w:date="2012-08-08T17:05:00Z"/>
                <w:rPrChange w:id="16533" w:author="Thomas Dietz" w:date="2012-08-10T13:22:00Z">
                  <w:rPr>
                    <w:ins w:id="16534" w:author="Thomas Dietz" w:date="2012-08-08T17:05:00Z"/>
                    <w:lang w:val="de-DE"/>
                  </w:rPr>
                </w:rPrChange>
              </w:rPr>
            </w:pPr>
          </w:p>
          <w:p w14:paraId="07C9F8F1" w14:textId="77777777" w:rsidR="009F3611" w:rsidRPr="00B80901" w:rsidRDefault="009F3611" w:rsidP="009F3611">
            <w:pPr>
              <w:pStyle w:val="XML1"/>
              <w:rPr>
                <w:ins w:id="16535" w:author="Thomas Dietz" w:date="2012-08-08T17:05:00Z"/>
                <w:rPrChange w:id="16536" w:author="Thomas Dietz" w:date="2012-08-10T13:22:00Z">
                  <w:rPr>
                    <w:ins w:id="16537" w:author="Thomas Dietz" w:date="2012-08-08T17:05:00Z"/>
                    <w:lang w:val="de-DE"/>
                  </w:rPr>
                </w:rPrChange>
              </w:rPr>
            </w:pPr>
            <w:ins w:id="16538" w:author="Thomas Dietz" w:date="2012-08-08T17:05:00Z">
              <w:r w:rsidRPr="00B80901">
                <w:rPr>
                  <w:rPrChange w:id="16539" w:author="Thomas Dietz" w:date="2012-08-10T13:22:00Z">
                    <w:rPr>
                      <w:lang w:val="de-DE"/>
                    </w:rPr>
                  </w:rPrChange>
                </w:rPr>
                <w:t xml:space="preserve">          NETCONF &lt;edit-config&gt; operations MUST be implemented as </w:t>
              </w:r>
            </w:ins>
          </w:p>
          <w:p w14:paraId="6A5FF47D" w14:textId="77777777" w:rsidR="009F3611" w:rsidRPr="00B80901" w:rsidRDefault="009F3611" w:rsidP="009F3611">
            <w:pPr>
              <w:pStyle w:val="XML1"/>
              <w:rPr>
                <w:ins w:id="16540" w:author="Thomas Dietz" w:date="2012-08-08T17:05:00Z"/>
                <w:rPrChange w:id="16541" w:author="Thomas Dietz" w:date="2012-08-10T13:22:00Z">
                  <w:rPr>
                    <w:ins w:id="16542" w:author="Thomas Dietz" w:date="2012-08-08T17:05:00Z"/>
                    <w:lang w:val="de-DE"/>
                  </w:rPr>
                </w:rPrChange>
              </w:rPr>
            </w:pPr>
            <w:ins w:id="16543" w:author="Thomas Dietz" w:date="2012-08-08T17:05:00Z">
              <w:r w:rsidRPr="00B80901">
                <w:rPr>
                  <w:rPrChange w:id="16544" w:author="Thomas Dietz" w:date="2012-08-10T13:22:00Z">
                    <w:rPr>
                      <w:lang w:val="de-DE"/>
                    </w:rPr>
                  </w:rPrChange>
                </w:rPr>
                <w:t xml:space="preserve">          follows: </w:t>
              </w:r>
            </w:ins>
          </w:p>
          <w:p w14:paraId="7E334F6D" w14:textId="77777777" w:rsidR="009F3611" w:rsidRPr="00B80901" w:rsidRDefault="009F3611" w:rsidP="009F3611">
            <w:pPr>
              <w:pStyle w:val="XML1"/>
              <w:rPr>
                <w:ins w:id="16545" w:author="Thomas Dietz" w:date="2012-08-08T17:05:00Z"/>
                <w:rPrChange w:id="16546" w:author="Thomas Dietz" w:date="2012-08-10T13:22:00Z">
                  <w:rPr>
                    <w:ins w:id="16547" w:author="Thomas Dietz" w:date="2012-08-08T17:05:00Z"/>
                    <w:lang w:val="de-DE"/>
                  </w:rPr>
                </w:rPrChange>
              </w:rPr>
            </w:pPr>
          </w:p>
          <w:p w14:paraId="117AF7A5" w14:textId="77777777" w:rsidR="009F3611" w:rsidRPr="00B80901" w:rsidRDefault="009F3611" w:rsidP="009F3611">
            <w:pPr>
              <w:pStyle w:val="XML1"/>
              <w:rPr>
                <w:ins w:id="16548" w:author="Thomas Dietz" w:date="2012-08-08T17:05:00Z"/>
                <w:rPrChange w:id="16549" w:author="Thomas Dietz" w:date="2012-08-10T13:22:00Z">
                  <w:rPr>
                    <w:ins w:id="16550" w:author="Thomas Dietz" w:date="2012-08-08T17:05:00Z"/>
                    <w:lang w:val="de-DE"/>
                  </w:rPr>
                </w:rPrChange>
              </w:rPr>
            </w:pPr>
            <w:ins w:id="16551" w:author="Thomas Dietz" w:date="2012-08-08T17:05:00Z">
              <w:r w:rsidRPr="00B80901">
                <w:rPr>
                  <w:rPrChange w:id="16552" w:author="Thomas Dietz" w:date="2012-08-10T13:22:00Z">
                    <w:rPr>
                      <w:lang w:val="de-DE"/>
                    </w:rPr>
                  </w:rPrChange>
                </w:rPr>
                <w:t xml:space="preserve">          * The 'resource-id' element of OFResoureType MUST be</w:t>
              </w:r>
            </w:ins>
          </w:p>
          <w:p w14:paraId="357B2FC3" w14:textId="77777777" w:rsidR="009F3611" w:rsidRPr="00B80901" w:rsidRDefault="009F3611" w:rsidP="009F3611">
            <w:pPr>
              <w:pStyle w:val="XML1"/>
              <w:rPr>
                <w:ins w:id="16553" w:author="Thomas Dietz" w:date="2012-08-08T17:05:00Z"/>
                <w:rPrChange w:id="16554" w:author="Thomas Dietz" w:date="2012-08-10T13:22:00Z">
                  <w:rPr>
                    <w:ins w:id="16555" w:author="Thomas Dietz" w:date="2012-08-08T17:05:00Z"/>
                    <w:lang w:val="de-DE"/>
                  </w:rPr>
                </w:rPrChange>
              </w:rPr>
            </w:pPr>
            <w:ins w:id="16556" w:author="Thomas Dietz" w:date="2012-08-08T17:05:00Z">
              <w:r w:rsidRPr="00B80901">
                <w:rPr>
                  <w:rPrChange w:id="16557" w:author="Thomas Dietz" w:date="2012-08-10T13:22:00Z">
                    <w:rPr>
                      <w:lang w:val="de-DE"/>
                    </w:rPr>
                  </w:rPrChange>
                </w:rPr>
                <w:t xml:space="preserve">            present in the path or in the filter at all</w:t>
              </w:r>
            </w:ins>
          </w:p>
          <w:p w14:paraId="51E415DE" w14:textId="77777777" w:rsidR="009F3611" w:rsidRPr="00B80901" w:rsidRDefault="009F3611" w:rsidP="009F3611">
            <w:pPr>
              <w:pStyle w:val="XML1"/>
              <w:rPr>
                <w:ins w:id="16558" w:author="Thomas Dietz" w:date="2012-08-08T17:05:00Z"/>
                <w:rPrChange w:id="16559" w:author="Thomas Dietz" w:date="2012-08-10T13:22:00Z">
                  <w:rPr>
                    <w:ins w:id="16560" w:author="Thomas Dietz" w:date="2012-08-08T17:05:00Z"/>
                    <w:lang w:val="de-DE"/>
                  </w:rPr>
                </w:rPrChange>
              </w:rPr>
            </w:pPr>
            <w:ins w:id="16561" w:author="Thomas Dietz" w:date="2012-08-08T17:05:00Z">
              <w:r w:rsidRPr="00B80901">
                <w:rPr>
                  <w:rPrChange w:id="16562" w:author="Thomas Dietz" w:date="2012-08-10T13:22:00Z">
                    <w:rPr>
                      <w:lang w:val="de-DE"/>
                    </w:rPr>
                  </w:rPrChange>
                </w:rPr>
                <w:t xml:space="preserve">            &lt;edit-config&gt; operations to identify the port.</w:t>
              </w:r>
            </w:ins>
          </w:p>
          <w:p w14:paraId="3627D12C" w14:textId="77777777" w:rsidR="009F3611" w:rsidRPr="00B80901" w:rsidRDefault="009F3611" w:rsidP="009F3611">
            <w:pPr>
              <w:pStyle w:val="XML1"/>
              <w:rPr>
                <w:ins w:id="16563" w:author="Thomas Dietz" w:date="2012-08-08T17:05:00Z"/>
                <w:rPrChange w:id="16564" w:author="Thomas Dietz" w:date="2012-08-10T13:22:00Z">
                  <w:rPr>
                    <w:ins w:id="16565" w:author="Thomas Dietz" w:date="2012-08-08T17:05:00Z"/>
                    <w:lang w:val="de-DE"/>
                  </w:rPr>
                </w:rPrChange>
              </w:rPr>
            </w:pPr>
            <w:ins w:id="16566" w:author="Thomas Dietz" w:date="2012-08-08T17:05:00Z">
              <w:r w:rsidRPr="00B80901">
                <w:rPr>
                  <w:rPrChange w:id="16567" w:author="Thomas Dietz" w:date="2012-08-10T13:22:00Z">
                    <w:rPr>
                      <w:lang w:val="de-DE"/>
                    </w:rPr>
                  </w:rPrChange>
                </w:rPr>
                <w:t xml:space="preserve">          * If the operation is 'merge' or 'replace', the element</w:t>
              </w:r>
            </w:ins>
          </w:p>
          <w:p w14:paraId="30905190" w14:textId="77777777" w:rsidR="009F3611" w:rsidRPr="00B80901" w:rsidRDefault="009F3611" w:rsidP="009F3611">
            <w:pPr>
              <w:pStyle w:val="XML1"/>
              <w:rPr>
                <w:ins w:id="16568" w:author="Thomas Dietz" w:date="2012-08-08T17:05:00Z"/>
                <w:rPrChange w:id="16569" w:author="Thomas Dietz" w:date="2012-08-10T13:22:00Z">
                  <w:rPr>
                    <w:ins w:id="16570" w:author="Thomas Dietz" w:date="2012-08-08T17:05:00Z"/>
                    <w:lang w:val="de-DE"/>
                  </w:rPr>
                </w:rPrChange>
              </w:rPr>
            </w:pPr>
            <w:ins w:id="16571" w:author="Thomas Dietz" w:date="2012-08-08T17:05:00Z">
              <w:r w:rsidRPr="00B80901">
                <w:rPr>
                  <w:rPrChange w:id="16572" w:author="Thomas Dietz" w:date="2012-08-10T13:22:00Z">
                    <w:rPr>
                      <w:lang w:val="de-DE"/>
                    </w:rPr>
                  </w:rPrChange>
                </w:rPr>
                <w:t xml:space="preserve">            is created if it does not exist, and its value is set</w:t>
              </w:r>
            </w:ins>
          </w:p>
          <w:p w14:paraId="2B95CD37" w14:textId="77777777" w:rsidR="009F3611" w:rsidRPr="00B80901" w:rsidRDefault="009F3611" w:rsidP="009F3611">
            <w:pPr>
              <w:pStyle w:val="XML1"/>
              <w:rPr>
                <w:ins w:id="16573" w:author="Thomas Dietz" w:date="2012-08-08T17:05:00Z"/>
                <w:rPrChange w:id="16574" w:author="Thomas Dietz" w:date="2012-08-10T13:22:00Z">
                  <w:rPr>
                    <w:ins w:id="16575" w:author="Thomas Dietz" w:date="2012-08-08T17:05:00Z"/>
                    <w:lang w:val="de-DE"/>
                  </w:rPr>
                </w:rPrChange>
              </w:rPr>
            </w:pPr>
            <w:ins w:id="16576" w:author="Thomas Dietz" w:date="2012-08-08T17:05:00Z">
              <w:r w:rsidRPr="00B80901">
                <w:rPr>
                  <w:rPrChange w:id="16577" w:author="Thomas Dietz" w:date="2012-08-10T13:22:00Z">
                    <w:rPr>
                      <w:lang w:val="de-DE"/>
                    </w:rPr>
                  </w:rPrChange>
                </w:rPr>
                <w:t xml:space="preserve">            </w:t>
              </w:r>
              <w:proofErr w:type="gramStart"/>
              <w:r w:rsidRPr="00B80901">
                <w:rPr>
                  <w:rPrChange w:id="16578" w:author="Thomas Dietz" w:date="2012-08-10T13:22:00Z">
                    <w:rPr>
                      <w:lang w:val="de-DE"/>
                    </w:rPr>
                  </w:rPrChange>
                </w:rPr>
                <w:t>to</w:t>
              </w:r>
              <w:proofErr w:type="gramEnd"/>
              <w:r w:rsidRPr="00B80901">
                <w:rPr>
                  <w:rPrChange w:id="16579" w:author="Thomas Dietz" w:date="2012-08-10T13:22:00Z">
                    <w:rPr>
                      <w:lang w:val="de-DE"/>
                    </w:rPr>
                  </w:rPrChange>
                </w:rPr>
                <w:t xml:space="preserve"> the value found in the XML RPC data.</w:t>
              </w:r>
            </w:ins>
          </w:p>
          <w:p w14:paraId="2CEE90E5" w14:textId="77777777" w:rsidR="009F3611" w:rsidRPr="00B80901" w:rsidRDefault="009F3611" w:rsidP="009F3611">
            <w:pPr>
              <w:pStyle w:val="XML1"/>
              <w:rPr>
                <w:ins w:id="16580" w:author="Thomas Dietz" w:date="2012-08-08T17:05:00Z"/>
                <w:rPrChange w:id="16581" w:author="Thomas Dietz" w:date="2012-08-10T13:22:00Z">
                  <w:rPr>
                    <w:ins w:id="16582" w:author="Thomas Dietz" w:date="2012-08-08T17:05:00Z"/>
                    <w:lang w:val="de-DE"/>
                  </w:rPr>
                </w:rPrChange>
              </w:rPr>
            </w:pPr>
            <w:ins w:id="16583" w:author="Thomas Dietz" w:date="2012-08-08T17:05:00Z">
              <w:r w:rsidRPr="00B80901">
                <w:rPr>
                  <w:rPrChange w:id="16584" w:author="Thomas Dietz" w:date="2012-08-10T13:22:00Z">
                    <w:rPr>
                      <w:lang w:val="de-DE"/>
                    </w:rPr>
                  </w:rPrChange>
                </w:rPr>
                <w:t xml:space="preserve">          * If the operation is 'create', the element is created if</w:t>
              </w:r>
            </w:ins>
          </w:p>
          <w:p w14:paraId="573979D5" w14:textId="77777777" w:rsidR="009F3611" w:rsidRPr="00B80901" w:rsidRDefault="009F3611" w:rsidP="009F3611">
            <w:pPr>
              <w:pStyle w:val="XML1"/>
              <w:rPr>
                <w:ins w:id="16585" w:author="Thomas Dietz" w:date="2012-08-08T17:05:00Z"/>
                <w:rPrChange w:id="16586" w:author="Thomas Dietz" w:date="2012-08-10T13:22:00Z">
                  <w:rPr>
                    <w:ins w:id="16587" w:author="Thomas Dietz" w:date="2012-08-08T17:05:00Z"/>
                    <w:lang w:val="de-DE"/>
                  </w:rPr>
                </w:rPrChange>
              </w:rPr>
            </w:pPr>
            <w:ins w:id="16588" w:author="Thomas Dietz" w:date="2012-08-08T17:05:00Z">
              <w:r w:rsidRPr="00B80901">
                <w:rPr>
                  <w:rPrChange w:id="16589" w:author="Thomas Dietz" w:date="2012-08-10T13:22:00Z">
                    <w:rPr>
                      <w:lang w:val="de-DE"/>
                    </w:rPr>
                  </w:rPrChange>
                </w:rPr>
                <w:t xml:space="preserve">            </w:t>
              </w:r>
              <w:proofErr w:type="gramStart"/>
              <w:r w:rsidRPr="00B80901">
                <w:rPr>
                  <w:rPrChange w:id="16590" w:author="Thomas Dietz" w:date="2012-08-10T13:22:00Z">
                    <w:rPr>
                      <w:lang w:val="de-DE"/>
                    </w:rPr>
                  </w:rPrChange>
                </w:rPr>
                <w:t>it</w:t>
              </w:r>
              <w:proofErr w:type="gramEnd"/>
              <w:r w:rsidRPr="00B80901">
                <w:rPr>
                  <w:rPrChange w:id="16591" w:author="Thomas Dietz" w:date="2012-08-10T13:22:00Z">
                    <w:rPr>
                      <w:lang w:val="de-DE"/>
                    </w:rPr>
                  </w:rPrChange>
                </w:rPr>
                <w:t xml:space="preserve"> does not exist. If the element already exists, a</w:t>
              </w:r>
            </w:ins>
          </w:p>
          <w:p w14:paraId="5303B5A5" w14:textId="77777777" w:rsidR="009F3611" w:rsidRPr="00B80901" w:rsidRDefault="009F3611" w:rsidP="009F3611">
            <w:pPr>
              <w:pStyle w:val="XML1"/>
              <w:rPr>
                <w:ins w:id="16592" w:author="Thomas Dietz" w:date="2012-08-08T17:05:00Z"/>
                <w:rPrChange w:id="16593" w:author="Thomas Dietz" w:date="2012-08-10T13:22:00Z">
                  <w:rPr>
                    <w:ins w:id="16594" w:author="Thomas Dietz" w:date="2012-08-08T17:05:00Z"/>
                    <w:lang w:val="de-DE"/>
                  </w:rPr>
                </w:rPrChange>
              </w:rPr>
            </w:pPr>
            <w:ins w:id="16595" w:author="Thomas Dietz" w:date="2012-08-08T17:05:00Z">
              <w:r w:rsidRPr="00B80901">
                <w:rPr>
                  <w:rPrChange w:id="16596" w:author="Thomas Dietz" w:date="2012-08-10T13:22:00Z">
                    <w:rPr>
                      <w:lang w:val="de-DE"/>
                    </w:rPr>
                  </w:rPrChange>
                </w:rPr>
                <w:t xml:space="preserve">            'data</w:t>
              </w:r>
              <w:r w:rsidRPr="00B80901">
                <w:rPr>
                  <w:rFonts w:ascii="MS Mincho" w:eastAsia="MS Mincho" w:hAnsi="MS Mincho" w:cs="MS Mincho" w:hint="eastAsia"/>
                  <w:rPrChange w:id="16597" w:author="Thomas Dietz" w:date="2012-08-10T13:22:00Z">
                    <w:rPr>
                      <w:rFonts w:ascii="MS Mincho" w:eastAsia="MS Mincho" w:hAnsi="MS Mincho" w:cs="MS Mincho" w:hint="eastAsia"/>
                      <w:lang w:val="de-DE"/>
                    </w:rPr>
                  </w:rPrChange>
                </w:rPr>
                <w:t>‑</w:t>
              </w:r>
              <w:r w:rsidRPr="00B80901">
                <w:rPr>
                  <w:rPrChange w:id="16598" w:author="Thomas Dietz" w:date="2012-08-10T13:22:00Z">
                    <w:rPr>
                      <w:lang w:val="de-DE"/>
                    </w:rPr>
                  </w:rPrChange>
                </w:rPr>
                <w:t>exists' error is returned.</w:t>
              </w:r>
            </w:ins>
          </w:p>
          <w:p w14:paraId="505C6FE7" w14:textId="77777777" w:rsidR="009F3611" w:rsidRPr="00B80901" w:rsidRDefault="009F3611" w:rsidP="009F3611">
            <w:pPr>
              <w:pStyle w:val="XML1"/>
              <w:rPr>
                <w:ins w:id="16599" w:author="Thomas Dietz" w:date="2012-08-08T17:05:00Z"/>
                <w:rPrChange w:id="16600" w:author="Thomas Dietz" w:date="2012-08-10T13:22:00Z">
                  <w:rPr>
                    <w:ins w:id="16601" w:author="Thomas Dietz" w:date="2012-08-08T17:05:00Z"/>
                    <w:lang w:val="de-DE"/>
                  </w:rPr>
                </w:rPrChange>
              </w:rPr>
            </w:pPr>
            <w:ins w:id="16602" w:author="Thomas Dietz" w:date="2012-08-08T17:05:00Z">
              <w:r w:rsidRPr="00B80901">
                <w:rPr>
                  <w:rPrChange w:id="16603" w:author="Thomas Dietz" w:date="2012-08-10T13:22:00Z">
                    <w:rPr>
                      <w:lang w:val="de-DE"/>
                    </w:rPr>
                  </w:rPrChange>
                </w:rPr>
                <w:t xml:space="preserve">          * If the operation is 'delete', the element is deleted if</w:t>
              </w:r>
            </w:ins>
          </w:p>
          <w:p w14:paraId="053DDF84" w14:textId="77777777" w:rsidR="009F3611" w:rsidRPr="00B80901" w:rsidRDefault="009F3611" w:rsidP="009F3611">
            <w:pPr>
              <w:pStyle w:val="XML1"/>
              <w:rPr>
                <w:ins w:id="16604" w:author="Thomas Dietz" w:date="2012-08-08T17:05:00Z"/>
                <w:rPrChange w:id="16605" w:author="Thomas Dietz" w:date="2012-08-10T13:22:00Z">
                  <w:rPr>
                    <w:ins w:id="16606" w:author="Thomas Dietz" w:date="2012-08-08T17:05:00Z"/>
                    <w:lang w:val="de-DE"/>
                  </w:rPr>
                </w:rPrChange>
              </w:rPr>
            </w:pPr>
            <w:ins w:id="16607" w:author="Thomas Dietz" w:date="2012-08-08T17:05:00Z">
              <w:r w:rsidRPr="00B80901">
                <w:rPr>
                  <w:rPrChange w:id="16608" w:author="Thomas Dietz" w:date="2012-08-10T13:22:00Z">
                    <w:rPr>
                      <w:lang w:val="de-DE"/>
                    </w:rPr>
                  </w:rPrChange>
                </w:rPr>
                <w:t xml:space="preserve">            </w:t>
              </w:r>
              <w:proofErr w:type="gramStart"/>
              <w:r w:rsidRPr="00B80901">
                <w:rPr>
                  <w:rPrChange w:id="16609" w:author="Thomas Dietz" w:date="2012-08-10T13:22:00Z">
                    <w:rPr>
                      <w:lang w:val="de-DE"/>
                    </w:rPr>
                  </w:rPrChange>
                </w:rPr>
                <w:t>it</w:t>
              </w:r>
              <w:proofErr w:type="gramEnd"/>
              <w:r w:rsidRPr="00B80901">
                <w:rPr>
                  <w:rPrChange w:id="16610" w:author="Thomas Dietz" w:date="2012-08-10T13:22:00Z">
                    <w:rPr>
                      <w:lang w:val="de-DE"/>
                    </w:rPr>
                  </w:rPrChange>
                </w:rPr>
                <w:t xml:space="preserve"> exists. If the element does not exist, a</w:t>
              </w:r>
            </w:ins>
          </w:p>
          <w:p w14:paraId="31B48254" w14:textId="77777777" w:rsidR="009F3611" w:rsidRPr="00B80901" w:rsidRDefault="009F3611" w:rsidP="009F3611">
            <w:pPr>
              <w:pStyle w:val="XML1"/>
              <w:rPr>
                <w:ins w:id="16611" w:author="Thomas Dietz" w:date="2012-08-08T17:05:00Z"/>
                <w:rPrChange w:id="16612" w:author="Thomas Dietz" w:date="2012-08-10T13:22:00Z">
                  <w:rPr>
                    <w:ins w:id="16613" w:author="Thomas Dietz" w:date="2012-08-08T17:05:00Z"/>
                    <w:lang w:val="de-DE"/>
                  </w:rPr>
                </w:rPrChange>
              </w:rPr>
            </w:pPr>
            <w:ins w:id="16614" w:author="Thomas Dietz" w:date="2012-08-08T17:05:00Z">
              <w:r w:rsidRPr="00B80901">
                <w:rPr>
                  <w:rPrChange w:id="16615" w:author="Thomas Dietz" w:date="2012-08-10T13:22:00Z">
                    <w:rPr>
                      <w:lang w:val="de-DE"/>
                    </w:rPr>
                  </w:rPrChange>
                </w:rPr>
                <w:t xml:space="preserve">            'data</w:t>
              </w:r>
              <w:r w:rsidRPr="00B80901">
                <w:rPr>
                  <w:rFonts w:ascii="MS Mincho" w:eastAsia="MS Mincho" w:hAnsi="MS Mincho" w:cs="MS Mincho" w:hint="eastAsia"/>
                  <w:rPrChange w:id="16616" w:author="Thomas Dietz" w:date="2012-08-10T13:22:00Z">
                    <w:rPr>
                      <w:rFonts w:ascii="MS Mincho" w:eastAsia="MS Mincho" w:hAnsi="MS Mincho" w:cs="MS Mincho" w:hint="eastAsia"/>
                      <w:lang w:val="de-DE"/>
                    </w:rPr>
                  </w:rPrChange>
                </w:rPr>
                <w:t>‑</w:t>
              </w:r>
              <w:r w:rsidRPr="00B80901">
                <w:rPr>
                  <w:rPrChange w:id="16617" w:author="Thomas Dietz" w:date="2012-08-10T13:22:00Z">
                    <w:rPr>
                      <w:lang w:val="de-DE"/>
                    </w:rPr>
                  </w:rPrChange>
                </w:rPr>
                <w:t>missing' error is returned.</w:t>
              </w:r>
              <w:proofErr w:type="gramStart"/>
              <w:r w:rsidRPr="00B80901">
                <w:rPr>
                  <w:rPrChange w:id="16618" w:author="Thomas Dietz" w:date="2012-08-10T13:22:00Z">
                    <w:rPr>
                      <w:lang w:val="de-DE"/>
                    </w:rPr>
                  </w:rPrChange>
                </w:rPr>
                <w:t>";</w:t>
              </w:r>
              <w:proofErr w:type="gramEnd"/>
            </w:ins>
          </w:p>
          <w:p w14:paraId="74F88CE8" w14:textId="77777777" w:rsidR="009F3611" w:rsidRPr="00B80901" w:rsidRDefault="009F3611" w:rsidP="009F3611">
            <w:pPr>
              <w:pStyle w:val="XML1"/>
              <w:rPr>
                <w:ins w:id="16619" w:author="Thomas Dietz" w:date="2012-08-08T17:05:00Z"/>
                <w:rPrChange w:id="16620" w:author="Thomas Dietz" w:date="2012-08-10T13:22:00Z">
                  <w:rPr>
                    <w:ins w:id="16621" w:author="Thomas Dietz" w:date="2012-08-08T17:05:00Z"/>
                    <w:lang w:val="de-DE"/>
                  </w:rPr>
                </w:rPrChange>
              </w:rPr>
            </w:pPr>
            <w:ins w:id="16622" w:author="Thomas Dietz" w:date="2012-08-08T17:05:00Z">
              <w:r w:rsidRPr="00B80901">
                <w:rPr>
                  <w:rPrChange w:id="16623" w:author="Thomas Dietz" w:date="2012-08-10T13:22:00Z">
                    <w:rPr>
                      <w:lang w:val="de-DE"/>
                    </w:rPr>
                  </w:rPrChange>
                </w:rPr>
                <w:t xml:space="preserve">      }</w:t>
              </w:r>
            </w:ins>
          </w:p>
          <w:p w14:paraId="7E42898D" w14:textId="77777777" w:rsidR="009F3611" w:rsidRPr="00B80901" w:rsidRDefault="009F3611" w:rsidP="009F3611">
            <w:pPr>
              <w:pStyle w:val="XML1"/>
              <w:rPr>
                <w:ins w:id="16624" w:author="Thomas Dietz" w:date="2012-08-08T17:05:00Z"/>
                <w:rPrChange w:id="16625" w:author="Thomas Dietz" w:date="2012-08-10T13:22:00Z">
                  <w:rPr>
                    <w:ins w:id="16626" w:author="Thomas Dietz" w:date="2012-08-08T17:05:00Z"/>
                    <w:lang w:val="de-DE"/>
                  </w:rPr>
                </w:rPrChange>
              </w:rPr>
            </w:pPr>
            <w:ins w:id="16627" w:author="Thomas Dietz" w:date="2012-08-08T17:05:00Z">
              <w:r w:rsidRPr="00B80901">
                <w:rPr>
                  <w:rPrChange w:id="16628" w:author="Thomas Dietz" w:date="2012-08-10T13:22:00Z">
                    <w:rPr>
                      <w:lang w:val="de-DE"/>
                    </w:rPr>
                  </w:rPrChange>
                </w:rPr>
                <w:t xml:space="preserve">      container supported {</w:t>
              </w:r>
            </w:ins>
          </w:p>
          <w:p w14:paraId="59A3EE5E" w14:textId="77777777" w:rsidR="009F3611" w:rsidRPr="00B80901" w:rsidRDefault="009F3611" w:rsidP="009F3611">
            <w:pPr>
              <w:pStyle w:val="XML1"/>
              <w:rPr>
                <w:ins w:id="16629" w:author="Thomas Dietz" w:date="2012-08-08T17:05:00Z"/>
                <w:rPrChange w:id="16630" w:author="Thomas Dietz" w:date="2012-08-10T13:22:00Z">
                  <w:rPr>
                    <w:ins w:id="16631" w:author="Thomas Dietz" w:date="2012-08-08T17:05:00Z"/>
                    <w:lang w:val="de-DE"/>
                  </w:rPr>
                </w:rPrChange>
              </w:rPr>
            </w:pPr>
            <w:ins w:id="16632" w:author="Thomas Dietz" w:date="2012-08-08T17:05:00Z">
              <w:r w:rsidRPr="00B80901">
                <w:rPr>
                  <w:rPrChange w:id="16633" w:author="Thomas Dietz" w:date="2012-08-10T13:22:00Z">
                    <w:rPr>
                      <w:lang w:val="de-DE"/>
                    </w:rPr>
                  </w:rPrChange>
                </w:rPr>
                <w:t xml:space="preserve">        uses OFPortOtherFeatureListType;</w:t>
              </w:r>
            </w:ins>
          </w:p>
          <w:p w14:paraId="00FC67A4" w14:textId="77777777" w:rsidR="009F3611" w:rsidRPr="00B80901" w:rsidRDefault="009F3611" w:rsidP="009F3611">
            <w:pPr>
              <w:pStyle w:val="XML1"/>
              <w:rPr>
                <w:ins w:id="16634" w:author="Thomas Dietz" w:date="2012-08-08T17:05:00Z"/>
                <w:rPrChange w:id="16635" w:author="Thomas Dietz" w:date="2012-08-10T13:22:00Z">
                  <w:rPr>
                    <w:ins w:id="16636" w:author="Thomas Dietz" w:date="2012-08-08T17:05:00Z"/>
                    <w:lang w:val="de-DE"/>
                  </w:rPr>
                </w:rPrChange>
              </w:rPr>
            </w:pPr>
            <w:ins w:id="16637" w:author="Thomas Dietz" w:date="2012-08-08T17:05:00Z">
              <w:r w:rsidRPr="00B80901">
                <w:rPr>
                  <w:rPrChange w:id="16638" w:author="Thomas Dietz" w:date="2012-08-10T13:22:00Z">
                    <w:rPr>
                      <w:lang w:val="de-DE"/>
                    </w:rPr>
                  </w:rPrChange>
                </w:rPr>
                <w:t xml:space="preserve">        config false;</w:t>
              </w:r>
            </w:ins>
          </w:p>
          <w:p w14:paraId="6E20A9BC" w14:textId="77777777" w:rsidR="009F3611" w:rsidRPr="00B80901" w:rsidRDefault="009F3611" w:rsidP="009F3611">
            <w:pPr>
              <w:pStyle w:val="XML1"/>
              <w:rPr>
                <w:ins w:id="16639" w:author="Thomas Dietz" w:date="2012-08-08T17:05:00Z"/>
                <w:rPrChange w:id="16640" w:author="Thomas Dietz" w:date="2012-08-10T13:22:00Z">
                  <w:rPr>
                    <w:ins w:id="16641" w:author="Thomas Dietz" w:date="2012-08-08T17:05:00Z"/>
                    <w:lang w:val="de-DE"/>
                  </w:rPr>
                </w:rPrChange>
              </w:rPr>
            </w:pPr>
            <w:ins w:id="16642" w:author="Thomas Dietz" w:date="2012-08-08T17:05:00Z">
              <w:r w:rsidRPr="00B80901">
                <w:rPr>
                  <w:rPrChange w:id="16643" w:author="Thomas Dietz" w:date="2012-08-10T13:22:00Z">
                    <w:rPr>
                      <w:lang w:val="de-DE"/>
                    </w:rPr>
                  </w:rPrChange>
                </w:rPr>
                <w:t xml:space="preserve">        description "The features (rates, duplex, etc.) of the</w:t>
              </w:r>
            </w:ins>
          </w:p>
          <w:p w14:paraId="761C831C" w14:textId="77777777" w:rsidR="009F3611" w:rsidRPr="00B80901" w:rsidRDefault="009F3611" w:rsidP="009F3611">
            <w:pPr>
              <w:pStyle w:val="XML1"/>
              <w:rPr>
                <w:ins w:id="16644" w:author="Thomas Dietz" w:date="2012-08-08T17:05:00Z"/>
                <w:rPrChange w:id="16645" w:author="Thomas Dietz" w:date="2012-08-10T13:22:00Z">
                  <w:rPr>
                    <w:ins w:id="16646" w:author="Thomas Dietz" w:date="2012-08-08T17:05:00Z"/>
                    <w:lang w:val="de-DE"/>
                  </w:rPr>
                </w:rPrChange>
              </w:rPr>
            </w:pPr>
            <w:ins w:id="16647" w:author="Thomas Dietz" w:date="2012-08-08T17:05:00Z">
              <w:r w:rsidRPr="00B80901">
                <w:rPr>
                  <w:rPrChange w:id="16648" w:author="Thomas Dietz" w:date="2012-08-10T13:22:00Z">
                    <w:rPr>
                      <w:lang w:val="de-DE"/>
                    </w:rPr>
                  </w:rPrChange>
                </w:rPr>
                <w:t xml:space="preserve">          </w:t>
              </w:r>
              <w:proofErr w:type="gramStart"/>
              <w:r w:rsidRPr="00B80901">
                <w:rPr>
                  <w:rPrChange w:id="16649" w:author="Thomas Dietz" w:date="2012-08-10T13:22:00Z">
                    <w:rPr>
                      <w:lang w:val="de-DE"/>
                    </w:rPr>
                  </w:rPrChange>
                </w:rPr>
                <w:t>port</w:t>
              </w:r>
              <w:proofErr w:type="gramEnd"/>
              <w:r w:rsidRPr="00B80901">
                <w:rPr>
                  <w:rPrChange w:id="16650" w:author="Thomas Dietz" w:date="2012-08-10T13:22:00Z">
                    <w:rPr>
                      <w:lang w:val="de-DE"/>
                    </w:rPr>
                  </w:rPrChange>
                </w:rPr>
                <w:t>, that are supported on the port.</w:t>
              </w:r>
            </w:ins>
          </w:p>
          <w:p w14:paraId="3EDED178" w14:textId="77777777" w:rsidR="009F3611" w:rsidRPr="00B80901" w:rsidRDefault="009F3611" w:rsidP="009F3611">
            <w:pPr>
              <w:pStyle w:val="XML1"/>
              <w:rPr>
                <w:ins w:id="16651" w:author="Thomas Dietz" w:date="2012-08-08T17:05:00Z"/>
                <w:rPrChange w:id="16652" w:author="Thomas Dietz" w:date="2012-08-10T13:22:00Z">
                  <w:rPr>
                    <w:ins w:id="16653" w:author="Thomas Dietz" w:date="2012-08-08T17:05:00Z"/>
                    <w:lang w:val="de-DE"/>
                  </w:rPr>
                </w:rPrChange>
              </w:rPr>
            </w:pPr>
          </w:p>
          <w:p w14:paraId="0516ABA9" w14:textId="77777777" w:rsidR="009F3611" w:rsidRPr="00B80901" w:rsidRDefault="009F3611" w:rsidP="009F3611">
            <w:pPr>
              <w:pStyle w:val="XML1"/>
              <w:rPr>
                <w:ins w:id="16654" w:author="Thomas Dietz" w:date="2012-08-08T17:05:00Z"/>
                <w:rPrChange w:id="16655" w:author="Thomas Dietz" w:date="2012-08-10T13:22:00Z">
                  <w:rPr>
                    <w:ins w:id="16656" w:author="Thomas Dietz" w:date="2012-08-08T17:05:00Z"/>
                    <w:lang w:val="de-DE"/>
                  </w:rPr>
                </w:rPrChange>
              </w:rPr>
            </w:pPr>
            <w:ins w:id="16657" w:author="Thomas Dietz" w:date="2012-08-08T17:05:00Z">
              <w:r w:rsidRPr="00B80901">
                <w:rPr>
                  <w:rPrChange w:id="16658" w:author="Thomas Dietz" w:date="2012-08-10T13:22:00Z">
                    <w:rPr>
                      <w:lang w:val="de-DE"/>
                    </w:rPr>
                  </w:rPrChange>
                </w:rPr>
                <w:t xml:space="preserve">          Children of this element are not configurable and can</w:t>
              </w:r>
            </w:ins>
          </w:p>
          <w:p w14:paraId="51C4154F" w14:textId="77777777" w:rsidR="009F3611" w:rsidRPr="00B80901" w:rsidRDefault="009F3611" w:rsidP="009F3611">
            <w:pPr>
              <w:pStyle w:val="XML1"/>
              <w:rPr>
                <w:ins w:id="16659" w:author="Thomas Dietz" w:date="2012-08-08T17:05:00Z"/>
                <w:rPrChange w:id="16660" w:author="Thomas Dietz" w:date="2012-08-10T13:22:00Z">
                  <w:rPr>
                    <w:ins w:id="16661" w:author="Thomas Dietz" w:date="2012-08-08T17:05:00Z"/>
                    <w:lang w:val="de-DE"/>
                  </w:rPr>
                </w:rPrChange>
              </w:rPr>
            </w:pPr>
            <w:ins w:id="16662" w:author="Thomas Dietz" w:date="2012-08-08T17:05:00Z">
              <w:r w:rsidRPr="00B80901">
                <w:rPr>
                  <w:rPrChange w:id="16663" w:author="Thomas Dietz" w:date="2012-08-10T13:22:00Z">
                    <w:rPr>
                      <w:lang w:val="de-DE"/>
                    </w:rPr>
                  </w:rPrChange>
                </w:rPr>
                <w:t xml:space="preserve">          </w:t>
              </w:r>
              <w:proofErr w:type="gramStart"/>
              <w:r w:rsidRPr="00B80901">
                <w:rPr>
                  <w:rPrChange w:id="16664" w:author="Thomas Dietz" w:date="2012-08-10T13:22:00Z">
                    <w:rPr>
                      <w:lang w:val="de-DE"/>
                    </w:rPr>
                  </w:rPrChange>
                </w:rPr>
                <w:t>only</w:t>
              </w:r>
              <w:proofErr w:type="gramEnd"/>
              <w:r w:rsidRPr="00B80901">
                <w:rPr>
                  <w:rPrChange w:id="16665" w:author="Thomas Dietz" w:date="2012-08-10T13:22:00Z">
                    <w:rPr>
                      <w:lang w:val="de-DE"/>
                    </w:rPr>
                  </w:rPrChange>
                </w:rPr>
                <w:t xml:space="preserve"> be retrieved by NETCONF &lt;get&gt; operations. Attemps to</w:t>
              </w:r>
            </w:ins>
          </w:p>
          <w:p w14:paraId="6A726A43" w14:textId="77777777" w:rsidR="009F3611" w:rsidRPr="00B80901" w:rsidRDefault="009F3611" w:rsidP="009F3611">
            <w:pPr>
              <w:pStyle w:val="XML1"/>
              <w:rPr>
                <w:ins w:id="16666" w:author="Thomas Dietz" w:date="2012-08-08T17:05:00Z"/>
                <w:rPrChange w:id="16667" w:author="Thomas Dietz" w:date="2012-08-10T13:22:00Z">
                  <w:rPr>
                    <w:ins w:id="16668" w:author="Thomas Dietz" w:date="2012-08-08T17:05:00Z"/>
                    <w:lang w:val="de-DE"/>
                  </w:rPr>
                </w:rPrChange>
              </w:rPr>
            </w:pPr>
            <w:ins w:id="16669" w:author="Thomas Dietz" w:date="2012-08-08T17:05:00Z">
              <w:r w:rsidRPr="00B80901">
                <w:rPr>
                  <w:rPrChange w:id="16670" w:author="Thomas Dietz" w:date="2012-08-10T13:22:00Z">
                    <w:rPr>
                      <w:lang w:val="de-DE"/>
                    </w:rPr>
                  </w:rPrChange>
                </w:rPr>
                <w:t xml:space="preserve">          modify this element and its children with a NETCONF</w:t>
              </w:r>
            </w:ins>
          </w:p>
          <w:p w14:paraId="42638221" w14:textId="77777777" w:rsidR="009F3611" w:rsidRPr="00B80901" w:rsidRDefault="009F3611" w:rsidP="009F3611">
            <w:pPr>
              <w:pStyle w:val="XML1"/>
              <w:rPr>
                <w:ins w:id="16671" w:author="Thomas Dietz" w:date="2012-08-08T17:05:00Z"/>
                <w:rPrChange w:id="16672" w:author="Thomas Dietz" w:date="2012-08-10T13:22:00Z">
                  <w:rPr>
                    <w:ins w:id="16673" w:author="Thomas Dietz" w:date="2012-08-08T17:05:00Z"/>
                    <w:lang w:val="de-DE"/>
                  </w:rPr>
                </w:rPrChange>
              </w:rPr>
            </w:pPr>
            <w:ins w:id="16674" w:author="Thomas Dietz" w:date="2012-08-08T17:05:00Z">
              <w:r w:rsidRPr="00B80901">
                <w:rPr>
                  <w:rPrChange w:id="16675" w:author="Thomas Dietz" w:date="2012-08-10T13:22:00Z">
                    <w:rPr>
                      <w:lang w:val="de-DE"/>
                    </w:rPr>
                  </w:rPrChange>
                </w:rPr>
                <w:t xml:space="preserve">          &lt;edit-config&gt; operation MUST result in an</w:t>
              </w:r>
            </w:ins>
          </w:p>
          <w:p w14:paraId="7E83F424" w14:textId="77777777" w:rsidR="009F3611" w:rsidRPr="00B80901" w:rsidRDefault="009F3611" w:rsidP="009F3611">
            <w:pPr>
              <w:pStyle w:val="XML1"/>
              <w:rPr>
                <w:ins w:id="16676" w:author="Thomas Dietz" w:date="2012-08-08T17:05:00Z"/>
                <w:rPrChange w:id="16677" w:author="Thomas Dietz" w:date="2012-08-10T13:22:00Z">
                  <w:rPr>
                    <w:ins w:id="16678" w:author="Thomas Dietz" w:date="2012-08-08T17:05:00Z"/>
                    <w:lang w:val="de-DE"/>
                  </w:rPr>
                </w:rPrChange>
              </w:rPr>
            </w:pPr>
            <w:ins w:id="16679" w:author="Thomas Dietz" w:date="2012-08-08T17:05:00Z">
              <w:r w:rsidRPr="00B80901">
                <w:rPr>
                  <w:rPrChange w:id="16680" w:author="Thomas Dietz" w:date="2012-08-10T13:22:00Z">
                    <w:rPr>
                      <w:lang w:val="de-DE"/>
                    </w:rPr>
                  </w:rPrChange>
                </w:rPr>
                <w:t xml:space="preserve">          'operation-not-supported' error with type</w:t>
              </w:r>
            </w:ins>
          </w:p>
          <w:p w14:paraId="273A0636" w14:textId="77777777" w:rsidR="009F3611" w:rsidRPr="00B80901" w:rsidRDefault="009F3611" w:rsidP="009F3611">
            <w:pPr>
              <w:pStyle w:val="XML1"/>
              <w:rPr>
                <w:ins w:id="16681" w:author="Thomas Dietz" w:date="2012-08-08T17:05:00Z"/>
                <w:rPrChange w:id="16682" w:author="Thomas Dietz" w:date="2012-08-10T13:22:00Z">
                  <w:rPr>
                    <w:ins w:id="16683" w:author="Thomas Dietz" w:date="2012-08-08T17:05:00Z"/>
                    <w:lang w:val="de-DE"/>
                  </w:rPr>
                </w:rPrChange>
              </w:rPr>
            </w:pPr>
            <w:ins w:id="16684" w:author="Thomas Dietz" w:date="2012-08-08T17:05:00Z">
              <w:r w:rsidRPr="00B80901">
                <w:rPr>
                  <w:rPrChange w:id="16685" w:author="Thomas Dietz" w:date="2012-08-10T13:22:00Z">
                    <w:rPr>
                      <w:lang w:val="de-DE"/>
                    </w:rPr>
                  </w:rPrChange>
                </w:rPr>
                <w:t xml:space="preserve">          '</w:t>
              </w:r>
              <w:proofErr w:type="gramStart"/>
              <w:r w:rsidRPr="00B80901">
                <w:rPr>
                  <w:rPrChange w:id="16686" w:author="Thomas Dietz" w:date="2012-08-10T13:22:00Z">
                    <w:rPr>
                      <w:lang w:val="de-DE"/>
                    </w:rPr>
                  </w:rPrChange>
                </w:rPr>
                <w:t>application</w:t>
              </w:r>
              <w:proofErr w:type="gramEnd"/>
              <w:r w:rsidRPr="00B80901">
                <w:rPr>
                  <w:rPrChange w:id="16687" w:author="Thomas Dietz" w:date="2012-08-10T13:22:00Z">
                    <w:rPr>
                      <w:lang w:val="de-DE"/>
                    </w:rPr>
                  </w:rPrChange>
                </w:rPr>
                <w:t>'.";</w:t>
              </w:r>
            </w:ins>
          </w:p>
          <w:p w14:paraId="780D0621" w14:textId="77777777" w:rsidR="009F3611" w:rsidRPr="00B80901" w:rsidRDefault="009F3611" w:rsidP="009F3611">
            <w:pPr>
              <w:pStyle w:val="XML1"/>
              <w:rPr>
                <w:ins w:id="16688" w:author="Thomas Dietz" w:date="2012-08-08T17:05:00Z"/>
                <w:rPrChange w:id="16689" w:author="Thomas Dietz" w:date="2012-08-10T13:22:00Z">
                  <w:rPr>
                    <w:ins w:id="16690" w:author="Thomas Dietz" w:date="2012-08-08T17:05:00Z"/>
                    <w:lang w:val="de-DE"/>
                  </w:rPr>
                </w:rPrChange>
              </w:rPr>
            </w:pPr>
            <w:ins w:id="16691" w:author="Thomas Dietz" w:date="2012-08-08T17:05:00Z">
              <w:r w:rsidRPr="00B80901">
                <w:rPr>
                  <w:rPrChange w:id="16692" w:author="Thomas Dietz" w:date="2012-08-10T13:22:00Z">
                    <w:rPr>
                      <w:lang w:val="de-DE"/>
                    </w:rPr>
                  </w:rPrChange>
                </w:rPr>
                <w:t xml:space="preserve">      }</w:t>
              </w:r>
            </w:ins>
          </w:p>
          <w:p w14:paraId="26B108E4" w14:textId="77777777" w:rsidR="009F3611" w:rsidRPr="00B80901" w:rsidRDefault="009F3611" w:rsidP="009F3611">
            <w:pPr>
              <w:pStyle w:val="XML1"/>
              <w:rPr>
                <w:ins w:id="16693" w:author="Thomas Dietz" w:date="2012-08-08T17:05:00Z"/>
                <w:rPrChange w:id="16694" w:author="Thomas Dietz" w:date="2012-08-10T13:22:00Z">
                  <w:rPr>
                    <w:ins w:id="16695" w:author="Thomas Dietz" w:date="2012-08-08T17:05:00Z"/>
                    <w:lang w:val="de-DE"/>
                  </w:rPr>
                </w:rPrChange>
              </w:rPr>
            </w:pPr>
            <w:ins w:id="16696" w:author="Thomas Dietz" w:date="2012-08-08T17:05:00Z">
              <w:r w:rsidRPr="00B80901">
                <w:rPr>
                  <w:rPrChange w:id="16697" w:author="Thomas Dietz" w:date="2012-08-10T13:22:00Z">
                    <w:rPr>
                      <w:lang w:val="de-DE"/>
                    </w:rPr>
                  </w:rPrChange>
                </w:rPr>
                <w:t xml:space="preserve">      container advertised-peer {</w:t>
              </w:r>
            </w:ins>
          </w:p>
          <w:p w14:paraId="70AED1B1" w14:textId="77777777" w:rsidR="009F3611" w:rsidRPr="00B80901" w:rsidRDefault="009F3611" w:rsidP="009F3611">
            <w:pPr>
              <w:pStyle w:val="XML1"/>
              <w:rPr>
                <w:ins w:id="16698" w:author="Thomas Dietz" w:date="2012-08-08T17:05:00Z"/>
                <w:rPrChange w:id="16699" w:author="Thomas Dietz" w:date="2012-08-10T13:22:00Z">
                  <w:rPr>
                    <w:ins w:id="16700" w:author="Thomas Dietz" w:date="2012-08-08T17:05:00Z"/>
                    <w:lang w:val="de-DE"/>
                  </w:rPr>
                </w:rPrChange>
              </w:rPr>
            </w:pPr>
            <w:ins w:id="16701" w:author="Thomas Dietz" w:date="2012-08-08T17:05:00Z">
              <w:r w:rsidRPr="00B80901">
                <w:rPr>
                  <w:rPrChange w:id="16702" w:author="Thomas Dietz" w:date="2012-08-10T13:22:00Z">
                    <w:rPr>
                      <w:lang w:val="de-DE"/>
                    </w:rPr>
                  </w:rPrChange>
                </w:rPr>
                <w:t xml:space="preserve">        uses OFPortOtherFeatureListType;</w:t>
              </w:r>
            </w:ins>
          </w:p>
          <w:p w14:paraId="7DAF5C59" w14:textId="77777777" w:rsidR="009F3611" w:rsidRPr="00B80901" w:rsidRDefault="009F3611" w:rsidP="009F3611">
            <w:pPr>
              <w:pStyle w:val="XML1"/>
              <w:rPr>
                <w:ins w:id="16703" w:author="Thomas Dietz" w:date="2012-08-08T17:05:00Z"/>
                <w:rPrChange w:id="16704" w:author="Thomas Dietz" w:date="2012-08-10T13:22:00Z">
                  <w:rPr>
                    <w:ins w:id="16705" w:author="Thomas Dietz" w:date="2012-08-08T17:05:00Z"/>
                    <w:lang w:val="de-DE"/>
                  </w:rPr>
                </w:rPrChange>
              </w:rPr>
            </w:pPr>
            <w:ins w:id="16706" w:author="Thomas Dietz" w:date="2012-08-08T17:05:00Z">
              <w:r w:rsidRPr="00B80901">
                <w:rPr>
                  <w:rPrChange w:id="16707" w:author="Thomas Dietz" w:date="2012-08-10T13:22:00Z">
                    <w:rPr>
                      <w:lang w:val="de-DE"/>
                    </w:rPr>
                  </w:rPrChange>
                </w:rPr>
                <w:t xml:space="preserve">        config false;</w:t>
              </w:r>
            </w:ins>
          </w:p>
          <w:p w14:paraId="4B76B57F" w14:textId="77777777" w:rsidR="009F3611" w:rsidRPr="00B80901" w:rsidRDefault="009F3611" w:rsidP="009F3611">
            <w:pPr>
              <w:pStyle w:val="XML1"/>
              <w:rPr>
                <w:ins w:id="16708" w:author="Thomas Dietz" w:date="2012-08-08T17:05:00Z"/>
                <w:rPrChange w:id="16709" w:author="Thomas Dietz" w:date="2012-08-10T13:22:00Z">
                  <w:rPr>
                    <w:ins w:id="16710" w:author="Thomas Dietz" w:date="2012-08-08T17:05:00Z"/>
                    <w:lang w:val="de-DE"/>
                  </w:rPr>
                </w:rPrChange>
              </w:rPr>
            </w:pPr>
            <w:ins w:id="16711" w:author="Thomas Dietz" w:date="2012-08-08T17:05:00Z">
              <w:r w:rsidRPr="00B80901">
                <w:rPr>
                  <w:rPrChange w:id="16712" w:author="Thomas Dietz" w:date="2012-08-10T13:22:00Z">
                    <w:rPr>
                      <w:lang w:val="de-DE"/>
                    </w:rPr>
                  </w:rPrChange>
                </w:rPr>
                <w:t xml:space="preserve">        description "The features (rates, duplex, etc.) that are</w:t>
              </w:r>
            </w:ins>
          </w:p>
          <w:p w14:paraId="241DAA05" w14:textId="77777777" w:rsidR="009F3611" w:rsidRPr="00B80901" w:rsidRDefault="009F3611" w:rsidP="009F3611">
            <w:pPr>
              <w:pStyle w:val="XML1"/>
              <w:rPr>
                <w:ins w:id="16713" w:author="Thomas Dietz" w:date="2012-08-08T17:05:00Z"/>
                <w:rPrChange w:id="16714" w:author="Thomas Dietz" w:date="2012-08-10T13:22:00Z">
                  <w:rPr>
                    <w:ins w:id="16715" w:author="Thomas Dietz" w:date="2012-08-08T17:05:00Z"/>
                    <w:lang w:val="de-DE"/>
                  </w:rPr>
                </w:rPrChange>
              </w:rPr>
            </w:pPr>
            <w:ins w:id="16716" w:author="Thomas Dietz" w:date="2012-08-08T17:05:00Z">
              <w:r w:rsidRPr="00B80901">
                <w:rPr>
                  <w:rPrChange w:id="16717" w:author="Thomas Dietz" w:date="2012-08-10T13:22:00Z">
                    <w:rPr>
                      <w:lang w:val="de-DE"/>
                    </w:rPr>
                  </w:rPrChange>
                </w:rPr>
                <w:t xml:space="preserve">          </w:t>
              </w:r>
              <w:proofErr w:type="gramStart"/>
              <w:r w:rsidRPr="00B80901">
                <w:rPr>
                  <w:rPrChange w:id="16718" w:author="Thomas Dietz" w:date="2012-08-10T13:22:00Z">
                    <w:rPr>
                      <w:lang w:val="de-DE"/>
                    </w:rPr>
                  </w:rPrChange>
                </w:rPr>
                <w:t>currently</w:t>
              </w:r>
              <w:proofErr w:type="gramEnd"/>
              <w:r w:rsidRPr="00B80901">
                <w:rPr>
                  <w:rPrChange w:id="16719" w:author="Thomas Dietz" w:date="2012-08-10T13:22:00Z">
                    <w:rPr>
                      <w:lang w:val="de-DE"/>
                    </w:rPr>
                  </w:rPrChange>
                </w:rPr>
                <w:t xml:space="preserve"> advertised by the peer port.</w:t>
              </w:r>
            </w:ins>
          </w:p>
          <w:p w14:paraId="21105656" w14:textId="77777777" w:rsidR="009F3611" w:rsidRPr="00B80901" w:rsidRDefault="009F3611" w:rsidP="009F3611">
            <w:pPr>
              <w:pStyle w:val="XML1"/>
              <w:rPr>
                <w:ins w:id="16720" w:author="Thomas Dietz" w:date="2012-08-08T17:05:00Z"/>
                <w:rPrChange w:id="16721" w:author="Thomas Dietz" w:date="2012-08-10T13:22:00Z">
                  <w:rPr>
                    <w:ins w:id="16722" w:author="Thomas Dietz" w:date="2012-08-08T17:05:00Z"/>
                    <w:lang w:val="de-DE"/>
                  </w:rPr>
                </w:rPrChange>
              </w:rPr>
            </w:pPr>
          </w:p>
          <w:p w14:paraId="0ACCF6E4" w14:textId="77777777" w:rsidR="009F3611" w:rsidRPr="00B80901" w:rsidRDefault="009F3611" w:rsidP="009F3611">
            <w:pPr>
              <w:pStyle w:val="XML1"/>
              <w:rPr>
                <w:ins w:id="16723" w:author="Thomas Dietz" w:date="2012-08-08T17:05:00Z"/>
                <w:rPrChange w:id="16724" w:author="Thomas Dietz" w:date="2012-08-10T13:22:00Z">
                  <w:rPr>
                    <w:ins w:id="16725" w:author="Thomas Dietz" w:date="2012-08-08T17:05:00Z"/>
                    <w:lang w:val="de-DE"/>
                  </w:rPr>
                </w:rPrChange>
              </w:rPr>
            </w:pPr>
            <w:ins w:id="16726" w:author="Thomas Dietz" w:date="2012-08-08T17:05:00Z">
              <w:r w:rsidRPr="00B80901">
                <w:rPr>
                  <w:rPrChange w:id="16727" w:author="Thomas Dietz" w:date="2012-08-10T13:22:00Z">
                    <w:rPr>
                      <w:lang w:val="de-DE"/>
                    </w:rPr>
                  </w:rPrChange>
                </w:rPr>
                <w:t xml:space="preserve">          Children of this element are not configurable and can</w:t>
              </w:r>
            </w:ins>
          </w:p>
          <w:p w14:paraId="74282D8A" w14:textId="77777777" w:rsidR="009F3611" w:rsidRPr="00B80901" w:rsidRDefault="009F3611" w:rsidP="009F3611">
            <w:pPr>
              <w:pStyle w:val="XML1"/>
              <w:rPr>
                <w:ins w:id="16728" w:author="Thomas Dietz" w:date="2012-08-08T17:05:00Z"/>
                <w:rPrChange w:id="16729" w:author="Thomas Dietz" w:date="2012-08-10T13:22:00Z">
                  <w:rPr>
                    <w:ins w:id="16730" w:author="Thomas Dietz" w:date="2012-08-08T17:05:00Z"/>
                    <w:lang w:val="de-DE"/>
                  </w:rPr>
                </w:rPrChange>
              </w:rPr>
            </w:pPr>
            <w:ins w:id="16731" w:author="Thomas Dietz" w:date="2012-08-08T17:05:00Z">
              <w:r w:rsidRPr="00B80901">
                <w:rPr>
                  <w:rPrChange w:id="16732" w:author="Thomas Dietz" w:date="2012-08-10T13:22:00Z">
                    <w:rPr>
                      <w:lang w:val="de-DE"/>
                    </w:rPr>
                  </w:rPrChange>
                </w:rPr>
                <w:t xml:space="preserve">          </w:t>
              </w:r>
              <w:proofErr w:type="gramStart"/>
              <w:r w:rsidRPr="00B80901">
                <w:rPr>
                  <w:rPrChange w:id="16733" w:author="Thomas Dietz" w:date="2012-08-10T13:22:00Z">
                    <w:rPr>
                      <w:lang w:val="de-DE"/>
                    </w:rPr>
                  </w:rPrChange>
                </w:rPr>
                <w:t>only</w:t>
              </w:r>
              <w:proofErr w:type="gramEnd"/>
              <w:r w:rsidRPr="00B80901">
                <w:rPr>
                  <w:rPrChange w:id="16734" w:author="Thomas Dietz" w:date="2012-08-10T13:22:00Z">
                    <w:rPr>
                      <w:lang w:val="de-DE"/>
                    </w:rPr>
                  </w:rPrChange>
                </w:rPr>
                <w:t xml:space="preserve"> be retrieved by NETCONF &lt;get&gt; operations. Attemps to</w:t>
              </w:r>
            </w:ins>
          </w:p>
          <w:p w14:paraId="4468077C" w14:textId="77777777" w:rsidR="009F3611" w:rsidRPr="00B80901" w:rsidRDefault="009F3611" w:rsidP="009F3611">
            <w:pPr>
              <w:pStyle w:val="XML1"/>
              <w:rPr>
                <w:ins w:id="16735" w:author="Thomas Dietz" w:date="2012-08-08T17:05:00Z"/>
                <w:rPrChange w:id="16736" w:author="Thomas Dietz" w:date="2012-08-10T13:22:00Z">
                  <w:rPr>
                    <w:ins w:id="16737" w:author="Thomas Dietz" w:date="2012-08-08T17:05:00Z"/>
                    <w:lang w:val="de-DE"/>
                  </w:rPr>
                </w:rPrChange>
              </w:rPr>
            </w:pPr>
            <w:ins w:id="16738" w:author="Thomas Dietz" w:date="2012-08-08T17:05:00Z">
              <w:r w:rsidRPr="00B80901">
                <w:rPr>
                  <w:rPrChange w:id="16739" w:author="Thomas Dietz" w:date="2012-08-10T13:22:00Z">
                    <w:rPr>
                      <w:lang w:val="de-DE"/>
                    </w:rPr>
                  </w:rPrChange>
                </w:rPr>
                <w:t xml:space="preserve">          modify this element and its children with a NETCONF</w:t>
              </w:r>
            </w:ins>
          </w:p>
          <w:p w14:paraId="65F3FFBA" w14:textId="77777777" w:rsidR="009F3611" w:rsidRPr="00B80901" w:rsidRDefault="009F3611" w:rsidP="009F3611">
            <w:pPr>
              <w:pStyle w:val="XML1"/>
              <w:rPr>
                <w:ins w:id="16740" w:author="Thomas Dietz" w:date="2012-08-08T17:05:00Z"/>
                <w:rPrChange w:id="16741" w:author="Thomas Dietz" w:date="2012-08-10T13:22:00Z">
                  <w:rPr>
                    <w:ins w:id="16742" w:author="Thomas Dietz" w:date="2012-08-08T17:05:00Z"/>
                    <w:lang w:val="de-DE"/>
                  </w:rPr>
                </w:rPrChange>
              </w:rPr>
            </w:pPr>
            <w:ins w:id="16743" w:author="Thomas Dietz" w:date="2012-08-08T17:05:00Z">
              <w:r w:rsidRPr="00B80901">
                <w:rPr>
                  <w:rPrChange w:id="16744" w:author="Thomas Dietz" w:date="2012-08-10T13:22:00Z">
                    <w:rPr>
                      <w:lang w:val="de-DE"/>
                    </w:rPr>
                  </w:rPrChange>
                </w:rPr>
                <w:t xml:space="preserve">          &lt;edit-config&gt; operation MUST result in an</w:t>
              </w:r>
            </w:ins>
          </w:p>
          <w:p w14:paraId="5CA6810C" w14:textId="77777777" w:rsidR="009F3611" w:rsidRPr="00B80901" w:rsidRDefault="009F3611" w:rsidP="009F3611">
            <w:pPr>
              <w:pStyle w:val="XML1"/>
              <w:rPr>
                <w:ins w:id="16745" w:author="Thomas Dietz" w:date="2012-08-08T17:05:00Z"/>
                <w:rPrChange w:id="16746" w:author="Thomas Dietz" w:date="2012-08-10T13:22:00Z">
                  <w:rPr>
                    <w:ins w:id="16747" w:author="Thomas Dietz" w:date="2012-08-08T17:05:00Z"/>
                    <w:lang w:val="de-DE"/>
                  </w:rPr>
                </w:rPrChange>
              </w:rPr>
            </w:pPr>
            <w:ins w:id="16748" w:author="Thomas Dietz" w:date="2012-08-08T17:05:00Z">
              <w:r w:rsidRPr="00B80901">
                <w:rPr>
                  <w:rPrChange w:id="16749" w:author="Thomas Dietz" w:date="2012-08-10T13:22:00Z">
                    <w:rPr>
                      <w:lang w:val="de-DE"/>
                    </w:rPr>
                  </w:rPrChange>
                </w:rPr>
                <w:t xml:space="preserve">          'operation-not-supported' error with type</w:t>
              </w:r>
            </w:ins>
          </w:p>
          <w:p w14:paraId="7AB19A93" w14:textId="77777777" w:rsidR="009F3611" w:rsidRPr="00B80901" w:rsidRDefault="009F3611" w:rsidP="009F3611">
            <w:pPr>
              <w:pStyle w:val="XML1"/>
              <w:rPr>
                <w:ins w:id="16750" w:author="Thomas Dietz" w:date="2012-08-08T17:05:00Z"/>
                <w:rPrChange w:id="16751" w:author="Thomas Dietz" w:date="2012-08-10T13:22:00Z">
                  <w:rPr>
                    <w:ins w:id="16752" w:author="Thomas Dietz" w:date="2012-08-08T17:05:00Z"/>
                    <w:lang w:val="de-DE"/>
                  </w:rPr>
                </w:rPrChange>
              </w:rPr>
            </w:pPr>
            <w:ins w:id="16753" w:author="Thomas Dietz" w:date="2012-08-08T17:05:00Z">
              <w:r w:rsidRPr="00B80901">
                <w:rPr>
                  <w:rPrChange w:id="16754" w:author="Thomas Dietz" w:date="2012-08-10T13:22:00Z">
                    <w:rPr>
                      <w:lang w:val="de-DE"/>
                    </w:rPr>
                  </w:rPrChange>
                </w:rPr>
                <w:t xml:space="preserve">          '</w:t>
              </w:r>
              <w:proofErr w:type="gramStart"/>
              <w:r w:rsidRPr="00B80901">
                <w:rPr>
                  <w:rPrChange w:id="16755" w:author="Thomas Dietz" w:date="2012-08-10T13:22:00Z">
                    <w:rPr>
                      <w:lang w:val="de-DE"/>
                    </w:rPr>
                  </w:rPrChange>
                </w:rPr>
                <w:t>application</w:t>
              </w:r>
              <w:proofErr w:type="gramEnd"/>
              <w:r w:rsidRPr="00B80901">
                <w:rPr>
                  <w:rPrChange w:id="16756" w:author="Thomas Dietz" w:date="2012-08-10T13:22:00Z">
                    <w:rPr>
                      <w:lang w:val="de-DE"/>
                    </w:rPr>
                  </w:rPrChange>
                </w:rPr>
                <w:t>'.";</w:t>
              </w:r>
            </w:ins>
          </w:p>
          <w:p w14:paraId="0A83E4DA" w14:textId="77777777" w:rsidR="009F3611" w:rsidRPr="00B80901" w:rsidRDefault="009F3611" w:rsidP="009F3611">
            <w:pPr>
              <w:pStyle w:val="XML1"/>
              <w:rPr>
                <w:ins w:id="16757" w:author="Thomas Dietz" w:date="2012-08-08T17:05:00Z"/>
                <w:rPrChange w:id="16758" w:author="Thomas Dietz" w:date="2012-08-10T13:22:00Z">
                  <w:rPr>
                    <w:ins w:id="16759" w:author="Thomas Dietz" w:date="2012-08-08T17:05:00Z"/>
                    <w:lang w:val="de-DE"/>
                  </w:rPr>
                </w:rPrChange>
              </w:rPr>
            </w:pPr>
            <w:ins w:id="16760" w:author="Thomas Dietz" w:date="2012-08-08T17:05:00Z">
              <w:r w:rsidRPr="00B80901">
                <w:rPr>
                  <w:rPrChange w:id="16761" w:author="Thomas Dietz" w:date="2012-08-10T13:22:00Z">
                    <w:rPr>
                      <w:lang w:val="de-DE"/>
                    </w:rPr>
                  </w:rPrChange>
                </w:rPr>
                <w:t xml:space="preserve">      }</w:t>
              </w:r>
            </w:ins>
          </w:p>
          <w:p w14:paraId="00EF44CF" w14:textId="77777777" w:rsidR="009F3611" w:rsidRPr="00B80901" w:rsidRDefault="009F3611" w:rsidP="009F3611">
            <w:pPr>
              <w:pStyle w:val="XML1"/>
              <w:rPr>
                <w:ins w:id="16762" w:author="Thomas Dietz" w:date="2012-08-08T17:05:00Z"/>
                <w:rPrChange w:id="16763" w:author="Thomas Dietz" w:date="2012-08-10T13:22:00Z">
                  <w:rPr>
                    <w:ins w:id="16764" w:author="Thomas Dietz" w:date="2012-08-08T17:05:00Z"/>
                    <w:lang w:val="de-DE"/>
                  </w:rPr>
                </w:rPrChange>
              </w:rPr>
            </w:pPr>
            <w:ins w:id="16765" w:author="Thomas Dietz" w:date="2012-08-08T17:05:00Z">
              <w:r w:rsidRPr="00B80901">
                <w:rPr>
                  <w:rPrChange w:id="16766" w:author="Thomas Dietz" w:date="2012-08-10T13:22:00Z">
                    <w:rPr>
                      <w:lang w:val="de-DE"/>
                    </w:rPr>
                  </w:rPrChange>
                </w:rPr>
                <w:t xml:space="preserve">    }</w:t>
              </w:r>
            </w:ins>
          </w:p>
          <w:p w14:paraId="762F62DB" w14:textId="77777777" w:rsidR="009F3611" w:rsidRPr="00B80901" w:rsidRDefault="009F3611" w:rsidP="009F3611">
            <w:pPr>
              <w:pStyle w:val="XML1"/>
              <w:rPr>
                <w:ins w:id="16767" w:author="Thomas Dietz" w:date="2012-08-08T17:05:00Z"/>
                <w:rPrChange w:id="16768" w:author="Thomas Dietz" w:date="2012-08-10T13:22:00Z">
                  <w:rPr>
                    <w:ins w:id="16769" w:author="Thomas Dietz" w:date="2012-08-08T17:05:00Z"/>
                    <w:lang w:val="de-DE"/>
                  </w:rPr>
                </w:rPrChange>
              </w:rPr>
            </w:pPr>
            <w:ins w:id="16770" w:author="Thomas Dietz" w:date="2012-08-08T17:05:00Z">
              <w:r w:rsidRPr="00B80901">
                <w:rPr>
                  <w:rPrChange w:id="16771" w:author="Thomas Dietz" w:date="2012-08-10T13:22:00Z">
                    <w:rPr>
                      <w:lang w:val="de-DE"/>
                    </w:rPr>
                  </w:rPrChange>
                </w:rPr>
                <w:t xml:space="preserve">    choice tunnel-type {</w:t>
              </w:r>
            </w:ins>
          </w:p>
          <w:p w14:paraId="12F06B77" w14:textId="77777777" w:rsidR="009F3611" w:rsidRPr="00B80901" w:rsidRDefault="009F3611" w:rsidP="009F3611">
            <w:pPr>
              <w:pStyle w:val="XML1"/>
              <w:rPr>
                <w:ins w:id="16772" w:author="Thomas Dietz" w:date="2012-08-08T17:05:00Z"/>
                <w:rPrChange w:id="16773" w:author="Thomas Dietz" w:date="2012-08-10T13:22:00Z">
                  <w:rPr>
                    <w:ins w:id="16774" w:author="Thomas Dietz" w:date="2012-08-08T17:05:00Z"/>
                    <w:lang w:val="de-DE"/>
                  </w:rPr>
                </w:rPrChange>
              </w:rPr>
            </w:pPr>
            <w:ins w:id="16775" w:author="Thomas Dietz" w:date="2012-08-08T17:05:00Z">
              <w:r w:rsidRPr="00B80901">
                <w:rPr>
                  <w:rPrChange w:id="16776" w:author="Thomas Dietz" w:date="2012-08-10T13:22:00Z">
                    <w:rPr>
                      <w:lang w:val="de-DE"/>
                    </w:rPr>
                  </w:rPrChange>
                </w:rPr>
                <w:t xml:space="preserve">      </w:t>
              </w:r>
              <w:proofErr w:type="gramStart"/>
              <w:r w:rsidRPr="00B80901">
                <w:rPr>
                  <w:rPrChange w:id="16777" w:author="Thomas Dietz" w:date="2012-08-10T13:22:00Z">
                    <w:rPr>
                      <w:lang w:val="de-DE"/>
                    </w:rPr>
                  </w:rPrChange>
                </w:rPr>
                <w:t>description</w:t>
              </w:r>
              <w:proofErr w:type="gramEnd"/>
              <w:r w:rsidRPr="00B80901">
                <w:rPr>
                  <w:rPrChange w:id="16778" w:author="Thomas Dietz" w:date="2012-08-10T13:22:00Z">
                    <w:rPr>
                      <w:lang w:val="de-DE"/>
                    </w:rPr>
                  </w:rPrChange>
                </w:rPr>
                <w:t xml:space="preserve"> "Tunnels are modeled as logical ports.</w:t>
              </w:r>
            </w:ins>
          </w:p>
          <w:p w14:paraId="2C57757F" w14:textId="77777777" w:rsidR="009F3611" w:rsidRPr="00B80901" w:rsidRDefault="009F3611" w:rsidP="009F3611">
            <w:pPr>
              <w:pStyle w:val="XML1"/>
              <w:rPr>
                <w:ins w:id="16779" w:author="Thomas Dietz" w:date="2012-08-08T17:05:00Z"/>
                <w:rPrChange w:id="16780" w:author="Thomas Dietz" w:date="2012-08-10T13:22:00Z">
                  <w:rPr>
                    <w:ins w:id="16781" w:author="Thomas Dietz" w:date="2012-08-08T17:05:00Z"/>
                    <w:lang w:val="de-DE"/>
                  </w:rPr>
                </w:rPrChange>
              </w:rPr>
            </w:pPr>
          </w:p>
          <w:p w14:paraId="324344A2" w14:textId="77777777" w:rsidR="009F3611" w:rsidRPr="00B80901" w:rsidRDefault="009F3611" w:rsidP="009F3611">
            <w:pPr>
              <w:pStyle w:val="XML1"/>
              <w:rPr>
                <w:ins w:id="16782" w:author="Thomas Dietz" w:date="2012-08-08T17:05:00Z"/>
                <w:rPrChange w:id="16783" w:author="Thomas Dietz" w:date="2012-08-10T13:22:00Z">
                  <w:rPr>
                    <w:ins w:id="16784" w:author="Thomas Dietz" w:date="2012-08-08T17:05:00Z"/>
                    <w:lang w:val="de-DE"/>
                  </w:rPr>
                </w:rPrChange>
              </w:rPr>
            </w:pPr>
            <w:ins w:id="16785" w:author="Thomas Dietz" w:date="2012-08-08T17:05:00Z">
              <w:r w:rsidRPr="00B80901">
                <w:rPr>
                  <w:rPrChange w:id="16786" w:author="Thomas Dietz" w:date="2012-08-10T13:22:00Z">
                    <w:rPr>
                      <w:lang w:val="de-DE"/>
                    </w:rPr>
                  </w:rPrChange>
                </w:rPr>
                <w:t xml:space="preserve">        Elements in this choice are not configurable and can only</w:t>
              </w:r>
            </w:ins>
          </w:p>
          <w:p w14:paraId="59ACB6DE" w14:textId="77777777" w:rsidR="009F3611" w:rsidRPr="00B80901" w:rsidRDefault="009F3611" w:rsidP="009F3611">
            <w:pPr>
              <w:pStyle w:val="XML1"/>
              <w:rPr>
                <w:ins w:id="16787" w:author="Thomas Dietz" w:date="2012-08-08T17:05:00Z"/>
                <w:rPrChange w:id="16788" w:author="Thomas Dietz" w:date="2012-08-10T13:22:00Z">
                  <w:rPr>
                    <w:ins w:id="16789" w:author="Thomas Dietz" w:date="2012-08-08T17:05:00Z"/>
                    <w:lang w:val="de-DE"/>
                  </w:rPr>
                </w:rPrChange>
              </w:rPr>
            </w:pPr>
            <w:ins w:id="16790" w:author="Thomas Dietz" w:date="2012-08-08T17:05:00Z">
              <w:r w:rsidRPr="00B80901">
                <w:rPr>
                  <w:rPrChange w:id="16791" w:author="Thomas Dietz" w:date="2012-08-10T13:22:00Z">
                    <w:rPr>
                      <w:lang w:val="de-DE"/>
                    </w:rPr>
                  </w:rPrChange>
                </w:rPr>
                <w:t xml:space="preserve">        </w:t>
              </w:r>
              <w:proofErr w:type="gramStart"/>
              <w:r w:rsidRPr="00B80901">
                <w:rPr>
                  <w:rPrChange w:id="16792" w:author="Thomas Dietz" w:date="2012-08-10T13:22:00Z">
                    <w:rPr>
                      <w:lang w:val="de-DE"/>
                    </w:rPr>
                  </w:rPrChange>
                </w:rPr>
                <w:t>be</w:t>
              </w:r>
              <w:proofErr w:type="gramEnd"/>
              <w:r w:rsidRPr="00B80901">
                <w:rPr>
                  <w:rPrChange w:id="16793" w:author="Thomas Dietz" w:date="2012-08-10T13:22:00Z">
                    <w:rPr>
                      <w:lang w:val="de-DE"/>
                    </w:rPr>
                  </w:rPrChange>
                </w:rPr>
                <w:t xml:space="preserve"> retrieved by NETCONF &lt;get&gt; operations. Attemps to modify</w:t>
              </w:r>
            </w:ins>
          </w:p>
          <w:p w14:paraId="51F04F72" w14:textId="77777777" w:rsidR="009F3611" w:rsidRPr="00B80901" w:rsidRDefault="009F3611" w:rsidP="009F3611">
            <w:pPr>
              <w:pStyle w:val="XML1"/>
              <w:rPr>
                <w:ins w:id="16794" w:author="Thomas Dietz" w:date="2012-08-08T17:05:00Z"/>
                <w:rPrChange w:id="16795" w:author="Thomas Dietz" w:date="2012-08-10T13:22:00Z">
                  <w:rPr>
                    <w:ins w:id="16796" w:author="Thomas Dietz" w:date="2012-08-08T17:05:00Z"/>
                    <w:lang w:val="de-DE"/>
                  </w:rPr>
                </w:rPrChange>
              </w:rPr>
            </w:pPr>
            <w:ins w:id="16797" w:author="Thomas Dietz" w:date="2012-08-08T17:05:00Z">
              <w:r w:rsidRPr="00B80901">
                <w:rPr>
                  <w:rPrChange w:id="16798" w:author="Thomas Dietz" w:date="2012-08-10T13:22:00Z">
                    <w:rPr>
                      <w:lang w:val="de-DE"/>
                    </w:rPr>
                  </w:rPrChange>
                </w:rPr>
                <w:t xml:space="preserve">        this element and its children with a NETCONF &lt;edit-config&gt;</w:t>
              </w:r>
            </w:ins>
          </w:p>
          <w:p w14:paraId="0B24985E" w14:textId="77777777" w:rsidR="009F3611" w:rsidRPr="00B80901" w:rsidRDefault="009F3611" w:rsidP="009F3611">
            <w:pPr>
              <w:pStyle w:val="XML1"/>
              <w:rPr>
                <w:ins w:id="16799" w:author="Thomas Dietz" w:date="2012-08-08T17:05:00Z"/>
                <w:rPrChange w:id="16800" w:author="Thomas Dietz" w:date="2012-08-10T13:22:00Z">
                  <w:rPr>
                    <w:ins w:id="16801" w:author="Thomas Dietz" w:date="2012-08-08T17:05:00Z"/>
                    <w:lang w:val="de-DE"/>
                  </w:rPr>
                </w:rPrChange>
              </w:rPr>
            </w:pPr>
            <w:ins w:id="16802" w:author="Thomas Dietz" w:date="2012-08-08T17:05:00Z">
              <w:r w:rsidRPr="00B80901">
                <w:rPr>
                  <w:rPrChange w:id="16803" w:author="Thomas Dietz" w:date="2012-08-10T13:22:00Z">
                    <w:rPr>
                      <w:lang w:val="de-DE"/>
                    </w:rPr>
                  </w:rPrChange>
                </w:rPr>
                <w:t xml:space="preserve">        operation MUST result in an 'operation-not-supported' error</w:t>
              </w:r>
            </w:ins>
          </w:p>
          <w:p w14:paraId="15F5FA5C" w14:textId="77777777" w:rsidR="009F3611" w:rsidRPr="00B80901" w:rsidRDefault="009F3611" w:rsidP="009F3611">
            <w:pPr>
              <w:pStyle w:val="XML1"/>
              <w:rPr>
                <w:ins w:id="16804" w:author="Thomas Dietz" w:date="2012-08-08T17:05:00Z"/>
                <w:rPrChange w:id="16805" w:author="Thomas Dietz" w:date="2012-08-10T13:22:00Z">
                  <w:rPr>
                    <w:ins w:id="16806" w:author="Thomas Dietz" w:date="2012-08-08T17:05:00Z"/>
                    <w:lang w:val="de-DE"/>
                  </w:rPr>
                </w:rPrChange>
              </w:rPr>
            </w:pPr>
            <w:ins w:id="16807" w:author="Thomas Dietz" w:date="2012-08-08T17:05:00Z">
              <w:r w:rsidRPr="00B80901">
                <w:rPr>
                  <w:rPrChange w:id="16808" w:author="Thomas Dietz" w:date="2012-08-10T13:22:00Z">
                    <w:rPr>
                      <w:lang w:val="de-DE"/>
                    </w:rPr>
                  </w:rPrChange>
                </w:rPr>
                <w:t xml:space="preserve">        </w:t>
              </w:r>
              <w:proofErr w:type="gramStart"/>
              <w:r w:rsidRPr="00B80901">
                <w:rPr>
                  <w:rPrChange w:id="16809" w:author="Thomas Dietz" w:date="2012-08-10T13:22:00Z">
                    <w:rPr>
                      <w:lang w:val="de-DE"/>
                    </w:rPr>
                  </w:rPrChange>
                </w:rPr>
                <w:t>with</w:t>
              </w:r>
              <w:proofErr w:type="gramEnd"/>
              <w:r w:rsidRPr="00B80901">
                <w:rPr>
                  <w:rPrChange w:id="16810" w:author="Thomas Dietz" w:date="2012-08-10T13:22:00Z">
                    <w:rPr>
                      <w:lang w:val="de-DE"/>
                    </w:rPr>
                  </w:rPrChange>
                </w:rPr>
                <w:t xml:space="preserve"> type 'application'.</w:t>
              </w:r>
            </w:ins>
          </w:p>
          <w:p w14:paraId="18925558" w14:textId="77777777" w:rsidR="009F3611" w:rsidRPr="00B80901" w:rsidRDefault="009F3611" w:rsidP="009F3611">
            <w:pPr>
              <w:pStyle w:val="XML1"/>
              <w:rPr>
                <w:ins w:id="16811" w:author="Thomas Dietz" w:date="2012-08-08T17:05:00Z"/>
                <w:rPrChange w:id="16812" w:author="Thomas Dietz" w:date="2012-08-10T13:22:00Z">
                  <w:rPr>
                    <w:ins w:id="16813" w:author="Thomas Dietz" w:date="2012-08-08T17:05:00Z"/>
                    <w:lang w:val="de-DE"/>
                  </w:rPr>
                </w:rPrChange>
              </w:rPr>
            </w:pPr>
          </w:p>
          <w:p w14:paraId="40E0D41B" w14:textId="77777777" w:rsidR="009F3611" w:rsidRPr="00B80901" w:rsidRDefault="009F3611" w:rsidP="009F3611">
            <w:pPr>
              <w:pStyle w:val="XML1"/>
              <w:rPr>
                <w:ins w:id="16814" w:author="Thomas Dietz" w:date="2012-08-08T17:05:00Z"/>
                <w:rPrChange w:id="16815" w:author="Thomas Dietz" w:date="2012-08-10T13:22:00Z">
                  <w:rPr>
                    <w:ins w:id="16816" w:author="Thomas Dietz" w:date="2012-08-08T17:05:00Z"/>
                    <w:lang w:val="de-DE"/>
                  </w:rPr>
                </w:rPrChange>
              </w:rPr>
            </w:pPr>
            <w:ins w:id="16817" w:author="Thomas Dietz" w:date="2012-08-08T17:05:00Z">
              <w:r w:rsidRPr="00B80901">
                <w:rPr>
                  <w:rPrChange w:id="16818" w:author="Thomas Dietz" w:date="2012-08-10T13:22:00Z">
                    <w:rPr>
                      <w:lang w:val="de-DE"/>
                    </w:rPr>
                  </w:rPrChange>
                </w:rPr>
                <w:lastRenderedPageBreak/>
                <w:t xml:space="preserve">        Only elements from one choice must exist at a time.</w:t>
              </w:r>
              <w:proofErr w:type="gramStart"/>
              <w:r w:rsidRPr="00B80901">
                <w:rPr>
                  <w:rPrChange w:id="16819" w:author="Thomas Dietz" w:date="2012-08-10T13:22:00Z">
                    <w:rPr>
                      <w:lang w:val="de-DE"/>
                    </w:rPr>
                  </w:rPrChange>
                </w:rPr>
                <w:t>";</w:t>
              </w:r>
              <w:proofErr w:type="gramEnd"/>
            </w:ins>
          </w:p>
          <w:p w14:paraId="0C35E00F" w14:textId="77777777" w:rsidR="009F3611" w:rsidRPr="00B80901" w:rsidRDefault="009F3611" w:rsidP="009F3611">
            <w:pPr>
              <w:pStyle w:val="XML1"/>
              <w:rPr>
                <w:ins w:id="16820" w:author="Thomas Dietz" w:date="2012-08-08T17:05:00Z"/>
                <w:rPrChange w:id="16821" w:author="Thomas Dietz" w:date="2012-08-10T13:22:00Z">
                  <w:rPr>
                    <w:ins w:id="16822" w:author="Thomas Dietz" w:date="2012-08-08T17:05:00Z"/>
                    <w:lang w:val="de-DE"/>
                  </w:rPr>
                </w:rPrChange>
              </w:rPr>
            </w:pPr>
            <w:ins w:id="16823" w:author="Thomas Dietz" w:date="2012-08-08T17:05:00Z">
              <w:r w:rsidRPr="00B80901">
                <w:rPr>
                  <w:rPrChange w:id="16824" w:author="Thomas Dietz" w:date="2012-08-10T13:22:00Z">
                    <w:rPr>
                      <w:lang w:val="de-DE"/>
                    </w:rPr>
                  </w:rPrChange>
                </w:rPr>
                <w:t xml:space="preserve">      container tunnel {</w:t>
              </w:r>
            </w:ins>
          </w:p>
          <w:p w14:paraId="09E16789" w14:textId="77777777" w:rsidR="009F3611" w:rsidRPr="00B80901" w:rsidRDefault="009F3611" w:rsidP="009F3611">
            <w:pPr>
              <w:pStyle w:val="XML1"/>
              <w:rPr>
                <w:ins w:id="16825" w:author="Thomas Dietz" w:date="2012-08-08T17:05:00Z"/>
                <w:rPrChange w:id="16826" w:author="Thomas Dietz" w:date="2012-08-10T13:22:00Z">
                  <w:rPr>
                    <w:ins w:id="16827" w:author="Thomas Dietz" w:date="2012-08-08T17:05:00Z"/>
                    <w:lang w:val="de-DE"/>
                  </w:rPr>
                </w:rPrChange>
              </w:rPr>
            </w:pPr>
            <w:ins w:id="16828" w:author="Thomas Dietz" w:date="2012-08-08T17:05:00Z">
              <w:r w:rsidRPr="00B80901">
                <w:rPr>
                  <w:rPrChange w:id="16829" w:author="Thomas Dietz" w:date="2012-08-10T13:22:00Z">
                    <w:rPr>
                      <w:lang w:val="de-DE"/>
                    </w:rPr>
                  </w:rPrChange>
                </w:rPr>
                <w:t xml:space="preserve">        </w:t>
              </w:r>
              <w:proofErr w:type="gramStart"/>
              <w:r w:rsidRPr="00B80901">
                <w:rPr>
                  <w:rPrChange w:id="16830" w:author="Thomas Dietz" w:date="2012-08-10T13:22:00Z">
                    <w:rPr>
                      <w:lang w:val="de-DE"/>
                    </w:rPr>
                  </w:rPrChange>
                </w:rPr>
                <w:t>description</w:t>
              </w:r>
              <w:proofErr w:type="gramEnd"/>
              <w:r w:rsidRPr="00B80901">
                <w:rPr>
                  <w:rPrChange w:id="16831" w:author="Thomas Dietz" w:date="2012-08-10T13:22:00Z">
                    <w:rPr>
                      <w:lang w:val="de-DE"/>
                    </w:rPr>
                  </w:rPrChange>
                </w:rPr>
                <w:t xml:space="preserve"> "Properties of a basic IP-in-GRE tunnel.";</w:t>
              </w:r>
            </w:ins>
          </w:p>
          <w:p w14:paraId="274D9C35" w14:textId="77777777" w:rsidR="009F3611" w:rsidRPr="00B80901" w:rsidRDefault="009F3611" w:rsidP="009F3611">
            <w:pPr>
              <w:pStyle w:val="XML1"/>
              <w:rPr>
                <w:ins w:id="16832" w:author="Thomas Dietz" w:date="2012-08-08T17:05:00Z"/>
                <w:rPrChange w:id="16833" w:author="Thomas Dietz" w:date="2012-08-10T13:22:00Z">
                  <w:rPr>
                    <w:ins w:id="16834" w:author="Thomas Dietz" w:date="2012-08-08T17:05:00Z"/>
                    <w:lang w:val="de-DE"/>
                  </w:rPr>
                </w:rPrChange>
              </w:rPr>
            </w:pPr>
            <w:ins w:id="16835" w:author="Thomas Dietz" w:date="2012-08-08T17:05:00Z">
              <w:r w:rsidRPr="00B80901">
                <w:rPr>
                  <w:rPrChange w:id="16836" w:author="Thomas Dietz" w:date="2012-08-10T13:22:00Z">
                    <w:rPr>
                      <w:lang w:val="de-DE"/>
                    </w:rPr>
                  </w:rPrChange>
                </w:rPr>
                <w:t xml:space="preserve">        uses OFPortBaseTunnelType;</w:t>
              </w:r>
            </w:ins>
          </w:p>
          <w:p w14:paraId="676E61E3" w14:textId="77777777" w:rsidR="009F3611" w:rsidRPr="00B80901" w:rsidRDefault="009F3611" w:rsidP="009F3611">
            <w:pPr>
              <w:pStyle w:val="XML1"/>
              <w:rPr>
                <w:ins w:id="16837" w:author="Thomas Dietz" w:date="2012-08-08T17:05:00Z"/>
                <w:rPrChange w:id="16838" w:author="Thomas Dietz" w:date="2012-08-10T13:22:00Z">
                  <w:rPr>
                    <w:ins w:id="16839" w:author="Thomas Dietz" w:date="2012-08-08T17:05:00Z"/>
                    <w:lang w:val="de-DE"/>
                  </w:rPr>
                </w:rPrChange>
              </w:rPr>
            </w:pPr>
            <w:ins w:id="16840" w:author="Thomas Dietz" w:date="2012-08-08T17:05:00Z">
              <w:r w:rsidRPr="00B80901">
                <w:rPr>
                  <w:rPrChange w:id="16841" w:author="Thomas Dietz" w:date="2012-08-10T13:22:00Z">
                    <w:rPr>
                      <w:lang w:val="de-DE"/>
                    </w:rPr>
                  </w:rPrChange>
                </w:rPr>
                <w:t xml:space="preserve">      }</w:t>
              </w:r>
            </w:ins>
          </w:p>
          <w:p w14:paraId="10AE29FE" w14:textId="77777777" w:rsidR="009F3611" w:rsidRPr="00B80901" w:rsidRDefault="009F3611" w:rsidP="009F3611">
            <w:pPr>
              <w:pStyle w:val="XML1"/>
              <w:rPr>
                <w:ins w:id="16842" w:author="Thomas Dietz" w:date="2012-08-08T17:05:00Z"/>
                <w:rPrChange w:id="16843" w:author="Thomas Dietz" w:date="2012-08-10T13:22:00Z">
                  <w:rPr>
                    <w:ins w:id="16844" w:author="Thomas Dietz" w:date="2012-08-08T17:05:00Z"/>
                    <w:lang w:val="de-DE"/>
                  </w:rPr>
                </w:rPrChange>
              </w:rPr>
            </w:pPr>
            <w:ins w:id="16845" w:author="Thomas Dietz" w:date="2012-08-08T17:05:00Z">
              <w:r w:rsidRPr="00B80901">
                <w:rPr>
                  <w:rPrChange w:id="16846" w:author="Thomas Dietz" w:date="2012-08-10T13:22:00Z">
                    <w:rPr>
                      <w:lang w:val="de-DE"/>
                    </w:rPr>
                  </w:rPrChange>
                </w:rPr>
                <w:t xml:space="preserve">      container ipgre-tunnel {</w:t>
              </w:r>
            </w:ins>
          </w:p>
          <w:p w14:paraId="048DB7AA" w14:textId="77777777" w:rsidR="009F3611" w:rsidRPr="00B80901" w:rsidRDefault="009F3611" w:rsidP="009F3611">
            <w:pPr>
              <w:pStyle w:val="XML1"/>
              <w:rPr>
                <w:ins w:id="16847" w:author="Thomas Dietz" w:date="2012-08-08T17:05:00Z"/>
                <w:rPrChange w:id="16848" w:author="Thomas Dietz" w:date="2012-08-10T13:22:00Z">
                  <w:rPr>
                    <w:ins w:id="16849" w:author="Thomas Dietz" w:date="2012-08-08T17:05:00Z"/>
                    <w:lang w:val="de-DE"/>
                  </w:rPr>
                </w:rPrChange>
              </w:rPr>
            </w:pPr>
            <w:ins w:id="16850" w:author="Thomas Dietz" w:date="2012-08-08T17:05:00Z">
              <w:r w:rsidRPr="00B80901">
                <w:rPr>
                  <w:rPrChange w:id="16851" w:author="Thomas Dietz" w:date="2012-08-10T13:22:00Z">
                    <w:rPr>
                      <w:lang w:val="de-DE"/>
                    </w:rPr>
                  </w:rPrChange>
                </w:rPr>
                <w:t xml:space="preserve">        </w:t>
              </w:r>
              <w:proofErr w:type="gramStart"/>
              <w:r w:rsidRPr="00B80901">
                <w:rPr>
                  <w:rPrChange w:id="16852" w:author="Thomas Dietz" w:date="2012-08-10T13:22:00Z">
                    <w:rPr>
                      <w:lang w:val="de-DE"/>
                    </w:rPr>
                  </w:rPrChange>
                </w:rPr>
                <w:t>description</w:t>
              </w:r>
              <w:proofErr w:type="gramEnd"/>
              <w:r w:rsidRPr="00B80901">
                <w:rPr>
                  <w:rPrChange w:id="16853" w:author="Thomas Dietz" w:date="2012-08-10T13:22:00Z">
                    <w:rPr>
                      <w:lang w:val="de-DE"/>
                    </w:rPr>
                  </w:rPrChange>
                </w:rPr>
                <w:t xml:space="preserve"> "Properties of a IP-in-GRE tunnel.";</w:t>
              </w:r>
            </w:ins>
          </w:p>
          <w:p w14:paraId="4BCBA5B0" w14:textId="77777777" w:rsidR="009F3611" w:rsidRPr="00B80901" w:rsidRDefault="009F3611" w:rsidP="009F3611">
            <w:pPr>
              <w:pStyle w:val="XML1"/>
              <w:rPr>
                <w:ins w:id="16854" w:author="Thomas Dietz" w:date="2012-08-08T17:05:00Z"/>
                <w:rPrChange w:id="16855" w:author="Thomas Dietz" w:date="2012-08-10T13:22:00Z">
                  <w:rPr>
                    <w:ins w:id="16856" w:author="Thomas Dietz" w:date="2012-08-08T17:05:00Z"/>
                    <w:lang w:val="de-DE"/>
                  </w:rPr>
                </w:rPrChange>
              </w:rPr>
            </w:pPr>
            <w:ins w:id="16857" w:author="Thomas Dietz" w:date="2012-08-08T17:05:00Z">
              <w:r w:rsidRPr="00B80901">
                <w:rPr>
                  <w:rPrChange w:id="16858" w:author="Thomas Dietz" w:date="2012-08-10T13:22:00Z">
                    <w:rPr>
                      <w:lang w:val="de-DE"/>
                    </w:rPr>
                  </w:rPrChange>
                </w:rPr>
                <w:t xml:space="preserve">        uses OFPortIPGRETunnelType;</w:t>
              </w:r>
            </w:ins>
          </w:p>
          <w:p w14:paraId="5EA01BDD" w14:textId="77777777" w:rsidR="009F3611" w:rsidRPr="00B80901" w:rsidRDefault="009F3611" w:rsidP="009F3611">
            <w:pPr>
              <w:pStyle w:val="XML1"/>
              <w:rPr>
                <w:ins w:id="16859" w:author="Thomas Dietz" w:date="2012-08-08T17:05:00Z"/>
                <w:rPrChange w:id="16860" w:author="Thomas Dietz" w:date="2012-08-10T13:22:00Z">
                  <w:rPr>
                    <w:ins w:id="16861" w:author="Thomas Dietz" w:date="2012-08-08T17:05:00Z"/>
                    <w:lang w:val="de-DE"/>
                  </w:rPr>
                </w:rPrChange>
              </w:rPr>
            </w:pPr>
            <w:ins w:id="16862" w:author="Thomas Dietz" w:date="2012-08-08T17:05:00Z">
              <w:r w:rsidRPr="00B80901">
                <w:rPr>
                  <w:rPrChange w:id="16863" w:author="Thomas Dietz" w:date="2012-08-10T13:22:00Z">
                    <w:rPr>
                      <w:lang w:val="de-DE"/>
                    </w:rPr>
                  </w:rPrChange>
                </w:rPr>
                <w:t xml:space="preserve">      }</w:t>
              </w:r>
            </w:ins>
          </w:p>
          <w:p w14:paraId="3F59DFB3" w14:textId="77777777" w:rsidR="009F3611" w:rsidRPr="00B80901" w:rsidRDefault="009F3611" w:rsidP="009F3611">
            <w:pPr>
              <w:pStyle w:val="XML1"/>
              <w:rPr>
                <w:ins w:id="16864" w:author="Thomas Dietz" w:date="2012-08-08T17:05:00Z"/>
                <w:rPrChange w:id="16865" w:author="Thomas Dietz" w:date="2012-08-10T13:22:00Z">
                  <w:rPr>
                    <w:ins w:id="16866" w:author="Thomas Dietz" w:date="2012-08-08T17:05:00Z"/>
                    <w:lang w:val="de-DE"/>
                  </w:rPr>
                </w:rPrChange>
              </w:rPr>
            </w:pPr>
            <w:ins w:id="16867" w:author="Thomas Dietz" w:date="2012-08-08T17:05:00Z">
              <w:r w:rsidRPr="00B80901">
                <w:rPr>
                  <w:rPrChange w:id="16868" w:author="Thomas Dietz" w:date="2012-08-10T13:22:00Z">
                    <w:rPr>
                      <w:lang w:val="de-DE"/>
                    </w:rPr>
                  </w:rPrChange>
                </w:rPr>
                <w:t xml:space="preserve">      container vxlan-tunnel {</w:t>
              </w:r>
            </w:ins>
          </w:p>
          <w:p w14:paraId="75E7BDE0" w14:textId="77777777" w:rsidR="009F3611" w:rsidRPr="00B80901" w:rsidRDefault="009F3611" w:rsidP="009F3611">
            <w:pPr>
              <w:pStyle w:val="XML1"/>
              <w:rPr>
                <w:ins w:id="16869" w:author="Thomas Dietz" w:date="2012-08-08T17:05:00Z"/>
                <w:rPrChange w:id="16870" w:author="Thomas Dietz" w:date="2012-08-10T13:22:00Z">
                  <w:rPr>
                    <w:ins w:id="16871" w:author="Thomas Dietz" w:date="2012-08-08T17:05:00Z"/>
                    <w:lang w:val="de-DE"/>
                  </w:rPr>
                </w:rPrChange>
              </w:rPr>
            </w:pPr>
            <w:ins w:id="16872" w:author="Thomas Dietz" w:date="2012-08-08T17:05:00Z">
              <w:r w:rsidRPr="00B80901">
                <w:rPr>
                  <w:rPrChange w:id="16873" w:author="Thomas Dietz" w:date="2012-08-10T13:22:00Z">
                    <w:rPr>
                      <w:lang w:val="de-DE"/>
                    </w:rPr>
                  </w:rPrChange>
                </w:rPr>
                <w:t xml:space="preserve">        </w:t>
              </w:r>
              <w:proofErr w:type="gramStart"/>
              <w:r w:rsidRPr="00B80901">
                <w:rPr>
                  <w:rPrChange w:id="16874" w:author="Thomas Dietz" w:date="2012-08-10T13:22:00Z">
                    <w:rPr>
                      <w:lang w:val="de-DE"/>
                    </w:rPr>
                  </w:rPrChange>
                </w:rPr>
                <w:t>description</w:t>
              </w:r>
              <w:proofErr w:type="gramEnd"/>
              <w:r w:rsidRPr="00B80901">
                <w:rPr>
                  <w:rPrChange w:id="16875" w:author="Thomas Dietz" w:date="2012-08-10T13:22:00Z">
                    <w:rPr>
                      <w:lang w:val="de-DE"/>
                    </w:rPr>
                  </w:rPrChange>
                </w:rPr>
                <w:t xml:space="preserve"> "Properties of a VxLAN tunnel.";</w:t>
              </w:r>
            </w:ins>
          </w:p>
          <w:p w14:paraId="566C3123" w14:textId="77777777" w:rsidR="009F3611" w:rsidRPr="00B80901" w:rsidRDefault="009F3611" w:rsidP="009F3611">
            <w:pPr>
              <w:pStyle w:val="XML1"/>
              <w:rPr>
                <w:ins w:id="16876" w:author="Thomas Dietz" w:date="2012-08-08T17:05:00Z"/>
                <w:rPrChange w:id="16877" w:author="Thomas Dietz" w:date="2012-08-10T13:22:00Z">
                  <w:rPr>
                    <w:ins w:id="16878" w:author="Thomas Dietz" w:date="2012-08-08T17:05:00Z"/>
                    <w:lang w:val="de-DE"/>
                  </w:rPr>
                </w:rPrChange>
              </w:rPr>
            </w:pPr>
            <w:ins w:id="16879" w:author="Thomas Dietz" w:date="2012-08-08T17:05:00Z">
              <w:r w:rsidRPr="00B80901">
                <w:rPr>
                  <w:rPrChange w:id="16880" w:author="Thomas Dietz" w:date="2012-08-10T13:22:00Z">
                    <w:rPr>
                      <w:lang w:val="de-DE"/>
                    </w:rPr>
                  </w:rPrChange>
                </w:rPr>
                <w:t xml:space="preserve">        uses OFPortVXLANTunnelType;</w:t>
              </w:r>
            </w:ins>
          </w:p>
          <w:p w14:paraId="0FA5E1D0" w14:textId="77777777" w:rsidR="009F3611" w:rsidRPr="00B80901" w:rsidRDefault="009F3611" w:rsidP="009F3611">
            <w:pPr>
              <w:pStyle w:val="XML1"/>
              <w:rPr>
                <w:ins w:id="16881" w:author="Thomas Dietz" w:date="2012-08-08T17:05:00Z"/>
                <w:rPrChange w:id="16882" w:author="Thomas Dietz" w:date="2012-08-10T13:22:00Z">
                  <w:rPr>
                    <w:ins w:id="16883" w:author="Thomas Dietz" w:date="2012-08-08T17:05:00Z"/>
                    <w:lang w:val="de-DE"/>
                  </w:rPr>
                </w:rPrChange>
              </w:rPr>
            </w:pPr>
            <w:ins w:id="16884" w:author="Thomas Dietz" w:date="2012-08-08T17:05:00Z">
              <w:r w:rsidRPr="00B80901">
                <w:rPr>
                  <w:rPrChange w:id="16885" w:author="Thomas Dietz" w:date="2012-08-10T13:22:00Z">
                    <w:rPr>
                      <w:lang w:val="de-DE"/>
                    </w:rPr>
                  </w:rPrChange>
                </w:rPr>
                <w:t xml:space="preserve">      }</w:t>
              </w:r>
            </w:ins>
          </w:p>
          <w:p w14:paraId="69D490B9" w14:textId="77777777" w:rsidR="009F3611" w:rsidRPr="00B80901" w:rsidRDefault="009F3611" w:rsidP="009F3611">
            <w:pPr>
              <w:pStyle w:val="XML1"/>
              <w:rPr>
                <w:ins w:id="16886" w:author="Thomas Dietz" w:date="2012-08-08T17:05:00Z"/>
                <w:rPrChange w:id="16887" w:author="Thomas Dietz" w:date="2012-08-10T13:22:00Z">
                  <w:rPr>
                    <w:ins w:id="16888" w:author="Thomas Dietz" w:date="2012-08-08T17:05:00Z"/>
                    <w:lang w:val="de-DE"/>
                  </w:rPr>
                </w:rPrChange>
              </w:rPr>
            </w:pPr>
            <w:ins w:id="16889" w:author="Thomas Dietz" w:date="2012-08-08T17:05:00Z">
              <w:r w:rsidRPr="00B80901">
                <w:rPr>
                  <w:rPrChange w:id="16890" w:author="Thomas Dietz" w:date="2012-08-10T13:22:00Z">
                    <w:rPr>
                      <w:lang w:val="de-DE"/>
                    </w:rPr>
                  </w:rPrChange>
                </w:rPr>
                <w:t xml:space="preserve">      container nvgre-tunnel {</w:t>
              </w:r>
            </w:ins>
          </w:p>
          <w:p w14:paraId="1AC0F0D6" w14:textId="77777777" w:rsidR="009F3611" w:rsidRPr="00B80901" w:rsidRDefault="009F3611" w:rsidP="009F3611">
            <w:pPr>
              <w:pStyle w:val="XML1"/>
              <w:rPr>
                <w:ins w:id="16891" w:author="Thomas Dietz" w:date="2012-08-08T17:05:00Z"/>
                <w:rPrChange w:id="16892" w:author="Thomas Dietz" w:date="2012-08-10T13:22:00Z">
                  <w:rPr>
                    <w:ins w:id="16893" w:author="Thomas Dietz" w:date="2012-08-08T17:05:00Z"/>
                    <w:lang w:val="de-DE"/>
                  </w:rPr>
                </w:rPrChange>
              </w:rPr>
            </w:pPr>
            <w:ins w:id="16894" w:author="Thomas Dietz" w:date="2012-08-08T17:05:00Z">
              <w:r w:rsidRPr="00B80901">
                <w:rPr>
                  <w:rPrChange w:id="16895" w:author="Thomas Dietz" w:date="2012-08-10T13:22:00Z">
                    <w:rPr>
                      <w:lang w:val="de-DE"/>
                    </w:rPr>
                  </w:rPrChange>
                </w:rPr>
                <w:t xml:space="preserve">        </w:t>
              </w:r>
              <w:proofErr w:type="gramStart"/>
              <w:r w:rsidRPr="00B80901">
                <w:rPr>
                  <w:rPrChange w:id="16896" w:author="Thomas Dietz" w:date="2012-08-10T13:22:00Z">
                    <w:rPr>
                      <w:lang w:val="de-DE"/>
                    </w:rPr>
                  </w:rPrChange>
                </w:rPr>
                <w:t>description</w:t>
              </w:r>
              <w:proofErr w:type="gramEnd"/>
              <w:r w:rsidRPr="00B80901">
                <w:rPr>
                  <w:rPrChange w:id="16897" w:author="Thomas Dietz" w:date="2012-08-10T13:22:00Z">
                    <w:rPr>
                      <w:lang w:val="de-DE"/>
                    </w:rPr>
                  </w:rPrChange>
                </w:rPr>
                <w:t xml:space="preserve"> "Properties of a NVGRE tunnel.";</w:t>
              </w:r>
            </w:ins>
          </w:p>
          <w:p w14:paraId="76E3FD3B" w14:textId="77777777" w:rsidR="009F3611" w:rsidRPr="00B80901" w:rsidRDefault="009F3611" w:rsidP="009F3611">
            <w:pPr>
              <w:pStyle w:val="XML1"/>
              <w:rPr>
                <w:ins w:id="16898" w:author="Thomas Dietz" w:date="2012-08-08T17:05:00Z"/>
                <w:rPrChange w:id="16899" w:author="Thomas Dietz" w:date="2012-08-10T13:22:00Z">
                  <w:rPr>
                    <w:ins w:id="16900" w:author="Thomas Dietz" w:date="2012-08-08T17:05:00Z"/>
                    <w:lang w:val="de-DE"/>
                  </w:rPr>
                </w:rPrChange>
              </w:rPr>
            </w:pPr>
            <w:ins w:id="16901" w:author="Thomas Dietz" w:date="2012-08-08T17:05:00Z">
              <w:r w:rsidRPr="00B80901">
                <w:rPr>
                  <w:rPrChange w:id="16902" w:author="Thomas Dietz" w:date="2012-08-10T13:22:00Z">
                    <w:rPr>
                      <w:lang w:val="de-DE"/>
                    </w:rPr>
                  </w:rPrChange>
                </w:rPr>
                <w:t xml:space="preserve">        uses OFPortNVGRETunnelType;</w:t>
              </w:r>
            </w:ins>
          </w:p>
          <w:p w14:paraId="2376C92E" w14:textId="77777777" w:rsidR="009F3611" w:rsidRPr="00B80901" w:rsidRDefault="009F3611" w:rsidP="009F3611">
            <w:pPr>
              <w:pStyle w:val="XML1"/>
              <w:rPr>
                <w:ins w:id="16903" w:author="Thomas Dietz" w:date="2012-08-08T17:05:00Z"/>
                <w:rPrChange w:id="16904" w:author="Thomas Dietz" w:date="2012-08-10T13:22:00Z">
                  <w:rPr>
                    <w:ins w:id="16905" w:author="Thomas Dietz" w:date="2012-08-08T17:05:00Z"/>
                    <w:lang w:val="de-DE"/>
                  </w:rPr>
                </w:rPrChange>
              </w:rPr>
            </w:pPr>
            <w:ins w:id="16906" w:author="Thomas Dietz" w:date="2012-08-08T17:05:00Z">
              <w:r w:rsidRPr="00B80901">
                <w:rPr>
                  <w:rPrChange w:id="16907" w:author="Thomas Dietz" w:date="2012-08-10T13:22:00Z">
                    <w:rPr>
                      <w:lang w:val="de-DE"/>
                    </w:rPr>
                  </w:rPrChange>
                </w:rPr>
                <w:t xml:space="preserve">      }</w:t>
              </w:r>
            </w:ins>
          </w:p>
          <w:p w14:paraId="1F10B039" w14:textId="77777777" w:rsidR="009F3611" w:rsidRPr="00B80901" w:rsidRDefault="009F3611" w:rsidP="009F3611">
            <w:pPr>
              <w:pStyle w:val="XML1"/>
              <w:rPr>
                <w:ins w:id="16908" w:author="Thomas Dietz" w:date="2012-08-08T17:05:00Z"/>
                <w:rPrChange w:id="16909" w:author="Thomas Dietz" w:date="2012-08-10T13:22:00Z">
                  <w:rPr>
                    <w:ins w:id="16910" w:author="Thomas Dietz" w:date="2012-08-08T17:05:00Z"/>
                    <w:lang w:val="de-DE"/>
                  </w:rPr>
                </w:rPrChange>
              </w:rPr>
            </w:pPr>
            <w:ins w:id="16911" w:author="Thomas Dietz" w:date="2012-08-08T17:05:00Z">
              <w:r w:rsidRPr="00B80901">
                <w:rPr>
                  <w:rPrChange w:id="16912" w:author="Thomas Dietz" w:date="2012-08-10T13:22:00Z">
                    <w:rPr>
                      <w:lang w:val="de-DE"/>
                    </w:rPr>
                  </w:rPrChange>
                </w:rPr>
                <w:t xml:space="preserve">    }</w:t>
              </w:r>
            </w:ins>
          </w:p>
          <w:p w14:paraId="5E452B42" w14:textId="77777777" w:rsidR="009F3611" w:rsidRPr="00B80901" w:rsidRDefault="009F3611" w:rsidP="009F3611">
            <w:pPr>
              <w:pStyle w:val="XML1"/>
              <w:rPr>
                <w:ins w:id="16913" w:author="Thomas Dietz" w:date="2012-08-08T17:05:00Z"/>
                <w:rPrChange w:id="16914" w:author="Thomas Dietz" w:date="2012-08-10T13:22:00Z">
                  <w:rPr>
                    <w:ins w:id="16915" w:author="Thomas Dietz" w:date="2012-08-08T17:05:00Z"/>
                    <w:lang w:val="de-DE"/>
                  </w:rPr>
                </w:rPrChange>
              </w:rPr>
            </w:pPr>
            <w:ins w:id="16916" w:author="Thomas Dietz" w:date="2012-08-08T17:05:00Z">
              <w:r w:rsidRPr="00B80901">
                <w:rPr>
                  <w:rPrChange w:id="16917" w:author="Thomas Dietz" w:date="2012-08-10T13:22:00Z">
                    <w:rPr>
                      <w:lang w:val="de-DE"/>
                    </w:rPr>
                  </w:rPrChange>
                </w:rPr>
                <w:t xml:space="preserve">  }</w:t>
              </w:r>
            </w:ins>
          </w:p>
          <w:p w14:paraId="1E9977CB" w14:textId="77777777" w:rsidR="009F3611" w:rsidRPr="00B80901" w:rsidRDefault="009F3611" w:rsidP="009F3611">
            <w:pPr>
              <w:pStyle w:val="XML1"/>
              <w:rPr>
                <w:ins w:id="16918" w:author="Thomas Dietz" w:date="2012-08-08T17:05:00Z"/>
                <w:rPrChange w:id="16919" w:author="Thomas Dietz" w:date="2012-08-10T13:22:00Z">
                  <w:rPr>
                    <w:ins w:id="16920" w:author="Thomas Dietz" w:date="2012-08-08T17:05:00Z"/>
                    <w:lang w:val="de-DE"/>
                  </w:rPr>
                </w:rPrChange>
              </w:rPr>
            </w:pPr>
          </w:p>
          <w:p w14:paraId="0095610B" w14:textId="77777777" w:rsidR="009F3611" w:rsidRPr="00B80901" w:rsidRDefault="009F3611" w:rsidP="009F3611">
            <w:pPr>
              <w:pStyle w:val="XML1"/>
              <w:rPr>
                <w:ins w:id="16921" w:author="Thomas Dietz" w:date="2012-08-08T17:05:00Z"/>
                <w:rPrChange w:id="16922" w:author="Thomas Dietz" w:date="2012-08-10T13:22:00Z">
                  <w:rPr>
                    <w:ins w:id="16923" w:author="Thomas Dietz" w:date="2012-08-08T17:05:00Z"/>
                    <w:lang w:val="de-DE"/>
                  </w:rPr>
                </w:rPrChange>
              </w:rPr>
            </w:pPr>
            <w:ins w:id="16924" w:author="Thomas Dietz" w:date="2012-08-08T17:05:00Z">
              <w:r w:rsidRPr="00B80901">
                <w:rPr>
                  <w:rPrChange w:id="16925" w:author="Thomas Dietz" w:date="2012-08-10T13:22:00Z">
                    <w:rPr>
                      <w:lang w:val="de-DE"/>
                    </w:rPr>
                  </w:rPrChange>
                </w:rPr>
                <w:t xml:space="preserve">  grouping OFQueueType {</w:t>
              </w:r>
            </w:ins>
          </w:p>
          <w:p w14:paraId="7DB8A29B" w14:textId="77777777" w:rsidR="009F3611" w:rsidRPr="00B80901" w:rsidRDefault="009F3611" w:rsidP="009F3611">
            <w:pPr>
              <w:pStyle w:val="XML1"/>
              <w:rPr>
                <w:ins w:id="16926" w:author="Thomas Dietz" w:date="2012-08-08T17:05:00Z"/>
                <w:rPrChange w:id="16927" w:author="Thomas Dietz" w:date="2012-08-10T13:22:00Z">
                  <w:rPr>
                    <w:ins w:id="16928" w:author="Thomas Dietz" w:date="2012-08-08T17:05:00Z"/>
                    <w:lang w:val="de-DE"/>
                  </w:rPr>
                </w:rPrChange>
              </w:rPr>
            </w:pPr>
            <w:ins w:id="16929" w:author="Thomas Dietz" w:date="2012-08-08T17:05:00Z">
              <w:r w:rsidRPr="00B80901">
                <w:rPr>
                  <w:rPrChange w:id="16930" w:author="Thomas Dietz" w:date="2012-08-10T13:22:00Z">
                    <w:rPr>
                      <w:lang w:val="de-DE"/>
                    </w:rPr>
                  </w:rPrChange>
                </w:rPr>
                <w:t xml:space="preserve">    description "This grouping specifies all properties of a queue</w:t>
              </w:r>
            </w:ins>
          </w:p>
          <w:p w14:paraId="2F431CAE" w14:textId="77777777" w:rsidR="009F3611" w:rsidRPr="00B80901" w:rsidRDefault="009F3611" w:rsidP="009F3611">
            <w:pPr>
              <w:pStyle w:val="XML1"/>
              <w:rPr>
                <w:ins w:id="16931" w:author="Thomas Dietz" w:date="2012-08-08T17:05:00Z"/>
                <w:rPrChange w:id="16932" w:author="Thomas Dietz" w:date="2012-08-10T13:22:00Z">
                  <w:rPr>
                    <w:ins w:id="16933" w:author="Thomas Dietz" w:date="2012-08-08T17:05:00Z"/>
                    <w:lang w:val="de-DE"/>
                  </w:rPr>
                </w:rPrChange>
              </w:rPr>
            </w:pPr>
            <w:ins w:id="16934" w:author="Thomas Dietz" w:date="2012-08-08T17:05:00Z">
              <w:r w:rsidRPr="00B80901">
                <w:rPr>
                  <w:rPrChange w:id="16935" w:author="Thomas Dietz" w:date="2012-08-10T13:22:00Z">
                    <w:rPr>
                      <w:lang w:val="de-DE"/>
                    </w:rPr>
                  </w:rPrChange>
                </w:rPr>
                <w:t xml:space="preserve">      </w:t>
              </w:r>
              <w:proofErr w:type="gramStart"/>
              <w:r w:rsidRPr="00B80901">
                <w:rPr>
                  <w:rPrChange w:id="16936" w:author="Thomas Dietz" w:date="2012-08-10T13:22:00Z">
                    <w:rPr>
                      <w:lang w:val="de-DE"/>
                    </w:rPr>
                  </w:rPrChange>
                </w:rPr>
                <w:t>resource</w:t>
              </w:r>
              <w:proofErr w:type="gramEnd"/>
              <w:r w:rsidRPr="00B80901">
                <w:rPr>
                  <w:rPrChange w:id="16937" w:author="Thomas Dietz" w:date="2012-08-10T13:22:00Z">
                    <w:rPr>
                      <w:lang w:val="de-DE"/>
                    </w:rPr>
                  </w:rPrChange>
                </w:rPr>
                <w:t>.</w:t>
              </w:r>
            </w:ins>
          </w:p>
          <w:p w14:paraId="3CB014B4" w14:textId="77777777" w:rsidR="009F3611" w:rsidRPr="00B80901" w:rsidRDefault="009F3611" w:rsidP="009F3611">
            <w:pPr>
              <w:pStyle w:val="XML1"/>
              <w:rPr>
                <w:ins w:id="16938" w:author="Thomas Dietz" w:date="2012-08-08T17:05:00Z"/>
                <w:rPrChange w:id="16939" w:author="Thomas Dietz" w:date="2012-08-10T13:22:00Z">
                  <w:rPr>
                    <w:ins w:id="16940" w:author="Thomas Dietz" w:date="2012-08-08T17:05:00Z"/>
                    <w:lang w:val="de-DE"/>
                  </w:rPr>
                </w:rPrChange>
              </w:rPr>
            </w:pPr>
          </w:p>
          <w:p w14:paraId="4A1720E5" w14:textId="77777777" w:rsidR="009F3611" w:rsidRPr="00B80901" w:rsidRDefault="009F3611" w:rsidP="009F3611">
            <w:pPr>
              <w:pStyle w:val="XML1"/>
              <w:rPr>
                <w:ins w:id="16941" w:author="Thomas Dietz" w:date="2012-08-08T17:05:00Z"/>
                <w:rPrChange w:id="16942" w:author="Thomas Dietz" w:date="2012-08-10T13:22:00Z">
                  <w:rPr>
                    <w:ins w:id="16943" w:author="Thomas Dietz" w:date="2012-08-08T17:05:00Z"/>
                    <w:lang w:val="de-DE"/>
                  </w:rPr>
                </w:rPrChange>
              </w:rPr>
            </w:pPr>
            <w:ins w:id="16944" w:author="Thomas Dietz" w:date="2012-08-08T17:05:00Z">
              <w:r w:rsidRPr="00B80901">
                <w:rPr>
                  <w:rPrChange w:id="16945" w:author="Thomas Dietz" w:date="2012-08-10T13:22:00Z">
                    <w:rPr>
                      <w:lang w:val="de-DE"/>
                    </w:rPr>
                  </w:rPrChange>
                </w:rPr>
                <w:t xml:space="preserve">      NETCONF &lt;edit-config&gt; operations MUST be implemented as </w:t>
              </w:r>
            </w:ins>
          </w:p>
          <w:p w14:paraId="7455D36B" w14:textId="77777777" w:rsidR="009F3611" w:rsidRPr="00B80901" w:rsidRDefault="009F3611" w:rsidP="009F3611">
            <w:pPr>
              <w:pStyle w:val="XML1"/>
              <w:rPr>
                <w:ins w:id="16946" w:author="Thomas Dietz" w:date="2012-08-08T17:05:00Z"/>
                <w:rPrChange w:id="16947" w:author="Thomas Dietz" w:date="2012-08-10T13:22:00Z">
                  <w:rPr>
                    <w:ins w:id="16948" w:author="Thomas Dietz" w:date="2012-08-08T17:05:00Z"/>
                    <w:lang w:val="de-DE"/>
                  </w:rPr>
                </w:rPrChange>
              </w:rPr>
            </w:pPr>
            <w:ins w:id="16949" w:author="Thomas Dietz" w:date="2012-08-08T17:05:00Z">
              <w:r w:rsidRPr="00B80901">
                <w:rPr>
                  <w:rPrChange w:id="16950" w:author="Thomas Dietz" w:date="2012-08-10T13:22:00Z">
                    <w:rPr>
                      <w:lang w:val="de-DE"/>
                    </w:rPr>
                  </w:rPrChange>
                </w:rPr>
                <w:t xml:space="preserve">      follows: </w:t>
              </w:r>
            </w:ins>
          </w:p>
          <w:p w14:paraId="1B9CB519" w14:textId="77777777" w:rsidR="009F3611" w:rsidRPr="00B80901" w:rsidRDefault="009F3611" w:rsidP="009F3611">
            <w:pPr>
              <w:pStyle w:val="XML1"/>
              <w:rPr>
                <w:ins w:id="16951" w:author="Thomas Dietz" w:date="2012-08-08T17:05:00Z"/>
                <w:rPrChange w:id="16952" w:author="Thomas Dietz" w:date="2012-08-10T13:22:00Z">
                  <w:rPr>
                    <w:ins w:id="16953" w:author="Thomas Dietz" w:date="2012-08-08T17:05:00Z"/>
                    <w:lang w:val="de-DE"/>
                  </w:rPr>
                </w:rPrChange>
              </w:rPr>
            </w:pPr>
          </w:p>
          <w:p w14:paraId="65DC31E8" w14:textId="77777777" w:rsidR="009F3611" w:rsidRPr="00B80901" w:rsidRDefault="009F3611" w:rsidP="009F3611">
            <w:pPr>
              <w:pStyle w:val="XML1"/>
              <w:rPr>
                <w:ins w:id="16954" w:author="Thomas Dietz" w:date="2012-08-08T17:05:00Z"/>
                <w:rPrChange w:id="16955" w:author="Thomas Dietz" w:date="2012-08-10T13:22:00Z">
                  <w:rPr>
                    <w:ins w:id="16956" w:author="Thomas Dietz" w:date="2012-08-08T17:05:00Z"/>
                    <w:lang w:val="de-DE"/>
                  </w:rPr>
                </w:rPrChange>
              </w:rPr>
            </w:pPr>
            <w:ins w:id="16957" w:author="Thomas Dietz" w:date="2012-08-08T17:05:00Z">
              <w:r w:rsidRPr="00B80901">
                <w:rPr>
                  <w:rPrChange w:id="16958" w:author="Thomas Dietz" w:date="2012-08-10T13:22:00Z">
                    <w:rPr>
                      <w:lang w:val="de-DE"/>
                    </w:rPr>
                  </w:rPrChange>
                </w:rPr>
                <w:t xml:space="preserve">      * The 'resource-id' element of OFResoureType MUST be present</w:t>
              </w:r>
            </w:ins>
          </w:p>
          <w:p w14:paraId="4B738977" w14:textId="77777777" w:rsidR="009F3611" w:rsidRPr="00B80901" w:rsidRDefault="009F3611" w:rsidP="009F3611">
            <w:pPr>
              <w:pStyle w:val="XML1"/>
              <w:rPr>
                <w:ins w:id="16959" w:author="Thomas Dietz" w:date="2012-08-08T17:05:00Z"/>
                <w:rPrChange w:id="16960" w:author="Thomas Dietz" w:date="2012-08-10T13:22:00Z">
                  <w:rPr>
                    <w:ins w:id="16961" w:author="Thomas Dietz" w:date="2012-08-08T17:05:00Z"/>
                    <w:lang w:val="de-DE"/>
                  </w:rPr>
                </w:rPrChange>
              </w:rPr>
            </w:pPr>
            <w:ins w:id="16962" w:author="Thomas Dietz" w:date="2012-08-08T17:05:00Z">
              <w:r w:rsidRPr="00B80901">
                <w:rPr>
                  <w:rPrChange w:id="16963" w:author="Thomas Dietz" w:date="2012-08-10T13:22:00Z">
                    <w:rPr>
                      <w:lang w:val="de-DE"/>
                    </w:rPr>
                  </w:rPrChange>
                </w:rPr>
                <w:t xml:space="preserve">        </w:t>
              </w:r>
              <w:proofErr w:type="gramStart"/>
              <w:r w:rsidRPr="00B80901">
                <w:rPr>
                  <w:rPrChange w:id="16964" w:author="Thomas Dietz" w:date="2012-08-10T13:22:00Z">
                    <w:rPr>
                      <w:lang w:val="de-DE"/>
                    </w:rPr>
                  </w:rPrChange>
                </w:rPr>
                <w:t>at</w:t>
              </w:r>
              <w:proofErr w:type="gramEnd"/>
              <w:r w:rsidRPr="00B80901">
                <w:rPr>
                  <w:rPrChange w:id="16965" w:author="Thomas Dietz" w:date="2012-08-10T13:22:00Z">
                    <w:rPr>
                      <w:lang w:val="de-DE"/>
                    </w:rPr>
                  </w:rPrChange>
                </w:rPr>
                <w:t xml:space="preserve"> all &lt;edit-config&gt; operations to identify the port.</w:t>
              </w:r>
            </w:ins>
          </w:p>
          <w:p w14:paraId="2A6D818F" w14:textId="77777777" w:rsidR="009F3611" w:rsidRPr="00B80901" w:rsidRDefault="009F3611" w:rsidP="009F3611">
            <w:pPr>
              <w:pStyle w:val="XML1"/>
              <w:rPr>
                <w:ins w:id="16966" w:author="Thomas Dietz" w:date="2012-08-08T17:05:00Z"/>
                <w:rPrChange w:id="16967" w:author="Thomas Dietz" w:date="2012-08-10T13:22:00Z">
                  <w:rPr>
                    <w:ins w:id="16968" w:author="Thomas Dietz" w:date="2012-08-08T17:05:00Z"/>
                    <w:lang w:val="de-DE"/>
                  </w:rPr>
                </w:rPrChange>
              </w:rPr>
            </w:pPr>
            <w:ins w:id="16969" w:author="Thomas Dietz" w:date="2012-08-08T17:05:00Z">
              <w:r w:rsidRPr="00B80901">
                <w:rPr>
                  <w:rPrChange w:id="16970" w:author="Thomas Dietz" w:date="2012-08-10T13:22:00Z">
                    <w:rPr>
                      <w:lang w:val="de-DE"/>
                    </w:rPr>
                  </w:rPrChange>
                </w:rPr>
                <w:t xml:space="preserve">      * If the operation is 'merge' or 'replace', the element is</w:t>
              </w:r>
            </w:ins>
          </w:p>
          <w:p w14:paraId="461010EF" w14:textId="77777777" w:rsidR="009F3611" w:rsidRPr="00B80901" w:rsidRDefault="009F3611" w:rsidP="009F3611">
            <w:pPr>
              <w:pStyle w:val="XML1"/>
              <w:rPr>
                <w:ins w:id="16971" w:author="Thomas Dietz" w:date="2012-08-08T17:05:00Z"/>
                <w:rPrChange w:id="16972" w:author="Thomas Dietz" w:date="2012-08-10T13:22:00Z">
                  <w:rPr>
                    <w:ins w:id="16973" w:author="Thomas Dietz" w:date="2012-08-08T17:05:00Z"/>
                    <w:lang w:val="de-DE"/>
                  </w:rPr>
                </w:rPrChange>
              </w:rPr>
            </w:pPr>
            <w:ins w:id="16974" w:author="Thomas Dietz" w:date="2012-08-08T17:05:00Z">
              <w:r w:rsidRPr="00B80901">
                <w:rPr>
                  <w:rPrChange w:id="16975" w:author="Thomas Dietz" w:date="2012-08-10T13:22:00Z">
                    <w:rPr>
                      <w:lang w:val="de-DE"/>
                    </w:rPr>
                  </w:rPrChange>
                </w:rPr>
                <w:t xml:space="preserve">        created if it does not exist, and its value is set to the</w:t>
              </w:r>
            </w:ins>
          </w:p>
          <w:p w14:paraId="71666D53" w14:textId="77777777" w:rsidR="009F3611" w:rsidRPr="00B80901" w:rsidRDefault="009F3611" w:rsidP="009F3611">
            <w:pPr>
              <w:pStyle w:val="XML1"/>
              <w:rPr>
                <w:ins w:id="16976" w:author="Thomas Dietz" w:date="2012-08-08T17:05:00Z"/>
                <w:rPrChange w:id="16977" w:author="Thomas Dietz" w:date="2012-08-10T13:22:00Z">
                  <w:rPr>
                    <w:ins w:id="16978" w:author="Thomas Dietz" w:date="2012-08-08T17:05:00Z"/>
                    <w:lang w:val="de-DE"/>
                  </w:rPr>
                </w:rPrChange>
              </w:rPr>
            </w:pPr>
            <w:ins w:id="16979" w:author="Thomas Dietz" w:date="2012-08-08T17:05:00Z">
              <w:r w:rsidRPr="00B80901">
                <w:rPr>
                  <w:rPrChange w:id="16980" w:author="Thomas Dietz" w:date="2012-08-10T13:22:00Z">
                    <w:rPr>
                      <w:lang w:val="de-DE"/>
                    </w:rPr>
                  </w:rPrChange>
                </w:rPr>
                <w:t xml:space="preserve">        </w:t>
              </w:r>
              <w:proofErr w:type="gramStart"/>
              <w:r w:rsidRPr="00B80901">
                <w:rPr>
                  <w:rPrChange w:id="16981" w:author="Thomas Dietz" w:date="2012-08-10T13:22:00Z">
                    <w:rPr>
                      <w:lang w:val="de-DE"/>
                    </w:rPr>
                  </w:rPrChange>
                </w:rPr>
                <w:t>value</w:t>
              </w:r>
              <w:proofErr w:type="gramEnd"/>
              <w:r w:rsidRPr="00B80901">
                <w:rPr>
                  <w:rPrChange w:id="16982" w:author="Thomas Dietz" w:date="2012-08-10T13:22:00Z">
                    <w:rPr>
                      <w:lang w:val="de-DE"/>
                    </w:rPr>
                  </w:rPrChange>
                </w:rPr>
                <w:t xml:space="preserve"> found in the XML RPC data.</w:t>
              </w:r>
            </w:ins>
          </w:p>
          <w:p w14:paraId="017CF474" w14:textId="77777777" w:rsidR="009F3611" w:rsidRPr="00B80901" w:rsidRDefault="009F3611" w:rsidP="009F3611">
            <w:pPr>
              <w:pStyle w:val="XML1"/>
              <w:rPr>
                <w:ins w:id="16983" w:author="Thomas Dietz" w:date="2012-08-08T17:05:00Z"/>
                <w:rPrChange w:id="16984" w:author="Thomas Dietz" w:date="2012-08-10T13:22:00Z">
                  <w:rPr>
                    <w:ins w:id="16985" w:author="Thomas Dietz" w:date="2012-08-08T17:05:00Z"/>
                    <w:lang w:val="de-DE"/>
                  </w:rPr>
                </w:rPrChange>
              </w:rPr>
            </w:pPr>
            <w:ins w:id="16986" w:author="Thomas Dietz" w:date="2012-08-08T17:05:00Z">
              <w:r w:rsidRPr="00B80901">
                <w:rPr>
                  <w:rPrChange w:id="16987" w:author="Thomas Dietz" w:date="2012-08-10T13:22:00Z">
                    <w:rPr>
                      <w:lang w:val="de-DE"/>
                    </w:rPr>
                  </w:rPrChange>
                </w:rPr>
                <w:t xml:space="preserve">      * If the operation is 'create', the element is created if it</w:t>
              </w:r>
            </w:ins>
          </w:p>
          <w:p w14:paraId="31BABDD0" w14:textId="77777777" w:rsidR="009F3611" w:rsidRPr="00B80901" w:rsidRDefault="009F3611" w:rsidP="009F3611">
            <w:pPr>
              <w:pStyle w:val="XML1"/>
              <w:rPr>
                <w:ins w:id="16988" w:author="Thomas Dietz" w:date="2012-08-08T17:05:00Z"/>
                <w:rPrChange w:id="16989" w:author="Thomas Dietz" w:date="2012-08-10T13:22:00Z">
                  <w:rPr>
                    <w:ins w:id="16990" w:author="Thomas Dietz" w:date="2012-08-08T17:05:00Z"/>
                    <w:lang w:val="de-DE"/>
                  </w:rPr>
                </w:rPrChange>
              </w:rPr>
            </w:pPr>
            <w:ins w:id="16991" w:author="Thomas Dietz" w:date="2012-08-08T17:05:00Z">
              <w:r w:rsidRPr="00B80901">
                <w:rPr>
                  <w:rPrChange w:id="16992" w:author="Thomas Dietz" w:date="2012-08-10T13:22:00Z">
                    <w:rPr>
                      <w:lang w:val="de-DE"/>
                    </w:rPr>
                  </w:rPrChange>
                </w:rPr>
                <w:t xml:space="preserve">        </w:t>
              </w:r>
              <w:proofErr w:type="gramStart"/>
              <w:r w:rsidRPr="00B80901">
                <w:rPr>
                  <w:rPrChange w:id="16993" w:author="Thomas Dietz" w:date="2012-08-10T13:22:00Z">
                    <w:rPr>
                      <w:lang w:val="de-DE"/>
                    </w:rPr>
                  </w:rPrChange>
                </w:rPr>
                <w:t>does</w:t>
              </w:r>
              <w:proofErr w:type="gramEnd"/>
              <w:r w:rsidRPr="00B80901">
                <w:rPr>
                  <w:rPrChange w:id="16994" w:author="Thomas Dietz" w:date="2012-08-10T13:22:00Z">
                    <w:rPr>
                      <w:lang w:val="de-DE"/>
                    </w:rPr>
                  </w:rPrChange>
                </w:rPr>
                <w:t xml:space="preserve"> not exist. If the element already exists, a</w:t>
              </w:r>
            </w:ins>
          </w:p>
          <w:p w14:paraId="6410ACD4" w14:textId="77777777" w:rsidR="009F3611" w:rsidRPr="00B80901" w:rsidRDefault="009F3611" w:rsidP="009F3611">
            <w:pPr>
              <w:pStyle w:val="XML1"/>
              <w:rPr>
                <w:ins w:id="16995" w:author="Thomas Dietz" w:date="2012-08-08T17:05:00Z"/>
                <w:rPrChange w:id="16996" w:author="Thomas Dietz" w:date="2012-08-10T13:22:00Z">
                  <w:rPr>
                    <w:ins w:id="16997" w:author="Thomas Dietz" w:date="2012-08-08T17:05:00Z"/>
                    <w:lang w:val="de-DE"/>
                  </w:rPr>
                </w:rPrChange>
              </w:rPr>
            </w:pPr>
            <w:ins w:id="16998" w:author="Thomas Dietz" w:date="2012-08-08T17:05:00Z">
              <w:r w:rsidRPr="00B80901">
                <w:rPr>
                  <w:rPrChange w:id="16999" w:author="Thomas Dietz" w:date="2012-08-10T13:22:00Z">
                    <w:rPr>
                      <w:lang w:val="de-DE"/>
                    </w:rPr>
                  </w:rPrChange>
                </w:rPr>
                <w:t xml:space="preserve">        'data</w:t>
              </w:r>
              <w:r w:rsidRPr="00B80901">
                <w:rPr>
                  <w:rFonts w:ascii="MS Mincho" w:eastAsia="MS Mincho" w:hAnsi="MS Mincho" w:cs="MS Mincho" w:hint="eastAsia"/>
                  <w:rPrChange w:id="17000" w:author="Thomas Dietz" w:date="2012-08-10T13:22:00Z">
                    <w:rPr>
                      <w:rFonts w:ascii="MS Mincho" w:eastAsia="MS Mincho" w:hAnsi="MS Mincho" w:cs="MS Mincho" w:hint="eastAsia"/>
                      <w:lang w:val="de-DE"/>
                    </w:rPr>
                  </w:rPrChange>
                </w:rPr>
                <w:t>‑</w:t>
              </w:r>
              <w:r w:rsidRPr="00B80901">
                <w:rPr>
                  <w:rPrChange w:id="17001" w:author="Thomas Dietz" w:date="2012-08-10T13:22:00Z">
                    <w:rPr>
                      <w:lang w:val="de-DE"/>
                    </w:rPr>
                  </w:rPrChange>
                </w:rPr>
                <w:t>exists' error is returned.</w:t>
              </w:r>
            </w:ins>
          </w:p>
          <w:p w14:paraId="6EC3254E" w14:textId="77777777" w:rsidR="009F3611" w:rsidRPr="00B80901" w:rsidRDefault="009F3611" w:rsidP="009F3611">
            <w:pPr>
              <w:pStyle w:val="XML1"/>
              <w:rPr>
                <w:ins w:id="17002" w:author="Thomas Dietz" w:date="2012-08-08T17:05:00Z"/>
                <w:rPrChange w:id="17003" w:author="Thomas Dietz" w:date="2012-08-10T13:22:00Z">
                  <w:rPr>
                    <w:ins w:id="17004" w:author="Thomas Dietz" w:date="2012-08-08T17:05:00Z"/>
                    <w:lang w:val="de-DE"/>
                  </w:rPr>
                </w:rPrChange>
              </w:rPr>
            </w:pPr>
            <w:ins w:id="17005" w:author="Thomas Dietz" w:date="2012-08-08T17:05:00Z">
              <w:r w:rsidRPr="00B80901">
                <w:rPr>
                  <w:rPrChange w:id="17006" w:author="Thomas Dietz" w:date="2012-08-10T13:22:00Z">
                    <w:rPr>
                      <w:lang w:val="de-DE"/>
                    </w:rPr>
                  </w:rPrChange>
                </w:rPr>
                <w:t xml:space="preserve">      * If the operation is 'delete', the element is deleted if it</w:t>
              </w:r>
            </w:ins>
          </w:p>
          <w:p w14:paraId="4F7B133A" w14:textId="77777777" w:rsidR="009F3611" w:rsidRPr="00B80901" w:rsidRDefault="009F3611" w:rsidP="009F3611">
            <w:pPr>
              <w:pStyle w:val="XML1"/>
              <w:rPr>
                <w:ins w:id="17007" w:author="Thomas Dietz" w:date="2012-08-08T17:05:00Z"/>
                <w:rPrChange w:id="17008" w:author="Thomas Dietz" w:date="2012-08-10T13:22:00Z">
                  <w:rPr>
                    <w:ins w:id="17009" w:author="Thomas Dietz" w:date="2012-08-08T17:05:00Z"/>
                    <w:lang w:val="de-DE"/>
                  </w:rPr>
                </w:rPrChange>
              </w:rPr>
            </w:pPr>
            <w:ins w:id="17010" w:author="Thomas Dietz" w:date="2012-08-08T17:05:00Z">
              <w:r w:rsidRPr="00B80901">
                <w:rPr>
                  <w:rPrChange w:id="17011" w:author="Thomas Dietz" w:date="2012-08-10T13:22:00Z">
                    <w:rPr>
                      <w:lang w:val="de-DE"/>
                    </w:rPr>
                  </w:rPrChange>
                </w:rPr>
                <w:t xml:space="preserve">        </w:t>
              </w:r>
              <w:proofErr w:type="gramStart"/>
              <w:r w:rsidRPr="00B80901">
                <w:rPr>
                  <w:rPrChange w:id="17012" w:author="Thomas Dietz" w:date="2012-08-10T13:22:00Z">
                    <w:rPr>
                      <w:lang w:val="de-DE"/>
                    </w:rPr>
                  </w:rPrChange>
                </w:rPr>
                <w:t>exists</w:t>
              </w:r>
              <w:proofErr w:type="gramEnd"/>
              <w:r w:rsidRPr="00B80901">
                <w:rPr>
                  <w:rPrChange w:id="17013" w:author="Thomas Dietz" w:date="2012-08-10T13:22:00Z">
                    <w:rPr>
                      <w:lang w:val="de-DE"/>
                    </w:rPr>
                  </w:rPrChange>
                </w:rPr>
                <w:t>. If the element does not exist, a 'data</w:t>
              </w:r>
              <w:r w:rsidRPr="00B80901">
                <w:rPr>
                  <w:rFonts w:ascii="MS Mincho" w:eastAsia="MS Mincho" w:hAnsi="MS Mincho" w:cs="MS Mincho" w:hint="eastAsia"/>
                  <w:rPrChange w:id="17014" w:author="Thomas Dietz" w:date="2012-08-10T13:22:00Z">
                    <w:rPr>
                      <w:rFonts w:ascii="MS Mincho" w:eastAsia="MS Mincho" w:hAnsi="MS Mincho" w:cs="MS Mincho" w:hint="eastAsia"/>
                      <w:lang w:val="de-DE"/>
                    </w:rPr>
                  </w:rPrChange>
                </w:rPr>
                <w:t>‑</w:t>
              </w:r>
              <w:r w:rsidRPr="00B80901">
                <w:rPr>
                  <w:rPrChange w:id="17015" w:author="Thomas Dietz" w:date="2012-08-10T13:22:00Z">
                    <w:rPr>
                      <w:lang w:val="de-DE"/>
                    </w:rPr>
                  </w:rPrChange>
                </w:rPr>
                <w:t>missing'</w:t>
              </w:r>
            </w:ins>
          </w:p>
          <w:p w14:paraId="3F9D7582" w14:textId="77777777" w:rsidR="009F3611" w:rsidRPr="00B80901" w:rsidRDefault="009F3611" w:rsidP="009F3611">
            <w:pPr>
              <w:pStyle w:val="XML1"/>
              <w:rPr>
                <w:ins w:id="17016" w:author="Thomas Dietz" w:date="2012-08-08T17:05:00Z"/>
                <w:rPrChange w:id="17017" w:author="Thomas Dietz" w:date="2012-08-10T13:22:00Z">
                  <w:rPr>
                    <w:ins w:id="17018" w:author="Thomas Dietz" w:date="2012-08-08T17:05:00Z"/>
                    <w:lang w:val="de-DE"/>
                  </w:rPr>
                </w:rPrChange>
              </w:rPr>
            </w:pPr>
            <w:ins w:id="17019" w:author="Thomas Dietz" w:date="2012-08-08T17:05:00Z">
              <w:r w:rsidRPr="00B80901">
                <w:rPr>
                  <w:rPrChange w:id="17020" w:author="Thomas Dietz" w:date="2012-08-10T13:22:00Z">
                    <w:rPr>
                      <w:lang w:val="de-DE"/>
                    </w:rPr>
                  </w:rPrChange>
                </w:rPr>
                <w:t xml:space="preserve">        </w:t>
              </w:r>
              <w:proofErr w:type="gramStart"/>
              <w:r w:rsidRPr="00B80901">
                <w:rPr>
                  <w:rPrChange w:id="17021" w:author="Thomas Dietz" w:date="2012-08-10T13:22:00Z">
                    <w:rPr>
                      <w:lang w:val="de-DE"/>
                    </w:rPr>
                  </w:rPrChange>
                </w:rPr>
                <w:t>error</w:t>
              </w:r>
              <w:proofErr w:type="gramEnd"/>
              <w:r w:rsidRPr="00B80901">
                <w:rPr>
                  <w:rPrChange w:id="17022" w:author="Thomas Dietz" w:date="2012-08-10T13:22:00Z">
                    <w:rPr>
                      <w:lang w:val="de-DE"/>
                    </w:rPr>
                  </w:rPrChange>
                </w:rPr>
                <w:t xml:space="preserve"> is returned.";</w:t>
              </w:r>
            </w:ins>
          </w:p>
          <w:p w14:paraId="16B1C31D" w14:textId="77777777" w:rsidR="009F3611" w:rsidRPr="00B80901" w:rsidRDefault="009F3611" w:rsidP="009F3611">
            <w:pPr>
              <w:pStyle w:val="XML1"/>
              <w:rPr>
                <w:ins w:id="17023" w:author="Thomas Dietz" w:date="2012-08-08T17:05:00Z"/>
                <w:rPrChange w:id="17024" w:author="Thomas Dietz" w:date="2012-08-10T13:22:00Z">
                  <w:rPr>
                    <w:ins w:id="17025" w:author="Thomas Dietz" w:date="2012-08-08T17:05:00Z"/>
                    <w:lang w:val="de-DE"/>
                  </w:rPr>
                </w:rPrChange>
              </w:rPr>
            </w:pPr>
            <w:ins w:id="17026" w:author="Thomas Dietz" w:date="2012-08-08T17:05:00Z">
              <w:r w:rsidRPr="00B80901">
                <w:rPr>
                  <w:rPrChange w:id="17027" w:author="Thomas Dietz" w:date="2012-08-10T13:22:00Z">
                    <w:rPr>
                      <w:lang w:val="de-DE"/>
                    </w:rPr>
                  </w:rPrChange>
                </w:rPr>
                <w:t xml:space="preserve">    uses OFResourceType;</w:t>
              </w:r>
            </w:ins>
          </w:p>
          <w:p w14:paraId="3C96DC91" w14:textId="77777777" w:rsidR="009F3611" w:rsidRPr="00B80901" w:rsidRDefault="009F3611" w:rsidP="009F3611">
            <w:pPr>
              <w:pStyle w:val="XML1"/>
              <w:rPr>
                <w:ins w:id="17028" w:author="Thomas Dietz" w:date="2012-08-08T17:05:00Z"/>
                <w:rPrChange w:id="17029" w:author="Thomas Dietz" w:date="2012-08-10T13:22:00Z">
                  <w:rPr>
                    <w:ins w:id="17030" w:author="Thomas Dietz" w:date="2012-08-08T17:05:00Z"/>
                    <w:lang w:val="de-DE"/>
                  </w:rPr>
                </w:rPrChange>
              </w:rPr>
            </w:pPr>
            <w:ins w:id="17031" w:author="Thomas Dietz" w:date="2012-08-08T17:05:00Z">
              <w:r w:rsidRPr="00B80901">
                <w:rPr>
                  <w:rPrChange w:id="17032" w:author="Thomas Dietz" w:date="2012-08-10T13:22:00Z">
                    <w:rPr>
                      <w:lang w:val="de-DE"/>
                    </w:rPr>
                  </w:rPrChange>
                </w:rPr>
                <w:t xml:space="preserve">    leaf id {</w:t>
              </w:r>
            </w:ins>
          </w:p>
          <w:p w14:paraId="029886E3" w14:textId="77777777" w:rsidR="009F3611" w:rsidRPr="00B80901" w:rsidRDefault="009F3611" w:rsidP="009F3611">
            <w:pPr>
              <w:pStyle w:val="XML1"/>
              <w:rPr>
                <w:ins w:id="17033" w:author="Thomas Dietz" w:date="2012-08-08T17:05:00Z"/>
                <w:rPrChange w:id="17034" w:author="Thomas Dietz" w:date="2012-08-10T13:22:00Z">
                  <w:rPr>
                    <w:ins w:id="17035" w:author="Thomas Dietz" w:date="2012-08-08T17:05:00Z"/>
                    <w:lang w:val="de-DE"/>
                  </w:rPr>
                </w:rPrChange>
              </w:rPr>
            </w:pPr>
            <w:ins w:id="17036" w:author="Thomas Dietz" w:date="2012-08-08T17:05:00Z">
              <w:r w:rsidRPr="00B80901">
                <w:rPr>
                  <w:rPrChange w:id="17037" w:author="Thomas Dietz" w:date="2012-08-10T13:22:00Z">
                    <w:rPr>
                      <w:lang w:val="de-DE"/>
                    </w:rPr>
                  </w:rPrChange>
                </w:rPr>
                <w:t xml:space="preserve">      type uint64;</w:t>
              </w:r>
            </w:ins>
          </w:p>
          <w:p w14:paraId="307B6EA2" w14:textId="77777777" w:rsidR="009F3611" w:rsidRPr="00B80901" w:rsidRDefault="009F3611" w:rsidP="009F3611">
            <w:pPr>
              <w:pStyle w:val="XML1"/>
              <w:rPr>
                <w:ins w:id="17038" w:author="Thomas Dietz" w:date="2012-08-08T17:05:00Z"/>
                <w:rPrChange w:id="17039" w:author="Thomas Dietz" w:date="2012-08-10T13:22:00Z">
                  <w:rPr>
                    <w:ins w:id="17040" w:author="Thomas Dietz" w:date="2012-08-08T17:05:00Z"/>
                    <w:lang w:val="de-DE"/>
                  </w:rPr>
                </w:rPrChange>
              </w:rPr>
            </w:pPr>
            <w:ins w:id="17041" w:author="Thomas Dietz" w:date="2012-08-08T17:05:00Z">
              <w:r w:rsidRPr="00B80901">
                <w:rPr>
                  <w:rPrChange w:id="17042" w:author="Thomas Dietz" w:date="2012-08-10T13:22:00Z">
                    <w:rPr>
                      <w:lang w:val="de-DE"/>
                    </w:rPr>
                  </w:rPrChange>
                </w:rPr>
                <w:t xml:space="preserve">      mandatory true;</w:t>
              </w:r>
            </w:ins>
          </w:p>
          <w:p w14:paraId="0A50113A" w14:textId="77777777" w:rsidR="009F3611" w:rsidRPr="00B80901" w:rsidRDefault="009F3611" w:rsidP="009F3611">
            <w:pPr>
              <w:pStyle w:val="XML1"/>
              <w:rPr>
                <w:ins w:id="17043" w:author="Thomas Dietz" w:date="2012-08-08T17:05:00Z"/>
                <w:rPrChange w:id="17044" w:author="Thomas Dietz" w:date="2012-08-10T13:22:00Z">
                  <w:rPr>
                    <w:ins w:id="17045" w:author="Thomas Dietz" w:date="2012-08-08T17:05:00Z"/>
                    <w:lang w:val="de-DE"/>
                  </w:rPr>
                </w:rPrChange>
              </w:rPr>
            </w:pPr>
            <w:ins w:id="17046" w:author="Thomas Dietz" w:date="2012-08-08T17:05:00Z">
              <w:r w:rsidRPr="00B80901">
                <w:rPr>
                  <w:rPrChange w:id="17047" w:author="Thomas Dietz" w:date="2012-08-10T13:22:00Z">
                    <w:rPr>
                      <w:lang w:val="de-DE"/>
                    </w:rPr>
                  </w:rPrChange>
                </w:rPr>
                <w:t xml:space="preserve">      description "This id identifies the OpenFlow Queue to </w:t>
              </w:r>
            </w:ins>
          </w:p>
          <w:p w14:paraId="3CB1966B" w14:textId="77777777" w:rsidR="009F3611" w:rsidRPr="00B80901" w:rsidRDefault="009F3611" w:rsidP="009F3611">
            <w:pPr>
              <w:pStyle w:val="XML1"/>
              <w:rPr>
                <w:ins w:id="17048" w:author="Thomas Dietz" w:date="2012-08-08T17:05:00Z"/>
                <w:rPrChange w:id="17049" w:author="Thomas Dietz" w:date="2012-08-10T13:22:00Z">
                  <w:rPr>
                    <w:ins w:id="17050" w:author="Thomas Dietz" w:date="2012-08-08T17:05:00Z"/>
                    <w:lang w:val="de-DE"/>
                  </w:rPr>
                </w:rPrChange>
              </w:rPr>
            </w:pPr>
            <w:ins w:id="17051" w:author="Thomas Dietz" w:date="2012-08-08T17:05:00Z">
              <w:r w:rsidRPr="00B80901">
                <w:rPr>
                  <w:rPrChange w:id="17052" w:author="Thomas Dietz" w:date="2012-08-10T13:22:00Z">
                    <w:rPr>
                      <w:lang w:val="de-DE"/>
                    </w:rPr>
                  </w:rPrChange>
                </w:rPr>
                <w:t xml:space="preserve">        OpenFlow Controllers. It is assigned to an OpenFlow Queue </w:t>
              </w:r>
            </w:ins>
          </w:p>
          <w:p w14:paraId="03E45121" w14:textId="77777777" w:rsidR="009F3611" w:rsidRPr="00B80901" w:rsidRDefault="009F3611" w:rsidP="009F3611">
            <w:pPr>
              <w:pStyle w:val="XML1"/>
              <w:rPr>
                <w:ins w:id="17053" w:author="Thomas Dietz" w:date="2012-08-08T17:05:00Z"/>
                <w:rPrChange w:id="17054" w:author="Thomas Dietz" w:date="2012-08-10T13:22:00Z">
                  <w:rPr>
                    <w:ins w:id="17055" w:author="Thomas Dietz" w:date="2012-08-08T17:05:00Z"/>
                    <w:lang w:val="de-DE"/>
                  </w:rPr>
                </w:rPrChange>
              </w:rPr>
            </w:pPr>
            <w:ins w:id="17056" w:author="Thomas Dietz" w:date="2012-08-08T17:05:00Z">
              <w:r w:rsidRPr="00B80901">
                <w:rPr>
                  <w:rPrChange w:id="17057" w:author="Thomas Dietz" w:date="2012-08-10T13:22:00Z">
                    <w:rPr>
                      <w:lang w:val="de-DE"/>
                    </w:rPr>
                  </w:rPrChange>
                </w:rPr>
                <w:t xml:space="preserve">        latest when the OpenFlow Queue is associated with and</w:t>
              </w:r>
            </w:ins>
          </w:p>
          <w:p w14:paraId="690912B0" w14:textId="77777777" w:rsidR="009F3611" w:rsidRPr="00B80901" w:rsidRDefault="009F3611" w:rsidP="009F3611">
            <w:pPr>
              <w:pStyle w:val="XML1"/>
              <w:rPr>
                <w:ins w:id="17058" w:author="Thomas Dietz" w:date="2012-08-08T17:05:00Z"/>
                <w:rPrChange w:id="17059" w:author="Thomas Dietz" w:date="2012-08-10T13:22:00Z">
                  <w:rPr>
                    <w:ins w:id="17060" w:author="Thomas Dietz" w:date="2012-08-08T17:05:00Z"/>
                    <w:lang w:val="de-DE"/>
                  </w:rPr>
                </w:rPrChange>
              </w:rPr>
            </w:pPr>
            <w:ins w:id="17061" w:author="Thomas Dietz" w:date="2012-08-08T17:05:00Z">
              <w:r w:rsidRPr="00B80901">
                <w:rPr>
                  <w:rPrChange w:id="17062" w:author="Thomas Dietz" w:date="2012-08-10T13:22:00Z">
                    <w:rPr>
                      <w:lang w:val="de-DE"/>
                    </w:rPr>
                  </w:rPrChange>
                </w:rPr>
                <w:t xml:space="preserve">        OpenFlow Logical Switch.  If the OpenFlow Queue is</w:t>
              </w:r>
            </w:ins>
          </w:p>
          <w:p w14:paraId="1C1ED084" w14:textId="77777777" w:rsidR="009F3611" w:rsidRPr="00B80901" w:rsidRDefault="009F3611" w:rsidP="009F3611">
            <w:pPr>
              <w:pStyle w:val="XML1"/>
              <w:rPr>
                <w:ins w:id="17063" w:author="Thomas Dietz" w:date="2012-08-08T17:05:00Z"/>
                <w:rPrChange w:id="17064" w:author="Thomas Dietz" w:date="2012-08-10T13:22:00Z">
                  <w:rPr>
                    <w:ins w:id="17065" w:author="Thomas Dietz" w:date="2012-08-08T17:05:00Z"/>
                    <w:lang w:val="de-DE"/>
                  </w:rPr>
                </w:rPrChange>
              </w:rPr>
            </w:pPr>
            <w:ins w:id="17066" w:author="Thomas Dietz" w:date="2012-08-08T17:05:00Z">
              <w:r w:rsidRPr="00B80901">
                <w:rPr>
                  <w:rPrChange w:id="17067" w:author="Thomas Dietz" w:date="2012-08-10T13:22:00Z">
                    <w:rPr>
                      <w:lang w:val="de-DE"/>
                    </w:rPr>
                  </w:rPrChange>
                </w:rPr>
                <w:t xml:space="preserve">        associated with an OpenFlow Logical Switch, this element</w:t>
              </w:r>
            </w:ins>
          </w:p>
          <w:p w14:paraId="653224FA" w14:textId="77777777" w:rsidR="009F3611" w:rsidRPr="00B80901" w:rsidRDefault="009F3611" w:rsidP="009F3611">
            <w:pPr>
              <w:pStyle w:val="XML1"/>
              <w:rPr>
                <w:ins w:id="17068" w:author="Thomas Dietz" w:date="2012-08-08T17:05:00Z"/>
                <w:rPrChange w:id="17069" w:author="Thomas Dietz" w:date="2012-08-10T13:22:00Z">
                  <w:rPr>
                    <w:ins w:id="17070" w:author="Thomas Dietz" w:date="2012-08-08T17:05:00Z"/>
                    <w:lang w:val="de-DE"/>
                  </w:rPr>
                </w:rPrChange>
              </w:rPr>
            </w:pPr>
            <w:ins w:id="17071" w:author="Thomas Dietz" w:date="2012-08-08T17:05:00Z">
              <w:r w:rsidRPr="00B80901">
                <w:rPr>
                  <w:rPrChange w:id="17072" w:author="Thomas Dietz" w:date="2012-08-10T13:22:00Z">
                    <w:rPr>
                      <w:lang w:val="de-DE"/>
                    </w:rPr>
                  </w:rPrChange>
                </w:rPr>
                <w:t xml:space="preserve">        MUST be unique within the context of the OpenFlow Logical</w:t>
              </w:r>
            </w:ins>
          </w:p>
          <w:p w14:paraId="4FC18088" w14:textId="77777777" w:rsidR="009F3611" w:rsidRPr="00B80901" w:rsidRDefault="009F3611" w:rsidP="009F3611">
            <w:pPr>
              <w:pStyle w:val="XML1"/>
              <w:rPr>
                <w:ins w:id="17073" w:author="Thomas Dietz" w:date="2012-08-08T17:05:00Z"/>
                <w:rPrChange w:id="17074" w:author="Thomas Dietz" w:date="2012-08-10T13:22:00Z">
                  <w:rPr>
                    <w:ins w:id="17075" w:author="Thomas Dietz" w:date="2012-08-08T17:05:00Z"/>
                    <w:lang w:val="de-DE"/>
                  </w:rPr>
                </w:rPrChange>
              </w:rPr>
            </w:pPr>
            <w:ins w:id="17076" w:author="Thomas Dietz" w:date="2012-08-08T17:05:00Z">
              <w:r w:rsidRPr="00B80901">
                <w:rPr>
                  <w:rPrChange w:id="17077" w:author="Thomas Dietz" w:date="2012-08-10T13:22:00Z">
                    <w:rPr>
                      <w:lang w:val="de-DE"/>
                    </w:rPr>
                  </w:rPrChange>
                </w:rPr>
                <w:t xml:space="preserve">        Switch.  </w:t>
              </w:r>
            </w:ins>
          </w:p>
          <w:p w14:paraId="4D6CC8F5" w14:textId="77777777" w:rsidR="009F3611" w:rsidRPr="00B80901" w:rsidRDefault="009F3611" w:rsidP="009F3611">
            <w:pPr>
              <w:pStyle w:val="XML1"/>
              <w:rPr>
                <w:ins w:id="17078" w:author="Thomas Dietz" w:date="2012-08-08T17:05:00Z"/>
                <w:rPrChange w:id="17079" w:author="Thomas Dietz" w:date="2012-08-10T13:22:00Z">
                  <w:rPr>
                    <w:ins w:id="17080" w:author="Thomas Dietz" w:date="2012-08-08T17:05:00Z"/>
                    <w:lang w:val="de-DE"/>
                  </w:rPr>
                </w:rPrChange>
              </w:rPr>
            </w:pPr>
            <w:ins w:id="17081" w:author="Thomas Dietz" w:date="2012-08-08T17:05:00Z">
              <w:r w:rsidRPr="00B80901">
                <w:rPr>
                  <w:rPrChange w:id="17082" w:author="Thomas Dietz" w:date="2012-08-10T13:22:00Z">
                    <w:rPr>
                      <w:lang w:val="de-DE"/>
                    </w:rPr>
                  </w:rPrChange>
                </w:rPr>
                <w:t xml:space="preserve">      </w:t>
              </w:r>
            </w:ins>
          </w:p>
          <w:p w14:paraId="616639E4" w14:textId="77777777" w:rsidR="009F3611" w:rsidRPr="00B80901" w:rsidRDefault="009F3611" w:rsidP="009F3611">
            <w:pPr>
              <w:pStyle w:val="XML1"/>
              <w:rPr>
                <w:ins w:id="17083" w:author="Thomas Dietz" w:date="2012-08-08T17:05:00Z"/>
                <w:rPrChange w:id="17084" w:author="Thomas Dietz" w:date="2012-08-10T13:22:00Z">
                  <w:rPr>
                    <w:ins w:id="17085" w:author="Thomas Dietz" w:date="2012-08-08T17:05:00Z"/>
                    <w:lang w:val="de-DE"/>
                  </w:rPr>
                </w:rPrChange>
              </w:rPr>
            </w:pPr>
            <w:ins w:id="17086" w:author="Thomas Dietz" w:date="2012-08-08T17:05:00Z">
              <w:r w:rsidRPr="00B80901">
                <w:rPr>
                  <w:rPrChange w:id="17087" w:author="Thomas Dietz" w:date="2012-08-10T13:22:00Z">
                    <w:rPr>
                      <w:lang w:val="de-DE"/>
                    </w:rPr>
                  </w:rPrChange>
                </w:rPr>
                <w:t xml:space="preserve">        OpenFlow Capable Switch implementations may choose to</w:t>
              </w:r>
            </w:ins>
          </w:p>
          <w:p w14:paraId="29C7C655" w14:textId="77777777" w:rsidR="009F3611" w:rsidRPr="00B80901" w:rsidRDefault="009F3611" w:rsidP="009F3611">
            <w:pPr>
              <w:pStyle w:val="XML1"/>
              <w:rPr>
                <w:ins w:id="17088" w:author="Thomas Dietz" w:date="2012-08-08T17:05:00Z"/>
                <w:rPrChange w:id="17089" w:author="Thomas Dietz" w:date="2012-08-10T13:22:00Z">
                  <w:rPr>
                    <w:ins w:id="17090" w:author="Thomas Dietz" w:date="2012-08-08T17:05:00Z"/>
                    <w:lang w:val="de-DE"/>
                  </w:rPr>
                </w:rPrChange>
              </w:rPr>
            </w:pPr>
            <w:ins w:id="17091" w:author="Thomas Dietz" w:date="2012-08-08T17:05:00Z">
              <w:r w:rsidRPr="00B80901">
                <w:rPr>
                  <w:rPrChange w:id="17092" w:author="Thomas Dietz" w:date="2012-08-10T13:22:00Z">
                    <w:rPr>
                      <w:lang w:val="de-DE"/>
                    </w:rPr>
                  </w:rPrChange>
                </w:rPr>
                <w:t xml:space="preserve">        assign values to OpenFlow Queues that are unique within the</w:t>
              </w:r>
            </w:ins>
          </w:p>
          <w:p w14:paraId="701070EF" w14:textId="77777777" w:rsidR="009F3611" w:rsidRPr="00B80901" w:rsidRDefault="009F3611" w:rsidP="009F3611">
            <w:pPr>
              <w:pStyle w:val="XML1"/>
              <w:rPr>
                <w:ins w:id="17093" w:author="Thomas Dietz" w:date="2012-08-08T17:05:00Z"/>
                <w:rPrChange w:id="17094" w:author="Thomas Dietz" w:date="2012-08-10T13:22:00Z">
                  <w:rPr>
                    <w:ins w:id="17095" w:author="Thomas Dietz" w:date="2012-08-08T17:05:00Z"/>
                    <w:lang w:val="de-DE"/>
                  </w:rPr>
                </w:rPrChange>
              </w:rPr>
            </w:pPr>
            <w:ins w:id="17096" w:author="Thomas Dietz" w:date="2012-08-08T17:05:00Z">
              <w:r w:rsidRPr="00B80901">
                <w:rPr>
                  <w:rPrChange w:id="17097" w:author="Thomas Dietz" w:date="2012-08-10T13:22:00Z">
                    <w:rPr>
                      <w:lang w:val="de-DE"/>
                    </w:rPr>
                  </w:rPrChange>
                </w:rPr>
                <w:t xml:space="preserve">        </w:t>
              </w:r>
              <w:proofErr w:type="gramStart"/>
              <w:r w:rsidRPr="00B80901">
                <w:rPr>
                  <w:rPrChange w:id="17098" w:author="Thomas Dietz" w:date="2012-08-10T13:22:00Z">
                    <w:rPr>
                      <w:lang w:val="de-DE"/>
                    </w:rPr>
                  </w:rPrChange>
                </w:rPr>
                <w:t>context</w:t>
              </w:r>
              <w:proofErr w:type="gramEnd"/>
              <w:r w:rsidRPr="00B80901">
                <w:rPr>
                  <w:rPrChange w:id="17099" w:author="Thomas Dietz" w:date="2012-08-10T13:22:00Z">
                    <w:rPr>
                      <w:lang w:val="de-DE"/>
                    </w:rPr>
                  </w:rPrChange>
                </w:rPr>
                <w:t xml:space="preserve"> of the OpenFlow Logical Switch.  These id can be</w:t>
              </w:r>
            </w:ins>
          </w:p>
          <w:p w14:paraId="41C97AA8" w14:textId="77777777" w:rsidR="009F3611" w:rsidRPr="00B80901" w:rsidRDefault="009F3611" w:rsidP="009F3611">
            <w:pPr>
              <w:pStyle w:val="XML1"/>
              <w:rPr>
                <w:ins w:id="17100" w:author="Thomas Dietz" w:date="2012-08-08T17:05:00Z"/>
                <w:rPrChange w:id="17101" w:author="Thomas Dietz" w:date="2012-08-10T13:22:00Z">
                  <w:rPr>
                    <w:ins w:id="17102" w:author="Thomas Dietz" w:date="2012-08-08T17:05:00Z"/>
                    <w:lang w:val="de-DE"/>
                  </w:rPr>
                </w:rPrChange>
              </w:rPr>
            </w:pPr>
            <w:ins w:id="17103" w:author="Thomas Dietz" w:date="2012-08-08T17:05:00Z">
              <w:r w:rsidRPr="00B80901">
                <w:rPr>
                  <w:rPrChange w:id="17104" w:author="Thomas Dietz" w:date="2012-08-10T13:22:00Z">
                    <w:rPr>
                      <w:lang w:val="de-DE"/>
                    </w:rPr>
                  </w:rPrChange>
                </w:rPr>
                <w:t xml:space="preserve">        used independent of assignments to OpenFlow Logical</w:t>
              </w:r>
            </w:ins>
          </w:p>
          <w:p w14:paraId="69736635" w14:textId="77777777" w:rsidR="009F3611" w:rsidRPr="00B80901" w:rsidRDefault="009F3611" w:rsidP="009F3611">
            <w:pPr>
              <w:pStyle w:val="XML1"/>
              <w:rPr>
                <w:ins w:id="17105" w:author="Thomas Dietz" w:date="2012-08-08T17:05:00Z"/>
                <w:rPrChange w:id="17106" w:author="Thomas Dietz" w:date="2012-08-10T13:22:00Z">
                  <w:rPr>
                    <w:ins w:id="17107" w:author="Thomas Dietz" w:date="2012-08-08T17:05:00Z"/>
                    <w:lang w:val="de-DE"/>
                  </w:rPr>
                </w:rPrChange>
              </w:rPr>
            </w:pPr>
            <w:ins w:id="17108" w:author="Thomas Dietz" w:date="2012-08-08T17:05:00Z">
              <w:r w:rsidRPr="00B80901">
                <w:rPr>
                  <w:rPrChange w:id="17109" w:author="Thomas Dietz" w:date="2012-08-10T13:22:00Z">
                    <w:rPr>
                      <w:lang w:val="de-DE"/>
                    </w:rPr>
                  </w:rPrChange>
                </w:rPr>
                <w:t xml:space="preserve">        Switches. </w:t>
              </w:r>
            </w:ins>
          </w:p>
          <w:p w14:paraId="0B24DDAB" w14:textId="77777777" w:rsidR="009F3611" w:rsidRPr="00B80901" w:rsidRDefault="009F3611" w:rsidP="009F3611">
            <w:pPr>
              <w:pStyle w:val="XML1"/>
              <w:rPr>
                <w:ins w:id="17110" w:author="Thomas Dietz" w:date="2012-08-08T17:05:00Z"/>
                <w:rPrChange w:id="17111" w:author="Thomas Dietz" w:date="2012-08-10T13:22:00Z">
                  <w:rPr>
                    <w:ins w:id="17112" w:author="Thomas Dietz" w:date="2012-08-08T17:05:00Z"/>
                    <w:lang w:val="de-DE"/>
                  </w:rPr>
                </w:rPrChange>
              </w:rPr>
            </w:pPr>
            <w:ins w:id="17113" w:author="Thomas Dietz" w:date="2012-08-08T17:05:00Z">
              <w:r w:rsidRPr="00B80901">
                <w:rPr>
                  <w:rPrChange w:id="17114" w:author="Thomas Dietz" w:date="2012-08-10T13:22:00Z">
                    <w:rPr>
                      <w:lang w:val="de-DE"/>
                    </w:rPr>
                  </w:rPrChange>
                </w:rPr>
                <w:t xml:space="preserve">      </w:t>
              </w:r>
            </w:ins>
          </w:p>
          <w:p w14:paraId="20589781" w14:textId="77777777" w:rsidR="009F3611" w:rsidRPr="00B80901" w:rsidRDefault="009F3611" w:rsidP="009F3611">
            <w:pPr>
              <w:pStyle w:val="XML1"/>
              <w:rPr>
                <w:ins w:id="17115" w:author="Thomas Dietz" w:date="2012-08-08T17:05:00Z"/>
                <w:rPrChange w:id="17116" w:author="Thomas Dietz" w:date="2012-08-10T13:22:00Z">
                  <w:rPr>
                    <w:ins w:id="17117" w:author="Thomas Dietz" w:date="2012-08-08T17:05:00Z"/>
                    <w:lang w:val="de-DE"/>
                  </w:rPr>
                </w:rPrChange>
              </w:rPr>
            </w:pPr>
            <w:ins w:id="17118" w:author="Thomas Dietz" w:date="2012-08-08T17:05:00Z">
              <w:r w:rsidRPr="00B80901">
                <w:rPr>
                  <w:rPrChange w:id="17119" w:author="Thomas Dietz" w:date="2012-08-10T13:22:00Z">
                    <w:rPr>
                      <w:lang w:val="de-DE"/>
                    </w:rPr>
                  </w:rPrChange>
                </w:rPr>
                <w:lastRenderedPageBreak/>
                <w:t xml:space="preserve">        Other implementations may assign values to this element</w:t>
              </w:r>
            </w:ins>
          </w:p>
          <w:p w14:paraId="01B8F40D" w14:textId="77777777" w:rsidR="009F3611" w:rsidRPr="00B80901" w:rsidRDefault="009F3611" w:rsidP="009F3611">
            <w:pPr>
              <w:pStyle w:val="XML1"/>
              <w:rPr>
                <w:ins w:id="17120" w:author="Thomas Dietz" w:date="2012-08-08T17:05:00Z"/>
                <w:rPrChange w:id="17121" w:author="Thomas Dietz" w:date="2012-08-10T13:22:00Z">
                  <w:rPr>
                    <w:ins w:id="17122" w:author="Thomas Dietz" w:date="2012-08-08T17:05:00Z"/>
                    <w:lang w:val="de-DE"/>
                  </w:rPr>
                </w:rPrChange>
              </w:rPr>
            </w:pPr>
            <w:ins w:id="17123" w:author="Thomas Dietz" w:date="2012-08-08T17:05:00Z">
              <w:r w:rsidRPr="00B80901">
                <w:rPr>
                  <w:rPrChange w:id="17124" w:author="Thomas Dietz" w:date="2012-08-10T13:22:00Z">
                    <w:rPr>
                      <w:lang w:val="de-DE"/>
                    </w:rPr>
                  </w:rPrChange>
                </w:rPr>
                <w:t xml:space="preserve">        only if the OpenFlow Queue is assigned to an OpenFlow</w:t>
              </w:r>
            </w:ins>
          </w:p>
          <w:p w14:paraId="2F775570" w14:textId="77777777" w:rsidR="009F3611" w:rsidRPr="00B80901" w:rsidRDefault="009F3611" w:rsidP="009F3611">
            <w:pPr>
              <w:pStyle w:val="XML1"/>
              <w:rPr>
                <w:ins w:id="17125" w:author="Thomas Dietz" w:date="2012-08-08T17:05:00Z"/>
                <w:rPrChange w:id="17126" w:author="Thomas Dietz" w:date="2012-08-10T13:22:00Z">
                  <w:rPr>
                    <w:ins w:id="17127" w:author="Thomas Dietz" w:date="2012-08-08T17:05:00Z"/>
                    <w:lang w:val="de-DE"/>
                  </w:rPr>
                </w:rPrChange>
              </w:rPr>
            </w:pPr>
            <w:ins w:id="17128" w:author="Thomas Dietz" w:date="2012-08-08T17:05:00Z">
              <w:r w:rsidRPr="00B80901">
                <w:rPr>
                  <w:rPrChange w:id="17129" w:author="Thomas Dietz" w:date="2012-08-10T13:22:00Z">
                    <w:rPr>
                      <w:lang w:val="de-DE"/>
                    </w:rPr>
                  </w:rPrChange>
                </w:rPr>
                <w:t xml:space="preserve">        Logical Switch.  If no value is currently assigned to this</w:t>
              </w:r>
            </w:ins>
          </w:p>
          <w:p w14:paraId="101584CE" w14:textId="77777777" w:rsidR="009F3611" w:rsidRPr="00B80901" w:rsidRDefault="009F3611" w:rsidP="009F3611">
            <w:pPr>
              <w:pStyle w:val="XML1"/>
              <w:rPr>
                <w:ins w:id="17130" w:author="Thomas Dietz" w:date="2012-08-08T17:05:00Z"/>
                <w:rPrChange w:id="17131" w:author="Thomas Dietz" w:date="2012-08-10T13:22:00Z">
                  <w:rPr>
                    <w:ins w:id="17132" w:author="Thomas Dietz" w:date="2012-08-08T17:05:00Z"/>
                    <w:lang w:val="de-DE"/>
                  </w:rPr>
                </w:rPrChange>
              </w:rPr>
            </w:pPr>
            <w:ins w:id="17133" w:author="Thomas Dietz" w:date="2012-08-08T17:05:00Z">
              <w:r w:rsidRPr="00B80901">
                <w:rPr>
                  <w:rPrChange w:id="17134" w:author="Thomas Dietz" w:date="2012-08-10T13:22:00Z">
                    <w:rPr>
                      <w:lang w:val="de-DE"/>
                    </w:rPr>
                  </w:rPrChange>
                </w:rPr>
                <w:t xml:space="preserve">        element then this element MUST NOT be included in replies</w:t>
              </w:r>
            </w:ins>
          </w:p>
          <w:p w14:paraId="24949885" w14:textId="77777777" w:rsidR="009F3611" w:rsidRPr="00B80901" w:rsidRDefault="009F3611" w:rsidP="009F3611">
            <w:pPr>
              <w:pStyle w:val="XML1"/>
              <w:rPr>
                <w:ins w:id="17135" w:author="Thomas Dietz" w:date="2012-08-08T17:05:00Z"/>
                <w:rPrChange w:id="17136" w:author="Thomas Dietz" w:date="2012-08-10T13:22:00Z">
                  <w:rPr>
                    <w:ins w:id="17137" w:author="Thomas Dietz" w:date="2012-08-08T17:05:00Z"/>
                    <w:lang w:val="de-DE"/>
                  </w:rPr>
                </w:rPrChange>
              </w:rPr>
            </w:pPr>
            <w:ins w:id="17138" w:author="Thomas Dietz" w:date="2012-08-08T17:05:00Z">
              <w:r w:rsidRPr="00B80901">
                <w:rPr>
                  <w:rPrChange w:id="17139" w:author="Thomas Dietz" w:date="2012-08-10T13:22:00Z">
                    <w:rPr>
                      <w:lang w:val="de-DE"/>
                    </w:rPr>
                  </w:rPrChange>
                </w:rPr>
                <w:t xml:space="preserve">        </w:t>
              </w:r>
              <w:proofErr w:type="gramStart"/>
              <w:r w:rsidRPr="00B80901">
                <w:rPr>
                  <w:rPrChange w:id="17140" w:author="Thomas Dietz" w:date="2012-08-10T13:22:00Z">
                    <w:rPr>
                      <w:lang w:val="de-DE"/>
                    </w:rPr>
                  </w:rPrChange>
                </w:rPr>
                <w:t>to</w:t>
              </w:r>
              <w:proofErr w:type="gramEnd"/>
              <w:r w:rsidRPr="00B80901">
                <w:rPr>
                  <w:rPrChange w:id="17141" w:author="Thomas Dietz" w:date="2012-08-10T13:22:00Z">
                    <w:rPr>
                      <w:lang w:val="de-DE"/>
                    </w:rPr>
                  </w:rPrChange>
                </w:rPr>
                <w:t xml:space="preserve"> NETCONF &lt;get&gt; requests. Since this element is not</w:t>
              </w:r>
            </w:ins>
          </w:p>
          <w:p w14:paraId="73ABFD4E" w14:textId="77777777" w:rsidR="009F3611" w:rsidRPr="00B80901" w:rsidRDefault="009F3611" w:rsidP="009F3611">
            <w:pPr>
              <w:pStyle w:val="XML1"/>
              <w:rPr>
                <w:ins w:id="17142" w:author="Thomas Dietz" w:date="2012-08-08T17:05:00Z"/>
                <w:rPrChange w:id="17143" w:author="Thomas Dietz" w:date="2012-08-10T13:22:00Z">
                  <w:rPr>
                    <w:ins w:id="17144" w:author="Thomas Dietz" w:date="2012-08-08T17:05:00Z"/>
                    <w:lang w:val="de-DE"/>
                  </w:rPr>
                </w:rPrChange>
              </w:rPr>
            </w:pPr>
            <w:ins w:id="17145" w:author="Thomas Dietz" w:date="2012-08-08T17:05:00Z">
              <w:r w:rsidRPr="00B80901">
                <w:rPr>
                  <w:rPrChange w:id="17146" w:author="Thomas Dietz" w:date="2012-08-10T13:22:00Z">
                    <w:rPr>
                      <w:lang w:val="de-DE"/>
                    </w:rPr>
                  </w:rPrChange>
                </w:rPr>
                <w:t xml:space="preserve">        configurable with the NETCONF protocol it MUST NOT be</w:t>
              </w:r>
            </w:ins>
          </w:p>
          <w:p w14:paraId="2821951F" w14:textId="77777777" w:rsidR="009F3611" w:rsidRPr="00B80901" w:rsidRDefault="009F3611" w:rsidP="009F3611">
            <w:pPr>
              <w:pStyle w:val="XML1"/>
              <w:rPr>
                <w:ins w:id="17147" w:author="Thomas Dietz" w:date="2012-08-08T17:05:00Z"/>
                <w:rPrChange w:id="17148" w:author="Thomas Dietz" w:date="2012-08-10T13:22:00Z">
                  <w:rPr>
                    <w:ins w:id="17149" w:author="Thomas Dietz" w:date="2012-08-08T17:05:00Z"/>
                    <w:lang w:val="de-DE"/>
                  </w:rPr>
                </w:rPrChange>
              </w:rPr>
            </w:pPr>
            <w:ins w:id="17150" w:author="Thomas Dietz" w:date="2012-08-08T17:05:00Z">
              <w:r w:rsidRPr="00B80901">
                <w:rPr>
                  <w:rPrChange w:id="17151" w:author="Thomas Dietz" w:date="2012-08-10T13:22:00Z">
                    <w:rPr>
                      <w:lang w:val="de-DE"/>
                    </w:rPr>
                  </w:rPrChange>
                </w:rPr>
                <w:t xml:space="preserve">        </w:t>
              </w:r>
              <w:proofErr w:type="gramStart"/>
              <w:r w:rsidRPr="00B80901">
                <w:rPr>
                  <w:rPrChange w:id="17152" w:author="Thomas Dietz" w:date="2012-08-10T13:22:00Z">
                    <w:rPr>
                      <w:lang w:val="de-DE"/>
                    </w:rPr>
                  </w:rPrChange>
                </w:rPr>
                <w:t>included</w:t>
              </w:r>
              <w:proofErr w:type="gramEnd"/>
              <w:r w:rsidRPr="00B80901">
                <w:rPr>
                  <w:rPrChange w:id="17153" w:author="Thomas Dietz" w:date="2012-08-10T13:22:00Z">
                    <w:rPr>
                      <w:lang w:val="de-DE"/>
                    </w:rPr>
                  </w:rPrChange>
                </w:rPr>
                <w:t xml:space="preserve"> in replies to NETCONF &lt;get-config&gt; requests.";</w:t>
              </w:r>
            </w:ins>
          </w:p>
          <w:p w14:paraId="2B627C70" w14:textId="77777777" w:rsidR="009F3611" w:rsidRPr="00B80901" w:rsidRDefault="009F3611" w:rsidP="009F3611">
            <w:pPr>
              <w:pStyle w:val="XML1"/>
              <w:rPr>
                <w:ins w:id="17154" w:author="Thomas Dietz" w:date="2012-08-08T17:05:00Z"/>
                <w:rPrChange w:id="17155" w:author="Thomas Dietz" w:date="2012-08-10T13:22:00Z">
                  <w:rPr>
                    <w:ins w:id="17156" w:author="Thomas Dietz" w:date="2012-08-08T17:05:00Z"/>
                    <w:lang w:val="de-DE"/>
                  </w:rPr>
                </w:rPrChange>
              </w:rPr>
            </w:pPr>
            <w:ins w:id="17157" w:author="Thomas Dietz" w:date="2012-08-08T17:05:00Z">
              <w:r w:rsidRPr="00B80901">
                <w:rPr>
                  <w:rPrChange w:id="17158" w:author="Thomas Dietz" w:date="2012-08-10T13:22:00Z">
                    <w:rPr>
                      <w:lang w:val="de-DE"/>
                    </w:rPr>
                  </w:rPrChange>
                </w:rPr>
                <w:t xml:space="preserve">    }</w:t>
              </w:r>
            </w:ins>
          </w:p>
          <w:p w14:paraId="7C4C94AC" w14:textId="77777777" w:rsidR="009F3611" w:rsidRPr="00B80901" w:rsidRDefault="009F3611" w:rsidP="009F3611">
            <w:pPr>
              <w:pStyle w:val="XML1"/>
              <w:rPr>
                <w:ins w:id="17159" w:author="Thomas Dietz" w:date="2012-08-08T17:05:00Z"/>
                <w:rPrChange w:id="17160" w:author="Thomas Dietz" w:date="2012-08-10T13:22:00Z">
                  <w:rPr>
                    <w:ins w:id="17161" w:author="Thomas Dietz" w:date="2012-08-08T17:05:00Z"/>
                    <w:lang w:val="de-DE"/>
                  </w:rPr>
                </w:rPrChange>
              </w:rPr>
            </w:pPr>
            <w:ins w:id="17162" w:author="Thomas Dietz" w:date="2012-08-08T17:05:00Z">
              <w:r w:rsidRPr="00B80901">
                <w:rPr>
                  <w:rPrChange w:id="17163" w:author="Thomas Dietz" w:date="2012-08-10T13:22:00Z">
                    <w:rPr>
                      <w:lang w:val="de-DE"/>
                    </w:rPr>
                  </w:rPrChange>
                </w:rPr>
                <w:t xml:space="preserve">    leaf port {</w:t>
              </w:r>
            </w:ins>
          </w:p>
          <w:p w14:paraId="20F08F56" w14:textId="77777777" w:rsidR="009F3611" w:rsidRPr="00B80901" w:rsidRDefault="009F3611" w:rsidP="009F3611">
            <w:pPr>
              <w:pStyle w:val="XML1"/>
              <w:rPr>
                <w:ins w:id="17164" w:author="Thomas Dietz" w:date="2012-08-08T17:05:00Z"/>
                <w:rPrChange w:id="17165" w:author="Thomas Dietz" w:date="2012-08-10T13:22:00Z">
                  <w:rPr>
                    <w:ins w:id="17166" w:author="Thomas Dietz" w:date="2012-08-08T17:05:00Z"/>
                    <w:lang w:val="de-DE"/>
                  </w:rPr>
                </w:rPrChange>
              </w:rPr>
            </w:pPr>
            <w:ins w:id="17167" w:author="Thomas Dietz" w:date="2012-08-08T17:05:00Z">
              <w:r w:rsidRPr="00B80901">
                <w:rPr>
                  <w:rPrChange w:id="17168" w:author="Thomas Dietz" w:date="2012-08-10T13:22:00Z">
                    <w:rPr>
                      <w:lang w:val="de-DE"/>
                    </w:rPr>
                  </w:rPrChange>
                </w:rPr>
                <w:t xml:space="preserve">      type leafref {</w:t>
              </w:r>
            </w:ins>
          </w:p>
          <w:p w14:paraId="47B78BAA" w14:textId="77777777" w:rsidR="009F3611" w:rsidRPr="00B80901" w:rsidRDefault="009F3611" w:rsidP="009F3611">
            <w:pPr>
              <w:pStyle w:val="XML1"/>
              <w:rPr>
                <w:ins w:id="17169" w:author="Thomas Dietz" w:date="2012-08-08T17:05:00Z"/>
                <w:rPrChange w:id="17170" w:author="Thomas Dietz" w:date="2012-08-10T13:22:00Z">
                  <w:rPr>
                    <w:ins w:id="17171" w:author="Thomas Dietz" w:date="2012-08-08T17:05:00Z"/>
                    <w:lang w:val="de-DE"/>
                  </w:rPr>
                </w:rPrChange>
              </w:rPr>
            </w:pPr>
            <w:ins w:id="17172" w:author="Thomas Dietz" w:date="2012-08-08T17:05:00Z">
              <w:r w:rsidRPr="00B80901">
                <w:rPr>
                  <w:rPrChange w:id="17173" w:author="Thomas Dietz" w:date="2012-08-10T13:22:00Z">
                    <w:rPr>
                      <w:lang w:val="de-DE"/>
                    </w:rPr>
                  </w:rPrChange>
                </w:rPr>
                <w:t xml:space="preserve">        path "/capable-switch/resources/port/resource-id";</w:t>
              </w:r>
            </w:ins>
          </w:p>
          <w:p w14:paraId="6775E627" w14:textId="77777777" w:rsidR="009F3611" w:rsidRPr="00B80901" w:rsidRDefault="009F3611" w:rsidP="009F3611">
            <w:pPr>
              <w:pStyle w:val="XML1"/>
              <w:rPr>
                <w:ins w:id="17174" w:author="Thomas Dietz" w:date="2012-08-08T17:05:00Z"/>
                <w:rPrChange w:id="17175" w:author="Thomas Dietz" w:date="2012-08-10T13:22:00Z">
                  <w:rPr>
                    <w:ins w:id="17176" w:author="Thomas Dietz" w:date="2012-08-08T17:05:00Z"/>
                    <w:lang w:val="de-DE"/>
                  </w:rPr>
                </w:rPrChange>
              </w:rPr>
            </w:pPr>
            <w:ins w:id="17177" w:author="Thomas Dietz" w:date="2012-08-08T17:05:00Z">
              <w:r w:rsidRPr="00B80901">
                <w:rPr>
                  <w:rPrChange w:id="17178" w:author="Thomas Dietz" w:date="2012-08-10T13:22:00Z">
                    <w:rPr>
                      <w:lang w:val="de-DE"/>
                    </w:rPr>
                  </w:rPrChange>
                </w:rPr>
                <w:t xml:space="preserve">      }</w:t>
              </w:r>
            </w:ins>
          </w:p>
          <w:p w14:paraId="310B4780" w14:textId="77777777" w:rsidR="009F3611" w:rsidRPr="00B80901" w:rsidRDefault="009F3611" w:rsidP="009F3611">
            <w:pPr>
              <w:pStyle w:val="XML1"/>
              <w:rPr>
                <w:ins w:id="17179" w:author="Thomas Dietz" w:date="2012-08-08T17:05:00Z"/>
                <w:rPrChange w:id="17180" w:author="Thomas Dietz" w:date="2012-08-10T13:22:00Z">
                  <w:rPr>
                    <w:ins w:id="17181" w:author="Thomas Dietz" w:date="2012-08-08T17:05:00Z"/>
                    <w:lang w:val="de-DE"/>
                  </w:rPr>
                </w:rPrChange>
              </w:rPr>
            </w:pPr>
            <w:ins w:id="17182" w:author="Thomas Dietz" w:date="2012-08-08T17:05:00Z">
              <w:r w:rsidRPr="00B80901">
                <w:rPr>
                  <w:rPrChange w:id="17183" w:author="Thomas Dietz" w:date="2012-08-10T13:22:00Z">
                    <w:rPr>
                      <w:lang w:val="de-DE"/>
                    </w:rPr>
                  </w:rPrChange>
                </w:rPr>
                <w:t xml:space="preserve">      description "Reference to port resources in the Capable</w:t>
              </w:r>
            </w:ins>
          </w:p>
          <w:p w14:paraId="18C2D178" w14:textId="77777777" w:rsidR="009F3611" w:rsidRPr="00B80901" w:rsidRDefault="009F3611" w:rsidP="009F3611">
            <w:pPr>
              <w:pStyle w:val="XML1"/>
              <w:rPr>
                <w:ins w:id="17184" w:author="Thomas Dietz" w:date="2012-08-08T17:05:00Z"/>
                <w:rPrChange w:id="17185" w:author="Thomas Dietz" w:date="2012-08-10T13:22:00Z">
                  <w:rPr>
                    <w:ins w:id="17186" w:author="Thomas Dietz" w:date="2012-08-08T17:05:00Z"/>
                    <w:lang w:val="de-DE"/>
                  </w:rPr>
                </w:rPrChange>
              </w:rPr>
            </w:pPr>
            <w:ins w:id="17187" w:author="Thomas Dietz" w:date="2012-08-08T17:05:00Z">
              <w:r w:rsidRPr="00B80901">
                <w:rPr>
                  <w:rPrChange w:id="17188" w:author="Thomas Dietz" w:date="2012-08-10T13:22:00Z">
                    <w:rPr>
                      <w:lang w:val="de-DE"/>
                    </w:rPr>
                  </w:rPrChange>
                </w:rPr>
                <w:t xml:space="preserve">        Switch.</w:t>
              </w:r>
            </w:ins>
          </w:p>
          <w:p w14:paraId="04EAA584" w14:textId="77777777" w:rsidR="009F3611" w:rsidRPr="00B80901" w:rsidRDefault="009F3611" w:rsidP="009F3611">
            <w:pPr>
              <w:pStyle w:val="XML1"/>
              <w:rPr>
                <w:ins w:id="17189" w:author="Thomas Dietz" w:date="2012-08-08T17:05:00Z"/>
                <w:rPrChange w:id="17190" w:author="Thomas Dietz" w:date="2012-08-10T13:22:00Z">
                  <w:rPr>
                    <w:ins w:id="17191" w:author="Thomas Dietz" w:date="2012-08-08T17:05:00Z"/>
                    <w:lang w:val="de-DE"/>
                  </w:rPr>
                </w:rPrChange>
              </w:rPr>
            </w:pPr>
            <w:ins w:id="17192" w:author="Thomas Dietz" w:date="2012-08-08T17:05:00Z">
              <w:r w:rsidRPr="00B80901">
                <w:rPr>
                  <w:rPrChange w:id="17193" w:author="Thomas Dietz" w:date="2012-08-10T13:22:00Z">
                    <w:rPr>
                      <w:lang w:val="de-DE"/>
                    </w:rPr>
                  </w:rPrChange>
                </w:rPr>
                <w:t xml:space="preserve">      </w:t>
              </w:r>
            </w:ins>
          </w:p>
          <w:p w14:paraId="38DC5FEB" w14:textId="77777777" w:rsidR="009F3611" w:rsidRPr="00B80901" w:rsidRDefault="009F3611" w:rsidP="009F3611">
            <w:pPr>
              <w:pStyle w:val="XML1"/>
              <w:rPr>
                <w:ins w:id="17194" w:author="Thomas Dietz" w:date="2012-08-08T17:05:00Z"/>
                <w:rPrChange w:id="17195" w:author="Thomas Dietz" w:date="2012-08-10T13:22:00Z">
                  <w:rPr>
                    <w:ins w:id="17196" w:author="Thomas Dietz" w:date="2012-08-08T17:05:00Z"/>
                    <w:lang w:val="de-DE"/>
                  </w:rPr>
                </w:rPrChange>
              </w:rPr>
            </w:pPr>
            <w:ins w:id="17197" w:author="Thomas Dietz" w:date="2012-08-08T17:05:00Z">
              <w:r w:rsidRPr="00B80901">
                <w:rPr>
                  <w:rPrChange w:id="17198" w:author="Thomas Dietz" w:date="2012-08-10T13:22:00Z">
                    <w:rPr>
                      <w:lang w:val="de-DE"/>
                    </w:rPr>
                  </w:rPrChange>
                </w:rPr>
                <w:t xml:space="preserve">        This element associates an OpenFlow Queue with an OpenFlow </w:t>
              </w:r>
            </w:ins>
          </w:p>
          <w:p w14:paraId="79587F3A" w14:textId="77777777" w:rsidR="009F3611" w:rsidRPr="00B80901" w:rsidRDefault="009F3611" w:rsidP="009F3611">
            <w:pPr>
              <w:pStyle w:val="XML1"/>
              <w:rPr>
                <w:ins w:id="17199" w:author="Thomas Dietz" w:date="2012-08-08T17:05:00Z"/>
                <w:rPrChange w:id="17200" w:author="Thomas Dietz" w:date="2012-08-10T13:22:00Z">
                  <w:rPr>
                    <w:ins w:id="17201" w:author="Thomas Dietz" w:date="2012-08-08T17:05:00Z"/>
                    <w:lang w:val="de-DE"/>
                  </w:rPr>
                </w:rPrChange>
              </w:rPr>
            </w:pPr>
            <w:ins w:id="17202" w:author="Thomas Dietz" w:date="2012-08-08T17:05:00Z">
              <w:r w:rsidRPr="00B80901">
                <w:rPr>
                  <w:rPrChange w:id="17203" w:author="Thomas Dietz" w:date="2012-08-10T13:22:00Z">
                    <w:rPr>
                      <w:lang w:val="de-DE"/>
                    </w:rPr>
                  </w:rPrChange>
                </w:rPr>
                <w:t xml:space="preserve">        Port. If the OpenFlow Queue is associated with an OpenFlow </w:t>
              </w:r>
            </w:ins>
          </w:p>
          <w:p w14:paraId="5315D180" w14:textId="77777777" w:rsidR="009F3611" w:rsidRPr="00B80901" w:rsidRDefault="009F3611" w:rsidP="009F3611">
            <w:pPr>
              <w:pStyle w:val="XML1"/>
              <w:rPr>
                <w:ins w:id="17204" w:author="Thomas Dietz" w:date="2012-08-08T17:05:00Z"/>
                <w:rPrChange w:id="17205" w:author="Thomas Dietz" w:date="2012-08-10T13:22:00Z">
                  <w:rPr>
                    <w:ins w:id="17206" w:author="Thomas Dietz" w:date="2012-08-08T17:05:00Z"/>
                    <w:lang w:val="de-DE"/>
                  </w:rPr>
                </w:rPrChange>
              </w:rPr>
            </w:pPr>
            <w:ins w:id="17207" w:author="Thomas Dietz" w:date="2012-08-08T17:05:00Z">
              <w:r w:rsidRPr="00B80901">
                <w:rPr>
                  <w:rPrChange w:id="17208" w:author="Thomas Dietz" w:date="2012-08-10T13:22:00Z">
                    <w:rPr>
                      <w:lang w:val="de-DE"/>
                    </w:rPr>
                  </w:rPrChange>
                </w:rPr>
                <w:t xml:space="preserve">        Logical Switch S and this element is present, then it MUST </w:t>
              </w:r>
            </w:ins>
          </w:p>
          <w:p w14:paraId="0712F7E4" w14:textId="77777777" w:rsidR="009F3611" w:rsidRPr="00B80901" w:rsidRDefault="009F3611" w:rsidP="009F3611">
            <w:pPr>
              <w:pStyle w:val="XML1"/>
              <w:rPr>
                <w:ins w:id="17209" w:author="Thomas Dietz" w:date="2012-08-08T17:05:00Z"/>
                <w:rPrChange w:id="17210" w:author="Thomas Dietz" w:date="2012-08-10T13:22:00Z">
                  <w:rPr>
                    <w:ins w:id="17211" w:author="Thomas Dietz" w:date="2012-08-08T17:05:00Z"/>
                    <w:lang w:val="de-DE"/>
                  </w:rPr>
                </w:rPrChange>
              </w:rPr>
            </w:pPr>
            <w:ins w:id="17212" w:author="Thomas Dietz" w:date="2012-08-08T17:05:00Z">
              <w:r w:rsidRPr="00B80901">
                <w:rPr>
                  <w:rPrChange w:id="17213" w:author="Thomas Dietz" w:date="2012-08-10T13:22:00Z">
                    <w:rPr>
                      <w:lang w:val="de-DE"/>
                    </w:rPr>
                  </w:rPrChange>
                </w:rPr>
                <w:t xml:space="preserve">        be set to the value of element resource-id of an OpenFlow</w:t>
              </w:r>
            </w:ins>
          </w:p>
          <w:p w14:paraId="7DBC97E0" w14:textId="77777777" w:rsidR="009F3611" w:rsidRPr="00B80901" w:rsidRDefault="009F3611" w:rsidP="009F3611">
            <w:pPr>
              <w:pStyle w:val="XML1"/>
              <w:rPr>
                <w:ins w:id="17214" w:author="Thomas Dietz" w:date="2012-08-08T17:05:00Z"/>
                <w:rPrChange w:id="17215" w:author="Thomas Dietz" w:date="2012-08-10T13:22:00Z">
                  <w:rPr>
                    <w:ins w:id="17216" w:author="Thomas Dietz" w:date="2012-08-08T17:05:00Z"/>
                    <w:lang w:val="de-DE"/>
                  </w:rPr>
                </w:rPrChange>
              </w:rPr>
            </w:pPr>
            <w:ins w:id="17217" w:author="Thomas Dietz" w:date="2012-08-08T17:05:00Z">
              <w:r w:rsidRPr="00B80901">
                <w:rPr>
                  <w:rPrChange w:id="17218" w:author="Thomas Dietz" w:date="2012-08-10T13:22:00Z">
                    <w:rPr>
                      <w:lang w:val="de-DE"/>
                    </w:rPr>
                  </w:rPrChange>
                </w:rPr>
                <w:t xml:space="preserve">        Port which is associated with the OpenFlow Logical Switch</w:t>
              </w:r>
            </w:ins>
          </w:p>
          <w:p w14:paraId="471B7977" w14:textId="77777777" w:rsidR="009F3611" w:rsidRPr="00B80901" w:rsidRDefault="009F3611" w:rsidP="009F3611">
            <w:pPr>
              <w:pStyle w:val="XML1"/>
              <w:rPr>
                <w:ins w:id="17219" w:author="Thomas Dietz" w:date="2012-08-08T17:05:00Z"/>
                <w:rPrChange w:id="17220" w:author="Thomas Dietz" w:date="2012-08-10T13:22:00Z">
                  <w:rPr>
                    <w:ins w:id="17221" w:author="Thomas Dietz" w:date="2012-08-08T17:05:00Z"/>
                    <w:lang w:val="de-DE"/>
                  </w:rPr>
                </w:rPrChange>
              </w:rPr>
            </w:pPr>
            <w:ins w:id="17222" w:author="Thomas Dietz" w:date="2012-08-08T17:05:00Z">
              <w:r w:rsidRPr="00B80901">
                <w:rPr>
                  <w:rPrChange w:id="17223" w:author="Thomas Dietz" w:date="2012-08-10T13:22:00Z">
                    <w:rPr>
                      <w:lang w:val="de-DE"/>
                    </w:rPr>
                  </w:rPrChange>
                </w:rPr>
                <w:t xml:space="preserve">        S.</w:t>
              </w:r>
            </w:ins>
          </w:p>
          <w:p w14:paraId="040FA546" w14:textId="77777777" w:rsidR="009F3611" w:rsidRPr="00B80901" w:rsidRDefault="009F3611" w:rsidP="009F3611">
            <w:pPr>
              <w:pStyle w:val="XML1"/>
              <w:rPr>
                <w:ins w:id="17224" w:author="Thomas Dietz" w:date="2012-08-08T17:05:00Z"/>
                <w:rPrChange w:id="17225" w:author="Thomas Dietz" w:date="2012-08-10T13:22:00Z">
                  <w:rPr>
                    <w:ins w:id="17226" w:author="Thomas Dietz" w:date="2012-08-08T17:05:00Z"/>
                    <w:lang w:val="de-DE"/>
                  </w:rPr>
                </w:rPrChange>
              </w:rPr>
            </w:pPr>
          </w:p>
          <w:p w14:paraId="67441624" w14:textId="77777777" w:rsidR="009F3611" w:rsidRPr="00B80901" w:rsidRDefault="009F3611" w:rsidP="009F3611">
            <w:pPr>
              <w:pStyle w:val="XML1"/>
              <w:rPr>
                <w:ins w:id="17227" w:author="Thomas Dietz" w:date="2012-08-08T17:05:00Z"/>
                <w:rPrChange w:id="17228" w:author="Thomas Dietz" w:date="2012-08-10T13:22:00Z">
                  <w:rPr>
                    <w:ins w:id="17229" w:author="Thomas Dietz" w:date="2012-08-08T17:05:00Z"/>
                    <w:lang w:val="de-DE"/>
                  </w:rPr>
                </w:rPrChange>
              </w:rPr>
            </w:pPr>
            <w:ins w:id="17230" w:author="Thomas Dietz" w:date="2012-08-08T17:05:00Z">
              <w:r w:rsidRPr="00B80901">
                <w:rPr>
                  <w:rPrChange w:id="17231" w:author="Thomas Dietz" w:date="2012-08-10T13:22:00Z">
                    <w:rPr>
                      <w:lang w:val="de-DE"/>
                    </w:rPr>
                  </w:rPrChange>
                </w:rPr>
                <w:t xml:space="preserve">        The element MUST refer to an element at the following path:</w:t>
              </w:r>
            </w:ins>
          </w:p>
          <w:p w14:paraId="3A124742" w14:textId="77777777" w:rsidR="009F3611" w:rsidRPr="00B80901" w:rsidRDefault="009F3611" w:rsidP="009F3611">
            <w:pPr>
              <w:pStyle w:val="XML1"/>
              <w:rPr>
                <w:ins w:id="17232" w:author="Thomas Dietz" w:date="2012-08-08T17:05:00Z"/>
                <w:rPrChange w:id="17233" w:author="Thomas Dietz" w:date="2012-08-10T13:22:00Z">
                  <w:rPr>
                    <w:ins w:id="17234" w:author="Thomas Dietz" w:date="2012-08-08T17:05:00Z"/>
                    <w:lang w:val="de-DE"/>
                  </w:rPr>
                </w:rPrChange>
              </w:rPr>
            </w:pPr>
            <w:ins w:id="17235" w:author="Thomas Dietz" w:date="2012-08-08T17:05:00Z">
              <w:r w:rsidRPr="00B80901">
                <w:rPr>
                  <w:rPrChange w:id="17236" w:author="Thomas Dietz" w:date="2012-08-10T13:22:00Z">
                    <w:rPr>
                      <w:lang w:val="de-DE"/>
                    </w:rPr>
                  </w:rPrChange>
                </w:rPr>
                <w:t xml:space="preserve">          /capable-switch/resources/port/resource-id";</w:t>
              </w:r>
            </w:ins>
          </w:p>
          <w:p w14:paraId="6A448332" w14:textId="77777777" w:rsidR="009F3611" w:rsidRPr="00B80901" w:rsidRDefault="009F3611" w:rsidP="009F3611">
            <w:pPr>
              <w:pStyle w:val="XML1"/>
              <w:rPr>
                <w:ins w:id="17237" w:author="Thomas Dietz" w:date="2012-08-08T17:05:00Z"/>
                <w:rPrChange w:id="17238" w:author="Thomas Dietz" w:date="2012-08-10T13:22:00Z">
                  <w:rPr>
                    <w:ins w:id="17239" w:author="Thomas Dietz" w:date="2012-08-08T17:05:00Z"/>
                    <w:lang w:val="de-DE"/>
                  </w:rPr>
                </w:rPrChange>
              </w:rPr>
            </w:pPr>
            <w:ins w:id="17240" w:author="Thomas Dietz" w:date="2012-08-08T17:05:00Z">
              <w:r w:rsidRPr="00B80901">
                <w:rPr>
                  <w:rPrChange w:id="17241" w:author="Thomas Dietz" w:date="2012-08-10T13:22:00Z">
                    <w:rPr>
                      <w:lang w:val="de-DE"/>
                    </w:rPr>
                  </w:rPrChange>
                </w:rPr>
                <w:t xml:space="preserve">    }</w:t>
              </w:r>
            </w:ins>
          </w:p>
          <w:p w14:paraId="6169F54C" w14:textId="77777777" w:rsidR="009F3611" w:rsidRPr="00B80901" w:rsidRDefault="009F3611" w:rsidP="009F3611">
            <w:pPr>
              <w:pStyle w:val="XML1"/>
              <w:rPr>
                <w:ins w:id="17242" w:author="Thomas Dietz" w:date="2012-08-08T17:05:00Z"/>
                <w:rPrChange w:id="17243" w:author="Thomas Dietz" w:date="2012-08-10T13:22:00Z">
                  <w:rPr>
                    <w:ins w:id="17244" w:author="Thomas Dietz" w:date="2012-08-08T17:05:00Z"/>
                    <w:lang w:val="de-DE"/>
                  </w:rPr>
                </w:rPrChange>
              </w:rPr>
            </w:pPr>
            <w:ins w:id="17245" w:author="Thomas Dietz" w:date="2012-08-08T17:05:00Z">
              <w:r w:rsidRPr="00B80901">
                <w:rPr>
                  <w:rPrChange w:id="17246" w:author="Thomas Dietz" w:date="2012-08-10T13:22:00Z">
                    <w:rPr>
                      <w:lang w:val="de-DE"/>
                    </w:rPr>
                  </w:rPrChange>
                </w:rPr>
                <w:t xml:space="preserve">    container properties {</w:t>
              </w:r>
            </w:ins>
          </w:p>
          <w:p w14:paraId="38F4402C" w14:textId="77777777" w:rsidR="009F3611" w:rsidRPr="00B80901" w:rsidRDefault="009F3611" w:rsidP="009F3611">
            <w:pPr>
              <w:pStyle w:val="XML1"/>
              <w:rPr>
                <w:ins w:id="17247" w:author="Thomas Dietz" w:date="2012-08-08T17:05:00Z"/>
                <w:rPrChange w:id="17248" w:author="Thomas Dietz" w:date="2012-08-10T13:22:00Z">
                  <w:rPr>
                    <w:ins w:id="17249" w:author="Thomas Dietz" w:date="2012-08-08T17:05:00Z"/>
                    <w:lang w:val="de-DE"/>
                  </w:rPr>
                </w:rPrChange>
              </w:rPr>
            </w:pPr>
            <w:ins w:id="17250" w:author="Thomas Dietz" w:date="2012-08-08T17:05:00Z">
              <w:r w:rsidRPr="00B80901">
                <w:rPr>
                  <w:rPrChange w:id="17251" w:author="Thomas Dietz" w:date="2012-08-10T13:22:00Z">
                    <w:rPr>
                      <w:lang w:val="de-DE"/>
                    </w:rPr>
                  </w:rPrChange>
                </w:rPr>
                <w:t xml:space="preserve">      </w:t>
              </w:r>
              <w:proofErr w:type="gramStart"/>
              <w:r w:rsidRPr="00B80901">
                <w:rPr>
                  <w:rPrChange w:id="17252" w:author="Thomas Dietz" w:date="2012-08-10T13:22:00Z">
                    <w:rPr>
                      <w:lang w:val="de-DE"/>
                    </w:rPr>
                  </w:rPrChange>
                </w:rPr>
                <w:t>description</w:t>
              </w:r>
              <w:proofErr w:type="gramEnd"/>
              <w:r w:rsidRPr="00B80901">
                <w:rPr>
                  <w:rPrChange w:id="17253" w:author="Thomas Dietz" w:date="2012-08-10T13:22:00Z">
                    <w:rPr>
                      <w:lang w:val="de-DE"/>
                    </w:rPr>
                  </w:rPrChange>
                </w:rPr>
                <w:t xml:space="preserve"> "The queue properties currently configured.";</w:t>
              </w:r>
            </w:ins>
          </w:p>
          <w:p w14:paraId="0D4EB07A" w14:textId="77777777" w:rsidR="009F3611" w:rsidRPr="00B80901" w:rsidRDefault="009F3611" w:rsidP="009F3611">
            <w:pPr>
              <w:pStyle w:val="XML1"/>
              <w:rPr>
                <w:ins w:id="17254" w:author="Thomas Dietz" w:date="2012-08-08T17:05:00Z"/>
                <w:rPrChange w:id="17255" w:author="Thomas Dietz" w:date="2012-08-10T13:22:00Z">
                  <w:rPr>
                    <w:ins w:id="17256" w:author="Thomas Dietz" w:date="2012-08-08T17:05:00Z"/>
                    <w:lang w:val="de-DE"/>
                  </w:rPr>
                </w:rPrChange>
              </w:rPr>
            </w:pPr>
            <w:ins w:id="17257" w:author="Thomas Dietz" w:date="2012-08-08T17:05:00Z">
              <w:r w:rsidRPr="00B80901">
                <w:rPr>
                  <w:rPrChange w:id="17258" w:author="Thomas Dietz" w:date="2012-08-10T13:22:00Z">
                    <w:rPr>
                      <w:lang w:val="de-DE"/>
                    </w:rPr>
                  </w:rPrChange>
                </w:rPr>
                <w:t xml:space="preserve">      leaf min-rate {</w:t>
              </w:r>
            </w:ins>
          </w:p>
          <w:p w14:paraId="1ED4FFA8" w14:textId="77777777" w:rsidR="009F3611" w:rsidRPr="00B80901" w:rsidRDefault="009F3611" w:rsidP="009F3611">
            <w:pPr>
              <w:pStyle w:val="XML1"/>
              <w:rPr>
                <w:ins w:id="17259" w:author="Thomas Dietz" w:date="2012-08-08T17:05:00Z"/>
                <w:rPrChange w:id="17260" w:author="Thomas Dietz" w:date="2012-08-10T13:22:00Z">
                  <w:rPr>
                    <w:ins w:id="17261" w:author="Thomas Dietz" w:date="2012-08-08T17:05:00Z"/>
                    <w:lang w:val="de-DE"/>
                  </w:rPr>
                </w:rPrChange>
              </w:rPr>
            </w:pPr>
            <w:ins w:id="17262" w:author="Thomas Dietz" w:date="2012-08-08T17:05:00Z">
              <w:r w:rsidRPr="00B80901">
                <w:rPr>
                  <w:rPrChange w:id="17263" w:author="Thomas Dietz" w:date="2012-08-10T13:22:00Z">
                    <w:rPr>
                      <w:lang w:val="de-DE"/>
                    </w:rPr>
                  </w:rPrChange>
                </w:rPr>
                <w:t xml:space="preserve">        type OFTenthOfAPercentType;</w:t>
              </w:r>
            </w:ins>
          </w:p>
          <w:p w14:paraId="6C608082" w14:textId="77777777" w:rsidR="009F3611" w:rsidRPr="00B80901" w:rsidRDefault="009F3611" w:rsidP="009F3611">
            <w:pPr>
              <w:pStyle w:val="XML1"/>
              <w:rPr>
                <w:ins w:id="17264" w:author="Thomas Dietz" w:date="2012-08-08T17:05:00Z"/>
                <w:rPrChange w:id="17265" w:author="Thomas Dietz" w:date="2012-08-10T13:22:00Z">
                  <w:rPr>
                    <w:ins w:id="17266" w:author="Thomas Dietz" w:date="2012-08-08T17:05:00Z"/>
                    <w:lang w:val="de-DE"/>
                  </w:rPr>
                </w:rPrChange>
              </w:rPr>
            </w:pPr>
            <w:ins w:id="17267" w:author="Thomas Dietz" w:date="2012-08-08T17:05:00Z">
              <w:r w:rsidRPr="00B80901">
                <w:rPr>
                  <w:rPrChange w:id="17268" w:author="Thomas Dietz" w:date="2012-08-10T13:22:00Z">
                    <w:rPr>
                      <w:lang w:val="de-DE"/>
                    </w:rPr>
                  </w:rPrChange>
                </w:rPr>
                <w:t xml:space="preserve">        description "The minimal rate that is reserved for this</w:t>
              </w:r>
            </w:ins>
          </w:p>
          <w:p w14:paraId="4D2EE912" w14:textId="77777777" w:rsidR="009F3611" w:rsidRPr="00B80901" w:rsidRDefault="009F3611" w:rsidP="009F3611">
            <w:pPr>
              <w:pStyle w:val="XML1"/>
              <w:rPr>
                <w:ins w:id="17269" w:author="Thomas Dietz" w:date="2012-08-08T17:05:00Z"/>
                <w:rPrChange w:id="17270" w:author="Thomas Dietz" w:date="2012-08-10T13:22:00Z">
                  <w:rPr>
                    <w:ins w:id="17271" w:author="Thomas Dietz" w:date="2012-08-08T17:05:00Z"/>
                    <w:lang w:val="de-DE"/>
                  </w:rPr>
                </w:rPrChange>
              </w:rPr>
            </w:pPr>
            <w:ins w:id="17272" w:author="Thomas Dietz" w:date="2012-08-08T17:05:00Z">
              <w:r w:rsidRPr="00B80901">
                <w:rPr>
                  <w:rPrChange w:id="17273" w:author="Thomas Dietz" w:date="2012-08-10T13:22:00Z">
                    <w:rPr>
                      <w:lang w:val="de-DE"/>
                    </w:rPr>
                  </w:rPrChange>
                </w:rPr>
                <w:t xml:space="preserve">          </w:t>
              </w:r>
              <w:proofErr w:type="gramStart"/>
              <w:r w:rsidRPr="00B80901">
                <w:rPr>
                  <w:rPrChange w:id="17274" w:author="Thomas Dietz" w:date="2012-08-10T13:22:00Z">
                    <w:rPr>
                      <w:lang w:val="de-DE"/>
                    </w:rPr>
                  </w:rPrChange>
                </w:rPr>
                <w:t>queue</w:t>
              </w:r>
              <w:proofErr w:type="gramEnd"/>
              <w:r w:rsidRPr="00B80901">
                <w:rPr>
                  <w:rPrChange w:id="17275" w:author="Thomas Dietz" w:date="2012-08-10T13:22:00Z">
                    <w:rPr>
                      <w:lang w:val="de-DE"/>
                    </w:rPr>
                  </w:rPrChange>
                </w:rPr>
                <w:t xml:space="preserve"> in 1/10 of a percent of the actual rate.</w:t>
              </w:r>
            </w:ins>
          </w:p>
          <w:p w14:paraId="1BB03C52" w14:textId="77777777" w:rsidR="009F3611" w:rsidRPr="00B80901" w:rsidRDefault="009F3611" w:rsidP="009F3611">
            <w:pPr>
              <w:pStyle w:val="XML1"/>
              <w:rPr>
                <w:ins w:id="17276" w:author="Thomas Dietz" w:date="2012-08-08T17:05:00Z"/>
                <w:rPrChange w:id="17277" w:author="Thomas Dietz" w:date="2012-08-10T13:22:00Z">
                  <w:rPr>
                    <w:ins w:id="17278" w:author="Thomas Dietz" w:date="2012-08-08T17:05:00Z"/>
                    <w:lang w:val="de-DE"/>
                  </w:rPr>
                </w:rPrChange>
              </w:rPr>
            </w:pPr>
          </w:p>
          <w:p w14:paraId="5306D507" w14:textId="77777777" w:rsidR="009F3611" w:rsidRPr="00B80901" w:rsidRDefault="009F3611" w:rsidP="009F3611">
            <w:pPr>
              <w:pStyle w:val="XML1"/>
              <w:rPr>
                <w:ins w:id="17279" w:author="Thomas Dietz" w:date="2012-08-08T17:05:00Z"/>
                <w:rPrChange w:id="17280" w:author="Thomas Dietz" w:date="2012-08-10T13:22:00Z">
                  <w:rPr>
                    <w:ins w:id="17281" w:author="Thomas Dietz" w:date="2012-08-08T17:05:00Z"/>
                    <w:lang w:val="de-DE"/>
                  </w:rPr>
                </w:rPrChange>
              </w:rPr>
            </w:pPr>
            <w:ins w:id="17282" w:author="Thomas Dietz" w:date="2012-08-08T17:05:00Z">
              <w:r w:rsidRPr="00B80901">
                <w:rPr>
                  <w:rPrChange w:id="17283" w:author="Thomas Dietz" w:date="2012-08-10T13:22:00Z">
                    <w:rPr>
                      <w:lang w:val="de-DE"/>
                    </w:rPr>
                  </w:rPrChange>
                </w:rPr>
                <w:t xml:space="preserve">          This element is optional. If not present a min-rate is</w:t>
              </w:r>
            </w:ins>
          </w:p>
          <w:p w14:paraId="48275312" w14:textId="77777777" w:rsidR="009F3611" w:rsidRPr="00B80901" w:rsidRDefault="009F3611" w:rsidP="009F3611">
            <w:pPr>
              <w:pStyle w:val="XML1"/>
              <w:rPr>
                <w:ins w:id="17284" w:author="Thomas Dietz" w:date="2012-08-08T17:05:00Z"/>
                <w:rPrChange w:id="17285" w:author="Thomas Dietz" w:date="2012-08-10T13:22:00Z">
                  <w:rPr>
                    <w:ins w:id="17286" w:author="Thomas Dietz" w:date="2012-08-08T17:05:00Z"/>
                    <w:lang w:val="de-DE"/>
                  </w:rPr>
                </w:rPrChange>
              </w:rPr>
            </w:pPr>
            <w:ins w:id="17287" w:author="Thomas Dietz" w:date="2012-08-08T17:05:00Z">
              <w:r w:rsidRPr="00B80901">
                <w:rPr>
                  <w:rPrChange w:id="17288" w:author="Thomas Dietz" w:date="2012-08-10T13:22:00Z">
                    <w:rPr>
                      <w:lang w:val="de-DE"/>
                    </w:rPr>
                  </w:rPrChange>
                </w:rPr>
                <w:t xml:space="preserve">          </w:t>
              </w:r>
              <w:proofErr w:type="gramStart"/>
              <w:r w:rsidRPr="00B80901">
                <w:rPr>
                  <w:rPrChange w:id="17289" w:author="Thomas Dietz" w:date="2012-08-10T13:22:00Z">
                    <w:rPr>
                      <w:lang w:val="de-DE"/>
                    </w:rPr>
                  </w:rPrChange>
                </w:rPr>
                <w:t>not</w:t>
              </w:r>
              <w:proofErr w:type="gramEnd"/>
              <w:r w:rsidRPr="00B80901">
                <w:rPr>
                  <w:rPrChange w:id="17290" w:author="Thomas Dietz" w:date="2012-08-10T13:22:00Z">
                    <w:rPr>
                      <w:lang w:val="de-DE"/>
                    </w:rPr>
                  </w:rPrChange>
                </w:rPr>
                <w:t xml:space="preserve"> set.";</w:t>
              </w:r>
            </w:ins>
          </w:p>
          <w:p w14:paraId="27AAB81A" w14:textId="77777777" w:rsidR="009F3611" w:rsidRPr="00B80901" w:rsidRDefault="009F3611" w:rsidP="009F3611">
            <w:pPr>
              <w:pStyle w:val="XML1"/>
              <w:rPr>
                <w:ins w:id="17291" w:author="Thomas Dietz" w:date="2012-08-08T17:05:00Z"/>
                <w:rPrChange w:id="17292" w:author="Thomas Dietz" w:date="2012-08-10T13:22:00Z">
                  <w:rPr>
                    <w:ins w:id="17293" w:author="Thomas Dietz" w:date="2012-08-08T17:05:00Z"/>
                    <w:lang w:val="de-DE"/>
                  </w:rPr>
                </w:rPrChange>
              </w:rPr>
            </w:pPr>
            <w:ins w:id="17294" w:author="Thomas Dietz" w:date="2012-08-08T17:05:00Z">
              <w:r w:rsidRPr="00B80901">
                <w:rPr>
                  <w:rPrChange w:id="17295" w:author="Thomas Dietz" w:date="2012-08-10T13:22:00Z">
                    <w:rPr>
                      <w:lang w:val="de-DE"/>
                    </w:rPr>
                  </w:rPrChange>
                </w:rPr>
                <w:t xml:space="preserve">      }</w:t>
              </w:r>
            </w:ins>
          </w:p>
          <w:p w14:paraId="5B6579C3" w14:textId="77777777" w:rsidR="009F3611" w:rsidRPr="00B80901" w:rsidRDefault="009F3611" w:rsidP="009F3611">
            <w:pPr>
              <w:pStyle w:val="XML1"/>
              <w:rPr>
                <w:ins w:id="17296" w:author="Thomas Dietz" w:date="2012-08-08T17:05:00Z"/>
                <w:rPrChange w:id="17297" w:author="Thomas Dietz" w:date="2012-08-10T13:22:00Z">
                  <w:rPr>
                    <w:ins w:id="17298" w:author="Thomas Dietz" w:date="2012-08-08T17:05:00Z"/>
                    <w:lang w:val="de-DE"/>
                  </w:rPr>
                </w:rPrChange>
              </w:rPr>
            </w:pPr>
            <w:ins w:id="17299" w:author="Thomas Dietz" w:date="2012-08-08T17:05:00Z">
              <w:r w:rsidRPr="00B80901">
                <w:rPr>
                  <w:rPrChange w:id="17300" w:author="Thomas Dietz" w:date="2012-08-10T13:22:00Z">
                    <w:rPr>
                      <w:lang w:val="de-DE"/>
                    </w:rPr>
                  </w:rPrChange>
                </w:rPr>
                <w:t xml:space="preserve">      leaf max-rate {</w:t>
              </w:r>
            </w:ins>
          </w:p>
          <w:p w14:paraId="5EFD1025" w14:textId="77777777" w:rsidR="009F3611" w:rsidRPr="00B80901" w:rsidRDefault="009F3611" w:rsidP="009F3611">
            <w:pPr>
              <w:pStyle w:val="XML1"/>
              <w:rPr>
                <w:ins w:id="17301" w:author="Thomas Dietz" w:date="2012-08-08T17:05:00Z"/>
                <w:rPrChange w:id="17302" w:author="Thomas Dietz" w:date="2012-08-10T13:22:00Z">
                  <w:rPr>
                    <w:ins w:id="17303" w:author="Thomas Dietz" w:date="2012-08-08T17:05:00Z"/>
                    <w:lang w:val="de-DE"/>
                  </w:rPr>
                </w:rPrChange>
              </w:rPr>
            </w:pPr>
            <w:ins w:id="17304" w:author="Thomas Dietz" w:date="2012-08-08T17:05:00Z">
              <w:r w:rsidRPr="00B80901">
                <w:rPr>
                  <w:rPrChange w:id="17305" w:author="Thomas Dietz" w:date="2012-08-10T13:22:00Z">
                    <w:rPr>
                      <w:lang w:val="de-DE"/>
                    </w:rPr>
                  </w:rPrChange>
                </w:rPr>
                <w:t xml:space="preserve">        type OFTenthOfAPercentType;</w:t>
              </w:r>
            </w:ins>
          </w:p>
          <w:p w14:paraId="2D614145" w14:textId="77777777" w:rsidR="009F3611" w:rsidRPr="00B80901" w:rsidRDefault="009F3611" w:rsidP="009F3611">
            <w:pPr>
              <w:pStyle w:val="XML1"/>
              <w:rPr>
                <w:ins w:id="17306" w:author="Thomas Dietz" w:date="2012-08-08T17:05:00Z"/>
                <w:rPrChange w:id="17307" w:author="Thomas Dietz" w:date="2012-08-10T13:22:00Z">
                  <w:rPr>
                    <w:ins w:id="17308" w:author="Thomas Dietz" w:date="2012-08-08T17:05:00Z"/>
                    <w:lang w:val="de-DE"/>
                  </w:rPr>
                </w:rPrChange>
              </w:rPr>
            </w:pPr>
            <w:ins w:id="17309" w:author="Thomas Dietz" w:date="2012-08-08T17:05:00Z">
              <w:r w:rsidRPr="00B80901">
                <w:rPr>
                  <w:rPrChange w:id="17310" w:author="Thomas Dietz" w:date="2012-08-10T13:22:00Z">
                    <w:rPr>
                      <w:lang w:val="de-DE"/>
                    </w:rPr>
                  </w:rPrChange>
                </w:rPr>
                <w:t xml:space="preserve">        description "The maximum rate that is reserved for this</w:t>
              </w:r>
            </w:ins>
          </w:p>
          <w:p w14:paraId="0711C824" w14:textId="77777777" w:rsidR="009F3611" w:rsidRPr="00B80901" w:rsidRDefault="009F3611" w:rsidP="009F3611">
            <w:pPr>
              <w:pStyle w:val="XML1"/>
              <w:rPr>
                <w:ins w:id="17311" w:author="Thomas Dietz" w:date="2012-08-08T17:05:00Z"/>
                <w:rPrChange w:id="17312" w:author="Thomas Dietz" w:date="2012-08-10T13:22:00Z">
                  <w:rPr>
                    <w:ins w:id="17313" w:author="Thomas Dietz" w:date="2012-08-08T17:05:00Z"/>
                    <w:lang w:val="de-DE"/>
                  </w:rPr>
                </w:rPrChange>
              </w:rPr>
            </w:pPr>
            <w:ins w:id="17314" w:author="Thomas Dietz" w:date="2012-08-08T17:05:00Z">
              <w:r w:rsidRPr="00B80901">
                <w:rPr>
                  <w:rPrChange w:id="17315" w:author="Thomas Dietz" w:date="2012-08-10T13:22:00Z">
                    <w:rPr>
                      <w:lang w:val="de-DE"/>
                    </w:rPr>
                  </w:rPrChange>
                </w:rPr>
                <w:t xml:space="preserve">          </w:t>
              </w:r>
              <w:proofErr w:type="gramStart"/>
              <w:r w:rsidRPr="00B80901">
                <w:rPr>
                  <w:rPrChange w:id="17316" w:author="Thomas Dietz" w:date="2012-08-10T13:22:00Z">
                    <w:rPr>
                      <w:lang w:val="de-DE"/>
                    </w:rPr>
                  </w:rPrChange>
                </w:rPr>
                <w:t>queue</w:t>
              </w:r>
              <w:proofErr w:type="gramEnd"/>
              <w:r w:rsidRPr="00B80901">
                <w:rPr>
                  <w:rPrChange w:id="17317" w:author="Thomas Dietz" w:date="2012-08-10T13:22:00Z">
                    <w:rPr>
                      <w:lang w:val="de-DE"/>
                    </w:rPr>
                  </w:rPrChange>
                </w:rPr>
                <w:t xml:space="preserve"> in 1/10 of a percent of the actual rate.</w:t>
              </w:r>
            </w:ins>
          </w:p>
          <w:p w14:paraId="5037B8E9" w14:textId="77777777" w:rsidR="009F3611" w:rsidRPr="00B80901" w:rsidRDefault="009F3611" w:rsidP="009F3611">
            <w:pPr>
              <w:pStyle w:val="XML1"/>
              <w:rPr>
                <w:ins w:id="17318" w:author="Thomas Dietz" w:date="2012-08-08T17:05:00Z"/>
                <w:rPrChange w:id="17319" w:author="Thomas Dietz" w:date="2012-08-10T13:22:00Z">
                  <w:rPr>
                    <w:ins w:id="17320" w:author="Thomas Dietz" w:date="2012-08-08T17:05:00Z"/>
                    <w:lang w:val="de-DE"/>
                  </w:rPr>
                </w:rPrChange>
              </w:rPr>
            </w:pPr>
          </w:p>
          <w:p w14:paraId="04BDA674" w14:textId="77777777" w:rsidR="009F3611" w:rsidRPr="00B80901" w:rsidRDefault="009F3611" w:rsidP="009F3611">
            <w:pPr>
              <w:pStyle w:val="XML1"/>
              <w:rPr>
                <w:ins w:id="17321" w:author="Thomas Dietz" w:date="2012-08-08T17:05:00Z"/>
                <w:rPrChange w:id="17322" w:author="Thomas Dietz" w:date="2012-08-10T13:22:00Z">
                  <w:rPr>
                    <w:ins w:id="17323" w:author="Thomas Dietz" w:date="2012-08-08T17:05:00Z"/>
                    <w:lang w:val="de-DE"/>
                  </w:rPr>
                </w:rPrChange>
              </w:rPr>
            </w:pPr>
            <w:ins w:id="17324" w:author="Thomas Dietz" w:date="2012-08-08T17:05:00Z">
              <w:r w:rsidRPr="00B80901">
                <w:rPr>
                  <w:rPrChange w:id="17325" w:author="Thomas Dietz" w:date="2012-08-10T13:22:00Z">
                    <w:rPr>
                      <w:lang w:val="de-DE"/>
                    </w:rPr>
                  </w:rPrChange>
                </w:rPr>
                <w:t xml:space="preserve">          This element is optional. If not present the max-rate is</w:t>
              </w:r>
            </w:ins>
          </w:p>
          <w:p w14:paraId="7AA76184" w14:textId="77777777" w:rsidR="009F3611" w:rsidRPr="00B80901" w:rsidRDefault="009F3611" w:rsidP="009F3611">
            <w:pPr>
              <w:pStyle w:val="XML1"/>
              <w:rPr>
                <w:ins w:id="17326" w:author="Thomas Dietz" w:date="2012-08-08T17:05:00Z"/>
                <w:rPrChange w:id="17327" w:author="Thomas Dietz" w:date="2012-08-10T13:22:00Z">
                  <w:rPr>
                    <w:ins w:id="17328" w:author="Thomas Dietz" w:date="2012-08-08T17:05:00Z"/>
                    <w:lang w:val="de-DE"/>
                  </w:rPr>
                </w:rPrChange>
              </w:rPr>
            </w:pPr>
            <w:ins w:id="17329" w:author="Thomas Dietz" w:date="2012-08-08T17:05:00Z">
              <w:r w:rsidRPr="00B80901">
                <w:rPr>
                  <w:rPrChange w:id="17330" w:author="Thomas Dietz" w:date="2012-08-10T13:22:00Z">
                    <w:rPr>
                      <w:lang w:val="de-DE"/>
                    </w:rPr>
                  </w:rPrChange>
                </w:rPr>
                <w:t xml:space="preserve">          </w:t>
              </w:r>
              <w:proofErr w:type="gramStart"/>
              <w:r w:rsidRPr="00B80901">
                <w:rPr>
                  <w:rPrChange w:id="17331" w:author="Thomas Dietz" w:date="2012-08-10T13:22:00Z">
                    <w:rPr>
                      <w:lang w:val="de-DE"/>
                    </w:rPr>
                  </w:rPrChange>
                </w:rPr>
                <w:t>not</w:t>
              </w:r>
              <w:proofErr w:type="gramEnd"/>
              <w:r w:rsidRPr="00B80901">
                <w:rPr>
                  <w:rPrChange w:id="17332" w:author="Thomas Dietz" w:date="2012-08-10T13:22:00Z">
                    <w:rPr>
                      <w:lang w:val="de-DE"/>
                    </w:rPr>
                  </w:rPrChange>
                </w:rPr>
                <w:t xml:space="preserve"> set.";</w:t>
              </w:r>
            </w:ins>
          </w:p>
          <w:p w14:paraId="0254F9B2" w14:textId="77777777" w:rsidR="009F3611" w:rsidRPr="00B80901" w:rsidRDefault="009F3611" w:rsidP="009F3611">
            <w:pPr>
              <w:pStyle w:val="XML1"/>
              <w:rPr>
                <w:ins w:id="17333" w:author="Thomas Dietz" w:date="2012-08-08T17:05:00Z"/>
                <w:rPrChange w:id="17334" w:author="Thomas Dietz" w:date="2012-08-10T13:22:00Z">
                  <w:rPr>
                    <w:ins w:id="17335" w:author="Thomas Dietz" w:date="2012-08-08T17:05:00Z"/>
                    <w:lang w:val="de-DE"/>
                  </w:rPr>
                </w:rPrChange>
              </w:rPr>
            </w:pPr>
            <w:ins w:id="17336" w:author="Thomas Dietz" w:date="2012-08-08T17:05:00Z">
              <w:r w:rsidRPr="00B80901">
                <w:rPr>
                  <w:rPrChange w:id="17337" w:author="Thomas Dietz" w:date="2012-08-10T13:22:00Z">
                    <w:rPr>
                      <w:lang w:val="de-DE"/>
                    </w:rPr>
                  </w:rPrChange>
                </w:rPr>
                <w:t xml:space="preserve">      }</w:t>
              </w:r>
            </w:ins>
          </w:p>
          <w:p w14:paraId="10FBD4FE" w14:textId="77777777" w:rsidR="009F3611" w:rsidRPr="00B80901" w:rsidRDefault="009F3611" w:rsidP="009F3611">
            <w:pPr>
              <w:pStyle w:val="XML1"/>
              <w:rPr>
                <w:ins w:id="17338" w:author="Thomas Dietz" w:date="2012-08-08T17:05:00Z"/>
                <w:rPrChange w:id="17339" w:author="Thomas Dietz" w:date="2012-08-10T13:22:00Z">
                  <w:rPr>
                    <w:ins w:id="17340" w:author="Thomas Dietz" w:date="2012-08-08T17:05:00Z"/>
                    <w:lang w:val="de-DE"/>
                  </w:rPr>
                </w:rPrChange>
              </w:rPr>
            </w:pPr>
            <w:ins w:id="17341" w:author="Thomas Dietz" w:date="2012-08-08T17:05:00Z">
              <w:r w:rsidRPr="00B80901">
                <w:rPr>
                  <w:rPrChange w:id="17342" w:author="Thomas Dietz" w:date="2012-08-10T13:22:00Z">
                    <w:rPr>
                      <w:lang w:val="de-DE"/>
                    </w:rPr>
                  </w:rPrChange>
                </w:rPr>
                <w:t xml:space="preserve">      leaf-list experimenter {</w:t>
              </w:r>
            </w:ins>
          </w:p>
          <w:p w14:paraId="2826D803" w14:textId="77777777" w:rsidR="009F3611" w:rsidRPr="00B80901" w:rsidRDefault="009F3611" w:rsidP="009F3611">
            <w:pPr>
              <w:pStyle w:val="XML1"/>
              <w:rPr>
                <w:ins w:id="17343" w:author="Thomas Dietz" w:date="2012-08-08T17:05:00Z"/>
                <w:rPrChange w:id="17344" w:author="Thomas Dietz" w:date="2012-08-10T13:22:00Z">
                  <w:rPr>
                    <w:ins w:id="17345" w:author="Thomas Dietz" w:date="2012-08-08T17:05:00Z"/>
                    <w:lang w:val="de-DE"/>
                  </w:rPr>
                </w:rPrChange>
              </w:rPr>
            </w:pPr>
            <w:ins w:id="17346" w:author="Thomas Dietz" w:date="2012-08-08T17:05:00Z">
              <w:r w:rsidRPr="00B80901">
                <w:rPr>
                  <w:rPrChange w:id="17347" w:author="Thomas Dietz" w:date="2012-08-10T13:22:00Z">
                    <w:rPr>
                      <w:lang w:val="de-DE"/>
                    </w:rPr>
                  </w:rPrChange>
                </w:rPr>
                <w:t xml:space="preserve">        type uint32;</w:t>
              </w:r>
            </w:ins>
          </w:p>
          <w:p w14:paraId="7539BD5C" w14:textId="77777777" w:rsidR="009F3611" w:rsidRPr="00B80901" w:rsidRDefault="009F3611" w:rsidP="009F3611">
            <w:pPr>
              <w:pStyle w:val="XML1"/>
              <w:rPr>
                <w:ins w:id="17348" w:author="Thomas Dietz" w:date="2012-08-08T17:05:00Z"/>
                <w:rPrChange w:id="17349" w:author="Thomas Dietz" w:date="2012-08-10T13:22:00Z">
                  <w:rPr>
                    <w:ins w:id="17350" w:author="Thomas Dietz" w:date="2012-08-08T17:05:00Z"/>
                    <w:lang w:val="de-DE"/>
                  </w:rPr>
                </w:rPrChange>
              </w:rPr>
            </w:pPr>
            <w:ins w:id="17351" w:author="Thomas Dietz" w:date="2012-08-08T17:05:00Z">
              <w:r w:rsidRPr="00B80901">
                <w:rPr>
                  <w:rPrChange w:id="17352" w:author="Thomas Dietz" w:date="2012-08-10T13:22:00Z">
                    <w:rPr>
                      <w:lang w:val="de-DE"/>
                    </w:rPr>
                  </w:rPrChange>
                </w:rPr>
                <w:t xml:space="preserve">        description "A list of experimenter identifiers of queue</w:t>
              </w:r>
            </w:ins>
          </w:p>
          <w:p w14:paraId="43225D32" w14:textId="77777777" w:rsidR="009F3611" w:rsidRPr="00B80901" w:rsidRDefault="009F3611" w:rsidP="009F3611">
            <w:pPr>
              <w:pStyle w:val="XML1"/>
              <w:rPr>
                <w:ins w:id="17353" w:author="Thomas Dietz" w:date="2012-08-08T17:05:00Z"/>
                <w:rPrChange w:id="17354" w:author="Thomas Dietz" w:date="2012-08-10T13:22:00Z">
                  <w:rPr>
                    <w:ins w:id="17355" w:author="Thomas Dietz" w:date="2012-08-08T17:05:00Z"/>
                    <w:lang w:val="de-DE"/>
                  </w:rPr>
                </w:rPrChange>
              </w:rPr>
            </w:pPr>
            <w:ins w:id="17356" w:author="Thomas Dietz" w:date="2012-08-08T17:05:00Z">
              <w:r w:rsidRPr="00B80901">
                <w:rPr>
                  <w:rPrChange w:id="17357" w:author="Thomas Dietz" w:date="2012-08-10T13:22:00Z">
                    <w:rPr>
                      <w:lang w:val="de-DE"/>
                    </w:rPr>
                  </w:rPrChange>
                </w:rPr>
                <w:t xml:space="preserve">          </w:t>
              </w:r>
              <w:proofErr w:type="gramStart"/>
              <w:r w:rsidRPr="00B80901">
                <w:rPr>
                  <w:rPrChange w:id="17358" w:author="Thomas Dietz" w:date="2012-08-10T13:22:00Z">
                    <w:rPr>
                      <w:lang w:val="de-DE"/>
                    </w:rPr>
                  </w:rPrChange>
                </w:rPr>
                <w:t>properties</w:t>
              </w:r>
              <w:proofErr w:type="gramEnd"/>
              <w:r w:rsidRPr="00B80901">
                <w:rPr>
                  <w:rPrChange w:id="17359" w:author="Thomas Dietz" w:date="2012-08-10T13:22:00Z">
                    <w:rPr>
                      <w:lang w:val="de-DE"/>
                    </w:rPr>
                  </w:rPrChange>
                </w:rPr>
                <w:t xml:space="preserve"> used.</w:t>
              </w:r>
            </w:ins>
          </w:p>
          <w:p w14:paraId="185E1ADD" w14:textId="77777777" w:rsidR="009F3611" w:rsidRPr="00B80901" w:rsidRDefault="009F3611" w:rsidP="009F3611">
            <w:pPr>
              <w:pStyle w:val="XML1"/>
              <w:rPr>
                <w:ins w:id="17360" w:author="Thomas Dietz" w:date="2012-08-08T17:05:00Z"/>
                <w:rPrChange w:id="17361" w:author="Thomas Dietz" w:date="2012-08-10T13:22:00Z">
                  <w:rPr>
                    <w:ins w:id="17362" w:author="Thomas Dietz" w:date="2012-08-08T17:05:00Z"/>
                    <w:lang w:val="de-DE"/>
                  </w:rPr>
                </w:rPrChange>
              </w:rPr>
            </w:pPr>
          </w:p>
          <w:p w14:paraId="6D393FA3" w14:textId="77777777" w:rsidR="009F3611" w:rsidRPr="00B80901" w:rsidRDefault="009F3611" w:rsidP="009F3611">
            <w:pPr>
              <w:pStyle w:val="XML1"/>
              <w:rPr>
                <w:ins w:id="17363" w:author="Thomas Dietz" w:date="2012-08-08T17:05:00Z"/>
                <w:rPrChange w:id="17364" w:author="Thomas Dietz" w:date="2012-08-10T13:22:00Z">
                  <w:rPr>
                    <w:ins w:id="17365" w:author="Thomas Dietz" w:date="2012-08-08T17:05:00Z"/>
                    <w:lang w:val="de-DE"/>
                  </w:rPr>
                </w:rPrChange>
              </w:rPr>
            </w:pPr>
            <w:ins w:id="17366" w:author="Thomas Dietz" w:date="2012-08-08T17:05:00Z">
              <w:r w:rsidRPr="00B80901">
                <w:rPr>
                  <w:rPrChange w:id="17367" w:author="Thomas Dietz" w:date="2012-08-10T13:22:00Z">
                    <w:rPr>
                      <w:lang w:val="de-DE"/>
                    </w:rPr>
                  </w:rPrChange>
                </w:rPr>
                <w:t xml:space="preserve">          This element is optional.</w:t>
              </w:r>
              <w:proofErr w:type="gramStart"/>
              <w:r w:rsidRPr="00B80901">
                <w:rPr>
                  <w:rPrChange w:id="17368" w:author="Thomas Dietz" w:date="2012-08-10T13:22:00Z">
                    <w:rPr>
                      <w:lang w:val="de-DE"/>
                    </w:rPr>
                  </w:rPrChange>
                </w:rPr>
                <w:t>";</w:t>
              </w:r>
              <w:proofErr w:type="gramEnd"/>
            </w:ins>
          </w:p>
          <w:p w14:paraId="484B48A0" w14:textId="77777777" w:rsidR="009F3611" w:rsidRPr="00B80901" w:rsidRDefault="009F3611" w:rsidP="009F3611">
            <w:pPr>
              <w:pStyle w:val="XML1"/>
              <w:rPr>
                <w:ins w:id="17369" w:author="Thomas Dietz" w:date="2012-08-08T17:05:00Z"/>
                <w:rPrChange w:id="17370" w:author="Thomas Dietz" w:date="2012-08-10T13:22:00Z">
                  <w:rPr>
                    <w:ins w:id="17371" w:author="Thomas Dietz" w:date="2012-08-08T17:05:00Z"/>
                    <w:lang w:val="de-DE"/>
                  </w:rPr>
                </w:rPrChange>
              </w:rPr>
            </w:pPr>
            <w:ins w:id="17372" w:author="Thomas Dietz" w:date="2012-08-08T17:05:00Z">
              <w:r w:rsidRPr="00B80901">
                <w:rPr>
                  <w:rPrChange w:id="17373" w:author="Thomas Dietz" w:date="2012-08-10T13:22:00Z">
                    <w:rPr>
                      <w:lang w:val="de-DE"/>
                    </w:rPr>
                  </w:rPrChange>
                </w:rPr>
                <w:t xml:space="preserve">      }</w:t>
              </w:r>
            </w:ins>
          </w:p>
          <w:p w14:paraId="0B2DF812" w14:textId="77777777" w:rsidR="009F3611" w:rsidRPr="00B80901" w:rsidRDefault="009F3611" w:rsidP="009F3611">
            <w:pPr>
              <w:pStyle w:val="XML1"/>
              <w:rPr>
                <w:ins w:id="17374" w:author="Thomas Dietz" w:date="2012-08-08T17:05:00Z"/>
                <w:rPrChange w:id="17375" w:author="Thomas Dietz" w:date="2012-08-10T13:22:00Z">
                  <w:rPr>
                    <w:ins w:id="17376" w:author="Thomas Dietz" w:date="2012-08-08T17:05:00Z"/>
                    <w:lang w:val="de-DE"/>
                  </w:rPr>
                </w:rPrChange>
              </w:rPr>
            </w:pPr>
            <w:ins w:id="17377" w:author="Thomas Dietz" w:date="2012-08-08T17:05:00Z">
              <w:r w:rsidRPr="00B80901">
                <w:rPr>
                  <w:rPrChange w:id="17378" w:author="Thomas Dietz" w:date="2012-08-10T13:22:00Z">
                    <w:rPr>
                      <w:lang w:val="de-DE"/>
                    </w:rPr>
                  </w:rPrChange>
                </w:rPr>
                <w:t xml:space="preserve">    }</w:t>
              </w:r>
            </w:ins>
          </w:p>
          <w:p w14:paraId="7D928B20" w14:textId="77777777" w:rsidR="009F3611" w:rsidRPr="00B80901" w:rsidRDefault="009F3611" w:rsidP="009F3611">
            <w:pPr>
              <w:pStyle w:val="XML1"/>
              <w:rPr>
                <w:ins w:id="17379" w:author="Thomas Dietz" w:date="2012-08-08T17:05:00Z"/>
                <w:rPrChange w:id="17380" w:author="Thomas Dietz" w:date="2012-08-10T13:22:00Z">
                  <w:rPr>
                    <w:ins w:id="17381" w:author="Thomas Dietz" w:date="2012-08-08T17:05:00Z"/>
                    <w:lang w:val="de-DE"/>
                  </w:rPr>
                </w:rPrChange>
              </w:rPr>
            </w:pPr>
            <w:ins w:id="17382" w:author="Thomas Dietz" w:date="2012-08-08T17:05:00Z">
              <w:r w:rsidRPr="00B80901">
                <w:rPr>
                  <w:rPrChange w:id="17383" w:author="Thomas Dietz" w:date="2012-08-10T13:22:00Z">
                    <w:rPr>
                      <w:lang w:val="de-DE"/>
                    </w:rPr>
                  </w:rPrChange>
                </w:rPr>
                <w:t xml:space="preserve">  }</w:t>
              </w:r>
            </w:ins>
          </w:p>
          <w:p w14:paraId="79F03A7D" w14:textId="77777777" w:rsidR="009F3611" w:rsidRPr="00B80901" w:rsidRDefault="009F3611" w:rsidP="009F3611">
            <w:pPr>
              <w:pStyle w:val="XML1"/>
              <w:rPr>
                <w:ins w:id="17384" w:author="Thomas Dietz" w:date="2012-08-08T17:05:00Z"/>
                <w:rPrChange w:id="17385" w:author="Thomas Dietz" w:date="2012-08-10T13:22:00Z">
                  <w:rPr>
                    <w:ins w:id="17386" w:author="Thomas Dietz" w:date="2012-08-08T17:05:00Z"/>
                    <w:lang w:val="de-DE"/>
                  </w:rPr>
                </w:rPrChange>
              </w:rPr>
            </w:pPr>
          </w:p>
          <w:p w14:paraId="1000D4F5" w14:textId="77777777" w:rsidR="009F3611" w:rsidRPr="00B80901" w:rsidRDefault="009F3611" w:rsidP="009F3611">
            <w:pPr>
              <w:pStyle w:val="XML1"/>
              <w:rPr>
                <w:ins w:id="17387" w:author="Thomas Dietz" w:date="2012-08-08T17:05:00Z"/>
                <w:rPrChange w:id="17388" w:author="Thomas Dietz" w:date="2012-08-10T13:22:00Z">
                  <w:rPr>
                    <w:ins w:id="17389" w:author="Thomas Dietz" w:date="2012-08-08T17:05:00Z"/>
                    <w:lang w:val="de-DE"/>
                  </w:rPr>
                </w:rPrChange>
              </w:rPr>
            </w:pPr>
            <w:ins w:id="17390" w:author="Thomas Dietz" w:date="2012-08-08T17:05:00Z">
              <w:r w:rsidRPr="00B80901">
                <w:rPr>
                  <w:rPrChange w:id="17391" w:author="Thomas Dietz" w:date="2012-08-10T13:22:00Z">
                    <w:rPr>
                      <w:lang w:val="de-DE"/>
                    </w:rPr>
                  </w:rPrChange>
                </w:rPr>
                <w:t xml:space="preserve">  grouping OFPortCurrentFeatureListType {</w:t>
              </w:r>
            </w:ins>
          </w:p>
          <w:p w14:paraId="0AF6851D" w14:textId="77777777" w:rsidR="009F3611" w:rsidRPr="00B80901" w:rsidRDefault="009F3611" w:rsidP="009F3611">
            <w:pPr>
              <w:pStyle w:val="XML1"/>
              <w:rPr>
                <w:ins w:id="17392" w:author="Thomas Dietz" w:date="2012-08-08T17:05:00Z"/>
                <w:rPrChange w:id="17393" w:author="Thomas Dietz" w:date="2012-08-10T13:22:00Z">
                  <w:rPr>
                    <w:ins w:id="17394" w:author="Thomas Dietz" w:date="2012-08-08T17:05:00Z"/>
                    <w:lang w:val="de-DE"/>
                  </w:rPr>
                </w:rPrChange>
              </w:rPr>
            </w:pPr>
            <w:ins w:id="17395" w:author="Thomas Dietz" w:date="2012-08-08T17:05:00Z">
              <w:r w:rsidRPr="00B80901">
                <w:rPr>
                  <w:rPrChange w:id="17396" w:author="Thomas Dietz" w:date="2012-08-10T13:22:00Z">
                    <w:rPr>
                      <w:lang w:val="de-DE"/>
                    </w:rPr>
                  </w:rPrChange>
                </w:rPr>
                <w:t xml:space="preserve">    </w:t>
              </w:r>
              <w:proofErr w:type="gramStart"/>
              <w:r w:rsidRPr="00B80901">
                <w:rPr>
                  <w:rPrChange w:id="17397" w:author="Thomas Dietz" w:date="2012-08-10T13:22:00Z">
                    <w:rPr>
                      <w:lang w:val="de-DE"/>
                    </w:rPr>
                  </w:rPrChange>
                </w:rPr>
                <w:t>description</w:t>
              </w:r>
              <w:proofErr w:type="gramEnd"/>
              <w:r w:rsidRPr="00B80901">
                <w:rPr>
                  <w:rPrChange w:id="17398" w:author="Thomas Dietz" w:date="2012-08-10T13:22:00Z">
                    <w:rPr>
                      <w:lang w:val="de-DE"/>
                    </w:rPr>
                  </w:rPrChange>
                </w:rPr>
                <w:t xml:space="preserve"> "The current features of a port.</w:t>
              </w:r>
            </w:ins>
          </w:p>
          <w:p w14:paraId="2E5D4F4D" w14:textId="77777777" w:rsidR="009F3611" w:rsidRPr="00B80901" w:rsidRDefault="009F3611" w:rsidP="009F3611">
            <w:pPr>
              <w:pStyle w:val="XML1"/>
              <w:rPr>
                <w:ins w:id="17399" w:author="Thomas Dietz" w:date="2012-08-08T17:05:00Z"/>
                <w:rPrChange w:id="17400" w:author="Thomas Dietz" w:date="2012-08-10T13:22:00Z">
                  <w:rPr>
                    <w:ins w:id="17401" w:author="Thomas Dietz" w:date="2012-08-08T17:05:00Z"/>
                    <w:lang w:val="de-DE"/>
                  </w:rPr>
                </w:rPrChange>
              </w:rPr>
            </w:pPr>
          </w:p>
          <w:p w14:paraId="4CB8056E" w14:textId="77777777" w:rsidR="009F3611" w:rsidRPr="00B80901" w:rsidRDefault="009F3611" w:rsidP="009F3611">
            <w:pPr>
              <w:pStyle w:val="XML1"/>
              <w:rPr>
                <w:ins w:id="17402" w:author="Thomas Dietz" w:date="2012-08-08T17:05:00Z"/>
                <w:rPrChange w:id="17403" w:author="Thomas Dietz" w:date="2012-08-10T13:22:00Z">
                  <w:rPr>
                    <w:ins w:id="17404" w:author="Thomas Dietz" w:date="2012-08-08T17:05:00Z"/>
                    <w:lang w:val="de-DE"/>
                  </w:rPr>
                </w:rPrChange>
              </w:rPr>
            </w:pPr>
            <w:ins w:id="17405" w:author="Thomas Dietz" w:date="2012-08-08T17:05:00Z">
              <w:r w:rsidRPr="00B80901">
                <w:rPr>
                  <w:rPrChange w:id="17406" w:author="Thomas Dietz" w:date="2012-08-10T13:22:00Z">
                    <w:rPr>
                      <w:lang w:val="de-DE"/>
                    </w:rPr>
                  </w:rPrChange>
                </w:rPr>
                <w:lastRenderedPageBreak/>
                <w:t xml:space="preserve">      Elements in the type OFPortCurrentFeatureListType are not</w:t>
              </w:r>
            </w:ins>
          </w:p>
          <w:p w14:paraId="4AB5193D" w14:textId="77777777" w:rsidR="009F3611" w:rsidRPr="00B80901" w:rsidRDefault="009F3611" w:rsidP="009F3611">
            <w:pPr>
              <w:pStyle w:val="XML1"/>
              <w:rPr>
                <w:ins w:id="17407" w:author="Thomas Dietz" w:date="2012-08-08T17:05:00Z"/>
                <w:rPrChange w:id="17408" w:author="Thomas Dietz" w:date="2012-08-10T13:22:00Z">
                  <w:rPr>
                    <w:ins w:id="17409" w:author="Thomas Dietz" w:date="2012-08-08T17:05:00Z"/>
                    <w:lang w:val="de-DE"/>
                  </w:rPr>
                </w:rPrChange>
              </w:rPr>
            </w:pPr>
            <w:ins w:id="17410" w:author="Thomas Dietz" w:date="2012-08-08T17:05:00Z">
              <w:r w:rsidRPr="00B80901">
                <w:rPr>
                  <w:rPrChange w:id="17411" w:author="Thomas Dietz" w:date="2012-08-10T13:22:00Z">
                    <w:rPr>
                      <w:lang w:val="de-DE"/>
                    </w:rPr>
                  </w:rPrChange>
                </w:rPr>
                <w:t xml:space="preserve">      configurable and can only be retrieved by NETCONF &lt;get&gt;</w:t>
              </w:r>
            </w:ins>
          </w:p>
          <w:p w14:paraId="20960F8E" w14:textId="77777777" w:rsidR="009F3611" w:rsidRPr="00B80901" w:rsidRDefault="009F3611" w:rsidP="009F3611">
            <w:pPr>
              <w:pStyle w:val="XML1"/>
              <w:rPr>
                <w:ins w:id="17412" w:author="Thomas Dietz" w:date="2012-08-08T17:05:00Z"/>
                <w:rPrChange w:id="17413" w:author="Thomas Dietz" w:date="2012-08-10T13:22:00Z">
                  <w:rPr>
                    <w:ins w:id="17414" w:author="Thomas Dietz" w:date="2012-08-08T17:05:00Z"/>
                    <w:lang w:val="de-DE"/>
                  </w:rPr>
                </w:rPrChange>
              </w:rPr>
            </w:pPr>
            <w:ins w:id="17415" w:author="Thomas Dietz" w:date="2012-08-08T17:05:00Z">
              <w:r w:rsidRPr="00B80901">
                <w:rPr>
                  <w:rPrChange w:id="17416" w:author="Thomas Dietz" w:date="2012-08-10T13:22:00Z">
                    <w:rPr>
                      <w:lang w:val="de-DE"/>
                    </w:rPr>
                  </w:rPrChange>
                </w:rPr>
                <w:t xml:space="preserve">      </w:t>
              </w:r>
              <w:proofErr w:type="gramStart"/>
              <w:r w:rsidRPr="00B80901">
                <w:rPr>
                  <w:rPrChange w:id="17417" w:author="Thomas Dietz" w:date="2012-08-10T13:22:00Z">
                    <w:rPr>
                      <w:lang w:val="de-DE"/>
                    </w:rPr>
                  </w:rPrChange>
                </w:rPr>
                <w:t>operations</w:t>
              </w:r>
              <w:proofErr w:type="gramEnd"/>
              <w:r w:rsidRPr="00B80901">
                <w:rPr>
                  <w:rPrChange w:id="17418" w:author="Thomas Dietz" w:date="2012-08-10T13:22:00Z">
                    <w:rPr>
                      <w:lang w:val="de-DE"/>
                    </w:rPr>
                  </w:rPrChange>
                </w:rPr>
                <w:t>. Attemps to modify this element and its children</w:t>
              </w:r>
            </w:ins>
          </w:p>
          <w:p w14:paraId="37DF7E9F" w14:textId="77777777" w:rsidR="009F3611" w:rsidRPr="00B80901" w:rsidRDefault="009F3611" w:rsidP="009F3611">
            <w:pPr>
              <w:pStyle w:val="XML1"/>
              <w:rPr>
                <w:ins w:id="17419" w:author="Thomas Dietz" w:date="2012-08-08T17:05:00Z"/>
                <w:rPrChange w:id="17420" w:author="Thomas Dietz" w:date="2012-08-10T13:22:00Z">
                  <w:rPr>
                    <w:ins w:id="17421" w:author="Thomas Dietz" w:date="2012-08-08T17:05:00Z"/>
                    <w:lang w:val="de-DE"/>
                  </w:rPr>
                </w:rPrChange>
              </w:rPr>
            </w:pPr>
            <w:ins w:id="17422" w:author="Thomas Dietz" w:date="2012-08-08T17:05:00Z">
              <w:r w:rsidRPr="00B80901">
                <w:rPr>
                  <w:rPrChange w:id="17423" w:author="Thomas Dietz" w:date="2012-08-10T13:22:00Z">
                    <w:rPr>
                      <w:lang w:val="de-DE"/>
                    </w:rPr>
                  </w:rPrChange>
                </w:rPr>
                <w:t xml:space="preserve">      with a NETCONF &lt;edit-config&gt; operation MUST result in an </w:t>
              </w:r>
            </w:ins>
          </w:p>
          <w:p w14:paraId="140970E8" w14:textId="77777777" w:rsidR="009F3611" w:rsidRPr="00B80901" w:rsidRDefault="009F3611" w:rsidP="009F3611">
            <w:pPr>
              <w:pStyle w:val="XML1"/>
              <w:rPr>
                <w:ins w:id="17424" w:author="Thomas Dietz" w:date="2012-08-08T17:05:00Z"/>
                <w:rPrChange w:id="17425" w:author="Thomas Dietz" w:date="2012-08-10T13:22:00Z">
                  <w:rPr>
                    <w:ins w:id="17426" w:author="Thomas Dietz" w:date="2012-08-08T17:05:00Z"/>
                    <w:lang w:val="de-DE"/>
                  </w:rPr>
                </w:rPrChange>
              </w:rPr>
            </w:pPr>
            <w:ins w:id="17427" w:author="Thomas Dietz" w:date="2012-08-08T17:05:00Z">
              <w:r w:rsidRPr="00B80901">
                <w:rPr>
                  <w:rPrChange w:id="17428" w:author="Thomas Dietz" w:date="2012-08-10T13:22:00Z">
                    <w:rPr>
                      <w:lang w:val="de-DE"/>
                    </w:rPr>
                  </w:rPrChange>
                </w:rPr>
                <w:t xml:space="preserve">      'operation-not-supported' error with type 'application'.";</w:t>
              </w:r>
            </w:ins>
          </w:p>
          <w:p w14:paraId="493D3146" w14:textId="77777777" w:rsidR="009F3611" w:rsidRPr="00B80901" w:rsidRDefault="009F3611" w:rsidP="009F3611">
            <w:pPr>
              <w:pStyle w:val="XML1"/>
              <w:rPr>
                <w:ins w:id="17429" w:author="Thomas Dietz" w:date="2012-08-08T17:05:00Z"/>
                <w:rPrChange w:id="17430" w:author="Thomas Dietz" w:date="2012-08-10T13:22:00Z">
                  <w:rPr>
                    <w:ins w:id="17431" w:author="Thomas Dietz" w:date="2012-08-08T17:05:00Z"/>
                    <w:lang w:val="de-DE"/>
                  </w:rPr>
                </w:rPrChange>
              </w:rPr>
            </w:pPr>
            <w:ins w:id="17432" w:author="Thomas Dietz" w:date="2012-08-08T17:05:00Z">
              <w:r w:rsidRPr="00B80901">
                <w:rPr>
                  <w:rPrChange w:id="17433" w:author="Thomas Dietz" w:date="2012-08-10T13:22:00Z">
                    <w:rPr>
                      <w:lang w:val="de-DE"/>
                    </w:rPr>
                  </w:rPrChange>
                </w:rPr>
                <w:t xml:space="preserve">    leaf rate {</w:t>
              </w:r>
            </w:ins>
          </w:p>
          <w:p w14:paraId="4B981EB9" w14:textId="77777777" w:rsidR="009F3611" w:rsidRPr="00B80901" w:rsidRDefault="009F3611" w:rsidP="009F3611">
            <w:pPr>
              <w:pStyle w:val="XML1"/>
              <w:rPr>
                <w:ins w:id="17434" w:author="Thomas Dietz" w:date="2012-08-08T17:05:00Z"/>
                <w:rPrChange w:id="17435" w:author="Thomas Dietz" w:date="2012-08-10T13:22:00Z">
                  <w:rPr>
                    <w:ins w:id="17436" w:author="Thomas Dietz" w:date="2012-08-08T17:05:00Z"/>
                    <w:lang w:val="de-DE"/>
                  </w:rPr>
                </w:rPrChange>
              </w:rPr>
            </w:pPr>
            <w:ins w:id="17437" w:author="Thomas Dietz" w:date="2012-08-08T17:05:00Z">
              <w:r w:rsidRPr="00B80901">
                <w:rPr>
                  <w:rPrChange w:id="17438" w:author="Thomas Dietz" w:date="2012-08-10T13:22:00Z">
                    <w:rPr>
                      <w:lang w:val="de-DE"/>
                    </w:rPr>
                  </w:rPrChange>
                </w:rPr>
                <w:t xml:space="preserve">      type OFPortRateType;</w:t>
              </w:r>
            </w:ins>
          </w:p>
          <w:p w14:paraId="25DF864F" w14:textId="77777777" w:rsidR="009F3611" w:rsidRPr="00B80901" w:rsidRDefault="009F3611" w:rsidP="009F3611">
            <w:pPr>
              <w:pStyle w:val="XML1"/>
              <w:rPr>
                <w:ins w:id="17439" w:author="Thomas Dietz" w:date="2012-08-08T17:05:00Z"/>
                <w:rPrChange w:id="17440" w:author="Thomas Dietz" w:date="2012-08-10T13:22:00Z">
                  <w:rPr>
                    <w:ins w:id="17441" w:author="Thomas Dietz" w:date="2012-08-08T17:05:00Z"/>
                    <w:lang w:val="de-DE"/>
                  </w:rPr>
                </w:rPrChange>
              </w:rPr>
            </w:pPr>
            <w:ins w:id="17442" w:author="Thomas Dietz" w:date="2012-08-08T17:05:00Z">
              <w:r w:rsidRPr="00B80901">
                <w:rPr>
                  <w:rPrChange w:id="17443" w:author="Thomas Dietz" w:date="2012-08-10T13:22:00Z">
                    <w:rPr>
                      <w:lang w:val="de-DE"/>
                    </w:rPr>
                  </w:rPrChange>
                </w:rPr>
                <w:t xml:space="preserve">      </w:t>
              </w:r>
              <w:proofErr w:type="gramStart"/>
              <w:r w:rsidRPr="00B80901">
                <w:rPr>
                  <w:rPrChange w:id="17444" w:author="Thomas Dietz" w:date="2012-08-10T13:22:00Z">
                    <w:rPr>
                      <w:lang w:val="de-DE"/>
                    </w:rPr>
                  </w:rPrChange>
                </w:rPr>
                <w:t>description</w:t>
              </w:r>
              <w:proofErr w:type="gramEnd"/>
              <w:r w:rsidRPr="00B80901">
                <w:rPr>
                  <w:rPrChange w:id="17445" w:author="Thomas Dietz" w:date="2012-08-10T13:22:00Z">
                    <w:rPr>
                      <w:lang w:val="de-DE"/>
                    </w:rPr>
                  </w:rPrChange>
                </w:rPr>
                <w:t xml:space="preserve"> "The transmission rate that is currently used.</w:t>
              </w:r>
            </w:ins>
          </w:p>
          <w:p w14:paraId="0B305C25" w14:textId="77777777" w:rsidR="009F3611" w:rsidRPr="00B80901" w:rsidRDefault="009F3611" w:rsidP="009F3611">
            <w:pPr>
              <w:pStyle w:val="XML1"/>
              <w:rPr>
                <w:ins w:id="17446" w:author="Thomas Dietz" w:date="2012-08-08T17:05:00Z"/>
                <w:rPrChange w:id="17447" w:author="Thomas Dietz" w:date="2012-08-10T13:22:00Z">
                  <w:rPr>
                    <w:ins w:id="17448" w:author="Thomas Dietz" w:date="2012-08-08T17:05:00Z"/>
                    <w:lang w:val="de-DE"/>
                  </w:rPr>
                </w:rPrChange>
              </w:rPr>
            </w:pPr>
            <w:ins w:id="17449" w:author="Thomas Dietz" w:date="2012-08-08T17:05:00Z">
              <w:r w:rsidRPr="00B80901">
                <w:rPr>
                  <w:rPrChange w:id="17450" w:author="Thomas Dietz" w:date="2012-08-10T13:22:00Z">
                    <w:rPr>
                      <w:lang w:val="de-DE"/>
                    </w:rPr>
                  </w:rPrChange>
                </w:rPr>
                <w:t xml:space="preserve">        The value MUST indicate a valid forwarding rate.  </w:t>
              </w:r>
            </w:ins>
          </w:p>
          <w:p w14:paraId="594BA9F1" w14:textId="77777777" w:rsidR="009F3611" w:rsidRPr="00B80901" w:rsidRDefault="009F3611" w:rsidP="009F3611">
            <w:pPr>
              <w:pStyle w:val="XML1"/>
              <w:rPr>
                <w:ins w:id="17451" w:author="Thomas Dietz" w:date="2012-08-08T17:05:00Z"/>
                <w:rPrChange w:id="17452" w:author="Thomas Dietz" w:date="2012-08-10T13:22:00Z">
                  <w:rPr>
                    <w:ins w:id="17453" w:author="Thomas Dietz" w:date="2012-08-08T17:05:00Z"/>
                    <w:lang w:val="de-DE"/>
                  </w:rPr>
                </w:rPrChange>
              </w:rPr>
            </w:pPr>
            <w:ins w:id="17454" w:author="Thomas Dietz" w:date="2012-08-08T17:05:00Z">
              <w:r w:rsidRPr="00B80901">
                <w:rPr>
                  <w:rPrChange w:id="17455" w:author="Thomas Dietz" w:date="2012-08-10T13:22:00Z">
                    <w:rPr>
                      <w:lang w:val="de-DE"/>
                    </w:rPr>
                  </w:rPrChange>
                </w:rPr>
                <w:t xml:space="preserve">      </w:t>
              </w:r>
            </w:ins>
          </w:p>
          <w:p w14:paraId="46C36CB9" w14:textId="77777777" w:rsidR="009F3611" w:rsidRPr="00B80901" w:rsidRDefault="009F3611" w:rsidP="009F3611">
            <w:pPr>
              <w:pStyle w:val="XML1"/>
              <w:rPr>
                <w:ins w:id="17456" w:author="Thomas Dietz" w:date="2012-08-08T17:05:00Z"/>
                <w:rPrChange w:id="17457" w:author="Thomas Dietz" w:date="2012-08-10T13:22:00Z">
                  <w:rPr>
                    <w:ins w:id="17458" w:author="Thomas Dietz" w:date="2012-08-08T17:05:00Z"/>
                    <w:lang w:val="de-DE"/>
                  </w:rPr>
                </w:rPrChange>
              </w:rPr>
            </w:pPr>
            <w:ins w:id="17459" w:author="Thomas Dietz" w:date="2012-08-08T17:05:00Z">
              <w:r w:rsidRPr="00B80901">
                <w:rPr>
                  <w:rPrChange w:id="17460" w:author="Thomas Dietz" w:date="2012-08-10T13:22:00Z">
                    <w:rPr>
                      <w:lang w:val="de-DE"/>
                    </w:rPr>
                  </w:rPrChange>
                </w:rPr>
                <w:t xml:space="preserve">        The current Port Feature set MUST contain this element</w:t>
              </w:r>
            </w:ins>
          </w:p>
          <w:p w14:paraId="522EDDCE" w14:textId="77777777" w:rsidR="009F3611" w:rsidRPr="00B80901" w:rsidRDefault="009F3611" w:rsidP="009F3611">
            <w:pPr>
              <w:pStyle w:val="XML1"/>
              <w:rPr>
                <w:ins w:id="17461" w:author="Thomas Dietz" w:date="2012-08-08T17:05:00Z"/>
                <w:rPrChange w:id="17462" w:author="Thomas Dietz" w:date="2012-08-10T13:22:00Z">
                  <w:rPr>
                    <w:ins w:id="17463" w:author="Thomas Dietz" w:date="2012-08-08T17:05:00Z"/>
                    <w:lang w:val="de-DE"/>
                  </w:rPr>
                </w:rPrChange>
              </w:rPr>
            </w:pPr>
            <w:ins w:id="17464" w:author="Thomas Dietz" w:date="2012-08-08T17:05:00Z">
              <w:r w:rsidRPr="00B80901">
                <w:rPr>
                  <w:rPrChange w:id="17465" w:author="Thomas Dietz" w:date="2012-08-10T13:22:00Z">
                    <w:rPr>
                      <w:lang w:val="de-DE"/>
                    </w:rPr>
                  </w:rPrChange>
                </w:rPr>
                <w:t xml:space="preserve">        </w:t>
              </w:r>
              <w:proofErr w:type="gramStart"/>
              <w:r w:rsidRPr="00B80901">
                <w:rPr>
                  <w:rPrChange w:id="17466" w:author="Thomas Dietz" w:date="2012-08-10T13:22:00Z">
                    <w:rPr>
                      <w:lang w:val="de-DE"/>
                    </w:rPr>
                  </w:rPrChange>
                </w:rPr>
                <w:t>exactly</w:t>
              </w:r>
              <w:proofErr w:type="gramEnd"/>
              <w:r w:rsidRPr="00B80901">
                <w:rPr>
                  <w:rPrChange w:id="17467" w:author="Thomas Dietz" w:date="2012-08-10T13:22:00Z">
                    <w:rPr>
                      <w:lang w:val="de-DE"/>
                    </w:rPr>
                  </w:rPrChange>
                </w:rPr>
                <w:t xml:space="preserve"> once.  The other Port Feature sets MAY contain this</w:t>
              </w:r>
            </w:ins>
          </w:p>
          <w:p w14:paraId="6B00178D" w14:textId="77777777" w:rsidR="009F3611" w:rsidRPr="00B80901" w:rsidRDefault="009F3611" w:rsidP="009F3611">
            <w:pPr>
              <w:pStyle w:val="XML1"/>
              <w:rPr>
                <w:ins w:id="17468" w:author="Thomas Dietz" w:date="2012-08-08T17:05:00Z"/>
                <w:rPrChange w:id="17469" w:author="Thomas Dietz" w:date="2012-08-10T13:22:00Z">
                  <w:rPr>
                    <w:ins w:id="17470" w:author="Thomas Dietz" w:date="2012-08-08T17:05:00Z"/>
                    <w:lang w:val="de-DE"/>
                  </w:rPr>
                </w:rPrChange>
              </w:rPr>
            </w:pPr>
            <w:ins w:id="17471" w:author="Thomas Dietz" w:date="2012-08-08T17:05:00Z">
              <w:r w:rsidRPr="00B80901">
                <w:rPr>
                  <w:rPrChange w:id="17472" w:author="Thomas Dietz" w:date="2012-08-10T13:22:00Z">
                    <w:rPr>
                      <w:lang w:val="de-DE"/>
                    </w:rPr>
                  </w:rPrChange>
                </w:rPr>
                <w:t xml:space="preserve">        </w:t>
              </w:r>
              <w:proofErr w:type="gramStart"/>
              <w:r w:rsidRPr="00B80901">
                <w:rPr>
                  <w:rPrChange w:id="17473" w:author="Thomas Dietz" w:date="2012-08-10T13:22:00Z">
                    <w:rPr>
                      <w:lang w:val="de-DE"/>
                    </w:rPr>
                  </w:rPrChange>
                </w:rPr>
                <w:t>element</w:t>
              </w:r>
              <w:proofErr w:type="gramEnd"/>
              <w:r w:rsidRPr="00B80901">
                <w:rPr>
                  <w:rPrChange w:id="17474" w:author="Thomas Dietz" w:date="2012-08-10T13:22:00Z">
                    <w:rPr>
                      <w:lang w:val="de-DE"/>
                    </w:rPr>
                  </w:rPrChange>
                </w:rPr>
                <w:t xml:space="preserve"> more than once.  If this element appears more than</w:t>
              </w:r>
            </w:ins>
          </w:p>
          <w:p w14:paraId="7D9475C1" w14:textId="77777777" w:rsidR="009F3611" w:rsidRPr="00B80901" w:rsidRDefault="009F3611" w:rsidP="009F3611">
            <w:pPr>
              <w:pStyle w:val="XML1"/>
              <w:rPr>
                <w:ins w:id="17475" w:author="Thomas Dietz" w:date="2012-08-08T17:05:00Z"/>
                <w:rPrChange w:id="17476" w:author="Thomas Dietz" w:date="2012-08-10T13:22:00Z">
                  <w:rPr>
                    <w:ins w:id="17477" w:author="Thomas Dietz" w:date="2012-08-08T17:05:00Z"/>
                    <w:lang w:val="de-DE"/>
                  </w:rPr>
                </w:rPrChange>
              </w:rPr>
            </w:pPr>
            <w:ins w:id="17478" w:author="Thomas Dietz" w:date="2012-08-08T17:05:00Z">
              <w:r w:rsidRPr="00B80901">
                <w:rPr>
                  <w:rPrChange w:id="17479" w:author="Thomas Dietz" w:date="2012-08-10T13:22:00Z">
                    <w:rPr>
                      <w:lang w:val="de-DE"/>
                    </w:rPr>
                  </w:rPrChange>
                </w:rPr>
                <w:t xml:space="preserve">        once in a Port Feature set than the value MUST be unique</w:t>
              </w:r>
            </w:ins>
          </w:p>
          <w:p w14:paraId="43765EC8" w14:textId="77777777" w:rsidR="009F3611" w:rsidRPr="00B80901" w:rsidRDefault="009F3611" w:rsidP="009F3611">
            <w:pPr>
              <w:pStyle w:val="XML1"/>
              <w:rPr>
                <w:ins w:id="17480" w:author="Thomas Dietz" w:date="2012-08-08T17:05:00Z"/>
                <w:rPrChange w:id="17481" w:author="Thomas Dietz" w:date="2012-08-10T13:22:00Z">
                  <w:rPr>
                    <w:ins w:id="17482" w:author="Thomas Dietz" w:date="2012-08-08T17:05:00Z"/>
                    <w:lang w:val="de-DE"/>
                  </w:rPr>
                </w:rPrChange>
              </w:rPr>
            </w:pPr>
            <w:ins w:id="17483" w:author="Thomas Dietz" w:date="2012-08-08T17:05:00Z">
              <w:r w:rsidRPr="00B80901">
                <w:rPr>
                  <w:rPrChange w:id="17484" w:author="Thomas Dietz" w:date="2012-08-10T13:22:00Z">
                    <w:rPr>
                      <w:lang w:val="de-DE"/>
                    </w:rPr>
                  </w:rPrChange>
                </w:rPr>
                <w:t xml:space="preserve">        </w:t>
              </w:r>
              <w:proofErr w:type="gramStart"/>
              <w:r w:rsidRPr="00B80901">
                <w:rPr>
                  <w:rPrChange w:id="17485" w:author="Thomas Dietz" w:date="2012-08-10T13:22:00Z">
                    <w:rPr>
                      <w:lang w:val="de-DE"/>
                    </w:rPr>
                  </w:rPrChange>
                </w:rPr>
                <w:t>within</w:t>
              </w:r>
              <w:proofErr w:type="gramEnd"/>
              <w:r w:rsidRPr="00B80901">
                <w:rPr>
                  <w:rPrChange w:id="17486" w:author="Thomas Dietz" w:date="2012-08-10T13:22:00Z">
                    <w:rPr>
                      <w:lang w:val="de-DE"/>
                    </w:rPr>
                  </w:rPrChange>
                </w:rPr>
                <w:t xml:space="preserve"> the Port Feature set.";</w:t>
              </w:r>
            </w:ins>
          </w:p>
          <w:p w14:paraId="2F1EE743" w14:textId="77777777" w:rsidR="009F3611" w:rsidRPr="00B80901" w:rsidRDefault="009F3611" w:rsidP="009F3611">
            <w:pPr>
              <w:pStyle w:val="XML1"/>
              <w:rPr>
                <w:ins w:id="17487" w:author="Thomas Dietz" w:date="2012-08-08T17:05:00Z"/>
                <w:rPrChange w:id="17488" w:author="Thomas Dietz" w:date="2012-08-10T13:22:00Z">
                  <w:rPr>
                    <w:ins w:id="17489" w:author="Thomas Dietz" w:date="2012-08-08T17:05:00Z"/>
                    <w:lang w:val="de-DE"/>
                  </w:rPr>
                </w:rPrChange>
              </w:rPr>
            </w:pPr>
            <w:ins w:id="17490" w:author="Thomas Dietz" w:date="2012-08-08T17:05:00Z">
              <w:r w:rsidRPr="00B80901">
                <w:rPr>
                  <w:rPrChange w:id="17491" w:author="Thomas Dietz" w:date="2012-08-10T13:22:00Z">
                    <w:rPr>
                      <w:lang w:val="de-DE"/>
                    </w:rPr>
                  </w:rPrChange>
                </w:rPr>
                <w:t xml:space="preserve">    }</w:t>
              </w:r>
            </w:ins>
          </w:p>
          <w:p w14:paraId="4F9ACF8E" w14:textId="77777777" w:rsidR="009F3611" w:rsidRPr="00B80901" w:rsidRDefault="009F3611" w:rsidP="009F3611">
            <w:pPr>
              <w:pStyle w:val="XML1"/>
              <w:rPr>
                <w:ins w:id="17492" w:author="Thomas Dietz" w:date="2012-08-08T17:05:00Z"/>
                <w:rPrChange w:id="17493" w:author="Thomas Dietz" w:date="2012-08-10T13:22:00Z">
                  <w:rPr>
                    <w:ins w:id="17494" w:author="Thomas Dietz" w:date="2012-08-08T17:05:00Z"/>
                    <w:lang w:val="de-DE"/>
                  </w:rPr>
                </w:rPrChange>
              </w:rPr>
            </w:pPr>
            <w:ins w:id="17495" w:author="Thomas Dietz" w:date="2012-08-08T17:05:00Z">
              <w:r w:rsidRPr="00B80901">
                <w:rPr>
                  <w:rPrChange w:id="17496" w:author="Thomas Dietz" w:date="2012-08-10T13:22:00Z">
                    <w:rPr>
                      <w:lang w:val="de-DE"/>
                    </w:rPr>
                  </w:rPrChange>
                </w:rPr>
                <w:t xml:space="preserve">    leaf auto-negotiate { </w:t>
              </w:r>
            </w:ins>
          </w:p>
          <w:p w14:paraId="011948BE" w14:textId="77777777" w:rsidR="009F3611" w:rsidRPr="00B80901" w:rsidRDefault="009F3611" w:rsidP="009F3611">
            <w:pPr>
              <w:pStyle w:val="XML1"/>
              <w:rPr>
                <w:ins w:id="17497" w:author="Thomas Dietz" w:date="2012-08-08T17:05:00Z"/>
                <w:rPrChange w:id="17498" w:author="Thomas Dietz" w:date="2012-08-10T13:22:00Z">
                  <w:rPr>
                    <w:ins w:id="17499" w:author="Thomas Dietz" w:date="2012-08-08T17:05:00Z"/>
                    <w:lang w:val="de-DE"/>
                  </w:rPr>
                </w:rPrChange>
              </w:rPr>
            </w:pPr>
            <w:ins w:id="17500" w:author="Thomas Dietz" w:date="2012-08-08T17:05:00Z">
              <w:r w:rsidRPr="00B80901">
                <w:rPr>
                  <w:rPrChange w:id="17501" w:author="Thomas Dietz" w:date="2012-08-10T13:22:00Z">
                    <w:rPr>
                      <w:lang w:val="de-DE"/>
                    </w:rPr>
                  </w:rPrChange>
                </w:rPr>
                <w:t xml:space="preserve">      type boolean;</w:t>
              </w:r>
            </w:ins>
          </w:p>
          <w:p w14:paraId="42083F72" w14:textId="77777777" w:rsidR="009F3611" w:rsidRPr="00B80901" w:rsidRDefault="009F3611" w:rsidP="009F3611">
            <w:pPr>
              <w:pStyle w:val="XML1"/>
              <w:rPr>
                <w:ins w:id="17502" w:author="Thomas Dietz" w:date="2012-08-08T17:05:00Z"/>
                <w:rPrChange w:id="17503" w:author="Thomas Dietz" w:date="2012-08-10T13:22:00Z">
                  <w:rPr>
                    <w:ins w:id="17504" w:author="Thomas Dietz" w:date="2012-08-08T17:05:00Z"/>
                    <w:lang w:val="de-DE"/>
                  </w:rPr>
                </w:rPrChange>
              </w:rPr>
            </w:pPr>
            <w:ins w:id="17505" w:author="Thomas Dietz" w:date="2012-08-08T17:05:00Z">
              <w:r w:rsidRPr="00B80901">
                <w:rPr>
                  <w:rPrChange w:id="17506" w:author="Thomas Dietz" w:date="2012-08-10T13:22:00Z">
                    <w:rPr>
                      <w:lang w:val="de-DE"/>
                    </w:rPr>
                  </w:rPrChange>
                </w:rPr>
                <w:t xml:space="preserve">      description "Specifies the administrative state of the </w:t>
              </w:r>
            </w:ins>
          </w:p>
          <w:p w14:paraId="5176C883" w14:textId="77777777" w:rsidR="009F3611" w:rsidRPr="00B80901" w:rsidRDefault="009F3611" w:rsidP="009F3611">
            <w:pPr>
              <w:pStyle w:val="XML1"/>
              <w:rPr>
                <w:ins w:id="17507" w:author="Thomas Dietz" w:date="2012-08-08T17:05:00Z"/>
                <w:rPrChange w:id="17508" w:author="Thomas Dietz" w:date="2012-08-10T13:22:00Z">
                  <w:rPr>
                    <w:ins w:id="17509" w:author="Thomas Dietz" w:date="2012-08-08T17:05:00Z"/>
                    <w:lang w:val="de-DE"/>
                  </w:rPr>
                </w:rPrChange>
              </w:rPr>
            </w:pPr>
            <w:ins w:id="17510" w:author="Thomas Dietz" w:date="2012-08-08T17:05:00Z">
              <w:r w:rsidRPr="00B80901">
                <w:rPr>
                  <w:rPrChange w:id="17511" w:author="Thomas Dietz" w:date="2012-08-10T13:22:00Z">
                    <w:rPr>
                      <w:lang w:val="de-DE"/>
                    </w:rPr>
                  </w:rPrChange>
                </w:rPr>
                <w:t xml:space="preserve">        forwarding rate auto-negotiation protocol at this OpenFlow</w:t>
              </w:r>
            </w:ins>
          </w:p>
          <w:p w14:paraId="54F73590" w14:textId="77777777" w:rsidR="009F3611" w:rsidRPr="00B80901" w:rsidRDefault="009F3611" w:rsidP="009F3611">
            <w:pPr>
              <w:pStyle w:val="XML1"/>
              <w:rPr>
                <w:ins w:id="17512" w:author="Thomas Dietz" w:date="2012-08-08T17:05:00Z"/>
                <w:rPrChange w:id="17513" w:author="Thomas Dietz" w:date="2012-08-10T13:22:00Z">
                  <w:rPr>
                    <w:ins w:id="17514" w:author="Thomas Dietz" w:date="2012-08-08T17:05:00Z"/>
                    <w:lang w:val="de-DE"/>
                  </w:rPr>
                </w:rPrChange>
              </w:rPr>
            </w:pPr>
            <w:ins w:id="17515" w:author="Thomas Dietz" w:date="2012-08-08T17:05:00Z">
              <w:r w:rsidRPr="00B80901">
                <w:rPr>
                  <w:rPrChange w:id="17516" w:author="Thomas Dietz" w:date="2012-08-10T13:22:00Z">
                    <w:rPr>
                      <w:lang w:val="de-DE"/>
                    </w:rPr>
                  </w:rPrChange>
                </w:rPr>
                <w:t xml:space="preserve">        Port.";</w:t>
              </w:r>
            </w:ins>
          </w:p>
          <w:p w14:paraId="2ACEA556" w14:textId="77777777" w:rsidR="009F3611" w:rsidRPr="00B80901" w:rsidRDefault="009F3611" w:rsidP="009F3611">
            <w:pPr>
              <w:pStyle w:val="XML1"/>
              <w:rPr>
                <w:ins w:id="17517" w:author="Thomas Dietz" w:date="2012-08-08T17:05:00Z"/>
                <w:rPrChange w:id="17518" w:author="Thomas Dietz" w:date="2012-08-10T13:22:00Z">
                  <w:rPr>
                    <w:ins w:id="17519" w:author="Thomas Dietz" w:date="2012-08-08T17:05:00Z"/>
                    <w:lang w:val="de-DE"/>
                  </w:rPr>
                </w:rPrChange>
              </w:rPr>
            </w:pPr>
            <w:ins w:id="17520" w:author="Thomas Dietz" w:date="2012-08-08T17:05:00Z">
              <w:r w:rsidRPr="00B80901">
                <w:rPr>
                  <w:rPrChange w:id="17521" w:author="Thomas Dietz" w:date="2012-08-10T13:22:00Z">
                    <w:rPr>
                      <w:lang w:val="de-DE"/>
                    </w:rPr>
                  </w:rPrChange>
                </w:rPr>
                <w:t xml:space="preserve">    }</w:t>
              </w:r>
            </w:ins>
          </w:p>
          <w:p w14:paraId="54A9ADC8" w14:textId="77777777" w:rsidR="009F3611" w:rsidRPr="00B80901" w:rsidRDefault="009F3611" w:rsidP="009F3611">
            <w:pPr>
              <w:pStyle w:val="XML1"/>
              <w:rPr>
                <w:ins w:id="17522" w:author="Thomas Dietz" w:date="2012-08-08T17:05:00Z"/>
                <w:rPrChange w:id="17523" w:author="Thomas Dietz" w:date="2012-08-10T13:22:00Z">
                  <w:rPr>
                    <w:ins w:id="17524" w:author="Thomas Dietz" w:date="2012-08-08T17:05:00Z"/>
                    <w:lang w:val="de-DE"/>
                  </w:rPr>
                </w:rPrChange>
              </w:rPr>
            </w:pPr>
            <w:ins w:id="17525" w:author="Thomas Dietz" w:date="2012-08-08T17:05:00Z">
              <w:r w:rsidRPr="00B80901">
                <w:rPr>
                  <w:rPrChange w:id="17526" w:author="Thomas Dietz" w:date="2012-08-10T13:22:00Z">
                    <w:rPr>
                      <w:lang w:val="de-DE"/>
                    </w:rPr>
                  </w:rPrChange>
                </w:rPr>
                <w:t xml:space="preserve">    leaf medium {</w:t>
              </w:r>
            </w:ins>
          </w:p>
          <w:p w14:paraId="0C7CADD2" w14:textId="77777777" w:rsidR="009F3611" w:rsidRPr="00B80901" w:rsidRDefault="009F3611" w:rsidP="009F3611">
            <w:pPr>
              <w:pStyle w:val="XML1"/>
              <w:rPr>
                <w:ins w:id="17527" w:author="Thomas Dietz" w:date="2012-08-08T17:05:00Z"/>
                <w:rPrChange w:id="17528" w:author="Thomas Dietz" w:date="2012-08-10T13:22:00Z">
                  <w:rPr>
                    <w:ins w:id="17529" w:author="Thomas Dietz" w:date="2012-08-08T17:05:00Z"/>
                    <w:lang w:val="de-DE"/>
                  </w:rPr>
                </w:rPrChange>
              </w:rPr>
            </w:pPr>
            <w:ins w:id="17530" w:author="Thomas Dietz" w:date="2012-08-08T17:05:00Z">
              <w:r w:rsidRPr="00B80901">
                <w:rPr>
                  <w:rPrChange w:id="17531" w:author="Thomas Dietz" w:date="2012-08-10T13:22:00Z">
                    <w:rPr>
                      <w:lang w:val="de-DE"/>
                    </w:rPr>
                  </w:rPrChange>
                </w:rPr>
                <w:t xml:space="preserve">      type enumeration {</w:t>
              </w:r>
            </w:ins>
          </w:p>
          <w:p w14:paraId="262514CD" w14:textId="77777777" w:rsidR="009F3611" w:rsidRPr="00B80901" w:rsidRDefault="009F3611" w:rsidP="009F3611">
            <w:pPr>
              <w:pStyle w:val="XML1"/>
              <w:rPr>
                <w:ins w:id="17532" w:author="Thomas Dietz" w:date="2012-08-08T17:05:00Z"/>
                <w:rPrChange w:id="17533" w:author="Thomas Dietz" w:date="2012-08-10T13:22:00Z">
                  <w:rPr>
                    <w:ins w:id="17534" w:author="Thomas Dietz" w:date="2012-08-08T17:05:00Z"/>
                    <w:lang w:val="de-DE"/>
                  </w:rPr>
                </w:rPrChange>
              </w:rPr>
            </w:pPr>
            <w:ins w:id="17535" w:author="Thomas Dietz" w:date="2012-08-08T17:05:00Z">
              <w:r w:rsidRPr="00B80901">
                <w:rPr>
                  <w:rPrChange w:id="17536" w:author="Thomas Dietz" w:date="2012-08-10T13:22:00Z">
                    <w:rPr>
                      <w:lang w:val="de-DE"/>
                    </w:rPr>
                  </w:rPrChange>
                </w:rPr>
                <w:t xml:space="preserve">        enum copper;</w:t>
              </w:r>
            </w:ins>
          </w:p>
          <w:p w14:paraId="779BC932" w14:textId="77777777" w:rsidR="009F3611" w:rsidRPr="00B80901" w:rsidRDefault="009F3611" w:rsidP="009F3611">
            <w:pPr>
              <w:pStyle w:val="XML1"/>
              <w:rPr>
                <w:ins w:id="17537" w:author="Thomas Dietz" w:date="2012-08-08T17:05:00Z"/>
                <w:rPrChange w:id="17538" w:author="Thomas Dietz" w:date="2012-08-10T13:22:00Z">
                  <w:rPr>
                    <w:ins w:id="17539" w:author="Thomas Dietz" w:date="2012-08-08T17:05:00Z"/>
                    <w:lang w:val="de-DE"/>
                  </w:rPr>
                </w:rPrChange>
              </w:rPr>
            </w:pPr>
            <w:ins w:id="17540" w:author="Thomas Dietz" w:date="2012-08-08T17:05:00Z">
              <w:r w:rsidRPr="00B80901">
                <w:rPr>
                  <w:rPrChange w:id="17541" w:author="Thomas Dietz" w:date="2012-08-10T13:22:00Z">
                    <w:rPr>
                      <w:lang w:val="de-DE"/>
                    </w:rPr>
                  </w:rPrChange>
                </w:rPr>
                <w:t xml:space="preserve">        enum fiber;</w:t>
              </w:r>
            </w:ins>
          </w:p>
          <w:p w14:paraId="2E82835E" w14:textId="77777777" w:rsidR="009F3611" w:rsidRPr="00B80901" w:rsidRDefault="009F3611" w:rsidP="009F3611">
            <w:pPr>
              <w:pStyle w:val="XML1"/>
              <w:rPr>
                <w:ins w:id="17542" w:author="Thomas Dietz" w:date="2012-08-08T17:05:00Z"/>
                <w:rPrChange w:id="17543" w:author="Thomas Dietz" w:date="2012-08-10T13:22:00Z">
                  <w:rPr>
                    <w:ins w:id="17544" w:author="Thomas Dietz" w:date="2012-08-08T17:05:00Z"/>
                    <w:lang w:val="de-DE"/>
                  </w:rPr>
                </w:rPrChange>
              </w:rPr>
            </w:pPr>
            <w:ins w:id="17545" w:author="Thomas Dietz" w:date="2012-08-08T17:05:00Z">
              <w:r w:rsidRPr="00B80901">
                <w:rPr>
                  <w:rPrChange w:id="17546" w:author="Thomas Dietz" w:date="2012-08-10T13:22:00Z">
                    <w:rPr>
                      <w:lang w:val="de-DE"/>
                    </w:rPr>
                  </w:rPrChange>
                </w:rPr>
                <w:t xml:space="preserve">      }</w:t>
              </w:r>
            </w:ins>
          </w:p>
          <w:p w14:paraId="5FF67EE5" w14:textId="77777777" w:rsidR="009F3611" w:rsidRPr="00B80901" w:rsidRDefault="009F3611" w:rsidP="009F3611">
            <w:pPr>
              <w:pStyle w:val="XML1"/>
              <w:rPr>
                <w:ins w:id="17547" w:author="Thomas Dietz" w:date="2012-08-08T17:05:00Z"/>
                <w:rPrChange w:id="17548" w:author="Thomas Dietz" w:date="2012-08-10T13:22:00Z">
                  <w:rPr>
                    <w:ins w:id="17549" w:author="Thomas Dietz" w:date="2012-08-08T17:05:00Z"/>
                    <w:lang w:val="de-DE"/>
                  </w:rPr>
                </w:rPrChange>
              </w:rPr>
            </w:pPr>
            <w:ins w:id="17550" w:author="Thomas Dietz" w:date="2012-08-08T17:05:00Z">
              <w:r w:rsidRPr="00B80901">
                <w:rPr>
                  <w:rPrChange w:id="17551" w:author="Thomas Dietz" w:date="2012-08-10T13:22:00Z">
                    <w:rPr>
                      <w:lang w:val="de-DE"/>
                    </w:rPr>
                  </w:rPrChange>
                </w:rPr>
                <w:t xml:space="preserve">      description "This element MUST indicate a valid physical</w:t>
              </w:r>
            </w:ins>
          </w:p>
          <w:p w14:paraId="0E6EF78D" w14:textId="77777777" w:rsidR="009F3611" w:rsidRPr="00B80901" w:rsidRDefault="009F3611" w:rsidP="009F3611">
            <w:pPr>
              <w:pStyle w:val="XML1"/>
              <w:rPr>
                <w:ins w:id="17552" w:author="Thomas Dietz" w:date="2012-08-08T17:05:00Z"/>
                <w:rPrChange w:id="17553" w:author="Thomas Dietz" w:date="2012-08-10T13:22:00Z">
                  <w:rPr>
                    <w:ins w:id="17554" w:author="Thomas Dietz" w:date="2012-08-08T17:05:00Z"/>
                    <w:lang w:val="de-DE"/>
                  </w:rPr>
                </w:rPrChange>
              </w:rPr>
            </w:pPr>
            <w:ins w:id="17555" w:author="Thomas Dietz" w:date="2012-08-08T17:05:00Z">
              <w:r w:rsidRPr="00B80901">
                <w:rPr>
                  <w:rPrChange w:id="17556" w:author="Thomas Dietz" w:date="2012-08-10T13:22:00Z">
                    <w:rPr>
                      <w:lang w:val="de-DE"/>
                    </w:rPr>
                  </w:rPrChange>
                </w:rPr>
                <w:t xml:space="preserve">        </w:t>
              </w:r>
              <w:proofErr w:type="gramStart"/>
              <w:r w:rsidRPr="00B80901">
                <w:rPr>
                  <w:rPrChange w:id="17557" w:author="Thomas Dietz" w:date="2012-08-10T13:22:00Z">
                    <w:rPr>
                      <w:lang w:val="de-DE"/>
                    </w:rPr>
                  </w:rPrChange>
                </w:rPr>
                <w:t>medium</w:t>
              </w:r>
              <w:proofErr w:type="gramEnd"/>
              <w:r w:rsidRPr="00B80901">
                <w:rPr>
                  <w:rPrChange w:id="17558" w:author="Thomas Dietz" w:date="2012-08-10T13:22:00Z">
                    <w:rPr>
                      <w:lang w:val="de-DE"/>
                    </w:rPr>
                  </w:rPrChange>
                </w:rPr>
                <w:t xml:space="preserve"> used by the OpenFlow Port.</w:t>
              </w:r>
            </w:ins>
          </w:p>
          <w:p w14:paraId="521BA653" w14:textId="77777777" w:rsidR="009F3611" w:rsidRPr="00B80901" w:rsidRDefault="009F3611" w:rsidP="009F3611">
            <w:pPr>
              <w:pStyle w:val="XML1"/>
              <w:rPr>
                <w:ins w:id="17559" w:author="Thomas Dietz" w:date="2012-08-08T17:05:00Z"/>
                <w:rPrChange w:id="17560" w:author="Thomas Dietz" w:date="2012-08-10T13:22:00Z">
                  <w:rPr>
                    <w:ins w:id="17561" w:author="Thomas Dietz" w:date="2012-08-08T17:05:00Z"/>
                    <w:lang w:val="de-DE"/>
                  </w:rPr>
                </w:rPrChange>
              </w:rPr>
            </w:pPr>
            <w:ins w:id="17562" w:author="Thomas Dietz" w:date="2012-08-08T17:05:00Z">
              <w:r w:rsidRPr="00B80901">
                <w:rPr>
                  <w:rPrChange w:id="17563" w:author="Thomas Dietz" w:date="2012-08-10T13:22:00Z">
                    <w:rPr>
                      <w:lang w:val="de-DE"/>
                    </w:rPr>
                  </w:rPrChange>
                </w:rPr>
                <w:t xml:space="preserve">      </w:t>
              </w:r>
            </w:ins>
          </w:p>
          <w:p w14:paraId="09C8B0A5" w14:textId="77777777" w:rsidR="009F3611" w:rsidRPr="00B80901" w:rsidRDefault="009F3611" w:rsidP="009F3611">
            <w:pPr>
              <w:pStyle w:val="XML1"/>
              <w:rPr>
                <w:ins w:id="17564" w:author="Thomas Dietz" w:date="2012-08-08T17:05:00Z"/>
                <w:rPrChange w:id="17565" w:author="Thomas Dietz" w:date="2012-08-10T13:22:00Z">
                  <w:rPr>
                    <w:ins w:id="17566" w:author="Thomas Dietz" w:date="2012-08-08T17:05:00Z"/>
                    <w:lang w:val="de-DE"/>
                  </w:rPr>
                </w:rPrChange>
              </w:rPr>
            </w:pPr>
            <w:ins w:id="17567" w:author="Thomas Dietz" w:date="2012-08-08T17:05:00Z">
              <w:r w:rsidRPr="00B80901">
                <w:rPr>
                  <w:rPrChange w:id="17568" w:author="Thomas Dietz" w:date="2012-08-10T13:22:00Z">
                    <w:rPr>
                      <w:lang w:val="de-DE"/>
                    </w:rPr>
                  </w:rPrChange>
                </w:rPr>
                <w:t xml:space="preserve">        The current Port Feature set MUST contain this element</w:t>
              </w:r>
            </w:ins>
          </w:p>
          <w:p w14:paraId="732D7265" w14:textId="77777777" w:rsidR="009F3611" w:rsidRPr="00B80901" w:rsidRDefault="009F3611" w:rsidP="009F3611">
            <w:pPr>
              <w:pStyle w:val="XML1"/>
              <w:rPr>
                <w:ins w:id="17569" w:author="Thomas Dietz" w:date="2012-08-08T17:05:00Z"/>
                <w:rPrChange w:id="17570" w:author="Thomas Dietz" w:date="2012-08-10T13:22:00Z">
                  <w:rPr>
                    <w:ins w:id="17571" w:author="Thomas Dietz" w:date="2012-08-08T17:05:00Z"/>
                    <w:lang w:val="de-DE"/>
                  </w:rPr>
                </w:rPrChange>
              </w:rPr>
            </w:pPr>
            <w:ins w:id="17572" w:author="Thomas Dietz" w:date="2012-08-08T17:05:00Z">
              <w:r w:rsidRPr="00B80901">
                <w:rPr>
                  <w:rPrChange w:id="17573" w:author="Thomas Dietz" w:date="2012-08-10T13:22:00Z">
                    <w:rPr>
                      <w:lang w:val="de-DE"/>
                    </w:rPr>
                  </w:rPrChange>
                </w:rPr>
                <w:t xml:space="preserve">        </w:t>
              </w:r>
              <w:proofErr w:type="gramStart"/>
              <w:r w:rsidRPr="00B80901">
                <w:rPr>
                  <w:rPrChange w:id="17574" w:author="Thomas Dietz" w:date="2012-08-10T13:22:00Z">
                    <w:rPr>
                      <w:lang w:val="de-DE"/>
                    </w:rPr>
                  </w:rPrChange>
                </w:rPr>
                <w:t>exactly</w:t>
              </w:r>
              <w:proofErr w:type="gramEnd"/>
              <w:r w:rsidRPr="00B80901">
                <w:rPr>
                  <w:rPrChange w:id="17575" w:author="Thomas Dietz" w:date="2012-08-10T13:22:00Z">
                    <w:rPr>
                      <w:lang w:val="de-DE"/>
                    </w:rPr>
                  </w:rPrChange>
                </w:rPr>
                <w:t xml:space="preserve"> once. The other Port Feature sets MAY contain this</w:t>
              </w:r>
            </w:ins>
          </w:p>
          <w:p w14:paraId="318A7F55" w14:textId="77777777" w:rsidR="009F3611" w:rsidRPr="00B80901" w:rsidRDefault="009F3611" w:rsidP="009F3611">
            <w:pPr>
              <w:pStyle w:val="XML1"/>
              <w:rPr>
                <w:ins w:id="17576" w:author="Thomas Dietz" w:date="2012-08-08T17:05:00Z"/>
                <w:rPrChange w:id="17577" w:author="Thomas Dietz" w:date="2012-08-10T13:22:00Z">
                  <w:rPr>
                    <w:ins w:id="17578" w:author="Thomas Dietz" w:date="2012-08-08T17:05:00Z"/>
                    <w:lang w:val="de-DE"/>
                  </w:rPr>
                </w:rPrChange>
              </w:rPr>
            </w:pPr>
            <w:ins w:id="17579" w:author="Thomas Dietz" w:date="2012-08-08T17:05:00Z">
              <w:r w:rsidRPr="00B80901">
                <w:rPr>
                  <w:rPrChange w:id="17580" w:author="Thomas Dietz" w:date="2012-08-10T13:22:00Z">
                    <w:rPr>
                      <w:lang w:val="de-DE"/>
                    </w:rPr>
                  </w:rPrChange>
                </w:rPr>
                <w:t xml:space="preserve">        </w:t>
              </w:r>
              <w:proofErr w:type="gramStart"/>
              <w:r w:rsidRPr="00B80901">
                <w:rPr>
                  <w:rPrChange w:id="17581" w:author="Thomas Dietz" w:date="2012-08-10T13:22:00Z">
                    <w:rPr>
                      <w:lang w:val="de-DE"/>
                    </w:rPr>
                  </w:rPrChange>
                </w:rPr>
                <w:t>element</w:t>
              </w:r>
              <w:proofErr w:type="gramEnd"/>
              <w:r w:rsidRPr="00B80901">
                <w:rPr>
                  <w:rPrChange w:id="17582" w:author="Thomas Dietz" w:date="2012-08-10T13:22:00Z">
                    <w:rPr>
                      <w:lang w:val="de-DE"/>
                    </w:rPr>
                  </w:rPrChange>
                </w:rPr>
                <w:t xml:space="preserve"> more than once. If this element appears more than</w:t>
              </w:r>
            </w:ins>
          </w:p>
          <w:p w14:paraId="2943B646" w14:textId="77777777" w:rsidR="009F3611" w:rsidRPr="00B80901" w:rsidRDefault="009F3611" w:rsidP="009F3611">
            <w:pPr>
              <w:pStyle w:val="XML1"/>
              <w:rPr>
                <w:ins w:id="17583" w:author="Thomas Dietz" w:date="2012-08-08T17:05:00Z"/>
                <w:rPrChange w:id="17584" w:author="Thomas Dietz" w:date="2012-08-10T13:22:00Z">
                  <w:rPr>
                    <w:ins w:id="17585" w:author="Thomas Dietz" w:date="2012-08-08T17:05:00Z"/>
                    <w:lang w:val="de-DE"/>
                  </w:rPr>
                </w:rPrChange>
              </w:rPr>
            </w:pPr>
            <w:ins w:id="17586" w:author="Thomas Dietz" w:date="2012-08-08T17:05:00Z">
              <w:r w:rsidRPr="00B80901">
                <w:rPr>
                  <w:rPrChange w:id="17587" w:author="Thomas Dietz" w:date="2012-08-10T13:22:00Z">
                    <w:rPr>
                      <w:lang w:val="de-DE"/>
                    </w:rPr>
                  </w:rPrChange>
                </w:rPr>
                <w:t xml:space="preserve">        once in a Port Feature set than the value MUST be unique</w:t>
              </w:r>
            </w:ins>
          </w:p>
          <w:p w14:paraId="25B45F77" w14:textId="77777777" w:rsidR="009F3611" w:rsidRPr="00B80901" w:rsidRDefault="009F3611" w:rsidP="009F3611">
            <w:pPr>
              <w:pStyle w:val="XML1"/>
              <w:rPr>
                <w:ins w:id="17588" w:author="Thomas Dietz" w:date="2012-08-08T17:05:00Z"/>
                <w:rPrChange w:id="17589" w:author="Thomas Dietz" w:date="2012-08-10T13:22:00Z">
                  <w:rPr>
                    <w:ins w:id="17590" w:author="Thomas Dietz" w:date="2012-08-08T17:05:00Z"/>
                    <w:lang w:val="de-DE"/>
                  </w:rPr>
                </w:rPrChange>
              </w:rPr>
            </w:pPr>
            <w:ins w:id="17591" w:author="Thomas Dietz" w:date="2012-08-08T17:05:00Z">
              <w:r w:rsidRPr="00B80901">
                <w:rPr>
                  <w:rPrChange w:id="17592" w:author="Thomas Dietz" w:date="2012-08-10T13:22:00Z">
                    <w:rPr>
                      <w:lang w:val="de-DE"/>
                    </w:rPr>
                  </w:rPrChange>
                </w:rPr>
                <w:t xml:space="preserve">        </w:t>
              </w:r>
              <w:proofErr w:type="gramStart"/>
              <w:r w:rsidRPr="00B80901">
                <w:rPr>
                  <w:rPrChange w:id="17593" w:author="Thomas Dietz" w:date="2012-08-10T13:22:00Z">
                    <w:rPr>
                      <w:lang w:val="de-DE"/>
                    </w:rPr>
                  </w:rPrChange>
                </w:rPr>
                <w:t>within</w:t>
              </w:r>
              <w:proofErr w:type="gramEnd"/>
              <w:r w:rsidRPr="00B80901">
                <w:rPr>
                  <w:rPrChange w:id="17594" w:author="Thomas Dietz" w:date="2012-08-10T13:22:00Z">
                    <w:rPr>
                      <w:lang w:val="de-DE"/>
                    </w:rPr>
                  </w:rPrChange>
                </w:rPr>
                <w:t xml:space="preserve"> the Port Feature set.";</w:t>
              </w:r>
            </w:ins>
          </w:p>
          <w:p w14:paraId="13BF2F60" w14:textId="77777777" w:rsidR="009F3611" w:rsidRPr="00B80901" w:rsidRDefault="009F3611" w:rsidP="009F3611">
            <w:pPr>
              <w:pStyle w:val="XML1"/>
              <w:rPr>
                <w:ins w:id="17595" w:author="Thomas Dietz" w:date="2012-08-08T17:05:00Z"/>
                <w:rPrChange w:id="17596" w:author="Thomas Dietz" w:date="2012-08-10T13:22:00Z">
                  <w:rPr>
                    <w:ins w:id="17597" w:author="Thomas Dietz" w:date="2012-08-08T17:05:00Z"/>
                    <w:lang w:val="de-DE"/>
                  </w:rPr>
                </w:rPrChange>
              </w:rPr>
            </w:pPr>
            <w:ins w:id="17598" w:author="Thomas Dietz" w:date="2012-08-08T17:05:00Z">
              <w:r w:rsidRPr="00B80901">
                <w:rPr>
                  <w:rPrChange w:id="17599" w:author="Thomas Dietz" w:date="2012-08-10T13:22:00Z">
                    <w:rPr>
                      <w:lang w:val="de-DE"/>
                    </w:rPr>
                  </w:rPrChange>
                </w:rPr>
                <w:t xml:space="preserve">    }</w:t>
              </w:r>
            </w:ins>
          </w:p>
          <w:p w14:paraId="288932DE" w14:textId="77777777" w:rsidR="009F3611" w:rsidRPr="00B80901" w:rsidRDefault="009F3611" w:rsidP="009F3611">
            <w:pPr>
              <w:pStyle w:val="XML1"/>
              <w:rPr>
                <w:ins w:id="17600" w:author="Thomas Dietz" w:date="2012-08-08T17:05:00Z"/>
                <w:rPrChange w:id="17601" w:author="Thomas Dietz" w:date="2012-08-10T13:22:00Z">
                  <w:rPr>
                    <w:ins w:id="17602" w:author="Thomas Dietz" w:date="2012-08-08T17:05:00Z"/>
                    <w:lang w:val="de-DE"/>
                  </w:rPr>
                </w:rPrChange>
              </w:rPr>
            </w:pPr>
            <w:ins w:id="17603" w:author="Thomas Dietz" w:date="2012-08-08T17:05:00Z">
              <w:r w:rsidRPr="00B80901">
                <w:rPr>
                  <w:rPrChange w:id="17604" w:author="Thomas Dietz" w:date="2012-08-10T13:22:00Z">
                    <w:rPr>
                      <w:lang w:val="de-DE"/>
                    </w:rPr>
                  </w:rPrChange>
                </w:rPr>
                <w:t xml:space="preserve">    leaf pause {</w:t>
              </w:r>
            </w:ins>
          </w:p>
          <w:p w14:paraId="327142F2" w14:textId="77777777" w:rsidR="009F3611" w:rsidRPr="00B80901" w:rsidRDefault="009F3611" w:rsidP="009F3611">
            <w:pPr>
              <w:pStyle w:val="XML1"/>
              <w:rPr>
                <w:ins w:id="17605" w:author="Thomas Dietz" w:date="2012-08-08T17:05:00Z"/>
                <w:rPrChange w:id="17606" w:author="Thomas Dietz" w:date="2012-08-10T13:22:00Z">
                  <w:rPr>
                    <w:ins w:id="17607" w:author="Thomas Dietz" w:date="2012-08-08T17:05:00Z"/>
                    <w:lang w:val="de-DE"/>
                  </w:rPr>
                </w:rPrChange>
              </w:rPr>
            </w:pPr>
            <w:ins w:id="17608" w:author="Thomas Dietz" w:date="2012-08-08T17:05:00Z">
              <w:r w:rsidRPr="00B80901">
                <w:rPr>
                  <w:rPrChange w:id="17609" w:author="Thomas Dietz" w:date="2012-08-10T13:22:00Z">
                    <w:rPr>
                      <w:lang w:val="de-DE"/>
                    </w:rPr>
                  </w:rPrChange>
                </w:rPr>
                <w:t xml:space="preserve">      type enumeration {</w:t>
              </w:r>
            </w:ins>
          </w:p>
          <w:p w14:paraId="3E21FEA7" w14:textId="77777777" w:rsidR="009F3611" w:rsidRPr="00B80901" w:rsidRDefault="009F3611" w:rsidP="009F3611">
            <w:pPr>
              <w:pStyle w:val="XML1"/>
              <w:rPr>
                <w:ins w:id="17610" w:author="Thomas Dietz" w:date="2012-08-08T17:05:00Z"/>
                <w:rPrChange w:id="17611" w:author="Thomas Dietz" w:date="2012-08-10T13:22:00Z">
                  <w:rPr>
                    <w:ins w:id="17612" w:author="Thomas Dietz" w:date="2012-08-08T17:05:00Z"/>
                    <w:lang w:val="de-DE"/>
                  </w:rPr>
                </w:rPrChange>
              </w:rPr>
            </w:pPr>
            <w:ins w:id="17613" w:author="Thomas Dietz" w:date="2012-08-08T17:05:00Z">
              <w:r w:rsidRPr="00B80901">
                <w:rPr>
                  <w:rPrChange w:id="17614" w:author="Thomas Dietz" w:date="2012-08-10T13:22:00Z">
                    <w:rPr>
                      <w:lang w:val="de-DE"/>
                    </w:rPr>
                  </w:rPrChange>
                </w:rPr>
                <w:t xml:space="preserve">        enum unsupported;</w:t>
              </w:r>
            </w:ins>
          </w:p>
          <w:p w14:paraId="3933241C" w14:textId="77777777" w:rsidR="009F3611" w:rsidRPr="00B80901" w:rsidRDefault="009F3611" w:rsidP="009F3611">
            <w:pPr>
              <w:pStyle w:val="XML1"/>
              <w:rPr>
                <w:ins w:id="17615" w:author="Thomas Dietz" w:date="2012-08-08T17:05:00Z"/>
                <w:rPrChange w:id="17616" w:author="Thomas Dietz" w:date="2012-08-10T13:22:00Z">
                  <w:rPr>
                    <w:ins w:id="17617" w:author="Thomas Dietz" w:date="2012-08-08T17:05:00Z"/>
                    <w:lang w:val="de-DE"/>
                  </w:rPr>
                </w:rPrChange>
              </w:rPr>
            </w:pPr>
            <w:ins w:id="17618" w:author="Thomas Dietz" w:date="2012-08-08T17:05:00Z">
              <w:r w:rsidRPr="00B80901">
                <w:rPr>
                  <w:rPrChange w:id="17619" w:author="Thomas Dietz" w:date="2012-08-10T13:22:00Z">
                    <w:rPr>
                      <w:lang w:val="de-DE"/>
                    </w:rPr>
                  </w:rPrChange>
                </w:rPr>
                <w:t xml:space="preserve">        enum symmetric;</w:t>
              </w:r>
            </w:ins>
          </w:p>
          <w:p w14:paraId="79FD1F09" w14:textId="77777777" w:rsidR="009F3611" w:rsidRPr="00B80901" w:rsidRDefault="009F3611" w:rsidP="009F3611">
            <w:pPr>
              <w:pStyle w:val="XML1"/>
              <w:rPr>
                <w:ins w:id="17620" w:author="Thomas Dietz" w:date="2012-08-08T17:05:00Z"/>
                <w:rPrChange w:id="17621" w:author="Thomas Dietz" w:date="2012-08-10T13:22:00Z">
                  <w:rPr>
                    <w:ins w:id="17622" w:author="Thomas Dietz" w:date="2012-08-08T17:05:00Z"/>
                    <w:lang w:val="de-DE"/>
                  </w:rPr>
                </w:rPrChange>
              </w:rPr>
            </w:pPr>
            <w:ins w:id="17623" w:author="Thomas Dietz" w:date="2012-08-08T17:05:00Z">
              <w:r w:rsidRPr="00B80901">
                <w:rPr>
                  <w:rPrChange w:id="17624" w:author="Thomas Dietz" w:date="2012-08-10T13:22:00Z">
                    <w:rPr>
                      <w:lang w:val="de-DE"/>
                    </w:rPr>
                  </w:rPrChange>
                </w:rPr>
                <w:t xml:space="preserve">        enum asymmetric;</w:t>
              </w:r>
            </w:ins>
          </w:p>
          <w:p w14:paraId="7E9C8670" w14:textId="77777777" w:rsidR="009F3611" w:rsidRPr="00B80901" w:rsidRDefault="009F3611" w:rsidP="009F3611">
            <w:pPr>
              <w:pStyle w:val="XML1"/>
              <w:rPr>
                <w:ins w:id="17625" w:author="Thomas Dietz" w:date="2012-08-08T17:05:00Z"/>
                <w:rPrChange w:id="17626" w:author="Thomas Dietz" w:date="2012-08-10T13:22:00Z">
                  <w:rPr>
                    <w:ins w:id="17627" w:author="Thomas Dietz" w:date="2012-08-08T17:05:00Z"/>
                    <w:lang w:val="de-DE"/>
                  </w:rPr>
                </w:rPrChange>
              </w:rPr>
            </w:pPr>
            <w:ins w:id="17628" w:author="Thomas Dietz" w:date="2012-08-08T17:05:00Z">
              <w:r w:rsidRPr="00B80901">
                <w:rPr>
                  <w:rPrChange w:id="17629" w:author="Thomas Dietz" w:date="2012-08-10T13:22:00Z">
                    <w:rPr>
                      <w:lang w:val="de-DE"/>
                    </w:rPr>
                  </w:rPrChange>
                </w:rPr>
                <w:t xml:space="preserve">      }</w:t>
              </w:r>
            </w:ins>
          </w:p>
          <w:p w14:paraId="55DE85B9" w14:textId="77777777" w:rsidR="009F3611" w:rsidRPr="00B80901" w:rsidRDefault="009F3611" w:rsidP="009F3611">
            <w:pPr>
              <w:pStyle w:val="XML1"/>
              <w:rPr>
                <w:ins w:id="17630" w:author="Thomas Dietz" w:date="2012-08-08T17:05:00Z"/>
                <w:rPrChange w:id="17631" w:author="Thomas Dietz" w:date="2012-08-10T13:22:00Z">
                  <w:rPr>
                    <w:ins w:id="17632" w:author="Thomas Dietz" w:date="2012-08-08T17:05:00Z"/>
                    <w:lang w:val="de-DE"/>
                  </w:rPr>
                </w:rPrChange>
              </w:rPr>
            </w:pPr>
            <w:ins w:id="17633" w:author="Thomas Dietz" w:date="2012-08-08T17:05:00Z">
              <w:r w:rsidRPr="00B80901">
                <w:rPr>
                  <w:rPrChange w:id="17634" w:author="Thomas Dietz" w:date="2012-08-10T13:22:00Z">
                    <w:rPr>
                      <w:lang w:val="de-DE"/>
                    </w:rPr>
                  </w:rPrChange>
                </w:rPr>
                <w:t xml:space="preserve">      description "Specifies if pausing of transmission is</w:t>
              </w:r>
            </w:ins>
          </w:p>
          <w:p w14:paraId="54BD00F8" w14:textId="77777777" w:rsidR="009F3611" w:rsidRPr="00B80901" w:rsidRDefault="009F3611" w:rsidP="009F3611">
            <w:pPr>
              <w:pStyle w:val="XML1"/>
              <w:rPr>
                <w:ins w:id="17635" w:author="Thomas Dietz" w:date="2012-08-08T17:05:00Z"/>
                <w:rPrChange w:id="17636" w:author="Thomas Dietz" w:date="2012-08-10T13:22:00Z">
                  <w:rPr>
                    <w:ins w:id="17637" w:author="Thomas Dietz" w:date="2012-08-08T17:05:00Z"/>
                    <w:lang w:val="de-DE"/>
                  </w:rPr>
                </w:rPrChange>
              </w:rPr>
            </w:pPr>
            <w:ins w:id="17638" w:author="Thomas Dietz" w:date="2012-08-08T17:05:00Z">
              <w:r w:rsidRPr="00B80901">
                <w:rPr>
                  <w:rPrChange w:id="17639" w:author="Thomas Dietz" w:date="2012-08-10T13:22:00Z">
                    <w:rPr>
                      <w:lang w:val="de-DE"/>
                    </w:rPr>
                  </w:rPrChange>
                </w:rPr>
                <w:t xml:space="preserve">        supported at all and if yes if it is asymmetric or</w:t>
              </w:r>
            </w:ins>
          </w:p>
          <w:p w14:paraId="71DB001C" w14:textId="77777777" w:rsidR="009F3611" w:rsidRPr="00B80901" w:rsidRDefault="009F3611" w:rsidP="009F3611">
            <w:pPr>
              <w:pStyle w:val="XML1"/>
              <w:rPr>
                <w:ins w:id="17640" w:author="Thomas Dietz" w:date="2012-08-08T17:05:00Z"/>
                <w:rPrChange w:id="17641" w:author="Thomas Dietz" w:date="2012-08-10T13:22:00Z">
                  <w:rPr>
                    <w:ins w:id="17642" w:author="Thomas Dietz" w:date="2012-08-08T17:05:00Z"/>
                    <w:lang w:val="de-DE"/>
                  </w:rPr>
                </w:rPrChange>
              </w:rPr>
            </w:pPr>
            <w:ins w:id="17643" w:author="Thomas Dietz" w:date="2012-08-08T17:05:00Z">
              <w:r w:rsidRPr="00B80901">
                <w:rPr>
                  <w:rPrChange w:id="17644" w:author="Thomas Dietz" w:date="2012-08-10T13:22:00Z">
                    <w:rPr>
                      <w:lang w:val="de-DE"/>
                    </w:rPr>
                  </w:rPrChange>
                </w:rPr>
                <w:t xml:space="preserve">        </w:t>
              </w:r>
              <w:proofErr w:type="gramStart"/>
              <w:r w:rsidRPr="00B80901">
                <w:rPr>
                  <w:rPrChange w:id="17645" w:author="Thomas Dietz" w:date="2012-08-10T13:22:00Z">
                    <w:rPr>
                      <w:lang w:val="de-DE"/>
                    </w:rPr>
                  </w:rPrChange>
                </w:rPr>
                <w:t>symmetric</w:t>
              </w:r>
              <w:proofErr w:type="gramEnd"/>
              <w:r w:rsidRPr="00B80901">
                <w:rPr>
                  <w:rPrChange w:id="17646" w:author="Thomas Dietz" w:date="2012-08-10T13:22:00Z">
                    <w:rPr>
                      <w:lang w:val="de-DE"/>
                    </w:rPr>
                  </w:rPrChange>
                </w:rPr>
                <w:t>.";</w:t>
              </w:r>
            </w:ins>
          </w:p>
          <w:p w14:paraId="79A02017" w14:textId="77777777" w:rsidR="009F3611" w:rsidRPr="00B80901" w:rsidRDefault="009F3611" w:rsidP="009F3611">
            <w:pPr>
              <w:pStyle w:val="XML1"/>
              <w:rPr>
                <w:ins w:id="17647" w:author="Thomas Dietz" w:date="2012-08-08T17:05:00Z"/>
                <w:rPrChange w:id="17648" w:author="Thomas Dietz" w:date="2012-08-10T13:22:00Z">
                  <w:rPr>
                    <w:ins w:id="17649" w:author="Thomas Dietz" w:date="2012-08-08T17:05:00Z"/>
                    <w:lang w:val="de-DE"/>
                  </w:rPr>
                </w:rPrChange>
              </w:rPr>
            </w:pPr>
            <w:ins w:id="17650" w:author="Thomas Dietz" w:date="2012-08-08T17:05:00Z">
              <w:r w:rsidRPr="00B80901">
                <w:rPr>
                  <w:rPrChange w:id="17651" w:author="Thomas Dietz" w:date="2012-08-10T13:22:00Z">
                    <w:rPr>
                      <w:lang w:val="de-DE"/>
                    </w:rPr>
                  </w:rPrChange>
                </w:rPr>
                <w:t xml:space="preserve">    }</w:t>
              </w:r>
            </w:ins>
          </w:p>
          <w:p w14:paraId="0EFBFE2E" w14:textId="77777777" w:rsidR="009F3611" w:rsidRPr="00B80901" w:rsidRDefault="009F3611" w:rsidP="009F3611">
            <w:pPr>
              <w:pStyle w:val="XML1"/>
              <w:rPr>
                <w:ins w:id="17652" w:author="Thomas Dietz" w:date="2012-08-08T17:05:00Z"/>
                <w:rPrChange w:id="17653" w:author="Thomas Dietz" w:date="2012-08-10T13:22:00Z">
                  <w:rPr>
                    <w:ins w:id="17654" w:author="Thomas Dietz" w:date="2012-08-08T17:05:00Z"/>
                    <w:lang w:val="de-DE"/>
                  </w:rPr>
                </w:rPrChange>
              </w:rPr>
            </w:pPr>
            <w:ins w:id="17655" w:author="Thomas Dietz" w:date="2012-08-08T17:05:00Z">
              <w:r w:rsidRPr="00B80901">
                <w:rPr>
                  <w:rPrChange w:id="17656" w:author="Thomas Dietz" w:date="2012-08-10T13:22:00Z">
                    <w:rPr>
                      <w:lang w:val="de-DE"/>
                    </w:rPr>
                  </w:rPrChange>
                </w:rPr>
                <w:t xml:space="preserve">  }</w:t>
              </w:r>
            </w:ins>
          </w:p>
          <w:p w14:paraId="7452ECDF" w14:textId="77777777" w:rsidR="009F3611" w:rsidRPr="00B80901" w:rsidRDefault="009F3611" w:rsidP="009F3611">
            <w:pPr>
              <w:pStyle w:val="XML1"/>
              <w:rPr>
                <w:ins w:id="17657" w:author="Thomas Dietz" w:date="2012-08-08T17:05:00Z"/>
                <w:rPrChange w:id="17658" w:author="Thomas Dietz" w:date="2012-08-10T13:22:00Z">
                  <w:rPr>
                    <w:ins w:id="17659" w:author="Thomas Dietz" w:date="2012-08-08T17:05:00Z"/>
                    <w:lang w:val="de-DE"/>
                  </w:rPr>
                </w:rPrChange>
              </w:rPr>
            </w:pPr>
          </w:p>
          <w:p w14:paraId="2C560FC3" w14:textId="77777777" w:rsidR="009F3611" w:rsidRPr="00B80901" w:rsidRDefault="009F3611" w:rsidP="009F3611">
            <w:pPr>
              <w:pStyle w:val="XML1"/>
              <w:rPr>
                <w:ins w:id="17660" w:author="Thomas Dietz" w:date="2012-08-08T17:05:00Z"/>
                <w:rPrChange w:id="17661" w:author="Thomas Dietz" w:date="2012-08-10T13:22:00Z">
                  <w:rPr>
                    <w:ins w:id="17662" w:author="Thomas Dietz" w:date="2012-08-08T17:05:00Z"/>
                    <w:lang w:val="de-DE"/>
                  </w:rPr>
                </w:rPrChange>
              </w:rPr>
            </w:pPr>
            <w:ins w:id="17663" w:author="Thomas Dietz" w:date="2012-08-08T17:05:00Z">
              <w:r w:rsidRPr="00B80901">
                <w:rPr>
                  <w:rPrChange w:id="17664" w:author="Thomas Dietz" w:date="2012-08-10T13:22:00Z">
                    <w:rPr>
                      <w:lang w:val="de-DE"/>
                    </w:rPr>
                  </w:rPrChange>
                </w:rPr>
                <w:t xml:space="preserve">  grouping OFPortOtherFeatureListType {</w:t>
              </w:r>
            </w:ins>
          </w:p>
          <w:p w14:paraId="7CA78321" w14:textId="77777777" w:rsidR="009F3611" w:rsidRPr="00B80901" w:rsidRDefault="009F3611" w:rsidP="009F3611">
            <w:pPr>
              <w:pStyle w:val="XML1"/>
              <w:rPr>
                <w:ins w:id="17665" w:author="Thomas Dietz" w:date="2012-08-08T17:05:00Z"/>
                <w:rPrChange w:id="17666" w:author="Thomas Dietz" w:date="2012-08-10T13:22:00Z">
                  <w:rPr>
                    <w:ins w:id="17667" w:author="Thomas Dietz" w:date="2012-08-08T17:05:00Z"/>
                    <w:lang w:val="de-DE"/>
                  </w:rPr>
                </w:rPrChange>
              </w:rPr>
            </w:pPr>
            <w:ins w:id="17668" w:author="Thomas Dietz" w:date="2012-08-08T17:05:00Z">
              <w:r w:rsidRPr="00B80901">
                <w:rPr>
                  <w:rPrChange w:id="17669" w:author="Thomas Dietz" w:date="2012-08-10T13:22:00Z">
                    <w:rPr>
                      <w:lang w:val="de-DE"/>
                    </w:rPr>
                  </w:rPrChange>
                </w:rPr>
                <w:t xml:space="preserve">    description "The features of a port that are supported or</w:t>
              </w:r>
            </w:ins>
          </w:p>
          <w:p w14:paraId="415E7A48" w14:textId="77777777" w:rsidR="009F3611" w:rsidRPr="00B80901" w:rsidRDefault="009F3611" w:rsidP="009F3611">
            <w:pPr>
              <w:pStyle w:val="XML1"/>
              <w:rPr>
                <w:ins w:id="17670" w:author="Thomas Dietz" w:date="2012-08-08T17:05:00Z"/>
                <w:rPrChange w:id="17671" w:author="Thomas Dietz" w:date="2012-08-10T13:22:00Z">
                  <w:rPr>
                    <w:ins w:id="17672" w:author="Thomas Dietz" w:date="2012-08-08T17:05:00Z"/>
                    <w:lang w:val="de-DE"/>
                  </w:rPr>
                </w:rPrChange>
              </w:rPr>
            </w:pPr>
            <w:ins w:id="17673" w:author="Thomas Dietz" w:date="2012-08-08T17:05:00Z">
              <w:r w:rsidRPr="00B80901">
                <w:rPr>
                  <w:rPrChange w:id="17674" w:author="Thomas Dietz" w:date="2012-08-10T13:22:00Z">
                    <w:rPr>
                      <w:lang w:val="de-DE"/>
                    </w:rPr>
                  </w:rPrChange>
                </w:rPr>
                <w:t xml:space="preserve">      </w:t>
              </w:r>
              <w:proofErr w:type="gramStart"/>
              <w:r w:rsidRPr="00B80901">
                <w:rPr>
                  <w:rPrChange w:id="17675" w:author="Thomas Dietz" w:date="2012-08-10T13:22:00Z">
                    <w:rPr>
                      <w:lang w:val="de-DE"/>
                    </w:rPr>
                  </w:rPrChange>
                </w:rPr>
                <w:t>advertised</w:t>
              </w:r>
              <w:proofErr w:type="gramEnd"/>
              <w:r w:rsidRPr="00B80901">
                <w:rPr>
                  <w:rPrChange w:id="17676" w:author="Thomas Dietz" w:date="2012-08-10T13:22:00Z">
                    <w:rPr>
                      <w:lang w:val="de-DE"/>
                    </w:rPr>
                  </w:rPrChange>
                </w:rPr>
                <w:t>.</w:t>
              </w:r>
            </w:ins>
          </w:p>
          <w:p w14:paraId="6085E835" w14:textId="77777777" w:rsidR="009F3611" w:rsidRPr="00B80901" w:rsidRDefault="009F3611" w:rsidP="009F3611">
            <w:pPr>
              <w:pStyle w:val="XML1"/>
              <w:rPr>
                <w:ins w:id="17677" w:author="Thomas Dietz" w:date="2012-08-08T17:05:00Z"/>
                <w:rPrChange w:id="17678" w:author="Thomas Dietz" w:date="2012-08-10T13:22:00Z">
                  <w:rPr>
                    <w:ins w:id="17679" w:author="Thomas Dietz" w:date="2012-08-08T17:05:00Z"/>
                    <w:lang w:val="de-DE"/>
                  </w:rPr>
                </w:rPrChange>
              </w:rPr>
            </w:pPr>
          </w:p>
          <w:p w14:paraId="0C2A211C" w14:textId="77777777" w:rsidR="009F3611" w:rsidRPr="00B80901" w:rsidRDefault="009F3611" w:rsidP="009F3611">
            <w:pPr>
              <w:pStyle w:val="XML1"/>
              <w:rPr>
                <w:ins w:id="17680" w:author="Thomas Dietz" w:date="2012-08-08T17:05:00Z"/>
                <w:rPrChange w:id="17681" w:author="Thomas Dietz" w:date="2012-08-10T13:22:00Z">
                  <w:rPr>
                    <w:ins w:id="17682" w:author="Thomas Dietz" w:date="2012-08-08T17:05:00Z"/>
                    <w:lang w:val="de-DE"/>
                  </w:rPr>
                </w:rPrChange>
              </w:rPr>
            </w:pPr>
            <w:ins w:id="17683" w:author="Thomas Dietz" w:date="2012-08-08T17:05:00Z">
              <w:r w:rsidRPr="00B80901">
                <w:rPr>
                  <w:rPrChange w:id="17684" w:author="Thomas Dietz" w:date="2012-08-10T13:22:00Z">
                    <w:rPr>
                      <w:lang w:val="de-DE"/>
                    </w:rPr>
                  </w:rPrChange>
                </w:rPr>
                <w:t xml:space="preserve">      If the elements in the OFPortOtherFeatureListType ares used</w:t>
              </w:r>
            </w:ins>
          </w:p>
          <w:p w14:paraId="4744D935" w14:textId="77777777" w:rsidR="009F3611" w:rsidRPr="00B80901" w:rsidRDefault="009F3611" w:rsidP="009F3611">
            <w:pPr>
              <w:pStyle w:val="XML1"/>
              <w:rPr>
                <w:ins w:id="17685" w:author="Thomas Dietz" w:date="2012-08-08T17:05:00Z"/>
                <w:rPrChange w:id="17686" w:author="Thomas Dietz" w:date="2012-08-10T13:22:00Z">
                  <w:rPr>
                    <w:ins w:id="17687" w:author="Thomas Dietz" w:date="2012-08-08T17:05:00Z"/>
                    <w:lang w:val="de-DE"/>
                  </w:rPr>
                </w:rPrChange>
              </w:rPr>
            </w:pPr>
            <w:ins w:id="17688" w:author="Thomas Dietz" w:date="2012-08-08T17:05:00Z">
              <w:r w:rsidRPr="00B80901">
                <w:rPr>
                  <w:rPrChange w:id="17689" w:author="Thomas Dietz" w:date="2012-08-10T13:22:00Z">
                    <w:rPr>
                      <w:lang w:val="de-DE"/>
                    </w:rPr>
                  </w:rPrChange>
                </w:rPr>
                <w:t xml:space="preserve">      as configurable elements the NETCONF &lt;edit-config&gt; operations</w:t>
              </w:r>
            </w:ins>
          </w:p>
          <w:p w14:paraId="374D9C46" w14:textId="77777777" w:rsidR="009F3611" w:rsidRPr="00B80901" w:rsidRDefault="009F3611" w:rsidP="009F3611">
            <w:pPr>
              <w:pStyle w:val="XML1"/>
              <w:rPr>
                <w:ins w:id="17690" w:author="Thomas Dietz" w:date="2012-08-08T17:05:00Z"/>
                <w:rPrChange w:id="17691" w:author="Thomas Dietz" w:date="2012-08-10T13:22:00Z">
                  <w:rPr>
                    <w:ins w:id="17692" w:author="Thomas Dietz" w:date="2012-08-08T17:05:00Z"/>
                    <w:lang w:val="de-DE"/>
                  </w:rPr>
                </w:rPrChange>
              </w:rPr>
            </w:pPr>
            <w:ins w:id="17693" w:author="Thomas Dietz" w:date="2012-08-08T17:05:00Z">
              <w:r w:rsidRPr="00B80901">
                <w:rPr>
                  <w:rPrChange w:id="17694" w:author="Thomas Dietz" w:date="2012-08-10T13:22:00Z">
                    <w:rPr>
                      <w:lang w:val="de-DE"/>
                    </w:rPr>
                  </w:rPrChange>
                </w:rPr>
                <w:t xml:space="preserve">      MUST be implemented as follows: </w:t>
              </w:r>
            </w:ins>
          </w:p>
          <w:p w14:paraId="3770F0FD" w14:textId="77777777" w:rsidR="009F3611" w:rsidRPr="00B80901" w:rsidRDefault="009F3611" w:rsidP="009F3611">
            <w:pPr>
              <w:pStyle w:val="XML1"/>
              <w:rPr>
                <w:ins w:id="17695" w:author="Thomas Dietz" w:date="2012-08-08T17:05:00Z"/>
                <w:rPrChange w:id="17696" w:author="Thomas Dietz" w:date="2012-08-10T13:22:00Z">
                  <w:rPr>
                    <w:ins w:id="17697" w:author="Thomas Dietz" w:date="2012-08-08T17:05:00Z"/>
                    <w:lang w:val="de-DE"/>
                  </w:rPr>
                </w:rPrChange>
              </w:rPr>
            </w:pPr>
          </w:p>
          <w:p w14:paraId="02D9DF4C" w14:textId="77777777" w:rsidR="009F3611" w:rsidRPr="00B80901" w:rsidRDefault="009F3611" w:rsidP="009F3611">
            <w:pPr>
              <w:pStyle w:val="XML1"/>
              <w:rPr>
                <w:ins w:id="17698" w:author="Thomas Dietz" w:date="2012-08-08T17:05:00Z"/>
                <w:rPrChange w:id="17699" w:author="Thomas Dietz" w:date="2012-08-10T13:22:00Z">
                  <w:rPr>
                    <w:ins w:id="17700" w:author="Thomas Dietz" w:date="2012-08-08T17:05:00Z"/>
                    <w:lang w:val="de-DE"/>
                  </w:rPr>
                </w:rPrChange>
              </w:rPr>
            </w:pPr>
            <w:ins w:id="17701" w:author="Thomas Dietz" w:date="2012-08-08T17:05:00Z">
              <w:r w:rsidRPr="00B80901">
                <w:rPr>
                  <w:rPrChange w:id="17702" w:author="Thomas Dietz" w:date="2012-08-10T13:22:00Z">
                    <w:rPr>
                      <w:lang w:val="de-DE"/>
                    </w:rPr>
                  </w:rPrChange>
                </w:rPr>
                <w:lastRenderedPageBreak/>
                <w:t xml:space="preserve">      * The 'resource-id' element MUST be present in the path or in</w:t>
              </w:r>
            </w:ins>
          </w:p>
          <w:p w14:paraId="7B5821B9" w14:textId="77777777" w:rsidR="009F3611" w:rsidRPr="00B80901" w:rsidRDefault="009F3611" w:rsidP="009F3611">
            <w:pPr>
              <w:pStyle w:val="XML1"/>
              <w:rPr>
                <w:ins w:id="17703" w:author="Thomas Dietz" w:date="2012-08-08T17:05:00Z"/>
                <w:rPrChange w:id="17704" w:author="Thomas Dietz" w:date="2012-08-10T13:22:00Z">
                  <w:rPr>
                    <w:ins w:id="17705" w:author="Thomas Dietz" w:date="2012-08-08T17:05:00Z"/>
                    <w:lang w:val="de-DE"/>
                  </w:rPr>
                </w:rPrChange>
              </w:rPr>
            </w:pPr>
            <w:ins w:id="17706" w:author="Thomas Dietz" w:date="2012-08-08T17:05:00Z">
              <w:r w:rsidRPr="00B80901">
                <w:rPr>
                  <w:rPrChange w:id="17707" w:author="Thomas Dietz" w:date="2012-08-10T13:22:00Z">
                    <w:rPr>
                      <w:lang w:val="de-DE"/>
                    </w:rPr>
                  </w:rPrChange>
                </w:rPr>
                <w:t xml:space="preserve">        the filter at all &lt;edit-config&gt; operations to identify the</w:t>
              </w:r>
            </w:ins>
          </w:p>
          <w:p w14:paraId="7F12C279" w14:textId="77777777" w:rsidR="009F3611" w:rsidRPr="00B80901" w:rsidRDefault="009F3611" w:rsidP="009F3611">
            <w:pPr>
              <w:pStyle w:val="XML1"/>
              <w:rPr>
                <w:ins w:id="17708" w:author="Thomas Dietz" w:date="2012-08-08T17:05:00Z"/>
                <w:rPrChange w:id="17709" w:author="Thomas Dietz" w:date="2012-08-10T13:22:00Z">
                  <w:rPr>
                    <w:ins w:id="17710" w:author="Thomas Dietz" w:date="2012-08-08T17:05:00Z"/>
                    <w:lang w:val="de-DE"/>
                  </w:rPr>
                </w:rPrChange>
              </w:rPr>
            </w:pPr>
            <w:ins w:id="17711" w:author="Thomas Dietz" w:date="2012-08-08T17:05:00Z">
              <w:r w:rsidRPr="00B80901">
                <w:rPr>
                  <w:rPrChange w:id="17712" w:author="Thomas Dietz" w:date="2012-08-10T13:22:00Z">
                    <w:rPr>
                      <w:lang w:val="de-DE"/>
                    </w:rPr>
                  </w:rPrChange>
                </w:rPr>
                <w:t xml:space="preserve">        </w:t>
              </w:r>
              <w:proofErr w:type="gramStart"/>
              <w:r w:rsidRPr="00B80901">
                <w:rPr>
                  <w:rPrChange w:id="17713" w:author="Thomas Dietz" w:date="2012-08-10T13:22:00Z">
                    <w:rPr>
                      <w:lang w:val="de-DE"/>
                    </w:rPr>
                  </w:rPrChange>
                </w:rPr>
                <w:t>resource</w:t>
              </w:r>
              <w:proofErr w:type="gramEnd"/>
              <w:r w:rsidRPr="00B80901">
                <w:rPr>
                  <w:rPrChange w:id="17714" w:author="Thomas Dietz" w:date="2012-08-10T13:22:00Z">
                    <w:rPr>
                      <w:lang w:val="de-DE"/>
                    </w:rPr>
                  </w:rPrChange>
                </w:rPr>
                <w:t>.</w:t>
              </w:r>
            </w:ins>
          </w:p>
          <w:p w14:paraId="0DBB8DED" w14:textId="77777777" w:rsidR="009F3611" w:rsidRPr="00B80901" w:rsidRDefault="009F3611" w:rsidP="009F3611">
            <w:pPr>
              <w:pStyle w:val="XML1"/>
              <w:rPr>
                <w:ins w:id="17715" w:author="Thomas Dietz" w:date="2012-08-08T17:05:00Z"/>
                <w:rPrChange w:id="17716" w:author="Thomas Dietz" w:date="2012-08-10T13:22:00Z">
                  <w:rPr>
                    <w:ins w:id="17717" w:author="Thomas Dietz" w:date="2012-08-08T17:05:00Z"/>
                    <w:lang w:val="de-DE"/>
                  </w:rPr>
                </w:rPrChange>
              </w:rPr>
            </w:pPr>
            <w:ins w:id="17718" w:author="Thomas Dietz" w:date="2012-08-08T17:05:00Z">
              <w:r w:rsidRPr="00B80901">
                <w:rPr>
                  <w:rPrChange w:id="17719" w:author="Thomas Dietz" w:date="2012-08-10T13:22:00Z">
                    <w:rPr>
                      <w:lang w:val="de-DE"/>
                    </w:rPr>
                  </w:rPrChange>
                </w:rPr>
                <w:t xml:space="preserve">      * If the operation is 'merge' or 'replace', the element is</w:t>
              </w:r>
            </w:ins>
          </w:p>
          <w:p w14:paraId="6F407B36" w14:textId="77777777" w:rsidR="009F3611" w:rsidRPr="00B80901" w:rsidRDefault="009F3611" w:rsidP="009F3611">
            <w:pPr>
              <w:pStyle w:val="XML1"/>
              <w:rPr>
                <w:ins w:id="17720" w:author="Thomas Dietz" w:date="2012-08-08T17:05:00Z"/>
                <w:rPrChange w:id="17721" w:author="Thomas Dietz" w:date="2012-08-10T13:22:00Z">
                  <w:rPr>
                    <w:ins w:id="17722" w:author="Thomas Dietz" w:date="2012-08-08T17:05:00Z"/>
                    <w:lang w:val="de-DE"/>
                  </w:rPr>
                </w:rPrChange>
              </w:rPr>
            </w:pPr>
            <w:ins w:id="17723" w:author="Thomas Dietz" w:date="2012-08-08T17:05:00Z">
              <w:r w:rsidRPr="00B80901">
                <w:rPr>
                  <w:rPrChange w:id="17724" w:author="Thomas Dietz" w:date="2012-08-10T13:22:00Z">
                    <w:rPr>
                      <w:lang w:val="de-DE"/>
                    </w:rPr>
                  </w:rPrChange>
                </w:rPr>
                <w:t xml:space="preserve">        created if it does not exist, and its value is set to the</w:t>
              </w:r>
            </w:ins>
          </w:p>
          <w:p w14:paraId="17C3B6B6" w14:textId="77777777" w:rsidR="009F3611" w:rsidRPr="00B80901" w:rsidRDefault="009F3611" w:rsidP="009F3611">
            <w:pPr>
              <w:pStyle w:val="XML1"/>
              <w:rPr>
                <w:ins w:id="17725" w:author="Thomas Dietz" w:date="2012-08-08T17:05:00Z"/>
                <w:rPrChange w:id="17726" w:author="Thomas Dietz" w:date="2012-08-10T13:22:00Z">
                  <w:rPr>
                    <w:ins w:id="17727" w:author="Thomas Dietz" w:date="2012-08-08T17:05:00Z"/>
                    <w:lang w:val="de-DE"/>
                  </w:rPr>
                </w:rPrChange>
              </w:rPr>
            </w:pPr>
            <w:ins w:id="17728" w:author="Thomas Dietz" w:date="2012-08-08T17:05:00Z">
              <w:r w:rsidRPr="00B80901">
                <w:rPr>
                  <w:rPrChange w:id="17729" w:author="Thomas Dietz" w:date="2012-08-10T13:22:00Z">
                    <w:rPr>
                      <w:lang w:val="de-DE"/>
                    </w:rPr>
                  </w:rPrChange>
                </w:rPr>
                <w:t xml:space="preserve">        </w:t>
              </w:r>
              <w:proofErr w:type="gramStart"/>
              <w:r w:rsidRPr="00B80901">
                <w:rPr>
                  <w:rPrChange w:id="17730" w:author="Thomas Dietz" w:date="2012-08-10T13:22:00Z">
                    <w:rPr>
                      <w:lang w:val="de-DE"/>
                    </w:rPr>
                  </w:rPrChange>
                </w:rPr>
                <w:t>value</w:t>
              </w:r>
              <w:proofErr w:type="gramEnd"/>
              <w:r w:rsidRPr="00B80901">
                <w:rPr>
                  <w:rPrChange w:id="17731" w:author="Thomas Dietz" w:date="2012-08-10T13:22:00Z">
                    <w:rPr>
                      <w:lang w:val="de-DE"/>
                    </w:rPr>
                  </w:rPrChange>
                </w:rPr>
                <w:t xml:space="preserve"> found in the XML RPC data.</w:t>
              </w:r>
            </w:ins>
          </w:p>
          <w:p w14:paraId="4A4533C4" w14:textId="77777777" w:rsidR="009F3611" w:rsidRPr="00B80901" w:rsidRDefault="009F3611" w:rsidP="009F3611">
            <w:pPr>
              <w:pStyle w:val="XML1"/>
              <w:rPr>
                <w:ins w:id="17732" w:author="Thomas Dietz" w:date="2012-08-08T17:05:00Z"/>
                <w:rPrChange w:id="17733" w:author="Thomas Dietz" w:date="2012-08-10T13:22:00Z">
                  <w:rPr>
                    <w:ins w:id="17734" w:author="Thomas Dietz" w:date="2012-08-08T17:05:00Z"/>
                    <w:lang w:val="de-DE"/>
                  </w:rPr>
                </w:rPrChange>
              </w:rPr>
            </w:pPr>
            <w:ins w:id="17735" w:author="Thomas Dietz" w:date="2012-08-08T17:05:00Z">
              <w:r w:rsidRPr="00B80901">
                <w:rPr>
                  <w:rPrChange w:id="17736" w:author="Thomas Dietz" w:date="2012-08-10T13:22:00Z">
                    <w:rPr>
                      <w:lang w:val="de-DE"/>
                    </w:rPr>
                  </w:rPrChange>
                </w:rPr>
                <w:t xml:space="preserve">      * If the operation is 'create', the element is created if it</w:t>
              </w:r>
            </w:ins>
          </w:p>
          <w:p w14:paraId="5BDFC343" w14:textId="77777777" w:rsidR="009F3611" w:rsidRPr="00B80901" w:rsidRDefault="009F3611" w:rsidP="009F3611">
            <w:pPr>
              <w:pStyle w:val="XML1"/>
              <w:rPr>
                <w:ins w:id="17737" w:author="Thomas Dietz" w:date="2012-08-08T17:05:00Z"/>
                <w:rPrChange w:id="17738" w:author="Thomas Dietz" w:date="2012-08-10T13:22:00Z">
                  <w:rPr>
                    <w:ins w:id="17739" w:author="Thomas Dietz" w:date="2012-08-08T17:05:00Z"/>
                    <w:lang w:val="de-DE"/>
                  </w:rPr>
                </w:rPrChange>
              </w:rPr>
            </w:pPr>
            <w:ins w:id="17740" w:author="Thomas Dietz" w:date="2012-08-08T17:05:00Z">
              <w:r w:rsidRPr="00B80901">
                <w:rPr>
                  <w:rPrChange w:id="17741" w:author="Thomas Dietz" w:date="2012-08-10T13:22:00Z">
                    <w:rPr>
                      <w:lang w:val="de-DE"/>
                    </w:rPr>
                  </w:rPrChange>
                </w:rPr>
                <w:t xml:space="preserve">        </w:t>
              </w:r>
              <w:proofErr w:type="gramStart"/>
              <w:r w:rsidRPr="00B80901">
                <w:rPr>
                  <w:rPrChange w:id="17742" w:author="Thomas Dietz" w:date="2012-08-10T13:22:00Z">
                    <w:rPr>
                      <w:lang w:val="de-DE"/>
                    </w:rPr>
                  </w:rPrChange>
                </w:rPr>
                <w:t>does</w:t>
              </w:r>
              <w:proofErr w:type="gramEnd"/>
              <w:r w:rsidRPr="00B80901">
                <w:rPr>
                  <w:rPrChange w:id="17743" w:author="Thomas Dietz" w:date="2012-08-10T13:22:00Z">
                    <w:rPr>
                      <w:lang w:val="de-DE"/>
                    </w:rPr>
                  </w:rPrChange>
                </w:rPr>
                <w:t xml:space="preserve"> not exist. If the element already exists, a</w:t>
              </w:r>
            </w:ins>
          </w:p>
          <w:p w14:paraId="3252D21C" w14:textId="77777777" w:rsidR="009F3611" w:rsidRPr="00B80901" w:rsidRDefault="009F3611" w:rsidP="009F3611">
            <w:pPr>
              <w:pStyle w:val="XML1"/>
              <w:rPr>
                <w:ins w:id="17744" w:author="Thomas Dietz" w:date="2012-08-08T17:05:00Z"/>
                <w:rPrChange w:id="17745" w:author="Thomas Dietz" w:date="2012-08-10T13:22:00Z">
                  <w:rPr>
                    <w:ins w:id="17746" w:author="Thomas Dietz" w:date="2012-08-08T17:05:00Z"/>
                    <w:lang w:val="de-DE"/>
                  </w:rPr>
                </w:rPrChange>
              </w:rPr>
            </w:pPr>
            <w:ins w:id="17747" w:author="Thomas Dietz" w:date="2012-08-08T17:05:00Z">
              <w:r w:rsidRPr="00B80901">
                <w:rPr>
                  <w:rPrChange w:id="17748" w:author="Thomas Dietz" w:date="2012-08-10T13:22:00Z">
                    <w:rPr>
                      <w:lang w:val="de-DE"/>
                    </w:rPr>
                  </w:rPrChange>
                </w:rPr>
                <w:t xml:space="preserve">        'data</w:t>
              </w:r>
              <w:r w:rsidRPr="00B80901">
                <w:rPr>
                  <w:rFonts w:ascii="MS Mincho" w:eastAsia="MS Mincho" w:hAnsi="MS Mincho" w:cs="MS Mincho" w:hint="eastAsia"/>
                  <w:rPrChange w:id="17749" w:author="Thomas Dietz" w:date="2012-08-10T13:22:00Z">
                    <w:rPr>
                      <w:rFonts w:ascii="MS Mincho" w:eastAsia="MS Mincho" w:hAnsi="MS Mincho" w:cs="MS Mincho" w:hint="eastAsia"/>
                      <w:lang w:val="de-DE"/>
                    </w:rPr>
                  </w:rPrChange>
                </w:rPr>
                <w:t>‑</w:t>
              </w:r>
              <w:r w:rsidRPr="00B80901">
                <w:rPr>
                  <w:rPrChange w:id="17750" w:author="Thomas Dietz" w:date="2012-08-10T13:22:00Z">
                    <w:rPr>
                      <w:lang w:val="de-DE"/>
                    </w:rPr>
                  </w:rPrChange>
                </w:rPr>
                <w:t>exists' error is returned.</w:t>
              </w:r>
            </w:ins>
          </w:p>
          <w:p w14:paraId="2E533DCF" w14:textId="77777777" w:rsidR="009F3611" w:rsidRPr="00B80901" w:rsidRDefault="009F3611" w:rsidP="009F3611">
            <w:pPr>
              <w:pStyle w:val="XML1"/>
              <w:rPr>
                <w:ins w:id="17751" w:author="Thomas Dietz" w:date="2012-08-08T17:05:00Z"/>
                <w:rPrChange w:id="17752" w:author="Thomas Dietz" w:date="2012-08-10T13:22:00Z">
                  <w:rPr>
                    <w:ins w:id="17753" w:author="Thomas Dietz" w:date="2012-08-08T17:05:00Z"/>
                    <w:lang w:val="de-DE"/>
                  </w:rPr>
                </w:rPrChange>
              </w:rPr>
            </w:pPr>
            <w:ins w:id="17754" w:author="Thomas Dietz" w:date="2012-08-08T17:05:00Z">
              <w:r w:rsidRPr="00B80901">
                <w:rPr>
                  <w:rPrChange w:id="17755" w:author="Thomas Dietz" w:date="2012-08-10T13:22:00Z">
                    <w:rPr>
                      <w:lang w:val="de-DE"/>
                    </w:rPr>
                  </w:rPrChange>
                </w:rPr>
                <w:t xml:space="preserve">      * If the operation is 'delete', the element is deleted if it</w:t>
              </w:r>
            </w:ins>
          </w:p>
          <w:p w14:paraId="4A770C89" w14:textId="77777777" w:rsidR="009F3611" w:rsidRPr="00B80901" w:rsidRDefault="009F3611" w:rsidP="009F3611">
            <w:pPr>
              <w:pStyle w:val="XML1"/>
              <w:rPr>
                <w:ins w:id="17756" w:author="Thomas Dietz" w:date="2012-08-08T17:05:00Z"/>
                <w:rPrChange w:id="17757" w:author="Thomas Dietz" w:date="2012-08-10T13:22:00Z">
                  <w:rPr>
                    <w:ins w:id="17758" w:author="Thomas Dietz" w:date="2012-08-08T17:05:00Z"/>
                    <w:lang w:val="de-DE"/>
                  </w:rPr>
                </w:rPrChange>
              </w:rPr>
            </w:pPr>
            <w:ins w:id="17759" w:author="Thomas Dietz" w:date="2012-08-08T17:05:00Z">
              <w:r w:rsidRPr="00B80901">
                <w:rPr>
                  <w:rPrChange w:id="17760" w:author="Thomas Dietz" w:date="2012-08-10T13:22:00Z">
                    <w:rPr>
                      <w:lang w:val="de-DE"/>
                    </w:rPr>
                  </w:rPrChange>
                </w:rPr>
                <w:t xml:space="preserve">        </w:t>
              </w:r>
              <w:proofErr w:type="gramStart"/>
              <w:r w:rsidRPr="00B80901">
                <w:rPr>
                  <w:rPrChange w:id="17761" w:author="Thomas Dietz" w:date="2012-08-10T13:22:00Z">
                    <w:rPr>
                      <w:lang w:val="de-DE"/>
                    </w:rPr>
                  </w:rPrChange>
                </w:rPr>
                <w:t>exists</w:t>
              </w:r>
              <w:proofErr w:type="gramEnd"/>
              <w:r w:rsidRPr="00B80901">
                <w:rPr>
                  <w:rPrChange w:id="17762" w:author="Thomas Dietz" w:date="2012-08-10T13:22:00Z">
                    <w:rPr>
                      <w:lang w:val="de-DE"/>
                    </w:rPr>
                  </w:rPrChange>
                </w:rPr>
                <w:t>. If the element does not exist, a 'data</w:t>
              </w:r>
              <w:r w:rsidRPr="00B80901">
                <w:rPr>
                  <w:rFonts w:ascii="MS Mincho" w:eastAsia="MS Mincho" w:hAnsi="MS Mincho" w:cs="MS Mincho" w:hint="eastAsia"/>
                  <w:rPrChange w:id="17763" w:author="Thomas Dietz" w:date="2012-08-10T13:22:00Z">
                    <w:rPr>
                      <w:rFonts w:ascii="MS Mincho" w:eastAsia="MS Mincho" w:hAnsi="MS Mincho" w:cs="MS Mincho" w:hint="eastAsia"/>
                      <w:lang w:val="de-DE"/>
                    </w:rPr>
                  </w:rPrChange>
                </w:rPr>
                <w:t>‑</w:t>
              </w:r>
              <w:r w:rsidRPr="00B80901">
                <w:rPr>
                  <w:rPrChange w:id="17764" w:author="Thomas Dietz" w:date="2012-08-10T13:22:00Z">
                    <w:rPr>
                      <w:lang w:val="de-DE"/>
                    </w:rPr>
                  </w:rPrChange>
                </w:rPr>
                <w:t>missing'</w:t>
              </w:r>
            </w:ins>
          </w:p>
          <w:p w14:paraId="5428B18B" w14:textId="77777777" w:rsidR="009F3611" w:rsidRPr="00B80901" w:rsidRDefault="009F3611" w:rsidP="009F3611">
            <w:pPr>
              <w:pStyle w:val="XML1"/>
              <w:rPr>
                <w:ins w:id="17765" w:author="Thomas Dietz" w:date="2012-08-08T17:05:00Z"/>
                <w:rPrChange w:id="17766" w:author="Thomas Dietz" w:date="2012-08-10T13:22:00Z">
                  <w:rPr>
                    <w:ins w:id="17767" w:author="Thomas Dietz" w:date="2012-08-08T17:05:00Z"/>
                    <w:lang w:val="de-DE"/>
                  </w:rPr>
                </w:rPrChange>
              </w:rPr>
            </w:pPr>
            <w:ins w:id="17768" w:author="Thomas Dietz" w:date="2012-08-08T17:05:00Z">
              <w:r w:rsidRPr="00B80901">
                <w:rPr>
                  <w:rPrChange w:id="17769" w:author="Thomas Dietz" w:date="2012-08-10T13:22:00Z">
                    <w:rPr>
                      <w:lang w:val="de-DE"/>
                    </w:rPr>
                  </w:rPrChange>
                </w:rPr>
                <w:t xml:space="preserve">        </w:t>
              </w:r>
              <w:proofErr w:type="gramStart"/>
              <w:r w:rsidRPr="00B80901">
                <w:rPr>
                  <w:rPrChange w:id="17770" w:author="Thomas Dietz" w:date="2012-08-10T13:22:00Z">
                    <w:rPr>
                      <w:lang w:val="de-DE"/>
                    </w:rPr>
                  </w:rPrChange>
                </w:rPr>
                <w:t>error</w:t>
              </w:r>
              <w:proofErr w:type="gramEnd"/>
              <w:r w:rsidRPr="00B80901">
                <w:rPr>
                  <w:rPrChange w:id="17771" w:author="Thomas Dietz" w:date="2012-08-10T13:22:00Z">
                    <w:rPr>
                      <w:lang w:val="de-DE"/>
                    </w:rPr>
                  </w:rPrChange>
                </w:rPr>
                <w:t xml:space="preserve"> is returned.</w:t>
              </w:r>
            </w:ins>
          </w:p>
          <w:p w14:paraId="3830102A" w14:textId="77777777" w:rsidR="009F3611" w:rsidRPr="00B80901" w:rsidRDefault="009F3611" w:rsidP="009F3611">
            <w:pPr>
              <w:pStyle w:val="XML1"/>
              <w:rPr>
                <w:ins w:id="17772" w:author="Thomas Dietz" w:date="2012-08-08T17:05:00Z"/>
                <w:rPrChange w:id="17773" w:author="Thomas Dietz" w:date="2012-08-10T13:22:00Z">
                  <w:rPr>
                    <w:ins w:id="17774" w:author="Thomas Dietz" w:date="2012-08-08T17:05:00Z"/>
                    <w:lang w:val="de-DE"/>
                  </w:rPr>
                </w:rPrChange>
              </w:rPr>
            </w:pPr>
          </w:p>
          <w:p w14:paraId="26E8FFF7" w14:textId="77777777" w:rsidR="009F3611" w:rsidRPr="00B80901" w:rsidRDefault="009F3611" w:rsidP="009F3611">
            <w:pPr>
              <w:pStyle w:val="XML1"/>
              <w:rPr>
                <w:ins w:id="17775" w:author="Thomas Dietz" w:date="2012-08-08T17:05:00Z"/>
                <w:rPrChange w:id="17776" w:author="Thomas Dietz" w:date="2012-08-10T13:22:00Z">
                  <w:rPr>
                    <w:ins w:id="17777" w:author="Thomas Dietz" w:date="2012-08-08T17:05:00Z"/>
                    <w:lang w:val="de-DE"/>
                  </w:rPr>
                </w:rPrChange>
              </w:rPr>
            </w:pPr>
            <w:ins w:id="17778" w:author="Thomas Dietz" w:date="2012-08-08T17:05:00Z">
              <w:r w:rsidRPr="00B80901">
                <w:rPr>
                  <w:rPrChange w:id="17779" w:author="Thomas Dietz" w:date="2012-08-10T13:22:00Z">
                    <w:rPr>
                      <w:lang w:val="de-DE"/>
                    </w:rPr>
                  </w:rPrChange>
                </w:rPr>
                <w:t xml:space="preserve">      If elements in the type OFPortOtherFeatureListType are used</w:t>
              </w:r>
            </w:ins>
          </w:p>
          <w:p w14:paraId="53B05F00" w14:textId="77777777" w:rsidR="009F3611" w:rsidRPr="00B80901" w:rsidRDefault="009F3611" w:rsidP="009F3611">
            <w:pPr>
              <w:pStyle w:val="XML1"/>
              <w:rPr>
                <w:ins w:id="17780" w:author="Thomas Dietz" w:date="2012-08-08T17:05:00Z"/>
                <w:rPrChange w:id="17781" w:author="Thomas Dietz" w:date="2012-08-10T13:22:00Z">
                  <w:rPr>
                    <w:ins w:id="17782" w:author="Thomas Dietz" w:date="2012-08-08T17:05:00Z"/>
                    <w:lang w:val="de-DE"/>
                  </w:rPr>
                </w:rPrChange>
              </w:rPr>
            </w:pPr>
            <w:ins w:id="17783" w:author="Thomas Dietz" w:date="2012-08-08T17:05:00Z">
              <w:r w:rsidRPr="00B80901">
                <w:rPr>
                  <w:rPrChange w:id="17784" w:author="Thomas Dietz" w:date="2012-08-10T13:22:00Z">
                    <w:rPr>
                      <w:lang w:val="de-DE"/>
                    </w:rPr>
                  </w:rPrChange>
                </w:rPr>
                <w:t xml:space="preserve">      in an non-configurable way, they only be retrieved by NETCONF</w:t>
              </w:r>
            </w:ins>
          </w:p>
          <w:p w14:paraId="30396CA6" w14:textId="77777777" w:rsidR="009F3611" w:rsidRPr="00B80901" w:rsidRDefault="009F3611" w:rsidP="009F3611">
            <w:pPr>
              <w:pStyle w:val="XML1"/>
              <w:rPr>
                <w:ins w:id="17785" w:author="Thomas Dietz" w:date="2012-08-08T17:05:00Z"/>
                <w:rPrChange w:id="17786" w:author="Thomas Dietz" w:date="2012-08-10T13:22:00Z">
                  <w:rPr>
                    <w:ins w:id="17787" w:author="Thomas Dietz" w:date="2012-08-08T17:05:00Z"/>
                    <w:lang w:val="de-DE"/>
                  </w:rPr>
                </w:rPrChange>
              </w:rPr>
            </w:pPr>
            <w:ins w:id="17788" w:author="Thomas Dietz" w:date="2012-08-08T17:05:00Z">
              <w:r w:rsidRPr="00B80901">
                <w:rPr>
                  <w:rPrChange w:id="17789" w:author="Thomas Dietz" w:date="2012-08-10T13:22:00Z">
                    <w:rPr>
                      <w:lang w:val="de-DE"/>
                    </w:rPr>
                  </w:rPrChange>
                </w:rPr>
                <w:t xml:space="preserve">      &lt;</w:t>
              </w:r>
              <w:proofErr w:type="gramStart"/>
              <w:r w:rsidRPr="00B80901">
                <w:rPr>
                  <w:rPrChange w:id="17790" w:author="Thomas Dietz" w:date="2012-08-10T13:22:00Z">
                    <w:rPr>
                      <w:lang w:val="de-DE"/>
                    </w:rPr>
                  </w:rPrChange>
                </w:rPr>
                <w:t>get</w:t>
              </w:r>
              <w:proofErr w:type="gramEnd"/>
              <w:r w:rsidRPr="00B80901">
                <w:rPr>
                  <w:rPrChange w:id="17791" w:author="Thomas Dietz" w:date="2012-08-10T13:22:00Z">
                    <w:rPr>
                      <w:lang w:val="de-DE"/>
                    </w:rPr>
                  </w:rPrChange>
                </w:rPr>
                <w:t>&gt; operations. Attemps to modify this element and its</w:t>
              </w:r>
            </w:ins>
          </w:p>
          <w:p w14:paraId="2609FA7E" w14:textId="77777777" w:rsidR="009F3611" w:rsidRPr="00B80901" w:rsidRDefault="009F3611" w:rsidP="009F3611">
            <w:pPr>
              <w:pStyle w:val="XML1"/>
              <w:rPr>
                <w:ins w:id="17792" w:author="Thomas Dietz" w:date="2012-08-08T17:05:00Z"/>
                <w:rPrChange w:id="17793" w:author="Thomas Dietz" w:date="2012-08-10T13:22:00Z">
                  <w:rPr>
                    <w:ins w:id="17794" w:author="Thomas Dietz" w:date="2012-08-08T17:05:00Z"/>
                    <w:lang w:val="de-DE"/>
                  </w:rPr>
                </w:rPrChange>
              </w:rPr>
            </w:pPr>
            <w:ins w:id="17795" w:author="Thomas Dietz" w:date="2012-08-08T17:05:00Z">
              <w:r w:rsidRPr="00B80901">
                <w:rPr>
                  <w:rPrChange w:id="17796" w:author="Thomas Dietz" w:date="2012-08-10T13:22:00Z">
                    <w:rPr>
                      <w:lang w:val="de-DE"/>
                    </w:rPr>
                  </w:rPrChange>
                </w:rPr>
                <w:t xml:space="preserve">      children with a NETCONF &lt;edit-config&gt; operation MUST result</w:t>
              </w:r>
            </w:ins>
          </w:p>
          <w:p w14:paraId="67DB739C" w14:textId="77777777" w:rsidR="009F3611" w:rsidRPr="00B80901" w:rsidRDefault="009F3611" w:rsidP="009F3611">
            <w:pPr>
              <w:pStyle w:val="XML1"/>
              <w:rPr>
                <w:ins w:id="17797" w:author="Thomas Dietz" w:date="2012-08-08T17:05:00Z"/>
                <w:rPrChange w:id="17798" w:author="Thomas Dietz" w:date="2012-08-10T13:22:00Z">
                  <w:rPr>
                    <w:ins w:id="17799" w:author="Thomas Dietz" w:date="2012-08-08T17:05:00Z"/>
                    <w:lang w:val="de-DE"/>
                  </w:rPr>
                </w:rPrChange>
              </w:rPr>
            </w:pPr>
            <w:ins w:id="17800" w:author="Thomas Dietz" w:date="2012-08-08T17:05:00Z">
              <w:r w:rsidRPr="00B80901">
                <w:rPr>
                  <w:rPrChange w:id="17801" w:author="Thomas Dietz" w:date="2012-08-10T13:22:00Z">
                    <w:rPr>
                      <w:lang w:val="de-DE"/>
                    </w:rPr>
                  </w:rPrChange>
                </w:rPr>
                <w:t xml:space="preserve">      in an 'operation-not-supported' error with type</w:t>
              </w:r>
            </w:ins>
          </w:p>
          <w:p w14:paraId="68EF1E95" w14:textId="77777777" w:rsidR="009F3611" w:rsidRPr="00B80901" w:rsidRDefault="009F3611" w:rsidP="009F3611">
            <w:pPr>
              <w:pStyle w:val="XML1"/>
              <w:rPr>
                <w:ins w:id="17802" w:author="Thomas Dietz" w:date="2012-08-08T17:05:00Z"/>
                <w:rPrChange w:id="17803" w:author="Thomas Dietz" w:date="2012-08-10T13:22:00Z">
                  <w:rPr>
                    <w:ins w:id="17804" w:author="Thomas Dietz" w:date="2012-08-08T17:05:00Z"/>
                    <w:lang w:val="de-DE"/>
                  </w:rPr>
                </w:rPrChange>
              </w:rPr>
            </w:pPr>
            <w:ins w:id="17805" w:author="Thomas Dietz" w:date="2012-08-08T17:05:00Z">
              <w:r w:rsidRPr="00B80901">
                <w:rPr>
                  <w:rPrChange w:id="17806" w:author="Thomas Dietz" w:date="2012-08-10T13:22:00Z">
                    <w:rPr>
                      <w:lang w:val="de-DE"/>
                    </w:rPr>
                  </w:rPrChange>
                </w:rPr>
                <w:t xml:space="preserve">      '</w:t>
              </w:r>
              <w:proofErr w:type="gramStart"/>
              <w:r w:rsidRPr="00B80901">
                <w:rPr>
                  <w:rPrChange w:id="17807" w:author="Thomas Dietz" w:date="2012-08-10T13:22:00Z">
                    <w:rPr>
                      <w:lang w:val="de-DE"/>
                    </w:rPr>
                  </w:rPrChange>
                </w:rPr>
                <w:t>application</w:t>
              </w:r>
              <w:proofErr w:type="gramEnd"/>
              <w:r w:rsidRPr="00B80901">
                <w:rPr>
                  <w:rPrChange w:id="17808" w:author="Thomas Dietz" w:date="2012-08-10T13:22:00Z">
                    <w:rPr>
                      <w:lang w:val="de-DE"/>
                    </w:rPr>
                  </w:rPrChange>
                </w:rPr>
                <w:t>'.";</w:t>
              </w:r>
            </w:ins>
          </w:p>
          <w:p w14:paraId="38751E16" w14:textId="77777777" w:rsidR="009F3611" w:rsidRPr="00B80901" w:rsidRDefault="009F3611" w:rsidP="009F3611">
            <w:pPr>
              <w:pStyle w:val="XML1"/>
              <w:rPr>
                <w:ins w:id="17809" w:author="Thomas Dietz" w:date="2012-08-08T17:05:00Z"/>
                <w:rPrChange w:id="17810" w:author="Thomas Dietz" w:date="2012-08-10T13:22:00Z">
                  <w:rPr>
                    <w:ins w:id="17811" w:author="Thomas Dietz" w:date="2012-08-08T17:05:00Z"/>
                    <w:lang w:val="de-DE"/>
                  </w:rPr>
                </w:rPrChange>
              </w:rPr>
            </w:pPr>
            <w:ins w:id="17812" w:author="Thomas Dietz" w:date="2012-08-08T17:05:00Z">
              <w:r w:rsidRPr="00B80901">
                <w:rPr>
                  <w:rPrChange w:id="17813" w:author="Thomas Dietz" w:date="2012-08-10T13:22:00Z">
                    <w:rPr>
                      <w:lang w:val="de-DE"/>
                    </w:rPr>
                  </w:rPrChange>
                </w:rPr>
                <w:t xml:space="preserve">    leaf-list rate {</w:t>
              </w:r>
            </w:ins>
          </w:p>
          <w:p w14:paraId="000FF150" w14:textId="77777777" w:rsidR="009F3611" w:rsidRPr="00B80901" w:rsidRDefault="009F3611" w:rsidP="009F3611">
            <w:pPr>
              <w:pStyle w:val="XML1"/>
              <w:rPr>
                <w:ins w:id="17814" w:author="Thomas Dietz" w:date="2012-08-08T17:05:00Z"/>
                <w:rPrChange w:id="17815" w:author="Thomas Dietz" w:date="2012-08-10T13:22:00Z">
                  <w:rPr>
                    <w:ins w:id="17816" w:author="Thomas Dietz" w:date="2012-08-08T17:05:00Z"/>
                    <w:lang w:val="de-DE"/>
                  </w:rPr>
                </w:rPrChange>
              </w:rPr>
            </w:pPr>
            <w:ins w:id="17817" w:author="Thomas Dietz" w:date="2012-08-08T17:05:00Z">
              <w:r w:rsidRPr="00B80901">
                <w:rPr>
                  <w:rPrChange w:id="17818" w:author="Thomas Dietz" w:date="2012-08-10T13:22:00Z">
                    <w:rPr>
                      <w:lang w:val="de-DE"/>
                    </w:rPr>
                  </w:rPrChange>
                </w:rPr>
                <w:t xml:space="preserve">      type OFPortRateType;</w:t>
              </w:r>
            </w:ins>
          </w:p>
          <w:p w14:paraId="7EA929D4" w14:textId="77777777" w:rsidR="009F3611" w:rsidRPr="00B80901" w:rsidRDefault="009F3611" w:rsidP="009F3611">
            <w:pPr>
              <w:pStyle w:val="XML1"/>
              <w:rPr>
                <w:ins w:id="17819" w:author="Thomas Dietz" w:date="2012-08-08T17:05:00Z"/>
                <w:rPrChange w:id="17820" w:author="Thomas Dietz" w:date="2012-08-10T13:22:00Z">
                  <w:rPr>
                    <w:ins w:id="17821" w:author="Thomas Dietz" w:date="2012-08-08T17:05:00Z"/>
                    <w:lang w:val="de-DE"/>
                  </w:rPr>
                </w:rPrChange>
              </w:rPr>
            </w:pPr>
            <w:ins w:id="17822" w:author="Thomas Dietz" w:date="2012-08-08T17:05:00Z">
              <w:r w:rsidRPr="00B80901">
                <w:rPr>
                  <w:rPrChange w:id="17823" w:author="Thomas Dietz" w:date="2012-08-10T13:22:00Z">
                    <w:rPr>
                      <w:lang w:val="de-DE"/>
                    </w:rPr>
                  </w:rPrChange>
                </w:rPr>
                <w:t xml:space="preserve">      min-elements 1;</w:t>
              </w:r>
            </w:ins>
          </w:p>
          <w:p w14:paraId="3AB6AAD2" w14:textId="77777777" w:rsidR="009F3611" w:rsidRPr="00B80901" w:rsidRDefault="009F3611" w:rsidP="009F3611">
            <w:pPr>
              <w:pStyle w:val="XML1"/>
              <w:rPr>
                <w:ins w:id="17824" w:author="Thomas Dietz" w:date="2012-08-08T17:05:00Z"/>
                <w:rPrChange w:id="17825" w:author="Thomas Dietz" w:date="2012-08-10T13:22:00Z">
                  <w:rPr>
                    <w:ins w:id="17826" w:author="Thomas Dietz" w:date="2012-08-08T17:05:00Z"/>
                    <w:lang w:val="de-DE"/>
                  </w:rPr>
                </w:rPrChange>
              </w:rPr>
            </w:pPr>
            <w:ins w:id="17827" w:author="Thomas Dietz" w:date="2012-08-08T17:05:00Z">
              <w:r w:rsidRPr="00B80901">
                <w:rPr>
                  <w:rPrChange w:id="17828" w:author="Thomas Dietz" w:date="2012-08-10T13:22:00Z">
                    <w:rPr>
                      <w:lang w:val="de-DE"/>
                    </w:rPr>
                  </w:rPrChange>
                </w:rPr>
                <w:t xml:space="preserve">      description "The transmission rate that is supported or</w:t>
              </w:r>
            </w:ins>
          </w:p>
          <w:p w14:paraId="0CC404B2" w14:textId="77777777" w:rsidR="009F3611" w:rsidRPr="00B80901" w:rsidRDefault="009F3611" w:rsidP="009F3611">
            <w:pPr>
              <w:pStyle w:val="XML1"/>
              <w:rPr>
                <w:ins w:id="17829" w:author="Thomas Dietz" w:date="2012-08-08T17:05:00Z"/>
                <w:rPrChange w:id="17830" w:author="Thomas Dietz" w:date="2012-08-10T13:22:00Z">
                  <w:rPr>
                    <w:ins w:id="17831" w:author="Thomas Dietz" w:date="2012-08-08T17:05:00Z"/>
                    <w:lang w:val="de-DE"/>
                  </w:rPr>
                </w:rPrChange>
              </w:rPr>
            </w:pPr>
            <w:ins w:id="17832" w:author="Thomas Dietz" w:date="2012-08-08T17:05:00Z">
              <w:r w:rsidRPr="00B80901">
                <w:rPr>
                  <w:rPrChange w:id="17833" w:author="Thomas Dietz" w:date="2012-08-10T13:22:00Z">
                    <w:rPr>
                      <w:lang w:val="de-DE"/>
                    </w:rPr>
                  </w:rPrChange>
                </w:rPr>
                <w:t xml:space="preserve">        </w:t>
              </w:r>
              <w:proofErr w:type="gramStart"/>
              <w:r w:rsidRPr="00B80901">
                <w:rPr>
                  <w:rPrChange w:id="17834" w:author="Thomas Dietz" w:date="2012-08-10T13:22:00Z">
                    <w:rPr>
                      <w:lang w:val="de-DE"/>
                    </w:rPr>
                  </w:rPrChange>
                </w:rPr>
                <w:t>advertised</w:t>
              </w:r>
              <w:proofErr w:type="gramEnd"/>
              <w:r w:rsidRPr="00B80901">
                <w:rPr>
                  <w:rPrChange w:id="17835" w:author="Thomas Dietz" w:date="2012-08-10T13:22:00Z">
                    <w:rPr>
                      <w:lang w:val="de-DE"/>
                    </w:rPr>
                  </w:rPrChange>
                </w:rPr>
                <w:t>. Multiple transmissions rates are allowed.</w:t>
              </w:r>
            </w:ins>
          </w:p>
          <w:p w14:paraId="56F4E24D" w14:textId="77777777" w:rsidR="009F3611" w:rsidRPr="00B80901" w:rsidRDefault="009F3611" w:rsidP="009F3611">
            <w:pPr>
              <w:pStyle w:val="XML1"/>
              <w:rPr>
                <w:ins w:id="17836" w:author="Thomas Dietz" w:date="2012-08-08T17:05:00Z"/>
                <w:rPrChange w:id="17837" w:author="Thomas Dietz" w:date="2012-08-10T13:22:00Z">
                  <w:rPr>
                    <w:ins w:id="17838" w:author="Thomas Dietz" w:date="2012-08-08T17:05:00Z"/>
                    <w:lang w:val="de-DE"/>
                  </w:rPr>
                </w:rPrChange>
              </w:rPr>
            </w:pPr>
          </w:p>
          <w:p w14:paraId="0B9A8250" w14:textId="77777777" w:rsidR="009F3611" w:rsidRPr="00B80901" w:rsidRDefault="009F3611" w:rsidP="009F3611">
            <w:pPr>
              <w:pStyle w:val="XML1"/>
              <w:rPr>
                <w:ins w:id="17839" w:author="Thomas Dietz" w:date="2012-08-08T17:05:00Z"/>
                <w:rPrChange w:id="17840" w:author="Thomas Dietz" w:date="2012-08-10T13:22:00Z">
                  <w:rPr>
                    <w:ins w:id="17841" w:author="Thomas Dietz" w:date="2012-08-08T17:05:00Z"/>
                    <w:lang w:val="de-DE"/>
                  </w:rPr>
                </w:rPrChange>
              </w:rPr>
            </w:pPr>
            <w:ins w:id="17842" w:author="Thomas Dietz" w:date="2012-08-08T17:05:00Z">
              <w:r w:rsidRPr="00B80901">
                <w:rPr>
                  <w:rPrChange w:id="17843" w:author="Thomas Dietz" w:date="2012-08-10T13:22:00Z">
                    <w:rPr>
                      <w:lang w:val="de-DE"/>
                    </w:rPr>
                  </w:rPrChange>
                </w:rPr>
                <w:t xml:space="preserve">        At least one element MUST be present in the NETCONF data</w:t>
              </w:r>
            </w:ins>
          </w:p>
          <w:p w14:paraId="4185DE7A" w14:textId="77777777" w:rsidR="009F3611" w:rsidRPr="00B80901" w:rsidRDefault="009F3611" w:rsidP="009F3611">
            <w:pPr>
              <w:pStyle w:val="XML1"/>
              <w:rPr>
                <w:ins w:id="17844" w:author="Thomas Dietz" w:date="2012-08-08T17:05:00Z"/>
                <w:rPrChange w:id="17845" w:author="Thomas Dietz" w:date="2012-08-10T13:22:00Z">
                  <w:rPr>
                    <w:ins w:id="17846" w:author="Thomas Dietz" w:date="2012-08-08T17:05:00Z"/>
                    <w:lang w:val="de-DE"/>
                  </w:rPr>
                </w:rPrChange>
              </w:rPr>
            </w:pPr>
            <w:ins w:id="17847" w:author="Thomas Dietz" w:date="2012-08-08T17:05:00Z">
              <w:r w:rsidRPr="00B80901">
                <w:rPr>
                  <w:rPrChange w:id="17848" w:author="Thomas Dietz" w:date="2012-08-10T13:22:00Z">
                    <w:rPr>
                      <w:lang w:val="de-DE"/>
                    </w:rPr>
                  </w:rPrChange>
                </w:rPr>
                <w:t xml:space="preserve">        </w:t>
              </w:r>
              <w:proofErr w:type="gramStart"/>
              <w:r w:rsidRPr="00B80901">
                <w:rPr>
                  <w:rPrChange w:id="17849" w:author="Thomas Dietz" w:date="2012-08-10T13:22:00Z">
                    <w:rPr>
                      <w:lang w:val="de-DE"/>
                    </w:rPr>
                  </w:rPrChange>
                </w:rPr>
                <w:t>store</w:t>
              </w:r>
              <w:proofErr w:type="gramEnd"/>
              <w:r w:rsidRPr="00B80901">
                <w:rPr>
                  <w:rPrChange w:id="17850" w:author="Thomas Dietz" w:date="2012-08-10T13:22:00Z">
                    <w:rPr>
                      <w:lang w:val="de-DE"/>
                    </w:rPr>
                  </w:rPrChange>
                </w:rPr>
                <w:t>. If none of this elements is are present in a NETCONF</w:t>
              </w:r>
            </w:ins>
          </w:p>
          <w:p w14:paraId="47B4B6A0" w14:textId="77777777" w:rsidR="009F3611" w:rsidRPr="00B80901" w:rsidRDefault="009F3611" w:rsidP="009F3611">
            <w:pPr>
              <w:pStyle w:val="XML1"/>
              <w:rPr>
                <w:ins w:id="17851" w:author="Thomas Dietz" w:date="2012-08-08T17:05:00Z"/>
                <w:rPrChange w:id="17852" w:author="Thomas Dietz" w:date="2012-08-10T13:22:00Z">
                  <w:rPr>
                    <w:ins w:id="17853" w:author="Thomas Dietz" w:date="2012-08-08T17:05:00Z"/>
                    <w:lang w:val="de-DE"/>
                  </w:rPr>
                </w:rPrChange>
              </w:rPr>
            </w:pPr>
            <w:ins w:id="17854" w:author="Thomas Dietz" w:date="2012-08-08T17:05:00Z">
              <w:r w:rsidRPr="00B80901">
                <w:rPr>
                  <w:rPrChange w:id="17855" w:author="Thomas Dietz" w:date="2012-08-10T13:22:00Z">
                    <w:rPr>
                      <w:lang w:val="de-DE"/>
                    </w:rPr>
                  </w:rPrChange>
                </w:rPr>
                <w:t xml:space="preserve">        &lt;edit-config&gt; operation 'create', 'merge' or 'replace' and</w:t>
              </w:r>
            </w:ins>
          </w:p>
          <w:p w14:paraId="7ACEFCD3" w14:textId="77777777" w:rsidR="009F3611" w:rsidRPr="00B80901" w:rsidRDefault="009F3611" w:rsidP="009F3611">
            <w:pPr>
              <w:pStyle w:val="XML1"/>
              <w:rPr>
                <w:ins w:id="17856" w:author="Thomas Dietz" w:date="2012-08-08T17:05:00Z"/>
                <w:rPrChange w:id="17857" w:author="Thomas Dietz" w:date="2012-08-10T13:22:00Z">
                  <w:rPr>
                    <w:ins w:id="17858" w:author="Thomas Dietz" w:date="2012-08-08T17:05:00Z"/>
                    <w:lang w:val="de-DE"/>
                  </w:rPr>
                </w:rPrChange>
              </w:rPr>
            </w:pPr>
            <w:ins w:id="17859" w:author="Thomas Dietz" w:date="2012-08-08T17:05:00Z">
              <w:r w:rsidRPr="00B80901">
                <w:rPr>
                  <w:rPrChange w:id="17860" w:author="Thomas Dietz" w:date="2012-08-10T13:22:00Z">
                    <w:rPr>
                      <w:lang w:val="de-DE"/>
                    </w:rPr>
                  </w:rPrChange>
                </w:rPr>
                <w:t xml:space="preserve">        the parent element does not exist, a 'data-missing' error</w:t>
              </w:r>
            </w:ins>
          </w:p>
          <w:p w14:paraId="71C62FA6" w14:textId="77777777" w:rsidR="009F3611" w:rsidRPr="00B80901" w:rsidRDefault="009F3611" w:rsidP="009F3611">
            <w:pPr>
              <w:pStyle w:val="XML1"/>
              <w:rPr>
                <w:ins w:id="17861" w:author="Thomas Dietz" w:date="2012-08-08T17:05:00Z"/>
                <w:rPrChange w:id="17862" w:author="Thomas Dietz" w:date="2012-08-10T13:22:00Z">
                  <w:rPr>
                    <w:ins w:id="17863" w:author="Thomas Dietz" w:date="2012-08-08T17:05:00Z"/>
                    <w:lang w:val="de-DE"/>
                  </w:rPr>
                </w:rPrChange>
              </w:rPr>
            </w:pPr>
            <w:ins w:id="17864" w:author="Thomas Dietz" w:date="2012-08-08T17:05:00Z">
              <w:r w:rsidRPr="00B80901">
                <w:rPr>
                  <w:rPrChange w:id="17865" w:author="Thomas Dietz" w:date="2012-08-10T13:22:00Z">
                    <w:rPr>
                      <w:lang w:val="de-DE"/>
                    </w:rPr>
                  </w:rPrChange>
                </w:rPr>
                <w:t xml:space="preserve">        </w:t>
              </w:r>
              <w:proofErr w:type="gramStart"/>
              <w:r w:rsidRPr="00B80901">
                <w:rPr>
                  <w:rPrChange w:id="17866" w:author="Thomas Dietz" w:date="2012-08-10T13:22:00Z">
                    <w:rPr>
                      <w:lang w:val="de-DE"/>
                    </w:rPr>
                  </w:rPrChange>
                </w:rPr>
                <w:t>is</w:t>
              </w:r>
              <w:proofErr w:type="gramEnd"/>
              <w:r w:rsidRPr="00B80901">
                <w:rPr>
                  <w:rPrChange w:id="17867" w:author="Thomas Dietz" w:date="2012-08-10T13:22:00Z">
                    <w:rPr>
                      <w:lang w:val="de-DE"/>
                    </w:rPr>
                  </w:rPrChange>
                </w:rPr>
                <w:t xml:space="preserve"> returned.";</w:t>
              </w:r>
            </w:ins>
          </w:p>
          <w:p w14:paraId="5B1EDD07" w14:textId="77777777" w:rsidR="009F3611" w:rsidRPr="00B80901" w:rsidRDefault="009F3611" w:rsidP="009F3611">
            <w:pPr>
              <w:pStyle w:val="XML1"/>
              <w:rPr>
                <w:ins w:id="17868" w:author="Thomas Dietz" w:date="2012-08-08T17:05:00Z"/>
                <w:rPrChange w:id="17869" w:author="Thomas Dietz" w:date="2012-08-10T13:22:00Z">
                  <w:rPr>
                    <w:ins w:id="17870" w:author="Thomas Dietz" w:date="2012-08-08T17:05:00Z"/>
                    <w:lang w:val="de-DE"/>
                  </w:rPr>
                </w:rPrChange>
              </w:rPr>
            </w:pPr>
            <w:ins w:id="17871" w:author="Thomas Dietz" w:date="2012-08-08T17:05:00Z">
              <w:r w:rsidRPr="00B80901">
                <w:rPr>
                  <w:rPrChange w:id="17872" w:author="Thomas Dietz" w:date="2012-08-10T13:22:00Z">
                    <w:rPr>
                      <w:lang w:val="de-DE"/>
                    </w:rPr>
                  </w:rPrChange>
                </w:rPr>
                <w:t xml:space="preserve">    }</w:t>
              </w:r>
            </w:ins>
          </w:p>
          <w:p w14:paraId="4A123AC5" w14:textId="77777777" w:rsidR="009F3611" w:rsidRPr="00B80901" w:rsidRDefault="009F3611" w:rsidP="009F3611">
            <w:pPr>
              <w:pStyle w:val="XML1"/>
              <w:rPr>
                <w:ins w:id="17873" w:author="Thomas Dietz" w:date="2012-08-08T17:05:00Z"/>
                <w:rPrChange w:id="17874" w:author="Thomas Dietz" w:date="2012-08-10T13:22:00Z">
                  <w:rPr>
                    <w:ins w:id="17875" w:author="Thomas Dietz" w:date="2012-08-08T17:05:00Z"/>
                    <w:lang w:val="de-DE"/>
                  </w:rPr>
                </w:rPrChange>
              </w:rPr>
            </w:pPr>
            <w:ins w:id="17876" w:author="Thomas Dietz" w:date="2012-08-08T17:05:00Z">
              <w:r w:rsidRPr="00B80901">
                <w:rPr>
                  <w:rPrChange w:id="17877" w:author="Thomas Dietz" w:date="2012-08-10T13:22:00Z">
                    <w:rPr>
                      <w:lang w:val="de-DE"/>
                    </w:rPr>
                  </w:rPrChange>
                </w:rPr>
                <w:t xml:space="preserve">    leaf auto-negotiate { </w:t>
              </w:r>
            </w:ins>
          </w:p>
          <w:p w14:paraId="3865809E" w14:textId="77777777" w:rsidR="009F3611" w:rsidRPr="00B80901" w:rsidRDefault="009F3611" w:rsidP="009F3611">
            <w:pPr>
              <w:pStyle w:val="XML1"/>
              <w:rPr>
                <w:ins w:id="17878" w:author="Thomas Dietz" w:date="2012-08-08T17:05:00Z"/>
                <w:rPrChange w:id="17879" w:author="Thomas Dietz" w:date="2012-08-10T13:22:00Z">
                  <w:rPr>
                    <w:ins w:id="17880" w:author="Thomas Dietz" w:date="2012-08-08T17:05:00Z"/>
                    <w:lang w:val="de-DE"/>
                  </w:rPr>
                </w:rPrChange>
              </w:rPr>
            </w:pPr>
            <w:ins w:id="17881" w:author="Thomas Dietz" w:date="2012-08-08T17:05:00Z">
              <w:r w:rsidRPr="00B80901">
                <w:rPr>
                  <w:rPrChange w:id="17882" w:author="Thomas Dietz" w:date="2012-08-10T13:22:00Z">
                    <w:rPr>
                      <w:lang w:val="de-DE"/>
                    </w:rPr>
                  </w:rPrChange>
                </w:rPr>
                <w:t xml:space="preserve">      type boolean;</w:t>
              </w:r>
            </w:ins>
          </w:p>
          <w:p w14:paraId="2903FA34" w14:textId="77777777" w:rsidR="009F3611" w:rsidRPr="00B80901" w:rsidRDefault="009F3611" w:rsidP="009F3611">
            <w:pPr>
              <w:pStyle w:val="XML1"/>
              <w:rPr>
                <w:ins w:id="17883" w:author="Thomas Dietz" w:date="2012-08-08T17:05:00Z"/>
                <w:rPrChange w:id="17884" w:author="Thomas Dietz" w:date="2012-08-10T13:22:00Z">
                  <w:rPr>
                    <w:ins w:id="17885" w:author="Thomas Dietz" w:date="2012-08-08T17:05:00Z"/>
                    <w:lang w:val="de-DE"/>
                  </w:rPr>
                </w:rPrChange>
              </w:rPr>
            </w:pPr>
            <w:ins w:id="17886" w:author="Thomas Dietz" w:date="2012-08-08T17:05:00Z">
              <w:r w:rsidRPr="00B80901">
                <w:rPr>
                  <w:rPrChange w:id="17887" w:author="Thomas Dietz" w:date="2012-08-10T13:22:00Z">
                    <w:rPr>
                      <w:lang w:val="de-DE"/>
                    </w:rPr>
                  </w:rPrChange>
                </w:rPr>
                <w:t xml:space="preserve">      default true;</w:t>
              </w:r>
            </w:ins>
          </w:p>
          <w:p w14:paraId="18A25756" w14:textId="77777777" w:rsidR="009F3611" w:rsidRPr="00B80901" w:rsidRDefault="009F3611" w:rsidP="009F3611">
            <w:pPr>
              <w:pStyle w:val="XML1"/>
              <w:rPr>
                <w:ins w:id="17888" w:author="Thomas Dietz" w:date="2012-08-08T17:05:00Z"/>
                <w:rPrChange w:id="17889" w:author="Thomas Dietz" w:date="2012-08-10T13:22:00Z">
                  <w:rPr>
                    <w:ins w:id="17890" w:author="Thomas Dietz" w:date="2012-08-08T17:05:00Z"/>
                    <w:lang w:val="de-DE"/>
                  </w:rPr>
                </w:rPrChange>
              </w:rPr>
            </w:pPr>
            <w:ins w:id="17891" w:author="Thomas Dietz" w:date="2012-08-08T17:05:00Z">
              <w:r w:rsidRPr="00B80901">
                <w:rPr>
                  <w:rPrChange w:id="17892" w:author="Thomas Dietz" w:date="2012-08-10T13:22:00Z">
                    <w:rPr>
                      <w:lang w:val="de-DE"/>
                    </w:rPr>
                  </w:rPrChange>
                </w:rPr>
                <w:t xml:space="preserve">      description "Specifies if auto-negotiation of transmission</w:t>
              </w:r>
            </w:ins>
          </w:p>
          <w:p w14:paraId="26FD4BCB" w14:textId="77777777" w:rsidR="009F3611" w:rsidRPr="00B80901" w:rsidRDefault="009F3611" w:rsidP="009F3611">
            <w:pPr>
              <w:pStyle w:val="XML1"/>
              <w:rPr>
                <w:ins w:id="17893" w:author="Thomas Dietz" w:date="2012-08-08T17:05:00Z"/>
                <w:rPrChange w:id="17894" w:author="Thomas Dietz" w:date="2012-08-10T13:22:00Z">
                  <w:rPr>
                    <w:ins w:id="17895" w:author="Thomas Dietz" w:date="2012-08-08T17:05:00Z"/>
                    <w:lang w:val="de-DE"/>
                  </w:rPr>
                </w:rPrChange>
              </w:rPr>
            </w:pPr>
            <w:ins w:id="17896" w:author="Thomas Dietz" w:date="2012-08-08T17:05:00Z">
              <w:r w:rsidRPr="00B80901">
                <w:rPr>
                  <w:rPrChange w:id="17897" w:author="Thomas Dietz" w:date="2012-08-10T13:22:00Z">
                    <w:rPr>
                      <w:lang w:val="de-DE"/>
                    </w:rPr>
                  </w:rPrChange>
                </w:rPr>
                <w:t xml:space="preserve">        </w:t>
              </w:r>
              <w:proofErr w:type="gramStart"/>
              <w:r w:rsidRPr="00B80901">
                <w:rPr>
                  <w:rPrChange w:id="17898" w:author="Thomas Dietz" w:date="2012-08-10T13:22:00Z">
                    <w:rPr>
                      <w:lang w:val="de-DE"/>
                    </w:rPr>
                  </w:rPrChange>
                </w:rPr>
                <w:t>parameters</w:t>
              </w:r>
              <w:proofErr w:type="gramEnd"/>
              <w:r w:rsidRPr="00B80901">
                <w:rPr>
                  <w:rPrChange w:id="17899" w:author="Thomas Dietz" w:date="2012-08-10T13:22:00Z">
                    <w:rPr>
                      <w:lang w:val="de-DE"/>
                    </w:rPr>
                  </w:rPrChange>
                </w:rPr>
                <w:t xml:space="preserve"> is enabled for the port.</w:t>
              </w:r>
            </w:ins>
          </w:p>
          <w:p w14:paraId="5E518482" w14:textId="77777777" w:rsidR="009F3611" w:rsidRPr="00B80901" w:rsidRDefault="009F3611" w:rsidP="009F3611">
            <w:pPr>
              <w:pStyle w:val="XML1"/>
              <w:rPr>
                <w:ins w:id="17900" w:author="Thomas Dietz" w:date="2012-08-08T17:05:00Z"/>
                <w:rPrChange w:id="17901" w:author="Thomas Dietz" w:date="2012-08-10T13:22:00Z">
                  <w:rPr>
                    <w:ins w:id="17902" w:author="Thomas Dietz" w:date="2012-08-08T17:05:00Z"/>
                    <w:lang w:val="de-DE"/>
                  </w:rPr>
                </w:rPrChange>
              </w:rPr>
            </w:pPr>
          </w:p>
          <w:p w14:paraId="7855604A" w14:textId="77777777" w:rsidR="009F3611" w:rsidRPr="00B80901" w:rsidRDefault="009F3611" w:rsidP="009F3611">
            <w:pPr>
              <w:pStyle w:val="XML1"/>
              <w:rPr>
                <w:ins w:id="17903" w:author="Thomas Dietz" w:date="2012-08-08T17:05:00Z"/>
                <w:rPrChange w:id="17904" w:author="Thomas Dietz" w:date="2012-08-10T13:22:00Z">
                  <w:rPr>
                    <w:ins w:id="17905" w:author="Thomas Dietz" w:date="2012-08-08T17:05:00Z"/>
                    <w:lang w:val="de-DE"/>
                  </w:rPr>
                </w:rPrChange>
              </w:rPr>
            </w:pPr>
            <w:ins w:id="17906" w:author="Thomas Dietz" w:date="2012-08-08T17:05:00Z">
              <w:r w:rsidRPr="00B80901">
                <w:rPr>
                  <w:rPrChange w:id="17907" w:author="Thomas Dietz" w:date="2012-08-10T13:22:00Z">
                    <w:rPr>
                      <w:lang w:val="de-DE"/>
                    </w:rPr>
                  </w:rPrChange>
                </w:rPr>
                <w:t xml:space="preserve">        This element is optional. If this element is not present it</w:t>
              </w:r>
            </w:ins>
          </w:p>
          <w:p w14:paraId="7E5BFAC1" w14:textId="77777777" w:rsidR="009F3611" w:rsidRPr="00B80901" w:rsidRDefault="009F3611" w:rsidP="009F3611">
            <w:pPr>
              <w:pStyle w:val="XML1"/>
              <w:rPr>
                <w:ins w:id="17908" w:author="Thomas Dietz" w:date="2012-08-08T17:05:00Z"/>
                <w:rPrChange w:id="17909" w:author="Thomas Dietz" w:date="2012-08-10T13:22:00Z">
                  <w:rPr>
                    <w:ins w:id="17910" w:author="Thomas Dietz" w:date="2012-08-08T17:05:00Z"/>
                    <w:lang w:val="de-DE"/>
                  </w:rPr>
                </w:rPrChange>
              </w:rPr>
            </w:pPr>
            <w:ins w:id="17911" w:author="Thomas Dietz" w:date="2012-08-08T17:05:00Z">
              <w:r w:rsidRPr="00B80901">
                <w:rPr>
                  <w:rPrChange w:id="17912" w:author="Thomas Dietz" w:date="2012-08-10T13:22:00Z">
                    <w:rPr>
                      <w:lang w:val="de-DE"/>
                    </w:rPr>
                  </w:rPrChange>
                </w:rPr>
                <w:t xml:space="preserve">        </w:t>
              </w:r>
              <w:proofErr w:type="gramStart"/>
              <w:r w:rsidRPr="00B80901">
                <w:rPr>
                  <w:rPrChange w:id="17913" w:author="Thomas Dietz" w:date="2012-08-10T13:22:00Z">
                    <w:rPr>
                      <w:lang w:val="de-DE"/>
                    </w:rPr>
                  </w:rPrChange>
                </w:rPr>
                <w:t>defaults</w:t>
              </w:r>
              <w:proofErr w:type="gramEnd"/>
              <w:r w:rsidRPr="00B80901">
                <w:rPr>
                  <w:rPrChange w:id="17914" w:author="Thomas Dietz" w:date="2012-08-10T13:22:00Z">
                    <w:rPr>
                      <w:lang w:val="de-DE"/>
                    </w:rPr>
                  </w:rPrChange>
                </w:rPr>
                <w:t xml:space="preserve"> to 'true'.";</w:t>
              </w:r>
            </w:ins>
          </w:p>
          <w:p w14:paraId="29AFB254" w14:textId="77777777" w:rsidR="009F3611" w:rsidRPr="00B80901" w:rsidRDefault="009F3611" w:rsidP="009F3611">
            <w:pPr>
              <w:pStyle w:val="XML1"/>
              <w:rPr>
                <w:ins w:id="17915" w:author="Thomas Dietz" w:date="2012-08-08T17:05:00Z"/>
                <w:rPrChange w:id="17916" w:author="Thomas Dietz" w:date="2012-08-10T13:22:00Z">
                  <w:rPr>
                    <w:ins w:id="17917" w:author="Thomas Dietz" w:date="2012-08-08T17:05:00Z"/>
                    <w:lang w:val="de-DE"/>
                  </w:rPr>
                </w:rPrChange>
              </w:rPr>
            </w:pPr>
            <w:ins w:id="17918" w:author="Thomas Dietz" w:date="2012-08-08T17:05:00Z">
              <w:r w:rsidRPr="00B80901">
                <w:rPr>
                  <w:rPrChange w:id="17919" w:author="Thomas Dietz" w:date="2012-08-10T13:22:00Z">
                    <w:rPr>
                      <w:lang w:val="de-DE"/>
                    </w:rPr>
                  </w:rPrChange>
                </w:rPr>
                <w:t xml:space="preserve">    }</w:t>
              </w:r>
            </w:ins>
          </w:p>
          <w:p w14:paraId="54590FDD" w14:textId="77777777" w:rsidR="009F3611" w:rsidRPr="00B80901" w:rsidRDefault="009F3611" w:rsidP="009F3611">
            <w:pPr>
              <w:pStyle w:val="XML1"/>
              <w:rPr>
                <w:ins w:id="17920" w:author="Thomas Dietz" w:date="2012-08-08T17:05:00Z"/>
                <w:rPrChange w:id="17921" w:author="Thomas Dietz" w:date="2012-08-10T13:22:00Z">
                  <w:rPr>
                    <w:ins w:id="17922" w:author="Thomas Dietz" w:date="2012-08-08T17:05:00Z"/>
                    <w:lang w:val="de-DE"/>
                  </w:rPr>
                </w:rPrChange>
              </w:rPr>
            </w:pPr>
            <w:ins w:id="17923" w:author="Thomas Dietz" w:date="2012-08-08T17:05:00Z">
              <w:r w:rsidRPr="00B80901">
                <w:rPr>
                  <w:rPrChange w:id="17924" w:author="Thomas Dietz" w:date="2012-08-10T13:22:00Z">
                    <w:rPr>
                      <w:lang w:val="de-DE"/>
                    </w:rPr>
                  </w:rPrChange>
                </w:rPr>
                <w:t xml:space="preserve">    leaf-list medium {</w:t>
              </w:r>
            </w:ins>
          </w:p>
          <w:p w14:paraId="77C278D5" w14:textId="77777777" w:rsidR="009F3611" w:rsidRPr="00B80901" w:rsidRDefault="009F3611" w:rsidP="009F3611">
            <w:pPr>
              <w:pStyle w:val="XML1"/>
              <w:rPr>
                <w:ins w:id="17925" w:author="Thomas Dietz" w:date="2012-08-08T17:05:00Z"/>
                <w:rPrChange w:id="17926" w:author="Thomas Dietz" w:date="2012-08-10T13:22:00Z">
                  <w:rPr>
                    <w:ins w:id="17927" w:author="Thomas Dietz" w:date="2012-08-08T17:05:00Z"/>
                    <w:lang w:val="de-DE"/>
                  </w:rPr>
                </w:rPrChange>
              </w:rPr>
            </w:pPr>
            <w:ins w:id="17928" w:author="Thomas Dietz" w:date="2012-08-08T17:05:00Z">
              <w:r w:rsidRPr="00B80901">
                <w:rPr>
                  <w:rPrChange w:id="17929" w:author="Thomas Dietz" w:date="2012-08-10T13:22:00Z">
                    <w:rPr>
                      <w:lang w:val="de-DE"/>
                    </w:rPr>
                  </w:rPrChange>
                </w:rPr>
                <w:t xml:space="preserve">      type enumeration {</w:t>
              </w:r>
            </w:ins>
          </w:p>
          <w:p w14:paraId="7AA284A1" w14:textId="77777777" w:rsidR="009F3611" w:rsidRPr="00B80901" w:rsidRDefault="009F3611" w:rsidP="009F3611">
            <w:pPr>
              <w:pStyle w:val="XML1"/>
              <w:rPr>
                <w:ins w:id="17930" w:author="Thomas Dietz" w:date="2012-08-08T17:05:00Z"/>
                <w:rPrChange w:id="17931" w:author="Thomas Dietz" w:date="2012-08-10T13:22:00Z">
                  <w:rPr>
                    <w:ins w:id="17932" w:author="Thomas Dietz" w:date="2012-08-08T17:05:00Z"/>
                    <w:lang w:val="de-DE"/>
                  </w:rPr>
                </w:rPrChange>
              </w:rPr>
            </w:pPr>
            <w:ins w:id="17933" w:author="Thomas Dietz" w:date="2012-08-08T17:05:00Z">
              <w:r w:rsidRPr="00B80901">
                <w:rPr>
                  <w:rPrChange w:id="17934" w:author="Thomas Dietz" w:date="2012-08-10T13:22:00Z">
                    <w:rPr>
                      <w:lang w:val="de-DE"/>
                    </w:rPr>
                  </w:rPrChange>
                </w:rPr>
                <w:t xml:space="preserve">        enum copper;</w:t>
              </w:r>
            </w:ins>
          </w:p>
          <w:p w14:paraId="47C6FB11" w14:textId="77777777" w:rsidR="009F3611" w:rsidRPr="00B80901" w:rsidRDefault="009F3611" w:rsidP="009F3611">
            <w:pPr>
              <w:pStyle w:val="XML1"/>
              <w:rPr>
                <w:ins w:id="17935" w:author="Thomas Dietz" w:date="2012-08-08T17:05:00Z"/>
                <w:rPrChange w:id="17936" w:author="Thomas Dietz" w:date="2012-08-10T13:22:00Z">
                  <w:rPr>
                    <w:ins w:id="17937" w:author="Thomas Dietz" w:date="2012-08-08T17:05:00Z"/>
                    <w:lang w:val="de-DE"/>
                  </w:rPr>
                </w:rPrChange>
              </w:rPr>
            </w:pPr>
            <w:ins w:id="17938" w:author="Thomas Dietz" w:date="2012-08-08T17:05:00Z">
              <w:r w:rsidRPr="00B80901">
                <w:rPr>
                  <w:rPrChange w:id="17939" w:author="Thomas Dietz" w:date="2012-08-10T13:22:00Z">
                    <w:rPr>
                      <w:lang w:val="de-DE"/>
                    </w:rPr>
                  </w:rPrChange>
                </w:rPr>
                <w:t xml:space="preserve">        enum fiber;</w:t>
              </w:r>
            </w:ins>
          </w:p>
          <w:p w14:paraId="379A8847" w14:textId="77777777" w:rsidR="009F3611" w:rsidRPr="00B80901" w:rsidRDefault="009F3611" w:rsidP="009F3611">
            <w:pPr>
              <w:pStyle w:val="XML1"/>
              <w:rPr>
                <w:ins w:id="17940" w:author="Thomas Dietz" w:date="2012-08-08T17:05:00Z"/>
                <w:rPrChange w:id="17941" w:author="Thomas Dietz" w:date="2012-08-10T13:22:00Z">
                  <w:rPr>
                    <w:ins w:id="17942" w:author="Thomas Dietz" w:date="2012-08-08T17:05:00Z"/>
                    <w:lang w:val="de-DE"/>
                  </w:rPr>
                </w:rPrChange>
              </w:rPr>
            </w:pPr>
            <w:ins w:id="17943" w:author="Thomas Dietz" w:date="2012-08-08T17:05:00Z">
              <w:r w:rsidRPr="00B80901">
                <w:rPr>
                  <w:rPrChange w:id="17944" w:author="Thomas Dietz" w:date="2012-08-10T13:22:00Z">
                    <w:rPr>
                      <w:lang w:val="de-DE"/>
                    </w:rPr>
                  </w:rPrChange>
                </w:rPr>
                <w:t xml:space="preserve">      }</w:t>
              </w:r>
            </w:ins>
          </w:p>
          <w:p w14:paraId="3E6AE21C" w14:textId="77777777" w:rsidR="009F3611" w:rsidRPr="00B80901" w:rsidRDefault="009F3611" w:rsidP="009F3611">
            <w:pPr>
              <w:pStyle w:val="XML1"/>
              <w:rPr>
                <w:ins w:id="17945" w:author="Thomas Dietz" w:date="2012-08-08T17:05:00Z"/>
                <w:rPrChange w:id="17946" w:author="Thomas Dietz" w:date="2012-08-10T13:22:00Z">
                  <w:rPr>
                    <w:ins w:id="17947" w:author="Thomas Dietz" w:date="2012-08-08T17:05:00Z"/>
                    <w:lang w:val="de-DE"/>
                  </w:rPr>
                </w:rPrChange>
              </w:rPr>
            </w:pPr>
            <w:ins w:id="17948" w:author="Thomas Dietz" w:date="2012-08-08T17:05:00Z">
              <w:r w:rsidRPr="00B80901">
                <w:rPr>
                  <w:rPrChange w:id="17949" w:author="Thomas Dietz" w:date="2012-08-10T13:22:00Z">
                    <w:rPr>
                      <w:lang w:val="de-DE"/>
                    </w:rPr>
                  </w:rPrChange>
                </w:rPr>
                <w:t xml:space="preserve">      min-elements 1;</w:t>
              </w:r>
            </w:ins>
          </w:p>
          <w:p w14:paraId="25712F9B" w14:textId="77777777" w:rsidR="009F3611" w:rsidRPr="00B80901" w:rsidRDefault="009F3611" w:rsidP="009F3611">
            <w:pPr>
              <w:pStyle w:val="XML1"/>
              <w:rPr>
                <w:ins w:id="17950" w:author="Thomas Dietz" w:date="2012-08-08T17:05:00Z"/>
                <w:rPrChange w:id="17951" w:author="Thomas Dietz" w:date="2012-08-10T13:22:00Z">
                  <w:rPr>
                    <w:ins w:id="17952" w:author="Thomas Dietz" w:date="2012-08-08T17:05:00Z"/>
                    <w:lang w:val="de-DE"/>
                  </w:rPr>
                </w:rPrChange>
              </w:rPr>
            </w:pPr>
            <w:ins w:id="17953" w:author="Thomas Dietz" w:date="2012-08-08T17:05:00Z">
              <w:r w:rsidRPr="00B80901">
                <w:rPr>
                  <w:rPrChange w:id="17954" w:author="Thomas Dietz" w:date="2012-08-10T13:22:00Z">
                    <w:rPr>
                      <w:lang w:val="de-DE"/>
                    </w:rPr>
                  </w:rPrChange>
                </w:rPr>
                <w:t xml:space="preserve">      </w:t>
              </w:r>
              <w:proofErr w:type="gramStart"/>
              <w:r w:rsidRPr="00B80901">
                <w:rPr>
                  <w:rPrChange w:id="17955" w:author="Thomas Dietz" w:date="2012-08-10T13:22:00Z">
                    <w:rPr>
                      <w:lang w:val="de-DE"/>
                    </w:rPr>
                  </w:rPrChange>
                </w:rPr>
                <w:t>description</w:t>
              </w:r>
              <w:proofErr w:type="gramEnd"/>
              <w:r w:rsidRPr="00B80901">
                <w:rPr>
                  <w:rPrChange w:id="17956" w:author="Thomas Dietz" w:date="2012-08-10T13:22:00Z">
                    <w:rPr>
                      <w:lang w:val="de-DE"/>
                    </w:rPr>
                  </w:rPrChange>
                </w:rPr>
                <w:t xml:space="preserve"> "The transmission medium used by the port.</w:t>
              </w:r>
            </w:ins>
          </w:p>
          <w:p w14:paraId="023C0236" w14:textId="77777777" w:rsidR="009F3611" w:rsidRPr="00B80901" w:rsidRDefault="009F3611" w:rsidP="009F3611">
            <w:pPr>
              <w:pStyle w:val="XML1"/>
              <w:rPr>
                <w:ins w:id="17957" w:author="Thomas Dietz" w:date="2012-08-08T17:05:00Z"/>
                <w:rPrChange w:id="17958" w:author="Thomas Dietz" w:date="2012-08-10T13:22:00Z">
                  <w:rPr>
                    <w:ins w:id="17959" w:author="Thomas Dietz" w:date="2012-08-08T17:05:00Z"/>
                    <w:lang w:val="de-DE"/>
                  </w:rPr>
                </w:rPrChange>
              </w:rPr>
            </w:pPr>
            <w:ins w:id="17960" w:author="Thomas Dietz" w:date="2012-08-08T17:05:00Z">
              <w:r w:rsidRPr="00B80901">
                <w:rPr>
                  <w:rPrChange w:id="17961" w:author="Thomas Dietz" w:date="2012-08-10T13:22:00Z">
                    <w:rPr>
                      <w:lang w:val="de-DE"/>
                    </w:rPr>
                  </w:rPrChange>
                </w:rPr>
                <w:t xml:space="preserve">        Multiple media are allowed.</w:t>
              </w:r>
            </w:ins>
          </w:p>
          <w:p w14:paraId="532D8E3C" w14:textId="77777777" w:rsidR="009F3611" w:rsidRPr="00B80901" w:rsidRDefault="009F3611" w:rsidP="009F3611">
            <w:pPr>
              <w:pStyle w:val="XML1"/>
              <w:rPr>
                <w:ins w:id="17962" w:author="Thomas Dietz" w:date="2012-08-08T17:05:00Z"/>
                <w:rPrChange w:id="17963" w:author="Thomas Dietz" w:date="2012-08-10T13:22:00Z">
                  <w:rPr>
                    <w:ins w:id="17964" w:author="Thomas Dietz" w:date="2012-08-08T17:05:00Z"/>
                    <w:lang w:val="de-DE"/>
                  </w:rPr>
                </w:rPrChange>
              </w:rPr>
            </w:pPr>
          </w:p>
          <w:p w14:paraId="15B66B9E" w14:textId="77777777" w:rsidR="009F3611" w:rsidRPr="00B80901" w:rsidRDefault="009F3611" w:rsidP="009F3611">
            <w:pPr>
              <w:pStyle w:val="XML1"/>
              <w:rPr>
                <w:ins w:id="17965" w:author="Thomas Dietz" w:date="2012-08-08T17:05:00Z"/>
                <w:rPrChange w:id="17966" w:author="Thomas Dietz" w:date="2012-08-10T13:22:00Z">
                  <w:rPr>
                    <w:ins w:id="17967" w:author="Thomas Dietz" w:date="2012-08-08T17:05:00Z"/>
                    <w:lang w:val="de-DE"/>
                  </w:rPr>
                </w:rPrChange>
              </w:rPr>
            </w:pPr>
            <w:ins w:id="17968" w:author="Thomas Dietz" w:date="2012-08-08T17:05:00Z">
              <w:r w:rsidRPr="00B80901">
                <w:rPr>
                  <w:rPrChange w:id="17969" w:author="Thomas Dietz" w:date="2012-08-10T13:22:00Z">
                    <w:rPr>
                      <w:lang w:val="de-DE"/>
                    </w:rPr>
                  </w:rPrChange>
                </w:rPr>
                <w:t xml:space="preserve">        At least one element MUST be present in the NETCONF data</w:t>
              </w:r>
            </w:ins>
          </w:p>
          <w:p w14:paraId="124B5262" w14:textId="77777777" w:rsidR="009F3611" w:rsidRPr="00B80901" w:rsidRDefault="009F3611" w:rsidP="009F3611">
            <w:pPr>
              <w:pStyle w:val="XML1"/>
              <w:rPr>
                <w:ins w:id="17970" w:author="Thomas Dietz" w:date="2012-08-08T17:05:00Z"/>
                <w:rPrChange w:id="17971" w:author="Thomas Dietz" w:date="2012-08-10T13:22:00Z">
                  <w:rPr>
                    <w:ins w:id="17972" w:author="Thomas Dietz" w:date="2012-08-08T17:05:00Z"/>
                    <w:lang w:val="de-DE"/>
                  </w:rPr>
                </w:rPrChange>
              </w:rPr>
            </w:pPr>
            <w:ins w:id="17973" w:author="Thomas Dietz" w:date="2012-08-08T17:05:00Z">
              <w:r w:rsidRPr="00B80901">
                <w:rPr>
                  <w:rPrChange w:id="17974" w:author="Thomas Dietz" w:date="2012-08-10T13:22:00Z">
                    <w:rPr>
                      <w:lang w:val="de-DE"/>
                    </w:rPr>
                  </w:rPrChange>
                </w:rPr>
                <w:t xml:space="preserve">        </w:t>
              </w:r>
              <w:proofErr w:type="gramStart"/>
              <w:r w:rsidRPr="00B80901">
                <w:rPr>
                  <w:rPrChange w:id="17975" w:author="Thomas Dietz" w:date="2012-08-10T13:22:00Z">
                    <w:rPr>
                      <w:lang w:val="de-DE"/>
                    </w:rPr>
                  </w:rPrChange>
                </w:rPr>
                <w:t>store</w:t>
              </w:r>
              <w:proofErr w:type="gramEnd"/>
              <w:r w:rsidRPr="00B80901">
                <w:rPr>
                  <w:rPrChange w:id="17976" w:author="Thomas Dietz" w:date="2012-08-10T13:22:00Z">
                    <w:rPr>
                      <w:lang w:val="de-DE"/>
                    </w:rPr>
                  </w:rPrChange>
                </w:rPr>
                <w:t>. If none of this elements is are present in a NETCONF</w:t>
              </w:r>
            </w:ins>
          </w:p>
          <w:p w14:paraId="6EA4461A" w14:textId="77777777" w:rsidR="009F3611" w:rsidRPr="00B80901" w:rsidRDefault="009F3611" w:rsidP="009F3611">
            <w:pPr>
              <w:pStyle w:val="XML1"/>
              <w:rPr>
                <w:ins w:id="17977" w:author="Thomas Dietz" w:date="2012-08-08T17:05:00Z"/>
                <w:rPrChange w:id="17978" w:author="Thomas Dietz" w:date="2012-08-10T13:22:00Z">
                  <w:rPr>
                    <w:ins w:id="17979" w:author="Thomas Dietz" w:date="2012-08-08T17:05:00Z"/>
                    <w:lang w:val="de-DE"/>
                  </w:rPr>
                </w:rPrChange>
              </w:rPr>
            </w:pPr>
            <w:ins w:id="17980" w:author="Thomas Dietz" w:date="2012-08-08T17:05:00Z">
              <w:r w:rsidRPr="00B80901">
                <w:rPr>
                  <w:rPrChange w:id="17981" w:author="Thomas Dietz" w:date="2012-08-10T13:22:00Z">
                    <w:rPr>
                      <w:lang w:val="de-DE"/>
                    </w:rPr>
                  </w:rPrChange>
                </w:rPr>
                <w:t xml:space="preserve">        &lt;edit-config&gt; operation 'create', 'merge' or 'replace' and</w:t>
              </w:r>
            </w:ins>
          </w:p>
          <w:p w14:paraId="2F223EBE" w14:textId="77777777" w:rsidR="009F3611" w:rsidRPr="00B80901" w:rsidRDefault="009F3611" w:rsidP="009F3611">
            <w:pPr>
              <w:pStyle w:val="XML1"/>
              <w:rPr>
                <w:ins w:id="17982" w:author="Thomas Dietz" w:date="2012-08-08T17:05:00Z"/>
                <w:rPrChange w:id="17983" w:author="Thomas Dietz" w:date="2012-08-10T13:22:00Z">
                  <w:rPr>
                    <w:ins w:id="17984" w:author="Thomas Dietz" w:date="2012-08-08T17:05:00Z"/>
                    <w:lang w:val="de-DE"/>
                  </w:rPr>
                </w:rPrChange>
              </w:rPr>
            </w:pPr>
            <w:ins w:id="17985" w:author="Thomas Dietz" w:date="2012-08-08T17:05:00Z">
              <w:r w:rsidRPr="00B80901">
                <w:rPr>
                  <w:rPrChange w:id="17986" w:author="Thomas Dietz" w:date="2012-08-10T13:22:00Z">
                    <w:rPr>
                      <w:lang w:val="de-DE"/>
                    </w:rPr>
                  </w:rPrChange>
                </w:rPr>
                <w:t xml:space="preserve">        the parent element does not exist, a 'data-missing' error</w:t>
              </w:r>
            </w:ins>
          </w:p>
          <w:p w14:paraId="4FCDDD0F" w14:textId="77777777" w:rsidR="009F3611" w:rsidRPr="00B80901" w:rsidRDefault="009F3611" w:rsidP="009F3611">
            <w:pPr>
              <w:pStyle w:val="XML1"/>
              <w:rPr>
                <w:ins w:id="17987" w:author="Thomas Dietz" w:date="2012-08-08T17:05:00Z"/>
                <w:rPrChange w:id="17988" w:author="Thomas Dietz" w:date="2012-08-10T13:22:00Z">
                  <w:rPr>
                    <w:ins w:id="17989" w:author="Thomas Dietz" w:date="2012-08-08T17:05:00Z"/>
                    <w:lang w:val="de-DE"/>
                  </w:rPr>
                </w:rPrChange>
              </w:rPr>
            </w:pPr>
            <w:ins w:id="17990" w:author="Thomas Dietz" w:date="2012-08-08T17:05:00Z">
              <w:r w:rsidRPr="00B80901">
                <w:rPr>
                  <w:rPrChange w:id="17991" w:author="Thomas Dietz" w:date="2012-08-10T13:22:00Z">
                    <w:rPr>
                      <w:lang w:val="de-DE"/>
                    </w:rPr>
                  </w:rPrChange>
                </w:rPr>
                <w:t xml:space="preserve">        </w:t>
              </w:r>
              <w:proofErr w:type="gramStart"/>
              <w:r w:rsidRPr="00B80901">
                <w:rPr>
                  <w:rPrChange w:id="17992" w:author="Thomas Dietz" w:date="2012-08-10T13:22:00Z">
                    <w:rPr>
                      <w:lang w:val="de-DE"/>
                    </w:rPr>
                  </w:rPrChange>
                </w:rPr>
                <w:t>is</w:t>
              </w:r>
              <w:proofErr w:type="gramEnd"/>
              <w:r w:rsidRPr="00B80901">
                <w:rPr>
                  <w:rPrChange w:id="17993" w:author="Thomas Dietz" w:date="2012-08-10T13:22:00Z">
                    <w:rPr>
                      <w:lang w:val="de-DE"/>
                    </w:rPr>
                  </w:rPrChange>
                </w:rPr>
                <w:t xml:space="preserve"> returned.";</w:t>
              </w:r>
            </w:ins>
          </w:p>
          <w:p w14:paraId="27A660B7" w14:textId="77777777" w:rsidR="009F3611" w:rsidRPr="00B80901" w:rsidRDefault="009F3611" w:rsidP="009F3611">
            <w:pPr>
              <w:pStyle w:val="XML1"/>
              <w:rPr>
                <w:ins w:id="17994" w:author="Thomas Dietz" w:date="2012-08-08T17:05:00Z"/>
                <w:rPrChange w:id="17995" w:author="Thomas Dietz" w:date="2012-08-10T13:22:00Z">
                  <w:rPr>
                    <w:ins w:id="17996" w:author="Thomas Dietz" w:date="2012-08-08T17:05:00Z"/>
                    <w:lang w:val="de-DE"/>
                  </w:rPr>
                </w:rPrChange>
              </w:rPr>
            </w:pPr>
            <w:ins w:id="17997" w:author="Thomas Dietz" w:date="2012-08-08T17:05:00Z">
              <w:r w:rsidRPr="00B80901">
                <w:rPr>
                  <w:rPrChange w:id="17998" w:author="Thomas Dietz" w:date="2012-08-10T13:22:00Z">
                    <w:rPr>
                      <w:lang w:val="de-DE"/>
                    </w:rPr>
                  </w:rPrChange>
                </w:rPr>
                <w:t xml:space="preserve">    }</w:t>
              </w:r>
            </w:ins>
          </w:p>
          <w:p w14:paraId="34D92546" w14:textId="77777777" w:rsidR="009F3611" w:rsidRPr="00B80901" w:rsidRDefault="009F3611" w:rsidP="009F3611">
            <w:pPr>
              <w:pStyle w:val="XML1"/>
              <w:rPr>
                <w:ins w:id="17999" w:author="Thomas Dietz" w:date="2012-08-08T17:05:00Z"/>
                <w:rPrChange w:id="18000" w:author="Thomas Dietz" w:date="2012-08-10T13:22:00Z">
                  <w:rPr>
                    <w:ins w:id="18001" w:author="Thomas Dietz" w:date="2012-08-08T17:05:00Z"/>
                    <w:lang w:val="de-DE"/>
                  </w:rPr>
                </w:rPrChange>
              </w:rPr>
            </w:pPr>
            <w:ins w:id="18002" w:author="Thomas Dietz" w:date="2012-08-08T17:05:00Z">
              <w:r w:rsidRPr="00B80901">
                <w:rPr>
                  <w:rPrChange w:id="18003" w:author="Thomas Dietz" w:date="2012-08-10T13:22:00Z">
                    <w:rPr>
                      <w:lang w:val="de-DE"/>
                    </w:rPr>
                  </w:rPrChange>
                </w:rPr>
                <w:t xml:space="preserve">    leaf pause {</w:t>
              </w:r>
            </w:ins>
          </w:p>
          <w:p w14:paraId="0977AB46" w14:textId="77777777" w:rsidR="009F3611" w:rsidRPr="00B80901" w:rsidRDefault="009F3611" w:rsidP="009F3611">
            <w:pPr>
              <w:pStyle w:val="XML1"/>
              <w:rPr>
                <w:ins w:id="18004" w:author="Thomas Dietz" w:date="2012-08-08T17:05:00Z"/>
                <w:rPrChange w:id="18005" w:author="Thomas Dietz" w:date="2012-08-10T13:22:00Z">
                  <w:rPr>
                    <w:ins w:id="18006" w:author="Thomas Dietz" w:date="2012-08-08T17:05:00Z"/>
                    <w:lang w:val="de-DE"/>
                  </w:rPr>
                </w:rPrChange>
              </w:rPr>
            </w:pPr>
            <w:ins w:id="18007" w:author="Thomas Dietz" w:date="2012-08-08T17:05:00Z">
              <w:r w:rsidRPr="00B80901">
                <w:rPr>
                  <w:rPrChange w:id="18008" w:author="Thomas Dietz" w:date="2012-08-10T13:22:00Z">
                    <w:rPr>
                      <w:lang w:val="de-DE"/>
                    </w:rPr>
                  </w:rPrChange>
                </w:rPr>
                <w:lastRenderedPageBreak/>
                <w:t xml:space="preserve">      type enumeration {</w:t>
              </w:r>
            </w:ins>
          </w:p>
          <w:p w14:paraId="4EF262C9" w14:textId="77777777" w:rsidR="009F3611" w:rsidRPr="00B80901" w:rsidRDefault="009F3611" w:rsidP="009F3611">
            <w:pPr>
              <w:pStyle w:val="XML1"/>
              <w:rPr>
                <w:ins w:id="18009" w:author="Thomas Dietz" w:date="2012-08-08T17:05:00Z"/>
                <w:rPrChange w:id="18010" w:author="Thomas Dietz" w:date="2012-08-10T13:22:00Z">
                  <w:rPr>
                    <w:ins w:id="18011" w:author="Thomas Dietz" w:date="2012-08-08T17:05:00Z"/>
                    <w:lang w:val="de-DE"/>
                  </w:rPr>
                </w:rPrChange>
              </w:rPr>
            </w:pPr>
            <w:ins w:id="18012" w:author="Thomas Dietz" w:date="2012-08-08T17:05:00Z">
              <w:r w:rsidRPr="00B80901">
                <w:rPr>
                  <w:rPrChange w:id="18013" w:author="Thomas Dietz" w:date="2012-08-10T13:22:00Z">
                    <w:rPr>
                      <w:lang w:val="de-DE"/>
                    </w:rPr>
                  </w:rPrChange>
                </w:rPr>
                <w:t xml:space="preserve">        enum unsupported;</w:t>
              </w:r>
            </w:ins>
          </w:p>
          <w:p w14:paraId="43C4A85D" w14:textId="77777777" w:rsidR="009F3611" w:rsidRPr="00B80901" w:rsidRDefault="009F3611" w:rsidP="009F3611">
            <w:pPr>
              <w:pStyle w:val="XML1"/>
              <w:rPr>
                <w:ins w:id="18014" w:author="Thomas Dietz" w:date="2012-08-08T17:05:00Z"/>
                <w:rPrChange w:id="18015" w:author="Thomas Dietz" w:date="2012-08-10T13:22:00Z">
                  <w:rPr>
                    <w:ins w:id="18016" w:author="Thomas Dietz" w:date="2012-08-08T17:05:00Z"/>
                    <w:lang w:val="de-DE"/>
                  </w:rPr>
                </w:rPrChange>
              </w:rPr>
            </w:pPr>
            <w:ins w:id="18017" w:author="Thomas Dietz" w:date="2012-08-08T17:05:00Z">
              <w:r w:rsidRPr="00B80901">
                <w:rPr>
                  <w:rPrChange w:id="18018" w:author="Thomas Dietz" w:date="2012-08-10T13:22:00Z">
                    <w:rPr>
                      <w:lang w:val="de-DE"/>
                    </w:rPr>
                  </w:rPrChange>
                </w:rPr>
                <w:t xml:space="preserve">        enum symmetric;</w:t>
              </w:r>
            </w:ins>
          </w:p>
          <w:p w14:paraId="6A7BCE7A" w14:textId="77777777" w:rsidR="009F3611" w:rsidRPr="00B80901" w:rsidRDefault="009F3611" w:rsidP="009F3611">
            <w:pPr>
              <w:pStyle w:val="XML1"/>
              <w:rPr>
                <w:ins w:id="18019" w:author="Thomas Dietz" w:date="2012-08-08T17:05:00Z"/>
                <w:rPrChange w:id="18020" w:author="Thomas Dietz" w:date="2012-08-10T13:22:00Z">
                  <w:rPr>
                    <w:ins w:id="18021" w:author="Thomas Dietz" w:date="2012-08-08T17:05:00Z"/>
                    <w:lang w:val="de-DE"/>
                  </w:rPr>
                </w:rPrChange>
              </w:rPr>
            </w:pPr>
            <w:ins w:id="18022" w:author="Thomas Dietz" w:date="2012-08-08T17:05:00Z">
              <w:r w:rsidRPr="00B80901">
                <w:rPr>
                  <w:rPrChange w:id="18023" w:author="Thomas Dietz" w:date="2012-08-10T13:22:00Z">
                    <w:rPr>
                      <w:lang w:val="de-DE"/>
                    </w:rPr>
                  </w:rPrChange>
                </w:rPr>
                <w:t xml:space="preserve">        enum asymmetric;</w:t>
              </w:r>
            </w:ins>
          </w:p>
          <w:p w14:paraId="2AACFE3B" w14:textId="77777777" w:rsidR="009F3611" w:rsidRPr="00B80901" w:rsidRDefault="009F3611" w:rsidP="009F3611">
            <w:pPr>
              <w:pStyle w:val="XML1"/>
              <w:rPr>
                <w:ins w:id="18024" w:author="Thomas Dietz" w:date="2012-08-08T17:05:00Z"/>
                <w:rPrChange w:id="18025" w:author="Thomas Dietz" w:date="2012-08-10T13:22:00Z">
                  <w:rPr>
                    <w:ins w:id="18026" w:author="Thomas Dietz" w:date="2012-08-08T17:05:00Z"/>
                    <w:lang w:val="de-DE"/>
                  </w:rPr>
                </w:rPrChange>
              </w:rPr>
            </w:pPr>
            <w:ins w:id="18027" w:author="Thomas Dietz" w:date="2012-08-08T17:05:00Z">
              <w:r w:rsidRPr="00B80901">
                <w:rPr>
                  <w:rPrChange w:id="18028" w:author="Thomas Dietz" w:date="2012-08-10T13:22:00Z">
                    <w:rPr>
                      <w:lang w:val="de-DE"/>
                    </w:rPr>
                  </w:rPrChange>
                </w:rPr>
                <w:t xml:space="preserve">      }</w:t>
              </w:r>
            </w:ins>
          </w:p>
          <w:p w14:paraId="49A1E417" w14:textId="77777777" w:rsidR="009F3611" w:rsidRPr="00B80901" w:rsidRDefault="009F3611" w:rsidP="009F3611">
            <w:pPr>
              <w:pStyle w:val="XML1"/>
              <w:rPr>
                <w:ins w:id="18029" w:author="Thomas Dietz" w:date="2012-08-08T17:05:00Z"/>
                <w:rPrChange w:id="18030" w:author="Thomas Dietz" w:date="2012-08-10T13:22:00Z">
                  <w:rPr>
                    <w:ins w:id="18031" w:author="Thomas Dietz" w:date="2012-08-08T17:05:00Z"/>
                    <w:lang w:val="de-DE"/>
                  </w:rPr>
                </w:rPrChange>
              </w:rPr>
            </w:pPr>
            <w:ins w:id="18032" w:author="Thomas Dietz" w:date="2012-08-08T17:05:00Z">
              <w:r w:rsidRPr="00B80901">
                <w:rPr>
                  <w:rPrChange w:id="18033" w:author="Thomas Dietz" w:date="2012-08-10T13:22:00Z">
                    <w:rPr>
                      <w:lang w:val="de-DE"/>
                    </w:rPr>
                  </w:rPrChange>
                </w:rPr>
                <w:t xml:space="preserve">      mandatory true;</w:t>
              </w:r>
            </w:ins>
          </w:p>
          <w:p w14:paraId="62B82B35" w14:textId="77777777" w:rsidR="009F3611" w:rsidRPr="00B80901" w:rsidRDefault="009F3611" w:rsidP="009F3611">
            <w:pPr>
              <w:pStyle w:val="XML1"/>
              <w:rPr>
                <w:ins w:id="18034" w:author="Thomas Dietz" w:date="2012-08-08T17:05:00Z"/>
                <w:rPrChange w:id="18035" w:author="Thomas Dietz" w:date="2012-08-10T13:22:00Z">
                  <w:rPr>
                    <w:ins w:id="18036" w:author="Thomas Dietz" w:date="2012-08-08T17:05:00Z"/>
                    <w:lang w:val="de-DE"/>
                  </w:rPr>
                </w:rPrChange>
              </w:rPr>
            </w:pPr>
            <w:ins w:id="18037" w:author="Thomas Dietz" w:date="2012-08-08T17:05:00Z">
              <w:r w:rsidRPr="00B80901">
                <w:rPr>
                  <w:rPrChange w:id="18038" w:author="Thomas Dietz" w:date="2012-08-10T13:22:00Z">
                    <w:rPr>
                      <w:lang w:val="de-DE"/>
                    </w:rPr>
                  </w:rPrChange>
                </w:rPr>
                <w:t xml:space="preserve">      description "Specifies if pausing of transmission is</w:t>
              </w:r>
            </w:ins>
          </w:p>
          <w:p w14:paraId="4E5E7CD3" w14:textId="77777777" w:rsidR="009F3611" w:rsidRPr="00B80901" w:rsidRDefault="009F3611" w:rsidP="009F3611">
            <w:pPr>
              <w:pStyle w:val="XML1"/>
              <w:rPr>
                <w:ins w:id="18039" w:author="Thomas Dietz" w:date="2012-08-08T17:05:00Z"/>
                <w:rPrChange w:id="18040" w:author="Thomas Dietz" w:date="2012-08-10T13:22:00Z">
                  <w:rPr>
                    <w:ins w:id="18041" w:author="Thomas Dietz" w:date="2012-08-08T17:05:00Z"/>
                    <w:lang w:val="de-DE"/>
                  </w:rPr>
                </w:rPrChange>
              </w:rPr>
            </w:pPr>
            <w:ins w:id="18042" w:author="Thomas Dietz" w:date="2012-08-08T17:05:00Z">
              <w:r w:rsidRPr="00B80901">
                <w:rPr>
                  <w:rPrChange w:id="18043" w:author="Thomas Dietz" w:date="2012-08-10T13:22:00Z">
                    <w:rPr>
                      <w:lang w:val="de-DE"/>
                    </w:rPr>
                  </w:rPrChange>
                </w:rPr>
                <w:t xml:space="preserve">        supported at all and if yes if it is asymmetric or</w:t>
              </w:r>
            </w:ins>
          </w:p>
          <w:p w14:paraId="19E78C10" w14:textId="77777777" w:rsidR="009F3611" w:rsidRPr="00B80901" w:rsidRDefault="009F3611" w:rsidP="009F3611">
            <w:pPr>
              <w:pStyle w:val="XML1"/>
              <w:rPr>
                <w:ins w:id="18044" w:author="Thomas Dietz" w:date="2012-08-08T17:05:00Z"/>
                <w:rPrChange w:id="18045" w:author="Thomas Dietz" w:date="2012-08-10T13:22:00Z">
                  <w:rPr>
                    <w:ins w:id="18046" w:author="Thomas Dietz" w:date="2012-08-08T17:05:00Z"/>
                    <w:lang w:val="de-DE"/>
                  </w:rPr>
                </w:rPrChange>
              </w:rPr>
            </w:pPr>
            <w:ins w:id="18047" w:author="Thomas Dietz" w:date="2012-08-08T17:05:00Z">
              <w:r w:rsidRPr="00B80901">
                <w:rPr>
                  <w:rPrChange w:id="18048" w:author="Thomas Dietz" w:date="2012-08-10T13:22:00Z">
                    <w:rPr>
                      <w:lang w:val="de-DE"/>
                    </w:rPr>
                  </w:rPrChange>
                </w:rPr>
                <w:t xml:space="preserve">        </w:t>
              </w:r>
              <w:proofErr w:type="gramStart"/>
              <w:r w:rsidRPr="00B80901">
                <w:rPr>
                  <w:rPrChange w:id="18049" w:author="Thomas Dietz" w:date="2012-08-10T13:22:00Z">
                    <w:rPr>
                      <w:lang w:val="de-DE"/>
                    </w:rPr>
                  </w:rPrChange>
                </w:rPr>
                <w:t>symmetric</w:t>
              </w:r>
              <w:proofErr w:type="gramEnd"/>
              <w:r w:rsidRPr="00B80901">
                <w:rPr>
                  <w:rPrChange w:id="18050" w:author="Thomas Dietz" w:date="2012-08-10T13:22:00Z">
                    <w:rPr>
                      <w:lang w:val="de-DE"/>
                    </w:rPr>
                  </w:rPrChange>
                </w:rPr>
                <w:t>.</w:t>
              </w:r>
            </w:ins>
          </w:p>
          <w:p w14:paraId="62F4FA62" w14:textId="77777777" w:rsidR="009F3611" w:rsidRPr="00B80901" w:rsidRDefault="009F3611" w:rsidP="009F3611">
            <w:pPr>
              <w:pStyle w:val="XML1"/>
              <w:rPr>
                <w:ins w:id="18051" w:author="Thomas Dietz" w:date="2012-08-08T17:05:00Z"/>
                <w:rPrChange w:id="18052" w:author="Thomas Dietz" w:date="2012-08-10T13:22:00Z">
                  <w:rPr>
                    <w:ins w:id="18053" w:author="Thomas Dietz" w:date="2012-08-08T17:05:00Z"/>
                    <w:lang w:val="de-DE"/>
                  </w:rPr>
                </w:rPrChange>
              </w:rPr>
            </w:pPr>
          </w:p>
          <w:p w14:paraId="6B3660C2" w14:textId="77777777" w:rsidR="009F3611" w:rsidRPr="00B80901" w:rsidRDefault="009F3611" w:rsidP="009F3611">
            <w:pPr>
              <w:pStyle w:val="XML1"/>
              <w:rPr>
                <w:ins w:id="18054" w:author="Thomas Dietz" w:date="2012-08-08T17:05:00Z"/>
                <w:rPrChange w:id="18055" w:author="Thomas Dietz" w:date="2012-08-10T13:22:00Z">
                  <w:rPr>
                    <w:ins w:id="18056" w:author="Thomas Dietz" w:date="2012-08-08T17:05:00Z"/>
                    <w:lang w:val="de-DE"/>
                  </w:rPr>
                </w:rPrChange>
              </w:rPr>
            </w:pPr>
            <w:ins w:id="18057" w:author="Thomas Dietz" w:date="2012-08-08T17:05:00Z">
              <w:r w:rsidRPr="00B80901">
                <w:rPr>
                  <w:rPrChange w:id="18058" w:author="Thomas Dietz" w:date="2012-08-10T13:22:00Z">
                    <w:rPr>
                      <w:lang w:val="de-DE"/>
                    </w:rPr>
                  </w:rPrChange>
                </w:rPr>
                <w:t xml:space="preserve">        This element MUST be present in the NETCONF data store.</w:t>
              </w:r>
            </w:ins>
          </w:p>
          <w:p w14:paraId="202AE68B" w14:textId="77777777" w:rsidR="009F3611" w:rsidRPr="00B80901" w:rsidRDefault="009F3611" w:rsidP="009F3611">
            <w:pPr>
              <w:pStyle w:val="XML1"/>
              <w:rPr>
                <w:ins w:id="18059" w:author="Thomas Dietz" w:date="2012-08-08T17:05:00Z"/>
                <w:rPrChange w:id="18060" w:author="Thomas Dietz" w:date="2012-08-10T13:22:00Z">
                  <w:rPr>
                    <w:ins w:id="18061" w:author="Thomas Dietz" w:date="2012-08-08T17:05:00Z"/>
                    <w:lang w:val="de-DE"/>
                  </w:rPr>
                </w:rPrChange>
              </w:rPr>
            </w:pPr>
            <w:ins w:id="18062" w:author="Thomas Dietz" w:date="2012-08-08T17:05:00Z">
              <w:r w:rsidRPr="00B80901">
                <w:rPr>
                  <w:rPrChange w:id="18063" w:author="Thomas Dietz" w:date="2012-08-10T13:22:00Z">
                    <w:rPr>
                      <w:lang w:val="de-DE"/>
                    </w:rPr>
                  </w:rPrChange>
                </w:rPr>
                <w:t xml:space="preserve">        If this element is not present in a NETCONF &lt;edit-config&gt;</w:t>
              </w:r>
            </w:ins>
          </w:p>
          <w:p w14:paraId="28DB23E9" w14:textId="77777777" w:rsidR="009F3611" w:rsidRPr="00B80901" w:rsidRDefault="009F3611" w:rsidP="009F3611">
            <w:pPr>
              <w:pStyle w:val="XML1"/>
              <w:rPr>
                <w:ins w:id="18064" w:author="Thomas Dietz" w:date="2012-08-08T17:05:00Z"/>
                <w:rPrChange w:id="18065" w:author="Thomas Dietz" w:date="2012-08-10T13:22:00Z">
                  <w:rPr>
                    <w:ins w:id="18066" w:author="Thomas Dietz" w:date="2012-08-08T17:05:00Z"/>
                    <w:lang w:val="de-DE"/>
                  </w:rPr>
                </w:rPrChange>
              </w:rPr>
            </w:pPr>
            <w:ins w:id="18067" w:author="Thomas Dietz" w:date="2012-08-08T17:05:00Z">
              <w:r w:rsidRPr="00B80901">
                <w:rPr>
                  <w:rPrChange w:id="18068" w:author="Thomas Dietz" w:date="2012-08-10T13:22:00Z">
                    <w:rPr>
                      <w:lang w:val="de-DE"/>
                    </w:rPr>
                  </w:rPrChange>
                </w:rPr>
                <w:t xml:space="preserve">        operation 'create', 'merge' or 'replace' and the parent</w:t>
              </w:r>
            </w:ins>
          </w:p>
          <w:p w14:paraId="79FD6B12" w14:textId="77777777" w:rsidR="009F3611" w:rsidRPr="00B80901" w:rsidRDefault="009F3611" w:rsidP="009F3611">
            <w:pPr>
              <w:pStyle w:val="XML1"/>
              <w:rPr>
                <w:ins w:id="18069" w:author="Thomas Dietz" w:date="2012-08-08T17:05:00Z"/>
                <w:rPrChange w:id="18070" w:author="Thomas Dietz" w:date="2012-08-10T13:22:00Z">
                  <w:rPr>
                    <w:ins w:id="18071" w:author="Thomas Dietz" w:date="2012-08-08T17:05:00Z"/>
                    <w:lang w:val="de-DE"/>
                  </w:rPr>
                </w:rPrChange>
              </w:rPr>
            </w:pPr>
            <w:ins w:id="18072" w:author="Thomas Dietz" w:date="2012-08-08T17:05:00Z">
              <w:r w:rsidRPr="00B80901">
                <w:rPr>
                  <w:rPrChange w:id="18073" w:author="Thomas Dietz" w:date="2012-08-10T13:22:00Z">
                    <w:rPr>
                      <w:lang w:val="de-DE"/>
                    </w:rPr>
                  </w:rPrChange>
                </w:rPr>
                <w:t xml:space="preserve">        element does not exist, a 'data-missing' error is</w:t>
              </w:r>
            </w:ins>
          </w:p>
          <w:p w14:paraId="0A01920B" w14:textId="77777777" w:rsidR="009F3611" w:rsidRPr="00B80901" w:rsidRDefault="009F3611" w:rsidP="009F3611">
            <w:pPr>
              <w:pStyle w:val="XML1"/>
              <w:rPr>
                <w:ins w:id="18074" w:author="Thomas Dietz" w:date="2012-08-08T17:05:00Z"/>
                <w:rPrChange w:id="18075" w:author="Thomas Dietz" w:date="2012-08-10T13:22:00Z">
                  <w:rPr>
                    <w:ins w:id="18076" w:author="Thomas Dietz" w:date="2012-08-08T17:05:00Z"/>
                    <w:lang w:val="de-DE"/>
                  </w:rPr>
                </w:rPrChange>
              </w:rPr>
            </w:pPr>
            <w:ins w:id="18077" w:author="Thomas Dietz" w:date="2012-08-08T17:05:00Z">
              <w:r w:rsidRPr="00B80901">
                <w:rPr>
                  <w:rPrChange w:id="18078" w:author="Thomas Dietz" w:date="2012-08-10T13:22:00Z">
                    <w:rPr>
                      <w:lang w:val="de-DE"/>
                    </w:rPr>
                  </w:rPrChange>
                </w:rPr>
                <w:t xml:space="preserve">        </w:t>
              </w:r>
              <w:proofErr w:type="gramStart"/>
              <w:r w:rsidRPr="00B80901">
                <w:rPr>
                  <w:rPrChange w:id="18079" w:author="Thomas Dietz" w:date="2012-08-10T13:22:00Z">
                    <w:rPr>
                      <w:lang w:val="de-DE"/>
                    </w:rPr>
                  </w:rPrChange>
                </w:rPr>
                <w:t>returned</w:t>
              </w:r>
              <w:proofErr w:type="gramEnd"/>
              <w:r w:rsidRPr="00B80901">
                <w:rPr>
                  <w:rPrChange w:id="18080" w:author="Thomas Dietz" w:date="2012-08-10T13:22:00Z">
                    <w:rPr>
                      <w:lang w:val="de-DE"/>
                    </w:rPr>
                  </w:rPrChange>
                </w:rPr>
                <w:t>.";</w:t>
              </w:r>
            </w:ins>
          </w:p>
          <w:p w14:paraId="794C7740" w14:textId="77777777" w:rsidR="009F3611" w:rsidRPr="00B80901" w:rsidRDefault="009F3611" w:rsidP="009F3611">
            <w:pPr>
              <w:pStyle w:val="XML1"/>
              <w:rPr>
                <w:ins w:id="18081" w:author="Thomas Dietz" w:date="2012-08-08T17:05:00Z"/>
                <w:rPrChange w:id="18082" w:author="Thomas Dietz" w:date="2012-08-10T13:22:00Z">
                  <w:rPr>
                    <w:ins w:id="18083" w:author="Thomas Dietz" w:date="2012-08-08T17:05:00Z"/>
                    <w:lang w:val="de-DE"/>
                  </w:rPr>
                </w:rPrChange>
              </w:rPr>
            </w:pPr>
            <w:ins w:id="18084" w:author="Thomas Dietz" w:date="2012-08-08T17:05:00Z">
              <w:r w:rsidRPr="00B80901">
                <w:rPr>
                  <w:rPrChange w:id="18085" w:author="Thomas Dietz" w:date="2012-08-10T13:22:00Z">
                    <w:rPr>
                      <w:lang w:val="de-DE"/>
                    </w:rPr>
                  </w:rPrChange>
                </w:rPr>
                <w:t xml:space="preserve">    }</w:t>
              </w:r>
            </w:ins>
          </w:p>
          <w:p w14:paraId="0587C87E" w14:textId="77777777" w:rsidR="009F3611" w:rsidRPr="00B80901" w:rsidRDefault="009F3611" w:rsidP="009F3611">
            <w:pPr>
              <w:pStyle w:val="XML1"/>
              <w:rPr>
                <w:ins w:id="18086" w:author="Thomas Dietz" w:date="2012-08-08T17:05:00Z"/>
                <w:rPrChange w:id="18087" w:author="Thomas Dietz" w:date="2012-08-10T13:22:00Z">
                  <w:rPr>
                    <w:ins w:id="18088" w:author="Thomas Dietz" w:date="2012-08-08T17:05:00Z"/>
                    <w:lang w:val="de-DE"/>
                  </w:rPr>
                </w:rPrChange>
              </w:rPr>
            </w:pPr>
            <w:ins w:id="18089" w:author="Thomas Dietz" w:date="2012-08-08T17:05:00Z">
              <w:r w:rsidRPr="00B80901">
                <w:rPr>
                  <w:rPrChange w:id="18090" w:author="Thomas Dietz" w:date="2012-08-10T13:22:00Z">
                    <w:rPr>
                      <w:lang w:val="de-DE"/>
                    </w:rPr>
                  </w:rPrChange>
                </w:rPr>
                <w:t xml:space="preserve">  }</w:t>
              </w:r>
            </w:ins>
          </w:p>
          <w:p w14:paraId="45232F03" w14:textId="77777777" w:rsidR="009F3611" w:rsidRPr="00B80901" w:rsidRDefault="009F3611" w:rsidP="009F3611">
            <w:pPr>
              <w:pStyle w:val="XML1"/>
              <w:rPr>
                <w:ins w:id="18091" w:author="Thomas Dietz" w:date="2012-08-08T17:05:00Z"/>
                <w:rPrChange w:id="18092" w:author="Thomas Dietz" w:date="2012-08-10T13:22:00Z">
                  <w:rPr>
                    <w:ins w:id="18093" w:author="Thomas Dietz" w:date="2012-08-08T17:05:00Z"/>
                    <w:lang w:val="de-DE"/>
                  </w:rPr>
                </w:rPrChange>
              </w:rPr>
            </w:pPr>
            <w:ins w:id="18094" w:author="Thomas Dietz" w:date="2012-08-08T17:05:00Z">
              <w:r w:rsidRPr="00B80901">
                <w:rPr>
                  <w:rPrChange w:id="18095" w:author="Thomas Dietz" w:date="2012-08-10T13:22:00Z">
                    <w:rPr>
                      <w:lang w:val="de-DE"/>
                    </w:rPr>
                  </w:rPrChange>
                </w:rPr>
                <w:t xml:space="preserve">  </w:t>
              </w:r>
            </w:ins>
          </w:p>
          <w:p w14:paraId="71CF6A7E" w14:textId="77777777" w:rsidR="009F3611" w:rsidRPr="00B80901" w:rsidRDefault="009F3611" w:rsidP="009F3611">
            <w:pPr>
              <w:pStyle w:val="XML1"/>
              <w:rPr>
                <w:ins w:id="18096" w:author="Thomas Dietz" w:date="2012-08-08T17:05:00Z"/>
                <w:rPrChange w:id="18097" w:author="Thomas Dietz" w:date="2012-08-10T13:22:00Z">
                  <w:rPr>
                    <w:ins w:id="18098" w:author="Thomas Dietz" w:date="2012-08-08T17:05:00Z"/>
                    <w:lang w:val="de-DE"/>
                  </w:rPr>
                </w:rPrChange>
              </w:rPr>
            </w:pPr>
            <w:ins w:id="18099" w:author="Thomas Dietz" w:date="2012-08-08T17:05:00Z">
              <w:r w:rsidRPr="00B80901">
                <w:rPr>
                  <w:rPrChange w:id="18100" w:author="Thomas Dietz" w:date="2012-08-10T13:22:00Z">
                    <w:rPr>
                      <w:lang w:val="de-DE"/>
                    </w:rPr>
                  </w:rPrChange>
                </w:rPr>
                <w:t xml:space="preserve">  grouping OFExternalCertificateType {</w:t>
              </w:r>
            </w:ins>
          </w:p>
          <w:p w14:paraId="3D354CE6" w14:textId="77777777" w:rsidR="009F3611" w:rsidRPr="00B80901" w:rsidRDefault="009F3611" w:rsidP="009F3611">
            <w:pPr>
              <w:pStyle w:val="XML1"/>
              <w:rPr>
                <w:ins w:id="18101" w:author="Thomas Dietz" w:date="2012-08-08T17:05:00Z"/>
                <w:rPrChange w:id="18102" w:author="Thomas Dietz" w:date="2012-08-10T13:22:00Z">
                  <w:rPr>
                    <w:ins w:id="18103" w:author="Thomas Dietz" w:date="2012-08-08T17:05:00Z"/>
                    <w:lang w:val="de-DE"/>
                  </w:rPr>
                </w:rPrChange>
              </w:rPr>
            </w:pPr>
            <w:ins w:id="18104" w:author="Thomas Dietz" w:date="2012-08-08T17:05:00Z">
              <w:r w:rsidRPr="00B80901">
                <w:rPr>
                  <w:rPrChange w:id="18105" w:author="Thomas Dietz" w:date="2012-08-10T13:22:00Z">
                    <w:rPr>
                      <w:lang w:val="de-DE"/>
                    </w:rPr>
                  </w:rPrChange>
                </w:rPr>
                <w:t xml:space="preserve">    description "This grouping specifies a certificate that can be</w:t>
              </w:r>
            </w:ins>
          </w:p>
          <w:p w14:paraId="40D3E766" w14:textId="77777777" w:rsidR="009F3611" w:rsidRPr="00B80901" w:rsidRDefault="009F3611" w:rsidP="009F3611">
            <w:pPr>
              <w:pStyle w:val="XML1"/>
              <w:rPr>
                <w:ins w:id="18106" w:author="Thomas Dietz" w:date="2012-08-08T17:05:00Z"/>
                <w:rPrChange w:id="18107" w:author="Thomas Dietz" w:date="2012-08-10T13:22:00Z">
                  <w:rPr>
                    <w:ins w:id="18108" w:author="Thomas Dietz" w:date="2012-08-08T17:05:00Z"/>
                    <w:lang w:val="de-DE"/>
                  </w:rPr>
                </w:rPrChange>
              </w:rPr>
            </w:pPr>
            <w:ins w:id="18109" w:author="Thomas Dietz" w:date="2012-08-08T17:05:00Z">
              <w:r w:rsidRPr="00B80901">
                <w:rPr>
                  <w:rPrChange w:id="18110" w:author="Thomas Dietz" w:date="2012-08-10T13:22:00Z">
                    <w:rPr>
                      <w:lang w:val="de-DE"/>
                    </w:rPr>
                  </w:rPrChange>
                </w:rPr>
                <w:t xml:space="preserve">      used by an OpenFlow Logical Switch for authenticating a </w:t>
              </w:r>
            </w:ins>
          </w:p>
          <w:p w14:paraId="1C6117B6" w14:textId="77777777" w:rsidR="009F3611" w:rsidRPr="00B80901" w:rsidRDefault="009F3611" w:rsidP="009F3611">
            <w:pPr>
              <w:pStyle w:val="XML1"/>
              <w:rPr>
                <w:ins w:id="18111" w:author="Thomas Dietz" w:date="2012-08-08T17:05:00Z"/>
                <w:rPrChange w:id="18112" w:author="Thomas Dietz" w:date="2012-08-10T13:22:00Z">
                  <w:rPr>
                    <w:ins w:id="18113" w:author="Thomas Dietz" w:date="2012-08-08T17:05:00Z"/>
                    <w:lang w:val="de-DE"/>
                  </w:rPr>
                </w:rPrChange>
              </w:rPr>
            </w:pPr>
            <w:ins w:id="18114" w:author="Thomas Dietz" w:date="2012-08-08T17:05:00Z">
              <w:r w:rsidRPr="00B80901">
                <w:rPr>
                  <w:rPrChange w:id="18115" w:author="Thomas Dietz" w:date="2012-08-10T13:22:00Z">
                    <w:rPr>
                      <w:lang w:val="de-DE"/>
                    </w:rPr>
                  </w:rPrChange>
                </w:rPr>
                <w:t xml:space="preserve">      </w:t>
              </w:r>
              <w:proofErr w:type="gramStart"/>
              <w:r w:rsidRPr="00B80901">
                <w:rPr>
                  <w:rPrChange w:id="18116" w:author="Thomas Dietz" w:date="2012-08-10T13:22:00Z">
                    <w:rPr>
                      <w:lang w:val="de-DE"/>
                    </w:rPr>
                  </w:rPrChange>
                </w:rPr>
                <w:t>controller</w:t>
              </w:r>
              <w:proofErr w:type="gramEnd"/>
              <w:r w:rsidRPr="00B80901">
                <w:rPr>
                  <w:rPrChange w:id="18117" w:author="Thomas Dietz" w:date="2012-08-10T13:22:00Z">
                    <w:rPr>
                      <w:lang w:val="de-DE"/>
                    </w:rPr>
                  </w:rPrChange>
                </w:rPr>
                <w:t xml:space="preserve"> when a TLS connection is established.";</w:t>
              </w:r>
            </w:ins>
          </w:p>
          <w:p w14:paraId="53D76AEC" w14:textId="77777777" w:rsidR="009F3611" w:rsidRPr="00B80901" w:rsidRDefault="009F3611" w:rsidP="009F3611">
            <w:pPr>
              <w:pStyle w:val="XML1"/>
              <w:rPr>
                <w:ins w:id="18118" w:author="Thomas Dietz" w:date="2012-08-08T17:05:00Z"/>
                <w:rPrChange w:id="18119" w:author="Thomas Dietz" w:date="2012-08-10T13:22:00Z">
                  <w:rPr>
                    <w:ins w:id="18120" w:author="Thomas Dietz" w:date="2012-08-08T17:05:00Z"/>
                    <w:lang w:val="de-DE"/>
                  </w:rPr>
                </w:rPrChange>
              </w:rPr>
            </w:pPr>
            <w:ins w:id="18121" w:author="Thomas Dietz" w:date="2012-08-08T17:05:00Z">
              <w:r w:rsidRPr="00B80901">
                <w:rPr>
                  <w:rPrChange w:id="18122" w:author="Thomas Dietz" w:date="2012-08-10T13:22:00Z">
                    <w:rPr>
                      <w:lang w:val="de-DE"/>
                    </w:rPr>
                  </w:rPrChange>
                </w:rPr>
                <w:t xml:space="preserve">    uses OFResourceType;</w:t>
              </w:r>
            </w:ins>
          </w:p>
          <w:p w14:paraId="0A2DB65B" w14:textId="77777777" w:rsidR="009F3611" w:rsidRPr="00B80901" w:rsidRDefault="009F3611" w:rsidP="009F3611">
            <w:pPr>
              <w:pStyle w:val="XML1"/>
              <w:rPr>
                <w:ins w:id="18123" w:author="Thomas Dietz" w:date="2012-08-08T17:05:00Z"/>
                <w:rPrChange w:id="18124" w:author="Thomas Dietz" w:date="2012-08-10T13:22:00Z">
                  <w:rPr>
                    <w:ins w:id="18125" w:author="Thomas Dietz" w:date="2012-08-08T17:05:00Z"/>
                    <w:lang w:val="de-DE"/>
                  </w:rPr>
                </w:rPrChange>
              </w:rPr>
            </w:pPr>
            <w:ins w:id="18126" w:author="Thomas Dietz" w:date="2012-08-08T17:05:00Z">
              <w:r w:rsidRPr="00B80901">
                <w:rPr>
                  <w:rPrChange w:id="18127" w:author="Thomas Dietz" w:date="2012-08-10T13:22:00Z">
                    <w:rPr>
                      <w:lang w:val="de-DE"/>
                    </w:rPr>
                  </w:rPrChange>
                </w:rPr>
                <w:t xml:space="preserve">    leaf certificate {</w:t>
              </w:r>
            </w:ins>
          </w:p>
          <w:p w14:paraId="16B973A3" w14:textId="77777777" w:rsidR="009F3611" w:rsidRPr="00B80901" w:rsidRDefault="009F3611" w:rsidP="009F3611">
            <w:pPr>
              <w:pStyle w:val="XML1"/>
              <w:rPr>
                <w:ins w:id="18128" w:author="Thomas Dietz" w:date="2012-08-08T17:05:00Z"/>
                <w:rPrChange w:id="18129" w:author="Thomas Dietz" w:date="2012-08-10T13:22:00Z">
                  <w:rPr>
                    <w:ins w:id="18130" w:author="Thomas Dietz" w:date="2012-08-08T17:05:00Z"/>
                    <w:lang w:val="de-DE"/>
                  </w:rPr>
                </w:rPrChange>
              </w:rPr>
            </w:pPr>
            <w:ins w:id="18131" w:author="Thomas Dietz" w:date="2012-08-08T17:05:00Z">
              <w:r w:rsidRPr="00B80901">
                <w:rPr>
                  <w:rPrChange w:id="18132" w:author="Thomas Dietz" w:date="2012-08-10T13:22:00Z">
                    <w:rPr>
                      <w:lang w:val="de-DE"/>
                    </w:rPr>
                  </w:rPrChange>
                </w:rPr>
                <w:t xml:space="preserve">      type string;</w:t>
              </w:r>
            </w:ins>
          </w:p>
          <w:p w14:paraId="6395FEFE" w14:textId="77777777" w:rsidR="009F3611" w:rsidRPr="00B80901" w:rsidRDefault="009F3611" w:rsidP="009F3611">
            <w:pPr>
              <w:pStyle w:val="XML1"/>
              <w:rPr>
                <w:ins w:id="18133" w:author="Thomas Dietz" w:date="2012-08-08T17:05:00Z"/>
                <w:rPrChange w:id="18134" w:author="Thomas Dietz" w:date="2012-08-10T13:22:00Z">
                  <w:rPr>
                    <w:ins w:id="18135" w:author="Thomas Dietz" w:date="2012-08-08T17:05:00Z"/>
                    <w:lang w:val="de-DE"/>
                  </w:rPr>
                </w:rPrChange>
              </w:rPr>
            </w:pPr>
            <w:ins w:id="18136" w:author="Thomas Dietz" w:date="2012-08-08T17:05:00Z">
              <w:r w:rsidRPr="00B80901">
                <w:rPr>
                  <w:rPrChange w:id="18137" w:author="Thomas Dietz" w:date="2012-08-10T13:22:00Z">
                    <w:rPr>
                      <w:lang w:val="de-DE"/>
                    </w:rPr>
                  </w:rPrChange>
                </w:rPr>
                <w:t xml:space="preserve">      mandatory true;</w:t>
              </w:r>
            </w:ins>
          </w:p>
          <w:p w14:paraId="0C643AC1" w14:textId="77777777" w:rsidR="009F3611" w:rsidRPr="00B80901" w:rsidRDefault="009F3611" w:rsidP="009F3611">
            <w:pPr>
              <w:pStyle w:val="XML1"/>
              <w:rPr>
                <w:ins w:id="18138" w:author="Thomas Dietz" w:date="2012-08-08T17:05:00Z"/>
                <w:rPrChange w:id="18139" w:author="Thomas Dietz" w:date="2012-08-10T13:22:00Z">
                  <w:rPr>
                    <w:ins w:id="18140" w:author="Thomas Dietz" w:date="2012-08-08T17:05:00Z"/>
                    <w:lang w:val="de-DE"/>
                  </w:rPr>
                </w:rPrChange>
              </w:rPr>
            </w:pPr>
            <w:ins w:id="18141" w:author="Thomas Dietz" w:date="2012-08-08T17:05:00Z">
              <w:r w:rsidRPr="00B80901">
                <w:rPr>
                  <w:rPrChange w:id="18142" w:author="Thomas Dietz" w:date="2012-08-10T13:22:00Z">
                    <w:rPr>
                      <w:lang w:val="de-DE"/>
                    </w:rPr>
                  </w:rPrChange>
                </w:rPr>
                <w:t xml:space="preserve">      description "An X.509 certificate in DER format base64</w:t>
              </w:r>
            </w:ins>
          </w:p>
          <w:p w14:paraId="7C2EC7D7" w14:textId="77777777" w:rsidR="009F3611" w:rsidRPr="00B80901" w:rsidRDefault="009F3611" w:rsidP="009F3611">
            <w:pPr>
              <w:pStyle w:val="XML1"/>
              <w:rPr>
                <w:ins w:id="18143" w:author="Thomas Dietz" w:date="2012-08-08T17:05:00Z"/>
                <w:rPrChange w:id="18144" w:author="Thomas Dietz" w:date="2012-08-10T13:22:00Z">
                  <w:rPr>
                    <w:ins w:id="18145" w:author="Thomas Dietz" w:date="2012-08-08T17:05:00Z"/>
                    <w:lang w:val="de-DE"/>
                  </w:rPr>
                </w:rPrChange>
              </w:rPr>
            </w:pPr>
            <w:ins w:id="18146" w:author="Thomas Dietz" w:date="2012-08-08T17:05:00Z">
              <w:r w:rsidRPr="00B80901">
                <w:rPr>
                  <w:rPrChange w:id="18147" w:author="Thomas Dietz" w:date="2012-08-10T13:22:00Z">
                    <w:rPr>
                      <w:lang w:val="de-DE"/>
                    </w:rPr>
                  </w:rPrChange>
                </w:rPr>
                <w:t xml:space="preserve">        </w:t>
              </w:r>
              <w:proofErr w:type="gramStart"/>
              <w:r w:rsidRPr="00B80901">
                <w:rPr>
                  <w:rPrChange w:id="18148" w:author="Thomas Dietz" w:date="2012-08-10T13:22:00Z">
                    <w:rPr>
                      <w:lang w:val="de-DE"/>
                    </w:rPr>
                  </w:rPrChange>
                </w:rPr>
                <w:t>encoded</w:t>
              </w:r>
              <w:proofErr w:type="gramEnd"/>
              <w:r w:rsidRPr="00B80901">
                <w:rPr>
                  <w:rPrChange w:id="18149" w:author="Thomas Dietz" w:date="2012-08-10T13:22:00Z">
                    <w:rPr>
                      <w:lang w:val="de-DE"/>
                    </w:rPr>
                  </w:rPrChange>
                </w:rPr>
                <w:t>.</w:t>
              </w:r>
            </w:ins>
          </w:p>
          <w:p w14:paraId="29B5791F" w14:textId="77777777" w:rsidR="009F3611" w:rsidRPr="00B80901" w:rsidRDefault="009F3611" w:rsidP="009F3611">
            <w:pPr>
              <w:pStyle w:val="XML1"/>
              <w:rPr>
                <w:ins w:id="18150" w:author="Thomas Dietz" w:date="2012-08-08T17:05:00Z"/>
                <w:rPrChange w:id="18151" w:author="Thomas Dietz" w:date="2012-08-10T13:22:00Z">
                  <w:rPr>
                    <w:ins w:id="18152" w:author="Thomas Dietz" w:date="2012-08-08T17:05:00Z"/>
                    <w:lang w:val="de-DE"/>
                  </w:rPr>
                </w:rPrChange>
              </w:rPr>
            </w:pPr>
          </w:p>
          <w:p w14:paraId="31F45109" w14:textId="77777777" w:rsidR="009F3611" w:rsidRPr="00B80901" w:rsidRDefault="009F3611" w:rsidP="009F3611">
            <w:pPr>
              <w:pStyle w:val="XML1"/>
              <w:rPr>
                <w:ins w:id="18153" w:author="Thomas Dietz" w:date="2012-08-08T17:05:00Z"/>
                <w:rPrChange w:id="18154" w:author="Thomas Dietz" w:date="2012-08-10T13:22:00Z">
                  <w:rPr>
                    <w:ins w:id="18155" w:author="Thomas Dietz" w:date="2012-08-08T17:05:00Z"/>
                    <w:lang w:val="de-DE"/>
                  </w:rPr>
                </w:rPrChange>
              </w:rPr>
            </w:pPr>
            <w:ins w:id="18156" w:author="Thomas Dietz" w:date="2012-08-08T17:05:00Z">
              <w:r w:rsidRPr="00B80901">
                <w:rPr>
                  <w:rPrChange w:id="18157" w:author="Thomas Dietz" w:date="2012-08-10T13:22:00Z">
                    <w:rPr>
                      <w:lang w:val="de-DE"/>
                    </w:rPr>
                  </w:rPrChange>
                </w:rPr>
                <w:t xml:space="preserve">        This element MUST be present in the NETCONF data store.</w:t>
              </w:r>
            </w:ins>
          </w:p>
          <w:p w14:paraId="04D597A5" w14:textId="77777777" w:rsidR="009F3611" w:rsidRPr="00B80901" w:rsidRDefault="009F3611" w:rsidP="009F3611">
            <w:pPr>
              <w:pStyle w:val="XML1"/>
              <w:rPr>
                <w:ins w:id="18158" w:author="Thomas Dietz" w:date="2012-08-08T17:05:00Z"/>
                <w:rPrChange w:id="18159" w:author="Thomas Dietz" w:date="2012-08-10T13:22:00Z">
                  <w:rPr>
                    <w:ins w:id="18160" w:author="Thomas Dietz" w:date="2012-08-08T17:05:00Z"/>
                    <w:lang w:val="de-DE"/>
                  </w:rPr>
                </w:rPrChange>
              </w:rPr>
            </w:pPr>
            <w:ins w:id="18161" w:author="Thomas Dietz" w:date="2012-08-08T17:05:00Z">
              <w:r w:rsidRPr="00B80901">
                <w:rPr>
                  <w:rPrChange w:id="18162" w:author="Thomas Dietz" w:date="2012-08-10T13:22:00Z">
                    <w:rPr>
                      <w:lang w:val="de-DE"/>
                    </w:rPr>
                  </w:rPrChange>
                </w:rPr>
                <w:t xml:space="preserve">        If this element is not present in a NETCONF &lt;edit-config&gt;</w:t>
              </w:r>
            </w:ins>
          </w:p>
          <w:p w14:paraId="11275276" w14:textId="77777777" w:rsidR="009F3611" w:rsidRPr="00B80901" w:rsidRDefault="009F3611" w:rsidP="009F3611">
            <w:pPr>
              <w:pStyle w:val="XML1"/>
              <w:rPr>
                <w:ins w:id="18163" w:author="Thomas Dietz" w:date="2012-08-08T17:05:00Z"/>
                <w:rPrChange w:id="18164" w:author="Thomas Dietz" w:date="2012-08-10T13:22:00Z">
                  <w:rPr>
                    <w:ins w:id="18165" w:author="Thomas Dietz" w:date="2012-08-08T17:05:00Z"/>
                    <w:lang w:val="de-DE"/>
                  </w:rPr>
                </w:rPrChange>
              </w:rPr>
            </w:pPr>
            <w:ins w:id="18166" w:author="Thomas Dietz" w:date="2012-08-08T17:05:00Z">
              <w:r w:rsidRPr="00B80901">
                <w:rPr>
                  <w:rPrChange w:id="18167" w:author="Thomas Dietz" w:date="2012-08-10T13:22:00Z">
                    <w:rPr>
                      <w:lang w:val="de-DE"/>
                    </w:rPr>
                  </w:rPrChange>
                </w:rPr>
                <w:t xml:space="preserve">        operation 'create', 'merge' or 'replace' and the parent</w:t>
              </w:r>
            </w:ins>
          </w:p>
          <w:p w14:paraId="2C933137" w14:textId="77777777" w:rsidR="009F3611" w:rsidRPr="00B80901" w:rsidRDefault="009F3611" w:rsidP="009F3611">
            <w:pPr>
              <w:pStyle w:val="XML1"/>
              <w:rPr>
                <w:ins w:id="18168" w:author="Thomas Dietz" w:date="2012-08-08T17:05:00Z"/>
                <w:rPrChange w:id="18169" w:author="Thomas Dietz" w:date="2012-08-10T13:22:00Z">
                  <w:rPr>
                    <w:ins w:id="18170" w:author="Thomas Dietz" w:date="2012-08-08T17:05:00Z"/>
                    <w:lang w:val="de-DE"/>
                  </w:rPr>
                </w:rPrChange>
              </w:rPr>
            </w:pPr>
            <w:ins w:id="18171" w:author="Thomas Dietz" w:date="2012-08-08T17:05:00Z">
              <w:r w:rsidRPr="00B80901">
                <w:rPr>
                  <w:rPrChange w:id="18172" w:author="Thomas Dietz" w:date="2012-08-10T13:22:00Z">
                    <w:rPr>
                      <w:lang w:val="de-DE"/>
                    </w:rPr>
                  </w:rPrChange>
                </w:rPr>
                <w:t xml:space="preserve">        element does not exist, a 'data-missing' error is</w:t>
              </w:r>
            </w:ins>
          </w:p>
          <w:p w14:paraId="25D3D53D" w14:textId="77777777" w:rsidR="009F3611" w:rsidRPr="00B80901" w:rsidRDefault="009F3611" w:rsidP="009F3611">
            <w:pPr>
              <w:pStyle w:val="XML1"/>
              <w:rPr>
                <w:ins w:id="18173" w:author="Thomas Dietz" w:date="2012-08-08T17:05:00Z"/>
                <w:rPrChange w:id="18174" w:author="Thomas Dietz" w:date="2012-08-10T13:22:00Z">
                  <w:rPr>
                    <w:ins w:id="18175" w:author="Thomas Dietz" w:date="2012-08-08T17:05:00Z"/>
                    <w:lang w:val="de-DE"/>
                  </w:rPr>
                </w:rPrChange>
              </w:rPr>
            </w:pPr>
            <w:ins w:id="18176" w:author="Thomas Dietz" w:date="2012-08-08T17:05:00Z">
              <w:r w:rsidRPr="00B80901">
                <w:rPr>
                  <w:rPrChange w:id="18177" w:author="Thomas Dietz" w:date="2012-08-10T13:22:00Z">
                    <w:rPr>
                      <w:lang w:val="de-DE"/>
                    </w:rPr>
                  </w:rPrChange>
                </w:rPr>
                <w:t xml:space="preserve">        </w:t>
              </w:r>
              <w:proofErr w:type="gramStart"/>
              <w:r w:rsidRPr="00B80901">
                <w:rPr>
                  <w:rPrChange w:id="18178" w:author="Thomas Dietz" w:date="2012-08-10T13:22:00Z">
                    <w:rPr>
                      <w:lang w:val="de-DE"/>
                    </w:rPr>
                  </w:rPrChange>
                </w:rPr>
                <w:t>returned</w:t>
              </w:r>
              <w:proofErr w:type="gramEnd"/>
              <w:r w:rsidRPr="00B80901">
                <w:rPr>
                  <w:rPrChange w:id="18179" w:author="Thomas Dietz" w:date="2012-08-10T13:22:00Z">
                    <w:rPr>
                      <w:lang w:val="de-DE"/>
                    </w:rPr>
                  </w:rPrChange>
                </w:rPr>
                <w:t>.";</w:t>
              </w:r>
            </w:ins>
          </w:p>
          <w:p w14:paraId="4AA838DC" w14:textId="77777777" w:rsidR="009F3611" w:rsidRPr="00B80901" w:rsidRDefault="009F3611" w:rsidP="009F3611">
            <w:pPr>
              <w:pStyle w:val="XML1"/>
              <w:rPr>
                <w:ins w:id="18180" w:author="Thomas Dietz" w:date="2012-08-08T17:05:00Z"/>
                <w:rPrChange w:id="18181" w:author="Thomas Dietz" w:date="2012-08-10T13:22:00Z">
                  <w:rPr>
                    <w:ins w:id="18182" w:author="Thomas Dietz" w:date="2012-08-08T17:05:00Z"/>
                    <w:lang w:val="de-DE"/>
                  </w:rPr>
                </w:rPrChange>
              </w:rPr>
            </w:pPr>
            <w:ins w:id="18183" w:author="Thomas Dietz" w:date="2012-08-08T17:05:00Z">
              <w:r w:rsidRPr="00B80901">
                <w:rPr>
                  <w:rPrChange w:id="18184" w:author="Thomas Dietz" w:date="2012-08-10T13:22:00Z">
                    <w:rPr>
                      <w:lang w:val="de-DE"/>
                    </w:rPr>
                  </w:rPrChange>
                </w:rPr>
                <w:t xml:space="preserve">    }</w:t>
              </w:r>
            </w:ins>
          </w:p>
          <w:p w14:paraId="329A3680" w14:textId="77777777" w:rsidR="009F3611" w:rsidRPr="00B80901" w:rsidRDefault="009F3611" w:rsidP="009F3611">
            <w:pPr>
              <w:pStyle w:val="XML1"/>
              <w:rPr>
                <w:ins w:id="18185" w:author="Thomas Dietz" w:date="2012-08-08T17:05:00Z"/>
                <w:rPrChange w:id="18186" w:author="Thomas Dietz" w:date="2012-08-10T13:22:00Z">
                  <w:rPr>
                    <w:ins w:id="18187" w:author="Thomas Dietz" w:date="2012-08-08T17:05:00Z"/>
                    <w:lang w:val="de-DE"/>
                  </w:rPr>
                </w:rPrChange>
              </w:rPr>
            </w:pPr>
            <w:ins w:id="18188" w:author="Thomas Dietz" w:date="2012-08-08T17:05:00Z">
              <w:r w:rsidRPr="00B80901">
                <w:rPr>
                  <w:rPrChange w:id="18189" w:author="Thomas Dietz" w:date="2012-08-10T13:22:00Z">
                    <w:rPr>
                      <w:lang w:val="de-DE"/>
                    </w:rPr>
                  </w:rPrChange>
                </w:rPr>
                <w:t xml:space="preserve">  }</w:t>
              </w:r>
            </w:ins>
          </w:p>
          <w:p w14:paraId="61299986" w14:textId="77777777" w:rsidR="009F3611" w:rsidRPr="00B80901" w:rsidRDefault="009F3611" w:rsidP="009F3611">
            <w:pPr>
              <w:pStyle w:val="XML1"/>
              <w:rPr>
                <w:ins w:id="18190" w:author="Thomas Dietz" w:date="2012-08-08T17:05:00Z"/>
                <w:rPrChange w:id="18191" w:author="Thomas Dietz" w:date="2012-08-10T13:22:00Z">
                  <w:rPr>
                    <w:ins w:id="18192" w:author="Thomas Dietz" w:date="2012-08-08T17:05:00Z"/>
                    <w:lang w:val="de-DE"/>
                  </w:rPr>
                </w:rPrChange>
              </w:rPr>
            </w:pPr>
            <w:ins w:id="18193" w:author="Thomas Dietz" w:date="2012-08-08T17:05:00Z">
              <w:r w:rsidRPr="00B80901">
                <w:rPr>
                  <w:rPrChange w:id="18194" w:author="Thomas Dietz" w:date="2012-08-10T13:22:00Z">
                    <w:rPr>
                      <w:lang w:val="de-DE"/>
                    </w:rPr>
                  </w:rPrChange>
                </w:rPr>
                <w:t xml:space="preserve">  </w:t>
              </w:r>
            </w:ins>
          </w:p>
          <w:p w14:paraId="13F39F65" w14:textId="77777777" w:rsidR="009F3611" w:rsidRPr="00B80901" w:rsidRDefault="009F3611" w:rsidP="009F3611">
            <w:pPr>
              <w:pStyle w:val="XML1"/>
              <w:rPr>
                <w:ins w:id="18195" w:author="Thomas Dietz" w:date="2012-08-08T17:05:00Z"/>
                <w:rPrChange w:id="18196" w:author="Thomas Dietz" w:date="2012-08-10T13:22:00Z">
                  <w:rPr>
                    <w:ins w:id="18197" w:author="Thomas Dietz" w:date="2012-08-08T17:05:00Z"/>
                    <w:lang w:val="de-DE"/>
                  </w:rPr>
                </w:rPrChange>
              </w:rPr>
            </w:pPr>
            <w:ins w:id="18198" w:author="Thomas Dietz" w:date="2012-08-08T17:05:00Z">
              <w:r w:rsidRPr="00B80901">
                <w:rPr>
                  <w:rPrChange w:id="18199" w:author="Thomas Dietz" w:date="2012-08-10T13:22:00Z">
                    <w:rPr>
                      <w:lang w:val="de-DE"/>
                    </w:rPr>
                  </w:rPrChange>
                </w:rPr>
                <w:t xml:space="preserve">  grouping OFOwnedCertificateType {</w:t>
              </w:r>
            </w:ins>
          </w:p>
          <w:p w14:paraId="0436A6E2" w14:textId="77777777" w:rsidR="009F3611" w:rsidRPr="00B80901" w:rsidRDefault="009F3611" w:rsidP="009F3611">
            <w:pPr>
              <w:pStyle w:val="XML1"/>
              <w:rPr>
                <w:ins w:id="18200" w:author="Thomas Dietz" w:date="2012-08-08T17:05:00Z"/>
                <w:rPrChange w:id="18201" w:author="Thomas Dietz" w:date="2012-08-10T13:22:00Z">
                  <w:rPr>
                    <w:ins w:id="18202" w:author="Thomas Dietz" w:date="2012-08-08T17:05:00Z"/>
                    <w:lang w:val="de-DE"/>
                  </w:rPr>
                </w:rPrChange>
              </w:rPr>
            </w:pPr>
            <w:ins w:id="18203" w:author="Thomas Dietz" w:date="2012-08-08T17:05:00Z">
              <w:r w:rsidRPr="00B80901">
                <w:rPr>
                  <w:rPrChange w:id="18204" w:author="Thomas Dietz" w:date="2012-08-10T13:22:00Z">
                    <w:rPr>
                      <w:lang w:val="de-DE"/>
                    </w:rPr>
                  </w:rPrChange>
                </w:rPr>
                <w:t xml:space="preserve">    description "This grouping specifies a certificate and a</w:t>
              </w:r>
            </w:ins>
          </w:p>
          <w:p w14:paraId="3FACE0A0" w14:textId="77777777" w:rsidR="009F3611" w:rsidRPr="00B80901" w:rsidRDefault="009F3611" w:rsidP="009F3611">
            <w:pPr>
              <w:pStyle w:val="XML1"/>
              <w:rPr>
                <w:ins w:id="18205" w:author="Thomas Dietz" w:date="2012-08-08T17:05:00Z"/>
                <w:rPrChange w:id="18206" w:author="Thomas Dietz" w:date="2012-08-10T13:22:00Z">
                  <w:rPr>
                    <w:ins w:id="18207" w:author="Thomas Dietz" w:date="2012-08-08T17:05:00Z"/>
                    <w:lang w:val="de-DE"/>
                  </w:rPr>
                </w:rPrChange>
              </w:rPr>
            </w:pPr>
            <w:ins w:id="18208" w:author="Thomas Dietz" w:date="2012-08-08T17:05:00Z">
              <w:r w:rsidRPr="00B80901">
                <w:rPr>
                  <w:rPrChange w:id="18209" w:author="Thomas Dietz" w:date="2012-08-10T13:22:00Z">
                    <w:rPr>
                      <w:lang w:val="de-DE"/>
                    </w:rPr>
                  </w:rPrChange>
                </w:rPr>
                <w:t xml:space="preserve">      </w:t>
              </w:r>
              <w:proofErr w:type="gramStart"/>
              <w:r w:rsidRPr="00B80901">
                <w:rPr>
                  <w:rPrChange w:id="18210" w:author="Thomas Dietz" w:date="2012-08-10T13:22:00Z">
                    <w:rPr>
                      <w:lang w:val="de-DE"/>
                    </w:rPr>
                  </w:rPrChange>
                </w:rPr>
                <w:t>private</w:t>
              </w:r>
              <w:proofErr w:type="gramEnd"/>
              <w:r w:rsidRPr="00B80901">
                <w:rPr>
                  <w:rPrChange w:id="18211" w:author="Thomas Dietz" w:date="2012-08-10T13:22:00Z">
                    <w:rPr>
                      <w:lang w:val="de-DE"/>
                    </w:rPr>
                  </w:rPrChange>
                </w:rPr>
                <w:t xml:space="preserve"> key. It can be used by an OpenFlow Logical Switch for</w:t>
              </w:r>
            </w:ins>
          </w:p>
          <w:p w14:paraId="663240A0" w14:textId="77777777" w:rsidR="009F3611" w:rsidRPr="00B80901" w:rsidRDefault="009F3611" w:rsidP="009F3611">
            <w:pPr>
              <w:pStyle w:val="XML1"/>
              <w:rPr>
                <w:ins w:id="18212" w:author="Thomas Dietz" w:date="2012-08-08T17:05:00Z"/>
                <w:rPrChange w:id="18213" w:author="Thomas Dietz" w:date="2012-08-10T13:22:00Z">
                  <w:rPr>
                    <w:ins w:id="18214" w:author="Thomas Dietz" w:date="2012-08-08T17:05:00Z"/>
                    <w:lang w:val="de-DE"/>
                  </w:rPr>
                </w:rPrChange>
              </w:rPr>
            </w:pPr>
            <w:ins w:id="18215" w:author="Thomas Dietz" w:date="2012-08-08T17:05:00Z">
              <w:r w:rsidRPr="00B80901">
                <w:rPr>
                  <w:rPrChange w:id="18216" w:author="Thomas Dietz" w:date="2012-08-10T13:22:00Z">
                    <w:rPr>
                      <w:lang w:val="de-DE"/>
                    </w:rPr>
                  </w:rPrChange>
                </w:rPr>
                <w:t xml:space="preserve">      authenticating itself to a controller when a TLS connection</w:t>
              </w:r>
            </w:ins>
          </w:p>
          <w:p w14:paraId="30E6268C" w14:textId="77777777" w:rsidR="009F3611" w:rsidRPr="00B80901" w:rsidRDefault="009F3611" w:rsidP="009F3611">
            <w:pPr>
              <w:pStyle w:val="XML1"/>
              <w:rPr>
                <w:ins w:id="18217" w:author="Thomas Dietz" w:date="2012-08-08T17:05:00Z"/>
                <w:rPrChange w:id="18218" w:author="Thomas Dietz" w:date="2012-08-10T13:22:00Z">
                  <w:rPr>
                    <w:ins w:id="18219" w:author="Thomas Dietz" w:date="2012-08-08T17:05:00Z"/>
                    <w:lang w:val="de-DE"/>
                  </w:rPr>
                </w:rPrChange>
              </w:rPr>
            </w:pPr>
            <w:ins w:id="18220" w:author="Thomas Dietz" w:date="2012-08-08T17:05:00Z">
              <w:r w:rsidRPr="00B80901">
                <w:rPr>
                  <w:rPrChange w:id="18221" w:author="Thomas Dietz" w:date="2012-08-10T13:22:00Z">
                    <w:rPr>
                      <w:lang w:val="de-DE"/>
                    </w:rPr>
                  </w:rPrChange>
                </w:rPr>
                <w:t xml:space="preserve">      </w:t>
              </w:r>
              <w:proofErr w:type="gramStart"/>
              <w:r w:rsidRPr="00B80901">
                <w:rPr>
                  <w:rPrChange w:id="18222" w:author="Thomas Dietz" w:date="2012-08-10T13:22:00Z">
                    <w:rPr>
                      <w:lang w:val="de-DE"/>
                    </w:rPr>
                  </w:rPrChange>
                </w:rPr>
                <w:t>is</w:t>
              </w:r>
              <w:proofErr w:type="gramEnd"/>
              <w:r w:rsidRPr="00B80901">
                <w:rPr>
                  <w:rPrChange w:id="18223" w:author="Thomas Dietz" w:date="2012-08-10T13:22:00Z">
                    <w:rPr>
                      <w:lang w:val="de-DE"/>
                    </w:rPr>
                  </w:rPrChange>
                </w:rPr>
                <w:t xml:space="preserve"> established.";</w:t>
              </w:r>
            </w:ins>
          </w:p>
          <w:p w14:paraId="08619C55" w14:textId="77777777" w:rsidR="009F3611" w:rsidRPr="00B80901" w:rsidRDefault="009F3611" w:rsidP="009F3611">
            <w:pPr>
              <w:pStyle w:val="XML1"/>
              <w:rPr>
                <w:ins w:id="18224" w:author="Thomas Dietz" w:date="2012-08-08T17:05:00Z"/>
                <w:rPrChange w:id="18225" w:author="Thomas Dietz" w:date="2012-08-10T13:22:00Z">
                  <w:rPr>
                    <w:ins w:id="18226" w:author="Thomas Dietz" w:date="2012-08-08T17:05:00Z"/>
                    <w:lang w:val="de-DE"/>
                  </w:rPr>
                </w:rPrChange>
              </w:rPr>
            </w:pPr>
            <w:ins w:id="18227" w:author="Thomas Dietz" w:date="2012-08-08T17:05:00Z">
              <w:r w:rsidRPr="00B80901">
                <w:rPr>
                  <w:rPrChange w:id="18228" w:author="Thomas Dietz" w:date="2012-08-10T13:22:00Z">
                    <w:rPr>
                      <w:lang w:val="de-DE"/>
                    </w:rPr>
                  </w:rPrChange>
                </w:rPr>
                <w:t xml:space="preserve">    uses OFResourceType;</w:t>
              </w:r>
            </w:ins>
          </w:p>
          <w:p w14:paraId="23B729B2" w14:textId="77777777" w:rsidR="009F3611" w:rsidRPr="00B80901" w:rsidRDefault="009F3611" w:rsidP="009F3611">
            <w:pPr>
              <w:pStyle w:val="XML1"/>
              <w:rPr>
                <w:ins w:id="18229" w:author="Thomas Dietz" w:date="2012-08-08T17:05:00Z"/>
                <w:rPrChange w:id="18230" w:author="Thomas Dietz" w:date="2012-08-10T13:22:00Z">
                  <w:rPr>
                    <w:ins w:id="18231" w:author="Thomas Dietz" w:date="2012-08-08T17:05:00Z"/>
                    <w:lang w:val="de-DE"/>
                  </w:rPr>
                </w:rPrChange>
              </w:rPr>
            </w:pPr>
            <w:ins w:id="18232" w:author="Thomas Dietz" w:date="2012-08-08T17:05:00Z">
              <w:r w:rsidRPr="00B80901">
                <w:rPr>
                  <w:rPrChange w:id="18233" w:author="Thomas Dietz" w:date="2012-08-10T13:22:00Z">
                    <w:rPr>
                      <w:lang w:val="de-DE"/>
                    </w:rPr>
                  </w:rPrChange>
                </w:rPr>
                <w:t xml:space="preserve">    leaf certificate {</w:t>
              </w:r>
            </w:ins>
          </w:p>
          <w:p w14:paraId="44C749B6" w14:textId="77777777" w:rsidR="009F3611" w:rsidRPr="00B80901" w:rsidRDefault="009F3611" w:rsidP="009F3611">
            <w:pPr>
              <w:pStyle w:val="XML1"/>
              <w:rPr>
                <w:ins w:id="18234" w:author="Thomas Dietz" w:date="2012-08-08T17:05:00Z"/>
                <w:rPrChange w:id="18235" w:author="Thomas Dietz" w:date="2012-08-10T13:22:00Z">
                  <w:rPr>
                    <w:ins w:id="18236" w:author="Thomas Dietz" w:date="2012-08-08T17:05:00Z"/>
                    <w:lang w:val="de-DE"/>
                  </w:rPr>
                </w:rPrChange>
              </w:rPr>
            </w:pPr>
            <w:ins w:id="18237" w:author="Thomas Dietz" w:date="2012-08-08T17:05:00Z">
              <w:r w:rsidRPr="00B80901">
                <w:rPr>
                  <w:rPrChange w:id="18238" w:author="Thomas Dietz" w:date="2012-08-10T13:22:00Z">
                    <w:rPr>
                      <w:lang w:val="de-DE"/>
                    </w:rPr>
                  </w:rPrChange>
                </w:rPr>
                <w:t xml:space="preserve">      type string;</w:t>
              </w:r>
            </w:ins>
          </w:p>
          <w:p w14:paraId="2C639FDD" w14:textId="77777777" w:rsidR="009F3611" w:rsidRPr="00B80901" w:rsidRDefault="009F3611" w:rsidP="009F3611">
            <w:pPr>
              <w:pStyle w:val="XML1"/>
              <w:rPr>
                <w:ins w:id="18239" w:author="Thomas Dietz" w:date="2012-08-08T17:05:00Z"/>
                <w:rPrChange w:id="18240" w:author="Thomas Dietz" w:date="2012-08-10T13:22:00Z">
                  <w:rPr>
                    <w:ins w:id="18241" w:author="Thomas Dietz" w:date="2012-08-08T17:05:00Z"/>
                    <w:lang w:val="de-DE"/>
                  </w:rPr>
                </w:rPrChange>
              </w:rPr>
            </w:pPr>
            <w:ins w:id="18242" w:author="Thomas Dietz" w:date="2012-08-08T17:05:00Z">
              <w:r w:rsidRPr="00B80901">
                <w:rPr>
                  <w:rPrChange w:id="18243" w:author="Thomas Dietz" w:date="2012-08-10T13:22:00Z">
                    <w:rPr>
                      <w:lang w:val="de-DE"/>
                    </w:rPr>
                  </w:rPrChange>
                </w:rPr>
                <w:t xml:space="preserve">      mandatory true;</w:t>
              </w:r>
            </w:ins>
          </w:p>
          <w:p w14:paraId="04F8A579" w14:textId="77777777" w:rsidR="009F3611" w:rsidRPr="00B80901" w:rsidRDefault="009F3611" w:rsidP="009F3611">
            <w:pPr>
              <w:pStyle w:val="XML1"/>
              <w:rPr>
                <w:ins w:id="18244" w:author="Thomas Dietz" w:date="2012-08-08T17:05:00Z"/>
                <w:rPrChange w:id="18245" w:author="Thomas Dietz" w:date="2012-08-10T13:22:00Z">
                  <w:rPr>
                    <w:ins w:id="18246" w:author="Thomas Dietz" w:date="2012-08-08T17:05:00Z"/>
                    <w:lang w:val="de-DE"/>
                  </w:rPr>
                </w:rPrChange>
              </w:rPr>
            </w:pPr>
            <w:ins w:id="18247" w:author="Thomas Dietz" w:date="2012-08-08T17:05:00Z">
              <w:r w:rsidRPr="00B80901">
                <w:rPr>
                  <w:rPrChange w:id="18248" w:author="Thomas Dietz" w:date="2012-08-10T13:22:00Z">
                    <w:rPr>
                      <w:lang w:val="de-DE"/>
                    </w:rPr>
                  </w:rPrChange>
                </w:rPr>
                <w:t xml:space="preserve">      description "An X.509 certificate in DER format base64</w:t>
              </w:r>
            </w:ins>
          </w:p>
          <w:p w14:paraId="51F0D1AC" w14:textId="77777777" w:rsidR="009F3611" w:rsidRPr="00B80901" w:rsidRDefault="009F3611" w:rsidP="009F3611">
            <w:pPr>
              <w:pStyle w:val="XML1"/>
              <w:rPr>
                <w:ins w:id="18249" w:author="Thomas Dietz" w:date="2012-08-08T17:05:00Z"/>
                <w:rPrChange w:id="18250" w:author="Thomas Dietz" w:date="2012-08-10T13:22:00Z">
                  <w:rPr>
                    <w:ins w:id="18251" w:author="Thomas Dietz" w:date="2012-08-08T17:05:00Z"/>
                    <w:lang w:val="de-DE"/>
                  </w:rPr>
                </w:rPrChange>
              </w:rPr>
            </w:pPr>
            <w:ins w:id="18252" w:author="Thomas Dietz" w:date="2012-08-08T17:05:00Z">
              <w:r w:rsidRPr="00B80901">
                <w:rPr>
                  <w:rPrChange w:id="18253" w:author="Thomas Dietz" w:date="2012-08-10T13:22:00Z">
                    <w:rPr>
                      <w:lang w:val="de-DE"/>
                    </w:rPr>
                  </w:rPrChange>
                </w:rPr>
                <w:t xml:space="preserve">        </w:t>
              </w:r>
              <w:proofErr w:type="gramStart"/>
              <w:r w:rsidRPr="00B80901">
                <w:rPr>
                  <w:rPrChange w:id="18254" w:author="Thomas Dietz" w:date="2012-08-10T13:22:00Z">
                    <w:rPr>
                      <w:lang w:val="de-DE"/>
                    </w:rPr>
                  </w:rPrChange>
                </w:rPr>
                <w:t>encoded</w:t>
              </w:r>
              <w:proofErr w:type="gramEnd"/>
              <w:r w:rsidRPr="00B80901">
                <w:rPr>
                  <w:rPrChange w:id="18255" w:author="Thomas Dietz" w:date="2012-08-10T13:22:00Z">
                    <w:rPr>
                      <w:lang w:val="de-DE"/>
                    </w:rPr>
                  </w:rPrChange>
                </w:rPr>
                <w:t>.</w:t>
              </w:r>
            </w:ins>
          </w:p>
          <w:p w14:paraId="1EA88E99" w14:textId="77777777" w:rsidR="009F3611" w:rsidRPr="00B80901" w:rsidRDefault="009F3611" w:rsidP="009F3611">
            <w:pPr>
              <w:pStyle w:val="XML1"/>
              <w:rPr>
                <w:ins w:id="18256" w:author="Thomas Dietz" w:date="2012-08-08T17:05:00Z"/>
                <w:rPrChange w:id="18257" w:author="Thomas Dietz" w:date="2012-08-10T13:22:00Z">
                  <w:rPr>
                    <w:ins w:id="18258" w:author="Thomas Dietz" w:date="2012-08-08T17:05:00Z"/>
                    <w:lang w:val="de-DE"/>
                  </w:rPr>
                </w:rPrChange>
              </w:rPr>
            </w:pPr>
          </w:p>
          <w:p w14:paraId="437358A0" w14:textId="77777777" w:rsidR="009F3611" w:rsidRPr="00B80901" w:rsidRDefault="009F3611" w:rsidP="009F3611">
            <w:pPr>
              <w:pStyle w:val="XML1"/>
              <w:rPr>
                <w:ins w:id="18259" w:author="Thomas Dietz" w:date="2012-08-08T17:05:00Z"/>
                <w:rPrChange w:id="18260" w:author="Thomas Dietz" w:date="2012-08-10T13:22:00Z">
                  <w:rPr>
                    <w:ins w:id="18261" w:author="Thomas Dietz" w:date="2012-08-08T17:05:00Z"/>
                    <w:lang w:val="de-DE"/>
                  </w:rPr>
                </w:rPrChange>
              </w:rPr>
            </w:pPr>
            <w:ins w:id="18262" w:author="Thomas Dietz" w:date="2012-08-08T17:05:00Z">
              <w:r w:rsidRPr="00B80901">
                <w:rPr>
                  <w:rPrChange w:id="18263" w:author="Thomas Dietz" w:date="2012-08-10T13:22:00Z">
                    <w:rPr>
                      <w:lang w:val="de-DE"/>
                    </w:rPr>
                  </w:rPrChange>
                </w:rPr>
                <w:t xml:space="preserve">        This element MUST be present in the NETCONF data store.</w:t>
              </w:r>
            </w:ins>
          </w:p>
          <w:p w14:paraId="3B1BD22F" w14:textId="77777777" w:rsidR="009F3611" w:rsidRPr="00B80901" w:rsidRDefault="009F3611" w:rsidP="009F3611">
            <w:pPr>
              <w:pStyle w:val="XML1"/>
              <w:rPr>
                <w:ins w:id="18264" w:author="Thomas Dietz" w:date="2012-08-08T17:05:00Z"/>
                <w:rPrChange w:id="18265" w:author="Thomas Dietz" w:date="2012-08-10T13:22:00Z">
                  <w:rPr>
                    <w:ins w:id="18266" w:author="Thomas Dietz" w:date="2012-08-08T17:05:00Z"/>
                    <w:lang w:val="de-DE"/>
                  </w:rPr>
                </w:rPrChange>
              </w:rPr>
            </w:pPr>
            <w:ins w:id="18267" w:author="Thomas Dietz" w:date="2012-08-08T17:05:00Z">
              <w:r w:rsidRPr="00B80901">
                <w:rPr>
                  <w:rPrChange w:id="18268" w:author="Thomas Dietz" w:date="2012-08-10T13:22:00Z">
                    <w:rPr>
                      <w:lang w:val="de-DE"/>
                    </w:rPr>
                  </w:rPrChange>
                </w:rPr>
                <w:t xml:space="preserve">        If this element is not present in a NETCONF &lt;edit-config&gt;</w:t>
              </w:r>
            </w:ins>
          </w:p>
          <w:p w14:paraId="355B29AB" w14:textId="77777777" w:rsidR="009F3611" w:rsidRPr="00B80901" w:rsidRDefault="009F3611" w:rsidP="009F3611">
            <w:pPr>
              <w:pStyle w:val="XML1"/>
              <w:rPr>
                <w:ins w:id="18269" w:author="Thomas Dietz" w:date="2012-08-08T17:05:00Z"/>
                <w:rPrChange w:id="18270" w:author="Thomas Dietz" w:date="2012-08-10T13:22:00Z">
                  <w:rPr>
                    <w:ins w:id="18271" w:author="Thomas Dietz" w:date="2012-08-08T17:05:00Z"/>
                    <w:lang w:val="de-DE"/>
                  </w:rPr>
                </w:rPrChange>
              </w:rPr>
            </w:pPr>
            <w:ins w:id="18272" w:author="Thomas Dietz" w:date="2012-08-08T17:05:00Z">
              <w:r w:rsidRPr="00B80901">
                <w:rPr>
                  <w:rPrChange w:id="18273" w:author="Thomas Dietz" w:date="2012-08-10T13:22:00Z">
                    <w:rPr>
                      <w:lang w:val="de-DE"/>
                    </w:rPr>
                  </w:rPrChange>
                </w:rPr>
                <w:t xml:space="preserve">        operation 'create', 'merge' or 'replace' and the parent</w:t>
              </w:r>
            </w:ins>
          </w:p>
          <w:p w14:paraId="055A61BD" w14:textId="77777777" w:rsidR="009F3611" w:rsidRPr="00B80901" w:rsidRDefault="009F3611" w:rsidP="009F3611">
            <w:pPr>
              <w:pStyle w:val="XML1"/>
              <w:rPr>
                <w:ins w:id="18274" w:author="Thomas Dietz" w:date="2012-08-08T17:05:00Z"/>
                <w:rPrChange w:id="18275" w:author="Thomas Dietz" w:date="2012-08-10T13:22:00Z">
                  <w:rPr>
                    <w:ins w:id="18276" w:author="Thomas Dietz" w:date="2012-08-08T17:05:00Z"/>
                    <w:lang w:val="de-DE"/>
                  </w:rPr>
                </w:rPrChange>
              </w:rPr>
            </w:pPr>
            <w:ins w:id="18277" w:author="Thomas Dietz" w:date="2012-08-08T17:05:00Z">
              <w:r w:rsidRPr="00B80901">
                <w:rPr>
                  <w:rPrChange w:id="18278" w:author="Thomas Dietz" w:date="2012-08-10T13:22:00Z">
                    <w:rPr>
                      <w:lang w:val="de-DE"/>
                    </w:rPr>
                  </w:rPrChange>
                </w:rPr>
                <w:t xml:space="preserve">        element does not exist, a 'data-missing' error is</w:t>
              </w:r>
            </w:ins>
          </w:p>
          <w:p w14:paraId="77643040" w14:textId="77777777" w:rsidR="009F3611" w:rsidRPr="00B80901" w:rsidRDefault="009F3611" w:rsidP="009F3611">
            <w:pPr>
              <w:pStyle w:val="XML1"/>
              <w:rPr>
                <w:ins w:id="18279" w:author="Thomas Dietz" w:date="2012-08-08T17:05:00Z"/>
                <w:rPrChange w:id="18280" w:author="Thomas Dietz" w:date="2012-08-10T13:22:00Z">
                  <w:rPr>
                    <w:ins w:id="18281" w:author="Thomas Dietz" w:date="2012-08-08T17:05:00Z"/>
                    <w:lang w:val="de-DE"/>
                  </w:rPr>
                </w:rPrChange>
              </w:rPr>
            </w:pPr>
            <w:ins w:id="18282" w:author="Thomas Dietz" w:date="2012-08-08T17:05:00Z">
              <w:r w:rsidRPr="00B80901">
                <w:rPr>
                  <w:rPrChange w:id="18283" w:author="Thomas Dietz" w:date="2012-08-10T13:22:00Z">
                    <w:rPr>
                      <w:lang w:val="de-DE"/>
                    </w:rPr>
                  </w:rPrChange>
                </w:rPr>
                <w:t xml:space="preserve">        </w:t>
              </w:r>
              <w:proofErr w:type="gramStart"/>
              <w:r w:rsidRPr="00B80901">
                <w:rPr>
                  <w:rPrChange w:id="18284" w:author="Thomas Dietz" w:date="2012-08-10T13:22:00Z">
                    <w:rPr>
                      <w:lang w:val="de-DE"/>
                    </w:rPr>
                  </w:rPrChange>
                </w:rPr>
                <w:t>returned</w:t>
              </w:r>
              <w:proofErr w:type="gramEnd"/>
              <w:r w:rsidRPr="00B80901">
                <w:rPr>
                  <w:rPrChange w:id="18285" w:author="Thomas Dietz" w:date="2012-08-10T13:22:00Z">
                    <w:rPr>
                      <w:lang w:val="de-DE"/>
                    </w:rPr>
                  </w:rPrChange>
                </w:rPr>
                <w:t>.";</w:t>
              </w:r>
            </w:ins>
          </w:p>
          <w:p w14:paraId="599C07FA" w14:textId="77777777" w:rsidR="009F3611" w:rsidRPr="00B80901" w:rsidRDefault="009F3611" w:rsidP="009F3611">
            <w:pPr>
              <w:pStyle w:val="XML1"/>
              <w:rPr>
                <w:ins w:id="18286" w:author="Thomas Dietz" w:date="2012-08-08T17:05:00Z"/>
                <w:rPrChange w:id="18287" w:author="Thomas Dietz" w:date="2012-08-10T13:22:00Z">
                  <w:rPr>
                    <w:ins w:id="18288" w:author="Thomas Dietz" w:date="2012-08-08T17:05:00Z"/>
                    <w:lang w:val="de-DE"/>
                  </w:rPr>
                </w:rPrChange>
              </w:rPr>
            </w:pPr>
            <w:ins w:id="18289" w:author="Thomas Dietz" w:date="2012-08-08T17:05:00Z">
              <w:r w:rsidRPr="00B80901">
                <w:rPr>
                  <w:rPrChange w:id="18290" w:author="Thomas Dietz" w:date="2012-08-10T13:22:00Z">
                    <w:rPr>
                      <w:lang w:val="de-DE"/>
                    </w:rPr>
                  </w:rPrChange>
                </w:rPr>
                <w:t xml:space="preserve">    }</w:t>
              </w:r>
            </w:ins>
          </w:p>
          <w:p w14:paraId="51EADDE8" w14:textId="77777777" w:rsidR="009F3611" w:rsidRPr="00B80901" w:rsidRDefault="009F3611" w:rsidP="009F3611">
            <w:pPr>
              <w:pStyle w:val="XML1"/>
              <w:rPr>
                <w:ins w:id="18291" w:author="Thomas Dietz" w:date="2012-08-08T17:05:00Z"/>
                <w:rPrChange w:id="18292" w:author="Thomas Dietz" w:date="2012-08-10T13:22:00Z">
                  <w:rPr>
                    <w:ins w:id="18293" w:author="Thomas Dietz" w:date="2012-08-08T17:05:00Z"/>
                    <w:lang w:val="de-DE"/>
                  </w:rPr>
                </w:rPrChange>
              </w:rPr>
            </w:pPr>
            <w:ins w:id="18294" w:author="Thomas Dietz" w:date="2012-08-08T17:05:00Z">
              <w:r w:rsidRPr="00B80901">
                <w:rPr>
                  <w:rPrChange w:id="18295" w:author="Thomas Dietz" w:date="2012-08-10T13:22:00Z">
                    <w:rPr>
                      <w:lang w:val="de-DE"/>
                    </w:rPr>
                  </w:rPrChange>
                </w:rPr>
                <w:t xml:space="preserve">    container private-key {</w:t>
              </w:r>
            </w:ins>
          </w:p>
          <w:p w14:paraId="3A4FF030" w14:textId="77777777" w:rsidR="009F3611" w:rsidRPr="00B80901" w:rsidRDefault="009F3611" w:rsidP="009F3611">
            <w:pPr>
              <w:pStyle w:val="XML1"/>
              <w:rPr>
                <w:ins w:id="18296" w:author="Thomas Dietz" w:date="2012-08-08T17:05:00Z"/>
                <w:rPrChange w:id="18297" w:author="Thomas Dietz" w:date="2012-08-10T13:22:00Z">
                  <w:rPr>
                    <w:ins w:id="18298" w:author="Thomas Dietz" w:date="2012-08-08T17:05:00Z"/>
                    <w:lang w:val="de-DE"/>
                  </w:rPr>
                </w:rPrChange>
              </w:rPr>
            </w:pPr>
            <w:ins w:id="18299" w:author="Thomas Dietz" w:date="2012-08-08T17:05:00Z">
              <w:r w:rsidRPr="00B80901">
                <w:rPr>
                  <w:rPrChange w:id="18300" w:author="Thomas Dietz" w:date="2012-08-10T13:22:00Z">
                    <w:rPr>
                      <w:lang w:val="de-DE"/>
                    </w:rPr>
                  </w:rPrChange>
                </w:rPr>
                <w:lastRenderedPageBreak/>
                <w:t xml:space="preserve">      uses KeyValueType;</w:t>
              </w:r>
            </w:ins>
          </w:p>
          <w:p w14:paraId="27BE3249" w14:textId="77777777" w:rsidR="009F3611" w:rsidRPr="00B80901" w:rsidRDefault="009F3611" w:rsidP="009F3611">
            <w:pPr>
              <w:pStyle w:val="XML1"/>
              <w:rPr>
                <w:ins w:id="18301" w:author="Thomas Dietz" w:date="2012-08-08T17:05:00Z"/>
                <w:rPrChange w:id="18302" w:author="Thomas Dietz" w:date="2012-08-10T13:22:00Z">
                  <w:rPr>
                    <w:ins w:id="18303" w:author="Thomas Dietz" w:date="2012-08-08T17:05:00Z"/>
                    <w:lang w:val="de-DE"/>
                  </w:rPr>
                </w:rPrChange>
              </w:rPr>
            </w:pPr>
            <w:ins w:id="18304" w:author="Thomas Dietz" w:date="2012-08-08T17:05:00Z">
              <w:r w:rsidRPr="00B80901">
                <w:rPr>
                  <w:rPrChange w:id="18305" w:author="Thomas Dietz" w:date="2012-08-10T13:22:00Z">
                    <w:rPr>
                      <w:lang w:val="de-DE"/>
                    </w:rPr>
                  </w:rPrChange>
                </w:rPr>
                <w:t xml:space="preserve">      description "This element contains the private key</w:t>
              </w:r>
            </w:ins>
          </w:p>
          <w:p w14:paraId="469BF3FC" w14:textId="77777777" w:rsidR="009F3611" w:rsidRPr="00B80901" w:rsidRDefault="009F3611" w:rsidP="009F3611">
            <w:pPr>
              <w:pStyle w:val="XML1"/>
              <w:rPr>
                <w:ins w:id="18306" w:author="Thomas Dietz" w:date="2012-08-08T17:05:00Z"/>
                <w:rPrChange w:id="18307" w:author="Thomas Dietz" w:date="2012-08-10T13:22:00Z">
                  <w:rPr>
                    <w:ins w:id="18308" w:author="Thomas Dietz" w:date="2012-08-08T17:05:00Z"/>
                    <w:lang w:val="de-DE"/>
                  </w:rPr>
                </w:rPrChange>
              </w:rPr>
            </w:pPr>
            <w:ins w:id="18309" w:author="Thomas Dietz" w:date="2012-08-08T17:05:00Z">
              <w:r w:rsidRPr="00B80901">
                <w:rPr>
                  <w:rPrChange w:id="18310" w:author="Thomas Dietz" w:date="2012-08-10T13:22:00Z">
                    <w:rPr>
                      <w:lang w:val="de-DE"/>
                    </w:rPr>
                  </w:rPrChange>
                </w:rPr>
                <w:t xml:space="preserve">        </w:t>
              </w:r>
              <w:proofErr w:type="gramStart"/>
              <w:r w:rsidRPr="00B80901">
                <w:rPr>
                  <w:rPrChange w:id="18311" w:author="Thomas Dietz" w:date="2012-08-10T13:22:00Z">
                    <w:rPr>
                      <w:lang w:val="de-DE"/>
                    </w:rPr>
                  </w:rPrChange>
                </w:rPr>
                <w:t>corresponding</w:t>
              </w:r>
              <w:proofErr w:type="gramEnd"/>
              <w:r w:rsidRPr="00B80901">
                <w:rPr>
                  <w:rPrChange w:id="18312" w:author="Thomas Dietz" w:date="2012-08-10T13:22:00Z">
                    <w:rPr>
                      <w:lang w:val="de-DE"/>
                    </w:rPr>
                  </w:rPrChange>
                </w:rPr>
                <w:t xml:space="preserve"> to the certificate. The private key is</w:t>
              </w:r>
            </w:ins>
          </w:p>
          <w:p w14:paraId="67EBDFBD" w14:textId="77777777" w:rsidR="009F3611" w:rsidRPr="00B80901" w:rsidRDefault="009F3611" w:rsidP="009F3611">
            <w:pPr>
              <w:pStyle w:val="XML1"/>
              <w:rPr>
                <w:ins w:id="18313" w:author="Thomas Dietz" w:date="2012-08-08T17:05:00Z"/>
                <w:rPrChange w:id="18314" w:author="Thomas Dietz" w:date="2012-08-10T13:22:00Z">
                  <w:rPr>
                    <w:ins w:id="18315" w:author="Thomas Dietz" w:date="2012-08-08T17:05:00Z"/>
                    <w:lang w:val="de-DE"/>
                  </w:rPr>
                </w:rPrChange>
              </w:rPr>
            </w:pPr>
            <w:ins w:id="18316" w:author="Thomas Dietz" w:date="2012-08-08T17:05:00Z">
              <w:r w:rsidRPr="00B80901">
                <w:rPr>
                  <w:rPrChange w:id="18317" w:author="Thomas Dietz" w:date="2012-08-10T13:22:00Z">
                    <w:rPr>
                      <w:lang w:val="de-DE"/>
                    </w:rPr>
                  </w:rPrChange>
                </w:rPr>
                <w:t xml:space="preserve">        encoded as specified in XML-Signature Syntax and Processing</w:t>
              </w:r>
            </w:ins>
          </w:p>
          <w:p w14:paraId="5EF343A7" w14:textId="77777777" w:rsidR="009F3611" w:rsidRPr="00B80901" w:rsidRDefault="009F3611" w:rsidP="009F3611">
            <w:pPr>
              <w:pStyle w:val="XML1"/>
              <w:rPr>
                <w:ins w:id="18318" w:author="Thomas Dietz" w:date="2012-08-08T17:05:00Z"/>
                <w:rPrChange w:id="18319" w:author="Thomas Dietz" w:date="2012-08-10T13:22:00Z">
                  <w:rPr>
                    <w:ins w:id="18320" w:author="Thomas Dietz" w:date="2012-08-08T17:05:00Z"/>
                    <w:lang w:val="de-DE"/>
                  </w:rPr>
                </w:rPrChange>
              </w:rPr>
            </w:pPr>
            <w:ins w:id="18321" w:author="Thomas Dietz" w:date="2012-08-08T17:05:00Z">
              <w:r w:rsidRPr="00B80901">
                <w:rPr>
                  <w:rPrChange w:id="18322" w:author="Thomas Dietz" w:date="2012-08-10T13:22:00Z">
                    <w:rPr>
                      <w:lang w:val="de-DE"/>
                    </w:rPr>
                  </w:rPrChange>
                </w:rPr>
                <w:t xml:space="preserve">        (http://www.w3.org/TR/2001/PR-xmldsig-core-20010820/).  </w:t>
              </w:r>
            </w:ins>
          </w:p>
          <w:p w14:paraId="35775062" w14:textId="77777777" w:rsidR="009F3611" w:rsidRPr="00B80901" w:rsidRDefault="009F3611" w:rsidP="009F3611">
            <w:pPr>
              <w:pStyle w:val="XML1"/>
              <w:rPr>
                <w:ins w:id="18323" w:author="Thomas Dietz" w:date="2012-08-08T17:05:00Z"/>
                <w:rPrChange w:id="18324" w:author="Thomas Dietz" w:date="2012-08-10T13:22:00Z">
                  <w:rPr>
                    <w:ins w:id="18325" w:author="Thomas Dietz" w:date="2012-08-08T17:05:00Z"/>
                    <w:lang w:val="de-DE"/>
                  </w:rPr>
                </w:rPrChange>
              </w:rPr>
            </w:pPr>
            <w:ins w:id="18326" w:author="Thomas Dietz" w:date="2012-08-08T17:05:00Z">
              <w:r w:rsidRPr="00B80901">
                <w:rPr>
                  <w:rPrChange w:id="18327" w:author="Thomas Dietz" w:date="2012-08-10T13:22:00Z">
                    <w:rPr>
                      <w:lang w:val="de-DE"/>
                    </w:rPr>
                  </w:rPrChange>
                </w:rPr>
                <w:t xml:space="preserve">        Currently the </w:t>
              </w:r>
              <w:proofErr w:type="gramStart"/>
              <w:r w:rsidRPr="00B80901">
                <w:rPr>
                  <w:rPrChange w:id="18328" w:author="Thomas Dietz" w:date="2012-08-10T13:22:00Z">
                    <w:rPr>
                      <w:lang w:val="de-DE"/>
                    </w:rPr>
                  </w:rPrChange>
                </w:rPr>
                <w:t>specification only support</w:t>
              </w:r>
              <w:proofErr w:type="gramEnd"/>
              <w:r w:rsidRPr="00B80901">
                <w:rPr>
                  <w:rPrChange w:id="18329" w:author="Thomas Dietz" w:date="2012-08-10T13:22:00Z">
                    <w:rPr>
                      <w:lang w:val="de-DE"/>
                    </w:rPr>
                  </w:rPrChange>
                </w:rPr>
                <w:t xml:space="preserve"> DSA and RSA keys.</w:t>
              </w:r>
            </w:ins>
          </w:p>
          <w:p w14:paraId="3D539CF6" w14:textId="77777777" w:rsidR="009F3611" w:rsidRPr="00B80901" w:rsidRDefault="009F3611" w:rsidP="009F3611">
            <w:pPr>
              <w:pStyle w:val="XML1"/>
              <w:rPr>
                <w:ins w:id="18330" w:author="Thomas Dietz" w:date="2012-08-08T17:05:00Z"/>
                <w:rPrChange w:id="18331" w:author="Thomas Dietz" w:date="2012-08-10T13:22:00Z">
                  <w:rPr>
                    <w:ins w:id="18332" w:author="Thomas Dietz" w:date="2012-08-08T17:05:00Z"/>
                    <w:lang w:val="de-DE"/>
                  </w:rPr>
                </w:rPrChange>
              </w:rPr>
            </w:pPr>
          </w:p>
          <w:p w14:paraId="4BB96FA5" w14:textId="77777777" w:rsidR="009F3611" w:rsidRPr="00B80901" w:rsidRDefault="009F3611" w:rsidP="009F3611">
            <w:pPr>
              <w:pStyle w:val="XML1"/>
              <w:rPr>
                <w:ins w:id="18333" w:author="Thomas Dietz" w:date="2012-08-08T17:05:00Z"/>
                <w:rPrChange w:id="18334" w:author="Thomas Dietz" w:date="2012-08-10T13:22:00Z">
                  <w:rPr>
                    <w:ins w:id="18335" w:author="Thomas Dietz" w:date="2012-08-08T17:05:00Z"/>
                    <w:lang w:val="de-DE"/>
                  </w:rPr>
                </w:rPrChange>
              </w:rPr>
            </w:pPr>
            <w:ins w:id="18336" w:author="Thomas Dietz" w:date="2012-08-08T17:05:00Z">
              <w:r w:rsidRPr="00B80901">
                <w:rPr>
                  <w:rPrChange w:id="18337" w:author="Thomas Dietz" w:date="2012-08-10T13:22:00Z">
                    <w:rPr>
                      <w:lang w:val="de-DE"/>
                    </w:rPr>
                  </w:rPrChange>
                </w:rPr>
                <w:t xml:space="preserve">        This element MUST be present in the NETCONF data store.</w:t>
              </w:r>
            </w:ins>
          </w:p>
          <w:p w14:paraId="23FCE476" w14:textId="77777777" w:rsidR="009F3611" w:rsidRPr="00B80901" w:rsidRDefault="009F3611" w:rsidP="009F3611">
            <w:pPr>
              <w:pStyle w:val="XML1"/>
              <w:rPr>
                <w:ins w:id="18338" w:author="Thomas Dietz" w:date="2012-08-08T17:05:00Z"/>
                <w:rPrChange w:id="18339" w:author="Thomas Dietz" w:date="2012-08-10T13:22:00Z">
                  <w:rPr>
                    <w:ins w:id="18340" w:author="Thomas Dietz" w:date="2012-08-08T17:05:00Z"/>
                    <w:lang w:val="de-DE"/>
                  </w:rPr>
                </w:rPrChange>
              </w:rPr>
            </w:pPr>
            <w:ins w:id="18341" w:author="Thomas Dietz" w:date="2012-08-08T17:05:00Z">
              <w:r w:rsidRPr="00B80901">
                <w:rPr>
                  <w:rPrChange w:id="18342" w:author="Thomas Dietz" w:date="2012-08-10T13:22:00Z">
                    <w:rPr>
                      <w:lang w:val="de-DE"/>
                    </w:rPr>
                  </w:rPrChange>
                </w:rPr>
                <w:t xml:space="preserve">        If this element is not present in a NETCONF &lt;edit-config&gt;</w:t>
              </w:r>
            </w:ins>
          </w:p>
          <w:p w14:paraId="37D53C57" w14:textId="77777777" w:rsidR="009F3611" w:rsidRPr="00B80901" w:rsidRDefault="009F3611" w:rsidP="009F3611">
            <w:pPr>
              <w:pStyle w:val="XML1"/>
              <w:rPr>
                <w:ins w:id="18343" w:author="Thomas Dietz" w:date="2012-08-08T17:05:00Z"/>
                <w:rPrChange w:id="18344" w:author="Thomas Dietz" w:date="2012-08-10T13:22:00Z">
                  <w:rPr>
                    <w:ins w:id="18345" w:author="Thomas Dietz" w:date="2012-08-08T17:05:00Z"/>
                    <w:lang w:val="de-DE"/>
                  </w:rPr>
                </w:rPrChange>
              </w:rPr>
            </w:pPr>
            <w:ins w:id="18346" w:author="Thomas Dietz" w:date="2012-08-08T17:05:00Z">
              <w:r w:rsidRPr="00B80901">
                <w:rPr>
                  <w:rPrChange w:id="18347" w:author="Thomas Dietz" w:date="2012-08-10T13:22:00Z">
                    <w:rPr>
                      <w:lang w:val="de-DE"/>
                    </w:rPr>
                  </w:rPrChange>
                </w:rPr>
                <w:t xml:space="preserve">        operation 'create', 'merge' or 'replace' and the parent</w:t>
              </w:r>
            </w:ins>
          </w:p>
          <w:p w14:paraId="0A78954C" w14:textId="77777777" w:rsidR="009F3611" w:rsidRPr="00B80901" w:rsidRDefault="009F3611" w:rsidP="009F3611">
            <w:pPr>
              <w:pStyle w:val="XML1"/>
              <w:rPr>
                <w:ins w:id="18348" w:author="Thomas Dietz" w:date="2012-08-08T17:05:00Z"/>
                <w:rPrChange w:id="18349" w:author="Thomas Dietz" w:date="2012-08-10T13:22:00Z">
                  <w:rPr>
                    <w:ins w:id="18350" w:author="Thomas Dietz" w:date="2012-08-08T17:05:00Z"/>
                    <w:lang w:val="de-DE"/>
                  </w:rPr>
                </w:rPrChange>
              </w:rPr>
            </w:pPr>
            <w:ins w:id="18351" w:author="Thomas Dietz" w:date="2012-08-08T17:05:00Z">
              <w:r w:rsidRPr="00B80901">
                <w:rPr>
                  <w:rPrChange w:id="18352" w:author="Thomas Dietz" w:date="2012-08-10T13:22:00Z">
                    <w:rPr>
                      <w:lang w:val="de-DE"/>
                    </w:rPr>
                  </w:rPrChange>
                </w:rPr>
                <w:t xml:space="preserve">        element does not exist, a 'data-missing' error is</w:t>
              </w:r>
            </w:ins>
          </w:p>
          <w:p w14:paraId="4F044738" w14:textId="77777777" w:rsidR="009F3611" w:rsidRPr="00B80901" w:rsidRDefault="009F3611" w:rsidP="009F3611">
            <w:pPr>
              <w:pStyle w:val="XML1"/>
              <w:rPr>
                <w:ins w:id="18353" w:author="Thomas Dietz" w:date="2012-08-08T17:05:00Z"/>
                <w:rPrChange w:id="18354" w:author="Thomas Dietz" w:date="2012-08-10T13:22:00Z">
                  <w:rPr>
                    <w:ins w:id="18355" w:author="Thomas Dietz" w:date="2012-08-08T17:05:00Z"/>
                    <w:lang w:val="de-DE"/>
                  </w:rPr>
                </w:rPrChange>
              </w:rPr>
            </w:pPr>
            <w:ins w:id="18356" w:author="Thomas Dietz" w:date="2012-08-08T17:05:00Z">
              <w:r w:rsidRPr="00B80901">
                <w:rPr>
                  <w:rPrChange w:id="18357" w:author="Thomas Dietz" w:date="2012-08-10T13:22:00Z">
                    <w:rPr>
                      <w:lang w:val="de-DE"/>
                    </w:rPr>
                  </w:rPrChange>
                </w:rPr>
                <w:t xml:space="preserve">        </w:t>
              </w:r>
              <w:proofErr w:type="gramStart"/>
              <w:r w:rsidRPr="00B80901">
                <w:rPr>
                  <w:rPrChange w:id="18358" w:author="Thomas Dietz" w:date="2012-08-10T13:22:00Z">
                    <w:rPr>
                      <w:lang w:val="de-DE"/>
                    </w:rPr>
                  </w:rPrChange>
                </w:rPr>
                <w:t>returned</w:t>
              </w:r>
              <w:proofErr w:type="gramEnd"/>
              <w:r w:rsidRPr="00B80901">
                <w:rPr>
                  <w:rPrChange w:id="18359" w:author="Thomas Dietz" w:date="2012-08-10T13:22:00Z">
                    <w:rPr>
                      <w:lang w:val="de-DE"/>
                    </w:rPr>
                  </w:rPrChange>
                </w:rPr>
                <w:t>.";</w:t>
              </w:r>
            </w:ins>
          </w:p>
          <w:p w14:paraId="722D1B8A" w14:textId="77777777" w:rsidR="009F3611" w:rsidRPr="00B80901" w:rsidRDefault="009F3611" w:rsidP="009F3611">
            <w:pPr>
              <w:pStyle w:val="XML1"/>
              <w:rPr>
                <w:ins w:id="18360" w:author="Thomas Dietz" w:date="2012-08-08T17:05:00Z"/>
                <w:rPrChange w:id="18361" w:author="Thomas Dietz" w:date="2012-08-10T13:22:00Z">
                  <w:rPr>
                    <w:ins w:id="18362" w:author="Thomas Dietz" w:date="2012-08-08T17:05:00Z"/>
                    <w:lang w:val="de-DE"/>
                  </w:rPr>
                </w:rPrChange>
              </w:rPr>
            </w:pPr>
            <w:ins w:id="18363" w:author="Thomas Dietz" w:date="2012-08-08T17:05:00Z">
              <w:r w:rsidRPr="00B80901">
                <w:rPr>
                  <w:rPrChange w:id="18364" w:author="Thomas Dietz" w:date="2012-08-10T13:22:00Z">
                    <w:rPr>
                      <w:lang w:val="de-DE"/>
                    </w:rPr>
                  </w:rPrChange>
                </w:rPr>
                <w:t xml:space="preserve">    }</w:t>
              </w:r>
            </w:ins>
          </w:p>
          <w:p w14:paraId="47866210" w14:textId="77777777" w:rsidR="009F3611" w:rsidRPr="00B80901" w:rsidRDefault="009F3611" w:rsidP="009F3611">
            <w:pPr>
              <w:pStyle w:val="XML1"/>
              <w:rPr>
                <w:ins w:id="18365" w:author="Thomas Dietz" w:date="2012-08-08T17:05:00Z"/>
                <w:rPrChange w:id="18366" w:author="Thomas Dietz" w:date="2012-08-10T13:22:00Z">
                  <w:rPr>
                    <w:ins w:id="18367" w:author="Thomas Dietz" w:date="2012-08-08T17:05:00Z"/>
                    <w:lang w:val="de-DE"/>
                  </w:rPr>
                </w:rPrChange>
              </w:rPr>
            </w:pPr>
            <w:ins w:id="18368" w:author="Thomas Dietz" w:date="2012-08-08T17:05:00Z">
              <w:r w:rsidRPr="00B80901">
                <w:rPr>
                  <w:rPrChange w:id="18369" w:author="Thomas Dietz" w:date="2012-08-10T13:22:00Z">
                    <w:rPr>
                      <w:lang w:val="de-DE"/>
                    </w:rPr>
                  </w:rPrChange>
                </w:rPr>
                <w:t xml:space="preserve">  }</w:t>
              </w:r>
            </w:ins>
          </w:p>
          <w:p w14:paraId="096CCD11" w14:textId="77777777" w:rsidR="009F3611" w:rsidRPr="00B80901" w:rsidRDefault="009F3611" w:rsidP="009F3611">
            <w:pPr>
              <w:pStyle w:val="XML1"/>
              <w:rPr>
                <w:ins w:id="18370" w:author="Thomas Dietz" w:date="2012-08-08T17:05:00Z"/>
                <w:rPrChange w:id="18371" w:author="Thomas Dietz" w:date="2012-08-10T13:22:00Z">
                  <w:rPr>
                    <w:ins w:id="18372" w:author="Thomas Dietz" w:date="2012-08-08T17:05:00Z"/>
                    <w:lang w:val="de-DE"/>
                  </w:rPr>
                </w:rPrChange>
              </w:rPr>
            </w:pPr>
            <w:ins w:id="18373" w:author="Thomas Dietz" w:date="2012-08-08T17:05:00Z">
              <w:r w:rsidRPr="00B80901">
                <w:rPr>
                  <w:rPrChange w:id="18374" w:author="Thomas Dietz" w:date="2012-08-10T13:22:00Z">
                    <w:rPr>
                      <w:lang w:val="de-DE"/>
                    </w:rPr>
                  </w:rPrChange>
                </w:rPr>
                <w:t xml:space="preserve">  </w:t>
              </w:r>
            </w:ins>
          </w:p>
          <w:p w14:paraId="2E03C311" w14:textId="77777777" w:rsidR="009F3611" w:rsidRPr="00B80901" w:rsidRDefault="009F3611" w:rsidP="009F3611">
            <w:pPr>
              <w:pStyle w:val="XML1"/>
              <w:rPr>
                <w:ins w:id="18375" w:author="Thomas Dietz" w:date="2012-08-08T17:05:00Z"/>
                <w:rPrChange w:id="18376" w:author="Thomas Dietz" w:date="2012-08-10T13:22:00Z">
                  <w:rPr>
                    <w:ins w:id="18377" w:author="Thomas Dietz" w:date="2012-08-08T17:05:00Z"/>
                    <w:lang w:val="de-DE"/>
                  </w:rPr>
                </w:rPrChange>
              </w:rPr>
            </w:pPr>
            <w:ins w:id="18378" w:author="Thomas Dietz" w:date="2012-08-08T17:05:00Z">
              <w:r w:rsidRPr="00B80901">
                <w:rPr>
                  <w:rPrChange w:id="18379" w:author="Thomas Dietz" w:date="2012-08-10T13:22:00Z">
                    <w:rPr>
                      <w:lang w:val="de-DE"/>
                    </w:rPr>
                  </w:rPrChange>
                </w:rPr>
                <w:t xml:space="preserve">  grouping KeyValueType {</w:t>
              </w:r>
            </w:ins>
          </w:p>
          <w:p w14:paraId="615F3E5D" w14:textId="77777777" w:rsidR="009F3611" w:rsidRPr="00B80901" w:rsidRDefault="009F3611" w:rsidP="009F3611">
            <w:pPr>
              <w:pStyle w:val="XML1"/>
              <w:rPr>
                <w:ins w:id="18380" w:author="Thomas Dietz" w:date="2012-08-08T17:05:00Z"/>
                <w:rPrChange w:id="18381" w:author="Thomas Dietz" w:date="2012-08-10T13:22:00Z">
                  <w:rPr>
                    <w:ins w:id="18382" w:author="Thomas Dietz" w:date="2012-08-08T17:05:00Z"/>
                    <w:lang w:val="de-DE"/>
                  </w:rPr>
                </w:rPrChange>
              </w:rPr>
            </w:pPr>
            <w:ins w:id="18383" w:author="Thomas Dietz" w:date="2012-08-08T17:05:00Z">
              <w:r w:rsidRPr="00B80901">
                <w:rPr>
                  <w:rPrChange w:id="18384" w:author="Thomas Dietz" w:date="2012-08-10T13:22:00Z">
                    <w:rPr>
                      <w:lang w:val="de-DE"/>
                    </w:rPr>
                  </w:rPrChange>
                </w:rPr>
                <w:t xml:space="preserve">    description "The KeyValue element contains a single public key</w:t>
              </w:r>
            </w:ins>
          </w:p>
          <w:p w14:paraId="1DE851CD" w14:textId="77777777" w:rsidR="009F3611" w:rsidRPr="00B80901" w:rsidRDefault="009F3611" w:rsidP="009F3611">
            <w:pPr>
              <w:pStyle w:val="XML1"/>
              <w:rPr>
                <w:ins w:id="18385" w:author="Thomas Dietz" w:date="2012-08-08T17:05:00Z"/>
                <w:rPrChange w:id="18386" w:author="Thomas Dietz" w:date="2012-08-10T13:22:00Z">
                  <w:rPr>
                    <w:ins w:id="18387" w:author="Thomas Dietz" w:date="2012-08-08T17:05:00Z"/>
                    <w:lang w:val="de-DE"/>
                  </w:rPr>
                </w:rPrChange>
              </w:rPr>
            </w:pPr>
            <w:ins w:id="18388" w:author="Thomas Dietz" w:date="2012-08-08T17:05:00Z">
              <w:r w:rsidRPr="00B80901">
                <w:rPr>
                  <w:rPrChange w:id="18389" w:author="Thomas Dietz" w:date="2012-08-10T13:22:00Z">
                    <w:rPr>
                      <w:lang w:val="de-DE"/>
                    </w:rPr>
                  </w:rPrChange>
                </w:rPr>
                <w:t xml:space="preserve">      </w:t>
              </w:r>
              <w:proofErr w:type="gramStart"/>
              <w:r w:rsidRPr="00B80901">
                <w:rPr>
                  <w:rPrChange w:id="18390" w:author="Thomas Dietz" w:date="2012-08-10T13:22:00Z">
                    <w:rPr>
                      <w:lang w:val="de-DE"/>
                    </w:rPr>
                  </w:rPrChange>
                </w:rPr>
                <w:t>that</w:t>
              </w:r>
              <w:proofErr w:type="gramEnd"/>
              <w:r w:rsidRPr="00B80901">
                <w:rPr>
                  <w:rPrChange w:id="18391" w:author="Thomas Dietz" w:date="2012-08-10T13:22:00Z">
                    <w:rPr>
                      <w:lang w:val="de-DE"/>
                    </w:rPr>
                  </w:rPrChange>
                </w:rPr>
                <w:t xml:space="preserve"> may be useful in validating the signature.</w:t>
              </w:r>
            </w:ins>
          </w:p>
          <w:p w14:paraId="7496DB0B" w14:textId="77777777" w:rsidR="009F3611" w:rsidRPr="00B80901" w:rsidRDefault="009F3611" w:rsidP="009F3611">
            <w:pPr>
              <w:pStyle w:val="XML1"/>
              <w:rPr>
                <w:ins w:id="18392" w:author="Thomas Dietz" w:date="2012-08-08T17:05:00Z"/>
                <w:rPrChange w:id="18393" w:author="Thomas Dietz" w:date="2012-08-10T13:22:00Z">
                  <w:rPr>
                    <w:ins w:id="18394" w:author="Thomas Dietz" w:date="2012-08-08T17:05:00Z"/>
                    <w:lang w:val="de-DE"/>
                  </w:rPr>
                </w:rPrChange>
              </w:rPr>
            </w:pPr>
          </w:p>
          <w:p w14:paraId="5A5E3054" w14:textId="77777777" w:rsidR="009F3611" w:rsidRPr="00B80901" w:rsidRDefault="009F3611" w:rsidP="009F3611">
            <w:pPr>
              <w:pStyle w:val="XML1"/>
              <w:rPr>
                <w:ins w:id="18395" w:author="Thomas Dietz" w:date="2012-08-08T17:05:00Z"/>
                <w:rPrChange w:id="18396" w:author="Thomas Dietz" w:date="2012-08-10T13:22:00Z">
                  <w:rPr>
                    <w:ins w:id="18397" w:author="Thomas Dietz" w:date="2012-08-08T17:05:00Z"/>
                    <w:lang w:val="de-DE"/>
                  </w:rPr>
                </w:rPrChange>
              </w:rPr>
            </w:pPr>
            <w:ins w:id="18398" w:author="Thomas Dietz" w:date="2012-08-08T17:05:00Z">
              <w:r w:rsidRPr="00B80901">
                <w:rPr>
                  <w:rPrChange w:id="18399" w:author="Thomas Dietz" w:date="2012-08-10T13:22:00Z">
                    <w:rPr>
                      <w:lang w:val="de-DE"/>
                    </w:rPr>
                  </w:rPrChange>
                </w:rPr>
                <w:t xml:space="preserve">      NETCONF &lt;edit-config&gt; operations MUST be implemented as </w:t>
              </w:r>
            </w:ins>
          </w:p>
          <w:p w14:paraId="6A70DF9A" w14:textId="77777777" w:rsidR="009F3611" w:rsidRPr="00B80901" w:rsidRDefault="009F3611" w:rsidP="009F3611">
            <w:pPr>
              <w:pStyle w:val="XML1"/>
              <w:rPr>
                <w:ins w:id="18400" w:author="Thomas Dietz" w:date="2012-08-08T17:05:00Z"/>
                <w:rPrChange w:id="18401" w:author="Thomas Dietz" w:date="2012-08-10T13:22:00Z">
                  <w:rPr>
                    <w:ins w:id="18402" w:author="Thomas Dietz" w:date="2012-08-08T17:05:00Z"/>
                    <w:lang w:val="de-DE"/>
                  </w:rPr>
                </w:rPrChange>
              </w:rPr>
            </w:pPr>
            <w:ins w:id="18403" w:author="Thomas Dietz" w:date="2012-08-08T17:05:00Z">
              <w:r w:rsidRPr="00B80901">
                <w:rPr>
                  <w:rPrChange w:id="18404" w:author="Thomas Dietz" w:date="2012-08-10T13:22:00Z">
                    <w:rPr>
                      <w:lang w:val="de-DE"/>
                    </w:rPr>
                  </w:rPrChange>
                </w:rPr>
                <w:t xml:space="preserve">      follows: </w:t>
              </w:r>
            </w:ins>
          </w:p>
          <w:p w14:paraId="073F1607" w14:textId="77777777" w:rsidR="009F3611" w:rsidRPr="00B80901" w:rsidRDefault="009F3611" w:rsidP="009F3611">
            <w:pPr>
              <w:pStyle w:val="XML1"/>
              <w:rPr>
                <w:ins w:id="18405" w:author="Thomas Dietz" w:date="2012-08-08T17:05:00Z"/>
                <w:rPrChange w:id="18406" w:author="Thomas Dietz" w:date="2012-08-10T13:22:00Z">
                  <w:rPr>
                    <w:ins w:id="18407" w:author="Thomas Dietz" w:date="2012-08-08T17:05:00Z"/>
                    <w:lang w:val="de-DE"/>
                  </w:rPr>
                </w:rPrChange>
              </w:rPr>
            </w:pPr>
          </w:p>
          <w:p w14:paraId="1A3CC06B" w14:textId="77777777" w:rsidR="009F3611" w:rsidRPr="00B80901" w:rsidRDefault="009F3611" w:rsidP="009F3611">
            <w:pPr>
              <w:pStyle w:val="XML1"/>
              <w:rPr>
                <w:ins w:id="18408" w:author="Thomas Dietz" w:date="2012-08-08T17:05:00Z"/>
                <w:rPrChange w:id="18409" w:author="Thomas Dietz" w:date="2012-08-10T13:22:00Z">
                  <w:rPr>
                    <w:ins w:id="18410" w:author="Thomas Dietz" w:date="2012-08-08T17:05:00Z"/>
                    <w:lang w:val="de-DE"/>
                  </w:rPr>
                </w:rPrChange>
              </w:rPr>
            </w:pPr>
            <w:ins w:id="18411" w:author="Thomas Dietz" w:date="2012-08-08T17:05:00Z">
              <w:r w:rsidRPr="00B80901">
                <w:rPr>
                  <w:rPrChange w:id="18412" w:author="Thomas Dietz" w:date="2012-08-10T13:22:00Z">
                    <w:rPr>
                      <w:lang w:val="de-DE"/>
                    </w:rPr>
                  </w:rPrChange>
                </w:rPr>
                <w:t xml:space="preserve">      * Exactly one of the elemenst 'DSAKeyValue' or 'RSAKeyValue'</w:t>
              </w:r>
            </w:ins>
          </w:p>
          <w:p w14:paraId="27AE935A" w14:textId="77777777" w:rsidR="009F3611" w:rsidRPr="00B80901" w:rsidRDefault="009F3611" w:rsidP="009F3611">
            <w:pPr>
              <w:pStyle w:val="XML1"/>
              <w:rPr>
                <w:ins w:id="18413" w:author="Thomas Dietz" w:date="2012-08-08T17:05:00Z"/>
                <w:rPrChange w:id="18414" w:author="Thomas Dietz" w:date="2012-08-10T13:22:00Z">
                  <w:rPr>
                    <w:ins w:id="18415" w:author="Thomas Dietz" w:date="2012-08-08T17:05:00Z"/>
                    <w:lang w:val="de-DE"/>
                  </w:rPr>
                </w:rPrChange>
              </w:rPr>
            </w:pPr>
            <w:ins w:id="18416" w:author="Thomas Dietz" w:date="2012-08-08T17:05:00Z">
              <w:r w:rsidRPr="00B80901">
                <w:rPr>
                  <w:rPrChange w:id="18417" w:author="Thomas Dietz" w:date="2012-08-10T13:22:00Z">
                    <w:rPr>
                      <w:lang w:val="de-DE"/>
                    </w:rPr>
                  </w:rPrChange>
                </w:rPr>
                <w:t xml:space="preserve">        </w:t>
              </w:r>
              <w:proofErr w:type="gramStart"/>
              <w:r w:rsidRPr="00B80901">
                <w:rPr>
                  <w:rPrChange w:id="18418" w:author="Thomas Dietz" w:date="2012-08-10T13:22:00Z">
                    <w:rPr>
                      <w:lang w:val="de-DE"/>
                    </w:rPr>
                  </w:rPrChange>
                </w:rPr>
                <w:t>all</w:t>
              </w:r>
              <w:proofErr w:type="gramEnd"/>
              <w:r w:rsidRPr="00B80901">
                <w:rPr>
                  <w:rPrChange w:id="18419" w:author="Thomas Dietz" w:date="2012-08-10T13:22:00Z">
                    <w:rPr>
                      <w:lang w:val="de-DE"/>
                    </w:rPr>
                  </w:rPrChange>
                </w:rPr>
                <w:t xml:space="preserve"> &lt;edit-config&gt; operations.</w:t>
              </w:r>
            </w:ins>
          </w:p>
          <w:p w14:paraId="6F57AC4C" w14:textId="77777777" w:rsidR="009F3611" w:rsidRPr="00B80901" w:rsidRDefault="009F3611" w:rsidP="009F3611">
            <w:pPr>
              <w:pStyle w:val="XML1"/>
              <w:rPr>
                <w:ins w:id="18420" w:author="Thomas Dietz" w:date="2012-08-08T17:05:00Z"/>
                <w:rPrChange w:id="18421" w:author="Thomas Dietz" w:date="2012-08-10T13:22:00Z">
                  <w:rPr>
                    <w:ins w:id="18422" w:author="Thomas Dietz" w:date="2012-08-08T17:05:00Z"/>
                    <w:lang w:val="de-DE"/>
                  </w:rPr>
                </w:rPrChange>
              </w:rPr>
            </w:pPr>
            <w:ins w:id="18423" w:author="Thomas Dietz" w:date="2012-08-08T17:05:00Z">
              <w:r w:rsidRPr="00B80901">
                <w:rPr>
                  <w:rPrChange w:id="18424" w:author="Thomas Dietz" w:date="2012-08-10T13:22:00Z">
                    <w:rPr>
                      <w:lang w:val="de-DE"/>
                    </w:rPr>
                  </w:rPrChange>
                </w:rPr>
                <w:t xml:space="preserve">      * If the operation is 'merge' or 'replace', the element is</w:t>
              </w:r>
            </w:ins>
          </w:p>
          <w:p w14:paraId="1179E031" w14:textId="77777777" w:rsidR="009F3611" w:rsidRPr="00B80901" w:rsidRDefault="009F3611" w:rsidP="009F3611">
            <w:pPr>
              <w:pStyle w:val="XML1"/>
              <w:rPr>
                <w:ins w:id="18425" w:author="Thomas Dietz" w:date="2012-08-08T17:05:00Z"/>
                <w:rPrChange w:id="18426" w:author="Thomas Dietz" w:date="2012-08-10T13:22:00Z">
                  <w:rPr>
                    <w:ins w:id="18427" w:author="Thomas Dietz" w:date="2012-08-08T17:05:00Z"/>
                    <w:lang w:val="de-DE"/>
                  </w:rPr>
                </w:rPrChange>
              </w:rPr>
            </w:pPr>
            <w:ins w:id="18428" w:author="Thomas Dietz" w:date="2012-08-08T17:05:00Z">
              <w:r w:rsidRPr="00B80901">
                <w:rPr>
                  <w:rPrChange w:id="18429" w:author="Thomas Dietz" w:date="2012-08-10T13:22:00Z">
                    <w:rPr>
                      <w:lang w:val="de-DE"/>
                    </w:rPr>
                  </w:rPrChange>
                </w:rPr>
                <w:t xml:space="preserve">        created if it does not exist, and its value is set to the</w:t>
              </w:r>
            </w:ins>
          </w:p>
          <w:p w14:paraId="0B9A5F97" w14:textId="77777777" w:rsidR="009F3611" w:rsidRPr="00B80901" w:rsidRDefault="009F3611" w:rsidP="009F3611">
            <w:pPr>
              <w:pStyle w:val="XML1"/>
              <w:rPr>
                <w:ins w:id="18430" w:author="Thomas Dietz" w:date="2012-08-08T17:05:00Z"/>
                <w:rPrChange w:id="18431" w:author="Thomas Dietz" w:date="2012-08-10T13:22:00Z">
                  <w:rPr>
                    <w:ins w:id="18432" w:author="Thomas Dietz" w:date="2012-08-08T17:05:00Z"/>
                    <w:lang w:val="de-DE"/>
                  </w:rPr>
                </w:rPrChange>
              </w:rPr>
            </w:pPr>
            <w:ins w:id="18433" w:author="Thomas Dietz" w:date="2012-08-08T17:05:00Z">
              <w:r w:rsidRPr="00B80901">
                <w:rPr>
                  <w:rPrChange w:id="18434" w:author="Thomas Dietz" w:date="2012-08-10T13:22:00Z">
                    <w:rPr>
                      <w:lang w:val="de-DE"/>
                    </w:rPr>
                  </w:rPrChange>
                </w:rPr>
                <w:t xml:space="preserve">        </w:t>
              </w:r>
              <w:proofErr w:type="gramStart"/>
              <w:r w:rsidRPr="00B80901">
                <w:rPr>
                  <w:rPrChange w:id="18435" w:author="Thomas Dietz" w:date="2012-08-10T13:22:00Z">
                    <w:rPr>
                      <w:lang w:val="de-DE"/>
                    </w:rPr>
                  </w:rPrChange>
                </w:rPr>
                <w:t>value</w:t>
              </w:r>
              <w:proofErr w:type="gramEnd"/>
              <w:r w:rsidRPr="00B80901">
                <w:rPr>
                  <w:rPrChange w:id="18436" w:author="Thomas Dietz" w:date="2012-08-10T13:22:00Z">
                    <w:rPr>
                      <w:lang w:val="de-DE"/>
                    </w:rPr>
                  </w:rPrChange>
                </w:rPr>
                <w:t xml:space="preserve"> found in the XML RPC data.</w:t>
              </w:r>
            </w:ins>
          </w:p>
          <w:p w14:paraId="3C51E8A4" w14:textId="77777777" w:rsidR="009F3611" w:rsidRPr="00B80901" w:rsidRDefault="009F3611" w:rsidP="009F3611">
            <w:pPr>
              <w:pStyle w:val="XML1"/>
              <w:rPr>
                <w:ins w:id="18437" w:author="Thomas Dietz" w:date="2012-08-08T17:05:00Z"/>
                <w:rPrChange w:id="18438" w:author="Thomas Dietz" w:date="2012-08-10T13:22:00Z">
                  <w:rPr>
                    <w:ins w:id="18439" w:author="Thomas Dietz" w:date="2012-08-08T17:05:00Z"/>
                    <w:lang w:val="de-DE"/>
                  </w:rPr>
                </w:rPrChange>
              </w:rPr>
            </w:pPr>
            <w:ins w:id="18440" w:author="Thomas Dietz" w:date="2012-08-08T17:05:00Z">
              <w:r w:rsidRPr="00B80901">
                <w:rPr>
                  <w:rPrChange w:id="18441" w:author="Thomas Dietz" w:date="2012-08-10T13:22:00Z">
                    <w:rPr>
                      <w:lang w:val="de-DE"/>
                    </w:rPr>
                  </w:rPrChange>
                </w:rPr>
                <w:t xml:space="preserve">      * If the operation is 'create', the element is created if it</w:t>
              </w:r>
            </w:ins>
          </w:p>
          <w:p w14:paraId="2D56ABAE" w14:textId="77777777" w:rsidR="009F3611" w:rsidRPr="00B80901" w:rsidRDefault="009F3611" w:rsidP="009F3611">
            <w:pPr>
              <w:pStyle w:val="XML1"/>
              <w:rPr>
                <w:ins w:id="18442" w:author="Thomas Dietz" w:date="2012-08-08T17:05:00Z"/>
                <w:rPrChange w:id="18443" w:author="Thomas Dietz" w:date="2012-08-10T13:22:00Z">
                  <w:rPr>
                    <w:ins w:id="18444" w:author="Thomas Dietz" w:date="2012-08-08T17:05:00Z"/>
                    <w:lang w:val="de-DE"/>
                  </w:rPr>
                </w:rPrChange>
              </w:rPr>
            </w:pPr>
            <w:ins w:id="18445" w:author="Thomas Dietz" w:date="2012-08-08T17:05:00Z">
              <w:r w:rsidRPr="00B80901">
                <w:rPr>
                  <w:rPrChange w:id="18446" w:author="Thomas Dietz" w:date="2012-08-10T13:22:00Z">
                    <w:rPr>
                      <w:lang w:val="de-DE"/>
                    </w:rPr>
                  </w:rPrChange>
                </w:rPr>
                <w:t xml:space="preserve">        </w:t>
              </w:r>
              <w:proofErr w:type="gramStart"/>
              <w:r w:rsidRPr="00B80901">
                <w:rPr>
                  <w:rPrChange w:id="18447" w:author="Thomas Dietz" w:date="2012-08-10T13:22:00Z">
                    <w:rPr>
                      <w:lang w:val="de-DE"/>
                    </w:rPr>
                  </w:rPrChange>
                </w:rPr>
                <w:t>does</w:t>
              </w:r>
              <w:proofErr w:type="gramEnd"/>
              <w:r w:rsidRPr="00B80901">
                <w:rPr>
                  <w:rPrChange w:id="18448" w:author="Thomas Dietz" w:date="2012-08-10T13:22:00Z">
                    <w:rPr>
                      <w:lang w:val="de-DE"/>
                    </w:rPr>
                  </w:rPrChange>
                </w:rPr>
                <w:t xml:space="preserve"> not exist. If the element already exists, a</w:t>
              </w:r>
            </w:ins>
          </w:p>
          <w:p w14:paraId="7104EC5A" w14:textId="77777777" w:rsidR="009F3611" w:rsidRPr="00B80901" w:rsidRDefault="009F3611" w:rsidP="009F3611">
            <w:pPr>
              <w:pStyle w:val="XML1"/>
              <w:rPr>
                <w:ins w:id="18449" w:author="Thomas Dietz" w:date="2012-08-08T17:05:00Z"/>
                <w:rPrChange w:id="18450" w:author="Thomas Dietz" w:date="2012-08-10T13:22:00Z">
                  <w:rPr>
                    <w:ins w:id="18451" w:author="Thomas Dietz" w:date="2012-08-08T17:05:00Z"/>
                    <w:lang w:val="de-DE"/>
                  </w:rPr>
                </w:rPrChange>
              </w:rPr>
            </w:pPr>
            <w:ins w:id="18452" w:author="Thomas Dietz" w:date="2012-08-08T17:05:00Z">
              <w:r w:rsidRPr="00B80901">
                <w:rPr>
                  <w:rPrChange w:id="18453" w:author="Thomas Dietz" w:date="2012-08-10T13:22:00Z">
                    <w:rPr>
                      <w:lang w:val="de-DE"/>
                    </w:rPr>
                  </w:rPrChange>
                </w:rPr>
                <w:t xml:space="preserve">        'data</w:t>
              </w:r>
              <w:r w:rsidRPr="00B80901">
                <w:rPr>
                  <w:rFonts w:ascii="MS Mincho" w:eastAsia="MS Mincho" w:hAnsi="MS Mincho" w:cs="MS Mincho" w:hint="eastAsia"/>
                  <w:rPrChange w:id="18454" w:author="Thomas Dietz" w:date="2012-08-10T13:22:00Z">
                    <w:rPr>
                      <w:rFonts w:ascii="MS Mincho" w:eastAsia="MS Mincho" w:hAnsi="MS Mincho" w:cs="MS Mincho" w:hint="eastAsia"/>
                      <w:lang w:val="de-DE"/>
                    </w:rPr>
                  </w:rPrChange>
                </w:rPr>
                <w:t>‑</w:t>
              </w:r>
              <w:r w:rsidRPr="00B80901">
                <w:rPr>
                  <w:rPrChange w:id="18455" w:author="Thomas Dietz" w:date="2012-08-10T13:22:00Z">
                    <w:rPr>
                      <w:lang w:val="de-DE"/>
                    </w:rPr>
                  </w:rPrChange>
                </w:rPr>
                <w:t>exists' error is returned.</w:t>
              </w:r>
            </w:ins>
          </w:p>
          <w:p w14:paraId="64EC3719" w14:textId="77777777" w:rsidR="009F3611" w:rsidRPr="00B80901" w:rsidRDefault="009F3611" w:rsidP="009F3611">
            <w:pPr>
              <w:pStyle w:val="XML1"/>
              <w:rPr>
                <w:ins w:id="18456" w:author="Thomas Dietz" w:date="2012-08-08T17:05:00Z"/>
                <w:rPrChange w:id="18457" w:author="Thomas Dietz" w:date="2012-08-10T13:22:00Z">
                  <w:rPr>
                    <w:ins w:id="18458" w:author="Thomas Dietz" w:date="2012-08-08T17:05:00Z"/>
                    <w:lang w:val="de-DE"/>
                  </w:rPr>
                </w:rPrChange>
              </w:rPr>
            </w:pPr>
            <w:ins w:id="18459" w:author="Thomas Dietz" w:date="2012-08-08T17:05:00Z">
              <w:r w:rsidRPr="00B80901">
                <w:rPr>
                  <w:rPrChange w:id="18460" w:author="Thomas Dietz" w:date="2012-08-10T13:22:00Z">
                    <w:rPr>
                      <w:lang w:val="de-DE"/>
                    </w:rPr>
                  </w:rPrChange>
                </w:rPr>
                <w:t xml:space="preserve">      * If the operation is 'delete', the element is deleted if it</w:t>
              </w:r>
            </w:ins>
          </w:p>
          <w:p w14:paraId="550AA468" w14:textId="77777777" w:rsidR="009F3611" w:rsidRPr="00B80901" w:rsidRDefault="009F3611" w:rsidP="009F3611">
            <w:pPr>
              <w:pStyle w:val="XML1"/>
              <w:rPr>
                <w:ins w:id="18461" w:author="Thomas Dietz" w:date="2012-08-08T17:05:00Z"/>
                <w:rPrChange w:id="18462" w:author="Thomas Dietz" w:date="2012-08-10T13:22:00Z">
                  <w:rPr>
                    <w:ins w:id="18463" w:author="Thomas Dietz" w:date="2012-08-08T17:05:00Z"/>
                    <w:lang w:val="de-DE"/>
                  </w:rPr>
                </w:rPrChange>
              </w:rPr>
            </w:pPr>
            <w:ins w:id="18464" w:author="Thomas Dietz" w:date="2012-08-08T17:05:00Z">
              <w:r w:rsidRPr="00B80901">
                <w:rPr>
                  <w:rPrChange w:id="18465" w:author="Thomas Dietz" w:date="2012-08-10T13:22:00Z">
                    <w:rPr>
                      <w:lang w:val="de-DE"/>
                    </w:rPr>
                  </w:rPrChange>
                </w:rPr>
                <w:t xml:space="preserve">        </w:t>
              </w:r>
              <w:proofErr w:type="gramStart"/>
              <w:r w:rsidRPr="00B80901">
                <w:rPr>
                  <w:rPrChange w:id="18466" w:author="Thomas Dietz" w:date="2012-08-10T13:22:00Z">
                    <w:rPr>
                      <w:lang w:val="de-DE"/>
                    </w:rPr>
                  </w:rPrChange>
                </w:rPr>
                <w:t>exists</w:t>
              </w:r>
              <w:proofErr w:type="gramEnd"/>
              <w:r w:rsidRPr="00B80901">
                <w:rPr>
                  <w:rPrChange w:id="18467" w:author="Thomas Dietz" w:date="2012-08-10T13:22:00Z">
                    <w:rPr>
                      <w:lang w:val="de-DE"/>
                    </w:rPr>
                  </w:rPrChange>
                </w:rPr>
                <w:t>. If the element does not exist, a 'data</w:t>
              </w:r>
              <w:r w:rsidRPr="00B80901">
                <w:rPr>
                  <w:rFonts w:ascii="MS Mincho" w:eastAsia="MS Mincho" w:hAnsi="MS Mincho" w:cs="MS Mincho" w:hint="eastAsia"/>
                  <w:rPrChange w:id="18468" w:author="Thomas Dietz" w:date="2012-08-10T13:22:00Z">
                    <w:rPr>
                      <w:rFonts w:ascii="MS Mincho" w:eastAsia="MS Mincho" w:hAnsi="MS Mincho" w:cs="MS Mincho" w:hint="eastAsia"/>
                      <w:lang w:val="de-DE"/>
                    </w:rPr>
                  </w:rPrChange>
                </w:rPr>
                <w:t>‑</w:t>
              </w:r>
              <w:r w:rsidRPr="00B80901">
                <w:rPr>
                  <w:rPrChange w:id="18469" w:author="Thomas Dietz" w:date="2012-08-10T13:22:00Z">
                    <w:rPr>
                      <w:lang w:val="de-DE"/>
                    </w:rPr>
                  </w:rPrChange>
                </w:rPr>
                <w:t>missing'</w:t>
              </w:r>
            </w:ins>
          </w:p>
          <w:p w14:paraId="1451F9F5" w14:textId="77777777" w:rsidR="009F3611" w:rsidRPr="00B80901" w:rsidRDefault="009F3611" w:rsidP="009F3611">
            <w:pPr>
              <w:pStyle w:val="XML1"/>
              <w:rPr>
                <w:ins w:id="18470" w:author="Thomas Dietz" w:date="2012-08-08T17:05:00Z"/>
                <w:rPrChange w:id="18471" w:author="Thomas Dietz" w:date="2012-08-10T13:22:00Z">
                  <w:rPr>
                    <w:ins w:id="18472" w:author="Thomas Dietz" w:date="2012-08-08T17:05:00Z"/>
                    <w:lang w:val="de-DE"/>
                  </w:rPr>
                </w:rPrChange>
              </w:rPr>
            </w:pPr>
            <w:ins w:id="18473" w:author="Thomas Dietz" w:date="2012-08-08T17:05:00Z">
              <w:r w:rsidRPr="00B80901">
                <w:rPr>
                  <w:rPrChange w:id="18474" w:author="Thomas Dietz" w:date="2012-08-10T13:22:00Z">
                    <w:rPr>
                      <w:lang w:val="de-DE"/>
                    </w:rPr>
                  </w:rPrChange>
                </w:rPr>
                <w:t xml:space="preserve">        </w:t>
              </w:r>
              <w:proofErr w:type="gramStart"/>
              <w:r w:rsidRPr="00B80901">
                <w:rPr>
                  <w:rPrChange w:id="18475" w:author="Thomas Dietz" w:date="2012-08-10T13:22:00Z">
                    <w:rPr>
                      <w:lang w:val="de-DE"/>
                    </w:rPr>
                  </w:rPrChange>
                </w:rPr>
                <w:t>error</w:t>
              </w:r>
              <w:proofErr w:type="gramEnd"/>
              <w:r w:rsidRPr="00B80901">
                <w:rPr>
                  <w:rPrChange w:id="18476" w:author="Thomas Dietz" w:date="2012-08-10T13:22:00Z">
                    <w:rPr>
                      <w:lang w:val="de-DE"/>
                    </w:rPr>
                  </w:rPrChange>
                </w:rPr>
                <w:t xml:space="preserve"> is returned.";</w:t>
              </w:r>
            </w:ins>
          </w:p>
          <w:p w14:paraId="27EEED1E" w14:textId="77777777" w:rsidR="009F3611" w:rsidRPr="00B80901" w:rsidRDefault="009F3611" w:rsidP="009F3611">
            <w:pPr>
              <w:pStyle w:val="XML1"/>
              <w:rPr>
                <w:ins w:id="18477" w:author="Thomas Dietz" w:date="2012-08-08T17:05:00Z"/>
                <w:rPrChange w:id="18478" w:author="Thomas Dietz" w:date="2012-08-10T13:22:00Z">
                  <w:rPr>
                    <w:ins w:id="18479" w:author="Thomas Dietz" w:date="2012-08-08T17:05:00Z"/>
                    <w:lang w:val="de-DE"/>
                  </w:rPr>
                </w:rPrChange>
              </w:rPr>
            </w:pPr>
            <w:ins w:id="18480" w:author="Thomas Dietz" w:date="2012-08-08T17:05:00Z">
              <w:r w:rsidRPr="00B80901">
                <w:rPr>
                  <w:rPrChange w:id="18481" w:author="Thomas Dietz" w:date="2012-08-10T13:22:00Z">
                    <w:rPr>
                      <w:lang w:val="de-DE"/>
                    </w:rPr>
                  </w:rPrChange>
                </w:rPr>
                <w:t xml:space="preserve">    choice key-type {</w:t>
              </w:r>
            </w:ins>
          </w:p>
          <w:p w14:paraId="140B6BD2" w14:textId="77777777" w:rsidR="009F3611" w:rsidRPr="00B80901" w:rsidRDefault="009F3611" w:rsidP="009F3611">
            <w:pPr>
              <w:pStyle w:val="XML1"/>
              <w:rPr>
                <w:ins w:id="18482" w:author="Thomas Dietz" w:date="2012-08-08T17:05:00Z"/>
                <w:rPrChange w:id="18483" w:author="Thomas Dietz" w:date="2012-08-10T13:22:00Z">
                  <w:rPr>
                    <w:ins w:id="18484" w:author="Thomas Dietz" w:date="2012-08-08T17:05:00Z"/>
                    <w:lang w:val="de-DE"/>
                  </w:rPr>
                </w:rPrChange>
              </w:rPr>
            </w:pPr>
            <w:ins w:id="18485" w:author="Thomas Dietz" w:date="2012-08-08T17:05:00Z">
              <w:r w:rsidRPr="00B80901">
                <w:rPr>
                  <w:rPrChange w:id="18486" w:author="Thomas Dietz" w:date="2012-08-10T13:22:00Z">
                    <w:rPr>
                      <w:lang w:val="de-DE"/>
                    </w:rPr>
                  </w:rPrChange>
                </w:rPr>
                <w:t xml:space="preserve">      mandatory true;</w:t>
              </w:r>
            </w:ins>
          </w:p>
          <w:p w14:paraId="15341B8D" w14:textId="77777777" w:rsidR="009F3611" w:rsidRPr="00B80901" w:rsidRDefault="009F3611" w:rsidP="009F3611">
            <w:pPr>
              <w:pStyle w:val="XML1"/>
              <w:rPr>
                <w:ins w:id="18487" w:author="Thomas Dietz" w:date="2012-08-08T17:05:00Z"/>
                <w:rPrChange w:id="18488" w:author="Thomas Dietz" w:date="2012-08-10T13:22:00Z">
                  <w:rPr>
                    <w:ins w:id="18489" w:author="Thomas Dietz" w:date="2012-08-08T17:05:00Z"/>
                    <w:lang w:val="de-DE"/>
                  </w:rPr>
                </w:rPrChange>
              </w:rPr>
            </w:pPr>
            <w:ins w:id="18490" w:author="Thomas Dietz" w:date="2012-08-08T17:05:00Z">
              <w:r w:rsidRPr="00B80901">
                <w:rPr>
                  <w:rPrChange w:id="18491" w:author="Thomas Dietz" w:date="2012-08-10T13:22:00Z">
                    <w:rPr>
                      <w:lang w:val="de-DE"/>
                    </w:rPr>
                  </w:rPrChange>
                </w:rPr>
                <w:t xml:space="preserve">      case dsa {</w:t>
              </w:r>
            </w:ins>
          </w:p>
          <w:p w14:paraId="0B11B5E9" w14:textId="77777777" w:rsidR="009F3611" w:rsidRPr="00B80901" w:rsidRDefault="009F3611" w:rsidP="009F3611">
            <w:pPr>
              <w:pStyle w:val="XML1"/>
              <w:rPr>
                <w:ins w:id="18492" w:author="Thomas Dietz" w:date="2012-08-08T17:05:00Z"/>
                <w:rPrChange w:id="18493" w:author="Thomas Dietz" w:date="2012-08-10T13:22:00Z">
                  <w:rPr>
                    <w:ins w:id="18494" w:author="Thomas Dietz" w:date="2012-08-08T17:05:00Z"/>
                    <w:lang w:val="de-DE"/>
                  </w:rPr>
                </w:rPrChange>
              </w:rPr>
            </w:pPr>
            <w:ins w:id="18495" w:author="Thomas Dietz" w:date="2012-08-08T17:05:00Z">
              <w:r w:rsidRPr="00B80901">
                <w:rPr>
                  <w:rPrChange w:id="18496" w:author="Thomas Dietz" w:date="2012-08-10T13:22:00Z">
                    <w:rPr>
                      <w:lang w:val="de-DE"/>
                    </w:rPr>
                  </w:rPrChange>
                </w:rPr>
                <w:t xml:space="preserve">        container DSAKeyValue {</w:t>
              </w:r>
            </w:ins>
          </w:p>
          <w:p w14:paraId="417C5C46" w14:textId="77777777" w:rsidR="009F3611" w:rsidRPr="00B80901" w:rsidRDefault="009F3611" w:rsidP="009F3611">
            <w:pPr>
              <w:pStyle w:val="XML1"/>
              <w:rPr>
                <w:ins w:id="18497" w:author="Thomas Dietz" w:date="2012-08-08T17:05:00Z"/>
                <w:rPrChange w:id="18498" w:author="Thomas Dietz" w:date="2012-08-10T13:22:00Z">
                  <w:rPr>
                    <w:ins w:id="18499" w:author="Thomas Dietz" w:date="2012-08-08T17:05:00Z"/>
                    <w:lang w:val="de-DE"/>
                  </w:rPr>
                </w:rPrChange>
              </w:rPr>
            </w:pPr>
            <w:ins w:id="18500" w:author="Thomas Dietz" w:date="2012-08-08T17:05:00Z">
              <w:r w:rsidRPr="00B80901">
                <w:rPr>
                  <w:rPrChange w:id="18501" w:author="Thomas Dietz" w:date="2012-08-10T13:22:00Z">
                    <w:rPr>
                      <w:lang w:val="de-DE"/>
                    </w:rPr>
                  </w:rPrChange>
                </w:rPr>
                <w:t xml:space="preserve">          uses DSAKeyValueType;</w:t>
              </w:r>
            </w:ins>
          </w:p>
          <w:p w14:paraId="5AECBED9" w14:textId="77777777" w:rsidR="009F3611" w:rsidRPr="00B80901" w:rsidRDefault="009F3611" w:rsidP="009F3611">
            <w:pPr>
              <w:pStyle w:val="XML1"/>
              <w:rPr>
                <w:ins w:id="18502" w:author="Thomas Dietz" w:date="2012-08-08T17:05:00Z"/>
                <w:rPrChange w:id="18503" w:author="Thomas Dietz" w:date="2012-08-10T13:22:00Z">
                  <w:rPr>
                    <w:ins w:id="18504" w:author="Thomas Dietz" w:date="2012-08-08T17:05:00Z"/>
                    <w:lang w:val="de-DE"/>
                  </w:rPr>
                </w:rPrChange>
              </w:rPr>
            </w:pPr>
            <w:ins w:id="18505" w:author="Thomas Dietz" w:date="2012-08-08T17:05:00Z">
              <w:r w:rsidRPr="00B80901">
                <w:rPr>
                  <w:rPrChange w:id="18506" w:author="Thomas Dietz" w:date="2012-08-10T13:22:00Z">
                    <w:rPr>
                      <w:lang w:val="de-DE"/>
                    </w:rPr>
                  </w:rPrChange>
                </w:rPr>
                <w:t xml:space="preserve">        }</w:t>
              </w:r>
            </w:ins>
          </w:p>
          <w:p w14:paraId="4762675E" w14:textId="77777777" w:rsidR="009F3611" w:rsidRPr="00B80901" w:rsidRDefault="009F3611" w:rsidP="009F3611">
            <w:pPr>
              <w:pStyle w:val="XML1"/>
              <w:rPr>
                <w:ins w:id="18507" w:author="Thomas Dietz" w:date="2012-08-08T17:05:00Z"/>
                <w:rPrChange w:id="18508" w:author="Thomas Dietz" w:date="2012-08-10T13:22:00Z">
                  <w:rPr>
                    <w:ins w:id="18509" w:author="Thomas Dietz" w:date="2012-08-08T17:05:00Z"/>
                    <w:lang w:val="de-DE"/>
                  </w:rPr>
                </w:rPrChange>
              </w:rPr>
            </w:pPr>
            <w:ins w:id="18510" w:author="Thomas Dietz" w:date="2012-08-08T17:05:00Z">
              <w:r w:rsidRPr="00B80901">
                <w:rPr>
                  <w:rPrChange w:id="18511" w:author="Thomas Dietz" w:date="2012-08-10T13:22:00Z">
                    <w:rPr>
                      <w:lang w:val="de-DE"/>
                    </w:rPr>
                  </w:rPrChange>
                </w:rPr>
                <w:t xml:space="preserve">      }</w:t>
              </w:r>
            </w:ins>
          </w:p>
          <w:p w14:paraId="25246781" w14:textId="77777777" w:rsidR="009F3611" w:rsidRPr="00B80901" w:rsidRDefault="009F3611" w:rsidP="009F3611">
            <w:pPr>
              <w:pStyle w:val="XML1"/>
              <w:rPr>
                <w:ins w:id="18512" w:author="Thomas Dietz" w:date="2012-08-08T17:05:00Z"/>
                <w:rPrChange w:id="18513" w:author="Thomas Dietz" w:date="2012-08-10T13:22:00Z">
                  <w:rPr>
                    <w:ins w:id="18514" w:author="Thomas Dietz" w:date="2012-08-08T17:05:00Z"/>
                    <w:lang w:val="de-DE"/>
                  </w:rPr>
                </w:rPrChange>
              </w:rPr>
            </w:pPr>
            <w:ins w:id="18515" w:author="Thomas Dietz" w:date="2012-08-08T17:05:00Z">
              <w:r w:rsidRPr="00B80901">
                <w:rPr>
                  <w:rPrChange w:id="18516" w:author="Thomas Dietz" w:date="2012-08-10T13:22:00Z">
                    <w:rPr>
                      <w:lang w:val="de-DE"/>
                    </w:rPr>
                  </w:rPrChange>
                </w:rPr>
                <w:t xml:space="preserve">      case rsa {</w:t>
              </w:r>
            </w:ins>
          </w:p>
          <w:p w14:paraId="00A377FD" w14:textId="77777777" w:rsidR="009F3611" w:rsidRPr="00B80901" w:rsidRDefault="009F3611" w:rsidP="009F3611">
            <w:pPr>
              <w:pStyle w:val="XML1"/>
              <w:rPr>
                <w:ins w:id="18517" w:author="Thomas Dietz" w:date="2012-08-08T17:05:00Z"/>
                <w:rPrChange w:id="18518" w:author="Thomas Dietz" w:date="2012-08-10T13:22:00Z">
                  <w:rPr>
                    <w:ins w:id="18519" w:author="Thomas Dietz" w:date="2012-08-08T17:05:00Z"/>
                    <w:lang w:val="de-DE"/>
                  </w:rPr>
                </w:rPrChange>
              </w:rPr>
            </w:pPr>
            <w:ins w:id="18520" w:author="Thomas Dietz" w:date="2012-08-08T17:05:00Z">
              <w:r w:rsidRPr="00B80901">
                <w:rPr>
                  <w:rPrChange w:id="18521" w:author="Thomas Dietz" w:date="2012-08-10T13:22:00Z">
                    <w:rPr>
                      <w:lang w:val="de-DE"/>
                    </w:rPr>
                  </w:rPrChange>
                </w:rPr>
                <w:t xml:space="preserve">        container RSAKeyValue {</w:t>
              </w:r>
            </w:ins>
          </w:p>
          <w:p w14:paraId="1A3EDA43" w14:textId="77777777" w:rsidR="009F3611" w:rsidRPr="00B80901" w:rsidRDefault="009F3611" w:rsidP="009F3611">
            <w:pPr>
              <w:pStyle w:val="XML1"/>
              <w:rPr>
                <w:ins w:id="18522" w:author="Thomas Dietz" w:date="2012-08-08T17:05:00Z"/>
                <w:rPrChange w:id="18523" w:author="Thomas Dietz" w:date="2012-08-10T13:22:00Z">
                  <w:rPr>
                    <w:ins w:id="18524" w:author="Thomas Dietz" w:date="2012-08-08T17:05:00Z"/>
                    <w:lang w:val="de-DE"/>
                  </w:rPr>
                </w:rPrChange>
              </w:rPr>
            </w:pPr>
            <w:ins w:id="18525" w:author="Thomas Dietz" w:date="2012-08-08T17:05:00Z">
              <w:r w:rsidRPr="00B80901">
                <w:rPr>
                  <w:rPrChange w:id="18526" w:author="Thomas Dietz" w:date="2012-08-10T13:22:00Z">
                    <w:rPr>
                      <w:lang w:val="de-DE"/>
                    </w:rPr>
                  </w:rPrChange>
                </w:rPr>
                <w:t xml:space="preserve">          uses RSAKeyValueType;</w:t>
              </w:r>
            </w:ins>
          </w:p>
          <w:p w14:paraId="7847FC67" w14:textId="77777777" w:rsidR="009F3611" w:rsidRPr="00B80901" w:rsidRDefault="009F3611" w:rsidP="009F3611">
            <w:pPr>
              <w:pStyle w:val="XML1"/>
              <w:rPr>
                <w:ins w:id="18527" w:author="Thomas Dietz" w:date="2012-08-08T17:05:00Z"/>
                <w:rPrChange w:id="18528" w:author="Thomas Dietz" w:date="2012-08-10T13:22:00Z">
                  <w:rPr>
                    <w:ins w:id="18529" w:author="Thomas Dietz" w:date="2012-08-08T17:05:00Z"/>
                    <w:lang w:val="de-DE"/>
                  </w:rPr>
                </w:rPrChange>
              </w:rPr>
            </w:pPr>
            <w:ins w:id="18530" w:author="Thomas Dietz" w:date="2012-08-08T17:05:00Z">
              <w:r w:rsidRPr="00B80901">
                <w:rPr>
                  <w:rPrChange w:id="18531" w:author="Thomas Dietz" w:date="2012-08-10T13:22:00Z">
                    <w:rPr>
                      <w:lang w:val="de-DE"/>
                    </w:rPr>
                  </w:rPrChange>
                </w:rPr>
                <w:t xml:space="preserve">        }</w:t>
              </w:r>
            </w:ins>
          </w:p>
          <w:p w14:paraId="7CAAEC5E" w14:textId="77777777" w:rsidR="009F3611" w:rsidRPr="00B80901" w:rsidRDefault="009F3611" w:rsidP="009F3611">
            <w:pPr>
              <w:pStyle w:val="XML1"/>
              <w:rPr>
                <w:ins w:id="18532" w:author="Thomas Dietz" w:date="2012-08-08T17:05:00Z"/>
                <w:rPrChange w:id="18533" w:author="Thomas Dietz" w:date="2012-08-10T13:22:00Z">
                  <w:rPr>
                    <w:ins w:id="18534" w:author="Thomas Dietz" w:date="2012-08-08T17:05:00Z"/>
                    <w:lang w:val="de-DE"/>
                  </w:rPr>
                </w:rPrChange>
              </w:rPr>
            </w:pPr>
            <w:ins w:id="18535" w:author="Thomas Dietz" w:date="2012-08-08T17:05:00Z">
              <w:r w:rsidRPr="00B80901">
                <w:rPr>
                  <w:rPrChange w:id="18536" w:author="Thomas Dietz" w:date="2012-08-10T13:22:00Z">
                    <w:rPr>
                      <w:lang w:val="de-DE"/>
                    </w:rPr>
                  </w:rPrChange>
                </w:rPr>
                <w:t xml:space="preserve">      }</w:t>
              </w:r>
            </w:ins>
          </w:p>
          <w:p w14:paraId="443ADECA" w14:textId="77777777" w:rsidR="009F3611" w:rsidRPr="00B80901" w:rsidRDefault="009F3611" w:rsidP="009F3611">
            <w:pPr>
              <w:pStyle w:val="XML1"/>
              <w:rPr>
                <w:ins w:id="18537" w:author="Thomas Dietz" w:date="2012-08-08T17:05:00Z"/>
                <w:rPrChange w:id="18538" w:author="Thomas Dietz" w:date="2012-08-10T13:22:00Z">
                  <w:rPr>
                    <w:ins w:id="18539" w:author="Thomas Dietz" w:date="2012-08-08T17:05:00Z"/>
                    <w:lang w:val="de-DE"/>
                  </w:rPr>
                </w:rPrChange>
              </w:rPr>
            </w:pPr>
            <w:ins w:id="18540" w:author="Thomas Dietz" w:date="2012-08-08T17:05:00Z">
              <w:r w:rsidRPr="00B80901">
                <w:rPr>
                  <w:rPrChange w:id="18541" w:author="Thomas Dietz" w:date="2012-08-10T13:22:00Z">
                    <w:rPr>
                      <w:lang w:val="de-DE"/>
                    </w:rPr>
                  </w:rPrChange>
                </w:rPr>
                <w:t xml:space="preserve">    }</w:t>
              </w:r>
            </w:ins>
          </w:p>
          <w:p w14:paraId="2181C2FA" w14:textId="77777777" w:rsidR="009F3611" w:rsidRPr="00B80901" w:rsidRDefault="009F3611" w:rsidP="009F3611">
            <w:pPr>
              <w:pStyle w:val="XML1"/>
              <w:rPr>
                <w:ins w:id="18542" w:author="Thomas Dietz" w:date="2012-08-08T17:05:00Z"/>
                <w:rPrChange w:id="18543" w:author="Thomas Dietz" w:date="2012-08-10T13:22:00Z">
                  <w:rPr>
                    <w:ins w:id="18544" w:author="Thomas Dietz" w:date="2012-08-08T17:05:00Z"/>
                    <w:lang w:val="de-DE"/>
                  </w:rPr>
                </w:rPrChange>
              </w:rPr>
            </w:pPr>
            <w:ins w:id="18545" w:author="Thomas Dietz" w:date="2012-08-08T17:05:00Z">
              <w:r w:rsidRPr="00B80901">
                <w:rPr>
                  <w:rPrChange w:id="18546" w:author="Thomas Dietz" w:date="2012-08-10T13:22:00Z">
                    <w:rPr>
                      <w:lang w:val="de-DE"/>
                    </w:rPr>
                  </w:rPrChange>
                </w:rPr>
                <w:t xml:space="preserve">  }</w:t>
              </w:r>
            </w:ins>
          </w:p>
          <w:p w14:paraId="0A21B143" w14:textId="77777777" w:rsidR="009F3611" w:rsidRPr="00B80901" w:rsidRDefault="009F3611" w:rsidP="009F3611">
            <w:pPr>
              <w:pStyle w:val="XML1"/>
              <w:rPr>
                <w:ins w:id="18547" w:author="Thomas Dietz" w:date="2012-08-08T17:05:00Z"/>
                <w:rPrChange w:id="18548" w:author="Thomas Dietz" w:date="2012-08-10T13:22:00Z">
                  <w:rPr>
                    <w:ins w:id="18549" w:author="Thomas Dietz" w:date="2012-08-08T17:05:00Z"/>
                    <w:lang w:val="de-DE"/>
                  </w:rPr>
                </w:rPrChange>
              </w:rPr>
            </w:pPr>
            <w:ins w:id="18550" w:author="Thomas Dietz" w:date="2012-08-08T17:05:00Z">
              <w:r w:rsidRPr="00B80901">
                <w:rPr>
                  <w:rPrChange w:id="18551" w:author="Thomas Dietz" w:date="2012-08-10T13:22:00Z">
                    <w:rPr>
                      <w:lang w:val="de-DE"/>
                    </w:rPr>
                  </w:rPrChange>
                </w:rPr>
                <w:t xml:space="preserve">  </w:t>
              </w:r>
            </w:ins>
          </w:p>
          <w:p w14:paraId="499A12E8" w14:textId="77777777" w:rsidR="009F3611" w:rsidRPr="00B80901" w:rsidRDefault="009F3611" w:rsidP="009F3611">
            <w:pPr>
              <w:pStyle w:val="XML1"/>
              <w:rPr>
                <w:ins w:id="18552" w:author="Thomas Dietz" w:date="2012-08-08T17:05:00Z"/>
                <w:rPrChange w:id="18553" w:author="Thomas Dietz" w:date="2012-08-10T13:22:00Z">
                  <w:rPr>
                    <w:ins w:id="18554" w:author="Thomas Dietz" w:date="2012-08-08T17:05:00Z"/>
                    <w:lang w:val="de-DE"/>
                  </w:rPr>
                </w:rPrChange>
              </w:rPr>
            </w:pPr>
            <w:ins w:id="18555" w:author="Thomas Dietz" w:date="2012-08-08T17:05:00Z">
              <w:r w:rsidRPr="00B80901">
                <w:rPr>
                  <w:rPrChange w:id="18556" w:author="Thomas Dietz" w:date="2012-08-10T13:22:00Z">
                    <w:rPr>
                      <w:lang w:val="de-DE"/>
                    </w:rPr>
                  </w:rPrChange>
                </w:rPr>
                <w:t xml:space="preserve">  grouping DSAKeyValueType {</w:t>
              </w:r>
            </w:ins>
          </w:p>
          <w:p w14:paraId="36D437A2" w14:textId="77777777" w:rsidR="009F3611" w:rsidRPr="00B80901" w:rsidRDefault="009F3611" w:rsidP="009F3611">
            <w:pPr>
              <w:pStyle w:val="XML1"/>
              <w:rPr>
                <w:ins w:id="18557" w:author="Thomas Dietz" w:date="2012-08-08T17:05:00Z"/>
                <w:rPrChange w:id="18558" w:author="Thomas Dietz" w:date="2012-08-10T13:22:00Z">
                  <w:rPr>
                    <w:ins w:id="18559" w:author="Thomas Dietz" w:date="2012-08-08T17:05:00Z"/>
                    <w:lang w:val="de-DE"/>
                  </w:rPr>
                </w:rPrChange>
              </w:rPr>
            </w:pPr>
            <w:ins w:id="18560" w:author="Thomas Dietz" w:date="2012-08-08T17:05:00Z">
              <w:r w:rsidRPr="00B80901">
                <w:rPr>
                  <w:rPrChange w:id="18561" w:author="Thomas Dietz" w:date="2012-08-10T13:22:00Z">
                    <w:rPr>
                      <w:lang w:val="de-DE"/>
                    </w:rPr>
                  </w:rPrChange>
                </w:rPr>
                <w:t xml:space="preserve">    description "DSA keys and the DSA signature algorithm are</w:t>
              </w:r>
            </w:ins>
          </w:p>
          <w:p w14:paraId="0667042B" w14:textId="77777777" w:rsidR="009F3611" w:rsidRPr="00B80901" w:rsidRDefault="009F3611" w:rsidP="009F3611">
            <w:pPr>
              <w:pStyle w:val="XML1"/>
              <w:rPr>
                <w:ins w:id="18562" w:author="Thomas Dietz" w:date="2012-08-08T17:05:00Z"/>
                <w:rPrChange w:id="18563" w:author="Thomas Dietz" w:date="2012-08-10T13:22:00Z">
                  <w:rPr>
                    <w:ins w:id="18564" w:author="Thomas Dietz" w:date="2012-08-08T17:05:00Z"/>
                    <w:lang w:val="de-DE"/>
                  </w:rPr>
                </w:rPrChange>
              </w:rPr>
            </w:pPr>
            <w:ins w:id="18565" w:author="Thomas Dietz" w:date="2012-08-08T17:05:00Z">
              <w:r w:rsidRPr="00B80901">
                <w:rPr>
                  <w:rPrChange w:id="18566" w:author="Thomas Dietz" w:date="2012-08-10T13:22:00Z">
                    <w:rPr>
                      <w:lang w:val="de-DE"/>
                    </w:rPr>
                  </w:rPrChange>
                </w:rPr>
                <w:t xml:space="preserve">    specified in 'FIPS PUB 186-2, Digital Signature Standard (DSS),</w:t>
              </w:r>
            </w:ins>
          </w:p>
          <w:p w14:paraId="39178F95" w14:textId="77777777" w:rsidR="009F3611" w:rsidRPr="00B80901" w:rsidRDefault="009F3611" w:rsidP="009F3611">
            <w:pPr>
              <w:pStyle w:val="XML1"/>
              <w:rPr>
                <w:ins w:id="18567" w:author="Thomas Dietz" w:date="2012-08-08T17:05:00Z"/>
                <w:rPrChange w:id="18568" w:author="Thomas Dietz" w:date="2012-08-10T13:22:00Z">
                  <w:rPr>
                    <w:ins w:id="18569" w:author="Thomas Dietz" w:date="2012-08-08T17:05:00Z"/>
                    <w:lang w:val="de-DE"/>
                  </w:rPr>
                </w:rPrChange>
              </w:rPr>
            </w:pPr>
            <w:ins w:id="18570" w:author="Thomas Dietz" w:date="2012-08-08T17:05:00Z">
              <w:r w:rsidRPr="00B80901">
                <w:rPr>
                  <w:rPrChange w:id="18571" w:author="Thomas Dietz" w:date="2012-08-10T13:22:00Z">
                    <w:rPr>
                      <w:lang w:val="de-DE"/>
                    </w:rPr>
                  </w:rPrChange>
                </w:rPr>
                <w:t xml:space="preserve">    U.S. Department of Commerce/National Institute of Standards and</w:t>
              </w:r>
            </w:ins>
          </w:p>
          <w:p w14:paraId="57EC162D" w14:textId="77777777" w:rsidR="009F3611" w:rsidRPr="00B80901" w:rsidRDefault="009F3611" w:rsidP="009F3611">
            <w:pPr>
              <w:pStyle w:val="XML1"/>
              <w:rPr>
                <w:ins w:id="18572" w:author="Thomas Dietz" w:date="2012-08-08T17:05:00Z"/>
                <w:rPrChange w:id="18573" w:author="Thomas Dietz" w:date="2012-08-10T13:22:00Z">
                  <w:rPr>
                    <w:ins w:id="18574" w:author="Thomas Dietz" w:date="2012-08-08T17:05:00Z"/>
                    <w:lang w:val="de-DE"/>
                  </w:rPr>
                </w:rPrChange>
              </w:rPr>
            </w:pPr>
            <w:ins w:id="18575" w:author="Thomas Dietz" w:date="2012-08-08T17:05:00Z">
              <w:r w:rsidRPr="00B80901">
                <w:rPr>
                  <w:rPrChange w:id="18576" w:author="Thomas Dietz" w:date="2012-08-10T13:22:00Z">
                    <w:rPr>
                      <w:lang w:val="de-DE"/>
                    </w:rPr>
                  </w:rPrChange>
                </w:rPr>
                <w:t xml:space="preserve">    Technology,</w:t>
              </w:r>
            </w:ins>
          </w:p>
          <w:p w14:paraId="171BAE64" w14:textId="77777777" w:rsidR="009F3611" w:rsidRPr="00B80901" w:rsidRDefault="009F3611" w:rsidP="009F3611">
            <w:pPr>
              <w:pStyle w:val="XML1"/>
              <w:rPr>
                <w:ins w:id="18577" w:author="Thomas Dietz" w:date="2012-08-08T17:05:00Z"/>
                <w:rPrChange w:id="18578" w:author="Thomas Dietz" w:date="2012-08-10T13:22:00Z">
                  <w:rPr>
                    <w:ins w:id="18579" w:author="Thomas Dietz" w:date="2012-08-08T17:05:00Z"/>
                    <w:lang w:val="de-DE"/>
                  </w:rPr>
                </w:rPrChange>
              </w:rPr>
            </w:pPr>
            <w:ins w:id="18580" w:author="Thomas Dietz" w:date="2012-08-08T17:05:00Z">
              <w:r w:rsidRPr="00B80901">
                <w:rPr>
                  <w:rPrChange w:id="18581" w:author="Thomas Dietz" w:date="2012-08-10T13:22:00Z">
                    <w:rPr>
                      <w:lang w:val="de-DE"/>
                    </w:rPr>
                  </w:rPrChange>
                </w:rPr>
                <w:t xml:space="preserve">    </w:t>
              </w:r>
              <w:proofErr w:type="gramStart"/>
              <w:r w:rsidRPr="00B80901">
                <w:rPr>
                  <w:rPrChange w:id="18582" w:author="Thomas Dietz" w:date="2012-08-10T13:22:00Z">
                    <w:rPr>
                      <w:lang w:val="de-DE"/>
                    </w:rPr>
                  </w:rPrChange>
                </w:rPr>
                <w:t>http</w:t>
              </w:r>
              <w:proofErr w:type="gramEnd"/>
              <w:r w:rsidRPr="00B80901">
                <w:rPr>
                  <w:rPrChange w:id="18583" w:author="Thomas Dietz" w:date="2012-08-10T13:22:00Z">
                    <w:rPr>
                      <w:lang w:val="de-DE"/>
                    </w:rPr>
                  </w:rPrChange>
                </w:rPr>
                <w:t>://csrc.nist.gov/publications/fips/fips186-2/fips186-2.pdf'.</w:t>
              </w:r>
            </w:ins>
          </w:p>
          <w:p w14:paraId="1BFDF757" w14:textId="77777777" w:rsidR="009F3611" w:rsidRPr="00B80901" w:rsidRDefault="009F3611" w:rsidP="009F3611">
            <w:pPr>
              <w:pStyle w:val="XML1"/>
              <w:rPr>
                <w:ins w:id="18584" w:author="Thomas Dietz" w:date="2012-08-08T17:05:00Z"/>
                <w:rPrChange w:id="18585" w:author="Thomas Dietz" w:date="2012-08-10T13:22:00Z">
                  <w:rPr>
                    <w:ins w:id="18586" w:author="Thomas Dietz" w:date="2012-08-08T17:05:00Z"/>
                    <w:lang w:val="de-DE"/>
                  </w:rPr>
                </w:rPrChange>
              </w:rPr>
            </w:pPr>
            <w:ins w:id="18587" w:author="Thomas Dietz" w:date="2012-08-08T17:05:00Z">
              <w:r w:rsidRPr="00B80901">
                <w:rPr>
                  <w:rPrChange w:id="18588" w:author="Thomas Dietz" w:date="2012-08-10T13:22:00Z">
                    <w:rPr>
                      <w:lang w:val="de-DE"/>
                    </w:rPr>
                  </w:rPrChange>
                </w:rPr>
                <w:t xml:space="preserve">    DSA public key values can have the following fields:</w:t>
              </w:r>
            </w:ins>
          </w:p>
          <w:p w14:paraId="7906833E" w14:textId="77777777" w:rsidR="009F3611" w:rsidRPr="00B80901" w:rsidRDefault="009F3611" w:rsidP="009F3611">
            <w:pPr>
              <w:pStyle w:val="XML1"/>
              <w:rPr>
                <w:ins w:id="18589" w:author="Thomas Dietz" w:date="2012-08-08T17:05:00Z"/>
                <w:rPrChange w:id="18590" w:author="Thomas Dietz" w:date="2012-08-10T13:22:00Z">
                  <w:rPr>
                    <w:ins w:id="18591" w:author="Thomas Dietz" w:date="2012-08-08T17:05:00Z"/>
                    <w:lang w:val="de-DE"/>
                  </w:rPr>
                </w:rPrChange>
              </w:rPr>
            </w:pPr>
          </w:p>
          <w:p w14:paraId="09E5DC09" w14:textId="77777777" w:rsidR="009F3611" w:rsidRPr="00B80901" w:rsidRDefault="009F3611" w:rsidP="009F3611">
            <w:pPr>
              <w:pStyle w:val="XML1"/>
              <w:rPr>
                <w:ins w:id="18592" w:author="Thomas Dietz" w:date="2012-08-08T17:05:00Z"/>
                <w:rPrChange w:id="18593" w:author="Thomas Dietz" w:date="2012-08-10T13:22:00Z">
                  <w:rPr>
                    <w:ins w:id="18594" w:author="Thomas Dietz" w:date="2012-08-08T17:05:00Z"/>
                    <w:lang w:val="de-DE"/>
                  </w:rPr>
                </w:rPrChange>
              </w:rPr>
            </w:pPr>
            <w:ins w:id="18595" w:author="Thomas Dietz" w:date="2012-08-08T17:05:00Z">
              <w:r w:rsidRPr="00B80901">
                <w:rPr>
                  <w:rPrChange w:id="18596" w:author="Thomas Dietz" w:date="2012-08-10T13:22:00Z">
                    <w:rPr>
                      <w:lang w:val="de-DE"/>
                    </w:rPr>
                  </w:rPrChange>
                </w:rPr>
                <w:lastRenderedPageBreak/>
                <w:t xml:space="preserve">    P</w:t>
              </w:r>
            </w:ins>
          </w:p>
          <w:p w14:paraId="5236F825" w14:textId="77777777" w:rsidR="009F3611" w:rsidRPr="00B80901" w:rsidRDefault="009F3611" w:rsidP="009F3611">
            <w:pPr>
              <w:pStyle w:val="XML1"/>
              <w:rPr>
                <w:ins w:id="18597" w:author="Thomas Dietz" w:date="2012-08-08T17:05:00Z"/>
                <w:rPrChange w:id="18598" w:author="Thomas Dietz" w:date="2012-08-10T13:22:00Z">
                  <w:rPr>
                    <w:ins w:id="18599" w:author="Thomas Dietz" w:date="2012-08-08T17:05:00Z"/>
                    <w:lang w:val="de-DE"/>
                  </w:rPr>
                </w:rPrChange>
              </w:rPr>
            </w:pPr>
            <w:ins w:id="18600" w:author="Thomas Dietz" w:date="2012-08-08T17:05:00Z">
              <w:r w:rsidRPr="00B80901">
                <w:rPr>
                  <w:rPrChange w:id="18601" w:author="Thomas Dietz" w:date="2012-08-10T13:22:00Z">
                    <w:rPr>
                      <w:lang w:val="de-DE"/>
                    </w:rPr>
                  </w:rPrChange>
                </w:rPr>
                <w:t xml:space="preserve">        a prime modulus meeting the requirements of the standard</w:t>
              </w:r>
            </w:ins>
          </w:p>
          <w:p w14:paraId="21DA8A18" w14:textId="77777777" w:rsidR="009F3611" w:rsidRPr="00B80901" w:rsidRDefault="009F3611" w:rsidP="009F3611">
            <w:pPr>
              <w:pStyle w:val="XML1"/>
              <w:rPr>
                <w:ins w:id="18602" w:author="Thomas Dietz" w:date="2012-08-08T17:05:00Z"/>
                <w:rPrChange w:id="18603" w:author="Thomas Dietz" w:date="2012-08-10T13:22:00Z">
                  <w:rPr>
                    <w:ins w:id="18604" w:author="Thomas Dietz" w:date="2012-08-08T17:05:00Z"/>
                    <w:lang w:val="de-DE"/>
                  </w:rPr>
                </w:rPrChange>
              </w:rPr>
            </w:pPr>
            <w:ins w:id="18605" w:author="Thomas Dietz" w:date="2012-08-08T17:05:00Z">
              <w:r w:rsidRPr="00B80901">
                <w:rPr>
                  <w:rPrChange w:id="18606" w:author="Thomas Dietz" w:date="2012-08-10T13:22:00Z">
                    <w:rPr>
                      <w:lang w:val="de-DE"/>
                    </w:rPr>
                  </w:rPrChange>
                </w:rPr>
                <w:t xml:space="preserve">        above</w:t>
              </w:r>
            </w:ins>
          </w:p>
          <w:p w14:paraId="57F08EB6" w14:textId="77777777" w:rsidR="009F3611" w:rsidRPr="00B80901" w:rsidRDefault="009F3611" w:rsidP="009F3611">
            <w:pPr>
              <w:pStyle w:val="XML1"/>
              <w:rPr>
                <w:ins w:id="18607" w:author="Thomas Dietz" w:date="2012-08-08T17:05:00Z"/>
                <w:rPrChange w:id="18608" w:author="Thomas Dietz" w:date="2012-08-10T13:22:00Z">
                  <w:rPr>
                    <w:ins w:id="18609" w:author="Thomas Dietz" w:date="2012-08-08T17:05:00Z"/>
                    <w:lang w:val="de-DE"/>
                  </w:rPr>
                </w:rPrChange>
              </w:rPr>
            </w:pPr>
            <w:ins w:id="18610" w:author="Thomas Dietz" w:date="2012-08-08T17:05:00Z">
              <w:r w:rsidRPr="00B80901">
                <w:rPr>
                  <w:rPrChange w:id="18611" w:author="Thomas Dietz" w:date="2012-08-10T13:22:00Z">
                    <w:rPr>
                      <w:lang w:val="de-DE"/>
                    </w:rPr>
                  </w:rPrChange>
                </w:rPr>
                <w:t xml:space="preserve">    Q</w:t>
              </w:r>
            </w:ins>
          </w:p>
          <w:p w14:paraId="429FCDB5" w14:textId="77777777" w:rsidR="009F3611" w:rsidRPr="00B80901" w:rsidRDefault="009F3611" w:rsidP="009F3611">
            <w:pPr>
              <w:pStyle w:val="XML1"/>
              <w:rPr>
                <w:ins w:id="18612" w:author="Thomas Dietz" w:date="2012-08-08T17:05:00Z"/>
                <w:rPrChange w:id="18613" w:author="Thomas Dietz" w:date="2012-08-10T13:22:00Z">
                  <w:rPr>
                    <w:ins w:id="18614" w:author="Thomas Dietz" w:date="2012-08-08T17:05:00Z"/>
                    <w:lang w:val="de-DE"/>
                  </w:rPr>
                </w:rPrChange>
              </w:rPr>
            </w:pPr>
            <w:ins w:id="18615" w:author="Thomas Dietz" w:date="2012-08-08T17:05:00Z">
              <w:r w:rsidRPr="00B80901">
                <w:rPr>
                  <w:rPrChange w:id="18616" w:author="Thomas Dietz" w:date="2012-08-10T13:22:00Z">
                    <w:rPr>
                      <w:lang w:val="de-DE"/>
                    </w:rPr>
                  </w:rPrChange>
                </w:rPr>
                <w:t xml:space="preserve">        an integer in the range 2**159 &lt; Q &lt; 2**160 which is a</w:t>
              </w:r>
            </w:ins>
          </w:p>
          <w:p w14:paraId="07A380AF" w14:textId="77777777" w:rsidR="009F3611" w:rsidRPr="00B80901" w:rsidRDefault="009F3611" w:rsidP="009F3611">
            <w:pPr>
              <w:pStyle w:val="XML1"/>
              <w:rPr>
                <w:ins w:id="18617" w:author="Thomas Dietz" w:date="2012-08-08T17:05:00Z"/>
                <w:rPrChange w:id="18618" w:author="Thomas Dietz" w:date="2012-08-10T13:22:00Z">
                  <w:rPr>
                    <w:ins w:id="18619" w:author="Thomas Dietz" w:date="2012-08-08T17:05:00Z"/>
                    <w:lang w:val="de-DE"/>
                  </w:rPr>
                </w:rPrChange>
              </w:rPr>
            </w:pPr>
            <w:ins w:id="18620" w:author="Thomas Dietz" w:date="2012-08-08T17:05:00Z">
              <w:r w:rsidRPr="00B80901">
                <w:rPr>
                  <w:rPrChange w:id="18621" w:author="Thomas Dietz" w:date="2012-08-10T13:22:00Z">
                    <w:rPr>
                      <w:lang w:val="de-DE"/>
                    </w:rPr>
                  </w:rPrChange>
                </w:rPr>
                <w:t xml:space="preserve">        prime divisor of P-1</w:t>
              </w:r>
            </w:ins>
          </w:p>
          <w:p w14:paraId="268C6A94" w14:textId="77777777" w:rsidR="009F3611" w:rsidRPr="00B80901" w:rsidRDefault="009F3611" w:rsidP="009F3611">
            <w:pPr>
              <w:pStyle w:val="XML1"/>
              <w:rPr>
                <w:ins w:id="18622" w:author="Thomas Dietz" w:date="2012-08-08T17:05:00Z"/>
                <w:rPrChange w:id="18623" w:author="Thomas Dietz" w:date="2012-08-10T13:22:00Z">
                  <w:rPr>
                    <w:ins w:id="18624" w:author="Thomas Dietz" w:date="2012-08-08T17:05:00Z"/>
                    <w:lang w:val="de-DE"/>
                  </w:rPr>
                </w:rPrChange>
              </w:rPr>
            </w:pPr>
            <w:ins w:id="18625" w:author="Thomas Dietz" w:date="2012-08-08T17:05:00Z">
              <w:r w:rsidRPr="00B80901">
                <w:rPr>
                  <w:rPrChange w:id="18626" w:author="Thomas Dietz" w:date="2012-08-10T13:22:00Z">
                    <w:rPr>
                      <w:lang w:val="de-DE"/>
                    </w:rPr>
                  </w:rPrChange>
                </w:rPr>
                <w:t xml:space="preserve">    G</w:t>
              </w:r>
            </w:ins>
          </w:p>
          <w:p w14:paraId="73E181A9" w14:textId="77777777" w:rsidR="009F3611" w:rsidRPr="00B80901" w:rsidRDefault="009F3611" w:rsidP="009F3611">
            <w:pPr>
              <w:pStyle w:val="XML1"/>
              <w:rPr>
                <w:ins w:id="18627" w:author="Thomas Dietz" w:date="2012-08-08T17:05:00Z"/>
                <w:rPrChange w:id="18628" w:author="Thomas Dietz" w:date="2012-08-10T13:22:00Z">
                  <w:rPr>
                    <w:ins w:id="18629" w:author="Thomas Dietz" w:date="2012-08-08T17:05:00Z"/>
                    <w:lang w:val="de-DE"/>
                  </w:rPr>
                </w:rPrChange>
              </w:rPr>
            </w:pPr>
            <w:ins w:id="18630" w:author="Thomas Dietz" w:date="2012-08-08T17:05:00Z">
              <w:r w:rsidRPr="00B80901">
                <w:rPr>
                  <w:rPrChange w:id="18631" w:author="Thomas Dietz" w:date="2012-08-10T13:22:00Z">
                    <w:rPr>
                      <w:lang w:val="de-DE"/>
                    </w:rPr>
                  </w:rPrChange>
                </w:rPr>
                <w:t xml:space="preserve">        an integer with certain properties with respect to P and Q</w:t>
              </w:r>
            </w:ins>
          </w:p>
          <w:p w14:paraId="2D381EB1" w14:textId="77777777" w:rsidR="009F3611" w:rsidRPr="00B80901" w:rsidRDefault="009F3611" w:rsidP="009F3611">
            <w:pPr>
              <w:pStyle w:val="XML1"/>
              <w:rPr>
                <w:ins w:id="18632" w:author="Thomas Dietz" w:date="2012-08-08T17:05:00Z"/>
                <w:rPrChange w:id="18633" w:author="Thomas Dietz" w:date="2012-08-10T13:22:00Z">
                  <w:rPr>
                    <w:ins w:id="18634" w:author="Thomas Dietz" w:date="2012-08-08T17:05:00Z"/>
                    <w:lang w:val="de-DE"/>
                  </w:rPr>
                </w:rPrChange>
              </w:rPr>
            </w:pPr>
            <w:ins w:id="18635" w:author="Thomas Dietz" w:date="2012-08-08T17:05:00Z">
              <w:r w:rsidRPr="00B80901">
                <w:rPr>
                  <w:rPrChange w:id="18636" w:author="Thomas Dietz" w:date="2012-08-10T13:22:00Z">
                    <w:rPr>
                      <w:lang w:val="de-DE"/>
                    </w:rPr>
                  </w:rPrChange>
                </w:rPr>
                <w:t xml:space="preserve">    J</w:t>
              </w:r>
            </w:ins>
          </w:p>
          <w:p w14:paraId="5CFE2E29" w14:textId="77777777" w:rsidR="009F3611" w:rsidRPr="00B80901" w:rsidRDefault="009F3611" w:rsidP="009F3611">
            <w:pPr>
              <w:pStyle w:val="XML1"/>
              <w:rPr>
                <w:ins w:id="18637" w:author="Thomas Dietz" w:date="2012-08-08T17:05:00Z"/>
                <w:rPrChange w:id="18638" w:author="Thomas Dietz" w:date="2012-08-10T13:22:00Z">
                  <w:rPr>
                    <w:ins w:id="18639" w:author="Thomas Dietz" w:date="2012-08-08T17:05:00Z"/>
                    <w:lang w:val="de-DE"/>
                  </w:rPr>
                </w:rPrChange>
              </w:rPr>
            </w:pPr>
            <w:ins w:id="18640" w:author="Thomas Dietz" w:date="2012-08-08T17:05:00Z">
              <w:r w:rsidRPr="00B80901">
                <w:rPr>
                  <w:rPrChange w:id="18641" w:author="Thomas Dietz" w:date="2012-08-10T13:22:00Z">
                    <w:rPr>
                      <w:lang w:val="de-DE"/>
                    </w:rPr>
                  </w:rPrChange>
                </w:rPr>
                <w:t xml:space="preserve">        (P - 1) / Q</w:t>
              </w:r>
            </w:ins>
          </w:p>
          <w:p w14:paraId="1E3DCE23" w14:textId="77777777" w:rsidR="009F3611" w:rsidRPr="00B80901" w:rsidRDefault="009F3611" w:rsidP="009F3611">
            <w:pPr>
              <w:pStyle w:val="XML1"/>
              <w:rPr>
                <w:ins w:id="18642" w:author="Thomas Dietz" w:date="2012-08-08T17:05:00Z"/>
                <w:rPrChange w:id="18643" w:author="Thomas Dietz" w:date="2012-08-10T13:22:00Z">
                  <w:rPr>
                    <w:ins w:id="18644" w:author="Thomas Dietz" w:date="2012-08-08T17:05:00Z"/>
                    <w:lang w:val="de-DE"/>
                  </w:rPr>
                </w:rPrChange>
              </w:rPr>
            </w:pPr>
            <w:ins w:id="18645" w:author="Thomas Dietz" w:date="2012-08-08T17:05:00Z">
              <w:r w:rsidRPr="00B80901">
                <w:rPr>
                  <w:rPrChange w:id="18646" w:author="Thomas Dietz" w:date="2012-08-10T13:22:00Z">
                    <w:rPr>
                      <w:lang w:val="de-DE"/>
                    </w:rPr>
                  </w:rPrChange>
                </w:rPr>
                <w:t xml:space="preserve">    Y</w:t>
              </w:r>
            </w:ins>
          </w:p>
          <w:p w14:paraId="4419D621" w14:textId="77777777" w:rsidR="009F3611" w:rsidRPr="00B80901" w:rsidRDefault="009F3611" w:rsidP="009F3611">
            <w:pPr>
              <w:pStyle w:val="XML1"/>
              <w:rPr>
                <w:ins w:id="18647" w:author="Thomas Dietz" w:date="2012-08-08T17:05:00Z"/>
                <w:rPrChange w:id="18648" w:author="Thomas Dietz" w:date="2012-08-10T13:22:00Z">
                  <w:rPr>
                    <w:ins w:id="18649" w:author="Thomas Dietz" w:date="2012-08-08T17:05:00Z"/>
                    <w:lang w:val="de-DE"/>
                  </w:rPr>
                </w:rPrChange>
              </w:rPr>
            </w:pPr>
            <w:ins w:id="18650" w:author="Thomas Dietz" w:date="2012-08-08T17:05:00Z">
              <w:r w:rsidRPr="00B80901">
                <w:rPr>
                  <w:rPrChange w:id="18651" w:author="Thomas Dietz" w:date="2012-08-10T13:22:00Z">
                    <w:rPr>
                      <w:lang w:val="de-DE"/>
                    </w:rPr>
                  </w:rPrChange>
                </w:rPr>
                <w:t xml:space="preserve">        G**X mod P (where X is part of the private key and not made</w:t>
              </w:r>
            </w:ins>
          </w:p>
          <w:p w14:paraId="2E38796B" w14:textId="77777777" w:rsidR="009F3611" w:rsidRPr="00B80901" w:rsidRDefault="009F3611" w:rsidP="009F3611">
            <w:pPr>
              <w:pStyle w:val="XML1"/>
              <w:rPr>
                <w:ins w:id="18652" w:author="Thomas Dietz" w:date="2012-08-08T17:05:00Z"/>
                <w:rPrChange w:id="18653" w:author="Thomas Dietz" w:date="2012-08-10T13:22:00Z">
                  <w:rPr>
                    <w:ins w:id="18654" w:author="Thomas Dietz" w:date="2012-08-08T17:05:00Z"/>
                    <w:lang w:val="de-DE"/>
                  </w:rPr>
                </w:rPrChange>
              </w:rPr>
            </w:pPr>
            <w:ins w:id="18655" w:author="Thomas Dietz" w:date="2012-08-08T17:05:00Z">
              <w:r w:rsidRPr="00B80901">
                <w:rPr>
                  <w:rPrChange w:id="18656" w:author="Thomas Dietz" w:date="2012-08-10T13:22:00Z">
                    <w:rPr>
                      <w:lang w:val="de-DE"/>
                    </w:rPr>
                  </w:rPrChange>
                </w:rPr>
                <w:t xml:space="preserve">        public)</w:t>
              </w:r>
            </w:ins>
          </w:p>
          <w:p w14:paraId="4796D802" w14:textId="77777777" w:rsidR="009F3611" w:rsidRPr="00B80901" w:rsidRDefault="009F3611" w:rsidP="009F3611">
            <w:pPr>
              <w:pStyle w:val="XML1"/>
              <w:rPr>
                <w:ins w:id="18657" w:author="Thomas Dietz" w:date="2012-08-08T17:05:00Z"/>
                <w:rPrChange w:id="18658" w:author="Thomas Dietz" w:date="2012-08-10T13:22:00Z">
                  <w:rPr>
                    <w:ins w:id="18659" w:author="Thomas Dietz" w:date="2012-08-08T17:05:00Z"/>
                    <w:lang w:val="de-DE"/>
                  </w:rPr>
                </w:rPrChange>
              </w:rPr>
            </w:pPr>
            <w:ins w:id="18660" w:author="Thomas Dietz" w:date="2012-08-08T17:05:00Z">
              <w:r w:rsidRPr="00B80901">
                <w:rPr>
                  <w:rPrChange w:id="18661" w:author="Thomas Dietz" w:date="2012-08-10T13:22:00Z">
                    <w:rPr>
                      <w:lang w:val="de-DE"/>
                    </w:rPr>
                  </w:rPrChange>
                </w:rPr>
                <w:t xml:space="preserve">    seed</w:t>
              </w:r>
            </w:ins>
          </w:p>
          <w:p w14:paraId="00E9B247" w14:textId="77777777" w:rsidR="009F3611" w:rsidRPr="00B80901" w:rsidRDefault="009F3611" w:rsidP="009F3611">
            <w:pPr>
              <w:pStyle w:val="XML1"/>
              <w:rPr>
                <w:ins w:id="18662" w:author="Thomas Dietz" w:date="2012-08-08T17:05:00Z"/>
                <w:rPrChange w:id="18663" w:author="Thomas Dietz" w:date="2012-08-10T13:22:00Z">
                  <w:rPr>
                    <w:ins w:id="18664" w:author="Thomas Dietz" w:date="2012-08-08T17:05:00Z"/>
                    <w:lang w:val="de-DE"/>
                  </w:rPr>
                </w:rPrChange>
              </w:rPr>
            </w:pPr>
            <w:ins w:id="18665" w:author="Thomas Dietz" w:date="2012-08-08T17:05:00Z">
              <w:r w:rsidRPr="00B80901">
                <w:rPr>
                  <w:rPrChange w:id="18666" w:author="Thomas Dietz" w:date="2012-08-10T13:22:00Z">
                    <w:rPr>
                      <w:lang w:val="de-DE"/>
                    </w:rPr>
                  </w:rPrChange>
                </w:rPr>
                <w:t xml:space="preserve">        a DSA prime generation seed</w:t>
              </w:r>
            </w:ins>
          </w:p>
          <w:p w14:paraId="2068F056" w14:textId="77777777" w:rsidR="009F3611" w:rsidRPr="00B80901" w:rsidRDefault="009F3611" w:rsidP="009F3611">
            <w:pPr>
              <w:pStyle w:val="XML1"/>
              <w:rPr>
                <w:ins w:id="18667" w:author="Thomas Dietz" w:date="2012-08-08T17:05:00Z"/>
                <w:rPrChange w:id="18668" w:author="Thomas Dietz" w:date="2012-08-10T13:22:00Z">
                  <w:rPr>
                    <w:ins w:id="18669" w:author="Thomas Dietz" w:date="2012-08-08T17:05:00Z"/>
                    <w:lang w:val="de-DE"/>
                  </w:rPr>
                </w:rPrChange>
              </w:rPr>
            </w:pPr>
            <w:ins w:id="18670" w:author="Thomas Dietz" w:date="2012-08-08T17:05:00Z">
              <w:r w:rsidRPr="00B80901">
                <w:rPr>
                  <w:rPrChange w:id="18671" w:author="Thomas Dietz" w:date="2012-08-10T13:22:00Z">
                    <w:rPr>
                      <w:lang w:val="de-DE"/>
                    </w:rPr>
                  </w:rPrChange>
                </w:rPr>
                <w:t xml:space="preserve">    pgenCounter</w:t>
              </w:r>
            </w:ins>
          </w:p>
          <w:p w14:paraId="74D8E2F7" w14:textId="77777777" w:rsidR="009F3611" w:rsidRPr="00B80901" w:rsidRDefault="009F3611" w:rsidP="009F3611">
            <w:pPr>
              <w:pStyle w:val="XML1"/>
              <w:rPr>
                <w:ins w:id="18672" w:author="Thomas Dietz" w:date="2012-08-08T17:05:00Z"/>
                <w:rPrChange w:id="18673" w:author="Thomas Dietz" w:date="2012-08-10T13:22:00Z">
                  <w:rPr>
                    <w:ins w:id="18674" w:author="Thomas Dietz" w:date="2012-08-08T17:05:00Z"/>
                    <w:lang w:val="de-DE"/>
                  </w:rPr>
                </w:rPrChange>
              </w:rPr>
            </w:pPr>
            <w:ins w:id="18675" w:author="Thomas Dietz" w:date="2012-08-08T17:05:00Z">
              <w:r w:rsidRPr="00B80901">
                <w:rPr>
                  <w:rPrChange w:id="18676" w:author="Thomas Dietz" w:date="2012-08-10T13:22:00Z">
                    <w:rPr>
                      <w:lang w:val="de-DE"/>
                    </w:rPr>
                  </w:rPrChange>
                </w:rPr>
                <w:t xml:space="preserve">        a DSA prime generation counter</w:t>
              </w:r>
            </w:ins>
          </w:p>
          <w:p w14:paraId="3F880D43" w14:textId="77777777" w:rsidR="009F3611" w:rsidRPr="00B80901" w:rsidRDefault="009F3611" w:rsidP="009F3611">
            <w:pPr>
              <w:pStyle w:val="XML1"/>
              <w:rPr>
                <w:ins w:id="18677" w:author="Thomas Dietz" w:date="2012-08-08T17:05:00Z"/>
                <w:rPrChange w:id="18678" w:author="Thomas Dietz" w:date="2012-08-10T13:22:00Z">
                  <w:rPr>
                    <w:ins w:id="18679" w:author="Thomas Dietz" w:date="2012-08-08T17:05:00Z"/>
                    <w:lang w:val="de-DE"/>
                  </w:rPr>
                </w:rPrChange>
              </w:rPr>
            </w:pPr>
          </w:p>
          <w:p w14:paraId="6171983B" w14:textId="77777777" w:rsidR="009F3611" w:rsidRPr="00B80901" w:rsidRDefault="009F3611" w:rsidP="009F3611">
            <w:pPr>
              <w:pStyle w:val="XML1"/>
              <w:rPr>
                <w:ins w:id="18680" w:author="Thomas Dietz" w:date="2012-08-08T17:05:00Z"/>
                <w:rPrChange w:id="18681" w:author="Thomas Dietz" w:date="2012-08-10T13:22:00Z">
                  <w:rPr>
                    <w:ins w:id="18682" w:author="Thomas Dietz" w:date="2012-08-08T17:05:00Z"/>
                    <w:lang w:val="de-DE"/>
                  </w:rPr>
                </w:rPrChange>
              </w:rPr>
            </w:pPr>
            <w:ins w:id="18683" w:author="Thomas Dietz" w:date="2012-08-08T17:05:00Z">
              <w:r w:rsidRPr="00B80901">
                <w:rPr>
                  <w:rPrChange w:id="18684" w:author="Thomas Dietz" w:date="2012-08-10T13:22:00Z">
                    <w:rPr>
                      <w:lang w:val="de-DE"/>
                    </w:rPr>
                  </w:rPrChange>
                </w:rPr>
                <w:t xml:space="preserve">    Parameter J is avilable for inclusion solely for efficiency as</w:t>
              </w:r>
            </w:ins>
          </w:p>
          <w:p w14:paraId="5DEA07EB" w14:textId="77777777" w:rsidR="009F3611" w:rsidRPr="00B80901" w:rsidRDefault="009F3611" w:rsidP="009F3611">
            <w:pPr>
              <w:pStyle w:val="XML1"/>
              <w:rPr>
                <w:ins w:id="18685" w:author="Thomas Dietz" w:date="2012-08-08T17:05:00Z"/>
                <w:rPrChange w:id="18686" w:author="Thomas Dietz" w:date="2012-08-10T13:22:00Z">
                  <w:rPr>
                    <w:ins w:id="18687" w:author="Thomas Dietz" w:date="2012-08-08T17:05:00Z"/>
                    <w:lang w:val="de-DE"/>
                  </w:rPr>
                </w:rPrChange>
              </w:rPr>
            </w:pPr>
            <w:ins w:id="18688" w:author="Thomas Dietz" w:date="2012-08-08T17:05:00Z">
              <w:r w:rsidRPr="00B80901">
                <w:rPr>
                  <w:rPrChange w:id="18689" w:author="Thomas Dietz" w:date="2012-08-10T13:22:00Z">
                    <w:rPr>
                      <w:lang w:val="de-DE"/>
                    </w:rPr>
                  </w:rPrChange>
                </w:rPr>
                <w:t xml:space="preserve">    it is calculatable from P and Q. Parameters seed and</w:t>
              </w:r>
            </w:ins>
          </w:p>
          <w:p w14:paraId="763E9F34" w14:textId="77777777" w:rsidR="009F3611" w:rsidRPr="00B80901" w:rsidRDefault="009F3611" w:rsidP="009F3611">
            <w:pPr>
              <w:pStyle w:val="XML1"/>
              <w:rPr>
                <w:ins w:id="18690" w:author="Thomas Dietz" w:date="2012-08-08T17:05:00Z"/>
                <w:rPrChange w:id="18691" w:author="Thomas Dietz" w:date="2012-08-10T13:22:00Z">
                  <w:rPr>
                    <w:ins w:id="18692" w:author="Thomas Dietz" w:date="2012-08-08T17:05:00Z"/>
                    <w:lang w:val="de-DE"/>
                  </w:rPr>
                </w:rPrChange>
              </w:rPr>
            </w:pPr>
            <w:ins w:id="18693" w:author="Thomas Dietz" w:date="2012-08-08T17:05:00Z">
              <w:r w:rsidRPr="00B80901">
                <w:rPr>
                  <w:rPrChange w:id="18694" w:author="Thomas Dietz" w:date="2012-08-10T13:22:00Z">
                    <w:rPr>
                      <w:lang w:val="de-DE"/>
                    </w:rPr>
                  </w:rPrChange>
                </w:rPr>
                <w:t xml:space="preserve">    pgenCounter are used in the DSA prime number generation</w:t>
              </w:r>
            </w:ins>
          </w:p>
          <w:p w14:paraId="5B6E901D" w14:textId="77777777" w:rsidR="009F3611" w:rsidRPr="00B80901" w:rsidRDefault="009F3611" w:rsidP="009F3611">
            <w:pPr>
              <w:pStyle w:val="XML1"/>
              <w:rPr>
                <w:ins w:id="18695" w:author="Thomas Dietz" w:date="2012-08-08T17:05:00Z"/>
                <w:rPrChange w:id="18696" w:author="Thomas Dietz" w:date="2012-08-10T13:22:00Z">
                  <w:rPr>
                    <w:ins w:id="18697" w:author="Thomas Dietz" w:date="2012-08-08T17:05:00Z"/>
                    <w:lang w:val="de-DE"/>
                  </w:rPr>
                </w:rPrChange>
              </w:rPr>
            </w:pPr>
            <w:ins w:id="18698" w:author="Thomas Dietz" w:date="2012-08-08T17:05:00Z">
              <w:r w:rsidRPr="00B80901">
                <w:rPr>
                  <w:rPrChange w:id="18699" w:author="Thomas Dietz" w:date="2012-08-10T13:22:00Z">
                    <w:rPr>
                      <w:lang w:val="de-DE"/>
                    </w:rPr>
                  </w:rPrChange>
                </w:rPr>
                <w:t xml:space="preserve">    </w:t>
              </w:r>
              <w:proofErr w:type="gramStart"/>
              <w:r w:rsidRPr="00B80901">
                <w:rPr>
                  <w:rPrChange w:id="18700" w:author="Thomas Dietz" w:date="2012-08-10T13:22:00Z">
                    <w:rPr>
                      <w:lang w:val="de-DE"/>
                    </w:rPr>
                  </w:rPrChange>
                </w:rPr>
                <w:t>algorithm</w:t>
              </w:r>
              <w:proofErr w:type="gramEnd"/>
              <w:r w:rsidRPr="00B80901">
                <w:rPr>
                  <w:rPrChange w:id="18701" w:author="Thomas Dietz" w:date="2012-08-10T13:22:00Z">
                    <w:rPr>
                      <w:lang w:val="de-DE"/>
                    </w:rPr>
                  </w:rPrChange>
                </w:rPr>
                <w:t xml:space="preserve"> specified in the above standard. As such, they are</w:t>
              </w:r>
            </w:ins>
          </w:p>
          <w:p w14:paraId="3B9B9CE6" w14:textId="77777777" w:rsidR="009F3611" w:rsidRPr="00B80901" w:rsidRDefault="009F3611" w:rsidP="009F3611">
            <w:pPr>
              <w:pStyle w:val="XML1"/>
              <w:rPr>
                <w:ins w:id="18702" w:author="Thomas Dietz" w:date="2012-08-08T17:05:00Z"/>
                <w:rPrChange w:id="18703" w:author="Thomas Dietz" w:date="2012-08-10T13:22:00Z">
                  <w:rPr>
                    <w:ins w:id="18704" w:author="Thomas Dietz" w:date="2012-08-08T17:05:00Z"/>
                    <w:lang w:val="de-DE"/>
                  </w:rPr>
                </w:rPrChange>
              </w:rPr>
            </w:pPr>
            <w:ins w:id="18705" w:author="Thomas Dietz" w:date="2012-08-08T17:05:00Z">
              <w:r w:rsidRPr="00B80901">
                <w:rPr>
                  <w:rPrChange w:id="18706" w:author="Thomas Dietz" w:date="2012-08-10T13:22:00Z">
                    <w:rPr>
                      <w:lang w:val="de-DE"/>
                    </w:rPr>
                  </w:rPrChange>
                </w:rPr>
                <w:t xml:space="preserve">    </w:t>
              </w:r>
              <w:proofErr w:type="gramStart"/>
              <w:r w:rsidRPr="00B80901">
                <w:rPr>
                  <w:rPrChange w:id="18707" w:author="Thomas Dietz" w:date="2012-08-10T13:22:00Z">
                    <w:rPr>
                      <w:lang w:val="de-DE"/>
                    </w:rPr>
                  </w:rPrChange>
                </w:rPr>
                <w:t>optional</w:t>
              </w:r>
              <w:proofErr w:type="gramEnd"/>
              <w:r w:rsidRPr="00B80901">
                <w:rPr>
                  <w:rPrChange w:id="18708" w:author="Thomas Dietz" w:date="2012-08-10T13:22:00Z">
                    <w:rPr>
                      <w:lang w:val="de-DE"/>
                    </w:rPr>
                  </w:rPrChange>
                </w:rPr>
                <w:t xml:space="preserve"> but MUST either both be present or both be absent.</w:t>
              </w:r>
            </w:ins>
          </w:p>
          <w:p w14:paraId="5BDF00C4" w14:textId="77777777" w:rsidR="009F3611" w:rsidRPr="00B80901" w:rsidRDefault="009F3611" w:rsidP="009F3611">
            <w:pPr>
              <w:pStyle w:val="XML1"/>
              <w:rPr>
                <w:ins w:id="18709" w:author="Thomas Dietz" w:date="2012-08-08T17:05:00Z"/>
                <w:rPrChange w:id="18710" w:author="Thomas Dietz" w:date="2012-08-10T13:22:00Z">
                  <w:rPr>
                    <w:ins w:id="18711" w:author="Thomas Dietz" w:date="2012-08-08T17:05:00Z"/>
                    <w:lang w:val="de-DE"/>
                  </w:rPr>
                </w:rPrChange>
              </w:rPr>
            </w:pPr>
            <w:ins w:id="18712" w:author="Thomas Dietz" w:date="2012-08-08T17:05:00Z">
              <w:r w:rsidRPr="00B80901">
                <w:rPr>
                  <w:rPrChange w:id="18713" w:author="Thomas Dietz" w:date="2012-08-10T13:22:00Z">
                    <w:rPr>
                      <w:lang w:val="de-DE"/>
                    </w:rPr>
                  </w:rPrChange>
                </w:rPr>
                <w:t xml:space="preserve">    This prime generation algorithm is designed to provide</w:t>
              </w:r>
            </w:ins>
          </w:p>
          <w:p w14:paraId="152D378C" w14:textId="77777777" w:rsidR="009F3611" w:rsidRPr="00B80901" w:rsidRDefault="009F3611" w:rsidP="009F3611">
            <w:pPr>
              <w:pStyle w:val="XML1"/>
              <w:rPr>
                <w:ins w:id="18714" w:author="Thomas Dietz" w:date="2012-08-08T17:05:00Z"/>
                <w:rPrChange w:id="18715" w:author="Thomas Dietz" w:date="2012-08-10T13:22:00Z">
                  <w:rPr>
                    <w:ins w:id="18716" w:author="Thomas Dietz" w:date="2012-08-08T17:05:00Z"/>
                    <w:lang w:val="de-DE"/>
                  </w:rPr>
                </w:rPrChange>
              </w:rPr>
            </w:pPr>
            <w:ins w:id="18717" w:author="Thomas Dietz" w:date="2012-08-08T17:05:00Z">
              <w:r w:rsidRPr="00B80901">
                <w:rPr>
                  <w:rPrChange w:id="18718" w:author="Thomas Dietz" w:date="2012-08-10T13:22:00Z">
                    <w:rPr>
                      <w:lang w:val="de-DE"/>
                    </w:rPr>
                  </w:rPrChange>
                </w:rPr>
                <w:t xml:space="preserve">    assurance that a weak prime is not being used and it yields a P</w:t>
              </w:r>
            </w:ins>
          </w:p>
          <w:p w14:paraId="02B8AF42" w14:textId="77777777" w:rsidR="009F3611" w:rsidRPr="00B80901" w:rsidRDefault="009F3611" w:rsidP="009F3611">
            <w:pPr>
              <w:pStyle w:val="XML1"/>
              <w:rPr>
                <w:ins w:id="18719" w:author="Thomas Dietz" w:date="2012-08-08T17:05:00Z"/>
                <w:rPrChange w:id="18720" w:author="Thomas Dietz" w:date="2012-08-10T13:22:00Z">
                  <w:rPr>
                    <w:ins w:id="18721" w:author="Thomas Dietz" w:date="2012-08-08T17:05:00Z"/>
                    <w:lang w:val="de-DE"/>
                  </w:rPr>
                </w:rPrChange>
              </w:rPr>
            </w:pPr>
            <w:ins w:id="18722" w:author="Thomas Dietz" w:date="2012-08-08T17:05:00Z">
              <w:r w:rsidRPr="00B80901">
                <w:rPr>
                  <w:rPrChange w:id="18723" w:author="Thomas Dietz" w:date="2012-08-10T13:22:00Z">
                    <w:rPr>
                      <w:lang w:val="de-DE"/>
                    </w:rPr>
                  </w:rPrChange>
                </w:rPr>
                <w:t xml:space="preserve">    </w:t>
              </w:r>
              <w:proofErr w:type="gramStart"/>
              <w:r w:rsidRPr="00B80901">
                <w:rPr>
                  <w:rPrChange w:id="18724" w:author="Thomas Dietz" w:date="2012-08-10T13:22:00Z">
                    <w:rPr>
                      <w:lang w:val="de-DE"/>
                    </w:rPr>
                  </w:rPrChange>
                </w:rPr>
                <w:t>and</w:t>
              </w:r>
              <w:proofErr w:type="gramEnd"/>
              <w:r w:rsidRPr="00B80901">
                <w:rPr>
                  <w:rPrChange w:id="18725" w:author="Thomas Dietz" w:date="2012-08-10T13:22:00Z">
                    <w:rPr>
                      <w:lang w:val="de-DE"/>
                    </w:rPr>
                  </w:rPrChange>
                </w:rPr>
                <w:t xml:space="preserve"> Q value. Parameters P, Q, and G can be public and common to</w:t>
              </w:r>
            </w:ins>
          </w:p>
          <w:p w14:paraId="02282FB4" w14:textId="77777777" w:rsidR="009F3611" w:rsidRPr="00B80901" w:rsidRDefault="009F3611" w:rsidP="009F3611">
            <w:pPr>
              <w:pStyle w:val="XML1"/>
              <w:rPr>
                <w:ins w:id="18726" w:author="Thomas Dietz" w:date="2012-08-08T17:05:00Z"/>
                <w:rPrChange w:id="18727" w:author="Thomas Dietz" w:date="2012-08-10T13:22:00Z">
                  <w:rPr>
                    <w:ins w:id="18728" w:author="Thomas Dietz" w:date="2012-08-08T17:05:00Z"/>
                    <w:lang w:val="de-DE"/>
                  </w:rPr>
                </w:rPrChange>
              </w:rPr>
            </w:pPr>
            <w:ins w:id="18729" w:author="Thomas Dietz" w:date="2012-08-08T17:05:00Z">
              <w:r w:rsidRPr="00B80901">
                <w:rPr>
                  <w:rPrChange w:id="18730" w:author="Thomas Dietz" w:date="2012-08-10T13:22:00Z">
                    <w:rPr>
                      <w:lang w:val="de-DE"/>
                    </w:rPr>
                  </w:rPrChange>
                </w:rPr>
                <w:t xml:space="preserve">    </w:t>
              </w:r>
              <w:proofErr w:type="gramStart"/>
              <w:r w:rsidRPr="00B80901">
                <w:rPr>
                  <w:rPrChange w:id="18731" w:author="Thomas Dietz" w:date="2012-08-10T13:22:00Z">
                    <w:rPr>
                      <w:lang w:val="de-DE"/>
                    </w:rPr>
                  </w:rPrChange>
                </w:rPr>
                <w:t>a</w:t>
              </w:r>
              <w:proofErr w:type="gramEnd"/>
              <w:r w:rsidRPr="00B80901">
                <w:rPr>
                  <w:rPrChange w:id="18732" w:author="Thomas Dietz" w:date="2012-08-10T13:22:00Z">
                    <w:rPr>
                      <w:lang w:val="de-DE"/>
                    </w:rPr>
                  </w:rPrChange>
                </w:rPr>
                <w:t xml:space="preserve"> group of users. They might be known from application context.</w:t>
              </w:r>
            </w:ins>
          </w:p>
          <w:p w14:paraId="5ABAACC3" w14:textId="77777777" w:rsidR="009F3611" w:rsidRPr="00B80901" w:rsidRDefault="009F3611" w:rsidP="009F3611">
            <w:pPr>
              <w:pStyle w:val="XML1"/>
              <w:rPr>
                <w:ins w:id="18733" w:author="Thomas Dietz" w:date="2012-08-08T17:05:00Z"/>
                <w:rPrChange w:id="18734" w:author="Thomas Dietz" w:date="2012-08-10T13:22:00Z">
                  <w:rPr>
                    <w:ins w:id="18735" w:author="Thomas Dietz" w:date="2012-08-08T17:05:00Z"/>
                    <w:lang w:val="de-DE"/>
                  </w:rPr>
                </w:rPrChange>
              </w:rPr>
            </w:pPr>
            <w:ins w:id="18736" w:author="Thomas Dietz" w:date="2012-08-08T17:05:00Z">
              <w:r w:rsidRPr="00B80901">
                <w:rPr>
                  <w:rPrChange w:id="18737" w:author="Thomas Dietz" w:date="2012-08-10T13:22:00Z">
                    <w:rPr>
                      <w:lang w:val="de-DE"/>
                    </w:rPr>
                  </w:rPrChange>
                </w:rPr>
                <w:t xml:space="preserve">    As such, they are optional but P and Q MUST either both appear</w:t>
              </w:r>
            </w:ins>
          </w:p>
          <w:p w14:paraId="4682914C" w14:textId="77777777" w:rsidR="009F3611" w:rsidRPr="00B80901" w:rsidRDefault="009F3611" w:rsidP="009F3611">
            <w:pPr>
              <w:pStyle w:val="XML1"/>
              <w:rPr>
                <w:ins w:id="18738" w:author="Thomas Dietz" w:date="2012-08-08T17:05:00Z"/>
                <w:rPrChange w:id="18739" w:author="Thomas Dietz" w:date="2012-08-10T13:22:00Z">
                  <w:rPr>
                    <w:ins w:id="18740" w:author="Thomas Dietz" w:date="2012-08-08T17:05:00Z"/>
                    <w:lang w:val="de-DE"/>
                  </w:rPr>
                </w:rPrChange>
              </w:rPr>
            </w:pPr>
            <w:ins w:id="18741" w:author="Thomas Dietz" w:date="2012-08-08T17:05:00Z">
              <w:r w:rsidRPr="00B80901">
                <w:rPr>
                  <w:rPrChange w:id="18742" w:author="Thomas Dietz" w:date="2012-08-10T13:22:00Z">
                    <w:rPr>
                      <w:lang w:val="de-DE"/>
                    </w:rPr>
                  </w:rPrChange>
                </w:rPr>
                <w:t xml:space="preserve">    </w:t>
              </w:r>
              <w:proofErr w:type="gramStart"/>
              <w:r w:rsidRPr="00B80901">
                <w:rPr>
                  <w:rPrChange w:id="18743" w:author="Thomas Dietz" w:date="2012-08-10T13:22:00Z">
                    <w:rPr>
                      <w:lang w:val="de-DE"/>
                    </w:rPr>
                  </w:rPrChange>
                </w:rPr>
                <w:t>or</w:t>
              </w:r>
              <w:proofErr w:type="gramEnd"/>
              <w:r w:rsidRPr="00B80901">
                <w:rPr>
                  <w:rPrChange w:id="18744" w:author="Thomas Dietz" w:date="2012-08-10T13:22:00Z">
                    <w:rPr>
                      <w:lang w:val="de-DE"/>
                    </w:rPr>
                  </w:rPrChange>
                </w:rPr>
                <w:t xml:space="preserve"> both be absent. If all of P, Q, seed, and pgenCounter are</w:t>
              </w:r>
            </w:ins>
          </w:p>
          <w:p w14:paraId="1A0CE85A" w14:textId="77777777" w:rsidR="009F3611" w:rsidRPr="00B80901" w:rsidRDefault="009F3611" w:rsidP="009F3611">
            <w:pPr>
              <w:pStyle w:val="XML1"/>
              <w:rPr>
                <w:ins w:id="18745" w:author="Thomas Dietz" w:date="2012-08-08T17:05:00Z"/>
                <w:rPrChange w:id="18746" w:author="Thomas Dietz" w:date="2012-08-10T13:22:00Z">
                  <w:rPr>
                    <w:ins w:id="18747" w:author="Thomas Dietz" w:date="2012-08-08T17:05:00Z"/>
                    <w:lang w:val="de-DE"/>
                  </w:rPr>
                </w:rPrChange>
              </w:rPr>
            </w:pPr>
            <w:ins w:id="18748" w:author="Thomas Dietz" w:date="2012-08-08T17:05:00Z">
              <w:r w:rsidRPr="00B80901">
                <w:rPr>
                  <w:rPrChange w:id="18749" w:author="Thomas Dietz" w:date="2012-08-10T13:22:00Z">
                    <w:rPr>
                      <w:lang w:val="de-DE"/>
                    </w:rPr>
                  </w:rPrChange>
                </w:rPr>
                <w:t xml:space="preserve">    present, implementations are not required to check if they are</w:t>
              </w:r>
            </w:ins>
          </w:p>
          <w:p w14:paraId="7C3A9311" w14:textId="77777777" w:rsidR="009F3611" w:rsidRPr="00B80901" w:rsidRDefault="009F3611" w:rsidP="009F3611">
            <w:pPr>
              <w:pStyle w:val="XML1"/>
              <w:rPr>
                <w:ins w:id="18750" w:author="Thomas Dietz" w:date="2012-08-08T17:05:00Z"/>
                <w:rPrChange w:id="18751" w:author="Thomas Dietz" w:date="2012-08-10T13:22:00Z">
                  <w:rPr>
                    <w:ins w:id="18752" w:author="Thomas Dietz" w:date="2012-08-08T17:05:00Z"/>
                    <w:lang w:val="de-DE"/>
                  </w:rPr>
                </w:rPrChange>
              </w:rPr>
            </w:pPr>
            <w:ins w:id="18753" w:author="Thomas Dietz" w:date="2012-08-08T17:05:00Z">
              <w:r w:rsidRPr="00B80901">
                <w:rPr>
                  <w:rPrChange w:id="18754" w:author="Thomas Dietz" w:date="2012-08-10T13:22:00Z">
                    <w:rPr>
                      <w:lang w:val="de-DE"/>
                    </w:rPr>
                  </w:rPrChange>
                </w:rPr>
                <w:t xml:space="preserve">    consistent and are free to use either P and Q or seed and</w:t>
              </w:r>
            </w:ins>
          </w:p>
          <w:p w14:paraId="6E28F33A" w14:textId="77777777" w:rsidR="009F3611" w:rsidRPr="00B80901" w:rsidRDefault="009F3611" w:rsidP="009F3611">
            <w:pPr>
              <w:pStyle w:val="XML1"/>
              <w:rPr>
                <w:ins w:id="18755" w:author="Thomas Dietz" w:date="2012-08-08T17:05:00Z"/>
                <w:rPrChange w:id="18756" w:author="Thomas Dietz" w:date="2012-08-10T13:22:00Z">
                  <w:rPr>
                    <w:ins w:id="18757" w:author="Thomas Dietz" w:date="2012-08-08T17:05:00Z"/>
                    <w:lang w:val="de-DE"/>
                  </w:rPr>
                </w:rPrChange>
              </w:rPr>
            </w:pPr>
            <w:ins w:id="18758" w:author="Thomas Dietz" w:date="2012-08-08T17:05:00Z">
              <w:r w:rsidRPr="00B80901">
                <w:rPr>
                  <w:rPrChange w:id="18759" w:author="Thomas Dietz" w:date="2012-08-10T13:22:00Z">
                    <w:rPr>
                      <w:lang w:val="de-DE"/>
                    </w:rPr>
                  </w:rPrChange>
                </w:rPr>
                <w:t xml:space="preserve">    </w:t>
              </w:r>
              <w:proofErr w:type="gramStart"/>
              <w:r w:rsidRPr="00B80901">
                <w:rPr>
                  <w:rPrChange w:id="18760" w:author="Thomas Dietz" w:date="2012-08-10T13:22:00Z">
                    <w:rPr>
                      <w:lang w:val="de-DE"/>
                    </w:rPr>
                  </w:rPrChange>
                </w:rPr>
                <w:t>pgenCounter</w:t>
              </w:r>
              <w:proofErr w:type="gramEnd"/>
              <w:r w:rsidRPr="00B80901">
                <w:rPr>
                  <w:rPrChange w:id="18761" w:author="Thomas Dietz" w:date="2012-08-10T13:22:00Z">
                    <w:rPr>
                      <w:lang w:val="de-DE"/>
                    </w:rPr>
                  </w:rPrChange>
                </w:rPr>
                <w:t>. All parameters are encoded as base64 values.</w:t>
              </w:r>
              <w:proofErr w:type="gramStart"/>
              <w:r w:rsidRPr="00B80901">
                <w:rPr>
                  <w:rPrChange w:id="18762" w:author="Thomas Dietz" w:date="2012-08-10T13:22:00Z">
                    <w:rPr>
                      <w:lang w:val="de-DE"/>
                    </w:rPr>
                  </w:rPrChange>
                </w:rPr>
                <w:t>";</w:t>
              </w:r>
              <w:proofErr w:type="gramEnd"/>
            </w:ins>
          </w:p>
          <w:p w14:paraId="3407E23F" w14:textId="77777777" w:rsidR="009F3611" w:rsidRPr="00B80901" w:rsidRDefault="009F3611" w:rsidP="009F3611">
            <w:pPr>
              <w:pStyle w:val="XML1"/>
              <w:rPr>
                <w:ins w:id="18763" w:author="Thomas Dietz" w:date="2012-08-08T17:05:00Z"/>
                <w:rPrChange w:id="18764" w:author="Thomas Dietz" w:date="2012-08-10T13:22:00Z">
                  <w:rPr>
                    <w:ins w:id="18765" w:author="Thomas Dietz" w:date="2012-08-08T17:05:00Z"/>
                    <w:lang w:val="de-DE"/>
                  </w:rPr>
                </w:rPrChange>
              </w:rPr>
            </w:pPr>
            <w:ins w:id="18766" w:author="Thomas Dietz" w:date="2012-08-08T17:05:00Z">
              <w:r w:rsidRPr="00B80901">
                <w:rPr>
                  <w:rPrChange w:id="18767" w:author="Thomas Dietz" w:date="2012-08-10T13:22:00Z">
                    <w:rPr>
                      <w:lang w:val="de-DE"/>
                    </w:rPr>
                  </w:rPrChange>
                </w:rPr>
                <w:t xml:space="preserve">    leaf P {</w:t>
              </w:r>
            </w:ins>
          </w:p>
          <w:p w14:paraId="2D7F4D33" w14:textId="77777777" w:rsidR="009F3611" w:rsidRPr="00B80901" w:rsidRDefault="009F3611" w:rsidP="009F3611">
            <w:pPr>
              <w:pStyle w:val="XML1"/>
              <w:rPr>
                <w:ins w:id="18768" w:author="Thomas Dietz" w:date="2012-08-08T17:05:00Z"/>
                <w:rPrChange w:id="18769" w:author="Thomas Dietz" w:date="2012-08-10T13:22:00Z">
                  <w:rPr>
                    <w:ins w:id="18770" w:author="Thomas Dietz" w:date="2012-08-08T17:05:00Z"/>
                    <w:lang w:val="de-DE"/>
                  </w:rPr>
                </w:rPrChange>
              </w:rPr>
            </w:pPr>
            <w:ins w:id="18771" w:author="Thomas Dietz" w:date="2012-08-08T17:05:00Z">
              <w:r w:rsidRPr="00B80901">
                <w:rPr>
                  <w:rPrChange w:id="18772" w:author="Thomas Dietz" w:date="2012-08-10T13:22:00Z">
                    <w:rPr>
                      <w:lang w:val="de-DE"/>
                    </w:rPr>
                  </w:rPrChange>
                </w:rPr>
                <w:t xml:space="preserve">      </w:t>
              </w:r>
              <w:proofErr w:type="gramStart"/>
              <w:r w:rsidRPr="00B80901">
                <w:rPr>
                  <w:rPrChange w:id="18773" w:author="Thomas Dietz" w:date="2012-08-10T13:22:00Z">
                    <w:rPr>
                      <w:lang w:val="de-DE"/>
                    </w:rPr>
                  </w:rPrChange>
                </w:rPr>
                <w:t>when</w:t>
              </w:r>
              <w:proofErr w:type="gramEnd"/>
              <w:r w:rsidRPr="00B80901">
                <w:rPr>
                  <w:rPrChange w:id="18774" w:author="Thomas Dietz" w:date="2012-08-10T13:22:00Z">
                    <w:rPr>
                      <w:lang w:val="de-DE"/>
                    </w:rPr>
                  </w:rPrChange>
                </w:rPr>
                <w:t xml:space="preserve"> "count(../Q) != 0";</w:t>
              </w:r>
            </w:ins>
          </w:p>
          <w:p w14:paraId="07C16DDB" w14:textId="77777777" w:rsidR="009F3611" w:rsidRPr="00B80901" w:rsidRDefault="009F3611" w:rsidP="009F3611">
            <w:pPr>
              <w:pStyle w:val="XML1"/>
              <w:rPr>
                <w:ins w:id="18775" w:author="Thomas Dietz" w:date="2012-08-08T17:05:00Z"/>
                <w:rPrChange w:id="18776" w:author="Thomas Dietz" w:date="2012-08-10T13:22:00Z">
                  <w:rPr>
                    <w:ins w:id="18777" w:author="Thomas Dietz" w:date="2012-08-08T17:05:00Z"/>
                    <w:lang w:val="de-DE"/>
                  </w:rPr>
                </w:rPrChange>
              </w:rPr>
            </w:pPr>
            <w:ins w:id="18778" w:author="Thomas Dietz" w:date="2012-08-08T17:05:00Z">
              <w:r w:rsidRPr="00B80901">
                <w:rPr>
                  <w:rPrChange w:id="18779" w:author="Thomas Dietz" w:date="2012-08-10T13:22:00Z">
                    <w:rPr>
                      <w:lang w:val="de-DE"/>
                    </w:rPr>
                  </w:rPrChange>
                </w:rPr>
                <w:t xml:space="preserve">      type binary;</w:t>
              </w:r>
            </w:ins>
          </w:p>
          <w:p w14:paraId="22A0133F" w14:textId="77777777" w:rsidR="009F3611" w:rsidRPr="00B80901" w:rsidRDefault="009F3611" w:rsidP="009F3611">
            <w:pPr>
              <w:pStyle w:val="XML1"/>
              <w:rPr>
                <w:ins w:id="18780" w:author="Thomas Dietz" w:date="2012-08-08T17:05:00Z"/>
                <w:rPrChange w:id="18781" w:author="Thomas Dietz" w:date="2012-08-10T13:22:00Z">
                  <w:rPr>
                    <w:ins w:id="18782" w:author="Thomas Dietz" w:date="2012-08-08T17:05:00Z"/>
                    <w:lang w:val="de-DE"/>
                  </w:rPr>
                </w:rPrChange>
              </w:rPr>
            </w:pPr>
            <w:ins w:id="18783" w:author="Thomas Dietz" w:date="2012-08-08T17:05:00Z">
              <w:r w:rsidRPr="00B80901">
                <w:rPr>
                  <w:rPrChange w:id="18784" w:author="Thomas Dietz" w:date="2012-08-10T13:22:00Z">
                    <w:rPr>
                      <w:lang w:val="de-DE"/>
                    </w:rPr>
                  </w:rPrChange>
                </w:rPr>
                <w:t xml:space="preserve">      mandatory true;</w:t>
              </w:r>
            </w:ins>
          </w:p>
          <w:p w14:paraId="720F2390" w14:textId="77777777" w:rsidR="009F3611" w:rsidRPr="00B80901" w:rsidRDefault="009F3611" w:rsidP="009F3611">
            <w:pPr>
              <w:pStyle w:val="XML1"/>
              <w:rPr>
                <w:ins w:id="18785" w:author="Thomas Dietz" w:date="2012-08-08T17:05:00Z"/>
                <w:rPrChange w:id="18786" w:author="Thomas Dietz" w:date="2012-08-10T13:22:00Z">
                  <w:rPr>
                    <w:ins w:id="18787" w:author="Thomas Dietz" w:date="2012-08-08T17:05:00Z"/>
                    <w:lang w:val="de-DE"/>
                  </w:rPr>
                </w:rPrChange>
              </w:rPr>
            </w:pPr>
            <w:ins w:id="18788" w:author="Thomas Dietz" w:date="2012-08-08T17:05:00Z">
              <w:r w:rsidRPr="00B80901">
                <w:rPr>
                  <w:rPrChange w:id="18789" w:author="Thomas Dietz" w:date="2012-08-10T13:22:00Z">
                    <w:rPr>
                      <w:lang w:val="de-DE"/>
                    </w:rPr>
                  </w:rPrChange>
                </w:rPr>
                <w:t xml:space="preserve">      </w:t>
              </w:r>
              <w:proofErr w:type="gramStart"/>
              <w:r w:rsidRPr="00B80901">
                <w:rPr>
                  <w:rPrChange w:id="18790" w:author="Thomas Dietz" w:date="2012-08-10T13:22:00Z">
                    <w:rPr>
                      <w:lang w:val="de-DE"/>
                    </w:rPr>
                  </w:rPrChange>
                </w:rPr>
                <w:t>description</w:t>
              </w:r>
              <w:proofErr w:type="gramEnd"/>
              <w:r w:rsidRPr="00B80901">
                <w:rPr>
                  <w:rPrChange w:id="18791" w:author="Thomas Dietz" w:date="2012-08-10T13:22:00Z">
                    <w:rPr>
                      <w:lang w:val="de-DE"/>
                    </w:rPr>
                  </w:rPrChange>
                </w:rPr>
                <w:t xml:space="preserve"> "This element is optional. It MUST be present in</w:t>
              </w:r>
            </w:ins>
          </w:p>
          <w:p w14:paraId="49D436AF" w14:textId="77777777" w:rsidR="009F3611" w:rsidRPr="00B80901" w:rsidRDefault="009F3611" w:rsidP="009F3611">
            <w:pPr>
              <w:pStyle w:val="XML1"/>
              <w:rPr>
                <w:ins w:id="18792" w:author="Thomas Dietz" w:date="2012-08-08T17:05:00Z"/>
                <w:rPrChange w:id="18793" w:author="Thomas Dietz" w:date="2012-08-10T13:22:00Z">
                  <w:rPr>
                    <w:ins w:id="18794" w:author="Thomas Dietz" w:date="2012-08-08T17:05:00Z"/>
                    <w:lang w:val="de-DE"/>
                  </w:rPr>
                </w:rPrChange>
              </w:rPr>
            </w:pPr>
            <w:ins w:id="18795" w:author="Thomas Dietz" w:date="2012-08-08T17:05:00Z">
              <w:r w:rsidRPr="00B80901">
                <w:rPr>
                  <w:rPrChange w:id="18796" w:author="Thomas Dietz" w:date="2012-08-10T13:22:00Z">
                    <w:rPr>
                      <w:lang w:val="de-DE"/>
                    </w:rPr>
                  </w:rPrChange>
                </w:rPr>
                <w:t xml:space="preserve">        </w:t>
              </w:r>
              <w:proofErr w:type="gramStart"/>
              <w:r w:rsidRPr="00B80901">
                <w:rPr>
                  <w:rPrChange w:id="18797" w:author="Thomas Dietz" w:date="2012-08-10T13:22:00Z">
                    <w:rPr>
                      <w:lang w:val="de-DE"/>
                    </w:rPr>
                  </w:rPrChange>
                </w:rPr>
                <w:t>the</w:t>
              </w:r>
              <w:proofErr w:type="gramEnd"/>
              <w:r w:rsidRPr="00B80901">
                <w:rPr>
                  <w:rPrChange w:id="18798" w:author="Thomas Dietz" w:date="2012-08-10T13:22:00Z">
                    <w:rPr>
                      <w:lang w:val="de-DE"/>
                    </w:rPr>
                  </w:rPrChange>
                </w:rPr>
                <w:t xml:space="preserve"> NETCONF data store, if the element 'Q' is present.</w:t>
              </w:r>
            </w:ins>
          </w:p>
          <w:p w14:paraId="6D42BCA6" w14:textId="77777777" w:rsidR="009F3611" w:rsidRPr="00B80901" w:rsidRDefault="009F3611" w:rsidP="009F3611">
            <w:pPr>
              <w:pStyle w:val="XML1"/>
              <w:rPr>
                <w:ins w:id="18799" w:author="Thomas Dietz" w:date="2012-08-08T17:05:00Z"/>
                <w:rPrChange w:id="18800" w:author="Thomas Dietz" w:date="2012-08-10T13:22:00Z">
                  <w:rPr>
                    <w:ins w:id="18801" w:author="Thomas Dietz" w:date="2012-08-08T17:05:00Z"/>
                    <w:lang w:val="de-DE"/>
                  </w:rPr>
                </w:rPrChange>
              </w:rPr>
            </w:pPr>
            <w:ins w:id="18802" w:author="Thomas Dietz" w:date="2012-08-08T17:05:00Z">
              <w:r w:rsidRPr="00B80901">
                <w:rPr>
                  <w:rPrChange w:id="18803" w:author="Thomas Dietz" w:date="2012-08-10T13:22:00Z">
                    <w:rPr>
                      <w:lang w:val="de-DE"/>
                    </w:rPr>
                  </w:rPrChange>
                </w:rPr>
                <w:t xml:space="preserve">        </w:t>
              </w:r>
            </w:ins>
          </w:p>
          <w:p w14:paraId="344C2DC8" w14:textId="77777777" w:rsidR="009F3611" w:rsidRPr="00B80901" w:rsidRDefault="009F3611" w:rsidP="009F3611">
            <w:pPr>
              <w:pStyle w:val="XML1"/>
              <w:rPr>
                <w:ins w:id="18804" w:author="Thomas Dietz" w:date="2012-08-08T17:05:00Z"/>
                <w:rPrChange w:id="18805" w:author="Thomas Dietz" w:date="2012-08-10T13:22:00Z">
                  <w:rPr>
                    <w:ins w:id="18806" w:author="Thomas Dietz" w:date="2012-08-08T17:05:00Z"/>
                    <w:lang w:val="de-DE"/>
                  </w:rPr>
                </w:rPrChange>
              </w:rPr>
            </w:pPr>
            <w:ins w:id="18807" w:author="Thomas Dietz" w:date="2012-08-08T17:05:00Z">
              <w:r w:rsidRPr="00B80901">
                <w:rPr>
                  <w:rPrChange w:id="18808" w:author="Thomas Dietz" w:date="2012-08-10T13:22:00Z">
                    <w:rPr>
                      <w:lang w:val="de-DE"/>
                    </w:rPr>
                  </w:rPrChange>
                </w:rPr>
                <w:t xml:space="preserve">        If element 'Q' is present in a NETCONF &lt;edit-config&gt;</w:t>
              </w:r>
            </w:ins>
          </w:p>
          <w:p w14:paraId="698526B3" w14:textId="77777777" w:rsidR="009F3611" w:rsidRPr="00B80901" w:rsidRDefault="009F3611" w:rsidP="009F3611">
            <w:pPr>
              <w:pStyle w:val="XML1"/>
              <w:rPr>
                <w:ins w:id="18809" w:author="Thomas Dietz" w:date="2012-08-08T17:05:00Z"/>
                <w:rPrChange w:id="18810" w:author="Thomas Dietz" w:date="2012-08-10T13:22:00Z">
                  <w:rPr>
                    <w:ins w:id="18811" w:author="Thomas Dietz" w:date="2012-08-08T17:05:00Z"/>
                    <w:lang w:val="de-DE"/>
                  </w:rPr>
                </w:rPrChange>
              </w:rPr>
            </w:pPr>
            <w:ins w:id="18812" w:author="Thomas Dietz" w:date="2012-08-08T17:05:00Z">
              <w:r w:rsidRPr="00B80901">
                <w:rPr>
                  <w:rPrChange w:id="18813" w:author="Thomas Dietz" w:date="2012-08-10T13:22:00Z">
                    <w:rPr>
                      <w:lang w:val="de-DE"/>
                    </w:rPr>
                  </w:rPrChange>
                </w:rPr>
                <w:t xml:space="preserve">        operation 'create', 'merge' or 'replace' and this element</w:t>
              </w:r>
            </w:ins>
          </w:p>
          <w:p w14:paraId="342A8116" w14:textId="77777777" w:rsidR="009F3611" w:rsidRPr="00B80901" w:rsidRDefault="009F3611" w:rsidP="009F3611">
            <w:pPr>
              <w:pStyle w:val="XML1"/>
              <w:rPr>
                <w:ins w:id="18814" w:author="Thomas Dietz" w:date="2012-08-08T17:05:00Z"/>
                <w:rPrChange w:id="18815" w:author="Thomas Dietz" w:date="2012-08-10T13:22:00Z">
                  <w:rPr>
                    <w:ins w:id="18816" w:author="Thomas Dietz" w:date="2012-08-08T17:05:00Z"/>
                    <w:lang w:val="de-DE"/>
                  </w:rPr>
                </w:rPrChange>
              </w:rPr>
            </w:pPr>
            <w:ins w:id="18817" w:author="Thomas Dietz" w:date="2012-08-08T17:05:00Z">
              <w:r w:rsidRPr="00B80901">
                <w:rPr>
                  <w:rPrChange w:id="18818" w:author="Thomas Dietz" w:date="2012-08-10T13:22:00Z">
                    <w:rPr>
                      <w:lang w:val="de-DE"/>
                    </w:rPr>
                  </w:rPrChange>
                </w:rPr>
                <w:t xml:space="preserve">        </w:t>
              </w:r>
              <w:proofErr w:type="gramStart"/>
              <w:r w:rsidRPr="00B80901">
                <w:rPr>
                  <w:rPrChange w:id="18819" w:author="Thomas Dietz" w:date="2012-08-10T13:22:00Z">
                    <w:rPr>
                      <w:lang w:val="de-DE"/>
                    </w:rPr>
                  </w:rPrChange>
                </w:rPr>
                <w:t>is</w:t>
              </w:r>
              <w:proofErr w:type="gramEnd"/>
              <w:r w:rsidRPr="00B80901">
                <w:rPr>
                  <w:rPrChange w:id="18820" w:author="Thomas Dietz" w:date="2012-08-10T13:22:00Z">
                    <w:rPr>
                      <w:lang w:val="de-DE"/>
                    </w:rPr>
                  </w:rPrChange>
                </w:rPr>
                <w:t xml:space="preserve"> missing, a 'data-missing' error is returned.";</w:t>
              </w:r>
            </w:ins>
          </w:p>
          <w:p w14:paraId="5DA6FD96" w14:textId="77777777" w:rsidR="009F3611" w:rsidRPr="00B80901" w:rsidRDefault="009F3611" w:rsidP="009F3611">
            <w:pPr>
              <w:pStyle w:val="XML1"/>
              <w:rPr>
                <w:ins w:id="18821" w:author="Thomas Dietz" w:date="2012-08-08T17:05:00Z"/>
                <w:rPrChange w:id="18822" w:author="Thomas Dietz" w:date="2012-08-10T13:22:00Z">
                  <w:rPr>
                    <w:ins w:id="18823" w:author="Thomas Dietz" w:date="2012-08-08T17:05:00Z"/>
                    <w:lang w:val="de-DE"/>
                  </w:rPr>
                </w:rPrChange>
              </w:rPr>
            </w:pPr>
            <w:ins w:id="18824" w:author="Thomas Dietz" w:date="2012-08-08T17:05:00Z">
              <w:r w:rsidRPr="00B80901">
                <w:rPr>
                  <w:rPrChange w:id="18825" w:author="Thomas Dietz" w:date="2012-08-10T13:22:00Z">
                    <w:rPr>
                      <w:lang w:val="de-DE"/>
                    </w:rPr>
                  </w:rPrChange>
                </w:rPr>
                <w:t xml:space="preserve">    }</w:t>
              </w:r>
            </w:ins>
          </w:p>
          <w:p w14:paraId="6A5B401A" w14:textId="77777777" w:rsidR="009F3611" w:rsidRPr="00B80901" w:rsidRDefault="009F3611" w:rsidP="009F3611">
            <w:pPr>
              <w:pStyle w:val="XML1"/>
              <w:rPr>
                <w:ins w:id="18826" w:author="Thomas Dietz" w:date="2012-08-08T17:05:00Z"/>
                <w:rPrChange w:id="18827" w:author="Thomas Dietz" w:date="2012-08-10T13:22:00Z">
                  <w:rPr>
                    <w:ins w:id="18828" w:author="Thomas Dietz" w:date="2012-08-08T17:05:00Z"/>
                    <w:lang w:val="de-DE"/>
                  </w:rPr>
                </w:rPrChange>
              </w:rPr>
            </w:pPr>
            <w:ins w:id="18829" w:author="Thomas Dietz" w:date="2012-08-08T17:05:00Z">
              <w:r w:rsidRPr="00B80901">
                <w:rPr>
                  <w:rPrChange w:id="18830" w:author="Thomas Dietz" w:date="2012-08-10T13:22:00Z">
                    <w:rPr>
                      <w:lang w:val="de-DE"/>
                    </w:rPr>
                  </w:rPrChange>
                </w:rPr>
                <w:t xml:space="preserve">    leaf Q {</w:t>
              </w:r>
            </w:ins>
          </w:p>
          <w:p w14:paraId="49B712C4" w14:textId="77777777" w:rsidR="009F3611" w:rsidRPr="00B80901" w:rsidRDefault="009F3611" w:rsidP="009F3611">
            <w:pPr>
              <w:pStyle w:val="XML1"/>
              <w:rPr>
                <w:ins w:id="18831" w:author="Thomas Dietz" w:date="2012-08-08T17:05:00Z"/>
                <w:rPrChange w:id="18832" w:author="Thomas Dietz" w:date="2012-08-10T13:22:00Z">
                  <w:rPr>
                    <w:ins w:id="18833" w:author="Thomas Dietz" w:date="2012-08-08T17:05:00Z"/>
                    <w:lang w:val="de-DE"/>
                  </w:rPr>
                </w:rPrChange>
              </w:rPr>
            </w:pPr>
            <w:ins w:id="18834" w:author="Thomas Dietz" w:date="2012-08-08T17:05:00Z">
              <w:r w:rsidRPr="00B80901">
                <w:rPr>
                  <w:rPrChange w:id="18835" w:author="Thomas Dietz" w:date="2012-08-10T13:22:00Z">
                    <w:rPr>
                      <w:lang w:val="de-DE"/>
                    </w:rPr>
                  </w:rPrChange>
                </w:rPr>
                <w:t xml:space="preserve">      </w:t>
              </w:r>
              <w:proofErr w:type="gramStart"/>
              <w:r w:rsidRPr="00B80901">
                <w:rPr>
                  <w:rPrChange w:id="18836" w:author="Thomas Dietz" w:date="2012-08-10T13:22:00Z">
                    <w:rPr>
                      <w:lang w:val="de-DE"/>
                    </w:rPr>
                  </w:rPrChange>
                </w:rPr>
                <w:t>when</w:t>
              </w:r>
              <w:proofErr w:type="gramEnd"/>
              <w:r w:rsidRPr="00B80901">
                <w:rPr>
                  <w:rPrChange w:id="18837" w:author="Thomas Dietz" w:date="2012-08-10T13:22:00Z">
                    <w:rPr>
                      <w:lang w:val="de-DE"/>
                    </w:rPr>
                  </w:rPrChange>
                </w:rPr>
                <w:t xml:space="preserve"> "count(../P) != 0";</w:t>
              </w:r>
            </w:ins>
          </w:p>
          <w:p w14:paraId="0F57C392" w14:textId="77777777" w:rsidR="009F3611" w:rsidRPr="00B80901" w:rsidRDefault="009F3611" w:rsidP="009F3611">
            <w:pPr>
              <w:pStyle w:val="XML1"/>
              <w:rPr>
                <w:ins w:id="18838" w:author="Thomas Dietz" w:date="2012-08-08T17:05:00Z"/>
                <w:rPrChange w:id="18839" w:author="Thomas Dietz" w:date="2012-08-10T13:22:00Z">
                  <w:rPr>
                    <w:ins w:id="18840" w:author="Thomas Dietz" w:date="2012-08-08T17:05:00Z"/>
                    <w:lang w:val="de-DE"/>
                  </w:rPr>
                </w:rPrChange>
              </w:rPr>
            </w:pPr>
            <w:ins w:id="18841" w:author="Thomas Dietz" w:date="2012-08-08T17:05:00Z">
              <w:r w:rsidRPr="00B80901">
                <w:rPr>
                  <w:rPrChange w:id="18842" w:author="Thomas Dietz" w:date="2012-08-10T13:22:00Z">
                    <w:rPr>
                      <w:lang w:val="de-DE"/>
                    </w:rPr>
                  </w:rPrChange>
                </w:rPr>
                <w:t xml:space="preserve">      type binary;</w:t>
              </w:r>
            </w:ins>
          </w:p>
          <w:p w14:paraId="34F66DC3" w14:textId="77777777" w:rsidR="009F3611" w:rsidRPr="00B80901" w:rsidRDefault="009F3611" w:rsidP="009F3611">
            <w:pPr>
              <w:pStyle w:val="XML1"/>
              <w:rPr>
                <w:ins w:id="18843" w:author="Thomas Dietz" w:date="2012-08-08T17:05:00Z"/>
                <w:rPrChange w:id="18844" w:author="Thomas Dietz" w:date="2012-08-10T13:22:00Z">
                  <w:rPr>
                    <w:ins w:id="18845" w:author="Thomas Dietz" w:date="2012-08-08T17:05:00Z"/>
                    <w:lang w:val="de-DE"/>
                  </w:rPr>
                </w:rPrChange>
              </w:rPr>
            </w:pPr>
            <w:ins w:id="18846" w:author="Thomas Dietz" w:date="2012-08-08T17:05:00Z">
              <w:r w:rsidRPr="00B80901">
                <w:rPr>
                  <w:rPrChange w:id="18847" w:author="Thomas Dietz" w:date="2012-08-10T13:22:00Z">
                    <w:rPr>
                      <w:lang w:val="de-DE"/>
                    </w:rPr>
                  </w:rPrChange>
                </w:rPr>
                <w:t xml:space="preserve">      mandatory true;</w:t>
              </w:r>
            </w:ins>
          </w:p>
          <w:p w14:paraId="6CDDB4BE" w14:textId="77777777" w:rsidR="009F3611" w:rsidRPr="00B80901" w:rsidRDefault="009F3611" w:rsidP="009F3611">
            <w:pPr>
              <w:pStyle w:val="XML1"/>
              <w:rPr>
                <w:ins w:id="18848" w:author="Thomas Dietz" w:date="2012-08-08T17:05:00Z"/>
                <w:rPrChange w:id="18849" w:author="Thomas Dietz" w:date="2012-08-10T13:22:00Z">
                  <w:rPr>
                    <w:ins w:id="18850" w:author="Thomas Dietz" w:date="2012-08-08T17:05:00Z"/>
                    <w:lang w:val="de-DE"/>
                  </w:rPr>
                </w:rPrChange>
              </w:rPr>
            </w:pPr>
            <w:ins w:id="18851" w:author="Thomas Dietz" w:date="2012-08-08T17:05:00Z">
              <w:r w:rsidRPr="00B80901">
                <w:rPr>
                  <w:rPrChange w:id="18852" w:author="Thomas Dietz" w:date="2012-08-10T13:22:00Z">
                    <w:rPr>
                      <w:lang w:val="de-DE"/>
                    </w:rPr>
                  </w:rPrChange>
                </w:rPr>
                <w:t xml:space="preserve">      </w:t>
              </w:r>
              <w:proofErr w:type="gramStart"/>
              <w:r w:rsidRPr="00B80901">
                <w:rPr>
                  <w:rPrChange w:id="18853" w:author="Thomas Dietz" w:date="2012-08-10T13:22:00Z">
                    <w:rPr>
                      <w:lang w:val="de-DE"/>
                    </w:rPr>
                  </w:rPrChange>
                </w:rPr>
                <w:t>description</w:t>
              </w:r>
              <w:proofErr w:type="gramEnd"/>
              <w:r w:rsidRPr="00B80901">
                <w:rPr>
                  <w:rPrChange w:id="18854" w:author="Thomas Dietz" w:date="2012-08-10T13:22:00Z">
                    <w:rPr>
                      <w:lang w:val="de-DE"/>
                    </w:rPr>
                  </w:rPrChange>
                </w:rPr>
                <w:t xml:space="preserve"> "This element is optional. It MUST be present in</w:t>
              </w:r>
            </w:ins>
          </w:p>
          <w:p w14:paraId="106BD43D" w14:textId="77777777" w:rsidR="009F3611" w:rsidRPr="00B80901" w:rsidRDefault="009F3611" w:rsidP="009F3611">
            <w:pPr>
              <w:pStyle w:val="XML1"/>
              <w:rPr>
                <w:ins w:id="18855" w:author="Thomas Dietz" w:date="2012-08-08T17:05:00Z"/>
                <w:rPrChange w:id="18856" w:author="Thomas Dietz" w:date="2012-08-10T13:22:00Z">
                  <w:rPr>
                    <w:ins w:id="18857" w:author="Thomas Dietz" w:date="2012-08-08T17:05:00Z"/>
                    <w:lang w:val="de-DE"/>
                  </w:rPr>
                </w:rPrChange>
              </w:rPr>
            </w:pPr>
            <w:ins w:id="18858" w:author="Thomas Dietz" w:date="2012-08-08T17:05:00Z">
              <w:r w:rsidRPr="00B80901">
                <w:rPr>
                  <w:rPrChange w:id="18859" w:author="Thomas Dietz" w:date="2012-08-10T13:22:00Z">
                    <w:rPr>
                      <w:lang w:val="de-DE"/>
                    </w:rPr>
                  </w:rPrChange>
                </w:rPr>
                <w:t xml:space="preserve">        </w:t>
              </w:r>
              <w:proofErr w:type="gramStart"/>
              <w:r w:rsidRPr="00B80901">
                <w:rPr>
                  <w:rPrChange w:id="18860" w:author="Thomas Dietz" w:date="2012-08-10T13:22:00Z">
                    <w:rPr>
                      <w:lang w:val="de-DE"/>
                    </w:rPr>
                  </w:rPrChange>
                </w:rPr>
                <w:t>the</w:t>
              </w:r>
              <w:proofErr w:type="gramEnd"/>
              <w:r w:rsidRPr="00B80901">
                <w:rPr>
                  <w:rPrChange w:id="18861" w:author="Thomas Dietz" w:date="2012-08-10T13:22:00Z">
                    <w:rPr>
                      <w:lang w:val="de-DE"/>
                    </w:rPr>
                  </w:rPrChange>
                </w:rPr>
                <w:t xml:space="preserve"> NETCONF data store, if the element 'P' is present.</w:t>
              </w:r>
            </w:ins>
          </w:p>
          <w:p w14:paraId="13B9DB57" w14:textId="77777777" w:rsidR="009F3611" w:rsidRPr="00B80901" w:rsidRDefault="009F3611" w:rsidP="009F3611">
            <w:pPr>
              <w:pStyle w:val="XML1"/>
              <w:rPr>
                <w:ins w:id="18862" w:author="Thomas Dietz" w:date="2012-08-08T17:05:00Z"/>
                <w:rPrChange w:id="18863" w:author="Thomas Dietz" w:date="2012-08-10T13:22:00Z">
                  <w:rPr>
                    <w:ins w:id="18864" w:author="Thomas Dietz" w:date="2012-08-08T17:05:00Z"/>
                    <w:lang w:val="de-DE"/>
                  </w:rPr>
                </w:rPrChange>
              </w:rPr>
            </w:pPr>
            <w:ins w:id="18865" w:author="Thomas Dietz" w:date="2012-08-08T17:05:00Z">
              <w:r w:rsidRPr="00B80901">
                <w:rPr>
                  <w:rPrChange w:id="18866" w:author="Thomas Dietz" w:date="2012-08-10T13:22:00Z">
                    <w:rPr>
                      <w:lang w:val="de-DE"/>
                    </w:rPr>
                  </w:rPrChange>
                </w:rPr>
                <w:t xml:space="preserve">        </w:t>
              </w:r>
            </w:ins>
          </w:p>
          <w:p w14:paraId="5C204E67" w14:textId="77777777" w:rsidR="009F3611" w:rsidRPr="00B80901" w:rsidRDefault="009F3611" w:rsidP="009F3611">
            <w:pPr>
              <w:pStyle w:val="XML1"/>
              <w:rPr>
                <w:ins w:id="18867" w:author="Thomas Dietz" w:date="2012-08-08T17:05:00Z"/>
                <w:rPrChange w:id="18868" w:author="Thomas Dietz" w:date="2012-08-10T13:22:00Z">
                  <w:rPr>
                    <w:ins w:id="18869" w:author="Thomas Dietz" w:date="2012-08-08T17:05:00Z"/>
                    <w:lang w:val="de-DE"/>
                  </w:rPr>
                </w:rPrChange>
              </w:rPr>
            </w:pPr>
            <w:ins w:id="18870" w:author="Thomas Dietz" w:date="2012-08-08T17:05:00Z">
              <w:r w:rsidRPr="00B80901">
                <w:rPr>
                  <w:rPrChange w:id="18871" w:author="Thomas Dietz" w:date="2012-08-10T13:22:00Z">
                    <w:rPr>
                      <w:lang w:val="de-DE"/>
                    </w:rPr>
                  </w:rPrChange>
                </w:rPr>
                <w:t xml:space="preserve">        If element 'P' is present in a NETCONF &lt;edit-config&gt;</w:t>
              </w:r>
            </w:ins>
          </w:p>
          <w:p w14:paraId="5E6CAF4A" w14:textId="77777777" w:rsidR="009F3611" w:rsidRPr="00B80901" w:rsidRDefault="009F3611" w:rsidP="009F3611">
            <w:pPr>
              <w:pStyle w:val="XML1"/>
              <w:rPr>
                <w:ins w:id="18872" w:author="Thomas Dietz" w:date="2012-08-08T17:05:00Z"/>
                <w:rPrChange w:id="18873" w:author="Thomas Dietz" w:date="2012-08-10T13:22:00Z">
                  <w:rPr>
                    <w:ins w:id="18874" w:author="Thomas Dietz" w:date="2012-08-08T17:05:00Z"/>
                    <w:lang w:val="de-DE"/>
                  </w:rPr>
                </w:rPrChange>
              </w:rPr>
            </w:pPr>
            <w:ins w:id="18875" w:author="Thomas Dietz" w:date="2012-08-08T17:05:00Z">
              <w:r w:rsidRPr="00B80901">
                <w:rPr>
                  <w:rPrChange w:id="18876" w:author="Thomas Dietz" w:date="2012-08-10T13:22:00Z">
                    <w:rPr>
                      <w:lang w:val="de-DE"/>
                    </w:rPr>
                  </w:rPrChange>
                </w:rPr>
                <w:t xml:space="preserve">        operation 'create', 'merge' or 'replace' and this element</w:t>
              </w:r>
            </w:ins>
          </w:p>
          <w:p w14:paraId="0A8D9CFA" w14:textId="77777777" w:rsidR="009F3611" w:rsidRPr="00B80901" w:rsidRDefault="009F3611" w:rsidP="009F3611">
            <w:pPr>
              <w:pStyle w:val="XML1"/>
              <w:rPr>
                <w:ins w:id="18877" w:author="Thomas Dietz" w:date="2012-08-08T17:05:00Z"/>
                <w:rPrChange w:id="18878" w:author="Thomas Dietz" w:date="2012-08-10T13:22:00Z">
                  <w:rPr>
                    <w:ins w:id="18879" w:author="Thomas Dietz" w:date="2012-08-08T17:05:00Z"/>
                    <w:lang w:val="de-DE"/>
                  </w:rPr>
                </w:rPrChange>
              </w:rPr>
            </w:pPr>
            <w:ins w:id="18880" w:author="Thomas Dietz" w:date="2012-08-08T17:05:00Z">
              <w:r w:rsidRPr="00B80901">
                <w:rPr>
                  <w:rPrChange w:id="18881" w:author="Thomas Dietz" w:date="2012-08-10T13:22:00Z">
                    <w:rPr>
                      <w:lang w:val="de-DE"/>
                    </w:rPr>
                  </w:rPrChange>
                </w:rPr>
                <w:t xml:space="preserve">        </w:t>
              </w:r>
              <w:proofErr w:type="gramStart"/>
              <w:r w:rsidRPr="00B80901">
                <w:rPr>
                  <w:rPrChange w:id="18882" w:author="Thomas Dietz" w:date="2012-08-10T13:22:00Z">
                    <w:rPr>
                      <w:lang w:val="de-DE"/>
                    </w:rPr>
                  </w:rPrChange>
                </w:rPr>
                <w:t>is</w:t>
              </w:r>
              <w:proofErr w:type="gramEnd"/>
              <w:r w:rsidRPr="00B80901">
                <w:rPr>
                  <w:rPrChange w:id="18883" w:author="Thomas Dietz" w:date="2012-08-10T13:22:00Z">
                    <w:rPr>
                      <w:lang w:val="de-DE"/>
                    </w:rPr>
                  </w:rPrChange>
                </w:rPr>
                <w:t xml:space="preserve"> missing, a 'data-missing' error is returned.";</w:t>
              </w:r>
            </w:ins>
          </w:p>
          <w:p w14:paraId="75CBD64B" w14:textId="77777777" w:rsidR="009F3611" w:rsidRPr="00B80901" w:rsidRDefault="009F3611" w:rsidP="009F3611">
            <w:pPr>
              <w:pStyle w:val="XML1"/>
              <w:rPr>
                <w:ins w:id="18884" w:author="Thomas Dietz" w:date="2012-08-08T17:05:00Z"/>
                <w:rPrChange w:id="18885" w:author="Thomas Dietz" w:date="2012-08-10T13:22:00Z">
                  <w:rPr>
                    <w:ins w:id="18886" w:author="Thomas Dietz" w:date="2012-08-08T17:05:00Z"/>
                    <w:lang w:val="de-DE"/>
                  </w:rPr>
                </w:rPrChange>
              </w:rPr>
            </w:pPr>
            <w:ins w:id="18887" w:author="Thomas Dietz" w:date="2012-08-08T17:05:00Z">
              <w:r w:rsidRPr="00B80901">
                <w:rPr>
                  <w:rPrChange w:id="18888" w:author="Thomas Dietz" w:date="2012-08-10T13:22:00Z">
                    <w:rPr>
                      <w:lang w:val="de-DE"/>
                    </w:rPr>
                  </w:rPrChange>
                </w:rPr>
                <w:t xml:space="preserve">    }</w:t>
              </w:r>
            </w:ins>
          </w:p>
          <w:p w14:paraId="27E8F348" w14:textId="77777777" w:rsidR="009F3611" w:rsidRPr="00B80901" w:rsidRDefault="009F3611" w:rsidP="009F3611">
            <w:pPr>
              <w:pStyle w:val="XML1"/>
              <w:rPr>
                <w:ins w:id="18889" w:author="Thomas Dietz" w:date="2012-08-08T17:05:00Z"/>
                <w:rPrChange w:id="18890" w:author="Thomas Dietz" w:date="2012-08-10T13:22:00Z">
                  <w:rPr>
                    <w:ins w:id="18891" w:author="Thomas Dietz" w:date="2012-08-08T17:05:00Z"/>
                    <w:lang w:val="de-DE"/>
                  </w:rPr>
                </w:rPrChange>
              </w:rPr>
            </w:pPr>
            <w:ins w:id="18892" w:author="Thomas Dietz" w:date="2012-08-08T17:05:00Z">
              <w:r w:rsidRPr="00B80901">
                <w:rPr>
                  <w:rPrChange w:id="18893" w:author="Thomas Dietz" w:date="2012-08-10T13:22:00Z">
                    <w:rPr>
                      <w:lang w:val="de-DE"/>
                    </w:rPr>
                  </w:rPrChange>
                </w:rPr>
                <w:t xml:space="preserve">    leaf J {</w:t>
              </w:r>
            </w:ins>
          </w:p>
          <w:p w14:paraId="2EC9EA8C" w14:textId="77777777" w:rsidR="009F3611" w:rsidRPr="00B80901" w:rsidRDefault="009F3611" w:rsidP="009F3611">
            <w:pPr>
              <w:pStyle w:val="XML1"/>
              <w:rPr>
                <w:ins w:id="18894" w:author="Thomas Dietz" w:date="2012-08-08T17:05:00Z"/>
                <w:rPrChange w:id="18895" w:author="Thomas Dietz" w:date="2012-08-10T13:22:00Z">
                  <w:rPr>
                    <w:ins w:id="18896" w:author="Thomas Dietz" w:date="2012-08-08T17:05:00Z"/>
                    <w:lang w:val="de-DE"/>
                  </w:rPr>
                </w:rPrChange>
              </w:rPr>
            </w:pPr>
            <w:ins w:id="18897" w:author="Thomas Dietz" w:date="2012-08-08T17:05:00Z">
              <w:r w:rsidRPr="00B80901">
                <w:rPr>
                  <w:rPrChange w:id="18898" w:author="Thomas Dietz" w:date="2012-08-10T13:22:00Z">
                    <w:rPr>
                      <w:lang w:val="de-DE"/>
                    </w:rPr>
                  </w:rPrChange>
                </w:rPr>
                <w:t xml:space="preserve">      type binary;</w:t>
              </w:r>
            </w:ins>
          </w:p>
          <w:p w14:paraId="1337CB16" w14:textId="77777777" w:rsidR="009F3611" w:rsidRPr="00B80901" w:rsidRDefault="009F3611" w:rsidP="009F3611">
            <w:pPr>
              <w:pStyle w:val="XML1"/>
              <w:rPr>
                <w:ins w:id="18899" w:author="Thomas Dietz" w:date="2012-08-08T17:05:00Z"/>
                <w:rPrChange w:id="18900" w:author="Thomas Dietz" w:date="2012-08-10T13:22:00Z">
                  <w:rPr>
                    <w:ins w:id="18901" w:author="Thomas Dietz" w:date="2012-08-08T17:05:00Z"/>
                    <w:lang w:val="de-DE"/>
                  </w:rPr>
                </w:rPrChange>
              </w:rPr>
            </w:pPr>
            <w:ins w:id="18902" w:author="Thomas Dietz" w:date="2012-08-08T17:05:00Z">
              <w:r w:rsidRPr="00B80901">
                <w:rPr>
                  <w:rPrChange w:id="18903" w:author="Thomas Dietz" w:date="2012-08-10T13:22:00Z">
                    <w:rPr>
                      <w:lang w:val="de-DE"/>
                    </w:rPr>
                  </w:rPrChange>
                </w:rPr>
                <w:lastRenderedPageBreak/>
                <w:t xml:space="preserve">      </w:t>
              </w:r>
              <w:proofErr w:type="gramStart"/>
              <w:r w:rsidRPr="00B80901">
                <w:rPr>
                  <w:rPrChange w:id="18904" w:author="Thomas Dietz" w:date="2012-08-10T13:22:00Z">
                    <w:rPr>
                      <w:lang w:val="de-DE"/>
                    </w:rPr>
                  </w:rPrChange>
                </w:rPr>
                <w:t>description</w:t>
              </w:r>
              <w:proofErr w:type="gramEnd"/>
              <w:r w:rsidRPr="00B80901">
                <w:rPr>
                  <w:rPrChange w:id="18905" w:author="Thomas Dietz" w:date="2012-08-10T13:22:00Z">
                    <w:rPr>
                      <w:lang w:val="de-DE"/>
                    </w:rPr>
                  </w:rPrChange>
                </w:rPr>
                <w:t xml:space="preserve"> "This element is optional.";</w:t>
              </w:r>
            </w:ins>
          </w:p>
          <w:p w14:paraId="5E76D6BE" w14:textId="77777777" w:rsidR="009F3611" w:rsidRPr="00B80901" w:rsidRDefault="009F3611" w:rsidP="009F3611">
            <w:pPr>
              <w:pStyle w:val="XML1"/>
              <w:rPr>
                <w:ins w:id="18906" w:author="Thomas Dietz" w:date="2012-08-08T17:05:00Z"/>
                <w:rPrChange w:id="18907" w:author="Thomas Dietz" w:date="2012-08-10T13:22:00Z">
                  <w:rPr>
                    <w:ins w:id="18908" w:author="Thomas Dietz" w:date="2012-08-08T17:05:00Z"/>
                    <w:lang w:val="de-DE"/>
                  </w:rPr>
                </w:rPrChange>
              </w:rPr>
            </w:pPr>
            <w:ins w:id="18909" w:author="Thomas Dietz" w:date="2012-08-08T17:05:00Z">
              <w:r w:rsidRPr="00B80901">
                <w:rPr>
                  <w:rPrChange w:id="18910" w:author="Thomas Dietz" w:date="2012-08-10T13:22:00Z">
                    <w:rPr>
                      <w:lang w:val="de-DE"/>
                    </w:rPr>
                  </w:rPrChange>
                </w:rPr>
                <w:t xml:space="preserve">    }</w:t>
              </w:r>
            </w:ins>
          </w:p>
          <w:p w14:paraId="1019295E" w14:textId="77777777" w:rsidR="009F3611" w:rsidRPr="00B80901" w:rsidRDefault="009F3611" w:rsidP="009F3611">
            <w:pPr>
              <w:pStyle w:val="XML1"/>
              <w:rPr>
                <w:ins w:id="18911" w:author="Thomas Dietz" w:date="2012-08-08T17:05:00Z"/>
                <w:rPrChange w:id="18912" w:author="Thomas Dietz" w:date="2012-08-10T13:22:00Z">
                  <w:rPr>
                    <w:ins w:id="18913" w:author="Thomas Dietz" w:date="2012-08-08T17:05:00Z"/>
                    <w:lang w:val="de-DE"/>
                  </w:rPr>
                </w:rPrChange>
              </w:rPr>
            </w:pPr>
            <w:ins w:id="18914" w:author="Thomas Dietz" w:date="2012-08-08T17:05:00Z">
              <w:r w:rsidRPr="00B80901">
                <w:rPr>
                  <w:rPrChange w:id="18915" w:author="Thomas Dietz" w:date="2012-08-10T13:22:00Z">
                    <w:rPr>
                      <w:lang w:val="de-DE"/>
                    </w:rPr>
                  </w:rPrChange>
                </w:rPr>
                <w:t xml:space="preserve">    leaf G {</w:t>
              </w:r>
            </w:ins>
          </w:p>
          <w:p w14:paraId="3054B5AB" w14:textId="77777777" w:rsidR="009F3611" w:rsidRPr="00B80901" w:rsidRDefault="009F3611" w:rsidP="009F3611">
            <w:pPr>
              <w:pStyle w:val="XML1"/>
              <w:rPr>
                <w:ins w:id="18916" w:author="Thomas Dietz" w:date="2012-08-08T17:05:00Z"/>
                <w:rPrChange w:id="18917" w:author="Thomas Dietz" w:date="2012-08-10T13:22:00Z">
                  <w:rPr>
                    <w:ins w:id="18918" w:author="Thomas Dietz" w:date="2012-08-08T17:05:00Z"/>
                    <w:lang w:val="de-DE"/>
                  </w:rPr>
                </w:rPrChange>
              </w:rPr>
            </w:pPr>
            <w:ins w:id="18919" w:author="Thomas Dietz" w:date="2012-08-08T17:05:00Z">
              <w:r w:rsidRPr="00B80901">
                <w:rPr>
                  <w:rPrChange w:id="18920" w:author="Thomas Dietz" w:date="2012-08-10T13:22:00Z">
                    <w:rPr>
                      <w:lang w:val="de-DE"/>
                    </w:rPr>
                  </w:rPrChange>
                </w:rPr>
                <w:t xml:space="preserve">      type binary;</w:t>
              </w:r>
            </w:ins>
          </w:p>
          <w:p w14:paraId="3CCA35A4" w14:textId="77777777" w:rsidR="009F3611" w:rsidRPr="00B80901" w:rsidRDefault="009F3611" w:rsidP="009F3611">
            <w:pPr>
              <w:pStyle w:val="XML1"/>
              <w:rPr>
                <w:ins w:id="18921" w:author="Thomas Dietz" w:date="2012-08-08T17:05:00Z"/>
                <w:rPrChange w:id="18922" w:author="Thomas Dietz" w:date="2012-08-10T13:22:00Z">
                  <w:rPr>
                    <w:ins w:id="18923" w:author="Thomas Dietz" w:date="2012-08-08T17:05:00Z"/>
                    <w:lang w:val="de-DE"/>
                  </w:rPr>
                </w:rPrChange>
              </w:rPr>
            </w:pPr>
            <w:ins w:id="18924" w:author="Thomas Dietz" w:date="2012-08-08T17:05:00Z">
              <w:r w:rsidRPr="00B80901">
                <w:rPr>
                  <w:rPrChange w:id="18925" w:author="Thomas Dietz" w:date="2012-08-10T13:22:00Z">
                    <w:rPr>
                      <w:lang w:val="de-DE"/>
                    </w:rPr>
                  </w:rPrChange>
                </w:rPr>
                <w:t xml:space="preserve">      </w:t>
              </w:r>
              <w:proofErr w:type="gramStart"/>
              <w:r w:rsidRPr="00B80901">
                <w:rPr>
                  <w:rPrChange w:id="18926" w:author="Thomas Dietz" w:date="2012-08-10T13:22:00Z">
                    <w:rPr>
                      <w:lang w:val="de-DE"/>
                    </w:rPr>
                  </w:rPrChange>
                </w:rPr>
                <w:t>description</w:t>
              </w:r>
              <w:proofErr w:type="gramEnd"/>
              <w:r w:rsidRPr="00B80901">
                <w:rPr>
                  <w:rPrChange w:id="18927" w:author="Thomas Dietz" w:date="2012-08-10T13:22:00Z">
                    <w:rPr>
                      <w:lang w:val="de-DE"/>
                    </w:rPr>
                  </w:rPrChange>
                </w:rPr>
                <w:t xml:space="preserve"> "This element is optional.";</w:t>
              </w:r>
            </w:ins>
          </w:p>
          <w:p w14:paraId="3478AA39" w14:textId="77777777" w:rsidR="009F3611" w:rsidRPr="00B80901" w:rsidRDefault="009F3611" w:rsidP="009F3611">
            <w:pPr>
              <w:pStyle w:val="XML1"/>
              <w:rPr>
                <w:ins w:id="18928" w:author="Thomas Dietz" w:date="2012-08-08T17:05:00Z"/>
                <w:rPrChange w:id="18929" w:author="Thomas Dietz" w:date="2012-08-10T13:22:00Z">
                  <w:rPr>
                    <w:ins w:id="18930" w:author="Thomas Dietz" w:date="2012-08-08T17:05:00Z"/>
                    <w:lang w:val="de-DE"/>
                  </w:rPr>
                </w:rPrChange>
              </w:rPr>
            </w:pPr>
            <w:ins w:id="18931" w:author="Thomas Dietz" w:date="2012-08-08T17:05:00Z">
              <w:r w:rsidRPr="00B80901">
                <w:rPr>
                  <w:rPrChange w:id="18932" w:author="Thomas Dietz" w:date="2012-08-10T13:22:00Z">
                    <w:rPr>
                      <w:lang w:val="de-DE"/>
                    </w:rPr>
                  </w:rPrChange>
                </w:rPr>
                <w:t xml:space="preserve">    }</w:t>
              </w:r>
            </w:ins>
          </w:p>
          <w:p w14:paraId="142717CA" w14:textId="77777777" w:rsidR="009F3611" w:rsidRPr="00B80901" w:rsidRDefault="009F3611" w:rsidP="009F3611">
            <w:pPr>
              <w:pStyle w:val="XML1"/>
              <w:rPr>
                <w:ins w:id="18933" w:author="Thomas Dietz" w:date="2012-08-08T17:05:00Z"/>
                <w:rPrChange w:id="18934" w:author="Thomas Dietz" w:date="2012-08-10T13:22:00Z">
                  <w:rPr>
                    <w:ins w:id="18935" w:author="Thomas Dietz" w:date="2012-08-08T17:05:00Z"/>
                    <w:lang w:val="de-DE"/>
                  </w:rPr>
                </w:rPrChange>
              </w:rPr>
            </w:pPr>
            <w:ins w:id="18936" w:author="Thomas Dietz" w:date="2012-08-08T17:05:00Z">
              <w:r w:rsidRPr="00B80901">
                <w:rPr>
                  <w:rPrChange w:id="18937" w:author="Thomas Dietz" w:date="2012-08-10T13:22:00Z">
                    <w:rPr>
                      <w:lang w:val="de-DE"/>
                    </w:rPr>
                  </w:rPrChange>
                </w:rPr>
                <w:t xml:space="preserve">    leaf Y {</w:t>
              </w:r>
            </w:ins>
          </w:p>
          <w:p w14:paraId="3AC85402" w14:textId="77777777" w:rsidR="009F3611" w:rsidRPr="00B80901" w:rsidRDefault="009F3611" w:rsidP="009F3611">
            <w:pPr>
              <w:pStyle w:val="XML1"/>
              <w:rPr>
                <w:ins w:id="18938" w:author="Thomas Dietz" w:date="2012-08-08T17:05:00Z"/>
                <w:rPrChange w:id="18939" w:author="Thomas Dietz" w:date="2012-08-10T13:22:00Z">
                  <w:rPr>
                    <w:ins w:id="18940" w:author="Thomas Dietz" w:date="2012-08-08T17:05:00Z"/>
                    <w:lang w:val="de-DE"/>
                  </w:rPr>
                </w:rPrChange>
              </w:rPr>
            </w:pPr>
            <w:ins w:id="18941" w:author="Thomas Dietz" w:date="2012-08-08T17:05:00Z">
              <w:r w:rsidRPr="00B80901">
                <w:rPr>
                  <w:rPrChange w:id="18942" w:author="Thomas Dietz" w:date="2012-08-10T13:22:00Z">
                    <w:rPr>
                      <w:lang w:val="de-DE"/>
                    </w:rPr>
                  </w:rPrChange>
                </w:rPr>
                <w:t xml:space="preserve">      type binary;</w:t>
              </w:r>
            </w:ins>
          </w:p>
          <w:p w14:paraId="324BB056" w14:textId="77777777" w:rsidR="009F3611" w:rsidRPr="00B80901" w:rsidRDefault="009F3611" w:rsidP="009F3611">
            <w:pPr>
              <w:pStyle w:val="XML1"/>
              <w:rPr>
                <w:ins w:id="18943" w:author="Thomas Dietz" w:date="2012-08-08T17:05:00Z"/>
                <w:rPrChange w:id="18944" w:author="Thomas Dietz" w:date="2012-08-10T13:22:00Z">
                  <w:rPr>
                    <w:ins w:id="18945" w:author="Thomas Dietz" w:date="2012-08-08T17:05:00Z"/>
                    <w:lang w:val="de-DE"/>
                  </w:rPr>
                </w:rPrChange>
              </w:rPr>
            </w:pPr>
            <w:ins w:id="18946" w:author="Thomas Dietz" w:date="2012-08-08T17:05:00Z">
              <w:r w:rsidRPr="00B80901">
                <w:rPr>
                  <w:rPrChange w:id="18947" w:author="Thomas Dietz" w:date="2012-08-10T13:22:00Z">
                    <w:rPr>
                      <w:lang w:val="de-DE"/>
                    </w:rPr>
                  </w:rPrChange>
                </w:rPr>
                <w:t xml:space="preserve">      mandatory true;</w:t>
              </w:r>
            </w:ins>
          </w:p>
          <w:p w14:paraId="1CB8A464" w14:textId="77777777" w:rsidR="009F3611" w:rsidRPr="00B80901" w:rsidRDefault="009F3611" w:rsidP="009F3611">
            <w:pPr>
              <w:pStyle w:val="XML1"/>
              <w:rPr>
                <w:ins w:id="18948" w:author="Thomas Dietz" w:date="2012-08-08T17:05:00Z"/>
                <w:rPrChange w:id="18949" w:author="Thomas Dietz" w:date="2012-08-10T13:22:00Z">
                  <w:rPr>
                    <w:ins w:id="18950" w:author="Thomas Dietz" w:date="2012-08-08T17:05:00Z"/>
                    <w:lang w:val="de-DE"/>
                  </w:rPr>
                </w:rPrChange>
              </w:rPr>
            </w:pPr>
            <w:ins w:id="18951" w:author="Thomas Dietz" w:date="2012-08-08T17:05:00Z">
              <w:r w:rsidRPr="00B80901">
                <w:rPr>
                  <w:rPrChange w:id="18952" w:author="Thomas Dietz" w:date="2012-08-10T13:22:00Z">
                    <w:rPr>
                      <w:lang w:val="de-DE"/>
                    </w:rPr>
                  </w:rPrChange>
                </w:rPr>
                <w:t xml:space="preserve">      description "This element MUST be present in the NETCONF data</w:t>
              </w:r>
            </w:ins>
          </w:p>
          <w:p w14:paraId="72875F4D" w14:textId="77777777" w:rsidR="009F3611" w:rsidRPr="00B80901" w:rsidRDefault="009F3611" w:rsidP="009F3611">
            <w:pPr>
              <w:pStyle w:val="XML1"/>
              <w:rPr>
                <w:ins w:id="18953" w:author="Thomas Dietz" w:date="2012-08-08T17:05:00Z"/>
                <w:rPrChange w:id="18954" w:author="Thomas Dietz" w:date="2012-08-10T13:22:00Z">
                  <w:rPr>
                    <w:ins w:id="18955" w:author="Thomas Dietz" w:date="2012-08-08T17:05:00Z"/>
                    <w:lang w:val="de-DE"/>
                  </w:rPr>
                </w:rPrChange>
              </w:rPr>
            </w:pPr>
            <w:ins w:id="18956" w:author="Thomas Dietz" w:date="2012-08-08T17:05:00Z">
              <w:r w:rsidRPr="00B80901">
                <w:rPr>
                  <w:rPrChange w:id="18957" w:author="Thomas Dietz" w:date="2012-08-10T13:22:00Z">
                    <w:rPr>
                      <w:lang w:val="de-DE"/>
                    </w:rPr>
                  </w:rPrChange>
                </w:rPr>
                <w:t xml:space="preserve">        </w:t>
              </w:r>
              <w:proofErr w:type="gramStart"/>
              <w:r w:rsidRPr="00B80901">
                <w:rPr>
                  <w:rPrChange w:id="18958" w:author="Thomas Dietz" w:date="2012-08-10T13:22:00Z">
                    <w:rPr>
                      <w:lang w:val="de-DE"/>
                    </w:rPr>
                  </w:rPrChange>
                </w:rPr>
                <w:t>store</w:t>
              </w:r>
              <w:proofErr w:type="gramEnd"/>
              <w:r w:rsidRPr="00B80901">
                <w:rPr>
                  <w:rPrChange w:id="18959" w:author="Thomas Dietz" w:date="2012-08-10T13:22:00Z">
                    <w:rPr>
                      <w:lang w:val="de-DE"/>
                    </w:rPr>
                  </w:rPrChange>
                </w:rPr>
                <w:t>. If this element is not present in a NETCONF</w:t>
              </w:r>
            </w:ins>
          </w:p>
          <w:p w14:paraId="4E5FF80B" w14:textId="77777777" w:rsidR="009F3611" w:rsidRPr="00B80901" w:rsidRDefault="009F3611" w:rsidP="009F3611">
            <w:pPr>
              <w:pStyle w:val="XML1"/>
              <w:rPr>
                <w:ins w:id="18960" w:author="Thomas Dietz" w:date="2012-08-08T17:05:00Z"/>
                <w:rPrChange w:id="18961" w:author="Thomas Dietz" w:date="2012-08-10T13:22:00Z">
                  <w:rPr>
                    <w:ins w:id="18962" w:author="Thomas Dietz" w:date="2012-08-08T17:05:00Z"/>
                    <w:lang w:val="de-DE"/>
                  </w:rPr>
                </w:rPrChange>
              </w:rPr>
            </w:pPr>
            <w:ins w:id="18963" w:author="Thomas Dietz" w:date="2012-08-08T17:05:00Z">
              <w:r w:rsidRPr="00B80901">
                <w:rPr>
                  <w:rPrChange w:id="18964" w:author="Thomas Dietz" w:date="2012-08-10T13:22:00Z">
                    <w:rPr>
                      <w:lang w:val="de-DE"/>
                    </w:rPr>
                  </w:rPrChange>
                </w:rPr>
                <w:t xml:space="preserve">        &lt;edit-config&gt; operation 'create', 'merge' or 'replace' and</w:t>
              </w:r>
            </w:ins>
          </w:p>
          <w:p w14:paraId="52BBAD90" w14:textId="77777777" w:rsidR="009F3611" w:rsidRPr="00B80901" w:rsidRDefault="009F3611" w:rsidP="009F3611">
            <w:pPr>
              <w:pStyle w:val="XML1"/>
              <w:rPr>
                <w:ins w:id="18965" w:author="Thomas Dietz" w:date="2012-08-08T17:05:00Z"/>
                <w:rPrChange w:id="18966" w:author="Thomas Dietz" w:date="2012-08-10T13:22:00Z">
                  <w:rPr>
                    <w:ins w:id="18967" w:author="Thomas Dietz" w:date="2012-08-08T17:05:00Z"/>
                    <w:lang w:val="de-DE"/>
                  </w:rPr>
                </w:rPrChange>
              </w:rPr>
            </w:pPr>
            <w:ins w:id="18968" w:author="Thomas Dietz" w:date="2012-08-08T17:05:00Z">
              <w:r w:rsidRPr="00B80901">
                <w:rPr>
                  <w:rPrChange w:id="18969" w:author="Thomas Dietz" w:date="2012-08-10T13:22:00Z">
                    <w:rPr>
                      <w:lang w:val="de-DE"/>
                    </w:rPr>
                  </w:rPrChange>
                </w:rPr>
                <w:t xml:space="preserve">        the parent element does not exist, a 'data-missing' error</w:t>
              </w:r>
            </w:ins>
          </w:p>
          <w:p w14:paraId="04FE58EA" w14:textId="77777777" w:rsidR="009F3611" w:rsidRPr="00B80901" w:rsidRDefault="009F3611" w:rsidP="009F3611">
            <w:pPr>
              <w:pStyle w:val="XML1"/>
              <w:rPr>
                <w:ins w:id="18970" w:author="Thomas Dietz" w:date="2012-08-08T17:05:00Z"/>
                <w:rPrChange w:id="18971" w:author="Thomas Dietz" w:date="2012-08-10T13:22:00Z">
                  <w:rPr>
                    <w:ins w:id="18972" w:author="Thomas Dietz" w:date="2012-08-08T17:05:00Z"/>
                    <w:lang w:val="de-DE"/>
                  </w:rPr>
                </w:rPrChange>
              </w:rPr>
            </w:pPr>
            <w:ins w:id="18973" w:author="Thomas Dietz" w:date="2012-08-08T17:05:00Z">
              <w:r w:rsidRPr="00B80901">
                <w:rPr>
                  <w:rPrChange w:id="18974" w:author="Thomas Dietz" w:date="2012-08-10T13:22:00Z">
                    <w:rPr>
                      <w:lang w:val="de-DE"/>
                    </w:rPr>
                  </w:rPrChange>
                </w:rPr>
                <w:t xml:space="preserve">        </w:t>
              </w:r>
              <w:proofErr w:type="gramStart"/>
              <w:r w:rsidRPr="00B80901">
                <w:rPr>
                  <w:rPrChange w:id="18975" w:author="Thomas Dietz" w:date="2012-08-10T13:22:00Z">
                    <w:rPr>
                      <w:lang w:val="de-DE"/>
                    </w:rPr>
                  </w:rPrChange>
                </w:rPr>
                <w:t>is</w:t>
              </w:r>
              <w:proofErr w:type="gramEnd"/>
              <w:r w:rsidRPr="00B80901">
                <w:rPr>
                  <w:rPrChange w:id="18976" w:author="Thomas Dietz" w:date="2012-08-10T13:22:00Z">
                    <w:rPr>
                      <w:lang w:val="de-DE"/>
                    </w:rPr>
                  </w:rPrChange>
                </w:rPr>
                <w:t xml:space="preserve"> returned.";</w:t>
              </w:r>
            </w:ins>
          </w:p>
          <w:p w14:paraId="2CA5B631" w14:textId="77777777" w:rsidR="009F3611" w:rsidRPr="00B80901" w:rsidRDefault="009F3611" w:rsidP="009F3611">
            <w:pPr>
              <w:pStyle w:val="XML1"/>
              <w:rPr>
                <w:ins w:id="18977" w:author="Thomas Dietz" w:date="2012-08-08T17:05:00Z"/>
                <w:rPrChange w:id="18978" w:author="Thomas Dietz" w:date="2012-08-10T13:22:00Z">
                  <w:rPr>
                    <w:ins w:id="18979" w:author="Thomas Dietz" w:date="2012-08-08T17:05:00Z"/>
                    <w:lang w:val="de-DE"/>
                  </w:rPr>
                </w:rPrChange>
              </w:rPr>
            </w:pPr>
            <w:ins w:id="18980" w:author="Thomas Dietz" w:date="2012-08-08T17:05:00Z">
              <w:r w:rsidRPr="00B80901">
                <w:rPr>
                  <w:rPrChange w:id="18981" w:author="Thomas Dietz" w:date="2012-08-10T13:22:00Z">
                    <w:rPr>
                      <w:lang w:val="de-DE"/>
                    </w:rPr>
                  </w:rPrChange>
                </w:rPr>
                <w:t xml:space="preserve">    }</w:t>
              </w:r>
            </w:ins>
          </w:p>
          <w:p w14:paraId="6C4B3D94" w14:textId="77777777" w:rsidR="009F3611" w:rsidRPr="00B80901" w:rsidRDefault="009F3611" w:rsidP="009F3611">
            <w:pPr>
              <w:pStyle w:val="XML1"/>
              <w:rPr>
                <w:ins w:id="18982" w:author="Thomas Dietz" w:date="2012-08-08T17:05:00Z"/>
                <w:rPrChange w:id="18983" w:author="Thomas Dietz" w:date="2012-08-10T13:22:00Z">
                  <w:rPr>
                    <w:ins w:id="18984" w:author="Thomas Dietz" w:date="2012-08-08T17:05:00Z"/>
                    <w:lang w:val="de-DE"/>
                  </w:rPr>
                </w:rPrChange>
              </w:rPr>
            </w:pPr>
            <w:ins w:id="18985" w:author="Thomas Dietz" w:date="2012-08-08T17:05:00Z">
              <w:r w:rsidRPr="00B80901">
                <w:rPr>
                  <w:rPrChange w:id="18986" w:author="Thomas Dietz" w:date="2012-08-10T13:22:00Z">
                    <w:rPr>
                      <w:lang w:val="de-DE"/>
                    </w:rPr>
                  </w:rPrChange>
                </w:rPr>
                <w:t xml:space="preserve">    leaf Seed {</w:t>
              </w:r>
            </w:ins>
          </w:p>
          <w:p w14:paraId="1D86576C" w14:textId="77777777" w:rsidR="009F3611" w:rsidRPr="00B80901" w:rsidRDefault="009F3611" w:rsidP="009F3611">
            <w:pPr>
              <w:pStyle w:val="XML1"/>
              <w:rPr>
                <w:ins w:id="18987" w:author="Thomas Dietz" w:date="2012-08-08T17:05:00Z"/>
                <w:rPrChange w:id="18988" w:author="Thomas Dietz" w:date="2012-08-10T13:22:00Z">
                  <w:rPr>
                    <w:ins w:id="18989" w:author="Thomas Dietz" w:date="2012-08-08T17:05:00Z"/>
                    <w:lang w:val="de-DE"/>
                  </w:rPr>
                </w:rPrChange>
              </w:rPr>
            </w:pPr>
            <w:ins w:id="18990" w:author="Thomas Dietz" w:date="2012-08-08T17:05:00Z">
              <w:r w:rsidRPr="00B80901">
                <w:rPr>
                  <w:rPrChange w:id="18991" w:author="Thomas Dietz" w:date="2012-08-10T13:22:00Z">
                    <w:rPr>
                      <w:lang w:val="de-DE"/>
                    </w:rPr>
                  </w:rPrChange>
                </w:rPr>
                <w:t xml:space="preserve">      </w:t>
              </w:r>
              <w:proofErr w:type="gramStart"/>
              <w:r w:rsidRPr="00B80901">
                <w:rPr>
                  <w:rPrChange w:id="18992" w:author="Thomas Dietz" w:date="2012-08-10T13:22:00Z">
                    <w:rPr>
                      <w:lang w:val="de-DE"/>
                    </w:rPr>
                  </w:rPrChange>
                </w:rPr>
                <w:t>when</w:t>
              </w:r>
              <w:proofErr w:type="gramEnd"/>
              <w:r w:rsidRPr="00B80901">
                <w:rPr>
                  <w:rPrChange w:id="18993" w:author="Thomas Dietz" w:date="2012-08-10T13:22:00Z">
                    <w:rPr>
                      <w:lang w:val="de-DE"/>
                    </w:rPr>
                  </w:rPrChange>
                </w:rPr>
                <w:t xml:space="preserve"> "count(../PgenCounter) != 0";</w:t>
              </w:r>
            </w:ins>
          </w:p>
          <w:p w14:paraId="45D47911" w14:textId="77777777" w:rsidR="009F3611" w:rsidRPr="00B80901" w:rsidRDefault="009F3611" w:rsidP="009F3611">
            <w:pPr>
              <w:pStyle w:val="XML1"/>
              <w:rPr>
                <w:ins w:id="18994" w:author="Thomas Dietz" w:date="2012-08-08T17:05:00Z"/>
                <w:rPrChange w:id="18995" w:author="Thomas Dietz" w:date="2012-08-10T13:22:00Z">
                  <w:rPr>
                    <w:ins w:id="18996" w:author="Thomas Dietz" w:date="2012-08-08T17:05:00Z"/>
                    <w:lang w:val="de-DE"/>
                  </w:rPr>
                </w:rPrChange>
              </w:rPr>
            </w:pPr>
            <w:ins w:id="18997" w:author="Thomas Dietz" w:date="2012-08-08T17:05:00Z">
              <w:r w:rsidRPr="00B80901">
                <w:rPr>
                  <w:rPrChange w:id="18998" w:author="Thomas Dietz" w:date="2012-08-10T13:22:00Z">
                    <w:rPr>
                      <w:lang w:val="de-DE"/>
                    </w:rPr>
                  </w:rPrChange>
                </w:rPr>
                <w:t xml:space="preserve">      type binary;</w:t>
              </w:r>
            </w:ins>
          </w:p>
          <w:p w14:paraId="033548D0" w14:textId="77777777" w:rsidR="009F3611" w:rsidRPr="00B80901" w:rsidRDefault="009F3611" w:rsidP="009F3611">
            <w:pPr>
              <w:pStyle w:val="XML1"/>
              <w:rPr>
                <w:ins w:id="18999" w:author="Thomas Dietz" w:date="2012-08-08T17:05:00Z"/>
                <w:rPrChange w:id="19000" w:author="Thomas Dietz" w:date="2012-08-10T13:22:00Z">
                  <w:rPr>
                    <w:ins w:id="19001" w:author="Thomas Dietz" w:date="2012-08-08T17:05:00Z"/>
                    <w:lang w:val="de-DE"/>
                  </w:rPr>
                </w:rPrChange>
              </w:rPr>
            </w:pPr>
            <w:ins w:id="19002" w:author="Thomas Dietz" w:date="2012-08-08T17:05:00Z">
              <w:r w:rsidRPr="00B80901">
                <w:rPr>
                  <w:rPrChange w:id="19003" w:author="Thomas Dietz" w:date="2012-08-10T13:22:00Z">
                    <w:rPr>
                      <w:lang w:val="de-DE"/>
                    </w:rPr>
                  </w:rPrChange>
                </w:rPr>
                <w:t xml:space="preserve">      mandatory true;</w:t>
              </w:r>
            </w:ins>
          </w:p>
          <w:p w14:paraId="2E36F98D" w14:textId="77777777" w:rsidR="009F3611" w:rsidRPr="00B80901" w:rsidRDefault="009F3611" w:rsidP="009F3611">
            <w:pPr>
              <w:pStyle w:val="XML1"/>
              <w:rPr>
                <w:ins w:id="19004" w:author="Thomas Dietz" w:date="2012-08-08T17:05:00Z"/>
                <w:rPrChange w:id="19005" w:author="Thomas Dietz" w:date="2012-08-10T13:22:00Z">
                  <w:rPr>
                    <w:ins w:id="19006" w:author="Thomas Dietz" w:date="2012-08-08T17:05:00Z"/>
                    <w:lang w:val="de-DE"/>
                  </w:rPr>
                </w:rPrChange>
              </w:rPr>
            </w:pPr>
            <w:ins w:id="19007" w:author="Thomas Dietz" w:date="2012-08-08T17:05:00Z">
              <w:r w:rsidRPr="00B80901">
                <w:rPr>
                  <w:rPrChange w:id="19008" w:author="Thomas Dietz" w:date="2012-08-10T13:22:00Z">
                    <w:rPr>
                      <w:lang w:val="de-DE"/>
                    </w:rPr>
                  </w:rPrChange>
                </w:rPr>
                <w:t xml:space="preserve">      </w:t>
              </w:r>
              <w:proofErr w:type="gramStart"/>
              <w:r w:rsidRPr="00B80901">
                <w:rPr>
                  <w:rPrChange w:id="19009" w:author="Thomas Dietz" w:date="2012-08-10T13:22:00Z">
                    <w:rPr>
                      <w:lang w:val="de-DE"/>
                    </w:rPr>
                  </w:rPrChange>
                </w:rPr>
                <w:t>description</w:t>
              </w:r>
              <w:proofErr w:type="gramEnd"/>
              <w:r w:rsidRPr="00B80901">
                <w:rPr>
                  <w:rPrChange w:id="19010" w:author="Thomas Dietz" w:date="2012-08-10T13:22:00Z">
                    <w:rPr>
                      <w:lang w:val="de-DE"/>
                    </w:rPr>
                  </w:rPrChange>
                </w:rPr>
                <w:t xml:space="preserve"> "This element is optional. It MUST be present in</w:t>
              </w:r>
            </w:ins>
          </w:p>
          <w:p w14:paraId="0E107397" w14:textId="77777777" w:rsidR="009F3611" w:rsidRPr="00B80901" w:rsidRDefault="009F3611" w:rsidP="009F3611">
            <w:pPr>
              <w:pStyle w:val="XML1"/>
              <w:rPr>
                <w:ins w:id="19011" w:author="Thomas Dietz" w:date="2012-08-08T17:05:00Z"/>
                <w:rPrChange w:id="19012" w:author="Thomas Dietz" w:date="2012-08-10T13:22:00Z">
                  <w:rPr>
                    <w:ins w:id="19013" w:author="Thomas Dietz" w:date="2012-08-08T17:05:00Z"/>
                    <w:lang w:val="de-DE"/>
                  </w:rPr>
                </w:rPrChange>
              </w:rPr>
            </w:pPr>
            <w:ins w:id="19014" w:author="Thomas Dietz" w:date="2012-08-08T17:05:00Z">
              <w:r w:rsidRPr="00B80901">
                <w:rPr>
                  <w:rPrChange w:id="19015" w:author="Thomas Dietz" w:date="2012-08-10T13:22:00Z">
                    <w:rPr>
                      <w:lang w:val="de-DE"/>
                    </w:rPr>
                  </w:rPrChange>
                </w:rPr>
                <w:t xml:space="preserve">        the NETCONF data store, if the element 'PgenCounter' is</w:t>
              </w:r>
            </w:ins>
          </w:p>
          <w:p w14:paraId="282F1869" w14:textId="77777777" w:rsidR="009F3611" w:rsidRPr="00B80901" w:rsidRDefault="009F3611" w:rsidP="009F3611">
            <w:pPr>
              <w:pStyle w:val="XML1"/>
              <w:rPr>
                <w:ins w:id="19016" w:author="Thomas Dietz" w:date="2012-08-08T17:05:00Z"/>
                <w:rPrChange w:id="19017" w:author="Thomas Dietz" w:date="2012-08-10T13:22:00Z">
                  <w:rPr>
                    <w:ins w:id="19018" w:author="Thomas Dietz" w:date="2012-08-08T17:05:00Z"/>
                    <w:lang w:val="de-DE"/>
                  </w:rPr>
                </w:rPrChange>
              </w:rPr>
            </w:pPr>
            <w:ins w:id="19019" w:author="Thomas Dietz" w:date="2012-08-08T17:05:00Z">
              <w:r w:rsidRPr="00B80901">
                <w:rPr>
                  <w:rPrChange w:id="19020" w:author="Thomas Dietz" w:date="2012-08-10T13:22:00Z">
                    <w:rPr>
                      <w:lang w:val="de-DE"/>
                    </w:rPr>
                  </w:rPrChange>
                </w:rPr>
                <w:t xml:space="preserve">        </w:t>
              </w:r>
              <w:proofErr w:type="gramStart"/>
              <w:r w:rsidRPr="00B80901">
                <w:rPr>
                  <w:rPrChange w:id="19021" w:author="Thomas Dietz" w:date="2012-08-10T13:22:00Z">
                    <w:rPr>
                      <w:lang w:val="de-DE"/>
                    </w:rPr>
                  </w:rPrChange>
                </w:rPr>
                <w:t>present</w:t>
              </w:r>
              <w:proofErr w:type="gramEnd"/>
              <w:r w:rsidRPr="00B80901">
                <w:rPr>
                  <w:rPrChange w:id="19022" w:author="Thomas Dietz" w:date="2012-08-10T13:22:00Z">
                    <w:rPr>
                      <w:lang w:val="de-DE"/>
                    </w:rPr>
                  </w:rPrChange>
                </w:rPr>
                <w:t>.</w:t>
              </w:r>
            </w:ins>
          </w:p>
          <w:p w14:paraId="31C84298" w14:textId="77777777" w:rsidR="009F3611" w:rsidRPr="00B80901" w:rsidRDefault="009F3611" w:rsidP="009F3611">
            <w:pPr>
              <w:pStyle w:val="XML1"/>
              <w:rPr>
                <w:ins w:id="19023" w:author="Thomas Dietz" w:date="2012-08-08T17:05:00Z"/>
                <w:rPrChange w:id="19024" w:author="Thomas Dietz" w:date="2012-08-10T13:22:00Z">
                  <w:rPr>
                    <w:ins w:id="19025" w:author="Thomas Dietz" w:date="2012-08-08T17:05:00Z"/>
                    <w:lang w:val="de-DE"/>
                  </w:rPr>
                </w:rPrChange>
              </w:rPr>
            </w:pPr>
            <w:ins w:id="19026" w:author="Thomas Dietz" w:date="2012-08-08T17:05:00Z">
              <w:r w:rsidRPr="00B80901">
                <w:rPr>
                  <w:rPrChange w:id="19027" w:author="Thomas Dietz" w:date="2012-08-10T13:22:00Z">
                    <w:rPr>
                      <w:lang w:val="de-DE"/>
                    </w:rPr>
                  </w:rPrChange>
                </w:rPr>
                <w:t xml:space="preserve">        </w:t>
              </w:r>
            </w:ins>
          </w:p>
          <w:p w14:paraId="6AAFA1E0" w14:textId="77777777" w:rsidR="009F3611" w:rsidRPr="00B80901" w:rsidRDefault="009F3611" w:rsidP="009F3611">
            <w:pPr>
              <w:pStyle w:val="XML1"/>
              <w:rPr>
                <w:ins w:id="19028" w:author="Thomas Dietz" w:date="2012-08-08T17:05:00Z"/>
                <w:rPrChange w:id="19029" w:author="Thomas Dietz" w:date="2012-08-10T13:22:00Z">
                  <w:rPr>
                    <w:ins w:id="19030" w:author="Thomas Dietz" w:date="2012-08-08T17:05:00Z"/>
                    <w:lang w:val="de-DE"/>
                  </w:rPr>
                </w:rPrChange>
              </w:rPr>
            </w:pPr>
            <w:ins w:id="19031" w:author="Thomas Dietz" w:date="2012-08-08T17:05:00Z">
              <w:r w:rsidRPr="00B80901">
                <w:rPr>
                  <w:rPrChange w:id="19032" w:author="Thomas Dietz" w:date="2012-08-10T13:22:00Z">
                    <w:rPr>
                      <w:lang w:val="de-DE"/>
                    </w:rPr>
                  </w:rPrChange>
                </w:rPr>
                <w:t xml:space="preserve">        If element 'PgenCounter' is present in a NETCONF</w:t>
              </w:r>
            </w:ins>
          </w:p>
          <w:p w14:paraId="6EE1F45A" w14:textId="77777777" w:rsidR="009F3611" w:rsidRPr="00B80901" w:rsidRDefault="009F3611" w:rsidP="009F3611">
            <w:pPr>
              <w:pStyle w:val="XML1"/>
              <w:rPr>
                <w:ins w:id="19033" w:author="Thomas Dietz" w:date="2012-08-08T17:05:00Z"/>
                <w:rPrChange w:id="19034" w:author="Thomas Dietz" w:date="2012-08-10T13:22:00Z">
                  <w:rPr>
                    <w:ins w:id="19035" w:author="Thomas Dietz" w:date="2012-08-08T17:05:00Z"/>
                    <w:lang w:val="de-DE"/>
                  </w:rPr>
                </w:rPrChange>
              </w:rPr>
            </w:pPr>
            <w:ins w:id="19036" w:author="Thomas Dietz" w:date="2012-08-08T17:05:00Z">
              <w:r w:rsidRPr="00B80901">
                <w:rPr>
                  <w:rPrChange w:id="19037" w:author="Thomas Dietz" w:date="2012-08-10T13:22:00Z">
                    <w:rPr>
                      <w:lang w:val="de-DE"/>
                    </w:rPr>
                  </w:rPrChange>
                </w:rPr>
                <w:t xml:space="preserve">        &lt;edit-config&gt; operation 'create', 'merge' or 'replace' and</w:t>
              </w:r>
            </w:ins>
          </w:p>
          <w:p w14:paraId="6D6802B3" w14:textId="77777777" w:rsidR="009F3611" w:rsidRPr="00B80901" w:rsidRDefault="009F3611" w:rsidP="009F3611">
            <w:pPr>
              <w:pStyle w:val="XML1"/>
              <w:rPr>
                <w:ins w:id="19038" w:author="Thomas Dietz" w:date="2012-08-08T17:05:00Z"/>
                <w:rPrChange w:id="19039" w:author="Thomas Dietz" w:date="2012-08-10T13:22:00Z">
                  <w:rPr>
                    <w:ins w:id="19040" w:author="Thomas Dietz" w:date="2012-08-08T17:05:00Z"/>
                    <w:lang w:val="de-DE"/>
                  </w:rPr>
                </w:rPrChange>
              </w:rPr>
            </w:pPr>
            <w:ins w:id="19041" w:author="Thomas Dietz" w:date="2012-08-08T17:05:00Z">
              <w:r w:rsidRPr="00B80901">
                <w:rPr>
                  <w:rPrChange w:id="19042" w:author="Thomas Dietz" w:date="2012-08-10T13:22:00Z">
                    <w:rPr>
                      <w:lang w:val="de-DE"/>
                    </w:rPr>
                  </w:rPrChange>
                </w:rPr>
                <w:t xml:space="preserve">        this element is missing, a 'data-missing' error is</w:t>
              </w:r>
            </w:ins>
          </w:p>
          <w:p w14:paraId="4A3C7D58" w14:textId="77777777" w:rsidR="009F3611" w:rsidRPr="00B80901" w:rsidRDefault="009F3611" w:rsidP="009F3611">
            <w:pPr>
              <w:pStyle w:val="XML1"/>
              <w:rPr>
                <w:ins w:id="19043" w:author="Thomas Dietz" w:date="2012-08-08T17:05:00Z"/>
                <w:rPrChange w:id="19044" w:author="Thomas Dietz" w:date="2012-08-10T13:22:00Z">
                  <w:rPr>
                    <w:ins w:id="19045" w:author="Thomas Dietz" w:date="2012-08-08T17:05:00Z"/>
                    <w:lang w:val="de-DE"/>
                  </w:rPr>
                </w:rPrChange>
              </w:rPr>
            </w:pPr>
            <w:ins w:id="19046" w:author="Thomas Dietz" w:date="2012-08-08T17:05:00Z">
              <w:r w:rsidRPr="00B80901">
                <w:rPr>
                  <w:rPrChange w:id="19047" w:author="Thomas Dietz" w:date="2012-08-10T13:22:00Z">
                    <w:rPr>
                      <w:lang w:val="de-DE"/>
                    </w:rPr>
                  </w:rPrChange>
                </w:rPr>
                <w:t xml:space="preserve">        </w:t>
              </w:r>
              <w:proofErr w:type="gramStart"/>
              <w:r w:rsidRPr="00B80901">
                <w:rPr>
                  <w:rPrChange w:id="19048" w:author="Thomas Dietz" w:date="2012-08-10T13:22:00Z">
                    <w:rPr>
                      <w:lang w:val="de-DE"/>
                    </w:rPr>
                  </w:rPrChange>
                </w:rPr>
                <w:t>returned</w:t>
              </w:r>
              <w:proofErr w:type="gramEnd"/>
              <w:r w:rsidRPr="00B80901">
                <w:rPr>
                  <w:rPrChange w:id="19049" w:author="Thomas Dietz" w:date="2012-08-10T13:22:00Z">
                    <w:rPr>
                      <w:lang w:val="de-DE"/>
                    </w:rPr>
                  </w:rPrChange>
                </w:rPr>
                <w:t>.";</w:t>
              </w:r>
            </w:ins>
          </w:p>
          <w:p w14:paraId="0DA17D9A" w14:textId="77777777" w:rsidR="009F3611" w:rsidRPr="00B80901" w:rsidRDefault="009F3611" w:rsidP="009F3611">
            <w:pPr>
              <w:pStyle w:val="XML1"/>
              <w:rPr>
                <w:ins w:id="19050" w:author="Thomas Dietz" w:date="2012-08-08T17:05:00Z"/>
                <w:rPrChange w:id="19051" w:author="Thomas Dietz" w:date="2012-08-10T13:22:00Z">
                  <w:rPr>
                    <w:ins w:id="19052" w:author="Thomas Dietz" w:date="2012-08-08T17:05:00Z"/>
                    <w:lang w:val="de-DE"/>
                  </w:rPr>
                </w:rPrChange>
              </w:rPr>
            </w:pPr>
            <w:ins w:id="19053" w:author="Thomas Dietz" w:date="2012-08-08T17:05:00Z">
              <w:r w:rsidRPr="00B80901">
                <w:rPr>
                  <w:rPrChange w:id="19054" w:author="Thomas Dietz" w:date="2012-08-10T13:22:00Z">
                    <w:rPr>
                      <w:lang w:val="de-DE"/>
                    </w:rPr>
                  </w:rPrChange>
                </w:rPr>
                <w:t xml:space="preserve">    }</w:t>
              </w:r>
            </w:ins>
          </w:p>
          <w:p w14:paraId="075C2E40" w14:textId="77777777" w:rsidR="009F3611" w:rsidRPr="00B80901" w:rsidRDefault="009F3611" w:rsidP="009F3611">
            <w:pPr>
              <w:pStyle w:val="XML1"/>
              <w:rPr>
                <w:ins w:id="19055" w:author="Thomas Dietz" w:date="2012-08-08T17:05:00Z"/>
                <w:rPrChange w:id="19056" w:author="Thomas Dietz" w:date="2012-08-10T13:22:00Z">
                  <w:rPr>
                    <w:ins w:id="19057" w:author="Thomas Dietz" w:date="2012-08-08T17:05:00Z"/>
                    <w:lang w:val="de-DE"/>
                  </w:rPr>
                </w:rPrChange>
              </w:rPr>
            </w:pPr>
            <w:ins w:id="19058" w:author="Thomas Dietz" w:date="2012-08-08T17:05:00Z">
              <w:r w:rsidRPr="00B80901">
                <w:rPr>
                  <w:rPrChange w:id="19059" w:author="Thomas Dietz" w:date="2012-08-10T13:22:00Z">
                    <w:rPr>
                      <w:lang w:val="de-DE"/>
                    </w:rPr>
                  </w:rPrChange>
                </w:rPr>
                <w:t xml:space="preserve">    leaf PgenCounter {</w:t>
              </w:r>
            </w:ins>
          </w:p>
          <w:p w14:paraId="766714A7" w14:textId="77777777" w:rsidR="009F3611" w:rsidRPr="00B80901" w:rsidRDefault="009F3611" w:rsidP="009F3611">
            <w:pPr>
              <w:pStyle w:val="XML1"/>
              <w:rPr>
                <w:ins w:id="19060" w:author="Thomas Dietz" w:date="2012-08-08T17:05:00Z"/>
                <w:rPrChange w:id="19061" w:author="Thomas Dietz" w:date="2012-08-10T13:22:00Z">
                  <w:rPr>
                    <w:ins w:id="19062" w:author="Thomas Dietz" w:date="2012-08-08T17:05:00Z"/>
                    <w:lang w:val="de-DE"/>
                  </w:rPr>
                </w:rPrChange>
              </w:rPr>
            </w:pPr>
            <w:ins w:id="19063" w:author="Thomas Dietz" w:date="2012-08-08T17:05:00Z">
              <w:r w:rsidRPr="00B80901">
                <w:rPr>
                  <w:rPrChange w:id="19064" w:author="Thomas Dietz" w:date="2012-08-10T13:22:00Z">
                    <w:rPr>
                      <w:lang w:val="de-DE"/>
                    </w:rPr>
                  </w:rPrChange>
                </w:rPr>
                <w:t xml:space="preserve">      </w:t>
              </w:r>
              <w:proofErr w:type="gramStart"/>
              <w:r w:rsidRPr="00B80901">
                <w:rPr>
                  <w:rPrChange w:id="19065" w:author="Thomas Dietz" w:date="2012-08-10T13:22:00Z">
                    <w:rPr>
                      <w:lang w:val="de-DE"/>
                    </w:rPr>
                  </w:rPrChange>
                </w:rPr>
                <w:t>when</w:t>
              </w:r>
              <w:proofErr w:type="gramEnd"/>
              <w:r w:rsidRPr="00B80901">
                <w:rPr>
                  <w:rPrChange w:id="19066" w:author="Thomas Dietz" w:date="2012-08-10T13:22:00Z">
                    <w:rPr>
                      <w:lang w:val="de-DE"/>
                    </w:rPr>
                  </w:rPrChange>
                </w:rPr>
                <w:t xml:space="preserve"> "count(../Seed) != 0";</w:t>
              </w:r>
            </w:ins>
          </w:p>
          <w:p w14:paraId="6B904ED7" w14:textId="77777777" w:rsidR="009F3611" w:rsidRPr="00B80901" w:rsidRDefault="009F3611" w:rsidP="009F3611">
            <w:pPr>
              <w:pStyle w:val="XML1"/>
              <w:rPr>
                <w:ins w:id="19067" w:author="Thomas Dietz" w:date="2012-08-08T17:05:00Z"/>
                <w:rPrChange w:id="19068" w:author="Thomas Dietz" w:date="2012-08-10T13:22:00Z">
                  <w:rPr>
                    <w:ins w:id="19069" w:author="Thomas Dietz" w:date="2012-08-08T17:05:00Z"/>
                    <w:lang w:val="de-DE"/>
                  </w:rPr>
                </w:rPrChange>
              </w:rPr>
            </w:pPr>
            <w:ins w:id="19070" w:author="Thomas Dietz" w:date="2012-08-08T17:05:00Z">
              <w:r w:rsidRPr="00B80901">
                <w:rPr>
                  <w:rPrChange w:id="19071" w:author="Thomas Dietz" w:date="2012-08-10T13:22:00Z">
                    <w:rPr>
                      <w:lang w:val="de-DE"/>
                    </w:rPr>
                  </w:rPrChange>
                </w:rPr>
                <w:t xml:space="preserve">      type binary;</w:t>
              </w:r>
            </w:ins>
          </w:p>
          <w:p w14:paraId="1A2D77D5" w14:textId="77777777" w:rsidR="009F3611" w:rsidRPr="00B80901" w:rsidRDefault="009F3611" w:rsidP="009F3611">
            <w:pPr>
              <w:pStyle w:val="XML1"/>
              <w:rPr>
                <w:ins w:id="19072" w:author="Thomas Dietz" w:date="2012-08-08T17:05:00Z"/>
                <w:rPrChange w:id="19073" w:author="Thomas Dietz" w:date="2012-08-10T13:22:00Z">
                  <w:rPr>
                    <w:ins w:id="19074" w:author="Thomas Dietz" w:date="2012-08-08T17:05:00Z"/>
                    <w:lang w:val="de-DE"/>
                  </w:rPr>
                </w:rPrChange>
              </w:rPr>
            </w:pPr>
            <w:ins w:id="19075" w:author="Thomas Dietz" w:date="2012-08-08T17:05:00Z">
              <w:r w:rsidRPr="00B80901">
                <w:rPr>
                  <w:rPrChange w:id="19076" w:author="Thomas Dietz" w:date="2012-08-10T13:22:00Z">
                    <w:rPr>
                      <w:lang w:val="de-DE"/>
                    </w:rPr>
                  </w:rPrChange>
                </w:rPr>
                <w:t xml:space="preserve">      mandatory true;</w:t>
              </w:r>
            </w:ins>
          </w:p>
          <w:p w14:paraId="5D5AE53E" w14:textId="77777777" w:rsidR="009F3611" w:rsidRPr="00B80901" w:rsidRDefault="009F3611" w:rsidP="009F3611">
            <w:pPr>
              <w:pStyle w:val="XML1"/>
              <w:rPr>
                <w:ins w:id="19077" w:author="Thomas Dietz" w:date="2012-08-08T17:05:00Z"/>
                <w:rPrChange w:id="19078" w:author="Thomas Dietz" w:date="2012-08-10T13:22:00Z">
                  <w:rPr>
                    <w:ins w:id="19079" w:author="Thomas Dietz" w:date="2012-08-08T17:05:00Z"/>
                    <w:lang w:val="de-DE"/>
                  </w:rPr>
                </w:rPrChange>
              </w:rPr>
            </w:pPr>
            <w:ins w:id="19080" w:author="Thomas Dietz" w:date="2012-08-08T17:05:00Z">
              <w:r w:rsidRPr="00B80901">
                <w:rPr>
                  <w:rPrChange w:id="19081" w:author="Thomas Dietz" w:date="2012-08-10T13:22:00Z">
                    <w:rPr>
                      <w:lang w:val="de-DE"/>
                    </w:rPr>
                  </w:rPrChange>
                </w:rPr>
                <w:t xml:space="preserve">      </w:t>
              </w:r>
              <w:proofErr w:type="gramStart"/>
              <w:r w:rsidRPr="00B80901">
                <w:rPr>
                  <w:rPrChange w:id="19082" w:author="Thomas Dietz" w:date="2012-08-10T13:22:00Z">
                    <w:rPr>
                      <w:lang w:val="de-DE"/>
                    </w:rPr>
                  </w:rPrChange>
                </w:rPr>
                <w:t>description</w:t>
              </w:r>
              <w:proofErr w:type="gramEnd"/>
              <w:r w:rsidRPr="00B80901">
                <w:rPr>
                  <w:rPrChange w:id="19083" w:author="Thomas Dietz" w:date="2012-08-10T13:22:00Z">
                    <w:rPr>
                      <w:lang w:val="de-DE"/>
                    </w:rPr>
                  </w:rPrChange>
                </w:rPr>
                <w:t xml:space="preserve"> "This element is optional. It MUST be present in</w:t>
              </w:r>
            </w:ins>
          </w:p>
          <w:p w14:paraId="03196494" w14:textId="77777777" w:rsidR="009F3611" w:rsidRPr="00B80901" w:rsidRDefault="009F3611" w:rsidP="009F3611">
            <w:pPr>
              <w:pStyle w:val="XML1"/>
              <w:rPr>
                <w:ins w:id="19084" w:author="Thomas Dietz" w:date="2012-08-08T17:05:00Z"/>
                <w:rPrChange w:id="19085" w:author="Thomas Dietz" w:date="2012-08-10T13:22:00Z">
                  <w:rPr>
                    <w:ins w:id="19086" w:author="Thomas Dietz" w:date="2012-08-08T17:05:00Z"/>
                    <w:lang w:val="de-DE"/>
                  </w:rPr>
                </w:rPrChange>
              </w:rPr>
            </w:pPr>
            <w:ins w:id="19087" w:author="Thomas Dietz" w:date="2012-08-08T17:05:00Z">
              <w:r w:rsidRPr="00B80901">
                <w:rPr>
                  <w:rPrChange w:id="19088" w:author="Thomas Dietz" w:date="2012-08-10T13:22:00Z">
                    <w:rPr>
                      <w:lang w:val="de-DE"/>
                    </w:rPr>
                  </w:rPrChange>
                </w:rPr>
                <w:t xml:space="preserve">        </w:t>
              </w:r>
              <w:proofErr w:type="gramStart"/>
              <w:r w:rsidRPr="00B80901">
                <w:rPr>
                  <w:rPrChange w:id="19089" w:author="Thomas Dietz" w:date="2012-08-10T13:22:00Z">
                    <w:rPr>
                      <w:lang w:val="de-DE"/>
                    </w:rPr>
                  </w:rPrChange>
                </w:rPr>
                <w:t>the</w:t>
              </w:r>
              <w:proofErr w:type="gramEnd"/>
              <w:r w:rsidRPr="00B80901">
                <w:rPr>
                  <w:rPrChange w:id="19090" w:author="Thomas Dietz" w:date="2012-08-10T13:22:00Z">
                    <w:rPr>
                      <w:lang w:val="de-DE"/>
                    </w:rPr>
                  </w:rPrChange>
                </w:rPr>
                <w:t xml:space="preserve"> NETCONF data store, if the element 'Seed' is present.</w:t>
              </w:r>
            </w:ins>
          </w:p>
          <w:p w14:paraId="00342835" w14:textId="77777777" w:rsidR="009F3611" w:rsidRPr="00B80901" w:rsidRDefault="009F3611" w:rsidP="009F3611">
            <w:pPr>
              <w:pStyle w:val="XML1"/>
              <w:rPr>
                <w:ins w:id="19091" w:author="Thomas Dietz" w:date="2012-08-08T17:05:00Z"/>
                <w:rPrChange w:id="19092" w:author="Thomas Dietz" w:date="2012-08-10T13:22:00Z">
                  <w:rPr>
                    <w:ins w:id="19093" w:author="Thomas Dietz" w:date="2012-08-08T17:05:00Z"/>
                    <w:lang w:val="de-DE"/>
                  </w:rPr>
                </w:rPrChange>
              </w:rPr>
            </w:pPr>
            <w:ins w:id="19094" w:author="Thomas Dietz" w:date="2012-08-08T17:05:00Z">
              <w:r w:rsidRPr="00B80901">
                <w:rPr>
                  <w:rPrChange w:id="19095" w:author="Thomas Dietz" w:date="2012-08-10T13:22:00Z">
                    <w:rPr>
                      <w:lang w:val="de-DE"/>
                    </w:rPr>
                  </w:rPrChange>
                </w:rPr>
                <w:t xml:space="preserve">        </w:t>
              </w:r>
            </w:ins>
          </w:p>
          <w:p w14:paraId="6BF733B3" w14:textId="77777777" w:rsidR="009F3611" w:rsidRPr="00B80901" w:rsidRDefault="009F3611" w:rsidP="009F3611">
            <w:pPr>
              <w:pStyle w:val="XML1"/>
              <w:rPr>
                <w:ins w:id="19096" w:author="Thomas Dietz" w:date="2012-08-08T17:05:00Z"/>
                <w:rPrChange w:id="19097" w:author="Thomas Dietz" w:date="2012-08-10T13:22:00Z">
                  <w:rPr>
                    <w:ins w:id="19098" w:author="Thomas Dietz" w:date="2012-08-08T17:05:00Z"/>
                    <w:lang w:val="de-DE"/>
                  </w:rPr>
                </w:rPrChange>
              </w:rPr>
            </w:pPr>
            <w:ins w:id="19099" w:author="Thomas Dietz" w:date="2012-08-08T17:05:00Z">
              <w:r w:rsidRPr="00B80901">
                <w:rPr>
                  <w:rPrChange w:id="19100" w:author="Thomas Dietz" w:date="2012-08-10T13:22:00Z">
                    <w:rPr>
                      <w:lang w:val="de-DE"/>
                    </w:rPr>
                  </w:rPrChange>
                </w:rPr>
                <w:t xml:space="preserve">        If element 'Seed' is present in a NETCONF &lt;edit-config&gt;</w:t>
              </w:r>
            </w:ins>
          </w:p>
          <w:p w14:paraId="05873E94" w14:textId="77777777" w:rsidR="009F3611" w:rsidRPr="00B80901" w:rsidRDefault="009F3611" w:rsidP="009F3611">
            <w:pPr>
              <w:pStyle w:val="XML1"/>
              <w:rPr>
                <w:ins w:id="19101" w:author="Thomas Dietz" w:date="2012-08-08T17:05:00Z"/>
                <w:rPrChange w:id="19102" w:author="Thomas Dietz" w:date="2012-08-10T13:22:00Z">
                  <w:rPr>
                    <w:ins w:id="19103" w:author="Thomas Dietz" w:date="2012-08-08T17:05:00Z"/>
                    <w:lang w:val="de-DE"/>
                  </w:rPr>
                </w:rPrChange>
              </w:rPr>
            </w:pPr>
            <w:ins w:id="19104" w:author="Thomas Dietz" w:date="2012-08-08T17:05:00Z">
              <w:r w:rsidRPr="00B80901">
                <w:rPr>
                  <w:rPrChange w:id="19105" w:author="Thomas Dietz" w:date="2012-08-10T13:22:00Z">
                    <w:rPr>
                      <w:lang w:val="de-DE"/>
                    </w:rPr>
                  </w:rPrChange>
                </w:rPr>
                <w:t xml:space="preserve">        operation 'create', 'merge' or 'replace' and this element</w:t>
              </w:r>
            </w:ins>
          </w:p>
          <w:p w14:paraId="30787448" w14:textId="77777777" w:rsidR="009F3611" w:rsidRPr="00B80901" w:rsidRDefault="009F3611" w:rsidP="009F3611">
            <w:pPr>
              <w:pStyle w:val="XML1"/>
              <w:rPr>
                <w:ins w:id="19106" w:author="Thomas Dietz" w:date="2012-08-08T17:05:00Z"/>
                <w:rPrChange w:id="19107" w:author="Thomas Dietz" w:date="2012-08-10T13:22:00Z">
                  <w:rPr>
                    <w:ins w:id="19108" w:author="Thomas Dietz" w:date="2012-08-08T17:05:00Z"/>
                    <w:lang w:val="de-DE"/>
                  </w:rPr>
                </w:rPrChange>
              </w:rPr>
            </w:pPr>
            <w:ins w:id="19109" w:author="Thomas Dietz" w:date="2012-08-08T17:05:00Z">
              <w:r w:rsidRPr="00B80901">
                <w:rPr>
                  <w:rPrChange w:id="19110" w:author="Thomas Dietz" w:date="2012-08-10T13:22:00Z">
                    <w:rPr>
                      <w:lang w:val="de-DE"/>
                    </w:rPr>
                  </w:rPrChange>
                </w:rPr>
                <w:t xml:space="preserve">        </w:t>
              </w:r>
              <w:proofErr w:type="gramStart"/>
              <w:r w:rsidRPr="00B80901">
                <w:rPr>
                  <w:rPrChange w:id="19111" w:author="Thomas Dietz" w:date="2012-08-10T13:22:00Z">
                    <w:rPr>
                      <w:lang w:val="de-DE"/>
                    </w:rPr>
                  </w:rPrChange>
                </w:rPr>
                <w:t>is</w:t>
              </w:r>
              <w:proofErr w:type="gramEnd"/>
              <w:r w:rsidRPr="00B80901">
                <w:rPr>
                  <w:rPrChange w:id="19112" w:author="Thomas Dietz" w:date="2012-08-10T13:22:00Z">
                    <w:rPr>
                      <w:lang w:val="de-DE"/>
                    </w:rPr>
                  </w:rPrChange>
                </w:rPr>
                <w:t xml:space="preserve"> missing, a 'data-missing' error is returned.";</w:t>
              </w:r>
            </w:ins>
          </w:p>
          <w:p w14:paraId="1811B0B2" w14:textId="77777777" w:rsidR="009F3611" w:rsidRPr="00B80901" w:rsidRDefault="009F3611" w:rsidP="009F3611">
            <w:pPr>
              <w:pStyle w:val="XML1"/>
              <w:rPr>
                <w:ins w:id="19113" w:author="Thomas Dietz" w:date="2012-08-08T17:05:00Z"/>
                <w:rPrChange w:id="19114" w:author="Thomas Dietz" w:date="2012-08-10T13:22:00Z">
                  <w:rPr>
                    <w:ins w:id="19115" w:author="Thomas Dietz" w:date="2012-08-08T17:05:00Z"/>
                    <w:lang w:val="de-DE"/>
                  </w:rPr>
                </w:rPrChange>
              </w:rPr>
            </w:pPr>
            <w:ins w:id="19116" w:author="Thomas Dietz" w:date="2012-08-08T17:05:00Z">
              <w:r w:rsidRPr="00B80901">
                <w:rPr>
                  <w:rPrChange w:id="19117" w:author="Thomas Dietz" w:date="2012-08-10T13:22:00Z">
                    <w:rPr>
                      <w:lang w:val="de-DE"/>
                    </w:rPr>
                  </w:rPrChange>
                </w:rPr>
                <w:t xml:space="preserve">    }</w:t>
              </w:r>
            </w:ins>
          </w:p>
          <w:p w14:paraId="79B45B87" w14:textId="77777777" w:rsidR="009F3611" w:rsidRPr="00B80901" w:rsidRDefault="009F3611" w:rsidP="009F3611">
            <w:pPr>
              <w:pStyle w:val="XML1"/>
              <w:rPr>
                <w:ins w:id="19118" w:author="Thomas Dietz" w:date="2012-08-08T17:05:00Z"/>
                <w:rPrChange w:id="19119" w:author="Thomas Dietz" w:date="2012-08-10T13:22:00Z">
                  <w:rPr>
                    <w:ins w:id="19120" w:author="Thomas Dietz" w:date="2012-08-08T17:05:00Z"/>
                    <w:lang w:val="de-DE"/>
                  </w:rPr>
                </w:rPrChange>
              </w:rPr>
            </w:pPr>
            <w:ins w:id="19121" w:author="Thomas Dietz" w:date="2012-08-08T17:05:00Z">
              <w:r w:rsidRPr="00B80901">
                <w:rPr>
                  <w:rPrChange w:id="19122" w:author="Thomas Dietz" w:date="2012-08-10T13:22:00Z">
                    <w:rPr>
                      <w:lang w:val="de-DE"/>
                    </w:rPr>
                  </w:rPrChange>
                </w:rPr>
                <w:t xml:space="preserve">  }</w:t>
              </w:r>
            </w:ins>
          </w:p>
          <w:p w14:paraId="17283318" w14:textId="77777777" w:rsidR="009F3611" w:rsidRPr="00B80901" w:rsidRDefault="009F3611" w:rsidP="009F3611">
            <w:pPr>
              <w:pStyle w:val="XML1"/>
              <w:rPr>
                <w:ins w:id="19123" w:author="Thomas Dietz" w:date="2012-08-08T17:05:00Z"/>
                <w:rPrChange w:id="19124" w:author="Thomas Dietz" w:date="2012-08-10T13:22:00Z">
                  <w:rPr>
                    <w:ins w:id="19125" w:author="Thomas Dietz" w:date="2012-08-08T17:05:00Z"/>
                    <w:lang w:val="de-DE"/>
                  </w:rPr>
                </w:rPrChange>
              </w:rPr>
            </w:pPr>
            <w:ins w:id="19126" w:author="Thomas Dietz" w:date="2012-08-08T17:05:00Z">
              <w:r w:rsidRPr="00B80901">
                <w:rPr>
                  <w:rPrChange w:id="19127" w:author="Thomas Dietz" w:date="2012-08-10T13:22:00Z">
                    <w:rPr>
                      <w:lang w:val="de-DE"/>
                    </w:rPr>
                  </w:rPrChange>
                </w:rPr>
                <w:t xml:space="preserve">   </w:t>
              </w:r>
            </w:ins>
          </w:p>
          <w:p w14:paraId="7C3CEC84" w14:textId="77777777" w:rsidR="009F3611" w:rsidRPr="00B80901" w:rsidRDefault="009F3611" w:rsidP="009F3611">
            <w:pPr>
              <w:pStyle w:val="XML1"/>
              <w:rPr>
                <w:ins w:id="19128" w:author="Thomas Dietz" w:date="2012-08-08T17:05:00Z"/>
                <w:rPrChange w:id="19129" w:author="Thomas Dietz" w:date="2012-08-10T13:22:00Z">
                  <w:rPr>
                    <w:ins w:id="19130" w:author="Thomas Dietz" w:date="2012-08-08T17:05:00Z"/>
                    <w:lang w:val="de-DE"/>
                  </w:rPr>
                </w:rPrChange>
              </w:rPr>
            </w:pPr>
            <w:ins w:id="19131" w:author="Thomas Dietz" w:date="2012-08-08T17:05:00Z">
              <w:r w:rsidRPr="00B80901">
                <w:rPr>
                  <w:rPrChange w:id="19132" w:author="Thomas Dietz" w:date="2012-08-10T13:22:00Z">
                    <w:rPr>
                      <w:lang w:val="de-DE"/>
                    </w:rPr>
                  </w:rPrChange>
                </w:rPr>
                <w:t xml:space="preserve">  grouping RSAKeyValueType {</w:t>
              </w:r>
            </w:ins>
          </w:p>
          <w:p w14:paraId="484A8B20" w14:textId="77777777" w:rsidR="009F3611" w:rsidRPr="00B80901" w:rsidRDefault="009F3611" w:rsidP="009F3611">
            <w:pPr>
              <w:pStyle w:val="XML1"/>
              <w:rPr>
                <w:ins w:id="19133" w:author="Thomas Dietz" w:date="2012-08-08T17:05:00Z"/>
                <w:rPrChange w:id="19134" w:author="Thomas Dietz" w:date="2012-08-10T13:22:00Z">
                  <w:rPr>
                    <w:ins w:id="19135" w:author="Thomas Dietz" w:date="2012-08-08T17:05:00Z"/>
                    <w:lang w:val="de-DE"/>
                  </w:rPr>
                </w:rPrChange>
              </w:rPr>
            </w:pPr>
            <w:ins w:id="19136" w:author="Thomas Dietz" w:date="2012-08-08T17:05:00Z">
              <w:r w:rsidRPr="00B80901">
                <w:rPr>
                  <w:rPrChange w:id="19137" w:author="Thomas Dietz" w:date="2012-08-10T13:22:00Z">
                    <w:rPr>
                      <w:lang w:val="de-DE"/>
                    </w:rPr>
                  </w:rPrChange>
                </w:rPr>
                <w:t xml:space="preserve">    description "RSA key values have two fields: Modulus and</w:t>
              </w:r>
            </w:ins>
          </w:p>
          <w:p w14:paraId="6EC8182C" w14:textId="77777777" w:rsidR="009F3611" w:rsidRPr="00B80901" w:rsidRDefault="009F3611" w:rsidP="009F3611">
            <w:pPr>
              <w:pStyle w:val="XML1"/>
              <w:rPr>
                <w:ins w:id="19138" w:author="Thomas Dietz" w:date="2012-08-08T17:05:00Z"/>
                <w:rPrChange w:id="19139" w:author="Thomas Dietz" w:date="2012-08-10T13:22:00Z">
                  <w:rPr>
                    <w:ins w:id="19140" w:author="Thomas Dietz" w:date="2012-08-08T17:05:00Z"/>
                    <w:lang w:val="de-DE"/>
                  </w:rPr>
                </w:rPrChange>
              </w:rPr>
            </w:pPr>
            <w:ins w:id="19141" w:author="Thomas Dietz" w:date="2012-08-08T17:05:00Z">
              <w:r w:rsidRPr="00B80901">
                <w:rPr>
                  <w:rPrChange w:id="19142" w:author="Thomas Dietz" w:date="2012-08-10T13:22:00Z">
                    <w:rPr>
                      <w:lang w:val="de-DE"/>
                    </w:rPr>
                  </w:rPrChange>
                </w:rPr>
                <w:t xml:space="preserve">      Exponent.";</w:t>
              </w:r>
            </w:ins>
          </w:p>
          <w:p w14:paraId="0D54501D" w14:textId="77777777" w:rsidR="009F3611" w:rsidRPr="00B80901" w:rsidRDefault="009F3611" w:rsidP="009F3611">
            <w:pPr>
              <w:pStyle w:val="XML1"/>
              <w:rPr>
                <w:ins w:id="19143" w:author="Thomas Dietz" w:date="2012-08-08T17:05:00Z"/>
                <w:rPrChange w:id="19144" w:author="Thomas Dietz" w:date="2012-08-10T13:22:00Z">
                  <w:rPr>
                    <w:ins w:id="19145" w:author="Thomas Dietz" w:date="2012-08-08T17:05:00Z"/>
                    <w:lang w:val="de-DE"/>
                  </w:rPr>
                </w:rPrChange>
              </w:rPr>
            </w:pPr>
            <w:ins w:id="19146" w:author="Thomas Dietz" w:date="2012-08-08T17:05:00Z">
              <w:r w:rsidRPr="00B80901">
                <w:rPr>
                  <w:rPrChange w:id="19147" w:author="Thomas Dietz" w:date="2012-08-10T13:22:00Z">
                    <w:rPr>
                      <w:lang w:val="de-DE"/>
                    </w:rPr>
                  </w:rPrChange>
                </w:rPr>
                <w:t xml:space="preserve">    leaf Modulus {</w:t>
              </w:r>
            </w:ins>
          </w:p>
          <w:p w14:paraId="7692333C" w14:textId="77777777" w:rsidR="009F3611" w:rsidRPr="00B80901" w:rsidRDefault="009F3611" w:rsidP="009F3611">
            <w:pPr>
              <w:pStyle w:val="XML1"/>
              <w:rPr>
                <w:ins w:id="19148" w:author="Thomas Dietz" w:date="2012-08-08T17:05:00Z"/>
                <w:rPrChange w:id="19149" w:author="Thomas Dietz" w:date="2012-08-10T13:22:00Z">
                  <w:rPr>
                    <w:ins w:id="19150" w:author="Thomas Dietz" w:date="2012-08-08T17:05:00Z"/>
                    <w:lang w:val="de-DE"/>
                  </w:rPr>
                </w:rPrChange>
              </w:rPr>
            </w:pPr>
            <w:ins w:id="19151" w:author="Thomas Dietz" w:date="2012-08-08T17:05:00Z">
              <w:r w:rsidRPr="00B80901">
                <w:rPr>
                  <w:rPrChange w:id="19152" w:author="Thomas Dietz" w:date="2012-08-10T13:22:00Z">
                    <w:rPr>
                      <w:lang w:val="de-DE"/>
                    </w:rPr>
                  </w:rPrChange>
                </w:rPr>
                <w:t xml:space="preserve">      type binary;</w:t>
              </w:r>
            </w:ins>
          </w:p>
          <w:p w14:paraId="61C488AB" w14:textId="77777777" w:rsidR="009F3611" w:rsidRPr="00B80901" w:rsidRDefault="009F3611" w:rsidP="009F3611">
            <w:pPr>
              <w:pStyle w:val="XML1"/>
              <w:rPr>
                <w:ins w:id="19153" w:author="Thomas Dietz" w:date="2012-08-08T17:05:00Z"/>
                <w:rPrChange w:id="19154" w:author="Thomas Dietz" w:date="2012-08-10T13:22:00Z">
                  <w:rPr>
                    <w:ins w:id="19155" w:author="Thomas Dietz" w:date="2012-08-08T17:05:00Z"/>
                    <w:lang w:val="de-DE"/>
                  </w:rPr>
                </w:rPrChange>
              </w:rPr>
            </w:pPr>
            <w:ins w:id="19156" w:author="Thomas Dietz" w:date="2012-08-08T17:05:00Z">
              <w:r w:rsidRPr="00B80901">
                <w:rPr>
                  <w:rPrChange w:id="19157" w:author="Thomas Dietz" w:date="2012-08-10T13:22:00Z">
                    <w:rPr>
                      <w:lang w:val="de-DE"/>
                    </w:rPr>
                  </w:rPrChange>
                </w:rPr>
                <w:t xml:space="preserve">      mandatory true;</w:t>
              </w:r>
            </w:ins>
          </w:p>
          <w:p w14:paraId="4BBBFC56" w14:textId="77777777" w:rsidR="009F3611" w:rsidRPr="00B80901" w:rsidRDefault="009F3611" w:rsidP="009F3611">
            <w:pPr>
              <w:pStyle w:val="XML1"/>
              <w:rPr>
                <w:ins w:id="19158" w:author="Thomas Dietz" w:date="2012-08-08T17:05:00Z"/>
                <w:rPrChange w:id="19159" w:author="Thomas Dietz" w:date="2012-08-10T13:22:00Z">
                  <w:rPr>
                    <w:ins w:id="19160" w:author="Thomas Dietz" w:date="2012-08-08T17:05:00Z"/>
                    <w:lang w:val="de-DE"/>
                  </w:rPr>
                </w:rPrChange>
              </w:rPr>
            </w:pPr>
            <w:ins w:id="19161" w:author="Thomas Dietz" w:date="2012-08-08T17:05:00Z">
              <w:r w:rsidRPr="00B80901">
                <w:rPr>
                  <w:rPrChange w:id="19162" w:author="Thomas Dietz" w:date="2012-08-10T13:22:00Z">
                    <w:rPr>
                      <w:lang w:val="de-DE"/>
                    </w:rPr>
                  </w:rPrChange>
                </w:rPr>
                <w:t xml:space="preserve">      description "This element MUST be present in the NETCONF data</w:t>
              </w:r>
            </w:ins>
          </w:p>
          <w:p w14:paraId="05CC3E85" w14:textId="77777777" w:rsidR="009F3611" w:rsidRPr="00B80901" w:rsidRDefault="009F3611" w:rsidP="009F3611">
            <w:pPr>
              <w:pStyle w:val="XML1"/>
              <w:rPr>
                <w:ins w:id="19163" w:author="Thomas Dietz" w:date="2012-08-08T17:05:00Z"/>
                <w:rPrChange w:id="19164" w:author="Thomas Dietz" w:date="2012-08-10T13:22:00Z">
                  <w:rPr>
                    <w:ins w:id="19165" w:author="Thomas Dietz" w:date="2012-08-08T17:05:00Z"/>
                    <w:lang w:val="de-DE"/>
                  </w:rPr>
                </w:rPrChange>
              </w:rPr>
            </w:pPr>
            <w:ins w:id="19166" w:author="Thomas Dietz" w:date="2012-08-08T17:05:00Z">
              <w:r w:rsidRPr="00B80901">
                <w:rPr>
                  <w:rPrChange w:id="19167" w:author="Thomas Dietz" w:date="2012-08-10T13:22:00Z">
                    <w:rPr>
                      <w:lang w:val="de-DE"/>
                    </w:rPr>
                  </w:rPrChange>
                </w:rPr>
                <w:t xml:space="preserve">        </w:t>
              </w:r>
              <w:proofErr w:type="gramStart"/>
              <w:r w:rsidRPr="00B80901">
                <w:rPr>
                  <w:rPrChange w:id="19168" w:author="Thomas Dietz" w:date="2012-08-10T13:22:00Z">
                    <w:rPr>
                      <w:lang w:val="de-DE"/>
                    </w:rPr>
                  </w:rPrChange>
                </w:rPr>
                <w:t>store</w:t>
              </w:r>
              <w:proofErr w:type="gramEnd"/>
              <w:r w:rsidRPr="00B80901">
                <w:rPr>
                  <w:rPrChange w:id="19169" w:author="Thomas Dietz" w:date="2012-08-10T13:22:00Z">
                    <w:rPr>
                      <w:lang w:val="de-DE"/>
                    </w:rPr>
                  </w:rPrChange>
                </w:rPr>
                <w:t>. If this element is not present in a NETCONF</w:t>
              </w:r>
            </w:ins>
          </w:p>
          <w:p w14:paraId="07872E8A" w14:textId="77777777" w:rsidR="009F3611" w:rsidRPr="00B80901" w:rsidRDefault="009F3611" w:rsidP="009F3611">
            <w:pPr>
              <w:pStyle w:val="XML1"/>
              <w:rPr>
                <w:ins w:id="19170" w:author="Thomas Dietz" w:date="2012-08-08T17:05:00Z"/>
                <w:rPrChange w:id="19171" w:author="Thomas Dietz" w:date="2012-08-10T13:22:00Z">
                  <w:rPr>
                    <w:ins w:id="19172" w:author="Thomas Dietz" w:date="2012-08-08T17:05:00Z"/>
                    <w:lang w:val="de-DE"/>
                  </w:rPr>
                </w:rPrChange>
              </w:rPr>
            </w:pPr>
            <w:ins w:id="19173" w:author="Thomas Dietz" w:date="2012-08-08T17:05:00Z">
              <w:r w:rsidRPr="00B80901">
                <w:rPr>
                  <w:rPrChange w:id="19174" w:author="Thomas Dietz" w:date="2012-08-10T13:22:00Z">
                    <w:rPr>
                      <w:lang w:val="de-DE"/>
                    </w:rPr>
                  </w:rPrChange>
                </w:rPr>
                <w:t xml:space="preserve">        &lt;edit-config&gt; operation 'create', 'merge' or 'replace' and</w:t>
              </w:r>
            </w:ins>
          </w:p>
          <w:p w14:paraId="68111CC7" w14:textId="77777777" w:rsidR="009F3611" w:rsidRPr="00B80901" w:rsidRDefault="009F3611" w:rsidP="009F3611">
            <w:pPr>
              <w:pStyle w:val="XML1"/>
              <w:rPr>
                <w:ins w:id="19175" w:author="Thomas Dietz" w:date="2012-08-08T17:05:00Z"/>
                <w:rPrChange w:id="19176" w:author="Thomas Dietz" w:date="2012-08-10T13:22:00Z">
                  <w:rPr>
                    <w:ins w:id="19177" w:author="Thomas Dietz" w:date="2012-08-08T17:05:00Z"/>
                    <w:lang w:val="de-DE"/>
                  </w:rPr>
                </w:rPrChange>
              </w:rPr>
            </w:pPr>
            <w:ins w:id="19178" w:author="Thomas Dietz" w:date="2012-08-08T17:05:00Z">
              <w:r w:rsidRPr="00B80901">
                <w:rPr>
                  <w:rPrChange w:id="19179" w:author="Thomas Dietz" w:date="2012-08-10T13:22:00Z">
                    <w:rPr>
                      <w:lang w:val="de-DE"/>
                    </w:rPr>
                  </w:rPrChange>
                </w:rPr>
                <w:t xml:space="preserve">        the parent element does not exist, a 'data-missing' error</w:t>
              </w:r>
            </w:ins>
          </w:p>
          <w:p w14:paraId="7389E46B" w14:textId="77777777" w:rsidR="009F3611" w:rsidRPr="00B80901" w:rsidRDefault="009F3611" w:rsidP="009F3611">
            <w:pPr>
              <w:pStyle w:val="XML1"/>
              <w:rPr>
                <w:ins w:id="19180" w:author="Thomas Dietz" w:date="2012-08-08T17:05:00Z"/>
                <w:rPrChange w:id="19181" w:author="Thomas Dietz" w:date="2012-08-10T13:22:00Z">
                  <w:rPr>
                    <w:ins w:id="19182" w:author="Thomas Dietz" w:date="2012-08-08T17:05:00Z"/>
                    <w:lang w:val="de-DE"/>
                  </w:rPr>
                </w:rPrChange>
              </w:rPr>
            </w:pPr>
            <w:ins w:id="19183" w:author="Thomas Dietz" w:date="2012-08-08T17:05:00Z">
              <w:r w:rsidRPr="00B80901">
                <w:rPr>
                  <w:rPrChange w:id="19184" w:author="Thomas Dietz" w:date="2012-08-10T13:22:00Z">
                    <w:rPr>
                      <w:lang w:val="de-DE"/>
                    </w:rPr>
                  </w:rPrChange>
                </w:rPr>
                <w:t xml:space="preserve">        </w:t>
              </w:r>
              <w:proofErr w:type="gramStart"/>
              <w:r w:rsidRPr="00B80901">
                <w:rPr>
                  <w:rPrChange w:id="19185" w:author="Thomas Dietz" w:date="2012-08-10T13:22:00Z">
                    <w:rPr>
                      <w:lang w:val="de-DE"/>
                    </w:rPr>
                  </w:rPrChange>
                </w:rPr>
                <w:t>is</w:t>
              </w:r>
              <w:proofErr w:type="gramEnd"/>
              <w:r w:rsidRPr="00B80901">
                <w:rPr>
                  <w:rPrChange w:id="19186" w:author="Thomas Dietz" w:date="2012-08-10T13:22:00Z">
                    <w:rPr>
                      <w:lang w:val="de-DE"/>
                    </w:rPr>
                  </w:rPrChange>
                </w:rPr>
                <w:t xml:space="preserve"> returned.";</w:t>
              </w:r>
            </w:ins>
          </w:p>
          <w:p w14:paraId="0C0CCCD1" w14:textId="77777777" w:rsidR="009F3611" w:rsidRPr="00B80901" w:rsidRDefault="009F3611" w:rsidP="009F3611">
            <w:pPr>
              <w:pStyle w:val="XML1"/>
              <w:rPr>
                <w:ins w:id="19187" w:author="Thomas Dietz" w:date="2012-08-08T17:05:00Z"/>
                <w:rPrChange w:id="19188" w:author="Thomas Dietz" w:date="2012-08-10T13:22:00Z">
                  <w:rPr>
                    <w:ins w:id="19189" w:author="Thomas Dietz" w:date="2012-08-08T17:05:00Z"/>
                    <w:lang w:val="de-DE"/>
                  </w:rPr>
                </w:rPrChange>
              </w:rPr>
            </w:pPr>
            <w:ins w:id="19190" w:author="Thomas Dietz" w:date="2012-08-08T17:05:00Z">
              <w:r w:rsidRPr="00B80901">
                <w:rPr>
                  <w:rPrChange w:id="19191" w:author="Thomas Dietz" w:date="2012-08-10T13:22:00Z">
                    <w:rPr>
                      <w:lang w:val="de-DE"/>
                    </w:rPr>
                  </w:rPrChange>
                </w:rPr>
                <w:t xml:space="preserve">    }</w:t>
              </w:r>
            </w:ins>
          </w:p>
          <w:p w14:paraId="621A2FA3" w14:textId="77777777" w:rsidR="009F3611" w:rsidRPr="00B80901" w:rsidRDefault="009F3611" w:rsidP="009F3611">
            <w:pPr>
              <w:pStyle w:val="XML1"/>
              <w:rPr>
                <w:ins w:id="19192" w:author="Thomas Dietz" w:date="2012-08-08T17:05:00Z"/>
                <w:rPrChange w:id="19193" w:author="Thomas Dietz" w:date="2012-08-10T13:22:00Z">
                  <w:rPr>
                    <w:ins w:id="19194" w:author="Thomas Dietz" w:date="2012-08-08T17:05:00Z"/>
                    <w:lang w:val="de-DE"/>
                  </w:rPr>
                </w:rPrChange>
              </w:rPr>
            </w:pPr>
            <w:ins w:id="19195" w:author="Thomas Dietz" w:date="2012-08-08T17:05:00Z">
              <w:r w:rsidRPr="00B80901">
                <w:rPr>
                  <w:rPrChange w:id="19196" w:author="Thomas Dietz" w:date="2012-08-10T13:22:00Z">
                    <w:rPr>
                      <w:lang w:val="de-DE"/>
                    </w:rPr>
                  </w:rPrChange>
                </w:rPr>
                <w:t xml:space="preserve">    leaf Exponent {</w:t>
              </w:r>
            </w:ins>
          </w:p>
          <w:p w14:paraId="21A26585" w14:textId="77777777" w:rsidR="009F3611" w:rsidRPr="00B80901" w:rsidRDefault="009F3611" w:rsidP="009F3611">
            <w:pPr>
              <w:pStyle w:val="XML1"/>
              <w:rPr>
                <w:ins w:id="19197" w:author="Thomas Dietz" w:date="2012-08-08T17:05:00Z"/>
                <w:rPrChange w:id="19198" w:author="Thomas Dietz" w:date="2012-08-10T13:22:00Z">
                  <w:rPr>
                    <w:ins w:id="19199" w:author="Thomas Dietz" w:date="2012-08-08T17:05:00Z"/>
                    <w:lang w:val="de-DE"/>
                  </w:rPr>
                </w:rPrChange>
              </w:rPr>
            </w:pPr>
            <w:ins w:id="19200" w:author="Thomas Dietz" w:date="2012-08-08T17:05:00Z">
              <w:r w:rsidRPr="00B80901">
                <w:rPr>
                  <w:rPrChange w:id="19201" w:author="Thomas Dietz" w:date="2012-08-10T13:22:00Z">
                    <w:rPr>
                      <w:lang w:val="de-DE"/>
                    </w:rPr>
                  </w:rPrChange>
                </w:rPr>
                <w:t xml:space="preserve">      type binary;</w:t>
              </w:r>
            </w:ins>
          </w:p>
          <w:p w14:paraId="6E1D68F8" w14:textId="77777777" w:rsidR="009F3611" w:rsidRPr="00B80901" w:rsidRDefault="009F3611" w:rsidP="009F3611">
            <w:pPr>
              <w:pStyle w:val="XML1"/>
              <w:rPr>
                <w:ins w:id="19202" w:author="Thomas Dietz" w:date="2012-08-08T17:05:00Z"/>
                <w:rPrChange w:id="19203" w:author="Thomas Dietz" w:date="2012-08-10T13:22:00Z">
                  <w:rPr>
                    <w:ins w:id="19204" w:author="Thomas Dietz" w:date="2012-08-08T17:05:00Z"/>
                    <w:lang w:val="de-DE"/>
                  </w:rPr>
                </w:rPrChange>
              </w:rPr>
            </w:pPr>
            <w:ins w:id="19205" w:author="Thomas Dietz" w:date="2012-08-08T17:05:00Z">
              <w:r w:rsidRPr="00B80901">
                <w:rPr>
                  <w:rPrChange w:id="19206" w:author="Thomas Dietz" w:date="2012-08-10T13:22:00Z">
                    <w:rPr>
                      <w:lang w:val="de-DE"/>
                    </w:rPr>
                  </w:rPrChange>
                </w:rPr>
                <w:t xml:space="preserve">      mandatory true;</w:t>
              </w:r>
            </w:ins>
          </w:p>
          <w:p w14:paraId="7950E122" w14:textId="77777777" w:rsidR="009F3611" w:rsidRPr="00B80901" w:rsidRDefault="009F3611" w:rsidP="009F3611">
            <w:pPr>
              <w:pStyle w:val="XML1"/>
              <w:rPr>
                <w:ins w:id="19207" w:author="Thomas Dietz" w:date="2012-08-08T17:05:00Z"/>
                <w:rPrChange w:id="19208" w:author="Thomas Dietz" w:date="2012-08-10T13:22:00Z">
                  <w:rPr>
                    <w:ins w:id="19209" w:author="Thomas Dietz" w:date="2012-08-08T17:05:00Z"/>
                    <w:lang w:val="de-DE"/>
                  </w:rPr>
                </w:rPrChange>
              </w:rPr>
            </w:pPr>
            <w:ins w:id="19210" w:author="Thomas Dietz" w:date="2012-08-08T17:05:00Z">
              <w:r w:rsidRPr="00B80901">
                <w:rPr>
                  <w:rPrChange w:id="19211" w:author="Thomas Dietz" w:date="2012-08-10T13:22:00Z">
                    <w:rPr>
                      <w:lang w:val="de-DE"/>
                    </w:rPr>
                  </w:rPrChange>
                </w:rPr>
                <w:lastRenderedPageBreak/>
                <w:t xml:space="preserve">      description "This element MUST be present in the NETCONF data</w:t>
              </w:r>
            </w:ins>
          </w:p>
          <w:p w14:paraId="2ED9DCE6" w14:textId="77777777" w:rsidR="009F3611" w:rsidRPr="00B80901" w:rsidRDefault="009F3611" w:rsidP="009F3611">
            <w:pPr>
              <w:pStyle w:val="XML1"/>
              <w:rPr>
                <w:ins w:id="19212" w:author="Thomas Dietz" w:date="2012-08-08T17:05:00Z"/>
                <w:rPrChange w:id="19213" w:author="Thomas Dietz" w:date="2012-08-10T13:22:00Z">
                  <w:rPr>
                    <w:ins w:id="19214" w:author="Thomas Dietz" w:date="2012-08-08T17:05:00Z"/>
                    <w:lang w:val="de-DE"/>
                  </w:rPr>
                </w:rPrChange>
              </w:rPr>
            </w:pPr>
            <w:ins w:id="19215" w:author="Thomas Dietz" w:date="2012-08-08T17:05:00Z">
              <w:r w:rsidRPr="00B80901">
                <w:rPr>
                  <w:rPrChange w:id="19216" w:author="Thomas Dietz" w:date="2012-08-10T13:22:00Z">
                    <w:rPr>
                      <w:lang w:val="de-DE"/>
                    </w:rPr>
                  </w:rPrChange>
                </w:rPr>
                <w:t xml:space="preserve">        </w:t>
              </w:r>
              <w:proofErr w:type="gramStart"/>
              <w:r w:rsidRPr="00B80901">
                <w:rPr>
                  <w:rPrChange w:id="19217" w:author="Thomas Dietz" w:date="2012-08-10T13:22:00Z">
                    <w:rPr>
                      <w:lang w:val="de-DE"/>
                    </w:rPr>
                  </w:rPrChange>
                </w:rPr>
                <w:t>store</w:t>
              </w:r>
              <w:proofErr w:type="gramEnd"/>
              <w:r w:rsidRPr="00B80901">
                <w:rPr>
                  <w:rPrChange w:id="19218" w:author="Thomas Dietz" w:date="2012-08-10T13:22:00Z">
                    <w:rPr>
                      <w:lang w:val="de-DE"/>
                    </w:rPr>
                  </w:rPrChange>
                </w:rPr>
                <w:t>. If this element is not present in a NETCONF</w:t>
              </w:r>
            </w:ins>
          </w:p>
          <w:p w14:paraId="76FC2DA8" w14:textId="77777777" w:rsidR="009F3611" w:rsidRPr="00B80901" w:rsidRDefault="009F3611" w:rsidP="009F3611">
            <w:pPr>
              <w:pStyle w:val="XML1"/>
              <w:rPr>
                <w:ins w:id="19219" w:author="Thomas Dietz" w:date="2012-08-08T17:05:00Z"/>
                <w:rPrChange w:id="19220" w:author="Thomas Dietz" w:date="2012-08-10T13:22:00Z">
                  <w:rPr>
                    <w:ins w:id="19221" w:author="Thomas Dietz" w:date="2012-08-08T17:05:00Z"/>
                    <w:lang w:val="de-DE"/>
                  </w:rPr>
                </w:rPrChange>
              </w:rPr>
            </w:pPr>
            <w:ins w:id="19222" w:author="Thomas Dietz" w:date="2012-08-08T17:05:00Z">
              <w:r w:rsidRPr="00B80901">
                <w:rPr>
                  <w:rPrChange w:id="19223" w:author="Thomas Dietz" w:date="2012-08-10T13:22:00Z">
                    <w:rPr>
                      <w:lang w:val="de-DE"/>
                    </w:rPr>
                  </w:rPrChange>
                </w:rPr>
                <w:t xml:space="preserve">        &lt;edit-config&gt; operation 'create', 'merge' or 'replace' and</w:t>
              </w:r>
            </w:ins>
          </w:p>
          <w:p w14:paraId="43707886" w14:textId="77777777" w:rsidR="009F3611" w:rsidRPr="00B80901" w:rsidRDefault="009F3611" w:rsidP="009F3611">
            <w:pPr>
              <w:pStyle w:val="XML1"/>
              <w:rPr>
                <w:ins w:id="19224" w:author="Thomas Dietz" w:date="2012-08-08T17:05:00Z"/>
                <w:rPrChange w:id="19225" w:author="Thomas Dietz" w:date="2012-08-10T13:22:00Z">
                  <w:rPr>
                    <w:ins w:id="19226" w:author="Thomas Dietz" w:date="2012-08-08T17:05:00Z"/>
                    <w:lang w:val="de-DE"/>
                  </w:rPr>
                </w:rPrChange>
              </w:rPr>
            </w:pPr>
            <w:ins w:id="19227" w:author="Thomas Dietz" w:date="2012-08-08T17:05:00Z">
              <w:r w:rsidRPr="00B80901">
                <w:rPr>
                  <w:rPrChange w:id="19228" w:author="Thomas Dietz" w:date="2012-08-10T13:22:00Z">
                    <w:rPr>
                      <w:lang w:val="de-DE"/>
                    </w:rPr>
                  </w:rPrChange>
                </w:rPr>
                <w:t xml:space="preserve">        the parent element does not exist, a 'data-missing' error</w:t>
              </w:r>
            </w:ins>
          </w:p>
          <w:p w14:paraId="4CCC7523" w14:textId="77777777" w:rsidR="009F3611" w:rsidRPr="00B80901" w:rsidRDefault="009F3611" w:rsidP="009F3611">
            <w:pPr>
              <w:pStyle w:val="XML1"/>
              <w:rPr>
                <w:ins w:id="19229" w:author="Thomas Dietz" w:date="2012-08-08T17:05:00Z"/>
                <w:rPrChange w:id="19230" w:author="Thomas Dietz" w:date="2012-08-10T13:22:00Z">
                  <w:rPr>
                    <w:ins w:id="19231" w:author="Thomas Dietz" w:date="2012-08-08T17:05:00Z"/>
                    <w:lang w:val="de-DE"/>
                  </w:rPr>
                </w:rPrChange>
              </w:rPr>
            </w:pPr>
            <w:ins w:id="19232" w:author="Thomas Dietz" w:date="2012-08-08T17:05:00Z">
              <w:r w:rsidRPr="00B80901">
                <w:rPr>
                  <w:rPrChange w:id="19233" w:author="Thomas Dietz" w:date="2012-08-10T13:22:00Z">
                    <w:rPr>
                      <w:lang w:val="de-DE"/>
                    </w:rPr>
                  </w:rPrChange>
                </w:rPr>
                <w:t xml:space="preserve">        </w:t>
              </w:r>
              <w:proofErr w:type="gramStart"/>
              <w:r w:rsidRPr="00B80901">
                <w:rPr>
                  <w:rPrChange w:id="19234" w:author="Thomas Dietz" w:date="2012-08-10T13:22:00Z">
                    <w:rPr>
                      <w:lang w:val="de-DE"/>
                    </w:rPr>
                  </w:rPrChange>
                </w:rPr>
                <w:t>is</w:t>
              </w:r>
              <w:proofErr w:type="gramEnd"/>
              <w:r w:rsidRPr="00B80901">
                <w:rPr>
                  <w:rPrChange w:id="19235" w:author="Thomas Dietz" w:date="2012-08-10T13:22:00Z">
                    <w:rPr>
                      <w:lang w:val="de-DE"/>
                    </w:rPr>
                  </w:rPrChange>
                </w:rPr>
                <w:t xml:space="preserve"> returned.";</w:t>
              </w:r>
            </w:ins>
          </w:p>
          <w:p w14:paraId="5AB68BFE" w14:textId="77777777" w:rsidR="009F3611" w:rsidRPr="00B80901" w:rsidRDefault="009F3611" w:rsidP="009F3611">
            <w:pPr>
              <w:pStyle w:val="XML1"/>
              <w:rPr>
                <w:ins w:id="19236" w:author="Thomas Dietz" w:date="2012-08-08T17:05:00Z"/>
                <w:rPrChange w:id="19237" w:author="Thomas Dietz" w:date="2012-08-10T13:22:00Z">
                  <w:rPr>
                    <w:ins w:id="19238" w:author="Thomas Dietz" w:date="2012-08-08T17:05:00Z"/>
                    <w:lang w:val="de-DE"/>
                  </w:rPr>
                </w:rPrChange>
              </w:rPr>
            </w:pPr>
            <w:ins w:id="19239" w:author="Thomas Dietz" w:date="2012-08-08T17:05:00Z">
              <w:r w:rsidRPr="00B80901">
                <w:rPr>
                  <w:rPrChange w:id="19240" w:author="Thomas Dietz" w:date="2012-08-10T13:22:00Z">
                    <w:rPr>
                      <w:lang w:val="de-DE"/>
                    </w:rPr>
                  </w:rPrChange>
                </w:rPr>
                <w:t xml:space="preserve">    }</w:t>
              </w:r>
            </w:ins>
          </w:p>
          <w:p w14:paraId="282565AB" w14:textId="77777777" w:rsidR="009F3611" w:rsidRPr="00B80901" w:rsidRDefault="009F3611" w:rsidP="009F3611">
            <w:pPr>
              <w:pStyle w:val="XML1"/>
              <w:rPr>
                <w:ins w:id="19241" w:author="Thomas Dietz" w:date="2012-08-08T17:05:00Z"/>
                <w:rPrChange w:id="19242" w:author="Thomas Dietz" w:date="2012-08-10T13:22:00Z">
                  <w:rPr>
                    <w:ins w:id="19243" w:author="Thomas Dietz" w:date="2012-08-08T17:05:00Z"/>
                    <w:lang w:val="de-DE"/>
                  </w:rPr>
                </w:rPrChange>
              </w:rPr>
            </w:pPr>
            <w:ins w:id="19244" w:author="Thomas Dietz" w:date="2012-08-08T17:05:00Z">
              <w:r w:rsidRPr="00B80901">
                <w:rPr>
                  <w:rPrChange w:id="19245" w:author="Thomas Dietz" w:date="2012-08-10T13:22:00Z">
                    <w:rPr>
                      <w:lang w:val="de-DE"/>
                    </w:rPr>
                  </w:rPrChange>
                </w:rPr>
                <w:t xml:space="preserve">  }</w:t>
              </w:r>
            </w:ins>
          </w:p>
          <w:p w14:paraId="3DBA1528" w14:textId="77777777" w:rsidR="009F3611" w:rsidRPr="00B80901" w:rsidRDefault="009F3611" w:rsidP="009F3611">
            <w:pPr>
              <w:pStyle w:val="XML1"/>
              <w:rPr>
                <w:ins w:id="19246" w:author="Thomas Dietz" w:date="2012-08-08T17:05:00Z"/>
                <w:rPrChange w:id="19247" w:author="Thomas Dietz" w:date="2012-08-10T13:22:00Z">
                  <w:rPr>
                    <w:ins w:id="19248" w:author="Thomas Dietz" w:date="2012-08-08T17:05:00Z"/>
                    <w:lang w:val="de-DE"/>
                  </w:rPr>
                </w:rPrChange>
              </w:rPr>
            </w:pPr>
            <w:ins w:id="19249" w:author="Thomas Dietz" w:date="2012-08-08T17:05:00Z">
              <w:r w:rsidRPr="00B80901">
                <w:rPr>
                  <w:rPrChange w:id="19250" w:author="Thomas Dietz" w:date="2012-08-10T13:22:00Z">
                    <w:rPr>
                      <w:lang w:val="de-DE"/>
                    </w:rPr>
                  </w:rPrChange>
                </w:rPr>
                <w:t xml:space="preserve">  </w:t>
              </w:r>
            </w:ins>
          </w:p>
          <w:p w14:paraId="26CA76AD" w14:textId="77777777" w:rsidR="009F3611" w:rsidRPr="00B80901" w:rsidRDefault="009F3611" w:rsidP="009F3611">
            <w:pPr>
              <w:pStyle w:val="XML1"/>
              <w:rPr>
                <w:ins w:id="19251" w:author="Thomas Dietz" w:date="2012-08-08T17:05:00Z"/>
                <w:rPrChange w:id="19252" w:author="Thomas Dietz" w:date="2012-08-10T13:22:00Z">
                  <w:rPr>
                    <w:ins w:id="19253" w:author="Thomas Dietz" w:date="2012-08-08T17:05:00Z"/>
                    <w:lang w:val="de-DE"/>
                  </w:rPr>
                </w:rPrChange>
              </w:rPr>
            </w:pPr>
            <w:ins w:id="19254" w:author="Thomas Dietz" w:date="2012-08-08T17:05:00Z">
              <w:r w:rsidRPr="00B80901">
                <w:rPr>
                  <w:rPrChange w:id="19255" w:author="Thomas Dietz" w:date="2012-08-10T13:22:00Z">
                    <w:rPr>
                      <w:lang w:val="de-DE"/>
                    </w:rPr>
                  </w:rPrChange>
                </w:rPr>
                <w:t xml:space="preserve">  grouping OFFlowTableType {</w:t>
              </w:r>
            </w:ins>
          </w:p>
          <w:p w14:paraId="403787D7" w14:textId="77777777" w:rsidR="009F3611" w:rsidRPr="00B80901" w:rsidRDefault="009F3611" w:rsidP="009F3611">
            <w:pPr>
              <w:pStyle w:val="XML1"/>
              <w:rPr>
                <w:ins w:id="19256" w:author="Thomas Dietz" w:date="2012-08-08T17:05:00Z"/>
                <w:rPrChange w:id="19257" w:author="Thomas Dietz" w:date="2012-08-10T13:22:00Z">
                  <w:rPr>
                    <w:ins w:id="19258" w:author="Thomas Dietz" w:date="2012-08-08T17:05:00Z"/>
                    <w:lang w:val="de-DE"/>
                  </w:rPr>
                </w:rPrChange>
              </w:rPr>
            </w:pPr>
            <w:ins w:id="19259" w:author="Thomas Dietz" w:date="2012-08-08T17:05:00Z">
              <w:r w:rsidRPr="00B80901">
                <w:rPr>
                  <w:rPrChange w:id="19260" w:author="Thomas Dietz" w:date="2012-08-10T13:22:00Z">
                    <w:rPr>
                      <w:lang w:val="de-DE"/>
                    </w:rPr>
                  </w:rPrChange>
                </w:rPr>
                <w:t xml:space="preserve">    </w:t>
              </w:r>
              <w:proofErr w:type="gramStart"/>
              <w:r w:rsidRPr="00B80901">
                <w:rPr>
                  <w:rPrChange w:id="19261" w:author="Thomas Dietz" w:date="2012-08-10T13:22:00Z">
                    <w:rPr>
                      <w:lang w:val="de-DE"/>
                    </w:rPr>
                  </w:rPrChange>
                </w:rPr>
                <w:t>description</w:t>
              </w:r>
              <w:proofErr w:type="gramEnd"/>
              <w:r w:rsidRPr="00B80901">
                <w:rPr>
                  <w:rPrChange w:id="19262" w:author="Thomas Dietz" w:date="2012-08-10T13:22:00Z">
                    <w:rPr>
                      <w:lang w:val="de-DE"/>
                    </w:rPr>
                  </w:rPrChange>
                </w:rPr>
                <w:t xml:space="preserve"> "Representation of an OpenFlow Flow Table Resource.</w:t>
              </w:r>
            </w:ins>
          </w:p>
          <w:p w14:paraId="2D631767" w14:textId="77777777" w:rsidR="009F3611" w:rsidRPr="00B80901" w:rsidRDefault="009F3611" w:rsidP="009F3611">
            <w:pPr>
              <w:pStyle w:val="XML1"/>
              <w:rPr>
                <w:ins w:id="19263" w:author="Thomas Dietz" w:date="2012-08-08T17:05:00Z"/>
                <w:rPrChange w:id="19264" w:author="Thomas Dietz" w:date="2012-08-10T13:22:00Z">
                  <w:rPr>
                    <w:ins w:id="19265" w:author="Thomas Dietz" w:date="2012-08-08T17:05:00Z"/>
                    <w:lang w:val="de-DE"/>
                  </w:rPr>
                </w:rPrChange>
              </w:rPr>
            </w:pPr>
          </w:p>
          <w:p w14:paraId="4D858B28" w14:textId="77777777" w:rsidR="009F3611" w:rsidRPr="00B80901" w:rsidRDefault="009F3611" w:rsidP="009F3611">
            <w:pPr>
              <w:pStyle w:val="XML1"/>
              <w:rPr>
                <w:ins w:id="19266" w:author="Thomas Dietz" w:date="2012-08-08T17:05:00Z"/>
                <w:rPrChange w:id="19267" w:author="Thomas Dietz" w:date="2012-08-10T13:22:00Z">
                  <w:rPr>
                    <w:ins w:id="19268" w:author="Thomas Dietz" w:date="2012-08-08T17:05:00Z"/>
                    <w:lang w:val="de-DE"/>
                  </w:rPr>
                </w:rPrChange>
              </w:rPr>
            </w:pPr>
            <w:ins w:id="19269" w:author="Thomas Dietz" w:date="2012-08-08T17:05:00Z">
              <w:r w:rsidRPr="00B80901">
                <w:rPr>
                  <w:rPrChange w:id="19270" w:author="Thomas Dietz" w:date="2012-08-10T13:22:00Z">
                    <w:rPr>
                      <w:lang w:val="de-DE"/>
                    </w:rPr>
                  </w:rPrChange>
                </w:rPr>
                <w:t xml:space="preserve">      Elements in the type OFFlowTableType are not configurable and</w:t>
              </w:r>
            </w:ins>
          </w:p>
          <w:p w14:paraId="173854FA" w14:textId="77777777" w:rsidR="009F3611" w:rsidRPr="00B80901" w:rsidRDefault="009F3611" w:rsidP="009F3611">
            <w:pPr>
              <w:pStyle w:val="XML1"/>
              <w:rPr>
                <w:ins w:id="19271" w:author="Thomas Dietz" w:date="2012-08-08T17:05:00Z"/>
                <w:rPrChange w:id="19272" w:author="Thomas Dietz" w:date="2012-08-10T13:22:00Z">
                  <w:rPr>
                    <w:ins w:id="19273" w:author="Thomas Dietz" w:date="2012-08-08T17:05:00Z"/>
                    <w:lang w:val="de-DE"/>
                  </w:rPr>
                </w:rPrChange>
              </w:rPr>
            </w:pPr>
            <w:ins w:id="19274" w:author="Thomas Dietz" w:date="2012-08-08T17:05:00Z">
              <w:r w:rsidRPr="00B80901">
                <w:rPr>
                  <w:rPrChange w:id="19275" w:author="Thomas Dietz" w:date="2012-08-10T13:22:00Z">
                    <w:rPr>
                      <w:lang w:val="de-DE"/>
                    </w:rPr>
                  </w:rPrChange>
                </w:rPr>
                <w:t xml:space="preserve">      </w:t>
              </w:r>
              <w:proofErr w:type="gramStart"/>
              <w:r w:rsidRPr="00B80901">
                <w:rPr>
                  <w:rPrChange w:id="19276" w:author="Thomas Dietz" w:date="2012-08-10T13:22:00Z">
                    <w:rPr>
                      <w:lang w:val="de-DE"/>
                    </w:rPr>
                  </w:rPrChange>
                </w:rPr>
                <w:t>can</w:t>
              </w:r>
              <w:proofErr w:type="gramEnd"/>
              <w:r w:rsidRPr="00B80901">
                <w:rPr>
                  <w:rPrChange w:id="19277" w:author="Thomas Dietz" w:date="2012-08-10T13:22:00Z">
                    <w:rPr>
                      <w:lang w:val="de-DE"/>
                    </w:rPr>
                  </w:rPrChange>
                </w:rPr>
                <w:t xml:space="preserve"> only be retrieved by NETCONF &lt;get&gt; operations. Attemps to</w:t>
              </w:r>
            </w:ins>
          </w:p>
          <w:p w14:paraId="6720AD52" w14:textId="77777777" w:rsidR="009F3611" w:rsidRPr="00B80901" w:rsidRDefault="009F3611" w:rsidP="009F3611">
            <w:pPr>
              <w:pStyle w:val="XML1"/>
              <w:rPr>
                <w:ins w:id="19278" w:author="Thomas Dietz" w:date="2012-08-08T17:05:00Z"/>
                <w:rPrChange w:id="19279" w:author="Thomas Dietz" w:date="2012-08-10T13:22:00Z">
                  <w:rPr>
                    <w:ins w:id="19280" w:author="Thomas Dietz" w:date="2012-08-08T17:05:00Z"/>
                    <w:lang w:val="de-DE"/>
                  </w:rPr>
                </w:rPrChange>
              </w:rPr>
            </w:pPr>
            <w:ins w:id="19281" w:author="Thomas Dietz" w:date="2012-08-08T17:05:00Z">
              <w:r w:rsidRPr="00B80901">
                <w:rPr>
                  <w:rPrChange w:id="19282" w:author="Thomas Dietz" w:date="2012-08-10T13:22:00Z">
                    <w:rPr>
                      <w:lang w:val="de-DE"/>
                    </w:rPr>
                  </w:rPrChange>
                </w:rPr>
                <w:t xml:space="preserve">      modify this element and its children with a NETCONF</w:t>
              </w:r>
            </w:ins>
          </w:p>
          <w:p w14:paraId="6BA60CF6" w14:textId="77777777" w:rsidR="009F3611" w:rsidRPr="00B80901" w:rsidRDefault="009F3611" w:rsidP="009F3611">
            <w:pPr>
              <w:pStyle w:val="XML1"/>
              <w:rPr>
                <w:ins w:id="19283" w:author="Thomas Dietz" w:date="2012-08-08T17:05:00Z"/>
                <w:rPrChange w:id="19284" w:author="Thomas Dietz" w:date="2012-08-10T13:22:00Z">
                  <w:rPr>
                    <w:ins w:id="19285" w:author="Thomas Dietz" w:date="2012-08-08T17:05:00Z"/>
                    <w:lang w:val="de-DE"/>
                  </w:rPr>
                </w:rPrChange>
              </w:rPr>
            </w:pPr>
            <w:ins w:id="19286" w:author="Thomas Dietz" w:date="2012-08-08T17:05:00Z">
              <w:r w:rsidRPr="00B80901">
                <w:rPr>
                  <w:rPrChange w:id="19287" w:author="Thomas Dietz" w:date="2012-08-10T13:22:00Z">
                    <w:rPr>
                      <w:lang w:val="de-DE"/>
                    </w:rPr>
                  </w:rPrChange>
                </w:rPr>
                <w:t xml:space="preserve">      &lt;edit-config&gt; operation MUST result in an</w:t>
              </w:r>
            </w:ins>
          </w:p>
          <w:p w14:paraId="5C4C21F7" w14:textId="77777777" w:rsidR="009F3611" w:rsidRPr="00B80901" w:rsidRDefault="009F3611" w:rsidP="009F3611">
            <w:pPr>
              <w:pStyle w:val="XML1"/>
              <w:rPr>
                <w:ins w:id="19288" w:author="Thomas Dietz" w:date="2012-08-08T17:05:00Z"/>
                <w:rPrChange w:id="19289" w:author="Thomas Dietz" w:date="2012-08-10T13:22:00Z">
                  <w:rPr>
                    <w:ins w:id="19290" w:author="Thomas Dietz" w:date="2012-08-08T17:05:00Z"/>
                    <w:lang w:val="de-DE"/>
                  </w:rPr>
                </w:rPrChange>
              </w:rPr>
            </w:pPr>
            <w:ins w:id="19291" w:author="Thomas Dietz" w:date="2012-08-08T17:05:00Z">
              <w:r w:rsidRPr="00B80901">
                <w:rPr>
                  <w:rPrChange w:id="19292" w:author="Thomas Dietz" w:date="2012-08-10T13:22:00Z">
                    <w:rPr>
                      <w:lang w:val="de-DE"/>
                    </w:rPr>
                  </w:rPrChange>
                </w:rPr>
                <w:t xml:space="preserve">      'operation-not-supported' error with type 'application'.";</w:t>
              </w:r>
            </w:ins>
          </w:p>
          <w:p w14:paraId="6FBFF072" w14:textId="77777777" w:rsidR="009F3611" w:rsidRPr="00B80901" w:rsidRDefault="009F3611" w:rsidP="009F3611">
            <w:pPr>
              <w:pStyle w:val="XML1"/>
              <w:rPr>
                <w:ins w:id="19293" w:author="Thomas Dietz" w:date="2012-08-08T17:05:00Z"/>
                <w:rPrChange w:id="19294" w:author="Thomas Dietz" w:date="2012-08-10T13:22:00Z">
                  <w:rPr>
                    <w:ins w:id="19295" w:author="Thomas Dietz" w:date="2012-08-08T17:05:00Z"/>
                    <w:lang w:val="de-DE"/>
                  </w:rPr>
                </w:rPrChange>
              </w:rPr>
            </w:pPr>
            <w:ins w:id="19296" w:author="Thomas Dietz" w:date="2012-08-08T17:05:00Z">
              <w:r w:rsidRPr="00B80901">
                <w:rPr>
                  <w:rPrChange w:id="19297" w:author="Thomas Dietz" w:date="2012-08-10T13:22:00Z">
                    <w:rPr>
                      <w:lang w:val="de-DE"/>
                    </w:rPr>
                  </w:rPrChange>
                </w:rPr>
                <w:t xml:space="preserve">    uses OFResourceType;</w:t>
              </w:r>
            </w:ins>
          </w:p>
          <w:p w14:paraId="31783EF3" w14:textId="77777777" w:rsidR="009F3611" w:rsidRPr="00B80901" w:rsidRDefault="009F3611" w:rsidP="009F3611">
            <w:pPr>
              <w:pStyle w:val="XML1"/>
              <w:rPr>
                <w:ins w:id="19298" w:author="Thomas Dietz" w:date="2012-08-08T17:05:00Z"/>
                <w:rPrChange w:id="19299" w:author="Thomas Dietz" w:date="2012-08-10T13:22:00Z">
                  <w:rPr>
                    <w:ins w:id="19300" w:author="Thomas Dietz" w:date="2012-08-08T17:05:00Z"/>
                    <w:lang w:val="de-DE"/>
                  </w:rPr>
                </w:rPrChange>
              </w:rPr>
            </w:pPr>
            <w:ins w:id="19301" w:author="Thomas Dietz" w:date="2012-08-08T17:05:00Z">
              <w:r w:rsidRPr="00B80901">
                <w:rPr>
                  <w:rPrChange w:id="19302" w:author="Thomas Dietz" w:date="2012-08-10T13:22:00Z">
                    <w:rPr>
                      <w:lang w:val="de-DE"/>
                    </w:rPr>
                  </w:rPrChange>
                </w:rPr>
                <w:t xml:space="preserve">    leaf max-entries {</w:t>
              </w:r>
            </w:ins>
          </w:p>
          <w:p w14:paraId="6D13BB94" w14:textId="77777777" w:rsidR="009F3611" w:rsidRPr="00B80901" w:rsidRDefault="009F3611" w:rsidP="009F3611">
            <w:pPr>
              <w:pStyle w:val="XML1"/>
              <w:rPr>
                <w:ins w:id="19303" w:author="Thomas Dietz" w:date="2012-08-08T17:05:00Z"/>
                <w:rPrChange w:id="19304" w:author="Thomas Dietz" w:date="2012-08-10T13:22:00Z">
                  <w:rPr>
                    <w:ins w:id="19305" w:author="Thomas Dietz" w:date="2012-08-08T17:05:00Z"/>
                    <w:lang w:val="de-DE"/>
                  </w:rPr>
                </w:rPrChange>
              </w:rPr>
            </w:pPr>
            <w:ins w:id="19306" w:author="Thomas Dietz" w:date="2012-08-08T17:05:00Z">
              <w:r w:rsidRPr="00B80901">
                <w:rPr>
                  <w:rPrChange w:id="19307" w:author="Thomas Dietz" w:date="2012-08-10T13:22:00Z">
                    <w:rPr>
                      <w:lang w:val="de-DE"/>
                    </w:rPr>
                  </w:rPrChange>
                </w:rPr>
                <w:t xml:space="preserve">      type uint8;</w:t>
              </w:r>
            </w:ins>
          </w:p>
          <w:p w14:paraId="29100BA9" w14:textId="77777777" w:rsidR="009F3611" w:rsidRPr="00B80901" w:rsidRDefault="009F3611" w:rsidP="009F3611">
            <w:pPr>
              <w:pStyle w:val="XML1"/>
              <w:rPr>
                <w:ins w:id="19308" w:author="Thomas Dietz" w:date="2012-08-08T17:05:00Z"/>
                <w:rPrChange w:id="19309" w:author="Thomas Dietz" w:date="2012-08-10T13:22:00Z">
                  <w:rPr>
                    <w:ins w:id="19310" w:author="Thomas Dietz" w:date="2012-08-08T17:05:00Z"/>
                    <w:lang w:val="de-DE"/>
                  </w:rPr>
                </w:rPrChange>
              </w:rPr>
            </w:pPr>
            <w:ins w:id="19311" w:author="Thomas Dietz" w:date="2012-08-08T17:05:00Z">
              <w:r w:rsidRPr="00B80901">
                <w:rPr>
                  <w:rPrChange w:id="19312" w:author="Thomas Dietz" w:date="2012-08-10T13:22:00Z">
                    <w:rPr>
                      <w:lang w:val="de-DE"/>
                    </w:rPr>
                  </w:rPrChange>
                </w:rPr>
                <w:t xml:space="preserve">      description "The maximum number of flow entries supported by</w:t>
              </w:r>
            </w:ins>
          </w:p>
          <w:p w14:paraId="679C25A3" w14:textId="77777777" w:rsidR="009F3611" w:rsidRPr="00B80901" w:rsidRDefault="009F3611" w:rsidP="009F3611">
            <w:pPr>
              <w:pStyle w:val="XML1"/>
              <w:rPr>
                <w:ins w:id="19313" w:author="Thomas Dietz" w:date="2012-08-08T17:05:00Z"/>
                <w:rPrChange w:id="19314" w:author="Thomas Dietz" w:date="2012-08-10T13:22:00Z">
                  <w:rPr>
                    <w:ins w:id="19315" w:author="Thomas Dietz" w:date="2012-08-08T17:05:00Z"/>
                    <w:lang w:val="de-DE"/>
                  </w:rPr>
                </w:rPrChange>
              </w:rPr>
            </w:pPr>
            <w:ins w:id="19316" w:author="Thomas Dietz" w:date="2012-08-08T17:05:00Z">
              <w:r w:rsidRPr="00B80901">
                <w:rPr>
                  <w:rPrChange w:id="19317" w:author="Thomas Dietz" w:date="2012-08-10T13:22:00Z">
                    <w:rPr>
                      <w:lang w:val="de-DE"/>
                    </w:rPr>
                  </w:rPrChange>
                </w:rPr>
                <w:t xml:space="preserve">        </w:t>
              </w:r>
              <w:proofErr w:type="gramStart"/>
              <w:r w:rsidRPr="00B80901">
                <w:rPr>
                  <w:rPrChange w:id="19318" w:author="Thomas Dietz" w:date="2012-08-10T13:22:00Z">
                    <w:rPr>
                      <w:lang w:val="de-DE"/>
                    </w:rPr>
                  </w:rPrChange>
                </w:rPr>
                <w:t>the</w:t>
              </w:r>
              <w:proofErr w:type="gramEnd"/>
              <w:r w:rsidRPr="00B80901">
                <w:rPr>
                  <w:rPrChange w:id="19319" w:author="Thomas Dietz" w:date="2012-08-10T13:22:00Z">
                    <w:rPr>
                      <w:lang w:val="de-DE"/>
                    </w:rPr>
                  </w:rPrChange>
                </w:rPr>
                <w:t xml:space="preserve"> flow table.";</w:t>
              </w:r>
            </w:ins>
          </w:p>
          <w:p w14:paraId="6C5CD6D9" w14:textId="77777777" w:rsidR="009F3611" w:rsidRPr="00B80901" w:rsidRDefault="009F3611" w:rsidP="009F3611">
            <w:pPr>
              <w:pStyle w:val="XML1"/>
              <w:rPr>
                <w:ins w:id="19320" w:author="Thomas Dietz" w:date="2012-08-08T17:05:00Z"/>
                <w:rPrChange w:id="19321" w:author="Thomas Dietz" w:date="2012-08-10T13:22:00Z">
                  <w:rPr>
                    <w:ins w:id="19322" w:author="Thomas Dietz" w:date="2012-08-08T17:05:00Z"/>
                    <w:lang w:val="de-DE"/>
                  </w:rPr>
                </w:rPrChange>
              </w:rPr>
            </w:pPr>
            <w:ins w:id="19323" w:author="Thomas Dietz" w:date="2012-08-08T17:05:00Z">
              <w:r w:rsidRPr="00B80901">
                <w:rPr>
                  <w:rPrChange w:id="19324" w:author="Thomas Dietz" w:date="2012-08-10T13:22:00Z">
                    <w:rPr>
                      <w:lang w:val="de-DE"/>
                    </w:rPr>
                  </w:rPrChange>
                </w:rPr>
                <w:t xml:space="preserve">    }</w:t>
              </w:r>
            </w:ins>
          </w:p>
          <w:p w14:paraId="40AB2D9B" w14:textId="77777777" w:rsidR="009F3611" w:rsidRPr="00B80901" w:rsidRDefault="009F3611" w:rsidP="009F3611">
            <w:pPr>
              <w:pStyle w:val="XML1"/>
              <w:rPr>
                <w:ins w:id="19325" w:author="Thomas Dietz" w:date="2012-08-08T17:05:00Z"/>
                <w:rPrChange w:id="19326" w:author="Thomas Dietz" w:date="2012-08-10T13:22:00Z">
                  <w:rPr>
                    <w:ins w:id="19327" w:author="Thomas Dietz" w:date="2012-08-08T17:05:00Z"/>
                    <w:lang w:val="de-DE"/>
                  </w:rPr>
                </w:rPrChange>
              </w:rPr>
            </w:pPr>
            <w:ins w:id="19328" w:author="Thomas Dietz" w:date="2012-08-08T17:05:00Z">
              <w:r w:rsidRPr="00B80901">
                <w:rPr>
                  <w:rPrChange w:id="19329" w:author="Thomas Dietz" w:date="2012-08-10T13:22:00Z">
                    <w:rPr>
                      <w:lang w:val="de-DE"/>
                    </w:rPr>
                  </w:rPrChange>
                </w:rPr>
                <w:t xml:space="preserve">    container next-tables {</w:t>
              </w:r>
            </w:ins>
          </w:p>
          <w:p w14:paraId="02016702" w14:textId="77777777" w:rsidR="009F3611" w:rsidRPr="00B80901" w:rsidRDefault="009F3611" w:rsidP="009F3611">
            <w:pPr>
              <w:pStyle w:val="XML1"/>
              <w:rPr>
                <w:ins w:id="19330" w:author="Thomas Dietz" w:date="2012-08-08T17:05:00Z"/>
                <w:rPrChange w:id="19331" w:author="Thomas Dietz" w:date="2012-08-10T13:22:00Z">
                  <w:rPr>
                    <w:ins w:id="19332" w:author="Thomas Dietz" w:date="2012-08-08T17:05:00Z"/>
                    <w:lang w:val="de-DE"/>
                  </w:rPr>
                </w:rPrChange>
              </w:rPr>
            </w:pPr>
            <w:ins w:id="19333" w:author="Thomas Dietz" w:date="2012-08-08T17:05:00Z">
              <w:r w:rsidRPr="00B80901">
                <w:rPr>
                  <w:rPrChange w:id="19334" w:author="Thomas Dietz" w:date="2012-08-10T13:22:00Z">
                    <w:rPr>
                      <w:lang w:val="de-DE"/>
                    </w:rPr>
                  </w:rPrChange>
                </w:rPr>
                <w:t xml:space="preserve">      leaf-list table-id {</w:t>
              </w:r>
            </w:ins>
          </w:p>
          <w:p w14:paraId="0AD96716" w14:textId="77777777" w:rsidR="009F3611" w:rsidRPr="00B80901" w:rsidRDefault="009F3611" w:rsidP="009F3611">
            <w:pPr>
              <w:pStyle w:val="XML1"/>
              <w:rPr>
                <w:ins w:id="19335" w:author="Thomas Dietz" w:date="2012-08-08T17:05:00Z"/>
                <w:rPrChange w:id="19336" w:author="Thomas Dietz" w:date="2012-08-10T13:22:00Z">
                  <w:rPr>
                    <w:ins w:id="19337" w:author="Thomas Dietz" w:date="2012-08-08T17:05:00Z"/>
                    <w:lang w:val="de-DE"/>
                  </w:rPr>
                </w:rPrChange>
              </w:rPr>
            </w:pPr>
            <w:ins w:id="19338" w:author="Thomas Dietz" w:date="2012-08-08T17:05:00Z">
              <w:r w:rsidRPr="00B80901">
                <w:rPr>
                  <w:rPrChange w:id="19339" w:author="Thomas Dietz" w:date="2012-08-10T13:22:00Z">
                    <w:rPr>
                      <w:lang w:val="de-DE"/>
                    </w:rPr>
                  </w:rPrChange>
                </w:rPr>
                <w:t xml:space="preserve">        type inet:uri;</w:t>
              </w:r>
            </w:ins>
          </w:p>
          <w:p w14:paraId="515462AD" w14:textId="77777777" w:rsidR="009F3611" w:rsidRPr="00B80901" w:rsidRDefault="009F3611" w:rsidP="009F3611">
            <w:pPr>
              <w:pStyle w:val="XML1"/>
              <w:rPr>
                <w:ins w:id="19340" w:author="Thomas Dietz" w:date="2012-08-08T17:05:00Z"/>
                <w:rPrChange w:id="19341" w:author="Thomas Dietz" w:date="2012-08-10T13:22:00Z">
                  <w:rPr>
                    <w:ins w:id="19342" w:author="Thomas Dietz" w:date="2012-08-08T17:05:00Z"/>
                    <w:lang w:val="de-DE"/>
                  </w:rPr>
                </w:rPrChange>
              </w:rPr>
            </w:pPr>
            <w:ins w:id="19343" w:author="Thomas Dietz" w:date="2012-08-08T17:05:00Z">
              <w:r w:rsidRPr="00B80901">
                <w:rPr>
                  <w:rPrChange w:id="19344" w:author="Thomas Dietz" w:date="2012-08-10T13:22:00Z">
                    <w:rPr>
                      <w:lang w:val="de-DE"/>
                    </w:rPr>
                  </w:rPrChange>
                </w:rPr>
                <w:t xml:space="preserve">      }</w:t>
              </w:r>
            </w:ins>
          </w:p>
          <w:p w14:paraId="2D5A73B6" w14:textId="77777777" w:rsidR="009F3611" w:rsidRPr="00B80901" w:rsidRDefault="009F3611" w:rsidP="009F3611">
            <w:pPr>
              <w:pStyle w:val="XML1"/>
              <w:rPr>
                <w:ins w:id="19345" w:author="Thomas Dietz" w:date="2012-08-08T17:05:00Z"/>
                <w:rPrChange w:id="19346" w:author="Thomas Dietz" w:date="2012-08-10T13:22:00Z">
                  <w:rPr>
                    <w:ins w:id="19347" w:author="Thomas Dietz" w:date="2012-08-08T17:05:00Z"/>
                    <w:lang w:val="de-DE"/>
                  </w:rPr>
                </w:rPrChange>
              </w:rPr>
            </w:pPr>
            <w:ins w:id="19348" w:author="Thomas Dietz" w:date="2012-08-08T17:05:00Z">
              <w:r w:rsidRPr="00B80901">
                <w:rPr>
                  <w:rPrChange w:id="19349" w:author="Thomas Dietz" w:date="2012-08-10T13:22:00Z">
                    <w:rPr>
                      <w:lang w:val="de-DE"/>
                    </w:rPr>
                  </w:rPrChange>
                </w:rPr>
                <w:t xml:space="preserve">      description "An array of resource-ids of all flow tables that</w:t>
              </w:r>
            </w:ins>
          </w:p>
          <w:p w14:paraId="0215D4C1" w14:textId="77777777" w:rsidR="009F3611" w:rsidRPr="00B80901" w:rsidRDefault="009F3611" w:rsidP="009F3611">
            <w:pPr>
              <w:pStyle w:val="XML1"/>
              <w:rPr>
                <w:ins w:id="19350" w:author="Thomas Dietz" w:date="2012-08-08T17:05:00Z"/>
                <w:rPrChange w:id="19351" w:author="Thomas Dietz" w:date="2012-08-10T13:22:00Z">
                  <w:rPr>
                    <w:ins w:id="19352" w:author="Thomas Dietz" w:date="2012-08-08T17:05:00Z"/>
                    <w:lang w:val="de-DE"/>
                  </w:rPr>
                </w:rPrChange>
              </w:rPr>
            </w:pPr>
            <w:ins w:id="19353" w:author="Thomas Dietz" w:date="2012-08-08T17:05:00Z">
              <w:r w:rsidRPr="00B80901">
                <w:rPr>
                  <w:rPrChange w:id="19354" w:author="Thomas Dietz" w:date="2012-08-10T13:22:00Z">
                    <w:rPr>
                      <w:lang w:val="de-DE"/>
                    </w:rPr>
                  </w:rPrChange>
                </w:rPr>
                <w:t xml:space="preserve">        can be directly reached from this table using the </w:t>
              </w:r>
            </w:ins>
          </w:p>
          <w:p w14:paraId="1A8F961B" w14:textId="77777777" w:rsidR="009F3611" w:rsidRPr="00B80901" w:rsidRDefault="009F3611" w:rsidP="009F3611">
            <w:pPr>
              <w:pStyle w:val="XML1"/>
              <w:rPr>
                <w:ins w:id="19355" w:author="Thomas Dietz" w:date="2012-08-08T17:05:00Z"/>
                <w:rPrChange w:id="19356" w:author="Thomas Dietz" w:date="2012-08-10T13:22:00Z">
                  <w:rPr>
                    <w:ins w:id="19357" w:author="Thomas Dietz" w:date="2012-08-08T17:05:00Z"/>
                    <w:lang w:val="de-DE"/>
                  </w:rPr>
                </w:rPrChange>
              </w:rPr>
            </w:pPr>
            <w:ins w:id="19358" w:author="Thomas Dietz" w:date="2012-08-08T17:05:00Z">
              <w:r w:rsidRPr="00B80901">
                <w:rPr>
                  <w:rPrChange w:id="19359" w:author="Thomas Dietz" w:date="2012-08-10T13:22:00Z">
                    <w:rPr>
                      <w:lang w:val="de-DE"/>
                    </w:rPr>
                  </w:rPrChange>
                </w:rPr>
                <w:t xml:space="preserve">        'goto-table' instruction.</w:t>
              </w:r>
              <w:proofErr w:type="gramStart"/>
              <w:r w:rsidRPr="00B80901">
                <w:rPr>
                  <w:rPrChange w:id="19360" w:author="Thomas Dietz" w:date="2012-08-10T13:22:00Z">
                    <w:rPr>
                      <w:lang w:val="de-DE"/>
                    </w:rPr>
                  </w:rPrChange>
                </w:rPr>
                <w:t>";</w:t>
              </w:r>
              <w:proofErr w:type="gramEnd"/>
            </w:ins>
          </w:p>
          <w:p w14:paraId="117E40D0" w14:textId="77777777" w:rsidR="009F3611" w:rsidRPr="00B80901" w:rsidRDefault="009F3611" w:rsidP="009F3611">
            <w:pPr>
              <w:pStyle w:val="XML1"/>
              <w:rPr>
                <w:ins w:id="19361" w:author="Thomas Dietz" w:date="2012-08-08T17:05:00Z"/>
                <w:rPrChange w:id="19362" w:author="Thomas Dietz" w:date="2012-08-10T13:22:00Z">
                  <w:rPr>
                    <w:ins w:id="19363" w:author="Thomas Dietz" w:date="2012-08-08T17:05:00Z"/>
                    <w:lang w:val="de-DE"/>
                  </w:rPr>
                </w:rPrChange>
              </w:rPr>
            </w:pPr>
            <w:ins w:id="19364" w:author="Thomas Dietz" w:date="2012-08-08T17:05:00Z">
              <w:r w:rsidRPr="00B80901">
                <w:rPr>
                  <w:rPrChange w:id="19365" w:author="Thomas Dietz" w:date="2012-08-10T13:22:00Z">
                    <w:rPr>
                      <w:lang w:val="de-DE"/>
                    </w:rPr>
                  </w:rPrChange>
                </w:rPr>
                <w:t xml:space="preserve">    }</w:t>
              </w:r>
            </w:ins>
          </w:p>
          <w:p w14:paraId="33891C1E" w14:textId="77777777" w:rsidR="009F3611" w:rsidRPr="00B80901" w:rsidRDefault="009F3611" w:rsidP="009F3611">
            <w:pPr>
              <w:pStyle w:val="XML1"/>
              <w:rPr>
                <w:ins w:id="19366" w:author="Thomas Dietz" w:date="2012-08-08T17:05:00Z"/>
                <w:rPrChange w:id="19367" w:author="Thomas Dietz" w:date="2012-08-10T13:22:00Z">
                  <w:rPr>
                    <w:ins w:id="19368" w:author="Thomas Dietz" w:date="2012-08-08T17:05:00Z"/>
                    <w:lang w:val="de-DE"/>
                  </w:rPr>
                </w:rPrChange>
              </w:rPr>
            </w:pPr>
            <w:ins w:id="19369" w:author="Thomas Dietz" w:date="2012-08-08T17:05:00Z">
              <w:r w:rsidRPr="00B80901">
                <w:rPr>
                  <w:rPrChange w:id="19370" w:author="Thomas Dietz" w:date="2012-08-10T13:22:00Z">
                    <w:rPr>
                      <w:lang w:val="de-DE"/>
                    </w:rPr>
                  </w:rPrChange>
                </w:rPr>
                <w:t xml:space="preserve">    container instructions {</w:t>
              </w:r>
            </w:ins>
          </w:p>
          <w:p w14:paraId="2E08795A" w14:textId="77777777" w:rsidR="009F3611" w:rsidRPr="00B80901" w:rsidRDefault="009F3611" w:rsidP="009F3611">
            <w:pPr>
              <w:pStyle w:val="XML1"/>
              <w:rPr>
                <w:ins w:id="19371" w:author="Thomas Dietz" w:date="2012-08-08T17:05:00Z"/>
                <w:rPrChange w:id="19372" w:author="Thomas Dietz" w:date="2012-08-10T13:22:00Z">
                  <w:rPr>
                    <w:ins w:id="19373" w:author="Thomas Dietz" w:date="2012-08-08T17:05:00Z"/>
                    <w:lang w:val="de-DE"/>
                  </w:rPr>
                </w:rPrChange>
              </w:rPr>
            </w:pPr>
            <w:ins w:id="19374" w:author="Thomas Dietz" w:date="2012-08-08T17:05:00Z">
              <w:r w:rsidRPr="00B80901">
                <w:rPr>
                  <w:rPrChange w:id="19375" w:author="Thomas Dietz" w:date="2012-08-10T13:22:00Z">
                    <w:rPr>
                      <w:lang w:val="de-DE"/>
                    </w:rPr>
                  </w:rPrChange>
                </w:rPr>
                <w:t xml:space="preserve">      leaf-list type {</w:t>
              </w:r>
            </w:ins>
          </w:p>
          <w:p w14:paraId="16242BFE" w14:textId="77777777" w:rsidR="009F3611" w:rsidRPr="00B80901" w:rsidRDefault="009F3611" w:rsidP="009F3611">
            <w:pPr>
              <w:pStyle w:val="XML1"/>
              <w:rPr>
                <w:ins w:id="19376" w:author="Thomas Dietz" w:date="2012-08-08T17:05:00Z"/>
                <w:rPrChange w:id="19377" w:author="Thomas Dietz" w:date="2012-08-10T13:22:00Z">
                  <w:rPr>
                    <w:ins w:id="19378" w:author="Thomas Dietz" w:date="2012-08-08T17:05:00Z"/>
                    <w:lang w:val="de-DE"/>
                  </w:rPr>
                </w:rPrChange>
              </w:rPr>
            </w:pPr>
            <w:ins w:id="19379" w:author="Thomas Dietz" w:date="2012-08-08T17:05:00Z">
              <w:r w:rsidRPr="00B80901">
                <w:rPr>
                  <w:rPrChange w:id="19380" w:author="Thomas Dietz" w:date="2012-08-10T13:22:00Z">
                    <w:rPr>
                      <w:lang w:val="de-DE"/>
                    </w:rPr>
                  </w:rPrChange>
                </w:rPr>
                <w:t xml:space="preserve">        type OFInstructionType;</w:t>
              </w:r>
            </w:ins>
          </w:p>
          <w:p w14:paraId="04B86EE4" w14:textId="77777777" w:rsidR="009F3611" w:rsidRPr="00B80901" w:rsidRDefault="009F3611" w:rsidP="009F3611">
            <w:pPr>
              <w:pStyle w:val="XML1"/>
              <w:rPr>
                <w:ins w:id="19381" w:author="Thomas Dietz" w:date="2012-08-08T17:05:00Z"/>
                <w:rPrChange w:id="19382" w:author="Thomas Dietz" w:date="2012-08-10T13:22:00Z">
                  <w:rPr>
                    <w:ins w:id="19383" w:author="Thomas Dietz" w:date="2012-08-08T17:05:00Z"/>
                    <w:lang w:val="de-DE"/>
                  </w:rPr>
                </w:rPrChange>
              </w:rPr>
            </w:pPr>
            <w:ins w:id="19384" w:author="Thomas Dietz" w:date="2012-08-08T17:05:00Z">
              <w:r w:rsidRPr="00B80901">
                <w:rPr>
                  <w:rPrChange w:id="19385" w:author="Thomas Dietz" w:date="2012-08-10T13:22:00Z">
                    <w:rPr>
                      <w:lang w:val="de-DE"/>
                    </w:rPr>
                  </w:rPrChange>
                </w:rPr>
                <w:t xml:space="preserve">      }</w:t>
              </w:r>
            </w:ins>
          </w:p>
          <w:p w14:paraId="3282DC79" w14:textId="77777777" w:rsidR="009F3611" w:rsidRPr="00B80901" w:rsidRDefault="009F3611" w:rsidP="009F3611">
            <w:pPr>
              <w:pStyle w:val="XML1"/>
              <w:rPr>
                <w:ins w:id="19386" w:author="Thomas Dietz" w:date="2012-08-08T17:05:00Z"/>
                <w:rPrChange w:id="19387" w:author="Thomas Dietz" w:date="2012-08-10T13:22:00Z">
                  <w:rPr>
                    <w:ins w:id="19388" w:author="Thomas Dietz" w:date="2012-08-08T17:05:00Z"/>
                    <w:lang w:val="de-DE"/>
                  </w:rPr>
                </w:rPrChange>
              </w:rPr>
            </w:pPr>
            <w:ins w:id="19389" w:author="Thomas Dietz" w:date="2012-08-08T17:05:00Z">
              <w:r w:rsidRPr="00B80901">
                <w:rPr>
                  <w:rPrChange w:id="19390" w:author="Thomas Dietz" w:date="2012-08-10T13:22:00Z">
                    <w:rPr>
                      <w:lang w:val="de-DE"/>
                    </w:rPr>
                  </w:rPrChange>
                </w:rPr>
                <w:t xml:space="preserve">      description "The list of all instruction types supported by</w:t>
              </w:r>
            </w:ins>
          </w:p>
          <w:p w14:paraId="6150D7E9" w14:textId="77777777" w:rsidR="009F3611" w:rsidRPr="00B80901" w:rsidRDefault="009F3611" w:rsidP="009F3611">
            <w:pPr>
              <w:pStyle w:val="XML1"/>
              <w:rPr>
                <w:ins w:id="19391" w:author="Thomas Dietz" w:date="2012-08-08T17:05:00Z"/>
                <w:rPrChange w:id="19392" w:author="Thomas Dietz" w:date="2012-08-10T13:22:00Z">
                  <w:rPr>
                    <w:ins w:id="19393" w:author="Thomas Dietz" w:date="2012-08-08T17:05:00Z"/>
                    <w:lang w:val="de-DE"/>
                  </w:rPr>
                </w:rPrChange>
              </w:rPr>
            </w:pPr>
            <w:ins w:id="19394" w:author="Thomas Dietz" w:date="2012-08-08T17:05:00Z">
              <w:r w:rsidRPr="00B80901">
                <w:rPr>
                  <w:rPrChange w:id="19395" w:author="Thomas Dietz" w:date="2012-08-10T13:22:00Z">
                    <w:rPr>
                      <w:lang w:val="de-DE"/>
                    </w:rPr>
                  </w:rPrChange>
                </w:rPr>
                <w:t xml:space="preserve">        </w:t>
              </w:r>
              <w:proofErr w:type="gramStart"/>
              <w:r w:rsidRPr="00B80901">
                <w:rPr>
                  <w:rPrChange w:id="19396" w:author="Thomas Dietz" w:date="2012-08-10T13:22:00Z">
                    <w:rPr>
                      <w:lang w:val="de-DE"/>
                    </w:rPr>
                  </w:rPrChange>
                </w:rPr>
                <w:t>the</w:t>
              </w:r>
              <w:proofErr w:type="gramEnd"/>
              <w:r w:rsidRPr="00B80901">
                <w:rPr>
                  <w:rPrChange w:id="19397" w:author="Thomas Dietz" w:date="2012-08-10T13:22:00Z">
                    <w:rPr>
                      <w:lang w:val="de-DE"/>
                    </w:rPr>
                  </w:rPrChange>
                </w:rPr>
                <w:t xml:space="preserve"> flow table.";</w:t>
              </w:r>
            </w:ins>
          </w:p>
          <w:p w14:paraId="7577EA32" w14:textId="77777777" w:rsidR="009F3611" w:rsidRPr="00B80901" w:rsidRDefault="009F3611" w:rsidP="009F3611">
            <w:pPr>
              <w:pStyle w:val="XML1"/>
              <w:rPr>
                <w:ins w:id="19398" w:author="Thomas Dietz" w:date="2012-08-08T17:05:00Z"/>
                <w:rPrChange w:id="19399" w:author="Thomas Dietz" w:date="2012-08-10T13:22:00Z">
                  <w:rPr>
                    <w:ins w:id="19400" w:author="Thomas Dietz" w:date="2012-08-08T17:05:00Z"/>
                    <w:lang w:val="de-DE"/>
                  </w:rPr>
                </w:rPrChange>
              </w:rPr>
            </w:pPr>
            <w:ins w:id="19401" w:author="Thomas Dietz" w:date="2012-08-08T17:05:00Z">
              <w:r w:rsidRPr="00B80901">
                <w:rPr>
                  <w:rPrChange w:id="19402" w:author="Thomas Dietz" w:date="2012-08-10T13:22:00Z">
                    <w:rPr>
                      <w:lang w:val="de-DE"/>
                    </w:rPr>
                  </w:rPrChange>
                </w:rPr>
                <w:t xml:space="preserve">    }</w:t>
              </w:r>
            </w:ins>
          </w:p>
          <w:p w14:paraId="1460773A" w14:textId="77777777" w:rsidR="009F3611" w:rsidRPr="00B80901" w:rsidRDefault="009F3611" w:rsidP="009F3611">
            <w:pPr>
              <w:pStyle w:val="XML1"/>
              <w:rPr>
                <w:ins w:id="19403" w:author="Thomas Dietz" w:date="2012-08-08T17:05:00Z"/>
                <w:rPrChange w:id="19404" w:author="Thomas Dietz" w:date="2012-08-10T13:22:00Z">
                  <w:rPr>
                    <w:ins w:id="19405" w:author="Thomas Dietz" w:date="2012-08-08T17:05:00Z"/>
                    <w:lang w:val="de-DE"/>
                  </w:rPr>
                </w:rPrChange>
              </w:rPr>
            </w:pPr>
            <w:ins w:id="19406" w:author="Thomas Dietz" w:date="2012-08-08T17:05:00Z">
              <w:r w:rsidRPr="00B80901">
                <w:rPr>
                  <w:rPrChange w:id="19407" w:author="Thomas Dietz" w:date="2012-08-10T13:22:00Z">
                    <w:rPr>
                      <w:lang w:val="de-DE"/>
                    </w:rPr>
                  </w:rPrChange>
                </w:rPr>
                <w:t xml:space="preserve">    container matches {</w:t>
              </w:r>
            </w:ins>
          </w:p>
          <w:p w14:paraId="53CAB7AC" w14:textId="77777777" w:rsidR="009F3611" w:rsidRPr="00B80901" w:rsidRDefault="009F3611" w:rsidP="009F3611">
            <w:pPr>
              <w:pStyle w:val="XML1"/>
              <w:rPr>
                <w:ins w:id="19408" w:author="Thomas Dietz" w:date="2012-08-08T17:05:00Z"/>
                <w:rPrChange w:id="19409" w:author="Thomas Dietz" w:date="2012-08-10T13:22:00Z">
                  <w:rPr>
                    <w:ins w:id="19410" w:author="Thomas Dietz" w:date="2012-08-08T17:05:00Z"/>
                    <w:lang w:val="de-DE"/>
                  </w:rPr>
                </w:rPrChange>
              </w:rPr>
            </w:pPr>
            <w:ins w:id="19411" w:author="Thomas Dietz" w:date="2012-08-08T17:05:00Z">
              <w:r w:rsidRPr="00B80901">
                <w:rPr>
                  <w:rPrChange w:id="19412" w:author="Thomas Dietz" w:date="2012-08-10T13:22:00Z">
                    <w:rPr>
                      <w:lang w:val="de-DE"/>
                    </w:rPr>
                  </w:rPrChange>
                </w:rPr>
                <w:t xml:space="preserve">      leaf-list type {</w:t>
              </w:r>
            </w:ins>
          </w:p>
          <w:p w14:paraId="22F525E4" w14:textId="77777777" w:rsidR="009F3611" w:rsidRPr="00B80901" w:rsidRDefault="009F3611" w:rsidP="009F3611">
            <w:pPr>
              <w:pStyle w:val="XML1"/>
              <w:rPr>
                <w:ins w:id="19413" w:author="Thomas Dietz" w:date="2012-08-08T17:05:00Z"/>
                <w:rPrChange w:id="19414" w:author="Thomas Dietz" w:date="2012-08-10T13:22:00Z">
                  <w:rPr>
                    <w:ins w:id="19415" w:author="Thomas Dietz" w:date="2012-08-08T17:05:00Z"/>
                    <w:lang w:val="de-DE"/>
                  </w:rPr>
                </w:rPrChange>
              </w:rPr>
            </w:pPr>
            <w:ins w:id="19416" w:author="Thomas Dietz" w:date="2012-08-08T17:05:00Z">
              <w:r w:rsidRPr="00B80901">
                <w:rPr>
                  <w:rPrChange w:id="19417" w:author="Thomas Dietz" w:date="2012-08-10T13:22:00Z">
                    <w:rPr>
                      <w:lang w:val="de-DE"/>
                    </w:rPr>
                  </w:rPrChange>
                </w:rPr>
                <w:t xml:space="preserve">        type OFMatchFieldType;</w:t>
              </w:r>
            </w:ins>
          </w:p>
          <w:p w14:paraId="31BB5E97" w14:textId="77777777" w:rsidR="009F3611" w:rsidRPr="00B80901" w:rsidRDefault="009F3611" w:rsidP="009F3611">
            <w:pPr>
              <w:pStyle w:val="XML1"/>
              <w:rPr>
                <w:ins w:id="19418" w:author="Thomas Dietz" w:date="2012-08-08T17:05:00Z"/>
                <w:rPrChange w:id="19419" w:author="Thomas Dietz" w:date="2012-08-10T13:22:00Z">
                  <w:rPr>
                    <w:ins w:id="19420" w:author="Thomas Dietz" w:date="2012-08-08T17:05:00Z"/>
                    <w:lang w:val="de-DE"/>
                  </w:rPr>
                </w:rPrChange>
              </w:rPr>
            </w:pPr>
            <w:ins w:id="19421" w:author="Thomas Dietz" w:date="2012-08-08T17:05:00Z">
              <w:r w:rsidRPr="00B80901">
                <w:rPr>
                  <w:rPrChange w:id="19422" w:author="Thomas Dietz" w:date="2012-08-10T13:22:00Z">
                    <w:rPr>
                      <w:lang w:val="de-DE"/>
                    </w:rPr>
                  </w:rPrChange>
                </w:rPr>
                <w:t xml:space="preserve">      }</w:t>
              </w:r>
            </w:ins>
          </w:p>
          <w:p w14:paraId="7C289A9F" w14:textId="77777777" w:rsidR="009F3611" w:rsidRPr="00B80901" w:rsidRDefault="009F3611" w:rsidP="009F3611">
            <w:pPr>
              <w:pStyle w:val="XML1"/>
              <w:rPr>
                <w:ins w:id="19423" w:author="Thomas Dietz" w:date="2012-08-08T17:05:00Z"/>
                <w:rPrChange w:id="19424" w:author="Thomas Dietz" w:date="2012-08-10T13:22:00Z">
                  <w:rPr>
                    <w:ins w:id="19425" w:author="Thomas Dietz" w:date="2012-08-08T17:05:00Z"/>
                    <w:lang w:val="de-DE"/>
                  </w:rPr>
                </w:rPrChange>
              </w:rPr>
            </w:pPr>
            <w:ins w:id="19426" w:author="Thomas Dietz" w:date="2012-08-08T17:05:00Z">
              <w:r w:rsidRPr="00B80901">
                <w:rPr>
                  <w:rPrChange w:id="19427" w:author="Thomas Dietz" w:date="2012-08-10T13:22:00Z">
                    <w:rPr>
                      <w:lang w:val="de-DE"/>
                    </w:rPr>
                  </w:rPrChange>
                </w:rPr>
                <w:t xml:space="preserve">      description "The list of all match types supported by the</w:t>
              </w:r>
            </w:ins>
          </w:p>
          <w:p w14:paraId="3CC0C8D0" w14:textId="77777777" w:rsidR="009F3611" w:rsidRPr="00B80901" w:rsidRDefault="009F3611" w:rsidP="009F3611">
            <w:pPr>
              <w:pStyle w:val="XML1"/>
              <w:rPr>
                <w:ins w:id="19428" w:author="Thomas Dietz" w:date="2012-08-08T17:05:00Z"/>
                <w:rPrChange w:id="19429" w:author="Thomas Dietz" w:date="2012-08-10T13:22:00Z">
                  <w:rPr>
                    <w:ins w:id="19430" w:author="Thomas Dietz" w:date="2012-08-08T17:05:00Z"/>
                    <w:lang w:val="de-DE"/>
                  </w:rPr>
                </w:rPrChange>
              </w:rPr>
            </w:pPr>
            <w:ins w:id="19431" w:author="Thomas Dietz" w:date="2012-08-08T17:05:00Z">
              <w:r w:rsidRPr="00B80901">
                <w:rPr>
                  <w:rPrChange w:id="19432" w:author="Thomas Dietz" w:date="2012-08-10T13:22:00Z">
                    <w:rPr>
                      <w:lang w:val="de-DE"/>
                    </w:rPr>
                  </w:rPrChange>
                </w:rPr>
                <w:t xml:space="preserve">        </w:t>
              </w:r>
              <w:proofErr w:type="gramStart"/>
              <w:r w:rsidRPr="00B80901">
                <w:rPr>
                  <w:rPrChange w:id="19433" w:author="Thomas Dietz" w:date="2012-08-10T13:22:00Z">
                    <w:rPr>
                      <w:lang w:val="de-DE"/>
                    </w:rPr>
                  </w:rPrChange>
                </w:rPr>
                <w:t>flow</w:t>
              </w:r>
              <w:proofErr w:type="gramEnd"/>
              <w:r w:rsidRPr="00B80901">
                <w:rPr>
                  <w:rPrChange w:id="19434" w:author="Thomas Dietz" w:date="2012-08-10T13:22:00Z">
                    <w:rPr>
                      <w:lang w:val="de-DE"/>
                    </w:rPr>
                  </w:rPrChange>
                </w:rPr>
                <w:t xml:space="preserve"> table.";</w:t>
              </w:r>
            </w:ins>
          </w:p>
          <w:p w14:paraId="4AE4A190" w14:textId="77777777" w:rsidR="009F3611" w:rsidRPr="00B80901" w:rsidRDefault="009F3611" w:rsidP="009F3611">
            <w:pPr>
              <w:pStyle w:val="XML1"/>
              <w:rPr>
                <w:ins w:id="19435" w:author="Thomas Dietz" w:date="2012-08-08T17:05:00Z"/>
                <w:rPrChange w:id="19436" w:author="Thomas Dietz" w:date="2012-08-10T13:22:00Z">
                  <w:rPr>
                    <w:ins w:id="19437" w:author="Thomas Dietz" w:date="2012-08-08T17:05:00Z"/>
                    <w:lang w:val="de-DE"/>
                  </w:rPr>
                </w:rPrChange>
              </w:rPr>
            </w:pPr>
            <w:ins w:id="19438" w:author="Thomas Dietz" w:date="2012-08-08T17:05:00Z">
              <w:r w:rsidRPr="00B80901">
                <w:rPr>
                  <w:rPrChange w:id="19439" w:author="Thomas Dietz" w:date="2012-08-10T13:22:00Z">
                    <w:rPr>
                      <w:lang w:val="de-DE"/>
                    </w:rPr>
                  </w:rPrChange>
                </w:rPr>
                <w:t xml:space="preserve">    }</w:t>
              </w:r>
            </w:ins>
          </w:p>
          <w:p w14:paraId="4016EE86" w14:textId="77777777" w:rsidR="009F3611" w:rsidRPr="00B80901" w:rsidRDefault="009F3611" w:rsidP="009F3611">
            <w:pPr>
              <w:pStyle w:val="XML1"/>
              <w:rPr>
                <w:ins w:id="19440" w:author="Thomas Dietz" w:date="2012-08-08T17:05:00Z"/>
                <w:rPrChange w:id="19441" w:author="Thomas Dietz" w:date="2012-08-10T13:22:00Z">
                  <w:rPr>
                    <w:ins w:id="19442" w:author="Thomas Dietz" w:date="2012-08-08T17:05:00Z"/>
                    <w:lang w:val="de-DE"/>
                  </w:rPr>
                </w:rPrChange>
              </w:rPr>
            </w:pPr>
            <w:ins w:id="19443" w:author="Thomas Dietz" w:date="2012-08-08T17:05:00Z">
              <w:r w:rsidRPr="00B80901">
                <w:rPr>
                  <w:rPrChange w:id="19444" w:author="Thomas Dietz" w:date="2012-08-10T13:22:00Z">
                    <w:rPr>
                      <w:lang w:val="de-DE"/>
                    </w:rPr>
                  </w:rPrChange>
                </w:rPr>
                <w:t xml:space="preserve">    container write-actions {</w:t>
              </w:r>
            </w:ins>
          </w:p>
          <w:p w14:paraId="4AC96305" w14:textId="77777777" w:rsidR="009F3611" w:rsidRPr="00B80901" w:rsidRDefault="009F3611" w:rsidP="009F3611">
            <w:pPr>
              <w:pStyle w:val="XML1"/>
              <w:rPr>
                <w:ins w:id="19445" w:author="Thomas Dietz" w:date="2012-08-08T17:05:00Z"/>
                <w:rPrChange w:id="19446" w:author="Thomas Dietz" w:date="2012-08-10T13:22:00Z">
                  <w:rPr>
                    <w:ins w:id="19447" w:author="Thomas Dietz" w:date="2012-08-08T17:05:00Z"/>
                    <w:lang w:val="de-DE"/>
                  </w:rPr>
                </w:rPrChange>
              </w:rPr>
            </w:pPr>
            <w:ins w:id="19448" w:author="Thomas Dietz" w:date="2012-08-08T17:05:00Z">
              <w:r w:rsidRPr="00B80901">
                <w:rPr>
                  <w:rPrChange w:id="19449" w:author="Thomas Dietz" w:date="2012-08-10T13:22:00Z">
                    <w:rPr>
                      <w:lang w:val="de-DE"/>
                    </w:rPr>
                  </w:rPrChange>
                </w:rPr>
                <w:t xml:space="preserve">      leaf-list type {</w:t>
              </w:r>
            </w:ins>
          </w:p>
          <w:p w14:paraId="2AE89694" w14:textId="77777777" w:rsidR="009F3611" w:rsidRPr="00B80901" w:rsidRDefault="009F3611" w:rsidP="009F3611">
            <w:pPr>
              <w:pStyle w:val="XML1"/>
              <w:rPr>
                <w:ins w:id="19450" w:author="Thomas Dietz" w:date="2012-08-08T17:05:00Z"/>
                <w:rPrChange w:id="19451" w:author="Thomas Dietz" w:date="2012-08-10T13:22:00Z">
                  <w:rPr>
                    <w:ins w:id="19452" w:author="Thomas Dietz" w:date="2012-08-08T17:05:00Z"/>
                    <w:lang w:val="de-DE"/>
                  </w:rPr>
                </w:rPrChange>
              </w:rPr>
            </w:pPr>
            <w:ins w:id="19453" w:author="Thomas Dietz" w:date="2012-08-08T17:05:00Z">
              <w:r w:rsidRPr="00B80901">
                <w:rPr>
                  <w:rPrChange w:id="19454" w:author="Thomas Dietz" w:date="2012-08-10T13:22:00Z">
                    <w:rPr>
                      <w:lang w:val="de-DE"/>
                    </w:rPr>
                  </w:rPrChange>
                </w:rPr>
                <w:t xml:space="preserve">        type OFActionType;</w:t>
              </w:r>
            </w:ins>
          </w:p>
          <w:p w14:paraId="37E5647D" w14:textId="77777777" w:rsidR="009F3611" w:rsidRPr="00B80901" w:rsidRDefault="009F3611" w:rsidP="009F3611">
            <w:pPr>
              <w:pStyle w:val="XML1"/>
              <w:rPr>
                <w:ins w:id="19455" w:author="Thomas Dietz" w:date="2012-08-08T17:05:00Z"/>
                <w:rPrChange w:id="19456" w:author="Thomas Dietz" w:date="2012-08-10T13:22:00Z">
                  <w:rPr>
                    <w:ins w:id="19457" w:author="Thomas Dietz" w:date="2012-08-08T17:05:00Z"/>
                    <w:lang w:val="de-DE"/>
                  </w:rPr>
                </w:rPrChange>
              </w:rPr>
            </w:pPr>
            <w:ins w:id="19458" w:author="Thomas Dietz" w:date="2012-08-08T17:05:00Z">
              <w:r w:rsidRPr="00B80901">
                <w:rPr>
                  <w:rPrChange w:id="19459" w:author="Thomas Dietz" w:date="2012-08-10T13:22:00Z">
                    <w:rPr>
                      <w:lang w:val="de-DE"/>
                    </w:rPr>
                  </w:rPrChange>
                </w:rPr>
                <w:t xml:space="preserve">      }</w:t>
              </w:r>
            </w:ins>
          </w:p>
          <w:p w14:paraId="764CD624" w14:textId="77777777" w:rsidR="009F3611" w:rsidRPr="00B80901" w:rsidRDefault="009F3611" w:rsidP="009F3611">
            <w:pPr>
              <w:pStyle w:val="XML1"/>
              <w:rPr>
                <w:ins w:id="19460" w:author="Thomas Dietz" w:date="2012-08-08T17:05:00Z"/>
                <w:rPrChange w:id="19461" w:author="Thomas Dietz" w:date="2012-08-10T13:22:00Z">
                  <w:rPr>
                    <w:ins w:id="19462" w:author="Thomas Dietz" w:date="2012-08-08T17:05:00Z"/>
                    <w:lang w:val="de-DE"/>
                  </w:rPr>
                </w:rPrChange>
              </w:rPr>
            </w:pPr>
            <w:ins w:id="19463" w:author="Thomas Dietz" w:date="2012-08-08T17:05:00Z">
              <w:r w:rsidRPr="00B80901">
                <w:rPr>
                  <w:rPrChange w:id="19464" w:author="Thomas Dietz" w:date="2012-08-10T13:22:00Z">
                    <w:rPr>
                      <w:lang w:val="de-DE"/>
                    </w:rPr>
                  </w:rPrChange>
                </w:rPr>
                <w:t xml:space="preserve">      description "The list of all write action types supported by</w:t>
              </w:r>
            </w:ins>
          </w:p>
          <w:p w14:paraId="7CC00EE6" w14:textId="77777777" w:rsidR="009F3611" w:rsidRPr="00B80901" w:rsidRDefault="009F3611" w:rsidP="009F3611">
            <w:pPr>
              <w:pStyle w:val="XML1"/>
              <w:rPr>
                <w:ins w:id="19465" w:author="Thomas Dietz" w:date="2012-08-08T17:05:00Z"/>
                <w:rPrChange w:id="19466" w:author="Thomas Dietz" w:date="2012-08-10T13:22:00Z">
                  <w:rPr>
                    <w:ins w:id="19467" w:author="Thomas Dietz" w:date="2012-08-08T17:05:00Z"/>
                    <w:lang w:val="de-DE"/>
                  </w:rPr>
                </w:rPrChange>
              </w:rPr>
            </w:pPr>
            <w:ins w:id="19468" w:author="Thomas Dietz" w:date="2012-08-08T17:05:00Z">
              <w:r w:rsidRPr="00B80901">
                <w:rPr>
                  <w:rPrChange w:id="19469" w:author="Thomas Dietz" w:date="2012-08-10T13:22:00Z">
                    <w:rPr>
                      <w:lang w:val="de-DE"/>
                    </w:rPr>
                  </w:rPrChange>
                </w:rPr>
                <w:t xml:space="preserve">        </w:t>
              </w:r>
              <w:proofErr w:type="gramStart"/>
              <w:r w:rsidRPr="00B80901">
                <w:rPr>
                  <w:rPrChange w:id="19470" w:author="Thomas Dietz" w:date="2012-08-10T13:22:00Z">
                    <w:rPr>
                      <w:lang w:val="de-DE"/>
                    </w:rPr>
                  </w:rPrChange>
                </w:rPr>
                <w:t>the</w:t>
              </w:r>
              <w:proofErr w:type="gramEnd"/>
              <w:r w:rsidRPr="00B80901">
                <w:rPr>
                  <w:rPrChange w:id="19471" w:author="Thomas Dietz" w:date="2012-08-10T13:22:00Z">
                    <w:rPr>
                      <w:lang w:val="de-DE"/>
                    </w:rPr>
                  </w:rPrChange>
                </w:rPr>
                <w:t xml:space="preserve"> flow table.";</w:t>
              </w:r>
            </w:ins>
          </w:p>
          <w:p w14:paraId="6F087614" w14:textId="77777777" w:rsidR="009F3611" w:rsidRPr="00B80901" w:rsidRDefault="009F3611" w:rsidP="009F3611">
            <w:pPr>
              <w:pStyle w:val="XML1"/>
              <w:rPr>
                <w:ins w:id="19472" w:author="Thomas Dietz" w:date="2012-08-08T17:05:00Z"/>
                <w:rPrChange w:id="19473" w:author="Thomas Dietz" w:date="2012-08-10T13:22:00Z">
                  <w:rPr>
                    <w:ins w:id="19474" w:author="Thomas Dietz" w:date="2012-08-08T17:05:00Z"/>
                    <w:lang w:val="de-DE"/>
                  </w:rPr>
                </w:rPrChange>
              </w:rPr>
            </w:pPr>
            <w:ins w:id="19475" w:author="Thomas Dietz" w:date="2012-08-08T17:05:00Z">
              <w:r w:rsidRPr="00B80901">
                <w:rPr>
                  <w:rPrChange w:id="19476" w:author="Thomas Dietz" w:date="2012-08-10T13:22:00Z">
                    <w:rPr>
                      <w:lang w:val="de-DE"/>
                    </w:rPr>
                  </w:rPrChange>
                </w:rPr>
                <w:t xml:space="preserve">    }</w:t>
              </w:r>
            </w:ins>
          </w:p>
          <w:p w14:paraId="32A6C617" w14:textId="77777777" w:rsidR="009F3611" w:rsidRPr="00B80901" w:rsidRDefault="009F3611" w:rsidP="009F3611">
            <w:pPr>
              <w:pStyle w:val="XML1"/>
              <w:rPr>
                <w:ins w:id="19477" w:author="Thomas Dietz" w:date="2012-08-08T17:05:00Z"/>
                <w:rPrChange w:id="19478" w:author="Thomas Dietz" w:date="2012-08-10T13:22:00Z">
                  <w:rPr>
                    <w:ins w:id="19479" w:author="Thomas Dietz" w:date="2012-08-08T17:05:00Z"/>
                    <w:lang w:val="de-DE"/>
                  </w:rPr>
                </w:rPrChange>
              </w:rPr>
            </w:pPr>
            <w:ins w:id="19480" w:author="Thomas Dietz" w:date="2012-08-08T17:05:00Z">
              <w:r w:rsidRPr="00B80901">
                <w:rPr>
                  <w:rPrChange w:id="19481" w:author="Thomas Dietz" w:date="2012-08-10T13:22:00Z">
                    <w:rPr>
                      <w:lang w:val="de-DE"/>
                    </w:rPr>
                  </w:rPrChange>
                </w:rPr>
                <w:t xml:space="preserve">    container apply-actions {</w:t>
              </w:r>
            </w:ins>
          </w:p>
          <w:p w14:paraId="430A3EB1" w14:textId="77777777" w:rsidR="009F3611" w:rsidRPr="00B80901" w:rsidRDefault="009F3611" w:rsidP="009F3611">
            <w:pPr>
              <w:pStyle w:val="XML1"/>
              <w:rPr>
                <w:ins w:id="19482" w:author="Thomas Dietz" w:date="2012-08-08T17:05:00Z"/>
                <w:rPrChange w:id="19483" w:author="Thomas Dietz" w:date="2012-08-10T13:22:00Z">
                  <w:rPr>
                    <w:ins w:id="19484" w:author="Thomas Dietz" w:date="2012-08-08T17:05:00Z"/>
                    <w:lang w:val="de-DE"/>
                  </w:rPr>
                </w:rPrChange>
              </w:rPr>
            </w:pPr>
            <w:ins w:id="19485" w:author="Thomas Dietz" w:date="2012-08-08T17:05:00Z">
              <w:r w:rsidRPr="00B80901">
                <w:rPr>
                  <w:rPrChange w:id="19486" w:author="Thomas Dietz" w:date="2012-08-10T13:22:00Z">
                    <w:rPr>
                      <w:lang w:val="de-DE"/>
                    </w:rPr>
                  </w:rPrChange>
                </w:rPr>
                <w:t xml:space="preserve">      leaf-list type {</w:t>
              </w:r>
            </w:ins>
          </w:p>
          <w:p w14:paraId="7B13DA13" w14:textId="77777777" w:rsidR="009F3611" w:rsidRPr="00B80901" w:rsidRDefault="009F3611" w:rsidP="009F3611">
            <w:pPr>
              <w:pStyle w:val="XML1"/>
              <w:rPr>
                <w:ins w:id="19487" w:author="Thomas Dietz" w:date="2012-08-08T17:05:00Z"/>
                <w:rPrChange w:id="19488" w:author="Thomas Dietz" w:date="2012-08-10T13:22:00Z">
                  <w:rPr>
                    <w:ins w:id="19489" w:author="Thomas Dietz" w:date="2012-08-08T17:05:00Z"/>
                    <w:lang w:val="de-DE"/>
                  </w:rPr>
                </w:rPrChange>
              </w:rPr>
            </w:pPr>
            <w:ins w:id="19490" w:author="Thomas Dietz" w:date="2012-08-08T17:05:00Z">
              <w:r w:rsidRPr="00B80901">
                <w:rPr>
                  <w:rPrChange w:id="19491" w:author="Thomas Dietz" w:date="2012-08-10T13:22:00Z">
                    <w:rPr>
                      <w:lang w:val="de-DE"/>
                    </w:rPr>
                  </w:rPrChange>
                </w:rPr>
                <w:t xml:space="preserve">        type OFActionType;</w:t>
              </w:r>
            </w:ins>
          </w:p>
          <w:p w14:paraId="43A1F992" w14:textId="77777777" w:rsidR="009F3611" w:rsidRPr="00B80901" w:rsidRDefault="009F3611" w:rsidP="009F3611">
            <w:pPr>
              <w:pStyle w:val="XML1"/>
              <w:rPr>
                <w:ins w:id="19492" w:author="Thomas Dietz" w:date="2012-08-08T17:05:00Z"/>
                <w:rPrChange w:id="19493" w:author="Thomas Dietz" w:date="2012-08-10T13:22:00Z">
                  <w:rPr>
                    <w:ins w:id="19494" w:author="Thomas Dietz" w:date="2012-08-08T17:05:00Z"/>
                    <w:lang w:val="de-DE"/>
                  </w:rPr>
                </w:rPrChange>
              </w:rPr>
            </w:pPr>
            <w:ins w:id="19495" w:author="Thomas Dietz" w:date="2012-08-08T17:05:00Z">
              <w:r w:rsidRPr="00B80901">
                <w:rPr>
                  <w:rPrChange w:id="19496" w:author="Thomas Dietz" w:date="2012-08-10T13:22:00Z">
                    <w:rPr>
                      <w:lang w:val="de-DE"/>
                    </w:rPr>
                  </w:rPrChange>
                </w:rPr>
                <w:t xml:space="preserve">      }</w:t>
              </w:r>
            </w:ins>
          </w:p>
          <w:p w14:paraId="37F03AD2" w14:textId="77777777" w:rsidR="009F3611" w:rsidRPr="00B80901" w:rsidRDefault="009F3611" w:rsidP="009F3611">
            <w:pPr>
              <w:pStyle w:val="XML1"/>
              <w:rPr>
                <w:ins w:id="19497" w:author="Thomas Dietz" w:date="2012-08-08T17:05:00Z"/>
                <w:rPrChange w:id="19498" w:author="Thomas Dietz" w:date="2012-08-10T13:22:00Z">
                  <w:rPr>
                    <w:ins w:id="19499" w:author="Thomas Dietz" w:date="2012-08-08T17:05:00Z"/>
                    <w:lang w:val="de-DE"/>
                  </w:rPr>
                </w:rPrChange>
              </w:rPr>
            </w:pPr>
            <w:ins w:id="19500" w:author="Thomas Dietz" w:date="2012-08-08T17:05:00Z">
              <w:r w:rsidRPr="00B80901">
                <w:rPr>
                  <w:rPrChange w:id="19501" w:author="Thomas Dietz" w:date="2012-08-10T13:22:00Z">
                    <w:rPr>
                      <w:lang w:val="de-DE"/>
                    </w:rPr>
                  </w:rPrChange>
                </w:rPr>
                <w:t xml:space="preserve">      description "The list of all apply action types supported by</w:t>
              </w:r>
            </w:ins>
          </w:p>
          <w:p w14:paraId="160D4988" w14:textId="77777777" w:rsidR="009F3611" w:rsidRPr="00B80901" w:rsidRDefault="009F3611" w:rsidP="009F3611">
            <w:pPr>
              <w:pStyle w:val="XML1"/>
              <w:rPr>
                <w:ins w:id="19502" w:author="Thomas Dietz" w:date="2012-08-08T17:05:00Z"/>
                <w:rPrChange w:id="19503" w:author="Thomas Dietz" w:date="2012-08-10T13:22:00Z">
                  <w:rPr>
                    <w:ins w:id="19504" w:author="Thomas Dietz" w:date="2012-08-08T17:05:00Z"/>
                    <w:lang w:val="de-DE"/>
                  </w:rPr>
                </w:rPrChange>
              </w:rPr>
            </w:pPr>
            <w:ins w:id="19505" w:author="Thomas Dietz" w:date="2012-08-08T17:05:00Z">
              <w:r w:rsidRPr="00B80901">
                <w:rPr>
                  <w:rPrChange w:id="19506" w:author="Thomas Dietz" w:date="2012-08-10T13:22:00Z">
                    <w:rPr>
                      <w:lang w:val="de-DE"/>
                    </w:rPr>
                  </w:rPrChange>
                </w:rPr>
                <w:lastRenderedPageBreak/>
                <w:t xml:space="preserve">        </w:t>
              </w:r>
              <w:proofErr w:type="gramStart"/>
              <w:r w:rsidRPr="00B80901">
                <w:rPr>
                  <w:rPrChange w:id="19507" w:author="Thomas Dietz" w:date="2012-08-10T13:22:00Z">
                    <w:rPr>
                      <w:lang w:val="de-DE"/>
                    </w:rPr>
                  </w:rPrChange>
                </w:rPr>
                <w:t>the</w:t>
              </w:r>
              <w:proofErr w:type="gramEnd"/>
              <w:r w:rsidRPr="00B80901">
                <w:rPr>
                  <w:rPrChange w:id="19508" w:author="Thomas Dietz" w:date="2012-08-10T13:22:00Z">
                    <w:rPr>
                      <w:lang w:val="de-DE"/>
                    </w:rPr>
                  </w:rPrChange>
                </w:rPr>
                <w:t xml:space="preserve"> flow table.";</w:t>
              </w:r>
            </w:ins>
          </w:p>
          <w:p w14:paraId="16CAA593" w14:textId="77777777" w:rsidR="009F3611" w:rsidRPr="00B80901" w:rsidRDefault="009F3611" w:rsidP="009F3611">
            <w:pPr>
              <w:pStyle w:val="XML1"/>
              <w:rPr>
                <w:ins w:id="19509" w:author="Thomas Dietz" w:date="2012-08-08T17:05:00Z"/>
                <w:rPrChange w:id="19510" w:author="Thomas Dietz" w:date="2012-08-10T13:22:00Z">
                  <w:rPr>
                    <w:ins w:id="19511" w:author="Thomas Dietz" w:date="2012-08-08T17:05:00Z"/>
                    <w:lang w:val="de-DE"/>
                  </w:rPr>
                </w:rPrChange>
              </w:rPr>
            </w:pPr>
            <w:ins w:id="19512" w:author="Thomas Dietz" w:date="2012-08-08T17:05:00Z">
              <w:r w:rsidRPr="00B80901">
                <w:rPr>
                  <w:rPrChange w:id="19513" w:author="Thomas Dietz" w:date="2012-08-10T13:22:00Z">
                    <w:rPr>
                      <w:lang w:val="de-DE"/>
                    </w:rPr>
                  </w:rPrChange>
                </w:rPr>
                <w:t xml:space="preserve">    }</w:t>
              </w:r>
            </w:ins>
          </w:p>
          <w:p w14:paraId="773EB098" w14:textId="77777777" w:rsidR="009F3611" w:rsidRPr="00B80901" w:rsidRDefault="009F3611" w:rsidP="009F3611">
            <w:pPr>
              <w:pStyle w:val="XML1"/>
              <w:rPr>
                <w:ins w:id="19514" w:author="Thomas Dietz" w:date="2012-08-08T17:05:00Z"/>
                <w:rPrChange w:id="19515" w:author="Thomas Dietz" w:date="2012-08-10T13:22:00Z">
                  <w:rPr>
                    <w:ins w:id="19516" w:author="Thomas Dietz" w:date="2012-08-08T17:05:00Z"/>
                    <w:lang w:val="de-DE"/>
                  </w:rPr>
                </w:rPrChange>
              </w:rPr>
            </w:pPr>
            <w:ins w:id="19517" w:author="Thomas Dietz" w:date="2012-08-08T17:05:00Z">
              <w:r w:rsidRPr="00B80901">
                <w:rPr>
                  <w:rPrChange w:id="19518" w:author="Thomas Dietz" w:date="2012-08-10T13:22:00Z">
                    <w:rPr>
                      <w:lang w:val="de-DE"/>
                    </w:rPr>
                  </w:rPrChange>
                </w:rPr>
                <w:t xml:space="preserve">    container write-setfields {</w:t>
              </w:r>
            </w:ins>
          </w:p>
          <w:p w14:paraId="3B09C043" w14:textId="77777777" w:rsidR="009F3611" w:rsidRPr="00B80901" w:rsidRDefault="009F3611" w:rsidP="009F3611">
            <w:pPr>
              <w:pStyle w:val="XML1"/>
              <w:rPr>
                <w:ins w:id="19519" w:author="Thomas Dietz" w:date="2012-08-08T17:05:00Z"/>
                <w:rPrChange w:id="19520" w:author="Thomas Dietz" w:date="2012-08-10T13:22:00Z">
                  <w:rPr>
                    <w:ins w:id="19521" w:author="Thomas Dietz" w:date="2012-08-08T17:05:00Z"/>
                    <w:lang w:val="de-DE"/>
                  </w:rPr>
                </w:rPrChange>
              </w:rPr>
            </w:pPr>
            <w:ins w:id="19522" w:author="Thomas Dietz" w:date="2012-08-08T17:05:00Z">
              <w:r w:rsidRPr="00B80901">
                <w:rPr>
                  <w:rPrChange w:id="19523" w:author="Thomas Dietz" w:date="2012-08-10T13:22:00Z">
                    <w:rPr>
                      <w:lang w:val="de-DE"/>
                    </w:rPr>
                  </w:rPrChange>
                </w:rPr>
                <w:t xml:space="preserve">      leaf-list type {</w:t>
              </w:r>
            </w:ins>
          </w:p>
          <w:p w14:paraId="0021ACBA" w14:textId="77777777" w:rsidR="009F3611" w:rsidRPr="00B80901" w:rsidRDefault="009F3611" w:rsidP="009F3611">
            <w:pPr>
              <w:pStyle w:val="XML1"/>
              <w:rPr>
                <w:ins w:id="19524" w:author="Thomas Dietz" w:date="2012-08-08T17:05:00Z"/>
                <w:rPrChange w:id="19525" w:author="Thomas Dietz" w:date="2012-08-10T13:22:00Z">
                  <w:rPr>
                    <w:ins w:id="19526" w:author="Thomas Dietz" w:date="2012-08-08T17:05:00Z"/>
                    <w:lang w:val="de-DE"/>
                  </w:rPr>
                </w:rPrChange>
              </w:rPr>
            </w:pPr>
            <w:ins w:id="19527" w:author="Thomas Dietz" w:date="2012-08-08T17:05:00Z">
              <w:r w:rsidRPr="00B80901">
                <w:rPr>
                  <w:rPrChange w:id="19528" w:author="Thomas Dietz" w:date="2012-08-10T13:22:00Z">
                    <w:rPr>
                      <w:lang w:val="de-DE"/>
                    </w:rPr>
                  </w:rPrChange>
                </w:rPr>
                <w:t xml:space="preserve">        type OFMatchFieldType;</w:t>
              </w:r>
            </w:ins>
          </w:p>
          <w:p w14:paraId="26EBFBA4" w14:textId="77777777" w:rsidR="009F3611" w:rsidRPr="00B80901" w:rsidRDefault="009F3611" w:rsidP="009F3611">
            <w:pPr>
              <w:pStyle w:val="XML1"/>
              <w:rPr>
                <w:ins w:id="19529" w:author="Thomas Dietz" w:date="2012-08-08T17:05:00Z"/>
                <w:rPrChange w:id="19530" w:author="Thomas Dietz" w:date="2012-08-10T13:22:00Z">
                  <w:rPr>
                    <w:ins w:id="19531" w:author="Thomas Dietz" w:date="2012-08-08T17:05:00Z"/>
                    <w:lang w:val="de-DE"/>
                  </w:rPr>
                </w:rPrChange>
              </w:rPr>
            </w:pPr>
            <w:ins w:id="19532" w:author="Thomas Dietz" w:date="2012-08-08T17:05:00Z">
              <w:r w:rsidRPr="00B80901">
                <w:rPr>
                  <w:rPrChange w:id="19533" w:author="Thomas Dietz" w:date="2012-08-10T13:22:00Z">
                    <w:rPr>
                      <w:lang w:val="de-DE"/>
                    </w:rPr>
                  </w:rPrChange>
                </w:rPr>
                <w:t xml:space="preserve">      }</w:t>
              </w:r>
            </w:ins>
          </w:p>
          <w:p w14:paraId="46219287" w14:textId="77777777" w:rsidR="009F3611" w:rsidRPr="00B80901" w:rsidRDefault="009F3611" w:rsidP="009F3611">
            <w:pPr>
              <w:pStyle w:val="XML1"/>
              <w:rPr>
                <w:ins w:id="19534" w:author="Thomas Dietz" w:date="2012-08-08T17:05:00Z"/>
                <w:rPrChange w:id="19535" w:author="Thomas Dietz" w:date="2012-08-10T13:22:00Z">
                  <w:rPr>
                    <w:ins w:id="19536" w:author="Thomas Dietz" w:date="2012-08-08T17:05:00Z"/>
                    <w:lang w:val="de-DE"/>
                  </w:rPr>
                </w:rPrChange>
              </w:rPr>
            </w:pPr>
            <w:ins w:id="19537" w:author="Thomas Dietz" w:date="2012-08-08T17:05:00Z">
              <w:r w:rsidRPr="00B80901">
                <w:rPr>
                  <w:rPrChange w:id="19538" w:author="Thomas Dietz" w:date="2012-08-10T13:22:00Z">
                    <w:rPr>
                      <w:lang w:val="de-DE"/>
                    </w:rPr>
                  </w:rPrChange>
                </w:rPr>
                <w:t xml:space="preserve">      description "The list of all 'set-field' action types </w:t>
              </w:r>
            </w:ins>
          </w:p>
          <w:p w14:paraId="10FF2601" w14:textId="77777777" w:rsidR="009F3611" w:rsidRPr="00B80901" w:rsidRDefault="009F3611" w:rsidP="009F3611">
            <w:pPr>
              <w:pStyle w:val="XML1"/>
              <w:rPr>
                <w:ins w:id="19539" w:author="Thomas Dietz" w:date="2012-08-08T17:05:00Z"/>
                <w:rPrChange w:id="19540" w:author="Thomas Dietz" w:date="2012-08-10T13:22:00Z">
                  <w:rPr>
                    <w:ins w:id="19541" w:author="Thomas Dietz" w:date="2012-08-08T17:05:00Z"/>
                    <w:lang w:val="de-DE"/>
                  </w:rPr>
                </w:rPrChange>
              </w:rPr>
            </w:pPr>
            <w:ins w:id="19542" w:author="Thomas Dietz" w:date="2012-08-08T17:05:00Z">
              <w:r w:rsidRPr="00B80901">
                <w:rPr>
                  <w:rPrChange w:id="19543" w:author="Thomas Dietz" w:date="2012-08-10T13:22:00Z">
                    <w:rPr>
                      <w:lang w:val="de-DE"/>
                    </w:rPr>
                  </w:rPrChange>
                </w:rPr>
                <w:t xml:space="preserve">        </w:t>
              </w:r>
              <w:proofErr w:type="gramStart"/>
              <w:r w:rsidRPr="00B80901">
                <w:rPr>
                  <w:rPrChange w:id="19544" w:author="Thomas Dietz" w:date="2012-08-10T13:22:00Z">
                    <w:rPr>
                      <w:lang w:val="de-DE"/>
                    </w:rPr>
                  </w:rPrChange>
                </w:rPr>
                <w:t>supported</w:t>
              </w:r>
              <w:proofErr w:type="gramEnd"/>
              <w:r w:rsidRPr="00B80901">
                <w:rPr>
                  <w:rPrChange w:id="19545" w:author="Thomas Dietz" w:date="2012-08-10T13:22:00Z">
                    <w:rPr>
                      <w:lang w:val="de-DE"/>
                    </w:rPr>
                  </w:rPrChange>
                </w:rPr>
                <w:t xml:space="preserve"> by the table using write actions.";</w:t>
              </w:r>
            </w:ins>
          </w:p>
          <w:p w14:paraId="2761A97D" w14:textId="77777777" w:rsidR="009F3611" w:rsidRPr="00B80901" w:rsidRDefault="009F3611" w:rsidP="009F3611">
            <w:pPr>
              <w:pStyle w:val="XML1"/>
              <w:rPr>
                <w:ins w:id="19546" w:author="Thomas Dietz" w:date="2012-08-08T17:05:00Z"/>
                <w:rPrChange w:id="19547" w:author="Thomas Dietz" w:date="2012-08-10T13:22:00Z">
                  <w:rPr>
                    <w:ins w:id="19548" w:author="Thomas Dietz" w:date="2012-08-08T17:05:00Z"/>
                    <w:lang w:val="de-DE"/>
                  </w:rPr>
                </w:rPrChange>
              </w:rPr>
            </w:pPr>
            <w:ins w:id="19549" w:author="Thomas Dietz" w:date="2012-08-08T17:05:00Z">
              <w:r w:rsidRPr="00B80901">
                <w:rPr>
                  <w:rPrChange w:id="19550" w:author="Thomas Dietz" w:date="2012-08-10T13:22:00Z">
                    <w:rPr>
                      <w:lang w:val="de-DE"/>
                    </w:rPr>
                  </w:rPrChange>
                </w:rPr>
                <w:t xml:space="preserve">    }</w:t>
              </w:r>
            </w:ins>
          </w:p>
          <w:p w14:paraId="68AFF1EE" w14:textId="77777777" w:rsidR="009F3611" w:rsidRPr="00B80901" w:rsidRDefault="009F3611" w:rsidP="009F3611">
            <w:pPr>
              <w:pStyle w:val="XML1"/>
              <w:rPr>
                <w:ins w:id="19551" w:author="Thomas Dietz" w:date="2012-08-08T17:05:00Z"/>
                <w:rPrChange w:id="19552" w:author="Thomas Dietz" w:date="2012-08-10T13:22:00Z">
                  <w:rPr>
                    <w:ins w:id="19553" w:author="Thomas Dietz" w:date="2012-08-08T17:05:00Z"/>
                    <w:lang w:val="de-DE"/>
                  </w:rPr>
                </w:rPrChange>
              </w:rPr>
            </w:pPr>
            <w:ins w:id="19554" w:author="Thomas Dietz" w:date="2012-08-08T17:05:00Z">
              <w:r w:rsidRPr="00B80901">
                <w:rPr>
                  <w:rPrChange w:id="19555" w:author="Thomas Dietz" w:date="2012-08-10T13:22:00Z">
                    <w:rPr>
                      <w:lang w:val="de-DE"/>
                    </w:rPr>
                  </w:rPrChange>
                </w:rPr>
                <w:t xml:space="preserve">    container apply-setfields {</w:t>
              </w:r>
            </w:ins>
          </w:p>
          <w:p w14:paraId="40E12947" w14:textId="77777777" w:rsidR="009F3611" w:rsidRPr="00B80901" w:rsidRDefault="009F3611" w:rsidP="009F3611">
            <w:pPr>
              <w:pStyle w:val="XML1"/>
              <w:rPr>
                <w:ins w:id="19556" w:author="Thomas Dietz" w:date="2012-08-08T17:05:00Z"/>
                <w:rPrChange w:id="19557" w:author="Thomas Dietz" w:date="2012-08-10T13:22:00Z">
                  <w:rPr>
                    <w:ins w:id="19558" w:author="Thomas Dietz" w:date="2012-08-08T17:05:00Z"/>
                    <w:lang w:val="de-DE"/>
                  </w:rPr>
                </w:rPrChange>
              </w:rPr>
            </w:pPr>
            <w:ins w:id="19559" w:author="Thomas Dietz" w:date="2012-08-08T17:05:00Z">
              <w:r w:rsidRPr="00B80901">
                <w:rPr>
                  <w:rPrChange w:id="19560" w:author="Thomas Dietz" w:date="2012-08-10T13:22:00Z">
                    <w:rPr>
                      <w:lang w:val="de-DE"/>
                    </w:rPr>
                  </w:rPrChange>
                </w:rPr>
                <w:t xml:space="preserve">      leaf-list type {</w:t>
              </w:r>
            </w:ins>
          </w:p>
          <w:p w14:paraId="18F95F43" w14:textId="77777777" w:rsidR="009F3611" w:rsidRPr="00B80901" w:rsidRDefault="009F3611" w:rsidP="009F3611">
            <w:pPr>
              <w:pStyle w:val="XML1"/>
              <w:rPr>
                <w:ins w:id="19561" w:author="Thomas Dietz" w:date="2012-08-08T17:05:00Z"/>
                <w:rPrChange w:id="19562" w:author="Thomas Dietz" w:date="2012-08-10T13:22:00Z">
                  <w:rPr>
                    <w:ins w:id="19563" w:author="Thomas Dietz" w:date="2012-08-08T17:05:00Z"/>
                    <w:lang w:val="de-DE"/>
                  </w:rPr>
                </w:rPrChange>
              </w:rPr>
            </w:pPr>
            <w:ins w:id="19564" w:author="Thomas Dietz" w:date="2012-08-08T17:05:00Z">
              <w:r w:rsidRPr="00B80901">
                <w:rPr>
                  <w:rPrChange w:id="19565" w:author="Thomas Dietz" w:date="2012-08-10T13:22:00Z">
                    <w:rPr>
                      <w:lang w:val="de-DE"/>
                    </w:rPr>
                  </w:rPrChange>
                </w:rPr>
                <w:t xml:space="preserve">        type OFMatchFieldType;</w:t>
              </w:r>
            </w:ins>
          </w:p>
          <w:p w14:paraId="31C85858" w14:textId="77777777" w:rsidR="009F3611" w:rsidRPr="00B80901" w:rsidRDefault="009F3611" w:rsidP="009F3611">
            <w:pPr>
              <w:pStyle w:val="XML1"/>
              <w:rPr>
                <w:ins w:id="19566" w:author="Thomas Dietz" w:date="2012-08-08T17:05:00Z"/>
                <w:rPrChange w:id="19567" w:author="Thomas Dietz" w:date="2012-08-10T13:22:00Z">
                  <w:rPr>
                    <w:ins w:id="19568" w:author="Thomas Dietz" w:date="2012-08-08T17:05:00Z"/>
                    <w:lang w:val="de-DE"/>
                  </w:rPr>
                </w:rPrChange>
              </w:rPr>
            </w:pPr>
            <w:ins w:id="19569" w:author="Thomas Dietz" w:date="2012-08-08T17:05:00Z">
              <w:r w:rsidRPr="00B80901">
                <w:rPr>
                  <w:rPrChange w:id="19570" w:author="Thomas Dietz" w:date="2012-08-10T13:22:00Z">
                    <w:rPr>
                      <w:lang w:val="de-DE"/>
                    </w:rPr>
                  </w:rPrChange>
                </w:rPr>
                <w:t xml:space="preserve">      }</w:t>
              </w:r>
            </w:ins>
          </w:p>
          <w:p w14:paraId="6DF1FAFD" w14:textId="77777777" w:rsidR="009F3611" w:rsidRPr="00B80901" w:rsidRDefault="009F3611" w:rsidP="009F3611">
            <w:pPr>
              <w:pStyle w:val="XML1"/>
              <w:rPr>
                <w:ins w:id="19571" w:author="Thomas Dietz" w:date="2012-08-08T17:05:00Z"/>
                <w:rPrChange w:id="19572" w:author="Thomas Dietz" w:date="2012-08-10T13:22:00Z">
                  <w:rPr>
                    <w:ins w:id="19573" w:author="Thomas Dietz" w:date="2012-08-08T17:05:00Z"/>
                    <w:lang w:val="de-DE"/>
                  </w:rPr>
                </w:rPrChange>
              </w:rPr>
            </w:pPr>
            <w:ins w:id="19574" w:author="Thomas Dietz" w:date="2012-08-08T17:05:00Z">
              <w:r w:rsidRPr="00B80901">
                <w:rPr>
                  <w:rPrChange w:id="19575" w:author="Thomas Dietz" w:date="2012-08-10T13:22:00Z">
                    <w:rPr>
                      <w:lang w:val="de-DE"/>
                    </w:rPr>
                  </w:rPrChange>
                </w:rPr>
                <w:t xml:space="preserve">      description "The list of all 'set-field' action types </w:t>
              </w:r>
            </w:ins>
          </w:p>
          <w:p w14:paraId="77369FA3" w14:textId="77777777" w:rsidR="009F3611" w:rsidRPr="00B80901" w:rsidRDefault="009F3611" w:rsidP="009F3611">
            <w:pPr>
              <w:pStyle w:val="XML1"/>
              <w:rPr>
                <w:ins w:id="19576" w:author="Thomas Dietz" w:date="2012-08-08T17:05:00Z"/>
                <w:rPrChange w:id="19577" w:author="Thomas Dietz" w:date="2012-08-10T13:22:00Z">
                  <w:rPr>
                    <w:ins w:id="19578" w:author="Thomas Dietz" w:date="2012-08-08T17:05:00Z"/>
                    <w:lang w:val="de-DE"/>
                  </w:rPr>
                </w:rPrChange>
              </w:rPr>
            </w:pPr>
            <w:ins w:id="19579" w:author="Thomas Dietz" w:date="2012-08-08T17:05:00Z">
              <w:r w:rsidRPr="00B80901">
                <w:rPr>
                  <w:rPrChange w:id="19580" w:author="Thomas Dietz" w:date="2012-08-10T13:22:00Z">
                    <w:rPr>
                      <w:lang w:val="de-DE"/>
                    </w:rPr>
                  </w:rPrChange>
                </w:rPr>
                <w:t xml:space="preserve">        </w:t>
              </w:r>
              <w:proofErr w:type="gramStart"/>
              <w:r w:rsidRPr="00B80901">
                <w:rPr>
                  <w:rPrChange w:id="19581" w:author="Thomas Dietz" w:date="2012-08-10T13:22:00Z">
                    <w:rPr>
                      <w:lang w:val="de-DE"/>
                    </w:rPr>
                  </w:rPrChange>
                </w:rPr>
                <w:t>supported</w:t>
              </w:r>
              <w:proofErr w:type="gramEnd"/>
              <w:r w:rsidRPr="00B80901">
                <w:rPr>
                  <w:rPrChange w:id="19582" w:author="Thomas Dietz" w:date="2012-08-10T13:22:00Z">
                    <w:rPr>
                      <w:lang w:val="de-DE"/>
                    </w:rPr>
                  </w:rPrChange>
                </w:rPr>
                <w:t xml:space="preserve"> by the table using apply actions.";</w:t>
              </w:r>
            </w:ins>
          </w:p>
          <w:p w14:paraId="0597276E" w14:textId="77777777" w:rsidR="009F3611" w:rsidRPr="00B80901" w:rsidRDefault="009F3611" w:rsidP="009F3611">
            <w:pPr>
              <w:pStyle w:val="XML1"/>
              <w:rPr>
                <w:ins w:id="19583" w:author="Thomas Dietz" w:date="2012-08-08T17:05:00Z"/>
                <w:rPrChange w:id="19584" w:author="Thomas Dietz" w:date="2012-08-10T13:22:00Z">
                  <w:rPr>
                    <w:ins w:id="19585" w:author="Thomas Dietz" w:date="2012-08-08T17:05:00Z"/>
                    <w:lang w:val="de-DE"/>
                  </w:rPr>
                </w:rPrChange>
              </w:rPr>
            </w:pPr>
            <w:ins w:id="19586" w:author="Thomas Dietz" w:date="2012-08-08T17:05:00Z">
              <w:r w:rsidRPr="00B80901">
                <w:rPr>
                  <w:rPrChange w:id="19587" w:author="Thomas Dietz" w:date="2012-08-10T13:22:00Z">
                    <w:rPr>
                      <w:lang w:val="de-DE"/>
                    </w:rPr>
                  </w:rPrChange>
                </w:rPr>
                <w:t xml:space="preserve">    }</w:t>
              </w:r>
            </w:ins>
          </w:p>
          <w:p w14:paraId="12D05A24" w14:textId="77777777" w:rsidR="009F3611" w:rsidRPr="00B80901" w:rsidRDefault="009F3611" w:rsidP="009F3611">
            <w:pPr>
              <w:pStyle w:val="XML1"/>
              <w:rPr>
                <w:ins w:id="19588" w:author="Thomas Dietz" w:date="2012-08-08T17:05:00Z"/>
                <w:rPrChange w:id="19589" w:author="Thomas Dietz" w:date="2012-08-10T13:22:00Z">
                  <w:rPr>
                    <w:ins w:id="19590" w:author="Thomas Dietz" w:date="2012-08-08T17:05:00Z"/>
                    <w:lang w:val="de-DE"/>
                  </w:rPr>
                </w:rPrChange>
              </w:rPr>
            </w:pPr>
            <w:ins w:id="19591" w:author="Thomas Dietz" w:date="2012-08-08T17:05:00Z">
              <w:r w:rsidRPr="00B80901">
                <w:rPr>
                  <w:rPrChange w:id="19592" w:author="Thomas Dietz" w:date="2012-08-10T13:22:00Z">
                    <w:rPr>
                      <w:lang w:val="de-DE"/>
                    </w:rPr>
                  </w:rPrChange>
                </w:rPr>
                <w:t xml:space="preserve">    container wildcards {</w:t>
              </w:r>
            </w:ins>
          </w:p>
          <w:p w14:paraId="5E1ECCE0" w14:textId="77777777" w:rsidR="009F3611" w:rsidRPr="00B80901" w:rsidRDefault="009F3611" w:rsidP="009F3611">
            <w:pPr>
              <w:pStyle w:val="XML1"/>
              <w:rPr>
                <w:ins w:id="19593" w:author="Thomas Dietz" w:date="2012-08-08T17:05:00Z"/>
                <w:rPrChange w:id="19594" w:author="Thomas Dietz" w:date="2012-08-10T13:22:00Z">
                  <w:rPr>
                    <w:ins w:id="19595" w:author="Thomas Dietz" w:date="2012-08-08T17:05:00Z"/>
                    <w:lang w:val="de-DE"/>
                  </w:rPr>
                </w:rPrChange>
              </w:rPr>
            </w:pPr>
            <w:ins w:id="19596" w:author="Thomas Dietz" w:date="2012-08-08T17:05:00Z">
              <w:r w:rsidRPr="00B80901">
                <w:rPr>
                  <w:rPrChange w:id="19597" w:author="Thomas Dietz" w:date="2012-08-10T13:22:00Z">
                    <w:rPr>
                      <w:lang w:val="de-DE"/>
                    </w:rPr>
                  </w:rPrChange>
                </w:rPr>
                <w:t xml:space="preserve">      leaf-list type {</w:t>
              </w:r>
            </w:ins>
          </w:p>
          <w:p w14:paraId="5EA6973F" w14:textId="77777777" w:rsidR="009F3611" w:rsidRPr="00B80901" w:rsidRDefault="009F3611" w:rsidP="009F3611">
            <w:pPr>
              <w:pStyle w:val="XML1"/>
              <w:rPr>
                <w:ins w:id="19598" w:author="Thomas Dietz" w:date="2012-08-08T17:05:00Z"/>
                <w:rPrChange w:id="19599" w:author="Thomas Dietz" w:date="2012-08-10T13:22:00Z">
                  <w:rPr>
                    <w:ins w:id="19600" w:author="Thomas Dietz" w:date="2012-08-08T17:05:00Z"/>
                    <w:lang w:val="de-DE"/>
                  </w:rPr>
                </w:rPrChange>
              </w:rPr>
            </w:pPr>
            <w:ins w:id="19601" w:author="Thomas Dietz" w:date="2012-08-08T17:05:00Z">
              <w:r w:rsidRPr="00B80901">
                <w:rPr>
                  <w:rPrChange w:id="19602" w:author="Thomas Dietz" w:date="2012-08-10T13:22:00Z">
                    <w:rPr>
                      <w:lang w:val="de-DE"/>
                    </w:rPr>
                  </w:rPrChange>
                </w:rPr>
                <w:t xml:space="preserve">        type OFMatchFieldType;</w:t>
              </w:r>
            </w:ins>
          </w:p>
          <w:p w14:paraId="38053EFA" w14:textId="77777777" w:rsidR="009F3611" w:rsidRPr="00B80901" w:rsidRDefault="009F3611" w:rsidP="009F3611">
            <w:pPr>
              <w:pStyle w:val="XML1"/>
              <w:rPr>
                <w:ins w:id="19603" w:author="Thomas Dietz" w:date="2012-08-08T17:05:00Z"/>
                <w:rPrChange w:id="19604" w:author="Thomas Dietz" w:date="2012-08-10T13:22:00Z">
                  <w:rPr>
                    <w:ins w:id="19605" w:author="Thomas Dietz" w:date="2012-08-08T17:05:00Z"/>
                    <w:lang w:val="de-DE"/>
                  </w:rPr>
                </w:rPrChange>
              </w:rPr>
            </w:pPr>
            <w:ins w:id="19606" w:author="Thomas Dietz" w:date="2012-08-08T17:05:00Z">
              <w:r w:rsidRPr="00B80901">
                <w:rPr>
                  <w:rPrChange w:id="19607" w:author="Thomas Dietz" w:date="2012-08-10T13:22:00Z">
                    <w:rPr>
                      <w:lang w:val="de-DE"/>
                    </w:rPr>
                  </w:rPrChange>
                </w:rPr>
                <w:t xml:space="preserve">      }</w:t>
              </w:r>
            </w:ins>
          </w:p>
          <w:p w14:paraId="3C4DD6A9" w14:textId="77777777" w:rsidR="009F3611" w:rsidRPr="00B80901" w:rsidRDefault="009F3611" w:rsidP="009F3611">
            <w:pPr>
              <w:pStyle w:val="XML1"/>
              <w:rPr>
                <w:ins w:id="19608" w:author="Thomas Dietz" w:date="2012-08-08T17:05:00Z"/>
                <w:rPrChange w:id="19609" w:author="Thomas Dietz" w:date="2012-08-10T13:22:00Z">
                  <w:rPr>
                    <w:ins w:id="19610" w:author="Thomas Dietz" w:date="2012-08-08T17:05:00Z"/>
                    <w:lang w:val="de-DE"/>
                  </w:rPr>
                </w:rPrChange>
              </w:rPr>
            </w:pPr>
            <w:ins w:id="19611" w:author="Thomas Dietz" w:date="2012-08-08T17:05:00Z">
              <w:r w:rsidRPr="00B80901">
                <w:rPr>
                  <w:rPrChange w:id="19612" w:author="Thomas Dietz" w:date="2012-08-10T13:22:00Z">
                    <w:rPr>
                      <w:lang w:val="de-DE"/>
                    </w:rPr>
                  </w:rPrChange>
                </w:rPr>
                <w:t xml:space="preserve">      description "The list of all fields for which the table </w:t>
              </w:r>
            </w:ins>
          </w:p>
          <w:p w14:paraId="1130E312" w14:textId="77777777" w:rsidR="009F3611" w:rsidRPr="00B80901" w:rsidRDefault="009F3611" w:rsidP="009F3611">
            <w:pPr>
              <w:pStyle w:val="XML1"/>
              <w:rPr>
                <w:ins w:id="19613" w:author="Thomas Dietz" w:date="2012-08-08T17:05:00Z"/>
                <w:rPrChange w:id="19614" w:author="Thomas Dietz" w:date="2012-08-10T13:22:00Z">
                  <w:rPr>
                    <w:ins w:id="19615" w:author="Thomas Dietz" w:date="2012-08-08T17:05:00Z"/>
                    <w:lang w:val="de-DE"/>
                  </w:rPr>
                </w:rPrChange>
              </w:rPr>
            </w:pPr>
            <w:ins w:id="19616" w:author="Thomas Dietz" w:date="2012-08-08T17:05:00Z">
              <w:r w:rsidRPr="00B80901">
                <w:rPr>
                  <w:rPrChange w:id="19617" w:author="Thomas Dietz" w:date="2012-08-10T13:22:00Z">
                    <w:rPr>
                      <w:lang w:val="de-DE"/>
                    </w:rPr>
                  </w:rPrChange>
                </w:rPr>
                <w:t xml:space="preserve">        </w:t>
              </w:r>
              <w:proofErr w:type="gramStart"/>
              <w:r w:rsidRPr="00B80901">
                <w:rPr>
                  <w:rPrChange w:id="19618" w:author="Thomas Dietz" w:date="2012-08-10T13:22:00Z">
                    <w:rPr>
                      <w:lang w:val="de-DE"/>
                    </w:rPr>
                  </w:rPrChange>
                </w:rPr>
                <w:t>supports</w:t>
              </w:r>
              <w:proofErr w:type="gramEnd"/>
              <w:r w:rsidRPr="00B80901">
                <w:rPr>
                  <w:rPrChange w:id="19619" w:author="Thomas Dietz" w:date="2012-08-10T13:22:00Z">
                    <w:rPr>
                      <w:lang w:val="de-DE"/>
                    </w:rPr>
                  </w:rPrChange>
                </w:rPr>
                <w:t xml:space="preserve"> wildcarding.";</w:t>
              </w:r>
            </w:ins>
          </w:p>
          <w:p w14:paraId="1B83DC91" w14:textId="77777777" w:rsidR="009F3611" w:rsidRPr="00B80901" w:rsidRDefault="009F3611" w:rsidP="009F3611">
            <w:pPr>
              <w:pStyle w:val="XML1"/>
              <w:rPr>
                <w:ins w:id="19620" w:author="Thomas Dietz" w:date="2012-08-08T17:05:00Z"/>
                <w:rPrChange w:id="19621" w:author="Thomas Dietz" w:date="2012-08-10T13:22:00Z">
                  <w:rPr>
                    <w:ins w:id="19622" w:author="Thomas Dietz" w:date="2012-08-08T17:05:00Z"/>
                    <w:lang w:val="de-DE"/>
                  </w:rPr>
                </w:rPrChange>
              </w:rPr>
            </w:pPr>
            <w:ins w:id="19623" w:author="Thomas Dietz" w:date="2012-08-08T17:05:00Z">
              <w:r w:rsidRPr="00B80901">
                <w:rPr>
                  <w:rPrChange w:id="19624" w:author="Thomas Dietz" w:date="2012-08-10T13:22:00Z">
                    <w:rPr>
                      <w:lang w:val="de-DE"/>
                    </w:rPr>
                  </w:rPrChange>
                </w:rPr>
                <w:t xml:space="preserve">    }</w:t>
              </w:r>
            </w:ins>
          </w:p>
          <w:p w14:paraId="2CB174E7" w14:textId="77777777" w:rsidR="009F3611" w:rsidRPr="00B80901" w:rsidRDefault="009F3611" w:rsidP="009F3611">
            <w:pPr>
              <w:pStyle w:val="XML1"/>
              <w:rPr>
                <w:ins w:id="19625" w:author="Thomas Dietz" w:date="2012-08-08T17:05:00Z"/>
                <w:rPrChange w:id="19626" w:author="Thomas Dietz" w:date="2012-08-10T13:22:00Z">
                  <w:rPr>
                    <w:ins w:id="19627" w:author="Thomas Dietz" w:date="2012-08-08T17:05:00Z"/>
                    <w:lang w:val="de-DE"/>
                  </w:rPr>
                </w:rPrChange>
              </w:rPr>
            </w:pPr>
            <w:ins w:id="19628" w:author="Thomas Dietz" w:date="2012-08-08T17:05:00Z">
              <w:r w:rsidRPr="00B80901">
                <w:rPr>
                  <w:rPrChange w:id="19629" w:author="Thomas Dietz" w:date="2012-08-10T13:22:00Z">
                    <w:rPr>
                      <w:lang w:val="de-DE"/>
                    </w:rPr>
                  </w:rPrChange>
                </w:rPr>
                <w:t xml:space="preserve">    leaf metadata-match {</w:t>
              </w:r>
            </w:ins>
          </w:p>
          <w:p w14:paraId="2EDE8DAC" w14:textId="77777777" w:rsidR="009F3611" w:rsidRPr="00B80901" w:rsidRDefault="009F3611" w:rsidP="009F3611">
            <w:pPr>
              <w:pStyle w:val="XML1"/>
              <w:rPr>
                <w:ins w:id="19630" w:author="Thomas Dietz" w:date="2012-08-08T17:05:00Z"/>
                <w:rPrChange w:id="19631" w:author="Thomas Dietz" w:date="2012-08-10T13:22:00Z">
                  <w:rPr>
                    <w:ins w:id="19632" w:author="Thomas Dietz" w:date="2012-08-08T17:05:00Z"/>
                    <w:lang w:val="de-DE"/>
                  </w:rPr>
                </w:rPrChange>
              </w:rPr>
            </w:pPr>
            <w:ins w:id="19633" w:author="Thomas Dietz" w:date="2012-08-08T17:05:00Z">
              <w:r w:rsidRPr="00B80901">
                <w:rPr>
                  <w:rPrChange w:id="19634" w:author="Thomas Dietz" w:date="2012-08-10T13:22:00Z">
                    <w:rPr>
                      <w:lang w:val="de-DE"/>
                    </w:rPr>
                  </w:rPrChange>
                </w:rPr>
                <w:t xml:space="preserve">      type hex-binary;</w:t>
              </w:r>
            </w:ins>
          </w:p>
          <w:p w14:paraId="2AEDCB77" w14:textId="77777777" w:rsidR="009F3611" w:rsidRPr="00B80901" w:rsidRDefault="009F3611" w:rsidP="009F3611">
            <w:pPr>
              <w:pStyle w:val="XML1"/>
              <w:rPr>
                <w:ins w:id="19635" w:author="Thomas Dietz" w:date="2012-08-08T17:05:00Z"/>
                <w:rPrChange w:id="19636" w:author="Thomas Dietz" w:date="2012-08-10T13:22:00Z">
                  <w:rPr>
                    <w:ins w:id="19637" w:author="Thomas Dietz" w:date="2012-08-08T17:05:00Z"/>
                    <w:lang w:val="de-DE"/>
                  </w:rPr>
                </w:rPrChange>
              </w:rPr>
            </w:pPr>
            <w:ins w:id="19638" w:author="Thomas Dietz" w:date="2012-08-08T17:05:00Z">
              <w:r w:rsidRPr="00B80901">
                <w:rPr>
                  <w:rPrChange w:id="19639" w:author="Thomas Dietz" w:date="2012-08-10T13:22:00Z">
                    <w:rPr>
                      <w:lang w:val="de-DE"/>
                    </w:rPr>
                  </w:rPrChange>
                </w:rPr>
                <w:t xml:space="preserve">      description "This element indicates the bits of the metadata </w:t>
              </w:r>
            </w:ins>
          </w:p>
          <w:p w14:paraId="7FA34EBF" w14:textId="77777777" w:rsidR="009F3611" w:rsidRPr="00B80901" w:rsidRDefault="009F3611" w:rsidP="009F3611">
            <w:pPr>
              <w:pStyle w:val="XML1"/>
              <w:rPr>
                <w:ins w:id="19640" w:author="Thomas Dietz" w:date="2012-08-08T17:05:00Z"/>
                <w:rPrChange w:id="19641" w:author="Thomas Dietz" w:date="2012-08-10T13:22:00Z">
                  <w:rPr>
                    <w:ins w:id="19642" w:author="Thomas Dietz" w:date="2012-08-08T17:05:00Z"/>
                    <w:lang w:val="de-DE"/>
                  </w:rPr>
                </w:rPrChange>
              </w:rPr>
            </w:pPr>
            <w:ins w:id="19643" w:author="Thomas Dietz" w:date="2012-08-08T17:05:00Z">
              <w:r w:rsidRPr="00B80901">
                <w:rPr>
                  <w:rPrChange w:id="19644" w:author="Thomas Dietz" w:date="2012-08-10T13:22:00Z">
                    <w:rPr>
                      <w:lang w:val="de-DE"/>
                    </w:rPr>
                  </w:rPrChange>
                </w:rPr>
                <w:t xml:space="preserve">        </w:t>
              </w:r>
              <w:proofErr w:type="gramStart"/>
              <w:r w:rsidRPr="00B80901">
                <w:rPr>
                  <w:rPrChange w:id="19645" w:author="Thomas Dietz" w:date="2012-08-10T13:22:00Z">
                    <w:rPr>
                      <w:lang w:val="de-DE"/>
                    </w:rPr>
                  </w:rPrChange>
                </w:rPr>
                <w:t>field</w:t>
              </w:r>
              <w:proofErr w:type="gramEnd"/>
              <w:r w:rsidRPr="00B80901">
                <w:rPr>
                  <w:rPrChange w:id="19646" w:author="Thomas Dietz" w:date="2012-08-10T13:22:00Z">
                    <w:rPr>
                      <w:lang w:val="de-DE"/>
                    </w:rPr>
                  </w:rPrChange>
                </w:rPr>
                <w:t xml:space="preserve"> on which the flow table can match.  It is represented</w:t>
              </w:r>
            </w:ins>
          </w:p>
          <w:p w14:paraId="3710F045" w14:textId="77777777" w:rsidR="009F3611" w:rsidRPr="00B80901" w:rsidRDefault="009F3611" w:rsidP="009F3611">
            <w:pPr>
              <w:pStyle w:val="XML1"/>
              <w:rPr>
                <w:ins w:id="19647" w:author="Thomas Dietz" w:date="2012-08-08T17:05:00Z"/>
                <w:rPrChange w:id="19648" w:author="Thomas Dietz" w:date="2012-08-10T13:22:00Z">
                  <w:rPr>
                    <w:ins w:id="19649" w:author="Thomas Dietz" w:date="2012-08-08T17:05:00Z"/>
                    <w:lang w:val="de-DE"/>
                  </w:rPr>
                </w:rPrChange>
              </w:rPr>
            </w:pPr>
            <w:ins w:id="19650" w:author="Thomas Dietz" w:date="2012-08-08T17:05:00Z">
              <w:r w:rsidRPr="00B80901">
                <w:rPr>
                  <w:rPrChange w:id="19651" w:author="Thomas Dietz" w:date="2012-08-10T13:22:00Z">
                    <w:rPr>
                      <w:lang w:val="de-DE"/>
                    </w:rPr>
                  </w:rPrChange>
                </w:rPr>
                <w:t xml:space="preserve">        as 64-bit integer in hexadecimal digits([0-9a-fA-F]) </w:t>
              </w:r>
            </w:ins>
          </w:p>
          <w:p w14:paraId="1FDE5CB6" w14:textId="77777777" w:rsidR="009F3611" w:rsidRPr="00B80901" w:rsidRDefault="009F3611" w:rsidP="009F3611">
            <w:pPr>
              <w:pStyle w:val="XML1"/>
              <w:rPr>
                <w:ins w:id="19652" w:author="Thomas Dietz" w:date="2012-08-08T17:05:00Z"/>
                <w:rPrChange w:id="19653" w:author="Thomas Dietz" w:date="2012-08-10T13:22:00Z">
                  <w:rPr>
                    <w:ins w:id="19654" w:author="Thomas Dietz" w:date="2012-08-08T17:05:00Z"/>
                    <w:lang w:val="de-DE"/>
                  </w:rPr>
                </w:rPrChange>
              </w:rPr>
            </w:pPr>
            <w:ins w:id="19655" w:author="Thomas Dietz" w:date="2012-08-08T17:05:00Z">
              <w:r w:rsidRPr="00B80901">
                <w:rPr>
                  <w:rPrChange w:id="19656" w:author="Thomas Dietz" w:date="2012-08-10T13:22:00Z">
                    <w:rPr>
                      <w:lang w:val="de-DE"/>
                    </w:rPr>
                  </w:rPrChange>
                </w:rPr>
                <w:t xml:space="preserve">        </w:t>
              </w:r>
              <w:proofErr w:type="gramStart"/>
              <w:r w:rsidRPr="00B80901">
                <w:rPr>
                  <w:rPrChange w:id="19657" w:author="Thomas Dietz" w:date="2012-08-10T13:22:00Z">
                    <w:rPr>
                      <w:lang w:val="de-DE"/>
                    </w:rPr>
                  </w:rPrChange>
                </w:rPr>
                <w:t>format</w:t>
              </w:r>
              <w:proofErr w:type="gramEnd"/>
              <w:r w:rsidRPr="00B80901">
                <w:rPr>
                  <w:rPrChange w:id="19658" w:author="Thomas Dietz" w:date="2012-08-10T13:22:00Z">
                    <w:rPr>
                      <w:lang w:val="de-DE"/>
                    </w:rPr>
                  </w:rPrChange>
                </w:rPr>
                <w:t>.";</w:t>
              </w:r>
            </w:ins>
          </w:p>
          <w:p w14:paraId="30977D32" w14:textId="77777777" w:rsidR="009F3611" w:rsidRPr="00B80901" w:rsidRDefault="009F3611" w:rsidP="009F3611">
            <w:pPr>
              <w:pStyle w:val="XML1"/>
              <w:rPr>
                <w:ins w:id="19659" w:author="Thomas Dietz" w:date="2012-08-08T17:05:00Z"/>
                <w:rPrChange w:id="19660" w:author="Thomas Dietz" w:date="2012-08-10T13:22:00Z">
                  <w:rPr>
                    <w:ins w:id="19661" w:author="Thomas Dietz" w:date="2012-08-08T17:05:00Z"/>
                    <w:lang w:val="de-DE"/>
                  </w:rPr>
                </w:rPrChange>
              </w:rPr>
            </w:pPr>
            <w:ins w:id="19662" w:author="Thomas Dietz" w:date="2012-08-08T17:05:00Z">
              <w:r w:rsidRPr="00B80901">
                <w:rPr>
                  <w:rPrChange w:id="19663" w:author="Thomas Dietz" w:date="2012-08-10T13:22:00Z">
                    <w:rPr>
                      <w:lang w:val="de-DE"/>
                    </w:rPr>
                  </w:rPrChange>
                </w:rPr>
                <w:t xml:space="preserve">    }</w:t>
              </w:r>
            </w:ins>
          </w:p>
          <w:p w14:paraId="3EAAC127" w14:textId="77777777" w:rsidR="009F3611" w:rsidRPr="00B80901" w:rsidRDefault="009F3611" w:rsidP="009F3611">
            <w:pPr>
              <w:pStyle w:val="XML1"/>
              <w:rPr>
                <w:ins w:id="19664" w:author="Thomas Dietz" w:date="2012-08-08T17:05:00Z"/>
                <w:rPrChange w:id="19665" w:author="Thomas Dietz" w:date="2012-08-10T13:22:00Z">
                  <w:rPr>
                    <w:ins w:id="19666" w:author="Thomas Dietz" w:date="2012-08-08T17:05:00Z"/>
                    <w:lang w:val="de-DE"/>
                  </w:rPr>
                </w:rPrChange>
              </w:rPr>
            </w:pPr>
            <w:ins w:id="19667" w:author="Thomas Dietz" w:date="2012-08-08T17:05:00Z">
              <w:r w:rsidRPr="00B80901">
                <w:rPr>
                  <w:rPrChange w:id="19668" w:author="Thomas Dietz" w:date="2012-08-10T13:22:00Z">
                    <w:rPr>
                      <w:lang w:val="de-DE"/>
                    </w:rPr>
                  </w:rPrChange>
                </w:rPr>
                <w:t xml:space="preserve">    leaf metadata-write {</w:t>
              </w:r>
            </w:ins>
          </w:p>
          <w:p w14:paraId="37C0D4C7" w14:textId="77777777" w:rsidR="009F3611" w:rsidRPr="00B80901" w:rsidRDefault="009F3611" w:rsidP="009F3611">
            <w:pPr>
              <w:pStyle w:val="XML1"/>
              <w:rPr>
                <w:ins w:id="19669" w:author="Thomas Dietz" w:date="2012-08-08T17:05:00Z"/>
                <w:rPrChange w:id="19670" w:author="Thomas Dietz" w:date="2012-08-10T13:22:00Z">
                  <w:rPr>
                    <w:ins w:id="19671" w:author="Thomas Dietz" w:date="2012-08-08T17:05:00Z"/>
                    <w:lang w:val="de-DE"/>
                  </w:rPr>
                </w:rPrChange>
              </w:rPr>
            </w:pPr>
            <w:ins w:id="19672" w:author="Thomas Dietz" w:date="2012-08-08T17:05:00Z">
              <w:r w:rsidRPr="00B80901">
                <w:rPr>
                  <w:rPrChange w:id="19673" w:author="Thomas Dietz" w:date="2012-08-10T13:22:00Z">
                    <w:rPr>
                      <w:lang w:val="de-DE"/>
                    </w:rPr>
                  </w:rPrChange>
                </w:rPr>
                <w:t xml:space="preserve">      type hex-binary;</w:t>
              </w:r>
            </w:ins>
          </w:p>
          <w:p w14:paraId="7BAFA770" w14:textId="77777777" w:rsidR="009F3611" w:rsidRPr="00B80901" w:rsidRDefault="009F3611" w:rsidP="009F3611">
            <w:pPr>
              <w:pStyle w:val="XML1"/>
              <w:rPr>
                <w:ins w:id="19674" w:author="Thomas Dietz" w:date="2012-08-08T17:05:00Z"/>
                <w:rPrChange w:id="19675" w:author="Thomas Dietz" w:date="2012-08-10T13:22:00Z">
                  <w:rPr>
                    <w:ins w:id="19676" w:author="Thomas Dietz" w:date="2012-08-08T17:05:00Z"/>
                    <w:lang w:val="de-DE"/>
                  </w:rPr>
                </w:rPrChange>
              </w:rPr>
            </w:pPr>
            <w:ins w:id="19677" w:author="Thomas Dietz" w:date="2012-08-08T17:05:00Z">
              <w:r w:rsidRPr="00B80901">
                <w:rPr>
                  <w:rPrChange w:id="19678" w:author="Thomas Dietz" w:date="2012-08-10T13:22:00Z">
                    <w:rPr>
                      <w:lang w:val="de-DE"/>
                    </w:rPr>
                  </w:rPrChange>
                </w:rPr>
                <w:t xml:space="preserve">      description "This element indicates the bits of the metadata </w:t>
              </w:r>
            </w:ins>
          </w:p>
          <w:p w14:paraId="1CB76907" w14:textId="77777777" w:rsidR="009F3611" w:rsidRPr="00B80901" w:rsidRDefault="009F3611" w:rsidP="009F3611">
            <w:pPr>
              <w:pStyle w:val="XML1"/>
              <w:rPr>
                <w:ins w:id="19679" w:author="Thomas Dietz" w:date="2012-08-08T17:05:00Z"/>
                <w:rPrChange w:id="19680" w:author="Thomas Dietz" w:date="2012-08-10T13:22:00Z">
                  <w:rPr>
                    <w:ins w:id="19681" w:author="Thomas Dietz" w:date="2012-08-08T17:05:00Z"/>
                    <w:lang w:val="de-DE"/>
                  </w:rPr>
                </w:rPrChange>
              </w:rPr>
            </w:pPr>
            <w:ins w:id="19682" w:author="Thomas Dietz" w:date="2012-08-08T17:05:00Z">
              <w:r w:rsidRPr="00B80901">
                <w:rPr>
                  <w:rPrChange w:id="19683" w:author="Thomas Dietz" w:date="2012-08-10T13:22:00Z">
                    <w:rPr>
                      <w:lang w:val="de-DE"/>
                    </w:rPr>
                  </w:rPrChange>
                </w:rPr>
                <w:t xml:space="preserve">        field on which flow table can write using the </w:t>
              </w:r>
            </w:ins>
          </w:p>
          <w:p w14:paraId="4344F641" w14:textId="77777777" w:rsidR="009F3611" w:rsidRPr="00B80901" w:rsidRDefault="009F3611" w:rsidP="009F3611">
            <w:pPr>
              <w:pStyle w:val="XML1"/>
              <w:rPr>
                <w:ins w:id="19684" w:author="Thomas Dietz" w:date="2012-08-08T17:05:00Z"/>
                <w:rPrChange w:id="19685" w:author="Thomas Dietz" w:date="2012-08-10T13:22:00Z">
                  <w:rPr>
                    <w:ins w:id="19686" w:author="Thomas Dietz" w:date="2012-08-08T17:05:00Z"/>
                    <w:lang w:val="de-DE"/>
                  </w:rPr>
                </w:rPrChange>
              </w:rPr>
            </w:pPr>
            <w:ins w:id="19687" w:author="Thomas Dietz" w:date="2012-08-08T17:05:00Z">
              <w:r w:rsidRPr="00B80901">
                <w:rPr>
                  <w:rPrChange w:id="19688" w:author="Thomas Dietz" w:date="2012-08-10T13:22:00Z">
                    <w:rPr>
                      <w:lang w:val="de-DE"/>
                    </w:rPr>
                  </w:rPrChange>
                </w:rPr>
                <w:t xml:space="preserve">        'write-metadata' instruction.  It is represented as </w:t>
              </w:r>
            </w:ins>
          </w:p>
          <w:p w14:paraId="47A7E4BE" w14:textId="77777777" w:rsidR="009F3611" w:rsidRPr="00B80901" w:rsidRDefault="009F3611" w:rsidP="009F3611">
            <w:pPr>
              <w:pStyle w:val="XML1"/>
              <w:rPr>
                <w:ins w:id="19689" w:author="Thomas Dietz" w:date="2012-08-08T17:05:00Z"/>
                <w:rPrChange w:id="19690" w:author="Thomas Dietz" w:date="2012-08-10T13:22:00Z">
                  <w:rPr>
                    <w:ins w:id="19691" w:author="Thomas Dietz" w:date="2012-08-08T17:05:00Z"/>
                    <w:lang w:val="de-DE"/>
                  </w:rPr>
                </w:rPrChange>
              </w:rPr>
            </w:pPr>
            <w:ins w:id="19692" w:author="Thomas Dietz" w:date="2012-08-08T17:05:00Z">
              <w:r w:rsidRPr="00B80901">
                <w:rPr>
                  <w:rPrChange w:id="19693" w:author="Thomas Dietz" w:date="2012-08-10T13:22:00Z">
                    <w:rPr>
                      <w:lang w:val="de-DE"/>
                    </w:rPr>
                  </w:rPrChange>
                </w:rPr>
                <w:t xml:space="preserve">        64-bit integer in hexadecimal </w:t>
              </w:r>
              <w:proofErr w:type="gramStart"/>
              <w:r w:rsidRPr="00B80901">
                <w:rPr>
                  <w:rPrChange w:id="19694" w:author="Thomas Dietz" w:date="2012-08-10T13:22:00Z">
                    <w:rPr>
                      <w:lang w:val="de-DE"/>
                    </w:rPr>
                  </w:rPrChange>
                </w:rPr>
                <w:t>digits(</w:t>
              </w:r>
              <w:proofErr w:type="gramEnd"/>
              <w:r w:rsidRPr="00B80901">
                <w:rPr>
                  <w:rPrChange w:id="19695" w:author="Thomas Dietz" w:date="2012-08-10T13:22:00Z">
                    <w:rPr>
                      <w:lang w:val="de-DE"/>
                    </w:rPr>
                  </w:rPrChange>
                </w:rPr>
                <w:t>[0-9a-fA-F]) format.";</w:t>
              </w:r>
            </w:ins>
          </w:p>
          <w:p w14:paraId="0EFF31A8" w14:textId="77777777" w:rsidR="009F3611" w:rsidRPr="00B80901" w:rsidRDefault="009F3611" w:rsidP="009F3611">
            <w:pPr>
              <w:pStyle w:val="XML1"/>
              <w:rPr>
                <w:ins w:id="19696" w:author="Thomas Dietz" w:date="2012-08-08T17:05:00Z"/>
                <w:rPrChange w:id="19697" w:author="Thomas Dietz" w:date="2012-08-10T13:22:00Z">
                  <w:rPr>
                    <w:ins w:id="19698" w:author="Thomas Dietz" w:date="2012-08-08T17:05:00Z"/>
                    <w:lang w:val="de-DE"/>
                  </w:rPr>
                </w:rPrChange>
              </w:rPr>
            </w:pPr>
            <w:ins w:id="19699" w:author="Thomas Dietz" w:date="2012-08-08T17:05:00Z">
              <w:r w:rsidRPr="00B80901">
                <w:rPr>
                  <w:rPrChange w:id="19700" w:author="Thomas Dietz" w:date="2012-08-10T13:22:00Z">
                    <w:rPr>
                      <w:lang w:val="de-DE"/>
                    </w:rPr>
                  </w:rPrChange>
                </w:rPr>
                <w:t xml:space="preserve">    }</w:t>
              </w:r>
            </w:ins>
          </w:p>
          <w:p w14:paraId="6F20AB55" w14:textId="77777777" w:rsidR="009F3611" w:rsidRPr="00B80901" w:rsidRDefault="009F3611" w:rsidP="009F3611">
            <w:pPr>
              <w:pStyle w:val="XML1"/>
              <w:rPr>
                <w:ins w:id="19701" w:author="Thomas Dietz" w:date="2012-08-08T17:05:00Z"/>
                <w:rPrChange w:id="19702" w:author="Thomas Dietz" w:date="2012-08-10T13:22:00Z">
                  <w:rPr>
                    <w:ins w:id="19703" w:author="Thomas Dietz" w:date="2012-08-08T17:05:00Z"/>
                    <w:lang w:val="de-DE"/>
                  </w:rPr>
                </w:rPrChange>
              </w:rPr>
            </w:pPr>
            <w:ins w:id="19704" w:author="Thomas Dietz" w:date="2012-08-08T17:05:00Z">
              <w:r w:rsidRPr="00B80901">
                <w:rPr>
                  <w:rPrChange w:id="19705" w:author="Thomas Dietz" w:date="2012-08-10T13:22:00Z">
                    <w:rPr>
                      <w:lang w:val="de-DE"/>
                    </w:rPr>
                  </w:rPrChange>
                </w:rPr>
                <w:t xml:space="preserve">  }</w:t>
              </w:r>
            </w:ins>
          </w:p>
          <w:p w14:paraId="5359C9A6" w14:textId="77777777" w:rsidR="009F3611" w:rsidRPr="00B80901" w:rsidRDefault="009F3611" w:rsidP="009F3611">
            <w:pPr>
              <w:pStyle w:val="XML1"/>
              <w:rPr>
                <w:ins w:id="19706" w:author="Thomas Dietz" w:date="2012-08-08T17:05:00Z"/>
                <w:rPrChange w:id="19707" w:author="Thomas Dietz" w:date="2012-08-10T13:22:00Z">
                  <w:rPr>
                    <w:ins w:id="19708" w:author="Thomas Dietz" w:date="2012-08-08T17:05:00Z"/>
                    <w:lang w:val="de-DE"/>
                  </w:rPr>
                </w:rPrChange>
              </w:rPr>
            </w:pPr>
            <w:ins w:id="19709" w:author="Thomas Dietz" w:date="2012-08-08T17:05:00Z">
              <w:r w:rsidRPr="00B80901">
                <w:rPr>
                  <w:rPrChange w:id="19710" w:author="Thomas Dietz" w:date="2012-08-10T13:22:00Z">
                    <w:rPr>
                      <w:lang w:val="de-DE"/>
                    </w:rPr>
                  </w:rPrChange>
                </w:rPr>
                <w:t xml:space="preserve">  </w:t>
              </w:r>
            </w:ins>
          </w:p>
          <w:p w14:paraId="3699C331" w14:textId="77777777" w:rsidR="009F3611" w:rsidRPr="00B80901" w:rsidRDefault="009F3611" w:rsidP="009F3611">
            <w:pPr>
              <w:pStyle w:val="XML1"/>
              <w:rPr>
                <w:ins w:id="19711" w:author="Thomas Dietz" w:date="2012-08-08T17:05:00Z"/>
                <w:rPrChange w:id="19712" w:author="Thomas Dietz" w:date="2012-08-10T13:22:00Z">
                  <w:rPr>
                    <w:ins w:id="19713" w:author="Thomas Dietz" w:date="2012-08-08T17:05:00Z"/>
                    <w:lang w:val="de-DE"/>
                  </w:rPr>
                </w:rPrChange>
              </w:rPr>
            </w:pPr>
            <w:ins w:id="19714" w:author="Thomas Dietz" w:date="2012-08-08T17:05:00Z">
              <w:r w:rsidRPr="00B80901">
                <w:rPr>
                  <w:rPrChange w:id="19715" w:author="Thomas Dietz" w:date="2012-08-10T13:22:00Z">
                    <w:rPr>
                      <w:lang w:val="de-DE"/>
                    </w:rPr>
                  </w:rPrChange>
                </w:rPr>
                <w:t>/*****************************************************************</w:t>
              </w:r>
            </w:ins>
          </w:p>
          <w:p w14:paraId="43E1F921" w14:textId="77777777" w:rsidR="009F3611" w:rsidRPr="00B80901" w:rsidRDefault="009F3611" w:rsidP="009F3611">
            <w:pPr>
              <w:pStyle w:val="XML1"/>
              <w:rPr>
                <w:ins w:id="19716" w:author="Thomas Dietz" w:date="2012-08-08T17:05:00Z"/>
                <w:rPrChange w:id="19717" w:author="Thomas Dietz" w:date="2012-08-10T13:22:00Z">
                  <w:rPr>
                    <w:ins w:id="19718" w:author="Thomas Dietz" w:date="2012-08-08T17:05:00Z"/>
                    <w:lang w:val="de-DE"/>
                  </w:rPr>
                </w:rPrChange>
              </w:rPr>
            </w:pPr>
            <w:ins w:id="19719" w:author="Thomas Dietz" w:date="2012-08-08T17:05:00Z">
              <w:r w:rsidRPr="00B80901">
                <w:rPr>
                  <w:rPrChange w:id="19720" w:author="Thomas Dietz" w:date="2012-08-10T13:22:00Z">
                    <w:rPr>
                      <w:lang w:val="de-DE"/>
                    </w:rPr>
                  </w:rPrChange>
                </w:rPr>
                <w:t xml:space="preserve"> * Main container</w:t>
              </w:r>
            </w:ins>
          </w:p>
          <w:p w14:paraId="4F1F4805" w14:textId="77777777" w:rsidR="009F3611" w:rsidRPr="00B80901" w:rsidRDefault="009F3611" w:rsidP="009F3611">
            <w:pPr>
              <w:pStyle w:val="XML1"/>
              <w:rPr>
                <w:ins w:id="19721" w:author="Thomas Dietz" w:date="2012-08-08T17:05:00Z"/>
                <w:rPrChange w:id="19722" w:author="Thomas Dietz" w:date="2012-08-10T13:22:00Z">
                  <w:rPr>
                    <w:ins w:id="19723" w:author="Thomas Dietz" w:date="2012-08-08T17:05:00Z"/>
                    <w:lang w:val="de-DE"/>
                  </w:rPr>
                </w:rPrChange>
              </w:rPr>
            </w:pPr>
            <w:ins w:id="19724" w:author="Thomas Dietz" w:date="2012-08-08T17:05:00Z">
              <w:r w:rsidRPr="00B80901">
                <w:rPr>
                  <w:rPrChange w:id="19725" w:author="Thomas Dietz" w:date="2012-08-10T13:22:00Z">
                    <w:rPr>
                      <w:lang w:val="de-DE"/>
                    </w:rPr>
                  </w:rPrChange>
                </w:rPr>
                <w:t xml:space="preserve"> *****************************************************************/</w:t>
              </w:r>
            </w:ins>
          </w:p>
          <w:p w14:paraId="7E1ACA45" w14:textId="77777777" w:rsidR="009F3611" w:rsidRPr="00B80901" w:rsidRDefault="009F3611" w:rsidP="009F3611">
            <w:pPr>
              <w:pStyle w:val="XML1"/>
              <w:rPr>
                <w:ins w:id="19726" w:author="Thomas Dietz" w:date="2012-08-08T17:05:00Z"/>
                <w:rPrChange w:id="19727" w:author="Thomas Dietz" w:date="2012-08-10T13:22:00Z">
                  <w:rPr>
                    <w:ins w:id="19728" w:author="Thomas Dietz" w:date="2012-08-08T17:05:00Z"/>
                    <w:lang w:val="de-DE"/>
                  </w:rPr>
                </w:rPrChange>
              </w:rPr>
            </w:pPr>
          </w:p>
          <w:p w14:paraId="64CEACD4" w14:textId="77777777" w:rsidR="009F3611" w:rsidRPr="00B80901" w:rsidRDefault="009F3611" w:rsidP="009F3611">
            <w:pPr>
              <w:pStyle w:val="XML1"/>
              <w:rPr>
                <w:ins w:id="19729" w:author="Thomas Dietz" w:date="2012-08-08T17:05:00Z"/>
                <w:rPrChange w:id="19730" w:author="Thomas Dietz" w:date="2012-08-10T13:22:00Z">
                  <w:rPr>
                    <w:ins w:id="19731" w:author="Thomas Dietz" w:date="2012-08-08T17:05:00Z"/>
                    <w:lang w:val="de-DE"/>
                  </w:rPr>
                </w:rPrChange>
              </w:rPr>
            </w:pPr>
            <w:ins w:id="19732" w:author="Thomas Dietz" w:date="2012-08-08T17:05:00Z">
              <w:r w:rsidRPr="00B80901">
                <w:rPr>
                  <w:rPrChange w:id="19733" w:author="Thomas Dietz" w:date="2012-08-10T13:22:00Z">
                    <w:rPr>
                      <w:lang w:val="de-DE"/>
                    </w:rPr>
                  </w:rPrChange>
                </w:rPr>
                <w:t xml:space="preserve">  container capable-switch {</w:t>
              </w:r>
            </w:ins>
          </w:p>
          <w:p w14:paraId="67C93347" w14:textId="77777777" w:rsidR="009F3611" w:rsidRPr="00B80901" w:rsidRDefault="009F3611" w:rsidP="009F3611">
            <w:pPr>
              <w:pStyle w:val="XML1"/>
              <w:rPr>
                <w:ins w:id="19734" w:author="Thomas Dietz" w:date="2012-08-08T17:05:00Z"/>
                <w:rPrChange w:id="19735" w:author="Thomas Dietz" w:date="2012-08-10T13:22:00Z">
                  <w:rPr>
                    <w:ins w:id="19736" w:author="Thomas Dietz" w:date="2012-08-08T17:05:00Z"/>
                    <w:lang w:val="de-DE"/>
                  </w:rPr>
                </w:rPrChange>
              </w:rPr>
            </w:pPr>
            <w:ins w:id="19737" w:author="Thomas Dietz" w:date="2012-08-08T17:05:00Z">
              <w:r w:rsidRPr="00B80901">
                <w:rPr>
                  <w:rPrChange w:id="19738" w:author="Thomas Dietz" w:date="2012-08-10T13:22:00Z">
                    <w:rPr>
                      <w:lang w:val="de-DE"/>
                    </w:rPr>
                  </w:rPrChange>
                </w:rPr>
                <w:t xml:space="preserve">    description "The OpenFlow Capable Switch serves as the root </w:t>
              </w:r>
            </w:ins>
          </w:p>
          <w:p w14:paraId="2CC12B12" w14:textId="77777777" w:rsidR="009F3611" w:rsidRPr="00B80901" w:rsidRDefault="009F3611" w:rsidP="009F3611">
            <w:pPr>
              <w:pStyle w:val="XML1"/>
              <w:rPr>
                <w:ins w:id="19739" w:author="Thomas Dietz" w:date="2012-08-08T17:05:00Z"/>
                <w:rPrChange w:id="19740" w:author="Thomas Dietz" w:date="2012-08-10T13:22:00Z">
                  <w:rPr>
                    <w:ins w:id="19741" w:author="Thomas Dietz" w:date="2012-08-08T17:05:00Z"/>
                    <w:lang w:val="de-DE"/>
                  </w:rPr>
                </w:rPrChange>
              </w:rPr>
            </w:pPr>
            <w:ins w:id="19742" w:author="Thomas Dietz" w:date="2012-08-08T17:05:00Z">
              <w:r w:rsidRPr="00B80901">
                <w:rPr>
                  <w:rPrChange w:id="19743" w:author="Thomas Dietz" w:date="2012-08-10T13:22:00Z">
                    <w:rPr>
                      <w:lang w:val="de-DE"/>
                    </w:rPr>
                  </w:rPrChange>
                </w:rPr>
                <w:t xml:space="preserve">      </w:t>
              </w:r>
              <w:proofErr w:type="gramStart"/>
              <w:r w:rsidRPr="00B80901">
                <w:rPr>
                  <w:rPrChange w:id="19744" w:author="Thomas Dietz" w:date="2012-08-10T13:22:00Z">
                    <w:rPr>
                      <w:lang w:val="de-DE"/>
                    </w:rPr>
                  </w:rPrChange>
                </w:rPr>
                <w:t>element</w:t>
              </w:r>
              <w:proofErr w:type="gramEnd"/>
              <w:r w:rsidRPr="00B80901">
                <w:rPr>
                  <w:rPrChange w:id="19745" w:author="Thomas Dietz" w:date="2012-08-10T13:22:00Z">
                    <w:rPr>
                      <w:lang w:val="de-DE"/>
                    </w:rPr>
                  </w:rPrChange>
                </w:rPr>
                <w:t xml:space="preserve"> for an OpenFlow configuration.  It contains logical</w:t>
              </w:r>
            </w:ins>
          </w:p>
          <w:p w14:paraId="099E2A2F" w14:textId="77777777" w:rsidR="009F3611" w:rsidRPr="00B80901" w:rsidRDefault="009F3611" w:rsidP="009F3611">
            <w:pPr>
              <w:pStyle w:val="XML1"/>
              <w:rPr>
                <w:ins w:id="19746" w:author="Thomas Dietz" w:date="2012-08-08T17:05:00Z"/>
                <w:rPrChange w:id="19747" w:author="Thomas Dietz" w:date="2012-08-10T13:22:00Z">
                  <w:rPr>
                    <w:ins w:id="19748" w:author="Thomas Dietz" w:date="2012-08-08T17:05:00Z"/>
                    <w:lang w:val="de-DE"/>
                  </w:rPr>
                </w:rPrChange>
              </w:rPr>
            </w:pPr>
            <w:ins w:id="19749" w:author="Thomas Dietz" w:date="2012-08-08T17:05:00Z">
              <w:r w:rsidRPr="00B80901">
                <w:rPr>
                  <w:rPrChange w:id="19750" w:author="Thomas Dietz" w:date="2012-08-10T13:22:00Z">
                    <w:rPr>
                      <w:lang w:val="de-DE"/>
                    </w:rPr>
                  </w:rPrChange>
                </w:rPr>
                <w:t xml:space="preserve">      switches and resources that can be assigned to logical</w:t>
              </w:r>
            </w:ins>
          </w:p>
          <w:p w14:paraId="13C4FBFB" w14:textId="77777777" w:rsidR="009F3611" w:rsidRPr="00B80901" w:rsidRDefault="009F3611" w:rsidP="009F3611">
            <w:pPr>
              <w:pStyle w:val="XML1"/>
              <w:rPr>
                <w:ins w:id="19751" w:author="Thomas Dietz" w:date="2012-08-08T17:05:00Z"/>
                <w:rPrChange w:id="19752" w:author="Thomas Dietz" w:date="2012-08-10T13:22:00Z">
                  <w:rPr>
                    <w:ins w:id="19753" w:author="Thomas Dietz" w:date="2012-08-08T17:05:00Z"/>
                    <w:lang w:val="de-DE"/>
                  </w:rPr>
                </w:rPrChange>
              </w:rPr>
            </w:pPr>
            <w:ins w:id="19754" w:author="Thomas Dietz" w:date="2012-08-08T17:05:00Z">
              <w:r w:rsidRPr="00B80901">
                <w:rPr>
                  <w:rPrChange w:id="19755" w:author="Thomas Dietz" w:date="2012-08-10T13:22:00Z">
                    <w:rPr>
                      <w:lang w:val="de-DE"/>
                    </w:rPr>
                  </w:rPrChange>
                </w:rPr>
                <w:t xml:space="preserve">      </w:t>
              </w:r>
              <w:proofErr w:type="gramStart"/>
              <w:r w:rsidRPr="00B80901">
                <w:rPr>
                  <w:rPrChange w:id="19756" w:author="Thomas Dietz" w:date="2012-08-10T13:22:00Z">
                    <w:rPr>
                      <w:lang w:val="de-DE"/>
                    </w:rPr>
                  </w:rPrChange>
                </w:rPr>
                <w:t>switches</w:t>
              </w:r>
              <w:proofErr w:type="gramEnd"/>
              <w:r w:rsidRPr="00B80901">
                <w:rPr>
                  <w:rPrChange w:id="19757" w:author="Thomas Dietz" w:date="2012-08-10T13:22:00Z">
                    <w:rPr>
                      <w:lang w:val="de-DE"/>
                    </w:rPr>
                  </w:rPrChange>
                </w:rPr>
                <w:t xml:space="preserve">.  It may have relations to OpenFlow Configuration </w:t>
              </w:r>
            </w:ins>
          </w:p>
          <w:p w14:paraId="07039ACA" w14:textId="77777777" w:rsidR="009F3611" w:rsidRPr="00B80901" w:rsidRDefault="009F3611" w:rsidP="009F3611">
            <w:pPr>
              <w:pStyle w:val="XML1"/>
              <w:rPr>
                <w:ins w:id="19758" w:author="Thomas Dietz" w:date="2012-08-08T17:05:00Z"/>
                <w:rPrChange w:id="19759" w:author="Thomas Dietz" w:date="2012-08-10T13:22:00Z">
                  <w:rPr>
                    <w:ins w:id="19760" w:author="Thomas Dietz" w:date="2012-08-08T17:05:00Z"/>
                    <w:lang w:val="de-DE"/>
                  </w:rPr>
                </w:rPrChange>
              </w:rPr>
            </w:pPr>
            <w:ins w:id="19761" w:author="Thomas Dietz" w:date="2012-08-08T17:05:00Z">
              <w:r w:rsidRPr="00B80901">
                <w:rPr>
                  <w:rPrChange w:id="19762" w:author="Thomas Dietz" w:date="2012-08-10T13:22:00Z">
                    <w:rPr>
                      <w:lang w:val="de-DE"/>
                    </w:rPr>
                  </w:rPrChange>
                </w:rPr>
                <w:t xml:space="preserve">      Points.";</w:t>
              </w:r>
            </w:ins>
          </w:p>
          <w:p w14:paraId="3055D940" w14:textId="77777777" w:rsidR="009F3611" w:rsidRPr="00B80901" w:rsidRDefault="009F3611" w:rsidP="009F3611">
            <w:pPr>
              <w:pStyle w:val="XML1"/>
              <w:rPr>
                <w:ins w:id="19763" w:author="Thomas Dietz" w:date="2012-08-08T17:05:00Z"/>
                <w:rPrChange w:id="19764" w:author="Thomas Dietz" w:date="2012-08-10T13:22:00Z">
                  <w:rPr>
                    <w:ins w:id="19765" w:author="Thomas Dietz" w:date="2012-08-08T17:05:00Z"/>
                    <w:lang w:val="de-DE"/>
                  </w:rPr>
                </w:rPrChange>
              </w:rPr>
            </w:pPr>
            <w:ins w:id="19766" w:author="Thomas Dietz" w:date="2012-08-08T17:05:00Z">
              <w:r w:rsidRPr="00B80901">
                <w:rPr>
                  <w:rPrChange w:id="19767" w:author="Thomas Dietz" w:date="2012-08-10T13:22:00Z">
                    <w:rPr>
                      <w:lang w:val="de-DE"/>
                    </w:rPr>
                  </w:rPrChange>
                </w:rPr>
                <w:t xml:space="preserve">    leaf id {</w:t>
              </w:r>
            </w:ins>
          </w:p>
          <w:p w14:paraId="687C49FC" w14:textId="77777777" w:rsidR="009F3611" w:rsidRPr="00B80901" w:rsidRDefault="009F3611" w:rsidP="009F3611">
            <w:pPr>
              <w:pStyle w:val="XML1"/>
              <w:rPr>
                <w:ins w:id="19768" w:author="Thomas Dietz" w:date="2012-08-08T17:05:00Z"/>
                <w:rPrChange w:id="19769" w:author="Thomas Dietz" w:date="2012-08-10T13:22:00Z">
                  <w:rPr>
                    <w:ins w:id="19770" w:author="Thomas Dietz" w:date="2012-08-08T17:05:00Z"/>
                    <w:lang w:val="de-DE"/>
                  </w:rPr>
                </w:rPrChange>
              </w:rPr>
            </w:pPr>
            <w:ins w:id="19771" w:author="Thomas Dietz" w:date="2012-08-08T17:05:00Z">
              <w:r w:rsidRPr="00B80901">
                <w:rPr>
                  <w:rPrChange w:id="19772" w:author="Thomas Dietz" w:date="2012-08-10T13:22:00Z">
                    <w:rPr>
                      <w:lang w:val="de-DE"/>
                    </w:rPr>
                  </w:rPrChange>
                </w:rPr>
                <w:t xml:space="preserve">      type inet:uri;</w:t>
              </w:r>
            </w:ins>
          </w:p>
          <w:p w14:paraId="032F2B4E" w14:textId="77777777" w:rsidR="009F3611" w:rsidRPr="00B80901" w:rsidRDefault="009F3611" w:rsidP="009F3611">
            <w:pPr>
              <w:pStyle w:val="XML1"/>
              <w:rPr>
                <w:ins w:id="19773" w:author="Thomas Dietz" w:date="2012-08-08T17:05:00Z"/>
                <w:rPrChange w:id="19774" w:author="Thomas Dietz" w:date="2012-08-10T13:22:00Z">
                  <w:rPr>
                    <w:ins w:id="19775" w:author="Thomas Dietz" w:date="2012-08-08T17:05:00Z"/>
                    <w:lang w:val="de-DE"/>
                  </w:rPr>
                </w:rPrChange>
              </w:rPr>
            </w:pPr>
            <w:ins w:id="19776" w:author="Thomas Dietz" w:date="2012-08-08T17:05:00Z">
              <w:r w:rsidRPr="00B80901">
                <w:rPr>
                  <w:rPrChange w:id="19777" w:author="Thomas Dietz" w:date="2012-08-10T13:22:00Z">
                    <w:rPr>
                      <w:lang w:val="de-DE"/>
                    </w:rPr>
                  </w:rPrChange>
                </w:rPr>
                <w:t xml:space="preserve">      mandatory true;</w:t>
              </w:r>
            </w:ins>
          </w:p>
          <w:p w14:paraId="439D123F" w14:textId="77777777" w:rsidR="009F3611" w:rsidRPr="00B80901" w:rsidRDefault="009F3611" w:rsidP="009F3611">
            <w:pPr>
              <w:pStyle w:val="XML1"/>
              <w:rPr>
                <w:ins w:id="19778" w:author="Thomas Dietz" w:date="2012-08-08T17:05:00Z"/>
                <w:rPrChange w:id="19779" w:author="Thomas Dietz" w:date="2012-08-10T13:22:00Z">
                  <w:rPr>
                    <w:ins w:id="19780" w:author="Thomas Dietz" w:date="2012-08-08T17:05:00Z"/>
                    <w:lang w:val="de-DE"/>
                  </w:rPr>
                </w:rPrChange>
              </w:rPr>
            </w:pPr>
            <w:ins w:id="19781" w:author="Thomas Dietz" w:date="2012-08-08T17:05:00Z">
              <w:r w:rsidRPr="00B80901">
                <w:rPr>
                  <w:rPrChange w:id="19782" w:author="Thomas Dietz" w:date="2012-08-10T13:22:00Z">
                    <w:rPr>
                      <w:lang w:val="de-DE"/>
                    </w:rPr>
                  </w:rPrChange>
                </w:rPr>
                <w:t xml:space="preserve">      description "A unique but locally arbitrary identifier that</w:t>
              </w:r>
            </w:ins>
          </w:p>
          <w:p w14:paraId="7BD1DC98" w14:textId="77777777" w:rsidR="009F3611" w:rsidRPr="00B80901" w:rsidRDefault="009F3611" w:rsidP="009F3611">
            <w:pPr>
              <w:pStyle w:val="XML1"/>
              <w:rPr>
                <w:ins w:id="19783" w:author="Thomas Dietz" w:date="2012-08-08T17:05:00Z"/>
                <w:rPrChange w:id="19784" w:author="Thomas Dietz" w:date="2012-08-10T13:22:00Z">
                  <w:rPr>
                    <w:ins w:id="19785" w:author="Thomas Dietz" w:date="2012-08-08T17:05:00Z"/>
                    <w:lang w:val="de-DE"/>
                  </w:rPr>
                </w:rPrChange>
              </w:rPr>
            </w:pPr>
            <w:ins w:id="19786" w:author="Thomas Dietz" w:date="2012-08-08T17:05:00Z">
              <w:r w:rsidRPr="00B80901">
                <w:rPr>
                  <w:rPrChange w:id="19787" w:author="Thomas Dietz" w:date="2012-08-10T13:22:00Z">
                    <w:rPr>
                      <w:lang w:val="de-DE"/>
                    </w:rPr>
                  </w:rPrChange>
                </w:rPr>
                <w:t xml:space="preserve">        uniquely identifies a Capable Switch within the context of </w:t>
              </w:r>
            </w:ins>
          </w:p>
          <w:p w14:paraId="3D089EAB" w14:textId="77777777" w:rsidR="009F3611" w:rsidRPr="00B80901" w:rsidRDefault="009F3611" w:rsidP="009F3611">
            <w:pPr>
              <w:pStyle w:val="XML1"/>
              <w:rPr>
                <w:ins w:id="19788" w:author="Thomas Dietz" w:date="2012-08-08T17:05:00Z"/>
                <w:rPrChange w:id="19789" w:author="Thomas Dietz" w:date="2012-08-10T13:22:00Z">
                  <w:rPr>
                    <w:ins w:id="19790" w:author="Thomas Dietz" w:date="2012-08-08T17:05:00Z"/>
                    <w:lang w:val="de-DE"/>
                  </w:rPr>
                </w:rPrChange>
              </w:rPr>
            </w:pPr>
            <w:ins w:id="19791" w:author="Thomas Dietz" w:date="2012-08-08T17:05:00Z">
              <w:r w:rsidRPr="00B80901">
                <w:rPr>
                  <w:rPrChange w:id="19792" w:author="Thomas Dietz" w:date="2012-08-10T13:22:00Z">
                    <w:rPr>
                      <w:lang w:val="de-DE"/>
                    </w:rPr>
                  </w:rPrChange>
                </w:rPr>
                <w:t xml:space="preserve">        </w:t>
              </w:r>
              <w:proofErr w:type="gramStart"/>
              <w:r w:rsidRPr="00B80901">
                <w:rPr>
                  <w:rPrChange w:id="19793" w:author="Thomas Dietz" w:date="2012-08-10T13:22:00Z">
                    <w:rPr>
                      <w:lang w:val="de-DE"/>
                    </w:rPr>
                  </w:rPrChange>
                </w:rPr>
                <w:t>potential</w:t>
              </w:r>
              <w:proofErr w:type="gramEnd"/>
              <w:r w:rsidRPr="00B80901">
                <w:rPr>
                  <w:rPrChange w:id="19794" w:author="Thomas Dietz" w:date="2012-08-10T13:22:00Z">
                    <w:rPr>
                      <w:lang w:val="de-DE"/>
                    </w:rPr>
                  </w:rPrChange>
                </w:rPr>
                <w:t xml:space="preserve"> OpenFlow Configuration Points.  It MUST be </w:t>
              </w:r>
            </w:ins>
          </w:p>
          <w:p w14:paraId="0EBBCBBC" w14:textId="77777777" w:rsidR="009F3611" w:rsidRPr="00B80901" w:rsidRDefault="009F3611" w:rsidP="009F3611">
            <w:pPr>
              <w:pStyle w:val="XML1"/>
              <w:rPr>
                <w:ins w:id="19795" w:author="Thomas Dietz" w:date="2012-08-08T17:05:00Z"/>
                <w:rPrChange w:id="19796" w:author="Thomas Dietz" w:date="2012-08-10T13:22:00Z">
                  <w:rPr>
                    <w:ins w:id="19797" w:author="Thomas Dietz" w:date="2012-08-08T17:05:00Z"/>
                    <w:lang w:val="de-DE"/>
                  </w:rPr>
                </w:rPrChange>
              </w:rPr>
            </w:pPr>
            <w:ins w:id="19798" w:author="Thomas Dietz" w:date="2012-08-08T17:05:00Z">
              <w:r w:rsidRPr="00B80901">
                <w:rPr>
                  <w:rPrChange w:id="19799" w:author="Thomas Dietz" w:date="2012-08-10T13:22:00Z">
                    <w:rPr>
                      <w:lang w:val="de-DE"/>
                    </w:rPr>
                  </w:rPrChange>
                </w:rPr>
                <w:t xml:space="preserve">        </w:t>
              </w:r>
              <w:proofErr w:type="gramStart"/>
              <w:r w:rsidRPr="00B80901">
                <w:rPr>
                  <w:rPrChange w:id="19800" w:author="Thomas Dietz" w:date="2012-08-10T13:22:00Z">
                    <w:rPr>
                      <w:lang w:val="de-DE"/>
                    </w:rPr>
                  </w:rPrChange>
                </w:rPr>
                <w:t>persistent</w:t>
              </w:r>
              <w:proofErr w:type="gramEnd"/>
              <w:r w:rsidRPr="00B80901">
                <w:rPr>
                  <w:rPrChange w:id="19801" w:author="Thomas Dietz" w:date="2012-08-10T13:22:00Z">
                    <w:rPr>
                      <w:lang w:val="de-DE"/>
                    </w:rPr>
                  </w:rPrChange>
                </w:rPr>
                <w:t xml:space="preserve"> across reboots of the OpenFlow Capable Switch.</w:t>
              </w:r>
            </w:ins>
          </w:p>
          <w:p w14:paraId="558394F5" w14:textId="77777777" w:rsidR="009F3611" w:rsidRPr="00B80901" w:rsidRDefault="009F3611" w:rsidP="009F3611">
            <w:pPr>
              <w:pStyle w:val="XML1"/>
              <w:rPr>
                <w:ins w:id="19802" w:author="Thomas Dietz" w:date="2012-08-08T17:05:00Z"/>
                <w:rPrChange w:id="19803" w:author="Thomas Dietz" w:date="2012-08-10T13:22:00Z">
                  <w:rPr>
                    <w:ins w:id="19804" w:author="Thomas Dietz" w:date="2012-08-08T17:05:00Z"/>
                    <w:lang w:val="de-DE"/>
                  </w:rPr>
                </w:rPrChange>
              </w:rPr>
            </w:pPr>
          </w:p>
          <w:p w14:paraId="33F6548B" w14:textId="77777777" w:rsidR="009F3611" w:rsidRPr="00B80901" w:rsidRDefault="009F3611" w:rsidP="009F3611">
            <w:pPr>
              <w:pStyle w:val="XML1"/>
              <w:rPr>
                <w:ins w:id="19805" w:author="Thomas Dietz" w:date="2012-08-08T17:05:00Z"/>
                <w:rPrChange w:id="19806" w:author="Thomas Dietz" w:date="2012-08-10T13:22:00Z">
                  <w:rPr>
                    <w:ins w:id="19807" w:author="Thomas Dietz" w:date="2012-08-08T17:05:00Z"/>
                    <w:lang w:val="de-DE"/>
                  </w:rPr>
                </w:rPrChange>
              </w:rPr>
            </w:pPr>
            <w:ins w:id="19808" w:author="Thomas Dietz" w:date="2012-08-08T17:05:00Z">
              <w:r w:rsidRPr="00B80901">
                <w:rPr>
                  <w:rPrChange w:id="19809" w:author="Thomas Dietz" w:date="2012-08-10T13:22:00Z">
                    <w:rPr>
                      <w:lang w:val="de-DE"/>
                    </w:rPr>
                  </w:rPrChange>
                </w:rPr>
                <w:t xml:space="preserve">        This element MUST be present in the NETCONF data store.</w:t>
              </w:r>
            </w:ins>
          </w:p>
          <w:p w14:paraId="0C1634A9" w14:textId="77777777" w:rsidR="009F3611" w:rsidRPr="00B80901" w:rsidRDefault="009F3611" w:rsidP="009F3611">
            <w:pPr>
              <w:pStyle w:val="XML1"/>
              <w:rPr>
                <w:ins w:id="19810" w:author="Thomas Dietz" w:date="2012-08-08T17:05:00Z"/>
                <w:rPrChange w:id="19811" w:author="Thomas Dietz" w:date="2012-08-10T13:22:00Z">
                  <w:rPr>
                    <w:ins w:id="19812" w:author="Thomas Dietz" w:date="2012-08-08T17:05:00Z"/>
                    <w:lang w:val="de-DE"/>
                  </w:rPr>
                </w:rPrChange>
              </w:rPr>
            </w:pPr>
            <w:ins w:id="19813" w:author="Thomas Dietz" w:date="2012-08-08T17:05:00Z">
              <w:r w:rsidRPr="00B80901">
                <w:rPr>
                  <w:rPrChange w:id="19814" w:author="Thomas Dietz" w:date="2012-08-10T13:22:00Z">
                    <w:rPr>
                      <w:lang w:val="de-DE"/>
                    </w:rPr>
                  </w:rPrChange>
                </w:rPr>
                <w:t xml:space="preserve">        If this element is not present in a NETCONF &lt;edit-config&gt;</w:t>
              </w:r>
            </w:ins>
          </w:p>
          <w:p w14:paraId="4AEEFAE8" w14:textId="77777777" w:rsidR="009F3611" w:rsidRPr="00B80901" w:rsidRDefault="009F3611" w:rsidP="009F3611">
            <w:pPr>
              <w:pStyle w:val="XML1"/>
              <w:rPr>
                <w:ins w:id="19815" w:author="Thomas Dietz" w:date="2012-08-08T17:05:00Z"/>
                <w:rPrChange w:id="19816" w:author="Thomas Dietz" w:date="2012-08-10T13:22:00Z">
                  <w:rPr>
                    <w:ins w:id="19817" w:author="Thomas Dietz" w:date="2012-08-08T17:05:00Z"/>
                    <w:lang w:val="de-DE"/>
                  </w:rPr>
                </w:rPrChange>
              </w:rPr>
            </w:pPr>
            <w:ins w:id="19818" w:author="Thomas Dietz" w:date="2012-08-08T17:05:00Z">
              <w:r w:rsidRPr="00B80901">
                <w:rPr>
                  <w:rPrChange w:id="19819" w:author="Thomas Dietz" w:date="2012-08-10T13:22:00Z">
                    <w:rPr>
                      <w:lang w:val="de-DE"/>
                    </w:rPr>
                  </w:rPrChange>
                </w:rPr>
                <w:t xml:space="preserve">        operation 'create', 'merge' or 'replace' and the parent</w:t>
              </w:r>
            </w:ins>
          </w:p>
          <w:p w14:paraId="4D1C6302" w14:textId="77777777" w:rsidR="009F3611" w:rsidRPr="00B80901" w:rsidRDefault="009F3611" w:rsidP="009F3611">
            <w:pPr>
              <w:pStyle w:val="XML1"/>
              <w:rPr>
                <w:ins w:id="19820" w:author="Thomas Dietz" w:date="2012-08-08T17:05:00Z"/>
                <w:rPrChange w:id="19821" w:author="Thomas Dietz" w:date="2012-08-10T13:22:00Z">
                  <w:rPr>
                    <w:ins w:id="19822" w:author="Thomas Dietz" w:date="2012-08-08T17:05:00Z"/>
                    <w:lang w:val="de-DE"/>
                  </w:rPr>
                </w:rPrChange>
              </w:rPr>
            </w:pPr>
            <w:ins w:id="19823" w:author="Thomas Dietz" w:date="2012-08-08T17:05:00Z">
              <w:r w:rsidRPr="00B80901">
                <w:rPr>
                  <w:rPrChange w:id="19824" w:author="Thomas Dietz" w:date="2012-08-10T13:22:00Z">
                    <w:rPr>
                      <w:lang w:val="de-DE"/>
                    </w:rPr>
                  </w:rPrChange>
                </w:rPr>
                <w:t xml:space="preserve">        element does not exist, a 'data-missing' error is</w:t>
              </w:r>
            </w:ins>
          </w:p>
          <w:p w14:paraId="550F1D91" w14:textId="77777777" w:rsidR="009F3611" w:rsidRPr="00B80901" w:rsidRDefault="009F3611" w:rsidP="009F3611">
            <w:pPr>
              <w:pStyle w:val="XML1"/>
              <w:rPr>
                <w:ins w:id="19825" w:author="Thomas Dietz" w:date="2012-08-08T17:05:00Z"/>
                <w:rPrChange w:id="19826" w:author="Thomas Dietz" w:date="2012-08-10T13:22:00Z">
                  <w:rPr>
                    <w:ins w:id="19827" w:author="Thomas Dietz" w:date="2012-08-08T17:05:00Z"/>
                    <w:lang w:val="de-DE"/>
                  </w:rPr>
                </w:rPrChange>
              </w:rPr>
            </w:pPr>
            <w:ins w:id="19828" w:author="Thomas Dietz" w:date="2012-08-08T17:05:00Z">
              <w:r w:rsidRPr="00B80901">
                <w:rPr>
                  <w:rPrChange w:id="19829" w:author="Thomas Dietz" w:date="2012-08-10T13:22:00Z">
                    <w:rPr>
                      <w:lang w:val="de-DE"/>
                    </w:rPr>
                  </w:rPrChange>
                </w:rPr>
                <w:t xml:space="preserve">        </w:t>
              </w:r>
              <w:proofErr w:type="gramStart"/>
              <w:r w:rsidRPr="00B80901">
                <w:rPr>
                  <w:rPrChange w:id="19830" w:author="Thomas Dietz" w:date="2012-08-10T13:22:00Z">
                    <w:rPr>
                      <w:lang w:val="de-DE"/>
                    </w:rPr>
                  </w:rPrChange>
                </w:rPr>
                <w:t>returned</w:t>
              </w:r>
              <w:proofErr w:type="gramEnd"/>
              <w:r w:rsidRPr="00B80901">
                <w:rPr>
                  <w:rPrChange w:id="19831" w:author="Thomas Dietz" w:date="2012-08-10T13:22:00Z">
                    <w:rPr>
                      <w:lang w:val="de-DE"/>
                    </w:rPr>
                  </w:rPrChange>
                </w:rPr>
                <w:t>.";</w:t>
              </w:r>
            </w:ins>
          </w:p>
          <w:p w14:paraId="3FEE1559" w14:textId="77777777" w:rsidR="009F3611" w:rsidRPr="00B80901" w:rsidRDefault="009F3611" w:rsidP="009F3611">
            <w:pPr>
              <w:pStyle w:val="XML1"/>
              <w:rPr>
                <w:ins w:id="19832" w:author="Thomas Dietz" w:date="2012-08-08T17:05:00Z"/>
                <w:rPrChange w:id="19833" w:author="Thomas Dietz" w:date="2012-08-10T13:22:00Z">
                  <w:rPr>
                    <w:ins w:id="19834" w:author="Thomas Dietz" w:date="2012-08-08T17:05:00Z"/>
                    <w:lang w:val="de-DE"/>
                  </w:rPr>
                </w:rPrChange>
              </w:rPr>
            </w:pPr>
            <w:ins w:id="19835" w:author="Thomas Dietz" w:date="2012-08-08T17:05:00Z">
              <w:r w:rsidRPr="00B80901">
                <w:rPr>
                  <w:rPrChange w:id="19836" w:author="Thomas Dietz" w:date="2012-08-10T13:22:00Z">
                    <w:rPr>
                      <w:lang w:val="de-DE"/>
                    </w:rPr>
                  </w:rPrChange>
                </w:rPr>
                <w:t xml:space="preserve">    }</w:t>
              </w:r>
            </w:ins>
          </w:p>
          <w:p w14:paraId="2BB5D0B9" w14:textId="77777777" w:rsidR="009F3611" w:rsidRPr="00B80901" w:rsidRDefault="009F3611" w:rsidP="009F3611">
            <w:pPr>
              <w:pStyle w:val="XML1"/>
              <w:rPr>
                <w:ins w:id="19837" w:author="Thomas Dietz" w:date="2012-08-08T17:05:00Z"/>
                <w:rPrChange w:id="19838" w:author="Thomas Dietz" w:date="2012-08-10T13:22:00Z">
                  <w:rPr>
                    <w:ins w:id="19839" w:author="Thomas Dietz" w:date="2012-08-08T17:05:00Z"/>
                    <w:lang w:val="de-DE"/>
                  </w:rPr>
                </w:rPrChange>
              </w:rPr>
            </w:pPr>
            <w:ins w:id="19840" w:author="Thomas Dietz" w:date="2012-08-08T17:05:00Z">
              <w:r w:rsidRPr="00B80901">
                <w:rPr>
                  <w:rPrChange w:id="19841" w:author="Thomas Dietz" w:date="2012-08-10T13:22:00Z">
                    <w:rPr>
                      <w:lang w:val="de-DE"/>
                    </w:rPr>
                  </w:rPrChange>
                </w:rPr>
                <w:t xml:space="preserve">    leaf config-version {</w:t>
              </w:r>
            </w:ins>
          </w:p>
          <w:p w14:paraId="7915176E" w14:textId="77777777" w:rsidR="009F3611" w:rsidRPr="00B80901" w:rsidRDefault="009F3611" w:rsidP="009F3611">
            <w:pPr>
              <w:pStyle w:val="XML1"/>
              <w:rPr>
                <w:ins w:id="19842" w:author="Thomas Dietz" w:date="2012-08-08T17:05:00Z"/>
                <w:rPrChange w:id="19843" w:author="Thomas Dietz" w:date="2012-08-10T13:22:00Z">
                  <w:rPr>
                    <w:ins w:id="19844" w:author="Thomas Dietz" w:date="2012-08-08T17:05:00Z"/>
                    <w:lang w:val="de-DE"/>
                  </w:rPr>
                </w:rPrChange>
              </w:rPr>
            </w:pPr>
            <w:ins w:id="19845" w:author="Thomas Dietz" w:date="2012-08-08T17:05:00Z">
              <w:r w:rsidRPr="00B80901">
                <w:rPr>
                  <w:rPrChange w:id="19846" w:author="Thomas Dietz" w:date="2012-08-10T13:22:00Z">
                    <w:rPr>
                      <w:lang w:val="de-DE"/>
                    </w:rPr>
                  </w:rPrChange>
                </w:rPr>
                <w:t xml:space="preserve">      type string;</w:t>
              </w:r>
            </w:ins>
          </w:p>
          <w:p w14:paraId="3930C914" w14:textId="77777777" w:rsidR="009F3611" w:rsidRPr="00B80901" w:rsidRDefault="009F3611" w:rsidP="009F3611">
            <w:pPr>
              <w:pStyle w:val="XML1"/>
              <w:rPr>
                <w:ins w:id="19847" w:author="Thomas Dietz" w:date="2012-08-08T17:05:00Z"/>
                <w:rPrChange w:id="19848" w:author="Thomas Dietz" w:date="2012-08-10T13:22:00Z">
                  <w:rPr>
                    <w:ins w:id="19849" w:author="Thomas Dietz" w:date="2012-08-08T17:05:00Z"/>
                    <w:lang w:val="de-DE"/>
                  </w:rPr>
                </w:rPrChange>
              </w:rPr>
            </w:pPr>
            <w:ins w:id="19850" w:author="Thomas Dietz" w:date="2012-08-08T17:05:00Z">
              <w:r w:rsidRPr="00B80901">
                <w:rPr>
                  <w:rPrChange w:id="19851" w:author="Thomas Dietz" w:date="2012-08-10T13:22:00Z">
                    <w:rPr>
                      <w:lang w:val="de-DE"/>
                    </w:rPr>
                  </w:rPrChange>
                </w:rPr>
                <w:t xml:space="preserve">      config false;</w:t>
              </w:r>
            </w:ins>
          </w:p>
          <w:p w14:paraId="1F9ED052" w14:textId="77777777" w:rsidR="009F3611" w:rsidRPr="00B80901" w:rsidRDefault="009F3611" w:rsidP="009F3611">
            <w:pPr>
              <w:pStyle w:val="XML1"/>
              <w:rPr>
                <w:ins w:id="19852" w:author="Thomas Dietz" w:date="2012-08-08T17:05:00Z"/>
                <w:rPrChange w:id="19853" w:author="Thomas Dietz" w:date="2012-08-10T13:22:00Z">
                  <w:rPr>
                    <w:ins w:id="19854" w:author="Thomas Dietz" w:date="2012-08-08T17:05:00Z"/>
                    <w:lang w:val="de-DE"/>
                  </w:rPr>
                </w:rPrChange>
              </w:rPr>
            </w:pPr>
            <w:ins w:id="19855" w:author="Thomas Dietz" w:date="2012-08-08T17:05:00Z">
              <w:r w:rsidRPr="00B80901">
                <w:rPr>
                  <w:rPrChange w:id="19856" w:author="Thomas Dietz" w:date="2012-08-10T13:22:00Z">
                    <w:rPr>
                      <w:lang w:val="de-DE"/>
                    </w:rPr>
                  </w:rPrChange>
                </w:rPr>
                <w:t xml:space="preserve">      description "The maximum supported OF-CONFIG version that is</w:t>
              </w:r>
            </w:ins>
          </w:p>
          <w:p w14:paraId="2AAA9B47" w14:textId="77777777" w:rsidR="009F3611" w:rsidRPr="00B80901" w:rsidRDefault="009F3611" w:rsidP="009F3611">
            <w:pPr>
              <w:pStyle w:val="XML1"/>
              <w:rPr>
                <w:ins w:id="19857" w:author="Thomas Dietz" w:date="2012-08-08T17:05:00Z"/>
                <w:rPrChange w:id="19858" w:author="Thomas Dietz" w:date="2012-08-10T13:22:00Z">
                  <w:rPr>
                    <w:ins w:id="19859" w:author="Thomas Dietz" w:date="2012-08-08T17:05:00Z"/>
                    <w:lang w:val="de-DE"/>
                  </w:rPr>
                </w:rPrChange>
              </w:rPr>
            </w:pPr>
            <w:ins w:id="19860" w:author="Thomas Dietz" w:date="2012-08-08T17:05:00Z">
              <w:r w:rsidRPr="00B80901">
                <w:rPr>
                  <w:rPrChange w:id="19861" w:author="Thomas Dietz" w:date="2012-08-10T13:22:00Z">
                    <w:rPr>
                      <w:lang w:val="de-DE"/>
                    </w:rPr>
                  </w:rPrChange>
                </w:rPr>
                <w:t xml:space="preserve">        </w:t>
              </w:r>
              <w:proofErr w:type="gramStart"/>
              <w:r w:rsidRPr="00B80901">
                <w:rPr>
                  <w:rPrChange w:id="19862" w:author="Thomas Dietz" w:date="2012-08-10T13:22:00Z">
                    <w:rPr>
                      <w:lang w:val="de-DE"/>
                    </w:rPr>
                  </w:rPrChange>
                </w:rPr>
                <w:t>supported</w:t>
              </w:r>
              <w:proofErr w:type="gramEnd"/>
              <w:r w:rsidRPr="00B80901">
                <w:rPr>
                  <w:rPrChange w:id="19863" w:author="Thomas Dietz" w:date="2012-08-10T13:22:00Z">
                    <w:rPr>
                      <w:lang w:val="de-DE"/>
                    </w:rPr>
                  </w:rPrChange>
                </w:rPr>
                <w:t xml:space="preserve"> by the OpenFlow Capable Switch. For switches</w:t>
              </w:r>
            </w:ins>
          </w:p>
          <w:p w14:paraId="6E13C330" w14:textId="77777777" w:rsidR="009F3611" w:rsidRPr="00B80901" w:rsidRDefault="009F3611" w:rsidP="009F3611">
            <w:pPr>
              <w:pStyle w:val="XML1"/>
              <w:rPr>
                <w:ins w:id="19864" w:author="Thomas Dietz" w:date="2012-08-08T17:05:00Z"/>
                <w:rPrChange w:id="19865" w:author="Thomas Dietz" w:date="2012-08-10T13:22:00Z">
                  <w:rPr>
                    <w:ins w:id="19866" w:author="Thomas Dietz" w:date="2012-08-08T17:05:00Z"/>
                    <w:lang w:val="de-DE"/>
                  </w:rPr>
                </w:rPrChange>
              </w:rPr>
            </w:pPr>
            <w:ins w:id="19867" w:author="Thomas Dietz" w:date="2012-08-08T17:05:00Z">
              <w:r w:rsidRPr="00B80901">
                <w:rPr>
                  <w:rPrChange w:id="19868" w:author="Thomas Dietz" w:date="2012-08-10T13:22:00Z">
                    <w:rPr>
                      <w:lang w:val="de-DE"/>
                    </w:rPr>
                  </w:rPrChange>
                </w:rPr>
                <w:t xml:space="preserve">        implementing this version of the OF-CONFIG protocol this</w:t>
              </w:r>
            </w:ins>
          </w:p>
          <w:p w14:paraId="073404D2" w14:textId="77777777" w:rsidR="009F3611" w:rsidRPr="00B80901" w:rsidRDefault="009F3611" w:rsidP="009F3611">
            <w:pPr>
              <w:pStyle w:val="XML1"/>
              <w:rPr>
                <w:ins w:id="19869" w:author="Thomas Dietz" w:date="2012-08-08T17:05:00Z"/>
                <w:rPrChange w:id="19870" w:author="Thomas Dietz" w:date="2012-08-10T13:22:00Z">
                  <w:rPr>
                    <w:ins w:id="19871" w:author="Thomas Dietz" w:date="2012-08-08T17:05:00Z"/>
                    <w:lang w:val="de-DE"/>
                  </w:rPr>
                </w:rPrChange>
              </w:rPr>
            </w:pPr>
            <w:ins w:id="19872" w:author="Thomas Dietz" w:date="2012-08-08T17:05:00Z">
              <w:r w:rsidRPr="00B80901">
                <w:rPr>
                  <w:rPrChange w:id="19873" w:author="Thomas Dietz" w:date="2012-08-10T13:22:00Z">
                    <w:rPr>
                      <w:lang w:val="de-DE"/>
                    </w:rPr>
                  </w:rPrChange>
                </w:rPr>
                <w:t xml:space="preserve">        MUST always be 1.1.1.</w:t>
              </w:r>
            </w:ins>
          </w:p>
          <w:p w14:paraId="71A9B3D8" w14:textId="77777777" w:rsidR="009F3611" w:rsidRPr="00B80901" w:rsidRDefault="009F3611" w:rsidP="009F3611">
            <w:pPr>
              <w:pStyle w:val="XML1"/>
              <w:rPr>
                <w:ins w:id="19874" w:author="Thomas Dietz" w:date="2012-08-08T17:05:00Z"/>
                <w:rPrChange w:id="19875" w:author="Thomas Dietz" w:date="2012-08-10T13:22:00Z">
                  <w:rPr>
                    <w:ins w:id="19876" w:author="Thomas Dietz" w:date="2012-08-08T17:05:00Z"/>
                    <w:lang w:val="de-DE"/>
                  </w:rPr>
                </w:rPrChange>
              </w:rPr>
            </w:pPr>
          </w:p>
          <w:p w14:paraId="16655138" w14:textId="77777777" w:rsidR="009F3611" w:rsidRPr="00B80901" w:rsidRDefault="009F3611" w:rsidP="009F3611">
            <w:pPr>
              <w:pStyle w:val="XML1"/>
              <w:rPr>
                <w:ins w:id="19877" w:author="Thomas Dietz" w:date="2012-08-08T17:05:00Z"/>
                <w:rPrChange w:id="19878" w:author="Thomas Dietz" w:date="2012-08-10T13:22:00Z">
                  <w:rPr>
                    <w:ins w:id="19879" w:author="Thomas Dietz" w:date="2012-08-08T17:05:00Z"/>
                    <w:lang w:val="de-DE"/>
                  </w:rPr>
                </w:rPrChange>
              </w:rPr>
            </w:pPr>
            <w:ins w:id="19880" w:author="Thomas Dietz" w:date="2012-08-08T17:05:00Z">
              <w:r w:rsidRPr="00B80901">
                <w:rPr>
                  <w:rPrChange w:id="19881" w:author="Thomas Dietz" w:date="2012-08-10T13:22:00Z">
                    <w:rPr>
                      <w:lang w:val="de-DE"/>
                    </w:rPr>
                  </w:rPrChange>
                </w:rPr>
                <w:t xml:space="preserve">        This object can be used to identify the OF-CONFIG version</w:t>
              </w:r>
            </w:ins>
          </w:p>
          <w:p w14:paraId="47E98C76" w14:textId="77777777" w:rsidR="009F3611" w:rsidRPr="00B80901" w:rsidRDefault="009F3611" w:rsidP="009F3611">
            <w:pPr>
              <w:pStyle w:val="XML1"/>
              <w:rPr>
                <w:ins w:id="19882" w:author="Thomas Dietz" w:date="2012-08-08T17:05:00Z"/>
                <w:rPrChange w:id="19883" w:author="Thomas Dietz" w:date="2012-08-10T13:22:00Z">
                  <w:rPr>
                    <w:ins w:id="19884" w:author="Thomas Dietz" w:date="2012-08-08T17:05:00Z"/>
                    <w:lang w:val="de-DE"/>
                  </w:rPr>
                </w:rPrChange>
              </w:rPr>
            </w:pPr>
            <w:ins w:id="19885" w:author="Thomas Dietz" w:date="2012-08-08T17:05:00Z">
              <w:r w:rsidRPr="00B80901">
                <w:rPr>
                  <w:rPrChange w:id="19886" w:author="Thomas Dietz" w:date="2012-08-10T13:22:00Z">
                    <w:rPr>
                      <w:lang w:val="de-DE"/>
                    </w:rPr>
                  </w:rPrChange>
                </w:rPr>
                <w:t xml:space="preserve">        a capable switch supports beginning with version 1.1.1 of </w:t>
              </w:r>
            </w:ins>
          </w:p>
          <w:p w14:paraId="65BE70C5" w14:textId="77777777" w:rsidR="009F3611" w:rsidRPr="00B80901" w:rsidRDefault="009F3611" w:rsidP="009F3611">
            <w:pPr>
              <w:pStyle w:val="XML1"/>
              <w:rPr>
                <w:ins w:id="19887" w:author="Thomas Dietz" w:date="2012-08-08T17:05:00Z"/>
                <w:rPrChange w:id="19888" w:author="Thomas Dietz" w:date="2012-08-10T13:22:00Z">
                  <w:rPr>
                    <w:ins w:id="19889" w:author="Thomas Dietz" w:date="2012-08-08T17:05:00Z"/>
                    <w:lang w:val="de-DE"/>
                  </w:rPr>
                </w:rPrChange>
              </w:rPr>
            </w:pPr>
            <w:ins w:id="19890" w:author="Thomas Dietz" w:date="2012-08-08T17:05:00Z">
              <w:r w:rsidRPr="00B80901">
                <w:rPr>
                  <w:rPrChange w:id="19891" w:author="Thomas Dietz" w:date="2012-08-10T13:22:00Z">
                    <w:rPr>
                      <w:lang w:val="de-DE"/>
                    </w:rPr>
                  </w:rPrChange>
                </w:rPr>
                <w:t xml:space="preserve">        OF-CONFIG. In addtion the supported version can be</w:t>
              </w:r>
            </w:ins>
          </w:p>
          <w:p w14:paraId="55F9109A" w14:textId="77777777" w:rsidR="009F3611" w:rsidRPr="00B80901" w:rsidRDefault="009F3611" w:rsidP="009F3611">
            <w:pPr>
              <w:pStyle w:val="XML1"/>
              <w:rPr>
                <w:ins w:id="19892" w:author="Thomas Dietz" w:date="2012-08-08T17:05:00Z"/>
                <w:rPrChange w:id="19893" w:author="Thomas Dietz" w:date="2012-08-10T13:22:00Z">
                  <w:rPr>
                    <w:ins w:id="19894" w:author="Thomas Dietz" w:date="2012-08-08T17:05:00Z"/>
                    <w:lang w:val="de-DE"/>
                  </w:rPr>
                </w:rPrChange>
              </w:rPr>
            </w:pPr>
            <w:ins w:id="19895" w:author="Thomas Dietz" w:date="2012-08-08T17:05:00Z">
              <w:r w:rsidRPr="00B80901">
                <w:rPr>
                  <w:rPrChange w:id="19896" w:author="Thomas Dietz" w:date="2012-08-10T13:22:00Z">
                    <w:rPr>
                      <w:lang w:val="de-DE"/>
                    </w:rPr>
                  </w:rPrChange>
                </w:rPr>
                <w:t xml:space="preserve">        determined by the namespace the OpenFlow Capable Switch</w:t>
              </w:r>
            </w:ins>
          </w:p>
          <w:p w14:paraId="4EFED862" w14:textId="77777777" w:rsidR="009F3611" w:rsidRPr="00B80901" w:rsidRDefault="009F3611" w:rsidP="009F3611">
            <w:pPr>
              <w:pStyle w:val="XML1"/>
              <w:rPr>
                <w:ins w:id="19897" w:author="Thomas Dietz" w:date="2012-08-08T17:05:00Z"/>
                <w:rPrChange w:id="19898" w:author="Thomas Dietz" w:date="2012-08-10T13:22:00Z">
                  <w:rPr>
                    <w:ins w:id="19899" w:author="Thomas Dietz" w:date="2012-08-08T17:05:00Z"/>
                    <w:lang w:val="de-DE"/>
                  </w:rPr>
                </w:rPrChange>
              </w:rPr>
            </w:pPr>
            <w:ins w:id="19900" w:author="Thomas Dietz" w:date="2012-08-08T17:05:00Z">
              <w:r w:rsidRPr="00B80901">
                <w:rPr>
                  <w:rPrChange w:id="19901" w:author="Thomas Dietz" w:date="2012-08-10T13:22:00Z">
                    <w:rPr>
                      <w:lang w:val="de-DE"/>
                    </w:rPr>
                  </w:rPrChange>
                </w:rPr>
                <w:t xml:space="preserve">        returns to configuration request of an element (like </w:t>
              </w:r>
            </w:ins>
          </w:p>
          <w:p w14:paraId="21C00BC8" w14:textId="77777777" w:rsidR="009F3611" w:rsidRPr="00B80901" w:rsidRDefault="009F3611" w:rsidP="009F3611">
            <w:pPr>
              <w:pStyle w:val="XML1"/>
              <w:rPr>
                <w:ins w:id="19902" w:author="Thomas Dietz" w:date="2012-08-08T17:05:00Z"/>
                <w:rPrChange w:id="19903" w:author="Thomas Dietz" w:date="2012-08-10T13:22:00Z">
                  <w:rPr>
                    <w:ins w:id="19904" w:author="Thomas Dietz" w:date="2012-08-08T17:05:00Z"/>
                    <w:lang w:val="de-DE"/>
                  </w:rPr>
                </w:rPrChange>
              </w:rPr>
            </w:pPr>
            <w:ins w:id="19905" w:author="Thomas Dietz" w:date="2012-08-08T17:05:00Z">
              <w:r w:rsidRPr="00B80901">
                <w:rPr>
                  <w:rPrChange w:id="19906" w:author="Thomas Dietz" w:date="2012-08-10T13:22:00Z">
                    <w:rPr>
                      <w:lang w:val="de-DE"/>
                    </w:rPr>
                  </w:rPrChange>
                </w:rPr>
                <w:t xml:space="preserve">        capable-switch) that is present in all OF-CONFIG versions</w:t>
              </w:r>
            </w:ins>
          </w:p>
          <w:p w14:paraId="5F90CBE0" w14:textId="77777777" w:rsidR="009F3611" w:rsidRPr="00B80901" w:rsidRDefault="009F3611" w:rsidP="009F3611">
            <w:pPr>
              <w:pStyle w:val="XML1"/>
              <w:rPr>
                <w:ins w:id="19907" w:author="Thomas Dietz" w:date="2012-08-08T17:05:00Z"/>
                <w:rPrChange w:id="19908" w:author="Thomas Dietz" w:date="2012-08-10T13:22:00Z">
                  <w:rPr>
                    <w:ins w:id="19909" w:author="Thomas Dietz" w:date="2012-08-08T17:05:00Z"/>
                    <w:lang w:val="de-DE"/>
                  </w:rPr>
                </w:rPrChange>
              </w:rPr>
            </w:pPr>
            <w:ins w:id="19910" w:author="Thomas Dietz" w:date="2012-08-08T17:05:00Z">
              <w:r w:rsidRPr="00B80901">
                <w:rPr>
                  <w:rPrChange w:id="19911" w:author="Thomas Dietz" w:date="2012-08-10T13:22:00Z">
                    <w:rPr>
                      <w:lang w:val="de-DE"/>
                    </w:rPr>
                  </w:rPrChange>
                </w:rPr>
                <w:t xml:space="preserve">        </w:t>
              </w:r>
              <w:proofErr w:type="gramStart"/>
              <w:r w:rsidRPr="00B80901">
                <w:rPr>
                  <w:rPrChange w:id="19912" w:author="Thomas Dietz" w:date="2012-08-10T13:22:00Z">
                    <w:rPr>
                      <w:lang w:val="de-DE"/>
                    </w:rPr>
                  </w:rPrChange>
                </w:rPr>
                <w:t>specified</w:t>
              </w:r>
              <w:proofErr w:type="gramEnd"/>
              <w:r w:rsidRPr="00B80901">
                <w:rPr>
                  <w:rPrChange w:id="19913" w:author="Thomas Dietz" w:date="2012-08-10T13:22:00Z">
                    <w:rPr>
                      <w:lang w:val="de-DE"/>
                    </w:rPr>
                  </w:rPrChange>
                </w:rPr>
                <w:t xml:space="preserve"> so far. This is the only possiblity to identify</w:t>
              </w:r>
            </w:ins>
          </w:p>
          <w:p w14:paraId="50EA3082" w14:textId="77777777" w:rsidR="009F3611" w:rsidRPr="00B80901" w:rsidRDefault="009F3611" w:rsidP="009F3611">
            <w:pPr>
              <w:pStyle w:val="XML1"/>
              <w:rPr>
                <w:ins w:id="19914" w:author="Thomas Dietz" w:date="2012-08-08T17:05:00Z"/>
                <w:rPrChange w:id="19915" w:author="Thomas Dietz" w:date="2012-08-10T13:22:00Z">
                  <w:rPr>
                    <w:ins w:id="19916" w:author="Thomas Dietz" w:date="2012-08-08T17:05:00Z"/>
                    <w:lang w:val="de-DE"/>
                  </w:rPr>
                </w:rPrChange>
              </w:rPr>
            </w:pPr>
            <w:ins w:id="19917" w:author="Thomas Dietz" w:date="2012-08-08T17:05:00Z">
              <w:r w:rsidRPr="00B80901">
                <w:rPr>
                  <w:rPrChange w:id="19918" w:author="Thomas Dietz" w:date="2012-08-10T13:22:00Z">
                    <w:rPr>
                      <w:lang w:val="de-DE"/>
                    </w:rPr>
                  </w:rPrChange>
                </w:rPr>
                <w:t xml:space="preserve">        OF-CONFIG versions prior to OF-CONFIG 1.1.1.</w:t>
              </w:r>
              <w:proofErr w:type="gramStart"/>
              <w:r w:rsidRPr="00B80901">
                <w:rPr>
                  <w:rPrChange w:id="19919" w:author="Thomas Dietz" w:date="2012-08-10T13:22:00Z">
                    <w:rPr>
                      <w:lang w:val="de-DE"/>
                    </w:rPr>
                  </w:rPrChange>
                </w:rPr>
                <w:t>";</w:t>
              </w:r>
              <w:proofErr w:type="gramEnd"/>
            </w:ins>
          </w:p>
          <w:p w14:paraId="4353C6CA" w14:textId="77777777" w:rsidR="009F3611" w:rsidRPr="00B80901" w:rsidRDefault="009F3611" w:rsidP="009F3611">
            <w:pPr>
              <w:pStyle w:val="XML1"/>
              <w:rPr>
                <w:ins w:id="19920" w:author="Thomas Dietz" w:date="2012-08-08T17:05:00Z"/>
                <w:rPrChange w:id="19921" w:author="Thomas Dietz" w:date="2012-08-10T13:22:00Z">
                  <w:rPr>
                    <w:ins w:id="19922" w:author="Thomas Dietz" w:date="2012-08-08T17:05:00Z"/>
                    <w:lang w:val="de-DE"/>
                  </w:rPr>
                </w:rPrChange>
              </w:rPr>
            </w:pPr>
            <w:ins w:id="19923" w:author="Thomas Dietz" w:date="2012-08-08T17:05:00Z">
              <w:r w:rsidRPr="00B80901">
                <w:rPr>
                  <w:rPrChange w:id="19924" w:author="Thomas Dietz" w:date="2012-08-10T13:22:00Z">
                    <w:rPr>
                      <w:lang w:val="de-DE"/>
                    </w:rPr>
                  </w:rPrChange>
                </w:rPr>
                <w:t xml:space="preserve">    }</w:t>
              </w:r>
            </w:ins>
          </w:p>
          <w:p w14:paraId="7FFE0BDF" w14:textId="77777777" w:rsidR="009F3611" w:rsidRPr="00B80901" w:rsidRDefault="009F3611" w:rsidP="009F3611">
            <w:pPr>
              <w:pStyle w:val="XML1"/>
              <w:rPr>
                <w:ins w:id="19925" w:author="Thomas Dietz" w:date="2012-08-08T17:05:00Z"/>
                <w:rPrChange w:id="19926" w:author="Thomas Dietz" w:date="2012-08-10T13:22:00Z">
                  <w:rPr>
                    <w:ins w:id="19927" w:author="Thomas Dietz" w:date="2012-08-08T17:05:00Z"/>
                    <w:lang w:val="de-DE"/>
                  </w:rPr>
                </w:rPrChange>
              </w:rPr>
            </w:pPr>
            <w:ins w:id="19928" w:author="Thomas Dietz" w:date="2012-08-08T17:05:00Z">
              <w:r w:rsidRPr="00B80901">
                <w:rPr>
                  <w:rPrChange w:id="19929" w:author="Thomas Dietz" w:date="2012-08-10T13:22:00Z">
                    <w:rPr>
                      <w:lang w:val="de-DE"/>
                    </w:rPr>
                  </w:rPrChange>
                </w:rPr>
                <w:t xml:space="preserve">    container configuration-points {</w:t>
              </w:r>
            </w:ins>
          </w:p>
          <w:p w14:paraId="501A57B5" w14:textId="77777777" w:rsidR="009F3611" w:rsidRPr="00B80901" w:rsidRDefault="009F3611" w:rsidP="009F3611">
            <w:pPr>
              <w:pStyle w:val="XML1"/>
              <w:rPr>
                <w:ins w:id="19930" w:author="Thomas Dietz" w:date="2012-08-08T17:05:00Z"/>
                <w:rPrChange w:id="19931" w:author="Thomas Dietz" w:date="2012-08-10T13:22:00Z">
                  <w:rPr>
                    <w:ins w:id="19932" w:author="Thomas Dietz" w:date="2012-08-08T17:05:00Z"/>
                    <w:lang w:val="de-DE"/>
                  </w:rPr>
                </w:rPrChange>
              </w:rPr>
            </w:pPr>
            <w:ins w:id="19933" w:author="Thomas Dietz" w:date="2012-08-08T17:05:00Z">
              <w:r w:rsidRPr="00B80901">
                <w:rPr>
                  <w:rPrChange w:id="19934" w:author="Thomas Dietz" w:date="2012-08-10T13:22:00Z">
                    <w:rPr>
                      <w:lang w:val="de-DE"/>
                    </w:rPr>
                  </w:rPrChange>
                </w:rPr>
                <w:t xml:space="preserve">      list configuration-point {</w:t>
              </w:r>
            </w:ins>
          </w:p>
          <w:p w14:paraId="1DA39199" w14:textId="77777777" w:rsidR="009F3611" w:rsidRPr="00B80901" w:rsidRDefault="009F3611" w:rsidP="009F3611">
            <w:pPr>
              <w:pStyle w:val="XML1"/>
              <w:rPr>
                <w:ins w:id="19935" w:author="Thomas Dietz" w:date="2012-08-08T17:05:00Z"/>
                <w:rPrChange w:id="19936" w:author="Thomas Dietz" w:date="2012-08-10T13:22:00Z">
                  <w:rPr>
                    <w:ins w:id="19937" w:author="Thomas Dietz" w:date="2012-08-08T17:05:00Z"/>
                    <w:lang w:val="de-DE"/>
                  </w:rPr>
                </w:rPrChange>
              </w:rPr>
            </w:pPr>
            <w:ins w:id="19938" w:author="Thomas Dietz" w:date="2012-08-08T17:05:00Z">
              <w:r w:rsidRPr="00B80901">
                <w:rPr>
                  <w:rPrChange w:id="19939" w:author="Thomas Dietz" w:date="2012-08-10T13:22:00Z">
                    <w:rPr>
                      <w:lang w:val="de-DE"/>
                    </w:rPr>
                  </w:rPrChange>
                </w:rPr>
                <w:t xml:space="preserve">        key "id";</w:t>
              </w:r>
            </w:ins>
          </w:p>
          <w:p w14:paraId="27156211" w14:textId="77777777" w:rsidR="009F3611" w:rsidRPr="00B80901" w:rsidRDefault="009F3611" w:rsidP="009F3611">
            <w:pPr>
              <w:pStyle w:val="XML1"/>
              <w:rPr>
                <w:ins w:id="19940" w:author="Thomas Dietz" w:date="2012-08-08T17:05:00Z"/>
                <w:rPrChange w:id="19941" w:author="Thomas Dietz" w:date="2012-08-10T13:22:00Z">
                  <w:rPr>
                    <w:ins w:id="19942" w:author="Thomas Dietz" w:date="2012-08-08T17:05:00Z"/>
                    <w:lang w:val="de-DE"/>
                  </w:rPr>
                </w:rPrChange>
              </w:rPr>
            </w:pPr>
            <w:ins w:id="19943" w:author="Thomas Dietz" w:date="2012-08-08T17:05:00Z">
              <w:r w:rsidRPr="00B80901">
                <w:rPr>
                  <w:rPrChange w:id="19944" w:author="Thomas Dietz" w:date="2012-08-10T13:22:00Z">
                    <w:rPr>
                      <w:lang w:val="de-DE"/>
                    </w:rPr>
                  </w:rPrChange>
                </w:rPr>
                <w:t xml:space="preserve">        description "The list of all Configuration Points known to</w:t>
              </w:r>
            </w:ins>
          </w:p>
          <w:p w14:paraId="7A5FE496" w14:textId="77777777" w:rsidR="009F3611" w:rsidRPr="00B80901" w:rsidRDefault="009F3611" w:rsidP="009F3611">
            <w:pPr>
              <w:pStyle w:val="XML1"/>
              <w:rPr>
                <w:ins w:id="19945" w:author="Thomas Dietz" w:date="2012-08-08T17:05:00Z"/>
                <w:rPrChange w:id="19946" w:author="Thomas Dietz" w:date="2012-08-10T13:22:00Z">
                  <w:rPr>
                    <w:ins w:id="19947" w:author="Thomas Dietz" w:date="2012-08-08T17:05:00Z"/>
                    <w:lang w:val="de-DE"/>
                  </w:rPr>
                </w:rPrChange>
              </w:rPr>
            </w:pPr>
            <w:ins w:id="19948" w:author="Thomas Dietz" w:date="2012-08-08T17:05:00Z">
              <w:r w:rsidRPr="00B80901">
                <w:rPr>
                  <w:rPrChange w:id="19949" w:author="Thomas Dietz" w:date="2012-08-10T13:22:00Z">
                    <w:rPr>
                      <w:lang w:val="de-DE"/>
                    </w:rPr>
                  </w:rPrChange>
                </w:rPr>
                <w:t xml:space="preserve">          the OpenFlow Capable Switch that may manage it using</w:t>
              </w:r>
            </w:ins>
          </w:p>
          <w:p w14:paraId="4BD15A75" w14:textId="77777777" w:rsidR="009F3611" w:rsidRPr="00B80901" w:rsidRDefault="009F3611" w:rsidP="009F3611">
            <w:pPr>
              <w:pStyle w:val="XML1"/>
              <w:rPr>
                <w:ins w:id="19950" w:author="Thomas Dietz" w:date="2012-08-08T17:05:00Z"/>
                <w:rPrChange w:id="19951" w:author="Thomas Dietz" w:date="2012-08-10T13:22:00Z">
                  <w:rPr>
                    <w:ins w:id="19952" w:author="Thomas Dietz" w:date="2012-08-08T17:05:00Z"/>
                    <w:lang w:val="de-DE"/>
                  </w:rPr>
                </w:rPrChange>
              </w:rPr>
            </w:pPr>
            <w:ins w:id="19953" w:author="Thomas Dietz" w:date="2012-08-08T17:05:00Z">
              <w:r w:rsidRPr="00B80901">
                <w:rPr>
                  <w:rPrChange w:id="19954" w:author="Thomas Dietz" w:date="2012-08-10T13:22:00Z">
                    <w:rPr>
                      <w:lang w:val="de-DE"/>
                    </w:rPr>
                  </w:rPrChange>
                </w:rPr>
                <w:t xml:space="preserve">          OF-CONFIG.</w:t>
              </w:r>
            </w:ins>
          </w:p>
          <w:p w14:paraId="39882008" w14:textId="77777777" w:rsidR="009F3611" w:rsidRPr="00B80901" w:rsidRDefault="009F3611" w:rsidP="009F3611">
            <w:pPr>
              <w:pStyle w:val="XML1"/>
              <w:rPr>
                <w:ins w:id="19955" w:author="Thomas Dietz" w:date="2012-08-08T17:05:00Z"/>
                <w:rPrChange w:id="19956" w:author="Thomas Dietz" w:date="2012-08-10T13:22:00Z">
                  <w:rPr>
                    <w:ins w:id="19957" w:author="Thomas Dietz" w:date="2012-08-08T17:05:00Z"/>
                    <w:lang w:val="de-DE"/>
                  </w:rPr>
                </w:rPrChange>
              </w:rPr>
            </w:pPr>
          </w:p>
          <w:p w14:paraId="3641B177" w14:textId="77777777" w:rsidR="009F3611" w:rsidRPr="00B80901" w:rsidRDefault="009F3611" w:rsidP="009F3611">
            <w:pPr>
              <w:pStyle w:val="XML1"/>
              <w:rPr>
                <w:ins w:id="19958" w:author="Thomas Dietz" w:date="2012-08-08T17:05:00Z"/>
                <w:rPrChange w:id="19959" w:author="Thomas Dietz" w:date="2012-08-10T13:22:00Z">
                  <w:rPr>
                    <w:ins w:id="19960" w:author="Thomas Dietz" w:date="2012-08-08T17:05:00Z"/>
                    <w:lang w:val="de-DE"/>
                  </w:rPr>
                </w:rPrChange>
              </w:rPr>
            </w:pPr>
            <w:ins w:id="19961" w:author="Thomas Dietz" w:date="2012-08-08T17:05:00Z">
              <w:r w:rsidRPr="00B80901">
                <w:rPr>
                  <w:rPrChange w:id="19962" w:author="Thomas Dietz" w:date="2012-08-10T13:22:00Z">
                    <w:rPr>
                      <w:lang w:val="de-DE"/>
                    </w:rPr>
                  </w:rPrChange>
                </w:rPr>
                <w:t xml:space="preserve">          The element 'id' of OFConfigurationType MUST be unique</w:t>
              </w:r>
            </w:ins>
          </w:p>
          <w:p w14:paraId="114204EA" w14:textId="77777777" w:rsidR="009F3611" w:rsidRPr="00B80901" w:rsidRDefault="009F3611" w:rsidP="009F3611">
            <w:pPr>
              <w:pStyle w:val="XML1"/>
              <w:rPr>
                <w:ins w:id="19963" w:author="Thomas Dietz" w:date="2012-08-08T17:05:00Z"/>
                <w:rPrChange w:id="19964" w:author="Thomas Dietz" w:date="2012-08-10T13:22:00Z">
                  <w:rPr>
                    <w:ins w:id="19965" w:author="Thomas Dietz" w:date="2012-08-08T17:05:00Z"/>
                    <w:lang w:val="de-DE"/>
                  </w:rPr>
                </w:rPrChange>
              </w:rPr>
            </w:pPr>
            <w:ins w:id="19966" w:author="Thomas Dietz" w:date="2012-08-08T17:05:00Z">
              <w:r w:rsidRPr="00B80901">
                <w:rPr>
                  <w:rPrChange w:id="19967" w:author="Thomas Dietz" w:date="2012-08-10T13:22:00Z">
                    <w:rPr>
                      <w:lang w:val="de-DE"/>
                    </w:rPr>
                  </w:rPrChange>
                </w:rPr>
                <w:t xml:space="preserve">          </w:t>
              </w:r>
              <w:proofErr w:type="gramStart"/>
              <w:r w:rsidRPr="00B80901">
                <w:rPr>
                  <w:rPrChange w:id="19968" w:author="Thomas Dietz" w:date="2012-08-10T13:22:00Z">
                    <w:rPr>
                      <w:lang w:val="de-DE"/>
                    </w:rPr>
                  </w:rPrChange>
                </w:rPr>
                <w:t>within</w:t>
              </w:r>
              <w:proofErr w:type="gramEnd"/>
              <w:r w:rsidRPr="00B80901">
                <w:rPr>
                  <w:rPrChange w:id="19969" w:author="Thomas Dietz" w:date="2012-08-10T13:22:00Z">
                    <w:rPr>
                      <w:lang w:val="de-DE"/>
                    </w:rPr>
                  </w:rPrChange>
                </w:rPr>
                <w:t xml:space="preserve"> this list.";</w:t>
              </w:r>
            </w:ins>
          </w:p>
          <w:p w14:paraId="2CC340F4" w14:textId="77777777" w:rsidR="009F3611" w:rsidRPr="00B80901" w:rsidRDefault="009F3611" w:rsidP="009F3611">
            <w:pPr>
              <w:pStyle w:val="XML1"/>
              <w:rPr>
                <w:ins w:id="19970" w:author="Thomas Dietz" w:date="2012-08-08T17:05:00Z"/>
                <w:rPrChange w:id="19971" w:author="Thomas Dietz" w:date="2012-08-10T13:22:00Z">
                  <w:rPr>
                    <w:ins w:id="19972" w:author="Thomas Dietz" w:date="2012-08-08T17:05:00Z"/>
                    <w:lang w:val="de-DE"/>
                  </w:rPr>
                </w:rPrChange>
              </w:rPr>
            </w:pPr>
            <w:ins w:id="19973" w:author="Thomas Dietz" w:date="2012-08-08T17:05:00Z">
              <w:r w:rsidRPr="00B80901">
                <w:rPr>
                  <w:rPrChange w:id="19974" w:author="Thomas Dietz" w:date="2012-08-10T13:22:00Z">
                    <w:rPr>
                      <w:lang w:val="de-DE"/>
                    </w:rPr>
                  </w:rPrChange>
                </w:rPr>
                <w:t xml:space="preserve">        uses OFConfigurationPointType;</w:t>
              </w:r>
            </w:ins>
          </w:p>
          <w:p w14:paraId="599F901B" w14:textId="77777777" w:rsidR="009F3611" w:rsidRPr="00B80901" w:rsidRDefault="009F3611" w:rsidP="009F3611">
            <w:pPr>
              <w:pStyle w:val="XML1"/>
              <w:rPr>
                <w:ins w:id="19975" w:author="Thomas Dietz" w:date="2012-08-08T17:05:00Z"/>
                <w:rPrChange w:id="19976" w:author="Thomas Dietz" w:date="2012-08-10T13:22:00Z">
                  <w:rPr>
                    <w:ins w:id="19977" w:author="Thomas Dietz" w:date="2012-08-08T17:05:00Z"/>
                    <w:lang w:val="de-DE"/>
                  </w:rPr>
                </w:rPrChange>
              </w:rPr>
            </w:pPr>
            <w:ins w:id="19978" w:author="Thomas Dietz" w:date="2012-08-08T17:05:00Z">
              <w:r w:rsidRPr="00B80901">
                <w:rPr>
                  <w:rPrChange w:id="19979" w:author="Thomas Dietz" w:date="2012-08-10T13:22:00Z">
                    <w:rPr>
                      <w:lang w:val="de-DE"/>
                    </w:rPr>
                  </w:rPrChange>
                </w:rPr>
                <w:t xml:space="preserve">      }</w:t>
              </w:r>
            </w:ins>
          </w:p>
          <w:p w14:paraId="59682FE0" w14:textId="77777777" w:rsidR="009F3611" w:rsidRPr="00B80901" w:rsidRDefault="009F3611" w:rsidP="009F3611">
            <w:pPr>
              <w:pStyle w:val="XML1"/>
              <w:rPr>
                <w:ins w:id="19980" w:author="Thomas Dietz" w:date="2012-08-08T17:05:00Z"/>
                <w:rPrChange w:id="19981" w:author="Thomas Dietz" w:date="2012-08-10T13:22:00Z">
                  <w:rPr>
                    <w:ins w:id="19982" w:author="Thomas Dietz" w:date="2012-08-08T17:05:00Z"/>
                    <w:lang w:val="de-DE"/>
                  </w:rPr>
                </w:rPrChange>
              </w:rPr>
            </w:pPr>
            <w:ins w:id="19983" w:author="Thomas Dietz" w:date="2012-08-08T17:05:00Z">
              <w:r w:rsidRPr="00B80901">
                <w:rPr>
                  <w:rPrChange w:id="19984" w:author="Thomas Dietz" w:date="2012-08-10T13:22:00Z">
                    <w:rPr>
                      <w:lang w:val="de-DE"/>
                    </w:rPr>
                  </w:rPrChange>
                </w:rPr>
                <w:t xml:space="preserve">    }</w:t>
              </w:r>
            </w:ins>
          </w:p>
          <w:p w14:paraId="0D019CF0" w14:textId="77777777" w:rsidR="009F3611" w:rsidRPr="00B80901" w:rsidRDefault="009F3611" w:rsidP="009F3611">
            <w:pPr>
              <w:pStyle w:val="XML1"/>
              <w:rPr>
                <w:ins w:id="19985" w:author="Thomas Dietz" w:date="2012-08-08T17:05:00Z"/>
                <w:rPrChange w:id="19986" w:author="Thomas Dietz" w:date="2012-08-10T13:22:00Z">
                  <w:rPr>
                    <w:ins w:id="19987" w:author="Thomas Dietz" w:date="2012-08-08T17:05:00Z"/>
                    <w:lang w:val="de-DE"/>
                  </w:rPr>
                </w:rPrChange>
              </w:rPr>
            </w:pPr>
            <w:ins w:id="19988" w:author="Thomas Dietz" w:date="2012-08-08T17:05:00Z">
              <w:r w:rsidRPr="00B80901">
                <w:rPr>
                  <w:rPrChange w:id="19989" w:author="Thomas Dietz" w:date="2012-08-10T13:22:00Z">
                    <w:rPr>
                      <w:lang w:val="de-DE"/>
                    </w:rPr>
                  </w:rPrChange>
                </w:rPr>
                <w:t xml:space="preserve">    container resources {</w:t>
              </w:r>
            </w:ins>
          </w:p>
          <w:p w14:paraId="11EE60A2" w14:textId="77777777" w:rsidR="009F3611" w:rsidRPr="00B80901" w:rsidRDefault="009F3611" w:rsidP="009F3611">
            <w:pPr>
              <w:pStyle w:val="XML1"/>
              <w:rPr>
                <w:ins w:id="19990" w:author="Thomas Dietz" w:date="2012-08-08T17:05:00Z"/>
                <w:rPrChange w:id="19991" w:author="Thomas Dietz" w:date="2012-08-10T13:22:00Z">
                  <w:rPr>
                    <w:ins w:id="19992" w:author="Thomas Dietz" w:date="2012-08-08T17:05:00Z"/>
                    <w:lang w:val="de-DE"/>
                  </w:rPr>
                </w:rPrChange>
              </w:rPr>
            </w:pPr>
            <w:ins w:id="19993" w:author="Thomas Dietz" w:date="2012-08-08T17:05:00Z">
              <w:r w:rsidRPr="00B80901">
                <w:rPr>
                  <w:rPrChange w:id="19994" w:author="Thomas Dietz" w:date="2012-08-10T13:22:00Z">
                    <w:rPr>
                      <w:lang w:val="de-DE"/>
                    </w:rPr>
                  </w:rPrChange>
                </w:rPr>
                <w:t xml:space="preserve">      description "A lists containing all resources of the OpenFlow</w:t>
              </w:r>
            </w:ins>
          </w:p>
          <w:p w14:paraId="00FDD83C" w14:textId="77777777" w:rsidR="009F3611" w:rsidRPr="00B80901" w:rsidRDefault="009F3611" w:rsidP="009F3611">
            <w:pPr>
              <w:pStyle w:val="XML1"/>
              <w:rPr>
                <w:ins w:id="19995" w:author="Thomas Dietz" w:date="2012-08-08T17:05:00Z"/>
                <w:rPrChange w:id="19996" w:author="Thomas Dietz" w:date="2012-08-10T13:22:00Z">
                  <w:rPr>
                    <w:ins w:id="19997" w:author="Thomas Dietz" w:date="2012-08-08T17:05:00Z"/>
                    <w:lang w:val="de-DE"/>
                  </w:rPr>
                </w:rPrChange>
              </w:rPr>
            </w:pPr>
            <w:ins w:id="19998" w:author="Thomas Dietz" w:date="2012-08-08T17:05:00Z">
              <w:r w:rsidRPr="00B80901">
                <w:rPr>
                  <w:rPrChange w:id="19999" w:author="Thomas Dietz" w:date="2012-08-10T13:22:00Z">
                    <w:rPr>
                      <w:lang w:val="de-DE"/>
                    </w:rPr>
                  </w:rPrChange>
                </w:rPr>
                <w:t xml:space="preserve">        Capable Switch that can be used by OpenFlow Logical</w:t>
              </w:r>
            </w:ins>
          </w:p>
          <w:p w14:paraId="255D1DCF" w14:textId="77777777" w:rsidR="009F3611" w:rsidRPr="00B80901" w:rsidRDefault="009F3611" w:rsidP="009F3611">
            <w:pPr>
              <w:pStyle w:val="XML1"/>
              <w:rPr>
                <w:ins w:id="20000" w:author="Thomas Dietz" w:date="2012-08-08T17:05:00Z"/>
                <w:rPrChange w:id="20001" w:author="Thomas Dietz" w:date="2012-08-10T13:22:00Z">
                  <w:rPr>
                    <w:ins w:id="20002" w:author="Thomas Dietz" w:date="2012-08-08T17:05:00Z"/>
                    <w:lang w:val="de-DE"/>
                  </w:rPr>
                </w:rPrChange>
              </w:rPr>
            </w:pPr>
            <w:ins w:id="20003" w:author="Thomas Dietz" w:date="2012-08-08T17:05:00Z">
              <w:r w:rsidRPr="00B80901">
                <w:rPr>
                  <w:rPrChange w:id="20004" w:author="Thomas Dietz" w:date="2012-08-10T13:22:00Z">
                    <w:rPr>
                      <w:lang w:val="de-DE"/>
                    </w:rPr>
                  </w:rPrChange>
                </w:rPr>
                <w:t xml:space="preserve">        Switches.  Resources are listed here independent of their</w:t>
              </w:r>
            </w:ins>
          </w:p>
          <w:p w14:paraId="004D67E5" w14:textId="77777777" w:rsidR="009F3611" w:rsidRPr="00B80901" w:rsidRDefault="009F3611" w:rsidP="009F3611">
            <w:pPr>
              <w:pStyle w:val="XML1"/>
              <w:rPr>
                <w:ins w:id="20005" w:author="Thomas Dietz" w:date="2012-08-08T17:05:00Z"/>
                <w:rPrChange w:id="20006" w:author="Thomas Dietz" w:date="2012-08-10T13:22:00Z">
                  <w:rPr>
                    <w:ins w:id="20007" w:author="Thomas Dietz" w:date="2012-08-08T17:05:00Z"/>
                    <w:lang w:val="de-DE"/>
                  </w:rPr>
                </w:rPrChange>
              </w:rPr>
            </w:pPr>
            <w:ins w:id="20008" w:author="Thomas Dietz" w:date="2012-08-08T17:05:00Z">
              <w:r w:rsidRPr="00B80901">
                <w:rPr>
                  <w:rPrChange w:id="20009" w:author="Thomas Dietz" w:date="2012-08-10T13:22:00Z">
                    <w:rPr>
                      <w:lang w:val="de-DE"/>
                    </w:rPr>
                  </w:rPrChange>
                </w:rPr>
                <w:t xml:space="preserve">        </w:t>
              </w:r>
              <w:proofErr w:type="gramStart"/>
              <w:r w:rsidRPr="00B80901">
                <w:rPr>
                  <w:rPrChange w:id="20010" w:author="Thomas Dietz" w:date="2012-08-10T13:22:00Z">
                    <w:rPr>
                      <w:lang w:val="de-DE"/>
                    </w:rPr>
                  </w:rPrChange>
                </w:rPr>
                <w:t>actual</w:t>
              </w:r>
              <w:proofErr w:type="gramEnd"/>
              <w:r w:rsidRPr="00B80901">
                <w:rPr>
                  <w:rPrChange w:id="20011" w:author="Thomas Dietz" w:date="2012-08-10T13:22:00Z">
                    <w:rPr>
                      <w:lang w:val="de-DE"/>
                    </w:rPr>
                  </w:rPrChange>
                </w:rPr>
                <w:t xml:space="preserve"> assignment to OpenFlow Logical Switches.  They may</w:t>
              </w:r>
            </w:ins>
          </w:p>
          <w:p w14:paraId="34976511" w14:textId="77777777" w:rsidR="009F3611" w:rsidRPr="00B80901" w:rsidRDefault="009F3611" w:rsidP="009F3611">
            <w:pPr>
              <w:pStyle w:val="XML1"/>
              <w:rPr>
                <w:ins w:id="20012" w:author="Thomas Dietz" w:date="2012-08-08T17:05:00Z"/>
                <w:rPrChange w:id="20013" w:author="Thomas Dietz" w:date="2012-08-10T13:22:00Z">
                  <w:rPr>
                    <w:ins w:id="20014" w:author="Thomas Dietz" w:date="2012-08-08T17:05:00Z"/>
                    <w:lang w:val="de-DE"/>
                  </w:rPr>
                </w:rPrChange>
              </w:rPr>
            </w:pPr>
            <w:ins w:id="20015" w:author="Thomas Dietz" w:date="2012-08-08T17:05:00Z">
              <w:r w:rsidRPr="00B80901">
                <w:rPr>
                  <w:rPrChange w:id="20016" w:author="Thomas Dietz" w:date="2012-08-10T13:22:00Z">
                    <w:rPr>
                      <w:lang w:val="de-DE"/>
                    </w:rPr>
                  </w:rPrChange>
                </w:rPr>
                <w:t xml:space="preserve">        be available to be assigned to an OpenFlow Logical Switch</w:t>
              </w:r>
            </w:ins>
          </w:p>
          <w:p w14:paraId="2F0D0718" w14:textId="77777777" w:rsidR="009F3611" w:rsidRPr="00B80901" w:rsidRDefault="009F3611" w:rsidP="009F3611">
            <w:pPr>
              <w:pStyle w:val="XML1"/>
              <w:rPr>
                <w:ins w:id="20017" w:author="Thomas Dietz" w:date="2012-08-08T17:05:00Z"/>
                <w:rPrChange w:id="20018" w:author="Thomas Dietz" w:date="2012-08-10T13:22:00Z">
                  <w:rPr>
                    <w:ins w:id="20019" w:author="Thomas Dietz" w:date="2012-08-08T17:05:00Z"/>
                    <w:lang w:val="de-DE"/>
                  </w:rPr>
                </w:rPrChange>
              </w:rPr>
            </w:pPr>
            <w:ins w:id="20020" w:author="Thomas Dietz" w:date="2012-08-08T17:05:00Z">
              <w:r w:rsidRPr="00B80901">
                <w:rPr>
                  <w:rPrChange w:id="20021" w:author="Thomas Dietz" w:date="2012-08-10T13:22:00Z">
                    <w:rPr>
                      <w:lang w:val="de-DE"/>
                    </w:rPr>
                  </w:rPrChange>
                </w:rPr>
                <w:t xml:space="preserve">        </w:t>
              </w:r>
              <w:proofErr w:type="gramStart"/>
              <w:r w:rsidRPr="00B80901">
                <w:rPr>
                  <w:rPrChange w:id="20022" w:author="Thomas Dietz" w:date="2012-08-10T13:22:00Z">
                    <w:rPr>
                      <w:lang w:val="de-DE"/>
                    </w:rPr>
                  </w:rPrChange>
                </w:rPr>
                <w:t>or</w:t>
              </w:r>
              <w:proofErr w:type="gramEnd"/>
              <w:r w:rsidRPr="00B80901">
                <w:rPr>
                  <w:rPrChange w:id="20023" w:author="Thomas Dietz" w:date="2012-08-10T13:22:00Z">
                    <w:rPr>
                      <w:lang w:val="de-DE"/>
                    </w:rPr>
                  </w:rPrChange>
                </w:rPr>
                <w:t xml:space="preserve"> already in use by an OpenFlow Logical Switch.";</w:t>
              </w:r>
            </w:ins>
          </w:p>
          <w:p w14:paraId="21D5FFFF" w14:textId="77777777" w:rsidR="009F3611" w:rsidRPr="00B80901" w:rsidRDefault="009F3611" w:rsidP="009F3611">
            <w:pPr>
              <w:pStyle w:val="XML1"/>
              <w:rPr>
                <w:ins w:id="20024" w:author="Thomas Dietz" w:date="2012-08-08T17:05:00Z"/>
                <w:rPrChange w:id="20025" w:author="Thomas Dietz" w:date="2012-08-10T13:22:00Z">
                  <w:rPr>
                    <w:ins w:id="20026" w:author="Thomas Dietz" w:date="2012-08-08T17:05:00Z"/>
                    <w:lang w:val="de-DE"/>
                  </w:rPr>
                </w:rPrChange>
              </w:rPr>
            </w:pPr>
            <w:ins w:id="20027" w:author="Thomas Dietz" w:date="2012-08-08T17:05:00Z">
              <w:r w:rsidRPr="00B80901">
                <w:rPr>
                  <w:rPrChange w:id="20028" w:author="Thomas Dietz" w:date="2012-08-10T13:22:00Z">
                    <w:rPr>
                      <w:lang w:val="de-DE"/>
                    </w:rPr>
                  </w:rPrChange>
                </w:rPr>
                <w:t xml:space="preserve">      list port {</w:t>
              </w:r>
            </w:ins>
          </w:p>
          <w:p w14:paraId="29CA946B" w14:textId="77777777" w:rsidR="009F3611" w:rsidRPr="00B80901" w:rsidRDefault="009F3611" w:rsidP="009F3611">
            <w:pPr>
              <w:pStyle w:val="XML1"/>
              <w:rPr>
                <w:ins w:id="20029" w:author="Thomas Dietz" w:date="2012-08-08T17:05:00Z"/>
                <w:rPrChange w:id="20030" w:author="Thomas Dietz" w:date="2012-08-10T13:22:00Z">
                  <w:rPr>
                    <w:ins w:id="20031" w:author="Thomas Dietz" w:date="2012-08-08T17:05:00Z"/>
                    <w:lang w:val="de-DE"/>
                  </w:rPr>
                </w:rPrChange>
              </w:rPr>
            </w:pPr>
            <w:ins w:id="20032" w:author="Thomas Dietz" w:date="2012-08-08T17:05:00Z">
              <w:r w:rsidRPr="00B80901">
                <w:rPr>
                  <w:rPrChange w:id="20033" w:author="Thomas Dietz" w:date="2012-08-10T13:22:00Z">
                    <w:rPr>
                      <w:lang w:val="de-DE"/>
                    </w:rPr>
                  </w:rPrChange>
                </w:rPr>
                <w:t xml:space="preserve">        must "features/current/rate != 'other' or " +</w:t>
              </w:r>
            </w:ins>
          </w:p>
          <w:p w14:paraId="5BACA699" w14:textId="77777777" w:rsidR="009F3611" w:rsidRPr="00B80901" w:rsidRDefault="009F3611" w:rsidP="009F3611">
            <w:pPr>
              <w:pStyle w:val="XML1"/>
              <w:rPr>
                <w:ins w:id="20034" w:author="Thomas Dietz" w:date="2012-08-08T17:05:00Z"/>
                <w:rPrChange w:id="20035" w:author="Thomas Dietz" w:date="2012-08-10T13:22:00Z">
                  <w:rPr>
                    <w:ins w:id="20036" w:author="Thomas Dietz" w:date="2012-08-08T17:05:00Z"/>
                    <w:lang w:val="de-DE"/>
                  </w:rPr>
                </w:rPrChange>
              </w:rPr>
            </w:pPr>
            <w:ins w:id="20037" w:author="Thomas Dietz" w:date="2012-08-08T17:05:00Z">
              <w:r w:rsidRPr="00B80901">
                <w:rPr>
                  <w:rPrChange w:id="20038" w:author="Thomas Dietz" w:date="2012-08-10T13:22:00Z">
                    <w:rPr>
                      <w:lang w:val="de-DE"/>
                    </w:rPr>
                  </w:rPrChange>
                </w:rPr>
                <w:t xml:space="preserve">          "(count(current-rate) = 1 and count(max-rate) = 1 and " +</w:t>
              </w:r>
            </w:ins>
          </w:p>
          <w:p w14:paraId="098015FD" w14:textId="77777777" w:rsidR="009F3611" w:rsidRPr="00B80901" w:rsidRDefault="009F3611" w:rsidP="009F3611">
            <w:pPr>
              <w:pStyle w:val="XML1"/>
              <w:rPr>
                <w:ins w:id="20039" w:author="Thomas Dietz" w:date="2012-08-08T17:05:00Z"/>
                <w:rPrChange w:id="20040" w:author="Thomas Dietz" w:date="2012-08-10T13:22:00Z">
                  <w:rPr>
                    <w:ins w:id="20041" w:author="Thomas Dietz" w:date="2012-08-08T17:05:00Z"/>
                    <w:lang w:val="de-DE"/>
                  </w:rPr>
                </w:rPrChange>
              </w:rPr>
            </w:pPr>
            <w:ins w:id="20042" w:author="Thomas Dietz" w:date="2012-08-08T17:05:00Z">
              <w:r w:rsidRPr="00B80901">
                <w:rPr>
                  <w:rPrChange w:id="20043" w:author="Thomas Dietz" w:date="2012-08-10T13:22:00Z">
                    <w:rPr>
                      <w:lang w:val="de-DE"/>
                    </w:rPr>
                  </w:rPrChange>
                </w:rPr>
                <w:t xml:space="preserve">          " current-rate &gt; 0 and max-rate &gt; 0)" {</w:t>
              </w:r>
            </w:ins>
          </w:p>
          <w:p w14:paraId="11D830FA" w14:textId="77777777" w:rsidR="009F3611" w:rsidRPr="00B80901" w:rsidRDefault="009F3611" w:rsidP="009F3611">
            <w:pPr>
              <w:pStyle w:val="XML1"/>
              <w:rPr>
                <w:ins w:id="20044" w:author="Thomas Dietz" w:date="2012-08-08T17:05:00Z"/>
                <w:rPrChange w:id="20045" w:author="Thomas Dietz" w:date="2012-08-10T13:22:00Z">
                  <w:rPr>
                    <w:ins w:id="20046" w:author="Thomas Dietz" w:date="2012-08-08T17:05:00Z"/>
                    <w:lang w:val="de-DE"/>
                  </w:rPr>
                </w:rPrChange>
              </w:rPr>
            </w:pPr>
            <w:ins w:id="20047" w:author="Thomas Dietz" w:date="2012-08-08T17:05:00Z">
              <w:r w:rsidRPr="00B80901">
                <w:rPr>
                  <w:rPrChange w:id="20048" w:author="Thomas Dietz" w:date="2012-08-10T13:22:00Z">
                    <w:rPr>
                      <w:lang w:val="de-DE"/>
                    </w:rPr>
                  </w:rPrChange>
                </w:rPr>
                <w:t xml:space="preserve">          error-message "current-rate and max-rate must be</w:t>
              </w:r>
            </w:ins>
          </w:p>
          <w:p w14:paraId="2DDBA4CA" w14:textId="77777777" w:rsidR="009F3611" w:rsidRPr="00B80901" w:rsidRDefault="009F3611" w:rsidP="009F3611">
            <w:pPr>
              <w:pStyle w:val="XML1"/>
              <w:rPr>
                <w:ins w:id="20049" w:author="Thomas Dietz" w:date="2012-08-08T17:05:00Z"/>
                <w:rPrChange w:id="20050" w:author="Thomas Dietz" w:date="2012-08-10T13:22:00Z">
                  <w:rPr>
                    <w:ins w:id="20051" w:author="Thomas Dietz" w:date="2012-08-08T17:05:00Z"/>
                    <w:lang w:val="de-DE"/>
                  </w:rPr>
                </w:rPrChange>
              </w:rPr>
            </w:pPr>
            <w:ins w:id="20052" w:author="Thomas Dietz" w:date="2012-08-08T17:05:00Z">
              <w:r w:rsidRPr="00B80901">
                <w:rPr>
                  <w:rPrChange w:id="20053" w:author="Thomas Dietz" w:date="2012-08-10T13:22:00Z">
                    <w:rPr>
                      <w:lang w:val="de-DE"/>
                    </w:rPr>
                  </w:rPrChange>
                </w:rPr>
                <w:t xml:space="preserve">            specified and greater than 0 if rate equals 'other'";</w:t>
              </w:r>
            </w:ins>
          </w:p>
          <w:p w14:paraId="5E4D952D" w14:textId="77777777" w:rsidR="009F3611" w:rsidRPr="00B80901" w:rsidRDefault="009F3611" w:rsidP="009F3611">
            <w:pPr>
              <w:pStyle w:val="XML1"/>
              <w:rPr>
                <w:ins w:id="20054" w:author="Thomas Dietz" w:date="2012-08-08T17:05:00Z"/>
                <w:rPrChange w:id="20055" w:author="Thomas Dietz" w:date="2012-08-10T13:22:00Z">
                  <w:rPr>
                    <w:ins w:id="20056" w:author="Thomas Dietz" w:date="2012-08-08T17:05:00Z"/>
                    <w:lang w:val="de-DE"/>
                  </w:rPr>
                </w:rPrChange>
              </w:rPr>
            </w:pPr>
            <w:ins w:id="20057" w:author="Thomas Dietz" w:date="2012-08-08T17:05:00Z">
              <w:r w:rsidRPr="00B80901">
                <w:rPr>
                  <w:rPrChange w:id="20058" w:author="Thomas Dietz" w:date="2012-08-10T13:22:00Z">
                    <w:rPr>
                      <w:lang w:val="de-DE"/>
                    </w:rPr>
                  </w:rPrChange>
                </w:rPr>
                <w:t xml:space="preserve">          description "current-rate and max-rate can only be</w:t>
              </w:r>
            </w:ins>
          </w:p>
          <w:p w14:paraId="6160B73D" w14:textId="77777777" w:rsidR="009F3611" w:rsidRPr="00B80901" w:rsidRDefault="009F3611" w:rsidP="009F3611">
            <w:pPr>
              <w:pStyle w:val="XML1"/>
              <w:rPr>
                <w:ins w:id="20059" w:author="Thomas Dietz" w:date="2012-08-08T17:05:00Z"/>
                <w:rPrChange w:id="20060" w:author="Thomas Dietz" w:date="2012-08-10T13:22:00Z">
                  <w:rPr>
                    <w:ins w:id="20061" w:author="Thomas Dietz" w:date="2012-08-08T17:05:00Z"/>
                    <w:lang w:val="de-DE"/>
                  </w:rPr>
                </w:rPrChange>
              </w:rPr>
            </w:pPr>
            <w:ins w:id="20062" w:author="Thomas Dietz" w:date="2012-08-08T17:05:00Z">
              <w:r w:rsidRPr="00B80901">
                <w:rPr>
                  <w:rPrChange w:id="20063" w:author="Thomas Dietz" w:date="2012-08-10T13:22:00Z">
                    <w:rPr>
                      <w:lang w:val="de-DE"/>
                    </w:rPr>
                  </w:rPrChange>
                </w:rPr>
                <w:t xml:space="preserve">            present if rate = 'other', see corresponding leaf</w:t>
              </w:r>
            </w:ins>
          </w:p>
          <w:p w14:paraId="56627B79" w14:textId="77777777" w:rsidR="009F3611" w:rsidRPr="00B80901" w:rsidRDefault="009F3611" w:rsidP="009F3611">
            <w:pPr>
              <w:pStyle w:val="XML1"/>
              <w:rPr>
                <w:ins w:id="20064" w:author="Thomas Dietz" w:date="2012-08-08T17:05:00Z"/>
                <w:rPrChange w:id="20065" w:author="Thomas Dietz" w:date="2012-08-10T13:22:00Z">
                  <w:rPr>
                    <w:ins w:id="20066" w:author="Thomas Dietz" w:date="2012-08-08T17:05:00Z"/>
                    <w:lang w:val="de-DE"/>
                  </w:rPr>
                </w:rPrChange>
              </w:rPr>
            </w:pPr>
            <w:ins w:id="20067" w:author="Thomas Dietz" w:date="2012-08-08T17:05:00Z">
              <w:r w:rsidRPr="00B80901">
                <w:rPr>
                  <w:rPrChange w:id="20068" w:author="Thomas Dietz" w:date="2012-08-10T13:22:00Z">
                    <w:rPr>
                      <w:lang w:val="de-DE"/>
                    </w:rPr>
                  </w:rPrChange>
                </w:rPr>
                <w:t xml:space="preserve">            </w:t>
              </w:r>
              <w:proofErr w:type="gramStart"/>
              <w:r w:rsidRPr="00B80901">
                <w:rPr>
                  <w:rPrChange w:id="20069" w:author="Thomas Dietz" w:date="2012-08-10T13:22:00Z">
                    <w:rPr>
                      <w:lang w:val="de-DE"/>
                    </w:rPr>
                  </w:rPrChange>
                </w:rPr>
                <w:t>descriptions</w:t>
              </w:r>
              <w:proofErr w:type="gramEnd"/>
              <w:r w:rsidRPr="00B80901">
                <w:rPr>
                  <w:rPrChange w:id="20070" w:author="Thomas Dietz" w:date="2012-08-10T13:22:00Z">
                    <w:rPr>
                      <w:lang w:val="de-DE"/>
                    </w:rPr>
                  </w:rPrChange>
                </w:rPr>
                <w:t>. If rate = 'other', then both leafs must</w:t>
              </w:r>
            </w:ins>
          </w:p>
          <w:p w14:paraId="1B27A268" w14:textId="77777777" w:rsidR="009F3611" w:rsidRPr="00B80901" w:rsidRDefault="009F3611" w:rsidP="009F3611">
            <w:pPr>
              <w:pStyle w:val="XML1"/>
              <w:rPr>
                <w:ins w:id="20071" w:author="Thomas Dietz" w:date="2012-08-08T17:05:00Z"/>
                <w:rPrChange w:id="20072" w:author="Thomas Dietz" w:date="2012-08-10T13:22:00Z">
                  <w:rPr>
                    <w:ins w:id="20073" w:author="Thomas Dietz" w:date="2012-08-08T17:05:00Z"/>
                    <w:lang w:val="de-DE"/>
                  </w:rPr>
                </w:rPrChange>
              </w:rPr>
            </w:pPr>
            <w:ins w:id="20074" w:author="Thomas Dietz" w:date="2012-08-08T17:05:00Z">
              <w:r w:rsidRPr="00B80901">
                <w:rPr>
                  <w:rPrChange w:id="20075" w:author="Thomas Dietz" w:date="2012-08-10T13:22:00Z">
                    <w:rPr>
                      <w:lang w:val="de-DE"/>
                    </w:rPr>
                  </w:rPrChange>
                </w:rPr>
                <w:t xml:space="preserve">            </w:t>
              </w:r>
              <w:proofErr w:type="gramStart"/>
              <w:r w:rsidRPr="00B80901">
                <w:rPr>
                  <w:rPrChange w:id="20076" w:author="Thomas Dietz" w:date="2012-08-10T13:22:00Z">
                    <w:rPr>
                      <w:lang w:val="de-DE"/>
                    </w:rPr>
                  </w:rPrChange>
                </w:rPr>
                <w:t>be</w:t>
              </w:r>
              <w:proofErr w:type="gramEnd"/>
              <w:r w:rsidRPr="00B80901">
                <w:rPr>
                  <w:rPrChange w:id="20077" w:author="Thomas Dietz" w:date="2012-08-10T13:22:00Z">
                    <w:rPr>
                      <w:lang w:val="de-DE"/>
                    </w:rPr>
                  </w:rPrChange>
                </w:rPr>
                <w:t xml:space="preserve"> set to values greater than zero.";</w:t>
              </w:r>
            </w:ins>
          </w:p>
          <w:p w14:paraId="5A8E3444" w14:textId="77777777" w:rsidR="009F3611" w:rsidRPr="00B80901" w:rsidRDefault="009F3611" w:rsidP="009F3611">
            <w:pPr>
              <w:pStyle w:val="XML1"/>
              <w:rPr>
                <w:ins w:id="20078" w:author="Thomas Dietz" w:date="2012-08-08T17:05:00Z"/>
                <w:rPrChange w:id="20079" w:author="Thomas Dietz" w:date="2012-08-10T13:22:00Z">
                  <w:rPr>
                    <w:ins w:id="20080" w:author="Thomas Dietz" w:date="2012-08-08T17:05:00Z"/>
                    <w:lang w:val="de-DE"/>
                  </w:rPr>
                </w:rPrChange>
              </w:rPr>
            </w:pPr>
            <w:ins w:id="20081" w:author="Thomas Dietz" w:date="2012-08-08T17:05:00Z">
              <w:r w:rsidRPr="00B80901">
                <w:rPr>
                  <w:rPrChange w:id="20082" w:author="Thomas Dietz" w:date="2012-08-10T13:22:00Z">
                    <w:rPr>
                      <w:lang w:val="de-DE"/>
                    </w:rPr>
                  </w:rPrChange>
                </w:rPr>
                <w:t xml:space="preserve">        }</w:t>
              </w:r>
            </w:ins>
          </w:p>
          <w:p w14:paraId="1C77EF4B" w14:textId="77777777" w:rsidR="009F3611" w:rsidRPr="00B80901" w:rsidRDefault="009F3611" w:rsidP="009F3611">
            <w:pPr>
              <w:pStyle w:val="XML1"/>
              <w:rPr>
                <w:ins w:id="20083" w:author="Thomas Dietz" w:date="2012-08-08T17:05:00Z"/>
                <w:rPrChange w:id="20084" w:author="Thomas Dietz" w:date="2012-08-10T13:22:00Z">
                  <w:rPr>
                    <w:ins w:id="20085" w:author="Thomas Dietz" w:date="2012-08-08T17:05:00Z"/>
                    <w:lang w:val="de-DE"/>
                  </w:rPr>
                </w:rPrChange>
              </w:rPr>
            </w:pPr>
            <w:ins w:id="20086" w:author="Thomas Dietz" w:date="2012-08-08T17:05:00Z">
              <w:r w:rsidRPr="00B80901">
                <w:rPr>
                  <w:rPrChange w:id="20087" w:author="Thomas Dietz" w:date="2012-08-10T13:22:00Z">
                    <w:rPr>
                      <w:lang w:val="de-DE"/>
                    </w:rPr>
                  </w:rPrChange>
                </w:rPr>
                <w:t xml:space="preserve">        key "resource-id";</w:t>
              </w:r>
            </w:ins>
          </w:p>
          <w:p w14:paraId="4023DAE0" w14:textId="77777777" w:rsidR="009F3611" w:rsidRPr="00B80901" w:rsidRDefault="009F3611" w:rsidP="009F3611">
            <w:pPr>
              <w:pStyle w:val="XML1"/>
              <w:rPr>
                <w:ins w:id="20088" w:author="Thomas Dietz" w:date="2012-08-08T17:05:00Z"/>
                <w:rPrChange w:id="20089" w:author="Thomas Dietz" w:date="2012-08-10T13:22:00Z">
                  <w:rPr>
                    <w:ins w:id="20090" w:author="Thomas Dietz" w:date="2012-08-08T17:05:00Z"/>
                    <w:lang w:val="de-DE"/>
                  </w:rPr>
                </w:rPrChange>
              </w:rPr>
            </w:pPr>
            <w:ins w:id="20091" w:author="Thomas Dietz" w:date="2012-08-08T17:05:00Z">
              <w:r w:rsidRPr="00B80901">
                <w:rPr>
                  <w:rPrChange w:id="20092" w:author="Thomas Dietz" w:date="2012-08-10T13:22:00Z">
                    <w:rPr>
                      <w:lang w:val="de-DE"/>
                    </w:rPr>
                  </w:rPrChange>
                </w:rPr>
                <w:t xml:space="preserve">        description "The list contains all port resources of the</w:t>
              </w:r>
            </w:ins>
          </w:p>
          <w:p w14:paraId="3A9099EB" w14:textId="77777777" w:rsidR="009F3611" w:rsidRPr="00B80901" w:rsidRDefault="009F3611" w:rsidP="009F3611">
            <w:pPr>
              <w:pStyle w:val="XML1"/>
              <w:rPr>
                <w:ins w:id="20093" w:author="Thomas Dietz" w:date="2012-08-08T17:05:00Z"/>
                <w:rPrChange w:id="20094" w:author="Thomas Dietz" w:date="2012-08-10T13:22:00Z">
                  <w:rPr>
                    <w:ins w:id="20095" w:author="Thomas Dietz" w:date="2012-08-08T17:05:00Z"/>
                    <w:lang w:val="de-DE"/>
                  </w:rPr>
                </w:rPrChange>
              </w:rPr>
            </w:pPr>
            <w:ins w:id="20096" w:author="Thomas Dietz" w:date="2012-08-08T17:05:00Z">
              <w:r w:rsidRPr="00B80901">
                <w:rPr>
                  <w:rPrChange w:id="20097" w:author="Thomas Dietz" w:date="2012-08-10T13:22:00Z">
                    <w:rPr>
                      <w:lang w:val="de-DE"/>
                    </w:rPr>
                  </w:rPrChange>
                </w:rPr>
                <w:lastRenderedPageBreak/>
                <w:t xml:space="preserve">          OpenFlow Capable Switch.</w:t>
              </w:r>
            </w:ins>
          </w:p>
          <w:p w14:paraId="586D9E57" w14:textId="77777777" w:rsidR="009F3611" w:rsidRPr="00B80901" w:rsidRDefault="009F3611" w:rsidP="009F3611">
            <w:pPr>
              <w:pStyle w:val="XML1"/>
              <w:rPr>
                <w:ins w:id="20098" w:author="Thomas Dietz" w:date="2012-08-08T17:05:00Z"/>
                <w:rPrChange w:id="20099" w:author="Thomas Dietz" w:date="2012-08-10T13:22:00Z">
                  <w:rPr>
                    <w:ins w:id="20100" w:author="Thomas Dietz" w:date="2012-08-08T17:05:00Z"/>
                    <w:lang w:val="de-DE"/>
                  </w:rPr>
                </w:rPrChange>
              </w:rPr>
            </w:pPr>
          </w:p>
          <w:p w14:paraId="006064DF" w14:textId="77777777" w:rsidR="009F3611" w:rsidRPr="00B80901" w:rsidRDefault="009F3611" w:rsidP="009F3611">
            <w:pPr>
              <w:pStyle w:val="XML1"/>
              <w:rPr>
                <w:ins w:id="20101" w:author="Thomas Dietz" w:date="2012-08-08T17:05:00Z"/>
                <w:rPrChange w:id="20102" w:author="Thomas Dietz" w:date="2012-08-10T13:22:00Z">
                  <w:rPr>
                    <w:ins w:id="20103" w:author="Thomas Dietz" w:date="2012-08-08T17:05:00Z"/>
                    <w:lang w:val="de-DE"/>
                  </w:rPr>
                </w:rPrChange>
              </w:rPr>
            </w:pPr>
            <w:ins w:id="20104" w:author="Thomas Dietz" w:date="2012-08-08T17:05:00Z">
              <w:r w:rsidRPr="00B80901">
                <w:rPr>
                  <w:rPrChange w:id="20105" w:author="Thomas Dietz" w:date="2012-08-10T13:22:00Z">
                    <w:rPr>
                      <w:lang w:val="de-DE"/>
                    </w:rPr>
                  </w:rPrChange>
                </w:rPr>
                <w:t xml:space="preserve">          The element 'resource-id' of OFPortType MUST be unique</w:t>
              </w:r>
            </w:ins>
          </w:p>
          <w:p w14:paraId="0D0A7CC2" w14:textId="77777777" w:rsidR="009F3611" w:rsidRPr="00B80901" w:rsidRDefault="009F3611" w:rsidP="009F3611">
            <w:pPr>
              <w:pStyle w:val="XML1"/>
              <w:rPr>
                <w:ins w:id="20106" w:author="Thomas Dietz" w:date="2012-08-08T17:05:00Z"/>
                <w:rPrChange w:id="20107" w:author="Thomas Dietz" w:date="2012-08-10T13:22:00Z">
                  <w:rPr>
                    <w:ins w:id="20108" w:author="Thomas Dietz" w:date="2012-08-08T17:05:00Z"/>
                    <w:lang w:val="de-DE"/>
                  </w:rPr>
                </w:rPrChange>
              </w:rPr>
            </w:pPr>
            <w:ins w:id="20109" w:author="Thomas Dietz" w:date="2012-08-08T17:05:00Z">
              <w:r w:rsidRPr="00B80901">
                <w:rPr>
                  <w:rPrChange w:id="20110" w:author="Thomas Dietz" w:date="2012-08-10T13:22:00Z">
                    <w:rPr>
                      <w:lang w:val="de-DE"/>
                    </w:rPr>
                  </w:rPrChange>
                </w:rPr>
                <w:t xml:space="preserve">          </w:t>
              </w:r>
              <w:proofErr w:type="gramStart"/>
              <w:r w:rsidRPr="00B80901">
                <w:rPr>
                  <w:rPrChange w:id="20111" w:author="Thomas Dietz" w:date="2012-08-10T13:22:00Z">
                    <w:rPr>
                      <w:lang w:val="de-DE"/>
                    </w:rPr>
                  </w:rPrChange>
                </w:rPr>
                <w:t>within</w:t>
              </w:r>
              <w:proofErr w:type="gramEnd"/>
              <w:r w:rsidRPr="00B80901">
                <w:rPr>
                  <w:rPrChange w:id="20112" w:author="Thomas Dietz" w:date="2012-08-10T13:22:00Z">
                    <w:rPr>
                      <w:lang w:val="de-DE"/>
                    </w:rPr>
                  </w:rPrChange>
                </w:rPr>
                <w:t xml:space="preserve"> this list.";</w:t>
              </w:r>
            </w:ins>
          </w:p>
          <w:p w14:paraId="6660C55D" w14:textId="77777777" w:rsidR="009F3611" w:rsidRPr="00B80901" w:rsidRDefault="009F3611" w:rsidP="009F3611">
            <w:pPr>
              <w:pStyle w:val="XML1"/>
              <w:rPr>
                <w:ins w:id="20113" w:author="Thomas Dietz" w:date="2012-08-08T17:05:00Z"/>
                <w:rPrChange w:id="20114" w:author="Thomas Dietz" w:date="2012-08-10T13:22:00Z">
                  <w:rPr>
                    <w:ins w:id="20115" w:author="Thomas Dietz" w:date="2012-08-08T17:05:00Z"/>
                    <w:lang w:val="de-DE"/>
                  </w:rPr>
                </w:rPrChange>
              </w:rPr>
            </w:pPr>
            <w:ins w:id="20116" w:author="Thomas Dietz" w:date="2012-08-08T17:05:00Z">
              <w:r w:rsidRPr="00B80901">
                <w:rPr>
                  <w:rPrChange w:id="20117" w:author="Thomas Dietz" w:date="2012-08-10T13:22:00Z">
                    <w:rPr>
                      <w:lang w:val="de-DE"/>
                    </w:rPr>
                  </w:rPrChange>
                </w:rPr>
                <w:t xml:space="preserve">        uses OFPortType;</w:t>
              </w:r>
            </w:ins>
          </w:p>
          <w:p w14:paraId="2980736B" w14:textId="77777777" w:rsidR="009F3611" w:rsidRPr="00B80901" w:rsidRDefault="009F3611" w:rsidP="009F3611">
            <w:pPr>
              <w:pStyle w:val="XML1"/>
              <w:rPr>
                <w:ins w:id="20118" w:author="Thomas Dietz" w:date="2012-08-08T17:05:00Z"/>
                <w:rPrChange w:id="20119" w:author="Thomas Dietz" w:date="2012-08-10T13:22:00Z">
                  <w:rPr>
                    <w:ins w:id="20120" w:author="Thomas Dietz" w:date="2012-08-08T17:05:00Z"/>
                    <w:lang w:val="de-DE"/>
                  </w:rPr>
                </w:rPrChange>
              </w:rPr>
            </w:pPr>
            <w:ins w:id="20121" w:author="Thomas Dietz" w:date="2012-08-08T17:05:00Z">
              <w:r w:rsidRPr="00B80901">
                <w:rPr>
                  <w:rPrChange w:id="20122" w:author="Thomas Dietz" w:date="2012-08-10T13:22:00Z">
                    <w:rPr>
                      <w:lang w:val="de-DE"/>
                    </w:rPr>
                  </w:rPrChange>
                </w:rPr>
                <w:t xml:space="preserve">      }</w:t>
              </w:r>
            </w:ins>
          </w:p>
          <w:p w14:paraId="3FD896FA" w14:textId="77777777" w:rsidR="009F3611" w:rsidRPr="00B80901" w:rsidRDefault="009F3611" w:rsidP="009F3611">
            <w:pPr>
              <w:pStyle w:val="XML1"/>
              <w:rPr>
                <w:ins w:id="20123" w:author="Thomas Dietz" w:date="2012-08-08T17:05:00Z"/>
                <w:rPrChange w:id="20124" w:author="Thomas Dietz" w:date="2012-08-10T13:22:00Z">
                  <w:rPr>
                    <w:ins w:id="20125" w:author="Thomas Dietz" w:date="2012-08-08T17:05:00Z"/>
                    <w:lang w:val="de-DE"/>
                  </w:rPr>
                </w:rPrChange>
              </w:rPr>
            </w:pPr>
            <w:ins w:id="20126" w:author="Thomas Dietz" w:date="2012-08-08T17:05:00Z">
              <w:r w:rsidRPr="00B80901">
                <w:rPr>
                  <w:rPrChange w:id="20127" w:author="Thomas Dietz" w:date="2012-08-10T13:22:00Z">
                    <w:rPr>
                      <w:lang w:val="de-DE"/>
                    </w:rPr>
                  </w:rPrChange>
                </w:rPr>
                <w:t xml:space="preserve">      list queue {</w:t>
              </w:r>
            </w:ins>
          </w:p>
          <w:p w14:paraId="7324DD1E" w14:textId="77777777" w:rsidR="009F3611" w:rsidRPr="00B80901" w:rsidRDefault="009F3611" w:rsidP="009F3611">
            <w:pPr>
              <w:pStyle w:val="XML1"/>
              <w:rPr>
                <w:ins w:id="20128" w:author="Thomas Dietz" w:date="2012-08-08T17:05:00Z"/>
                <w:rPrChange w:id="20129" w:author="Thomas Dietz" w:date="2012-08-10T13:22:00Z">
                  <w:rPr>
                    <w:ins w:id="20130" w:author="Thomas Dietz" w:date="2012-08-08T17:05:00Z"/>
                    <w:lang w:val="de-DE"/>
                  </w:rPr>
                </w:rPrChange>
              </w:rPr>
            </w:pPr>
            <w:ins w:id="20131" w:author="Thomas Dietz" w:date="2012-08-08T17:05:00Z">
              <w:r w:rsidRPr="00B80901">
                <w:rPr>
                  <w:rPrChange w:id="20132" w:author="Thomas Dietz" w:date="2012-08-10T13:22:00Z">
                    <w:rPr>
                      <w:lang w:val="de-DE"/>
                    </w:rPr>
                  </w:rPrChange>
                </w:rPr>
                <w:t xml:space="preserve">        key "resource-id";</w:t>
              </w:r>
            </w:ins>
          </w:p>
          <w:p w14:paraId="6843C21B" w14:textId="77777777" w:rsidR="009F3611" w:rsidRPr="00B80901" w:rsidRDefault="009F3611" w:rsidP="009F3611">
            <w:pPr>
              <w:pStyle w:val="XML1"/>
              <w:rPr>
                <w:ins w:id="20133" w:author="Thomas Dietz" w:date="2012-08-08T17:05:00Z"/>
                <w:rPrChange w:id="20134" w:author="Thomas Dietz" w:date="2012-08-10T13:22:00Z">
                  <w:rPr>
                    <w:ins w:id="20135" w:author="Thomas Dietz" w:date="2012-08-08T17:05:00Z"/>
                    <w:lang w:val="de-DE"/>
                  </w:rPr>
                </w:rPrChange>
              </w:rPr>
            </w:pPr>
            <w:ins w:id="20136" w:author="Thomas Dietz" w:date="2012-08-08T17:05:00Z">
              <w:r w:rsidRPr="00B80901">
                <w:rPr>
                  <w:rPrChange w:id="20137" w:author="Thomas Dietz" w:date="2012-08-10T13:22:00Z">
                    <w:rPr>
                      <w:lang w:val="de-DE"/>
                    </w:rPr>
                  </w:rPrChange>
                </w:rPr>
                <w:t xml:space="preserve">        description "The list contains all queue resources of the</w:t>
              </w:r>
            </w:ins>
          </w:p>
          <w:p w14:paraId="0A7A698B" w14:textId="77777777" w:rsidR="009F3611" w:rsidRPr="00B80901" w:rsidRDefault="009F3611" w:rsidP="009F3611">
            <w:pPr>
              <w:pStyle w:val="XML1"/>
              <w:rPr>
                <w:ins w:id="20138" w:author="Thomas Dietz" w:date="2012-08-08T17:05:00Z"/>
                <w:rPrChange w:id="20139" w:author="Thomas Dietz" w:date="2012-08-10T13:22:00Z">
                  <w:rPr>
                    <w:ins w:id="20140" w:author="Thomas Dietz" w:date="2012-08-08T17:05:00Z"/>
                    <w:lang w:val="de-DE"/>
                  </w:rPr>
                </w:rPrChange>
              </w:rPr>
            </w:pPr>
            <w:ins w:id="20141" w:author="Thomas Dietz" w:date="2012-08-08T17:05:00Z">
              <w:r w:rsidRPr="00B80901">
                <w:rPr>
                  <w:rPrChange w:id="20142" w:author="Thomas Dietz" w:date="2012-08-10T13:22:00Z">
                    <w:rPr>
                      <w:lang w:val="de-DE"/>
                    </w:rPr>
                  </w:rPrChange>
                </w:rPr>
                <w:t xml:space="preserve">          OpenFlow Capable Switch.</w:t>
              </w:r>
            </w:ins>
          </w:p>
          <w:p w14:paraId="152FA3E9" w14:textId="77777777" w:rsidR="009F3611" w:rsidRPr="00B80901" w:rsidRDefault="009F3611" w:rsidP="009F3611">
            <w:pPr>
              <w:pStyle w:val="XML1"/>
              <w:rPr>
                <w:ins w:id="20143" w:author="Thomas Dietz" w:date="2012-08-08T17:05:00Z"/>
                <w:rPrChange w:id="20144" w:author="Thomas Dietz" w:date="2012-08-10T13:22:00Z">
                  <w:rPr>
                    <w:ins w:id="20145" w:author="Thomas Dietz" w:date="2012-08-08T17:05:00Z"/>
                    <w:lang w:val="de-DE"/>
                  </w:rPr>
                </w:rPrChange>
              </w:rPr>
            </w:pPr>
          </w:p>
          <w:p w14:paraId="5FAFCDC7" w14:textId="77777777" w:rsidR="009F3611" w:rsidRPr="00B80901" w:rsidRDefault="009F3611" w:rsidP="009F3611">
            <w:pPr>
              <w:pStyle w:val="XML1"/>
              <w:rPr>
                <w:ins w:id="20146" w:author="Thomas Dietz" w:date="2012-08-08T17:05:00Z"/>
                <w:rPrChange w:id="20147" w:author="Thomas Dietz" w:date="2012-08-10T13:22:00Z">
                  <w:rPr>
                    <w:ins w:id="20148" w:author="Thomas Dietz" w:date="2012-08-08T17:05:00Z"/>
                    <w:lang w:val="de-DE"/>
                  </w:rPr>
                </w:rPrChange>
              </w:rPr>
            </w:pPr>
            <w:ins w:id="20149" w:author="Thomas Dietz" w:date="2012-08-08T17:05:00Z">
              <w:r w:rsidRPr="00B80901">
                <w:rPr>
                  <w:rPrChange w:id="20150" w:author="Thomas Dietz" w:date="2012-08-10T13:22:00Z">
                    <w:rPr>
                      <w:lang w:val="de-DE"/>
                    </w:rPr>
                  </w:rPrChange>
                </w:rPr>
                <w:t xml:space="preserve">          The element 'resource-id' of OFQueueType MUST be unique</w:t>
              </w:r>
            </w:ins>
          </w:p>
          <w:p w14:paraId="7676249B" w14:textId="77777777" w:rsidR="009F3611" w:rsidRPr="00B80901" w:rsidRDefault="009F3611" w:rsidP="009F3611">
            <w:pPr>
              <w:pStyle w:val="XML1"/>
              <w:rPr>
                <w:ins w:id="20151" w:author="Thomas Dietz" w:date="2012-08-08T17:05:00Z"/>
                <w:rPrChange w:id="20152" w:author="Thomas Dietz" w:date="2012-08-10T13:22:00Z">
                  <w:rPr>
                    <w:ins w:id="20153" w:author="Thomas Dietz" w:date="2012-08-08T17:05:00Z"/>
                    <w:lang w:val="de-DE"/>
                  </w:rPr>
                </w:rPrChange>
              </w:rPr>
            </w:pPr>
            <w:ins w:id="20154" w:author="Thomas Dietz" w:date="2012-08-08T17:05:00Z">
              <w:r w:rsidRPr="00B80901">
                <w:rPr>
                  <w:rPrChange w:id="20155" w:author="Thomas Dietz" w:date="2012-08-10T13:22:00Z">
                    <w:rPr>
                      <w:lang w:val="de-DE"/>
                    </w:rPr>
                  </w:rPrChange>
                </w:rPr>
                <w:t xml:space="preserve">          </w:t>
              </w:r>
              <w:proofErr w:type="gramStart"/>
              <w:r w:rsidRPr="00B80901">
                <w:rPr>
                  <w:rPrChange w:id="20156" w:author="Thomas Dietz" w:date="2012-08-10T13:22:00Z">
                    <w:rPr>
                      <w:lang w:val="de-DE"/>
                    </w:rPr>
                  </w:rPrChange>
                </w:rPr>
                <w:t>within</w:t>
              </w:r>
              <w:proofErr w:type="gramEnd"/>
              <w:r w:rsidRPr="00B80901">
                <w:rPr>
                  <w:rPrChange w:id="20157" w:author="Thomas Dietz" w:date="2012-08-10T13:22:00Z">
                    <w:rPr>
                      <w:lang w:val="de-DE"/>
                    </w:rPr>
                  </w:rPrChange>
                </w:rPr>
                <w:t xml:space="preserve"> this list.";</w:t>
              </w:r>
            </w:ins>
          </w:p>
          <w:p w14:paraId="2D673BEE" w14:textId="77777777" w:rsidR="009F3611" w:rsidRPr="00B80901" w:rsidRDefault="009F3611" w:rsidP="009F3611">
            <w:pPr>
              <w:pStyle w:val="XML1"/>
              <w:rPr>
                <w:ins w:id="20158" w:author="Thomas Dietz" w:date="2012-08-08T17:05:00Z"/>
                <w:rPrChange w:id="20159" w:author="Thomas Dietz" w:date="2012-08-10T13:22:00Z">
                  <w:rPr>
                    <w:ins w:id="20160" w:author="Thomas Dietz" w:date="2012-08-08T17:05:00Z"/>
                    <w:lang w:val="de-DE"/>
                  </w:rPr>
                </w:rPrChange>
              </w:rPr>
            </w:pPr>
            <w:ins w:id="20161" w:author="Thomas Dietz" w:date="2012-08-08T17:05:00Z">
              <w:r w:rsidRPr="00B80901">
                <w:rPr>
                  <w:rPrChange w:id="20162" w:author="Thomas Dietz" w:date="2012-08-10T13:22:00Z">
                    <w:rPr>
                      <w:lang w:val="de-DE"/>
                    </w:rPr>
                  </w:rPrChange>
                </w:rPr>
                <w:t xml:space="preserve">        uses OFQueueType;</w:t>
              </w:r>
            </w:ins>
          </w:p>
          <w:p w14:paraId="6C72E968" w14:textId="77777777" w:rsidR="009F3611" w:rsidRPr="00B80901" w:rsidRDefault="009F3611" w:rsidP="009F3611">
            <w:pPr>
              <w:pStyle w:val="XML1"/>
              <w:rPr>
                <w:ins w:id="20163" w:author="Thomas Dietz" w:date="2012-08-08T17:05:00Z"/>
                <w:rPrChange w:id="20164" w:author="Thomas Dietz" w:date="2012-08-10T13:22:00Z">
                  <w:rPr>
                    <w:ins w:id="20165" w:author="Thomas Dietz" w:date="2012-08-08T17:05:00Z"/>
                    <w:lang w:val="de-DE"/>
                  </w:rPr>
                </w:rPrChange>
              </w:rPr>
            </w:pPr>
            <w:ins w:id="20166" w:author="Thomas Dietz" w:date="2012-08-08T17:05:00Z">
              <w:r w:rsidRPr="00B80901">
                <w:rPr>
                  <w:rPrChange w:id="20167" w:author="Thomas Dietz" w:date="2012-08-10T13:22:00Z">
                    <w:rPr>
                      <w:lang w:val="de-DE"/>
                    </w:rPr>
                  </w:rPrChange>
                </w:rPr>
                <w:t xml:space="preserve">      }</w:t>
              </w:r>
            </w:ins>
          </w:p>
          <w:p w14:paraId="0F7133B8" w14:textId="77777777" w:rsidR="009F3611" w:rsidRPr="00B80901" w:rsidRDefault="009F3611" w:rsidP="009F3611">
            <w:pPr>
              <w:pStyle w:val="XML1"/>
              <w:rPr>
                <w:ins w:id="20168" w:author="Thomas Dietz" w:date="2012-08-08T17:05:00Z"/>
                <w:rPrChange w:id="20169" w:author="Thomas Dietz" w:date="2012-08-10T13:22:00Z">
                  <w:rPr>
                    <w:ins w:id="20170" w:author="Thomas Dietz" w:date="2012-08-08T17:05:00Z"/>
                    <w:lang w:val="de-DE"/>
                  </w:rPr>
                </w:rPrChange>
              </w:rPr>
            </w:pPr>
            <w:ins w:id="20171" w:author="Thomas Dietz" w:date="2012-08-08T17:05:00Z">
              <w:r w:rsidRPr="00B80901">
                <w:rPr>
                  <w:rPrChange w:id="20172" w:author="Thomas Dietz" w:date="2012-08-10T13:22:00Z">
                    <w:rPr>
                      <w:lang w:val="de-DE"/>
                    </w:rPr>
                  </w:rPrChange>
                </w:rPr>
                <w:t xml:space="preserve">      list owned-certificate {</w:t>
              </w:r>
            </w:ins>
          </w:p>
          <w:p w14:paraId="04D9D3C4" w14:textId="77777777" w:rsidR="009F3611" w:rsidRPr="00B80901" w:rsidRDefault="009F3611" w:rsidP="009F3611">
            <w:pPr>
              <w:pStyle w:val="XML1"/>
              <w:rPr>
                <w:ins w:id="20173" w:author="Thomas Dietz" w:date="2012-08-08T17:05:00Z"/>
                <w:rPrChange w:id="20174" w:author="Thomas Dietz" w:date="2012-08-10T13:22:00Z">
                  <w:rPr>
                    <w:ins w:id="20175" w:author="Thomas Dietz" w:date="2012-08-08T17:05:00Z"/>
                    <w:lang w:val="de-DE"/>
                  </w:rPr>
                </w:rPrChange>
              </w:rPr>
            </w:pPr>
            <w:ins w:id="20176" w:author="Thomas Dietz" w:date="2012-08-08T17:05:00Z">
              <w:r w:rsidRPr="00B80901">
                <w:rPr>
                  <w:rPrChange w:id="20177" w:author="Thomas Dietz" w:date="2012-08-10T13:22:00Z">
                    <w:rPr>
                      <w:lang w:val="de-DE"/>
                    </w:rPr>
                  </w:rPrChange>
                </w:rPr>
                <w:t xml:space="preserve">        key "resource-id";</w:t>
              </w:r>
            </w:ins>
          </w:p>
          <w:p w14:paraId="339DC957" w14:textId="77777777" w:rsidR="009F3611" w:rsidRPr="00B80901" w:rsidRDefault="009F3611" w:rsidP="009F3611">
            <w:pPr>
              <w:pStyle w:val="XML1"/>
              <w:rPr>
                <w:ins w:id="20178" w:author="Thomas Dietz" w:date="2012-08-08T17:05:00Z"/>
                <w:rPrChange w:id="20179" w:author="Thomas Dietz" w:date="2012-08-10T13:22:00Z">
                  <w:rPr>
                    <w:ins w:id="20180" w:author="Thomas Dietz" w:date="2012-08-08T17:05:00Z"/>
                    <w:lang w:val="de-DE"/>
                  </w:rPr>
                </w:rPrChange>
              </w:rPr>
            </w:pPr>
            <w:ins w:id="20181" w:author="Thomas Dietz" w:date="2012-08-08T17:05:00Z">
              <w:r w:rsidRPr="00B80901">
                <w:rPr>
                  <w:rPrChange w:id="20182" w:author="Thomas Dietz" w:date="2012-08-10T13:22:00Z">
                    <w:rPr>
                      <w:lang w:val="de-DE"/>
                    </w:rPr>
                  </w:rPrChange>
                </w:rPr>
                <w:t xml:space="preserve">        description "The list contains all owned certificate</w:t>
              </w:r>
            </w:ins>
          </w:p>
          <w:p w14:paraId="4741DEDB" w14:textId="77777777" w:rsidR="009F3611" w:rsidRPr="00B80901" w:rsidRDefault="009F3611" w:rsidP="009F3611">
            <w:pPr>
              <w:pStyle w:val="XML1"/>
              <w:rPr>
                <w:ins w:id="20183" w:author="Thomas Dietz" w:date="2012-08-08T17:05:00Z"/>
                <w:rPrChange w:id="20184" w:author="Thomas Dietz" w:date="2012-08-10T13:22:00Z">
                  <w:rPr>
                    <w:ins w:id="20185" w:author="Thomas Dietz" w:date="2012-08-08T17:05:00Z"/>
                    <w:lang w:val="de-DE"/>
                  </w:rPr>
                </w:rPrChange>
              </w:rPr>
            </w:pPr>
            <w:ins w:id="20186" w:author="Thomas Dietz" w:date="2012-08-08T17:05:00Z">
              <w:r w:rsidRPr="00B80901">
                <w:rPr>
                  <w:rPrChange w:id="20187" w:author="Thomas Dietz" w:date="2012-08-10T13:22:00Z">
                    <w:rPr>
                      <w:lang w:val="de-DE"/>
                    </w:rPr>
                  </w:rPrChange>
                </w:rPr>
                <w:t xml:space="preserve">          </w:t>
              </w:r>
              <w:proofErr w:type="gramStart"/>
              <w:r w:rsidRPr="00B80901">
                <w:rPr>
                  <w:rPrChange w:id="20188" w:author="Thomas Dietz" w:date="2012-08-10T13:22:00Z">
                    <w:rPr>
                      <w:lang w:val="de-DE"/>
                    </w:rPr>
                  </w:rPrChange>
                </w:rPr>
                <w:t>resources</w:t>
              </w:r>
              <w:proofErr w:type="gramEnd"/>
              <w:r w:rsidRPr="00B80901">
                <w:rPr>
                  <w:rPrChange w:id="20189" w:author="Thomas Dietz" w:date="2012-08-10T13:22:00Z">
                    <w:rPr>
                      <w:lang w:val="de-DE"/>
                    </w:rPr>
                  </w:rPrChange>
                </w:rPr>
                <w:t xml:space="preserve"> of the OpenFlow Capable Switch.</w:t>
              </w:r>
            </w:ins>
          </w:p>
          <w:p w14:paraId="450F3FA4" w14:textId="77777777" w:rsidR="009F3611" w:rsidRPr="00B80901" w:rsidRDefault="009F3611" w:rsidP="009F3611">
            <w:pPr>
              <w:pStyle w:val="XML1"/>
              <w:rPr>
                <w:ins w:id="20190" w:author="Thomas Dietz" w:date="2012-08-08T17:05:00Z"/>
                <w:rPrChange w:id="20191" w:author="Thomas Dietz" w:date="2012-08-10T13:22:00Z">
                  <w:rPr>
                    <w:ins w:id="20192" w:author="Thomas Dietz" w:date="2012-08-08T17:05:00Z"/>
                    <w:lang w:val="de-DE"/>
                  </w:rPr>
                </w:rPrChange>
              </w:rPr>
            </w:pPr>
          </w:p>
          <w:p w14:paraId="75094660" w14:textId="77777777" w:rsidR="009F3611" w:rsidRPr="00B80901" w:rsidRDefault="009F3611" w:rsidP="009F3611">
            <w:pPr>
              <w:pStyle w:val="XML1"/>
              <w:rPr>
                <w:ins w:id="20193" w:author="Thomas Dietz" w:date="2012-08-08T17:05:00Z"/>
                <w:rPrChange w:id="20194" w:author="Thomas Dietz" w:date="2012-08-10T13:22:00Z">
                  <w:rPr>
                    <w:ins w:id="20195" w:author="Thomas Dietz" w:date="2012-08-08T17:05:00Z"/>
                    <w:lang w:val="de-DE"/>
                  </w:rPr>
                </w:rPrChange>
              </w:rPr>
            </w:pPr>
            <w:ins w:id="20196" w:author="Thomas Dietz" w:date="2012-08-08T17:05:00Z">
              <w:r w:rsidRPr="00B80901">
                <w:rPr>
                  <w:rPrChange w:id="20197" w:author="Thomas Dietz" w:date="2012-08-10T13:22:00Z">
                    <w:rPr>
                      <w:lang w:val="de-DE"/>
                    </w:rPr>
                  </w:rPrChange>
                </w:rPr>
                <w:t xml:space="preserve">          The element 'resource-id' of OFOwnedCertificateType MUST</w:t>
              </w:r>
            </w:ins>
          </w:p>
          <w:p w14:paraId="7FDDBBDE" w14:textId="77777777" w:rsidR="009F3611" w:rsidRPr="00B80901" w:rsidRDefault="009F3611" w:rsidP="009F3611">
            <w:pPr>
              <w:pStyle w:val="XML1"/>
              <w:rPr>
                <w:ins w:id="20198" w:author="Thomas Dietz" w:date="2012-08-08T17:05:00Z"/>
                <w:rPrChange w:id="20199" w:author="Thomas Dietz" w:date="2012-08-10T13:22:00Z">
                  <w:rPr>
                    <w:ins w:id="20200" w:author="Thomas Dietz" w:date="2012-08-08T17:05:00Z"/>
                    <w:lang w:val="de-DE"/>
                  </w:rPr>
                </w:rPrChange>
              </w:rPr>
            </w:pPr>
            <w:ins w:id="20201" w:author="Thomas Dietz" w:date="2012-08-08T17:05:00Z">
              <w:r w:rsidRPr="00B80901">
                <w:rPr>
                  <w:rPrChange w:id="20202" w:author="Thomas Dietz" w:date="2012-08-10T13:22:00Z">
                    <w:rPr>
                      <w:lang w:val="de-DE"/>
                    </w:rPr>
                  </w:rPrChange>
                </w:rPr>
                <w:t xml:space="preserve">          </w:t>
              </w:r>
              <w:proofErr w:type="gramStart"/>
              <w:r w:rsidRPr="00B80901">
                <w:rPr>
                  <w:rPrChange w:id="20203" w:author="Thomas Dietz" w:date="2012-08-10T13:22:00Z">
                    <w:rPr>
                      <w:lang w:val="de-DE"/>
                    </w:rPr>
                  </w:rPrChange>
                </w:rPr>
                <w:t>be</w:t>
              </w:r>
              <w:proofErr w:type="gramEnd"/>
              <w:r w:rsidRPr="00B80901">
                <w:rPr>
                  <w:rPrChange w:id="20204" w:author="Thomas Dietz" w:date="2012-08-10T13:22:00Z">
                    <w:rPr>
                      <w:lang w:val="de-DE"/>
                    </w:rPr>
                  </w:rPrChange>
                </w:rPr>
                <w:t xml:space="preserve"> unique within this list.";</w:t>
              </w:r>
            </w:ins>
          </w:p>
          <w:p w14:paraId="787D4289" w14:textId="77777777" w:rsidR="009F3611" w:rsidRPr="00B80901" w:rsidRDefault="009F3611" w:rsidP="009F3611">
            <w:pPr>
              <w:pStyle w:val="XML1"/>
              <w:rPr>
                <w:ins w:id="20205" w:author="Thomas Dietz" w:date="2012-08-08T17:05:00Z"/>
                <w:rPrChange w:id="20206" w:author="Thomas Dietz" w:date="2012-08-10T13:22:00Z">
                  <w:rPr>
                    <w:ins w:id="20207" w:author="Thomas Dietz" w:date="2012-08-08T17:05:00Z"/>
                    <w:lang w:val="de-DE"/>
                  </w:rPr>
                </w:rPrChange>
              </w:rPr>
            </w:pPr>
            <w:ins w:id="20208" w:author="Thomas Dietz" w:date="2012-08-08T17:05:00Z">
              <w:r w:rsidRPr="00B80901">
                <w:rPr>
                  <w:rPrChange w:id="20209" w:author="Thomas Dietz" w:date="2012-08-10T13:22:00Z">
                    <w:rPr>
                      <w:lang w:val="de-DE"/>
                    </w:rPr>
                  </w:rPrChange>
                </w:rPr>
                <w:t xml:space="preserve">        uses OFOwnedCertificateType;</w:t>
              </w:r>
            </w:ins>
          </w:p>
          <w:p w14:paraId="786E6A97" w14:textId="77777777" w:rsidR="009F3611" w:rsidRPr="00B80901" w:rsidRDefault="009F3611" w:rsidP="009F3611">
            <w:pPr>
              <w:pStyle w:val="XML1"/>
              <w:rPr>
                <w:ins w:id="20210" w:author="Thomas Dietz" w:date="2012-08-08T17:05:00Z"/>
                <w:rPrChange w:id="20211" w:author="Thomas Dietz" w:date="2012-08-10T13:22:00Z">
                  <w:rPr>
                    <w:ins w:id="20212" w:author="Thomas Dietz" w:date="2012-08-08T17:05:00Z"/>
                    <w:lang w:val="de-DE"/>
                  </w:rPr>
                </w:rPrChange>
              </w:rPr>
            </w:pPr>
            <w:ins w:id="20213" w:author="Thomas Dietz" w:date="2012-08-08T17:05:00Z">
              <w:r w:rsidRPr="00B80901">
                <w:rPr>
                  <w:rPrChange w:id="20214" w:author="Thomas Dietz" w:date="2012-08-10T13:22:00Z">
                    <w:rPr>
                      <w:lang w:val="de-DE"/>
                    </w:rPr>
                  </w:rPrChange>
                </w:rPr>
                <w:t xml:space="preserve">      }</w:t>
              </w:r>
            </w:ins>
          </w:p>
          <w:p w14:paraId="3EFC278E" w14:textId="77777777" w:rsidR="009F3611" w:rsidRPr="00B80901" w:rsidRDefault="009F3611" w:rsidP="009F3611">
            <w:pPr>
              <w:pStyle w:val="XML1"/>
              <w:rPr>
                <w:ins w:id="20215" w:author="Thomas Dietz" w:date="2012-08-08T17:05:00Z"/>
                <w:rPrChange w:id="20216" w:author="Thomas Dietz" w:date="2012-08-10T13:22:00Z">
                  <w:rPr>
                    <w:ins w:id="20217" w:author="Thomas Dietz" w:date="2012-08-08T17:05:00Z"/>
                    <w:lang w:val="de-DE"/>
                  </w:rPr>
                </w:rPrChange>
              </w:rPr>
            </w:pPr>
            <w:ins w:id="20218" w:author="Thomas Dietz" w:date="2012-08-08T17:05:00Z">
              <w:r w:rsidRPr="00B80901">
                <w:rPr>
                  <w:rPrChange w:id="20219" w:author="Thomas Dietz" w:date="2012-08-10T13:22:00Z">
                    <w:rPr>
                      <w:lang w:val="de-DE"/>
                    </w:rPr>
                  </w:rPrChange>
                </w:rPr>
                <w:t xml:space="preserve">      list external-certificate {</w:t>
              </w:r>
            </w:ins>
          </w:p>
          <w:p w14:paraId="6A86406F" w14:textId="77777777" w:rsidR="009F3611" w:rsidRPr="00B80901" w:rsidRDefault="009F3611" w:rsidP="009F3611">
            <w:pPr>
              <w:pStyle w:val="XML1"/>
              <w:rPr>
                <w:ins w:id="20220" w:author="Thomas Dietz" w:date="2012-08-08T17:05:00Z"/>
                <w:rPrChange w:id="20221" w:author="Thomas Dietz" w:date="2012-08-10T13:22:00Z">
                  <w:rPr>
                    <w:ins w:id="20222" w:author="Thomas Dietz" w:date="2012-08-08T17:05:00Z"/>
                    <w:lang w:val="de-DE"/>
                  </w:rPr>
                </w:rPrChange>
              </w:rPr>
            </w:pPr>
            <w:ins w:id="20223" w:author="Thomas Dietz" w:date="2012-08-08T17:05:00Z">
              <w:r w:rsidRPr="00B80901">
                <w:rPr>
                  <w:rPrChange w:id="20224" w:author="Thomas Dietz" w:date="2012-08-10T13:22:00Z">
                    <w:rPr>
                      <w:lang w:val="de-DE"/>
                    </w:rPr>
                  </w:rPrChange>
                </w:rPr>
                <w:t xml:space="preserve">        key "resource-id";</w:t>
              </w:r>
            </w:ins>
          </w:p>
          <w:p w14:paraId="3B62D7F6" w14:textId="77777777" w:rsidR="009F3611" w:rsidRPr="00B80901" w:rsidRDefault="009F3611" w:rsidP="009F3611">
            <w:pPr>
              <w:pStyle w:val="XML1"/>
              <w:rPr>
                <w:ins w:id="20225" w:author="Thomas Dietz" w:date="2012-08-08T17:05:00Z"/>
                <w:rPrChange w:id="20226" w:author="Thomas Dietz" w:date="2012-08-10T13:22:00Z">
                  <w:rPr>
                    <w:ins w:id="20227" w:author="Thomas Dietz" w:date="2012-08-08T17:05:00Z"/>
                    <w:lang w:val="de-DE"/>
                  </w:rPr>
                </w:rPrChange>
              </w:rPr>
            </w:pPr>
            <w:ins w:id="20228" w:author="Thomas Dietz" w:date="2012-08-08T17:05:00Z">
              <w:r w:rsidRPr="00B80901">
                <w:rPr>
                  <w:rPrChange w:id="20229" w:author="Thomas Dietz" w:date="2012-08-10T13:22:00Z">
                    <w:rPr>
                      <w:lang w:val="de-DE"/>
                    </w:rPr>
                  </w:rPrChange>
                </w:rPr>
                <w:t xml:space="preserve">        description "The list contains all external certificate</w:t>
              </w:r>
            </w:ins>
          </w:p>
          <w:p w14:paraId="5A03D8F3" w14:textId="77777777" w:rsidR="009F3611" w:rsidRPr="00B80901" w:rsidRDefault="009F3611" w:rsidP="009F3611">
            <w:pPr>
              <w:pStyle w:val="XML1"/>
              <w:rPr>
                <w:ins w:id="20230" w:author="Thomas Dietz" w:date="2012-08-08T17:05:00Z"/>
                <w:rPrChange w:id="20231" w:author="Thomas Dietz" w:date="2012-08-10T13:22:00Z">
                  <w:rPr>
                    <w:ins w:id="20232" w:author="Thomas Dietz" w:date="2012-08-08T17:05:00Z"/>
                    <w:lang w:val="de-DE"/>
                  </w:rPr>
                </w:rPrChange>
              </w:rPr>
            </w:pPr>
            <w:ins w:id="20233" w:author="Thomas Dietz" w:date="2012-08-08T17:05:00Z">
              <w:r w:rsidRPr="00B80901">
                <w:rPr>
                  <w:rPrChange w:id="20234" w:author="Thomas Dietz" w:date="2012-08-10T13:22:00Z">
                    <w:rPr>
                      <w:lang w:val="de-DE"/>
                    </w:rPr>
                  </w:rPrChange>
                </w:rPr>
                <w:t xml:space="preserve">          </w:t>
              </w:r>
              <w:proofErr w:type="gramStart"/>
              <w:r w:rsidRPr="00B80901">
                <w:rPr>
                  <w:rPrChange w:id="20235" w:author="Thomas Dietz" w:date="2012-08-10T13:22:00Z">
                    <w:rPr>
                      <w:lang w:val="de-DE"/>
                    </w:rPr>
                  </w:rPrChange>
                </w:rPr>
                <w:t>resources</w:t>
              </w:r>
              <w:proofErr w:type="gramEnd"/>
              <w:r w:rsidRPr="00B80901">
                <w:rPr>
                  <w:rPrChange w:id="20236" w:author="Thomas Dietz" w:date="2012-08-10T13:22:00Z">
                    <w:rPr>
                      <w:lang w:val="de-DE"/>
                    </w:rPr>
                  </w:rPrChange>
                </w:rPr>
                <w:t xml:space="preserve"> of the OpenFlow Capable Switch.</w:t>
              </w:r>
            </w:ins>
          </w:p>
          <w:p w14:paraId="60A6C149" w14:textId="77777777" w:rsidR="009F3611" w:rsidRPr="00B80901" w:rsidRDefault="009F3611" w:rsidP="009F3611">
            <w:pPr>
              <w:pStyle w:val="XML1"/>
              <w:rPr>
                <w:ins w:id="20237" w:author="Thomas Dietz" w:date="2012-08-08T17:05:00Z"/>
                <w:rPrChange w:id="20238" w:author="Thomas Dietz" w:date="2012-08-10T13:22:00Z">
                  <w:rPr>
                    <w:ins w:id="20239" w:author="Thomas Dietz" w:date="2012-08-08T17:05:00Z"/>
                    <w:lang w:val="de-DE"/>
                  </w:rPr>
                </w:rPrChange>
              </w:rPr>
            </w:pPr>
          </w:p>
          <w:p w14:paraId="7851F3A5" w14:textId="77777777" w:rsidR="009F3611" w:rsidRPr="00B80901" w:rsidRDefault="009F3611" w:rsidP="009F3611">
            <w:pPr>
              <w:pStyle w:val="XML1"/>
              <w:rPr>
                <w:ins w:id="20240" w:author="Thomas Dietz" w:date="2012-08-08T17:05:00Z"/>
                <w:rPrChange w:id="20241" w:author="Thomas Dietz" w:date="2012-08-10T13:22:00Z">
                  <w:rPr>
                    <w:ins w:id="20242" w:author="Thomas Dietz" w:date="2012-08-08T17:05:00Z"/>
                    <w:lang w:val="de-DE"/>
                  </w:rPr>
                </w:rPrChange>
              </w:rPr>
            </w:pPr>
            <w:ins w:id="20243" w:author="Thomas Dietz" w:date="2012-08-08T17:05:00Z">
              <w:r w:rsidRPr="00B80901">
                <w:rPr>
                  <w:rPrChange w:id="20244" w:author="Thomas Dietz" w:date="2012-08-10T13:22:00Z">
                    <w:rPr>
                      <w:lang w:val="de-DE"/>
                    </w:rPr>
                  </w:rPrChange>
                </w:rPr>
                <w:t xml:space="preserve">          The element 'resource-id' of OFExternalCertificateType</w:t>
              </w:r>
            </w:ins>
          </w:p>
          <w:p w14:paraId="7AFCF0E2" w14:textId="77777777" w:rsidR="009F3611" w:rsidRPr="00B80901" w:rsidRDefault="009F3611" w:rsidP="009F3611">
            <w:pPr>
              <w:pStyle w:val="XML1"/>
              <w:rPr>
                <w:ins w:id="20245" w:author="Thomas Dietz" w:date="2012-08-08T17:05:00Z"/>
                <w:rPrChange w:id="20246" w:author="Thomas Dietz" w:date="2012-08-10T13:22:00Z">
                  <w:rPr>
                    <w:ins w:id="20247" w:author="Thomas Dietz" w:date="2012-08-08T17:05:00Z"/>
                    <w:lang w:val="de-DE"/>
                  </w:rPr>
                </w:rPrChange>
              </w:rPr>
            </w:pPr>
            <w:ins w:id="20248" w:author="Thomas Dietz" w:date="2012-08-08T17:05:00Z">
              <w:r w:rsidRPr="00B80901">
                <w:rPr>
                  <w:rPrChange w:id="20249" w:author="Thomas Dietz" w:date="2012-08-10T13:22:00Z">
                    <w:rPr>
                      <w:lang w:val="de-DE"/>
                    </w:rPr>
                  </w:rPrChange>
                </w:rPr>
                <w:t xml:space="preserve">          MUST be unique within this list.</w:t>
              </w:r>
              <w:proofErr w:type="gramStart"/>
              <w:r w:rsidRPr="00B80901">
                <w:rPr>
                  <w:rPrChange w:id="20250" w:author="Thomas Dietz" w:date="2012-08-10T13:22:00Z">
                    <w:rPr>
                      <w:lang w:val="de-DE"/>
                    </w:rPr>
                  </w:rPrChange>
                </w:rPr>
                <w:t>";</w:t>
              </w:r>
              <w:proofErr w:type="gramEnd"/>
            </w:ins>
          </w:p>
          <w:p w14:paraId="54B1F62D" w14:textId="77777777" w:rsidR="009F3611" w:rsidRPr="00B80901" w:rsidRDefault="009F3611" w:rsidP="009F3611">
            <w:pPr>
              <w:pStyle w:val="XML1"/>
              <w:rPr>
                <w:ins w:id="20251" w:author="Thomas Dietz" w:date="2012-08-08T17:05:00Z"/>
                <w:rPrChange w:id="20252" w:author="Thomas Dietz" w:date="2012-08-10T13:22:00Z">
                  <w:rPr>
                    <w:ins w:id="20253" w:author="Thomas Dietz" w:date="2012-08-08T17:05:00Z"/>
                    <w:lang w:val="de-DE"/>
                  </w:rPr>
                </w:rPrChange>
              </w:rPr>
            </w:pPr>
            <w:ins w:id="20254" w:author="Thomas Dietz" w:date="2012-08-08T17:05:00Z">
              <w:r w:rsidRPr="00B80901">
                <w:rPr>
                  <w:rPrChange w:id="20255" w:author="Thomas Dietz" w:date="2012-08-10T13:22:00Z">
                    <w:rPr>
                      <w:lang w:val="de-DE"/>
                    </w:rPr>
                  </w:rPrChange>
                </w:rPr>
                <w:t xml:space="preserve">        uses OFExternalCertificateType;</w:t>
              </w:r>
            </w:ins>
          </w:p>
          <w:p w14:paraId="4A3E01BA" w14:textId="77777777" w:rsidR="009F3611" w:rsidRPr="00B80901" w:rsidRDefault="009F3611" w:rsidP="009F3611">
            <w:pPr>
              <w:pStyle w:val="XML1"/>
              <w:rPr>
                <w:ins w:id="20256" w:author="Thomas Dietz" w:date="2012-08-08T17:05:00Z"/>
                <w:rPrChange w:id="20257" w:author="Thomas Dietz" w:date="2012-08-10T13:22:00Z">
                  <w:rPr>
                    <w:ins w:id="20258" w:author="Thomas Dietz" w:date="2012-08-08T17:05:00Z"/>
                    <w:lang w:val="de-DE"/>
                  </w:rPr>
                </w:rPrChange>
              </w:rPr>
            </w:pPr>
            <w:ins w:id="20259" w:author="Thomas Dietz" w:date="2012-08-08T17:05:00Z">
              <w:r w:rsidRPr="00B80901">
                <w:rPr>
                  <w:rPrChange w:id="20260" w:author="Thomas Dietz" w:date="2012-08-10T13:22:00Z">
                    <w:rPr>
                      <w:lang w:val="de-DE"/>
                    </w:rPr>
                  </w:rPrChange>
                </w:rPr>
                <w:t xml:space="preserve">      }</w:t>
              </w:r>
            </w:ins>
          </w:p>
          <w:p w14:paraId="47D50D31" w14:textId="77777777" w:rsidR="009F3611" w:rsidRPr="00B80901" w:rsidRDefault="009F3611" w:rsidP="009F3611">
            <w:pPr>
              <w:pStyle w:val="XML1"/>
              <w:rPr>
                <w:ins w:id="20261" w:author="Thomas Dietz" w:date="2012-08-08T17:05:00Z"/>
                <w:rPrChange w:id="20262" w:author="Thomas Dietz" w:date="2012-08-10T13:22:00Z">
                  <w:rPr>
                    <w:ins w:id="20263" w:author="Thomas Dietz" w:date="2012-08-08T17:05:00Z"/>
                    <w:lang w:val="de-DE"/>
                  </w:rPr>
                </w:rPrChange>
              </w:rPr>
            </w:pPr>
            <w:ins w:id="20264" w:author="Thomas Dietz" w:date="2012-08-08T17:05:00Z">
              <w:r w:rsidRPr="00B80901">
                <w:rPr>
                  <w:rPrChange w:id="20265" w:author="Thomas Dietz" w:date="2012-08-10T13:22:00Z">
                    <w:rPr>
                      <w:lang w:val="de-DE"/>
                    </w:rPr>
                  </w:rPrChange>
                </w:rPr>
                <w:t xml:space="preserve">      list flow-table {</w:t>
              </w:r>
            </w:ins>
          </w:p>
          <w:p w14:paraId="5367FBB9" w14:textId="77777777" w:rsidR="009F3611" w:rsidRPr="00B80901" w:rsidRDefault="009F3611" w:rsidP="009F3611">
            <w:pPr>
              <w:pStyle w:val="XML1"/>
              <w:rPr>
                <w:ins w:id="20266" w:author="Thomas Dietz" w:date="2012-08-08T17:05:00Z"/>
                <w:rPrChange w:id="20267" w:author="Thomas Dietz" w:date="2012-08-10T13:22:00Z">
                  <w:rPr>
                    <w:ins w:id="20268" w:author="Thomas Dietz" w:date="2012-08-08T17:05:00Z"/>
                    <w:lang w:val="de-DE"/>
                  </w:rPr>
                </w:rPrChange>
              </w:rPr>
            </w:pPr>
            <w:ins w:id="20269" w:author="Thomas Dietz" w:date="2012-08-08T17:05:00Z">
              <w:r w:rsidRPr="00B80901">
                <w:rPr>
                  <w:rPrChange w:id="20270" w:author="Thomas Dietz" w:date="2012-08-10T13:22:00Z">
                    <w:rPr>
                      <w:lang w:val="de-DE"/>
                    </w:rPr>
                  </w:rPrChange>
                </w:rPr>
                <w:t xml:space="preserve">        key "resource-id";</w:t>
              </w:r>
            </w:ins>
          </w:p>
          <w:p w14:paraId="5730C9C3" w14:textId="77777777" w:rsidR="009F3611" w:rsidRPr="00B80901" w:rsidRDefault="009F3611" w:rsidP="009F3611">
            <w:pPr>
              <w:pStyle w:val="XML1"/>
              <w:rPr>
                <w:ins w:id="20271" w:author="Thomas Dietz" w:date="2012-08-08T17:05:00Z"/>
                <w:rPrChange w:id="20272" w:author="Thomas Dietz" w:date="2012-08-10T13:22:00Z">
                  <w:rPr>
                    <w:ins w:id="20273" w:author="Thomas Dietz" w:date="2012-08-08T17:05:00Z"/>
                    <w:lang w:val="de-DE"/>
                  </w:rPr>
                </w:rPrChange>
              </w:rPr>
            </w:pPr>
            <w:ins w:id="20274" w:author="Thomas Dietz" w:date="2012-08-08T17:05:00Z">
              <w:r w:rsidRPr="00B80901">
                <w:rPr>
                  <w:rPrChange w:id="20275" w:author="Thomas Dietz" w:date="2012-08-10T13:22:00Z">
                    <w:rPr>
                      <w:lang w:val="de-DE"/>
                    </w:rPr>
                  </w:rPrChange>
                </w:rPr>
                <w:t xml:space="preserve">        description "The list contains all flow table resources of</w:t>
              </w:r>
            </w:ins>
          </w:p>
          <w:p w14:paraId="05B92AB7" w14:textId="77777777" w:rsidR="009F3611" w:rsidRPr="00B80901" w:rsidRDefault="009F3611" w:rsidP="009F3611">
            <w:pPr>
              <w:pStyle w:val="XML1"/>
              <w:rPr>
                <w:ins w:id="20276" w:author="Thomas Dietz" w:date="2012-08-08T17:05:00Z"/>
                <w:rPrChange w:id="20277" w:author="Thomas Dietz" w:date="2012-08-10T13:22:00Z">
                  <w:rPr>
                    <w:ins w:id="20278" w:author="Thomas Dietz" w:date="2012-08-08T17:05:00Z"/>
                    <w:lang w:val="de-DE"/>
                  </w:rPr>
                </w:rPrChange>
              </w:rPr>
            </w:pPr>
            <w:ins w:id="20279" w:author="Thomas Dietz" w:date="2012-08-08T17:05:00Z">
              <w:r w:rsidRPr="00B80901">
                <w:rPr>
                  <w:rPrChange w:id="20280" w:author="Thomas Dietz" w:date="2012-08-10T13:22:00Z">
                    <w:rPr>
                      <w:lang w:val="de-DE"/>
                    </w:rPr>
                  </w:rPrChange>
                </w:rPr>
                <w:t xml:space="preserve">          </w:t>
              </w:r>
              <w:proofErr w:type="gramStart"/>
              <w:r w:rsidRPr="00B80901">
                <w:rPr>
                  <w:rPrChange w:id="20281" w:author="Thomas Dietz" w:date="2012-08-10T13:22:00Z">
                    <w:rPr>
                      <w:lang w:val="de-DE"/>
                    </w:rPr>
                  </w:rPrChange>
                </w:rPr>
                <w:t>the</w:t>
              </w:r>
              <w:proofErr w:type="gramEnd"/>
              <w:r w:rsidRPr="00B80901">
                <w:rPr>
                  <w:rPrChange w:id="20282" w:author="Thomas Dietz" w:date="2012-08-10T13:22:00Z">
                    <w:rPr>
                      <w:lang w:val="de-DE"/>
                    </w:rPr>
                  </w:rPrChange>
                </w:rPr>
                <w:t xml:space="preserve"> OpenFlow Capable Switch.</w:t>
              </w:r>
            </w:ins>
          </w:p>
          <w:p w14:paraId="2BA85F09" w14:textId="77777777" w:rsidR="009F3611" w:rsidRPr="00B80901" w:rsidRDefault="009F3611" w:rsidP="009F3611">
            <w:pPr>
              <w:pStyle w:val="XML1"/>
              <w:rPr>
                <w:ins w:id="20283" w:author="Thomas Dietz" w:date="2012-08-08T17:05:00Z"/>
                <w:rPrChange w:id="20284" w:author="Thomas Dietz" w:date="2012-08-10T13:22:00Z">
                  <w:rPr>
                    <w:ins w:id="20285" w:author="Thomas Dietz" w:date="2012-08-08T17:05:00Z"/>
                    <w:lang w:val="de-DE"/>
                  </w:rPr>
                </w:rPrChange>
              </w:rPr>
            </w:pPr>
          </w:p>
          <w:p w14:paraId="7552AAB7" w14:textId="77777777" w:rsidR="009F3611" w:rsidRPr="00B80901" w:rsidRDefault="009F3611" w:rsidP="009F3611">
            <w:pPr>
              <w:pStyle w:val="XML1"/>
              <w:rPr>
                <w:ins w:id="20286" w:author="Thomas Dietz" w:date="2012-08-08T17:05:00Z"/>
                <w:rPrChange w:id="20287" w:author="Thomas Dietz" w:date="2012-08-10T13:22:00Z">
                  <w:rPr>
                    <w:ins w:id="20288" w:author="Thomas Dietz" w:date="2012-08-08T17:05:00Z"/>
                    <w:lang w:val="de-DE"/>
                  </w:rPr>
                </w:rPrChange>
              </w:rPr>
            </w:pPr>
            <w:ins w:id="20289" w:author="Thomas Dietz" w:date="2012-08-08T17:05:00Z">
              <w:r w:rsidRPr="00B80901">
                <w:rPr>
                  <w:rPrChange w:id="20290" w:author="Thomas Dietz" w:date="2012-08-10T13:22:00Z">
                    <w:rPr>
                      <w:lang w:val="de-DE"/>
                    </w:rPr>
                  </w:rPrChange>
                </w:rPr>
                <w:t xml:space="preserve">          The element 'resource-id' of OFFlowTableType MUST be</w:t>
              </w:r>
            </w:ins>
          </w:p>
          <w:p w14:paraId="7F6C357F" w14:textId="77777777" w:rsidR="009F3611" w:rsidRPr="00B80901" w:rsidRDefault="009F3611" w:rsidP="009F3611">
            <w:pPr>
              <w:pStyle w:val="XML1"/>
              <w:rPr>
                <w:ins w:id="20291" w:author="Thomas Dietz" w:date="2012-08-08T17:05:00Z"/>
                <w:rPrChange w:id="20292" w:author="Thomas Dietz" w:date="2012-08-10T13:22:00Z">
                  <w:rPr>
                    <w:ins w:id="20293" w:author="Thomas Dietz" w:date="2012-08-08T17:05:00Z"/>
                    <w:lang w:val="de-DE"/>
                  </w:rPr>
                </w:rPrChange>
              </w:rPr>
            </w:pPr>
            <w:ins w:id="20294" w:author="Thomas Dietz" w:date="2012-08-08T17:05:00Z">
              <w:r w:rsidRPr="00B80901">
                <w:rPr>
                  <w:rPrChange w:id="20295" w:author="Thomas Dietz" w:date="2012-08-10T13:22:00Z">
                    <w:rPr>
                      <w:lang w:val="de-DE"/>
                    </w:rPr>
                  </w:rPrChange>
                </w:rPr>
                <w:t xml:space="preserve">          </w:t>
              </w:r>
              <w:proofErr w:type="gramStart"/>
              <w:r w:rsidRPr="00B80901">
                <w:rPr>
                  <w:rPrChange w:id="20296" w:author="Thomas Dietz" w:date="2012-08-10T13:22:00Z">
                    <w:rPr>
                      <w:lang w:val="de-DE"/>
                    </w:rPr>
                  </w:rPrChange>
                </w:rPr>
                <w:t>unique</w:t>
              </w:r>
              <w:proofErr w:type="gramEnd"/>
              <w:r w:rsidRPr="00B80901">
                <w:rPr>
                  <w:rPrChange w:id="20297" w:author="Thomas Dietz" w:date="2012-08-10T13:22:00Z">
                    <w:rPr>
                      <w:lang w:val="de-DE"/>
                    </w:rPr>
                  </w:rPrChange>
                </w:rPr>
                <w:t xml:space="preserve"> within this list.";</w:t>
              </w:r>
            </w:ins>
          </w:p>
          <w:p w14:paraId="754D5579" w14:textId="77777777" w:rsidR="009F3611" w:rsidRPr="00B80901" w:rsidRDefault="009F3611" w:rsidP="009F3611">
            <w:pPr>
              <w:pStyle w:val="XML1"/>
              <w:rPr>
                <w:ins w:id="20298" w:author="Thomas Dietz" w:date="2012-08-08T17:05:00Z"/>
                <w:rPrChange w:id="20299" w:author="Thomas Dietz" w:date="2012-08-10T13:22:00Z">
                  <w:rPr>
                    <w:ins w:id="20300" w:author="Thomas Dietz" w:date="2012-08-08T17:05:00Z"/>
                    <w:lang w:val="de-DE"/>
                  </w:rPr>
                </w:rPrChange>
              </w:rPr>
            </w:pPr>
            <w:ins w:id="20301" w:author="Thomas Dietz" w:date="2012-08-08T17:05:00Z">
              <w:r w:rsidRPr="00B80901">
                <w:rPr>
                  <w:rPrChange w:id="20302" w:author="Thomas Dietz" w:date="2012-08-10T13:22:00Z">
                    <w:rPr>
                      <w:lang w:val="de-DE"/>
                    </w:rPr>
                  </w:rPrChange>
                </w:rPr>
                <w:t xml:space="preserve">        uses OFFlowTableType;</w:t>
              </w:r>
            </w:ins>
          </w:p>
          <w:p w14:paraId="32D50B67" w14:textId="77777777" w:rsidR="009F3611" w:rsidRPr="00B80901" w:rsidRDefault="009F3611" w:rsidP="009F3611">
            <w:pPr>
              <w:pStyle w:val="XML1"/>
              <w:rPr>
                <w:ins w:id="20303" w:author="Thomas Dietz" w:date="2012-08-08T17:05:00Z"/>
                <w:rPrChange w:id="20304" w:author="Thomas Dietz" w:date="2012-08-10T13:22:00Z">
                  <w:rPr>
                    <w:ins w:id="20305" w:author="Thomas Dietz" w:date="2012-08-08T17:05:00Z"/>
                    <w:lang w:val="de-DE"/>
                  </w:rPr>
                </w:rPrChange>
              </w:rPr>
            </w:pPr>
            <w:ins w:id="20306" w:author="Thomas Dietz" w:date="2012-08-08T17:05:00Z">
              <w:r w:rsidRPr="00B80901">
                <w:rPr>
                  <w:rPrChange w:id="20307" w:author="Thomas Dietz" w:date="2012-08-10T13:22:00Z">
                    <w:rPr>
                      <w:lang w:val="de-DE"/>
                    </w:rPr>
                  </w:rPrChange>
                </w:rPr>
                <w:t xml:space="preserve">      }</w:t>
              </w:r>
            </w:ins>
          </w:p>
          <w:p w14:paraId="32233F6B" w14:textId="77777777" w:rsidR="009F3611" w:rsidRPr="00B80901" w:rsidRDefault="009F3611" w:rsidP="009F3611">
            <w:pPr>
              <w:pStyle w:val="XML1"/>
              <w:rPr>
                <w:ins w:id="20308" w:author="Thomas Dietz" w:date="2012-08-08T17:05:00Z"/>
                <w:rPrChange w:id="20309" w:author="Thomas Dietz" w:date="2012-08-10T13:22:00Z">
                  <w:rPr>
                    <w:ins w:id="20310" w:author="Thomas Dietz" w:date="2012-08-08T17:05:00Z"/>
                    <w:lang w:val="de-DE"/>
                  </w:rPr>
                </w:rPrChange>
              </w:rPr>
            </w:pPr>
            <w:ins w:id="20311" w:author="Thomas Dietz" w:date="2012-08-08T17:05:00Z">
              <w:r w:rsidRPr="00B80901">
                <w:rPr>
                  <w:rPrChange w:id="20312" w:author="Thomas Dietz" w:date="2012-08-10T13:22:00Z">
                    <w:rPr>
                      <w:lang w:val="de-DE"/>
                    </w:rPr>
                  </w:rPrChange>
                </w:rPr>
                <w:t xml:space="preserve">    }</w:t>
              </w:r>
            </w:ins>
          </w:p>
          <w:p w14:paraId="0D44ACEA" w14:textId="77777777" w:rsidR="009F3611" w:rsidRPr="00B80901" w:rsidRDefault="009F3611" w:rsidP="009F3611">
            <w:pPr>
              <w:pStyle w:val="XML1"/>
              <w:rPr>
                <w:ins w:id="20313" w:author="Thomas Dietz" w:date="2012-08-08T17:05:00Z"/>
                <w:rPrChange w:id="20314" w:author="Thomas Dietz" w:date="2012-08-10T13:22:00Z">
                  <w:rPr>
                    <w:ins w:id="20315" w:author="Thomas Dietz" w:date="2012-08-08T17:05:00Z"/>
                    <w:lang w:val="de-DE"/>
                  </w:rPr>
                </w:rPrChange>
              </w:rPr>
            </w:pPr>
            <w:ins w:id="20316" w:author="Thomas Dietz" w:date="2012-08-08T17:05:00Z">
              <w:r w:rsidRPr="00B80901">
                <w:rPr>
                  <w:rPrChange w:id="20317" w:author="Thomas Dietz" w:date="2012-08-10T13:22:00Z">
                    <w:rPr>
                      <w:lang w:val="de-DE"/>
                    </w:rPr>
                  </w:rPrChange>
                </w:rPr>
                <w:t xml:space="preserve">    container logical-switches {</w:t>
              </w:r>
            </w:ins>
          </w:p>
          <w:p w14:paraId="1EAA3399" w14:textId="77777777" w:rsidR="009F3611" w:rsidRPr="00B80901" w:rsidRDefault="009F3611" w:rsidP="009F3611">
            <w:pPr>
              <w:pStyle w:val="XML1"/>
              <w:rPr>
                <w:ins w:id="20318" w:author="Thomas Dietz" w:date="2012-08-08T17:05:00Z"/>
                <w:rPrChange w:id="20319" w:author="Thomas Dietz" w:date="2012-08-10T13:22:00Z">
                  <w:rPr>
                    <w:ins w:id="20320" w:author="Thomas Dietz" w:date="2012-08-08T17:05:00Z"/>
                    <w:lang w:val="de-DE"/>
                  </w:rPr>
                </w:rPrChange>
              </w:rPr>
            </w:pPr>
            <w:ins w:id="20321" w:author="Thomas Dietz" w:date="2012-08-08T17:05:00Z">
              <w:r w:rsidRPr="00B80901">
                <w:rPr>
                  <w:rPrChange w:id="20322" w:author="Thomas Dietz" w:date="2012-08-10T13:22:00Z">
                    <w:rPr>
                      <w:lang w:val="de-DE"/>
                    </w:rPr>
                  </w:rPrChange>
                </w:rPr>
                <w:t xml:space="preserve">      description "This element contains a list of all OpenFlow </w:t>
              </w:r>
            </w:ins>
          </w:p>
          <w:p w14:paraId="028A3CF8" w14:textId="77777777" w:rsidR="009F3611" w:rsidRPr="00B80901" w:rsidRDefault="009F3611" w:rsidP="009F3611">
            <w:pPr>
              <w:pStyle w:val="XML1"/>
              <w:rPr>
                <w:ins w:id="20323" w:author="Thomas Dietz" w:date="2012-08-08T17:05:00Z"/>
                <w:rPrChange w:id="20324" w:author="Thomas Dietz" w:date="2012-08-10T13:22:00Z">
                  <w:rPr>
                    <w:ins w:id="20325" w:author="Thomas Dietz" w:date="2012-08-08T17:05:00Z"/>
                    <w:lang w:val="de-DE"/>
                  </w:rPr>
                </w:rPrChange>
              </w:rPr>
            </w:pPr>
            <w:ins w:id="20326" w:author="Thomas Dietz" w:date="2012-08-08T17:05:00Z">
              <w:r w:rsidRPr="00B80901">
                <w:rPr>
                  <w:rPrChange w:id="20327" w:author="Thomas Dietz" w:date="2012-08-10T13:22:00Z">
                    <w:rPr>
                      <w:lang w:val="de-DE"/>
                    </w:rPr>
                  </w:rPrChange>
                </w:rPr>
                <w:t xml:space="preserve">        Logical Switches available at the OpenFlow Capable</w:t>
              </w:r>
            </w:ins>
          </w:p>
          <w:p w14:paraId="0C51950B" w14:textId="77777777" w:rsidR="009F3611" w:rsidRPr="00B80901" w:rsidRDefault="009F3611" w:rsidP="009F3611">
            <w:pPr>
              <w:pStyle w:val="XML1"/>
              <w:rPr>
                <w:ins w:id="20328" w:author="Thomas Dietz" w:date="2012-08-08T17:05:00Z"/>
                <w:rPrChange w:id="20329" w:author="Thomas Dietz" w:date="2012-08-10T13:22:00Z">
                  <w:rPr>
                    <w:ins w:id="20330" w:author="Thomas Dietz" w:date="2012-08-08T17:05:00Z"/>
                    <w:lang w:val="de-DE"/>
                  </w:rPr>
                </w:rPrChange>
              </w:rPr>
            </w:pPr>
            <w:ins w:id="20331" w:author="Thomas Dietz" w:date="2012-08-08T17:05:00Z">
              <w:r w:rsidRPr="00B80901">
                <w:rPr>
                  <w:rPrChange w:id="20332" w:author="Thomas Dietz" w:date="2012-08-10T13:22:00Z">
                    <w:rPr>
                      <w:lang w:val="de-DE"/>
                    </w:rPr>
                  </w:rPrChange>
                </w:rPr>
                <w:t xml:space="preserve">        Switch.";</w:t>
              </w:r>
            </w:ins>
          </w:p>
          <w:p w14:paraId="30CF7B26" w14:textId="77777777" w:rsidR="009F3611" w:rsidRPr="00B80901" w:rsidRDefault="009F3611" w:rsidP="009F3611">
            <w:pPr>
              <w:pStyle w:val="XML1"/>
              <w:rPr>
                <w:ins w:id="20333" w:author="Thomas Dietz" w:date="2012-08-08T17:05:00Z"/>
                <w:rPrChange w:id="20334" w:author="Thomas Dietz" w:date="2012-08-10T13:22:00Z">
                  <w:rPr>
                    <w:ins w:id="20335" w:author="Thomas Dietz" w:date="2012-08-08T17:05:00Z"/>
                    <w:lang w:val="de-DE"/>
                  </w:rPr>
                </w:rPrChange>
              </w:rPr>
            </w:pPr>
            <w:ins w:id="20336" w:author="Thomas Dietz" w:date="2012-08-08T17:05:00Z">
              <w:r w:rsidRPr="00B80901">
                <w:rPr>
                  <w:rPrChange w:id="20337" w:author="Thomas Dietz" w:date="2012-08-10T13:22:00Z">
                    <w:rPr>
                      <w:lang w:val="de-DE"/>
                    </w:rPr>
                  </w:rPrChange>
                </w:rPr>
                <w:t xml:space="preserve">      list switch {</w:t>
              </w:r>
            </w:ins>
          </w:p>
          <w:p w14:paraId="22B43B76" w14:textId="77777777" w:rsidR="009F3611" w:rsidRPr="00B80901" w:rsidRDefault="009F3611" w:rsidP="009F3611">
            <w:pPr>
              <w:pStyle w:val="XML1"/>
              <w:rPr>
                <w:ins w:id="20338" w:author="Thomas Dietz" w:date="2012-08-08T17:05:00Z"/>
                <w:rPrChange w:id="20339" w:author="Thomas Dietz" w:date="2012-08-10T13:22:00Z">
                  <w:rPr>
                    <w:ins w:id="20340" w:author="Thomas Dietz" w:date="2012-08-08T17:05:00Z"/>
                    <w:lang w:val="de-DE"/>
                  </w:rPr>
                </w:rPrChange>
              </w:rPr>
            </w:pPr>
            <w:ins w:id="20341" w:author="Thomas Dietz" w:date="2012-08-08T17:05:00Z">
              <w:r w:rsidRPr="00B80901">
                <w:rPr>
                  <w:rPrChange w:id="20342" w:author="Thomas Dietz" w:date="2012-08-10T13:22:00Z">
                    <w:rPr>
                      <w:lang w:val="de-DE"/>
                    </w:rPr>
                  </w:rPrChange>
                </w:rPr>
                <w:t xml:space="preserve">        key "id";</w:t>
              </w:r>
            </w:ins>
          </w:p>
          <w:p w14:paraId="7759E037" w14:textId="77777777" w:rsidR="009F3611" w:rsidRPr="00B80901" w:rsidRDefault="009F3611" w:rsidP="009F3611">
            <w:pPr>
              <w:pStyle w:val="XML1"/>
              <w:rPr>
                <w:ins w:id="20343" w:author="Thomas Dietz" w:date="2012-08-08T17:05:00Z"/>
                <w:rPrChange w:id="20344" w:author="Thomas Dietz" w:date="2012-08-10T13:22:00Z">
                  <w:rPr>
                    <w:ins w:id="20345" w:author="Thomas Dietz" w:date="2012-08-08T17:05:00Z"/>
                    <w:lang w:val="de-DE"/>
                  </w:rPr>
                </w:rPrChange>
              </w:rPr>
            </w:pPr>
            <w:ins w:id="20346" w:author="Thomas Dietz" w:date="2012-08-08T17:05:00Z">
              <w:r w:rsidRPr="00B80901">
                <w:rPr>
                  <w:rPrChange w:id="20347" w:author="Thomas Dietz" w:date="2012-08-10T13:22:00Z">
                    <w:rPr>
                      <w:lang w:val="de-DE"/>
                    </w:rPr>
                  </w:rPrChange>
                </w:rPr>
                <w:t xml:space="preserve">        description "The list of all OpenFlow Logical Switches on</w:t>
              </w:r>
            </w:ins>
          </w:p>
          <w:p w14:paraId="4DFB84F8" w14:textId="77777777" w:rsidR="009F3611" w:rsidRPr="00B80901" w:rsidRDefault="009F3611" w:rsidP="009F3611">
            <w:pPr>
              <w:pStyle w:val="XML1"/>
              <w:rPr>
                <w:ins w:id="20348" w:author="Thomas Dietz" w:date="2012-08-08T17:05:00Z"/>
                <w:rPrChange w:id="20349" w:author="Thomas Dietz" w:date="2012-08-10T13:22:00Z">
                  <w:rPr>
                    <w:ins w:id="20350" w:author="Thomas Dietz" w:date="2012-08-08T17:05:00Z"/>
                    <w:lang w:val="de-DE"/>
                  </w:rPr>
                </w:rPrChange>
              </w:rPr>
            </w:pPr>
            <w:ins w:id="20351" w:author="Thomas Dietz" w:date="2012-08-08T17:05:00Z">
              <w:r w:rsidRPr="00B80901">
                <w:rPr>
                  <w:rPrChange w:id="20352" w:author="Thomas Dietz" w:date="2012-08-10T13:22:00Z">
                    <w:rPr>
                      <w:lang w:val="de-DE"/>
                    </w:rPr>
                  </w:rPrChange>
                </w:rPr>
                <w:t xml:space="preserve">          </w:t>
              </w:r>
              <w:proofErr w:type="gramStart"/>
              <w:r w:rsidRPr="00B80901">
                <w:rPr>
                  <w:rPrChange w:id="20353" w:author="Thomas Dietz" w:date="2012-08-10T13:22:00Z">
                    <w:rPr>
                      <w:lang w:val="de-DE"/>
                    </w:rPr>
                  </w:rPrChange>
                </w:rPr>
                <w:t>the</w:t>
              </w:r>
              <w:proofErr w:type="gramEnd"/>
              <w:r w:rsidRPr="00B80901">
                <w:rPr>
                  <w:rPrChange w:id="20354" w:author="Thomas Dietz" w:date="2012-08-10T13:22:00Z">
                    <w:rPr>
                      <w:lang w:val="de-DE"/>
                    </w:rPr>
                  </w:rPrChange>
                </w:rPr>
                <w:t xml:space="preserve"> OpenFlow Capable Switch.</w:t>
              </w:r>
            </w:ins>
          </w:p>
          <w:p w14:paraId="4528FE3A" w14:textId="77777777" w:rsidR="009F3611" w:rsidRPr="00B80901" w:rsidRDefault="009F3611" w:rsidP="009F3611">
            <w:pPr>
              <w:pStyle w:val="XML1"/>
              <w:rPr>
                <w:ins w:id="20355" w:author="Thomas Dietz" w:date="2012-08-08T17:05:00Z"/>
                <w:rPrChange w:id="20356" w:author="Thomas Dietz" w:date="2012-08-10T13:22:00Z">
                  <w:rPr>
                    <w:ins w:id="20357" w:author="Thomas Dietz" w:date="2012-08-08T17:05:00Z"/>
                    <w:lang w:val="de-DE"/>
                  </w:rPr>
                </w:rPrChange>
              </w:rPr>
            </w:pPr>
          </w:p>
          <w:p w14:paraId="50ADD2A2" w14:textId="77777777" w:rsidR="009F3611" w:rsidRPr="00B80901" w:rsidRDefault="009F3611" w:rsidP="009F3611">
            <w:pPr>
              <w:pStyle w:val="XML1"/>
              <w:rPr>
                <w:ins w:id="20358" w:author="Thomas Dietz" w:date="2012-08-08T17:05:00Z"/>
                <w:rPrChange w:id="20359" w:author="Thomas Dietz" w:date="2012-08-10T13:22:00Z">
                  <w:rPr>
                    <w:ins w:id="20360" w:author="Thomas Dietz" w:date="2012-08-08T17:05:00Z"/>
                    <w:lang w:val="de-DE"/>
                  </w:rPr>
                </w:rPrChange>
              </w:rPr>
            </w:pPr>
            <w:ins w:id="20361" w:author="Thomas Dietz" w:date="2012-08-08T17:05:00Z">
              <w:r w:rsidRPr="00B80901">
                <w:rPr>
                  <w:rPrChange w:id="20362" w:author="Thomas Dietz" w:date="2012-08-10T13:22:00Z">
                    <w:rPr>
                      <w:lang w:val="de-DE"/>
                    </w:rPr>
                  </w:rPrChange>
                </w:rPr>
                <w:t xml:space="preserve">          The element 'resource-id' of OFLogicalSwitchType MUST be</w:t>
              </w:r>
            </w:ins>
          </w:p>
          <w:p w14:paraId="37766958" w14:textId="77777777" w:rsidR="009F3611" w:rsidRPr="00B80901" w:rsidRDefault="009F3611" w:rsidP="009F3611">
            <w:pPr>
              <w:pStyle w:val="XML1"/>
              <w:rPr>
                <w:ins w:id="20363" w:author="Thomas Dietz" w:date="2012-08-08T17:05:00Z"/>
                <w:rPrChange w:id="20364" w:author="Thomas Dietz" w:date="2012-08-10T13:22:00Z">
                  <w:rPr>
                    <w:ins w:id="20365" w:author="Thomas Dietz" w:date="2012-08-08T17:05:00Z"/>
                    <w:lang w:val="de-DE"/>
                  </w:rPr>
                </w:rPrChange>
              </w:rPr>
            </w:pPr>
            <w:ins w:id="20366" w:author="Thomas Dietz" w:date="2012-08-08T17:05:00Z">
              <w:r w:rsidRPr="00B80901">
                <w:rPr>
                  <w:rPrChange w:id="20367" w:author="Thomas Dietz" w:date="2012-08-10T13:22:00Z">
                    <w:rPr>
                      <w:lang w:val="de-DE"/>
                    </w:rPr>
                  </w:rPrChange>
                </w:rPr>
                <w:t xml:space="preserve">          </w:t>
              </w:r>
              <w:proofErr w:type="gramStart"/>
              <w:r w:rsidRPr="00B80901">
                <w:rPr>
                  <w:rPrChange w:id="20368" w:author="Thomas Dietz" w:date="2012-08-10T13:22:00Z">
                    <w:rPr>
                      <w:lang w:val="de-DE"/>
                    </w:rPr>
                  </w:rPrChange>
                </w:rPr>
                <w:t>unique</w:t>
              </w:r>
              <w:proofErr w:type="gramEnd"/>
              <w:r w:rsidRPr="00B80901">
                <w:rPr>
                  <w:rPrChange w:id="20369" w:author="Thomas Dietz" w:date="2012-08-10T13:22:00Z">
                    <w:rPr>
                      <w:lang w:val="de-DE"/>
                    </w:rPr>
                  </w:rPrChange>
                </w:rPr>
                <w:t xml:space="preserve"> within this list.";</w:t>
              </w:r>
            </w:ins>
          </w:p>
          <w:p w14:paraId="54B41C4D" w14:textId="77777777" w:rsidR="009F3611" w:rsidRPr="00B80901" w:rsidRDefault="009F3611" w:rsidP="009F3611">
            <w:pPr>
              <w:pStyle w:val="XML1"/>
              <w:rPr>
                <w:ins w:id="20370" w:author="Thomas Dietz" w:date="2012-08-08T17:05:00Z"/>
                <w:rPrChange w:id="20371" w:author="Thomas Dietz" w:date="2012-08-10T13:22:00Z">
                  <w:rPr>
                    <w:ins w:id="20372" w:author="Thomas Dietz" w:date="2012-08-08T17:05:00Z"/>
                    <w:lang w:val="de-DE"/>
                  </w:rPr>
                </w:rPrChange>
              </w:rPr>
            </w:pPr>
            <w:ins w:id="20373" w:author="Thomas Dietz" w:date="2012-08-08T17:05:00Z">
              <w:r w:rsidRPr="00B80901">
                <w:rPr>
                  <w:rPrChange w:id="20374" w:author="Thomas Dietz" w:date="2012-08-10T13:22:00Z">
                    <w:rPr>
                      <w:lang w:val="de-DE"/>
                    </w:rPr>
                  </w:rPrChange>
                </w:rPr>
                <w:t xml:space="preserve">        uses OFLogicalSwitchType;</w:t>
              </w:r>
            </w:ins>
          </w:p>
          <w:p w14:paraId="1CAE8CD1" w14:textId="77777777" w:rsidR="009F3611" w:rsidRPr="009F3611" w:rsidRDefault="009F3611" w:rsidP="009F3611">
            <w:pPr>
              <w:pStyle w:val="XML1"/>
              <w:rPr>
                <w:ins w:id="20375" w:author="Thomas Dietz" w:date="2012-08-08T17:05:00Z"/>
                <w:lang w:val="de-DE"/>
              </w:rPr>
            </w:pPr>
            <w:ins w:id="20376" w:author="Thomas Dietz" w:date="2012-08-08T17:05:00Z">
              <w:r w:rsidRPr="00B80901">
                <w:rPr>
                  <w:rPrChange w:id="20377" w:author="Thomas Dietz" w:date="2012-08-10T13:22:00Z">
                    <w:rPr>
                      <w:lang w:val="de-DE"/>
                    </w:rPr>
                  </w:rPrChange>
                </w:rPr>
                <w:t xml:space="preserve">      </w:t>
              </w:r>
              <w:r w:rsidRPr="009F3611">
                <w:rPr>
                  <w:lang w:val="de-DE"/>
                </w:rPr>
                <w:t>}</w:t>
              </w:r>
            </w:ins>
          </w:p>
          <w:p w14:paraId="6F5CF568" w14:textId="77777777" w:rsidR="009F3611" w:rsidRPr="009F3611" w:rsidRDefault="009F3611" w:rsidP="009F3611">
            <w:pPr>
              <w:pStyle w:val="XML1"/>
              <w:rPr>
                <w:ins w:id="20378" w:author="Thomas Dietz" w:date="2012-08-08T17:05:00Z"/>
                <w:lang w:val="de-DE"/>
              </w:rPr>
            </w:pPr>
            <w:ins w:id="20379" w:author="Thomas Dietz" w:date="2012-08-08T17:05:00Z">
              <w:r w:rsidRPr="009F3611">
                <w:rPr>
                  <w:lang w:val="de-DE"/>
                </w:rPr>
                <w:lastRenderedPageBreak/>
                <w:t xml:space="preserve">    }</w:t>
              </w:r>
            </w:ins>
          </w:p>
          <w:p w14:paraId="5C3F7B8F" w14:textId="77777777" w:rsidR="009F3611" w:rsidRPr="009F3611" w:rsidRDefault="009F3611" w:rsidP="009F3611">
            <w:pPr>
              <w:pStyle w:val="XML1"/>
              <w:rPr>
                <w:ins w:id="20380" w:author="Thomas Dietz" w:date="2012-08-08T17:05:00Z"/>
                <w:lang w:val="de-DE"/>
              </w:rPr>
            </w:pPr>
            <w:ins w:id="20381" w:author="Thomas Dietz" w:date="2012-08-08T17:05:00Z">
              <w:r w:rsidRPr="009F3611">
                <w:rPr>
                  <w:lang w:val="de-DE"/>
                </w:rPr>
                <w:t xml:space="preserve">  }</w:t>
              </w:r>
            </w:ins>
          </w:p>
          <w:p w14:paraId="0A7402A1" w14:textId="77777777" w:rsidR="009F3611" w:rsidRPr="009F3611" w:rsidRDefault="009F3611" w:rsidP="009F3611">
            <w:pPr>
              <w:pStyle w:val="XML1"/>
              <w:rPr>
                <w:ins w:id="20382" w:author="Thomas Dietz" w:date="2012-08-08T17:05:00Z"/>
                <w:lang w:val="de-DE"/>
              </w:rPr>
            </w:pPr>
            <w:ins w:id="20383" w:author="Thomas Dietz" w:date="2012-08-08T17:05:00Z">
              <w:r w:rsidRPr="009F3611">
                <w:rPr>
                  <w:lang w:val="de-DE"/>
                </w:rPr>
                <w:t xml:space="preserve">  </w:t>
              </w:r>
            </w:ins>
          </w:p>
          <w:p w14:paraId="6BE01453" w14:textId="1F95A0A0" w:rsidR="00F71F36" w:rsidRPr="003C232C" w:rsidRDefault="009F3611" w:rsidP="009F3611">
            <w:pPr>
              <w:pStyle w:val="XML1"/>
              <w:rPr>
                <w:lang w:val="de-DE"/>
              </w:rPr>
            </w:pPr>
            <w:ins w:id="20384" w:author="Thomas Dietz" w:date="2012-08-08T17:05:00Z">
              <w:r w:rsidRPr="009F3611">
                <w:rPr>
                  <w:lang w:val="de-DE"/>
                </w:rPr>
                <w:t>}</w:t>
              </w:r>
            </w:ins>
          </w:p>
        </w:tc>
      </w:tr>
    </w:tbl>
    <w:p w14:paraId="45223608" w14:textId="77777777" w:rsidR="00F71F36" w:rsidRPr="009F1B7D" w:rsidRDefault="00F71F36" w:rsidP="007D61A9">
      <w:pPr>
        <w:pStyle w:val="Appx"/>
      </w:pPr>
      <w:bookmarkStart w:id="20385" w:name="_Toc315954033"/>
      <w:bookmarkStart w:id="20386" w:name="_Toc316542543"/>
      <w:bookmarkStart w:id="20387" w:name="_Toc320556759"/>
      <w:r w:rsidRPr="00DB42FD">
        <w:lastRenderedPageBreak/>
        <w:t>Bibliography</w:t>
      </w:r>
      <w:bookmarkEnd w:id="20385"/>
      <w:bookmarkEnd w:id="20386"/>
      <w:bookmarkEnd w:id="20387"/>
    </w:p>
    <w:sdt>
      <w:sdtPr>
        <w:rPr>
          <w:rFonts w:asciiTheme="minorHAnsi" w:eastAsiaTheme="minorHAnsi" w:hAnsiTheme="minorHAnsi" w:cstheme="minorBidi"/>
        </w:rPr>
        <w:id w:val="-990479426"/>
        <w:bibliography/>
      </w:sdtPr>
      <w:sdtContent>
        <w:p w14:paraId="4C7FBBE7" w14:textId="4A410CB6" w:rsidR="00F71F36" w:rsidRDefault="00554195" w:rsidP="00F71F36">
          <w:pPr>
            <w:pStyle w:val="Bibliography"/>
            <w:rPr>
              <w:noProof/>
            </w:rPr>
          </w:pPr>
          <w:r w:rsidRPr="00DB42FD">
            <w:rPr>
              <w:lang w:bidi="en-US"/>
            </w:rPr>
            <w:fldChar w:fldCharType="begin"/>
          </w:r>
          <w:r w:rsidR="00F71F36" w:rsidRPr="00DB42FD">
            <w:instrText xml:space="preserve"> BIBLIOGRAPHY </w:instrText>
          </w:r>
          <w:r w:rsidRPr="00DB42FD">
            <w:rPr>
              <w:lang w:bidi="en-US"/>
            </w:rPr>
            <w:fldChar w:fldCharType="separate"/>
          </w:r>
          <w:r w:rsidR="00F71F36">
            <w:rPr>
              <w:noProof/>
            </w:rPr>
            <w:t xml:space="preserve">1. </w:t>
          </w:r>
          <w:r w:rsidR="00F71F36">
            <w:rPr>
              <w:i/>
              <w:iCs/>
              <w:noProof/>
            </w:rPr>
            <w:t>OpenFlow Specification 1.</w:t>
          </w:r>
          <w:r w:rsidR="006E70C0">
            <w:rPr>
              <w:i/>
              <w:iCs/>
              <w:noProof/>
            </w:rPr>
            <w:t>3</w:t>
          </w:r>
          <w:r w:rsidR="00F71F36">
            <w:rPr>
              <w:i/>
              <w:iCs/>
              <w:noProof/>
            </w:rPr>
            <w:t xml:space="preserve">. </w:t>
          </w:r>
          <w:r w:rsidR="00F71F36">
            <w:rPr>
              <w:b/>
              <w:bCs/>
              <w:noProof/>
            </w:rPr>
            <w:t>Open Networking Foundation.</w:t>
          </w:r>
          <w:r w:rsidR="00F71F36">
            <w:rPr>
              <w:noProof/>
            </w:rPr>
            <w:t xml:space="preserve"> 2011.</w:t>
          </w:r>
        </w:p>
        <w:p w14:paraId="5B587571" w14:textId="77777777" w:rsidR="00F71F36" w:rsidRDefault="00F71F36" w:rsidP="00F71F36">
          <w:pPr>
            <w:pStyle w:val="Bibliography"/>
            <w:rPr>
              <w:noProof/>
            </w:rPr>
          </w:pPr>
          <w:r>
            <w:rPr>
              <w:noProof/>
            </w:rPr>
            <w:t xml:space="preserve">2. </w:t>
          </w:r>
          <w:r>
            <w:rPr>
              <w:i/>
              <w:iCs/>
              <w:noProof/>
            </w:rPr>
            <w:t xml:space="preserve">OpenFlow: enabling innovation in campus networks. </w:t>
          </w:r>
          <w:r>
            <w:rPr>
              <w:b/>
              <w:bCs/>
              <w:noProof/>
            </w:rPr>
            <w:t>McKeown, Nick, et al., et al.</w:t>
          </w:r>
          <w:r>
            <w:rPr>
              <w:noProof/>
            </w:rPr>
            <w:t xml:space="preserve"> 2008, ACM SIGCOMM Computer Communication Review, pp. 69-74.</w:t>
          </w:r>
        </w:p>
        <w:p w14:paraId="6B9E58CC" w14:textId="77777777" w:rsidR="00F71F36" w:rsidRDefault="00F71F36" w:rsidP="00F71F36">
          <w:pPr>
            <w:pStyle w:val="Bibliography"/>
            <w:rPr>
              <w:noProof/>
            </w:rPr>
          </w:pPr>
          <w:r>
            <w:rPr>
              <w:noProof/>
            </w:rPr>
            <w:t xml:space="preserve">3. </w:t>
          </w:r>
          <w:r>
            <w:rPr>
              <w:b/>
              <w:bCs/>
              <w:noProof/>
            </w:rPr>
            <w:t>Bradner, S.</w:t>
          </w:r>
          <w:r>
            <w:rPr>
              <w:noProof/>
            </w:rPr>
            <w:t xml:space="preserve"> RFC 2119. </w:t>
          </w:r>
          <w:r>
            <w:rPr>
              <w:i/>
              <w:iCs/>
              <w:noProof/>
            </w:rPr>
            <w:t xml:space="preserve">IETF. </w:t>
          </w:r>
          <w:r>
            <w:rPr>
              <w:noProof/>
            </w:rPr>
            <w:t>[Online] March 1997. http://www.ietf.org/rfc/rfc2119.txt.</w:t>
          </w:r>
        </w:p>
        <w:p w14:paraId="34C187C4" w14:textId="77777777" w:rsidR="00F71F36" w:rsidRDefault="00F71F36" w:rsidP="00F71F36">
          <w:pPr>
            <w:pStyle w:val="Bibliography"/>
            <w:rPr>
              <w:noProof/>
            </w:rPr>
          </w:pPr>
          <w:r w:rsidRPr="003C232C">
            <w:rPr>
              <w:noProof/>
              <w:lang w:val="de-DE"/>
            </w:rPr>
            <w:t xml:space="preserve">4. </w:t>
          </w:r>
          <w:r w:rsidRPr="003C232C">
            <w:rPr>
              <w:b/>
              <w:bCs/>
              <w:noProof/>
              <w:lang w:val="de-DE"/>
            </w:rPr>
            <w:t>Enns, et al., et al.</w:t>
          </w:r>
          <w:r w:rsidRPr="003C232C">
            <w:rPr>
              <w:noProof/>
              <w:lang w:val="de-DE"/>
            </w:rPr>
            <w:t xml:space="preserve"> </w:t>
          </w:r>
          <w:r>
            <w:rPr>
              <w:noProof/>
            </w:rPr>
            <w:t xml:space="preserve">RFC 6241. </w:t>
          </w:r>
          <w:r>
            <w:rPr>
              <w:i/>
              <w:iCs/>
              <w:noProof/>
            </w:rPr>
            <w:t xml:space="preserve">IETF. </w:t>
          </w:r>
          <w:r>
            <w:rPr>
              <w:noProof/>
            </w:rPr>
            <w:t>[Online] June 2011. http://tools.ietf.org/rfc/rfc6241.txt.</w:t>
          </w:r>
        </w:p>
        <w:p w14:paraId="7F823534" w14:textId="26B35240" w:rsidR="00F71F36" w:rsidRPr="009F1B7D" w:rsidRDefault="00554195" w:rsidP="00F71F36">
          <w:r w:rsidRPr="00DB42FD">
            <w:fldChar w:fldCharType="end"/>
          </w:r>
        </w:p>
      </w:sdtContent>
    </w:sdt>
    <w:p w14:paraId="41400546" w14:textId="77777777" w:rsidR="00F71F36" w:rsidRPr="00902573" w:rsidRDefault="00F71F36" w:rsidP="007D61A9">
      <w:pPr>
        <w:pStyle w:val="Appx"/>
      </w:pPr>
      <w:bookmarkStart w:id="20388" w:name="_Toc315954034"/>
      <w:bookmarkStart w:id="20389" w:name="_Toc316542544"/>
      <w:bookmarkStart w:id="20390" w:name="_Toc320556760"/>
      <w:r w:rsidRPr="00DB42FD">
        <w:t>Revision History</w:t>
      </w:r>
      <w:bookmarkEnd w:id="20388"/>
      <w:bookmarkEnd w:id="20389"/>
      <w:bookmarkEnd w:id="20390"/>
    </w:p>
    <w:tbl>
      <w:tblPr>
        <w:tblStyle w:val="TableGrid"/>
        <w:tblW w:w="0" w:type="auto"/>
        <w:tblLook w:val="04A0" w:firstRow="1" w:lastRow="0" w:firstColumn="1" w:lastColumn="0" w:noHBand="0" w:noVBand="1"/>
      </w:tblPr>
      <w:tblGrid>
        <w:gridCol w:w="1168"/>
        <w:gridCol w:w="1191"/>
        <w:gridCol w:w="1439"/>
        <w:gridCol w:w="5778"/>
      </w:tblGrid>
      <w:tr w:rsidR="005A64C7" w:rsidRPr="009F1B7D" w14:paraId="627EFEBC" w14:textId="77777777" w:rsidTr="005A64C7">
        <w:tc>
          <w:tcPr>
            <w:tcW w:w="1168" w:type="dxa"/>
          </w:tcPr>
          <w:p w14:paraId="50173229" w14:textId="77777777" w:rsidR="005A64C7" w:rsidRPr="009F1B7D" w:rsidRDefault="005A64C7" w:rsidP="00920140">
            <w:pPr>
              <w:spacing w:after="200" w:line="276" w:lineRule="auto"/>
              <w:rPr>
                <w:b/>
              </w:rPr>
            </w:pPr>
            <w:r w:rsidRPr="00DB42FD">
              <w:rPr>
                <w:b/>
              </w:rPr>
              <w:t>Version</w:t>
            </w:r>
          </w:p>
        </w:tc>
        <w:tc>
          <w:tcPr>
            <w:tcW w:w="1191" w:type="dxa"/>
          </w:tcPr>
          <w:p w14:paraId="24EC1FAB" w14:textId="77777777" w:rsidR="005A64C7" w:rsidRPr="009F1B7D" w:rsidRDefault="005A64C7" w:rsidP="00920140">
            <w:pPr>
              <w:spacing w:after="200" w:line="276" w:lineRule="auto"/>
              <w:rPr>
                <w:b/>
              </w:rPr>
            </w:pPr>
            <w:r w:rsidRPr="00DB42FD">
              <w:rPr>
                <w:b/>
              </w:rPr>
              <w:t>Date</w:t>
            </w:r>
          </w:p>
        </w:tc>
        <w:tc>
          <w:tcPr>
            <w:tcW w:w="1439" w:type="dxa"/>
          </w:tcPr>
          <w:p w14:paraId="1187B59F" w14:textId="77777777" w:rsidR="005A64C7" w:rsidRPr="00DB42FD" w:rsidRDefault="005A64C7" w:rsidP="00920140">
            <w:pPr>
              <w:spacing w:line="276" w:lineRule="auto"/>
              <w:rPr>
                <w:b/>
              </w:rPr>
            </w:pPr>
            <w:r>
              <w:rPr>
                <w:b/>
              </w:rPr>
              <w:t>Author</w:t>
            </w:r>
          </w:p>
        </w:tc>
        <w:tc>
          <w:tcPr>
            <w:tcW w:w="5778" w:type="dxa"/>
          </w:tcPr>
          <w:p w14:paraId="1E4F47B7" w14:textId="77777777" w:rsidR="005A64C7" w:rsidRPr="009F1B7D" w:rsidRDefault="005A64C7" w:rsidP="00920140">
            <w:pPr>
              <w:spacing w:after="200" w:line="276" w:lineRule="auto"/>
              <w:rPr>
                <w:b/>
              </w:rPr>
            </w:pPr>
            <w:r w:rsidRPr="00DB42FD">
              <w:rPr>
                <w:b/>
              </w:rPr>
              <w:t>Notes</w:t>
            </w:r>
          </w:p>
        </w:tc>
      </w:tr>
      <w:tr w:rsidR="005A64C7" w:rsidRPr="009F1B7D" w14:paraId="52626532" w14:textId="77777777" w:rsidTr="005A64C7">
        <w:tc>
          <w:tcPr>
            <w:tcW w:w="1168" w:type="dxa"/>
          </w:tcPr>
          <w:p w14:paraId="3CFF6889" w14:textId="77777777" w:rsidR="005A64C7" w:rsidRPr="009F1B7D" w:rsidRDefault="005A64C7" w:rsidP="00920140">
            <w:r>
              <w:t>rev1</w:t>
            </w:r>
          </w:p>
        </w:tc>
        <w:tc>
          <w:tcPr>
            <w:tcW w:w="1191" w:type="dxa"/>
          </w:tcPr>
          <w:p w14:paraId="2D5A1B60" w14:textId="77777777" w:rsidR="005A64C7" w:rsidRPr="00DB42FD" w:rsidRDefault="005A64C7" w:rsidP="00920140">
            <w:r>
              <w:t>2/11/12</w:t>
            </w:r>
          </w:p>
        </w:tc>
        <w:tc>
          <w:tcPr>
            <w:tcW w:w="1439" w:type="dxa"/>
          </w:tcPr>
          <w:p w14:paraId="74D8EFEA" w14:textId="77777777" w:rsidR="005A64C7" w:rsidRDefault="005A64C7" w:rsidP="00920140">
            <w:r>
              <w:t>Cyorke</w:t>
            </w:r>
          </w:p>
        </w:tc>
        <w:tc>
          <w:tcPr>
            <w:tcW w:w="5778" w:type="dxa"/>
          </w:tcPr>
          <w:p w14:paraId="4178CD22" w14:textId="77777777" w:rsidR="005A64C7" w:rsidRPr="00DB42FD" w:rsidRDefault="005A64C7" w:rsidP="00920140">
            <w:r>
              <w:t>Moved final 1.0 document to new template</w:t>
            </w:r>
          </w:p>
        </w:tc>
      </w:tr>
      <w:tr w:rsidR="005A64C7" w:rsidRPr="009F1B7D" w14:paraId="158A44EE" w14:textId="77777777" w:rsidTr="005A64C7">
        <w:tc>
          <w:tcPr>
            <w:tcW w:w="1168" w:type="dxa"/>
          </w:tcPr>
          <w:p w14:paraId="23D112D2" w14:textId="77777777" w:rsidR="005A64C7" w:rsidRPr="00DB42FD" w:rsidRDefault="00C40C22" w:rsidP="00920140">
            <w:r>
              <w:t>r</w:t>
            </w:r>
            <w:r w:rsidR="005A64C7">
              <w:t>ev2</w:t>
            </w:r>
          </w:p>
        </w:tc>
        <w:tc>
          <w:tcPr>
            <w:tcW w:w="1191" w:type="dxa"/>
          </w:tcPr>
          <w:p w14:paraId="26CBCC18" w14:textId="77777777" w:rsidR="005A64C7" w:rsidRPr="00DB42FD" w:rsidRDefault="005A64C7" w:rsidP="00920140">
            <w:r>
              <w:t>3/4/12</w:t>
            </w:r>
          </w:p>
        </w:tc>
        <w:tc>
          <w:tcPr>
            <w:tcW w:w="1439" w:type="dxa"/>
          </w:tcPr>
          <w:p w14:paraId="73618B55" w14:textId="77777777" w:rsidR="005A64C7" w:rsidRPr="00DB42FD" w:rsidRDefault="005A64C7" w:rsidP="00920140">
            <w:r>
              <w:t>Chuan</w:t>
            </w:r>
          </w:p>
        </w:tc>
        <w:tc>
          <w:tcPr>
            <w:tcW w:w="5778" w:type="dxa"/>
          </w:tcPr>
          <w:p w14:paraId="002B3B30" w14:textId="77777777" w:rsidR="005A64C7" w:rsidRPr="00DB42FD" w:rsidRDefault="005A64C7" w:rsidP="00920140">
            <w:r>
              <w:t>Added sections 8.1 and 8.2</w:t>
            </w:r>
          </w:p>
        </w:tc>
      </w:tr>
      <w:tr w:rsidR="00C40C22" w:rsidRPr="009F1B7D" w14:paraId="3B2DE4B4" w14:textId="77777777" w:rsidTr="005A64C7">
        <w:tc>
          <w:tcPr>
            <w:tcW w:w="1168" w:type="dxa"/>
          </w:tcPr>
          <w:p w14:paraId="7483238B" w14:textId="77777777" w:rsidR="00C40C22" w:rsidRDefault="00C40C22" w:rsidP="00920140">
            <w:r>
              <w:t>rev3</w:t>
            </w:r>
          </w:p>
        </w:tc>
        <w:tc>
          <w:tcPr>
            <w:tcW w:w="1191" w:type="dxa"/>
          </w:tcPr>
          <w:p w14:paraId="65F785D5" w14:textId="77777777" w:rsidR="00C40C22" w:rsidRDefault="00C40C22" w:rsidP="00920140">
            <w:r w:rsidRPr="00C40C22">
              <w:t>3/4/12</w:t>
            </w:r>
          </w:p>
        </w:tc>
        <w:tc>
          <w:tcPr>
            <w:tcW w:w="1439" w:type="dxa"/>
          </w:tcPr>
          <w:p w14:paraId="63D635D6" w14:textId="77777777" w:rsidR="00C40C22" w:rsidRDefault="00C40C22" w:rsidP="00920140">
            <w:r>
              <w:t>Stu</w:t>
            </w:r>
          </w:p>
        </w:tc>
        <w:tc>
          <w:tcPr>
            <w:tcW w:w="5778" w:type="dxa"/>
          </w:tcPr>
          <w:p w14:paraId="2BDC3D71" w14:textId="77777777" w:rsidR="00C40C22" w:rsidRDefault="00C40C22" w:rsidP="00920140">
            <w:r>
              <w:t>Edited the UML diagram and updated the XML for 7.3</w:t>
            </w:r>
          </w:p>
        </w:tc>
      </w:tr>
      <w:tr w:rsidR="003234D5" w:rsidRPr="009F1B7D" w14:paraId="6B32558C" w14:textId="77777777" w:rsidTr="005A64C7">
        <w:tc>
          <w:tcPr>
            <w:tcW w:w="1168" w:type="dxa"/>
          </w:tcPr>
          <w:p w14:paraId="6AABA042" w14:textId="0C677676" w:rsidR="003234D5" w:rsidRDefault="00BC3490" w:rsidP="00920140">
            <w:r>
              <w:t>r</w:t>
            </w:r>
            <w:r w:rsidR="003234D5">
              <w:t>ev4</w:t>
            </w:r>
          </w:p>
        </w:tc>
        <w:tc>
          <w:tcPr>
            <w:tcW w:w="1191" w:type="dxa"/>
          </w:tcPr>
          <w:p w14:paraId="55300022" w14:textId="77777777" w:rsidR="003234D5" w:rsidRPr="00C40C22" w:rsidRDefault="003234D5" w:rsidP="00920140">
            <w:r w:rsidRPr="00C40C22">
              <w:t>3/4/12</w:t>
            </w:r>
          </w:p>
        </w:tc>
        <w:tc>
          <w:tcPr>
            <w:tcW w:w="1439" w:type="dxa"/>
          </w:tcPr>
          <w:p w14:paraId="2D81F15E" w14:textId="77777777" w:rsidR="003234D5" w:rsidRDefault="003234D5" w:rsidP="00920140">
            <w:r>
              <w:t>Carl</w:t>
            </w:r>
          </w:p>
        </w:tc>
        <w:tc>
          <w:tcPr>
            <w:tcW w:w="5778" w:type="dxa"/>
          </w:tcPr>
          <w:p w14:paraId="6D1574E5" w14:textId="77777777" w:rsidR="003234D5" w:rsidRDefault="003234D5" w:rsidP="003234D5">
            <w:r>
              <w:t>Accepted Stu’s changes and fixed formatting in 7.3</w:t>
            </w:r>
          </w:p>
        </w:tc>
      </w:tr>
      <w:tr w:rsidR="00CB2136" w:rsidRPr="009F1B7D" w14:paraId="7085393F" w14:textId="77777777" w:rsidTr="005A64C7">
        <w:tc>
          <w:tcPr>
            <w:tcW w:w="1168" w:type="dxa"/>
          </w:tcPr>
          <w:p w14:paraId="11537854" w14:textId="79623F13" w:rsidR="00CB2136" w:rsidRDefault="00CB2136" w:rsidP="00920140">
            <w:r>
              <w:t>rev4b</w:t>
            </w:r>
          </w:p>
        </w:tc>
        <w:tc>
          <w:tcPr>
            <w:tcW w:w="1191" w:type="dxa"/>
          </w:tcPr>
          <w:p w14:paraId="4A3BD780" w14:textId="777F7108" w:rsidR="00CB2136" w:rsidRPr="00C40C22" w:rsidRDefault="00CB2136" w:rsidP="00920140">
            <w:r>
              <w:t>3/6/12</w:t>
            </w:r>
          </w:p>
        </w:tc>
        <w:tc>
          <w:tcPr>
            <w:tcW w:w="1439" w:type="dxa"/>
          </w:tcPr>
          <w:p w14:paraId="74C7310C" w14:textId="6F203B03" w:rsidR="00CB2136" w:rsidRDefault="00CB2136" w:rsidP="00920140">
            <w:r>
              <w:t>Stu</w:t>
            </w:r>
          </w:p>
        </w:tc>
        <w:tc>
          <w:tcPr>
            <w:tcW w:w="5778" w:type="dxa"/>
          </w:tcPr>
          <w:p w14:paraId="18B19A9D" w14:textId="1D1ADFB3" w:rsidR="00CB2136" w:rsidRPr="00CB2136" w:rsidRDefault="00CB2136" w:rsidP="003234D5">
            <w:pPr>
              <w:rPr>
                <w:b/>
              </w:rPr>
            </w:pPr>
            <w:r>
              <w:t xml:space="preserve">Updated 7.3.2 AND 7.3.3Added 7.4 </w:t>
            </w:r>
            <w:r w:rsidRPr="00CB2136">
              <w:t>Logical Switch Capabilities</w:t>
            </w:r>
            <w:r>
              <w:t>.</w:t>
            </w:r>
          </w:p>
        </w:tc>
      </w:tr>
      <w:tr w:rsidR="00BC3490" w:rsidRPr="009F1B7D" w14:paraId="343E706E" w14:textId="77777777" w:rsidTr="005A64C7">
        <w:tc>
          <w:tcPr>
            <w:tcW w:w="1168" w:type="dxa"/>
          </w:tcPr>
          <w:p w14:paraId="322423E6" w14:textId="20376B15" w:rsidR="00BC3490" w:rsidRDefault="00BC3490" w:rsidP="00920140">
            <w:r>
              <w:t>rev5</w:t>
            </w:r>
          </w:p>
        </w:tc>
        <w:tc>
          <w:tcPr>
            <w:tcW w:w="1191" w:type="dxa"/>
          </w:tcPr>
          <w:p w14:paraId="2F820F5D" w14:textId="0913D807" w:rsidR="00BC3490" w:rsidRPr="00C40C22" w:rsidRDefault="00BC3490" w:rsidP="00920140">
            <w:r>
              <w:t>3/6/12</w:t>
            </w:r>
          </w:p>
        </w:tc>
        <w:tc>
          <w:tcPr>
            <w:tcW w:w="1439" w:type="dxa"/>
          </w:tcPr>
          <w:p w14:paraId="2B943056" w14:textId="0D4FACE6" w:rsidR="00BC3490" w:rsidRDefault="00BC3490" w:rsidP="00920140">
            <w:r>
              <w:t>Juergen</w:t>
            </w:r>
          </w:p>
        </w:tc>
        <w:tc>
          <w:tcPr>
            <w:tcW w:w="5778" w:type="dxa"/>
          </w:tcPr>
          <w:p w14:paraId="6F0F2D01" w14:textId="52ACEE88" w:rsidR="00BC3490" w:rsidRDefault="00CB2136" w:rsidP="00CB2136">
            <w:pPr>
              <w:pStyle w:val="PlainText"/>
            </w:pPr>
            <w:r>
              <w:t>I</w:t>
            </w:r>
            <w:r w:rsidR="00BC3490">
              <w:t>ntegrate configuration of certificates for</w:t>
            </w:r>
            <w:r w:rsidR="00BC3490" w:rsidRPr="00BC3490">
              <w:t xml:space="preserve">TLS authentication between logical switch and controller. </w:t>
            </w:r>
            <w:r>
              <w:t>Updated t</w:t>
            </w:r>
            <w:r w:rsidR="00BC3490" w:rsidRPr="00BC3490">
              <w:t>extual descriptions, XML schemas, normative text, XML examples</w:t>
            </w:r>
            <w:r>
              <w:t>,</w:t>
            </w:r>
            <w:r w:rsidR="00BC3490" w:rsidRPr="00BC3490">
              <w:t xml:space="preserve"> XML schema in section 7 as well as in Appendix A.</w:t>
            </w:r>
          </w:p>
        </w:tc>
      </w:tr>
      <w:tr w:rsidR="00CB2136" w:rsidRPr="009F1B7D" w14:paraId="3D242BDC" w14:textId="77777777" w:rsidTr="005A64C7">
        <w:tc>
          <w:tcPr>
            <w:tcW w:w="1168" w:type="dxa"/>
          </w:tcPr>
          <w:p w14:paraId="1D72FA57" w14:textId="6D2DAE02" w:rsidR="00CB2136" w:rsidRDefault="00CB2136" w:rsidP="00920140">
            <w:r>
              <w:t>rev6</w:t>
            </w:r>
          </w:p>
        </w:tc>
        <w:tc>
          <w:tcPr>
            <w:tcW w:w="1191" w:type="dxa"/>
          </w:tcPr>
          <w:p w14:paraId="5EFAAB7A" w14:textId="68FC581E" w:rsidR="00CB2136" w:rsidRDefault="00CB2136" w:rsidP="00920140">
            <w:r>
              <w:t>3/6/12</w:t>
            </w:r>
          </w:p>
        </w:tc>
        <w:tc>
          <w:tcPr>
            <w:tcW w:w="1439" w:type="dxa"/>
          </w:tcPr>
          <w:p w14:paraId="51915949" w14:textId="33CD6EB6" w:rsidR="00CB2136" w:rsidRDefault="00CB2136" w:rsidP="00920140">
            <w:r>
              <w:t>Carl</w:t>
            </w:r>
          </w:p>
        </w:tc>
        <w:tc>
          <w:tcPr>
            <w:tcW w:w="5778" w:type="dxa"/>
          </w:tcPr>
          <w:p w14:paraId="501B29EC" w14:textId="30233B61" w:rsidR="00CB2136" w:rsidRDefault="00CB2136" w:rsidP="00CB2136">
            <w:pPr>
              <w:pStyle w:val="PlainText"/>
            </w:pPr>
            <w:r>
              <w:t xml:space="preserve">Accepted and formatted changes by Stu and Juergen. </w:t>
            </w:r>
          </w:p>
        </w:tc>
      </w:tr>
      <w:tr w:rsidR="008B674D" w:rsidRPr="009F1B7D" w14:paraId="3566C435" w14:textId="77777777" w:rsidTr="005A64C7">
        <w:tc>
          <w:tcPr>
            <w:tcW w:w="1168" w:type="dxa"/>
          </w:tcPr>
          <w:p w14:paraId="1B7128C2" w14:textId="72065CF2" w:rsidR="008B674D" w:rsidRDefault="00CC7451" w:rsidP="00920140">
            <w:r>
              <w:t>r</w:t>
            </w:r>
            <w:r w:rsidR="008B674D">
              <w:t>ev7</w:t>
            </w:r>
          </w:p>
        </w:tc>
        <w:tc>
          <w:tcPr>
            <w:tcW w:w="1191" w:type="dxa"/>
          </w:tcPr>
          <w:p w14:paraId="5F354F00" w14:textId="45395358" w:rsidR="008B674D" w:rsidRDefault="008B674D" w:rsidP="00920140">
            <w:r>
              <w:t>3/12/12</w:t>
            </w:r>
          </w:p>
        </w:tc>
        <w:tc>
          <w:tcPr>
            <w:tcW w:w="1439" w:type="dxa"/>
          </w:tcPr>
          <w:p w14:paraId="1B249981" w14:textId="433F3C0C" w:rsidR="008B674D" w:rsidRDefault="008B674D" w:rsidP="00920140">
            <w:r>
              <w:t>Thomas</w:t>
            </w:r>
          </w:p>
        </w:tc>
        <w:tc>
          <w:tcPr>
            <w:tcW w:w="5778" w:type="dxa"/>
          </w:tcPr>
          <w:p w14:paraId="6621AFEB" w14:textId="6BEF7378" w:rsidR="008B674D" w:rsidRDefault="008B674D" w:rsidP="00CB2136">
            <w:pPr>
              <w:pStyle w:val="PlainText"/>
            </w:pPr>
            <w:r>
              <w:t>Updated the XML schema for certificates</w:t>
            </w:r>
          </w:p>
        </w:tc>
      </w:tr>
      <w:tr w:rsidR="00CC7451" w:rsidRPr="009F1B7D" w14:paraId="048E7E8D" w14:textId="77777777" w:rsidTr="005A64C7">
        <w:tc>
          <w:tcPr>
            <w:tcW w:w="1168" w:type="dxa"/>
          </w:tcPr>
          <w:p w14:paraId="178D1397" w14:textId="1B036919" w:rsidR="00CC7451" w:rsidRDefault="00CC7451" w:rsidP="00920140">
            <w:r>
              <w:t>rev8</w:t>
            </w:r>
          </w:p>
        </w:tc>
        <w:tc>
          <w:tcPr>
            <w:tcW w:w="1191" w:type="dxa"/>
          </w:tcPr>
          <w:p w14:paraId="1A354DEB" w14:textId="7928AD1E" w:rsidR="00CC7451" w:rsidRDefault="00CC7451" w:rsidP="00920140">
            <w:r>
              <w:t>3/13/13</w:t>
            </w:r>
          </w:p>
        </w:tc>
        <w:tc>
          <w:tcPr>
            <w:tcW w:w="1439" w:type="dxa"/>
          </w:tcPr>
          <w:p w14:paraId="09FADD7B" w14:textId="288645D2" w:rsidR="00CC7451" w:rsidRDefault="00CC7451" w:rsidP="00920140">
            <w:r>
              <w:t>Chuan</w:t>
            </w:r>
          </w:p>
        </w:tc>
        <w:tc>
          <w:tcPr>
            <w:tcW w:w="5778" w:type="dxa"/>
          </w:tcPr>
          <w:p w14:paraId="780F787E" w14:textId="24901595" w:rsidR="00CC7451" w:rsidRDefault="00CC7451" w:rsidP="00CB2136">
            <w:pPr>
              <w:pStyle w:val="PlainText"/>
            </w:pPr>
            <w:r>
              <w:t>Added section 7.12. Moved all flow table capability items to flow table object. Updated all related XML schema and YANG models</w:t>
            </w:r>
            <w:r w:rsidR="0019250C">
              <w:t>.</w:t>
            </w:r>
          </w:p>
        </w:tc>
      </w:tr>
      <w:tr w:rsidR="0019250C" w:rsidRPr="009F1B7D" w14:paraId="1D9E5B77" w14:textId="77777777" w:rsidTr="005A64C7">
        <w:tc>
          <w:tcPr>
            <w:tcW w:w="1168" w:type="dxa"/>
          </w:tcPr>
          <w:p w14:paraId="65308C72" w14:textId="14A957BB" w:rsidR="0019250C" w:rsidRDefault="0019250C" w:rsidP="00920140">
            <w:r>
              <w:t>rev9</w:t>
            </w:r>
          </w:p>
        </w:tc>
        <w:tc>
          <w:tcPr>
            <w:tcW w:w="1191" w:type="dxa"/>
          </w:tcPr>
          <w:p w14:paraId="1288CB1B" w14:textId="0FDB2F4D" w:rsidR="0019250C" w:rsidRDefault="0019250C" w:rsidP="00920140">
            <w:r>
              <w:t>3/18/12</w:t>
            </w:r>
          </w:p>
        </w:tc>
        <w:tc>
          <w:tcPr>
            <w:tcW w:w="1439" w:type="dxa"/>
          </w:tcPr>
          <w:p w14:paraId="24E48E8C" w14:textId="1D0829CC" w:rsidR="0019250C" w:rsidRDefault="0019250C" w:rsidP="00920140">
            <w:r>
              <w:t xml:space="preserve">Carl </w:t>
            </w:r>
          </w:p>
        </w:tc>
        <w:tc>
          <w:tcPr>
            <w:tcW w:w="5778" w:type="dxa"/>
          </w:tcPr>
          <w:p w14:paraId="6F3D4C20" w14:textId="5D382DF5" w:rsidR="0019250C" w:rsidRDefault="0019250C" w:rsidP="00CB2136">
            <w:pPr>
              <w:pStyle w:val="PlainText"/>
            </w:pPr>
            <w:r>
              <w:t>Accepted and formatted changes by Chuan.</w:t>
            </w:r>
          </w:p>
        </w:tc>
      </w:tr>
      <w:tr w:rsidR="00730F07" w:rsidRPr="009F1B7D" w14:paraId="49117924" w14:textId="77777777" w:rsidTr="005A64C7">
        <w:tc>
          <w:tcPr>
            <w:tcW w:w="1168" w:type="dxa"/>
          </w:tcPr>
          <w:p w14:paraId="486861AA" w14:textId="6E40E986" w:rsidR="00730F07" w:rsidRDefault="00AD1817" w:rsidP="00920140">
            <w:r>
              <w:t>r</w:t>
            </w:r>
            <w:r w:rsidR="00730F07">
              <w:t>ev10</w:t>
            </w:r>
          </w:p>
        </w:tc>
        <w:tc>
          <w:tcPr>
            <w:tcW w:w="1191" w:type="dxa"/>
          </w:tcPr>
          <w:p w14:paraId="67779EAF" w14:textId="1673EE09" w:rsidR="00730F07" w:rsidRDefault="00730F07" w:rsidP="00920140">
            <w:r>
              <w:t>3/21/12</w:t>
            </w:r>
          </w:p>
        </w:tc>
        <w:tc>
          <w:tcPr>
            <w:tcW w:w="1439" w:type="dxa"/>
          </w:tcPr>
          <w:p w14:paraId="730F8DF1" w14:textId="787F84B1" w:rsidR="00730F07" w:rsidRDefault="00730F07" w:rsidP="00920140">
            <w:r>
              <w:t>Chuan</w:t>
            </w:r>
          </w:p>
        </w:tc>
        <w:tc>
          <w:tcPr>
            <w:tcW w:w="5778" w:type="dxa"/>
          </w:tcPr>
          <w:p w14:paraId="36C545BF" w14:textId="5BFD269A" w:rsidR="00730F07" w:rsidRDefault="00730F07" w:rsidP="00CB2136">
            <w:pPr>
              <w:pStyle w:val="PlainText"/>
            </w:pPr>
            <w:r>
              <w:t>Updated UML diagrams. Added new diagrams for certificate, capabilities and flow table</w:t>
            </w:r>
          </w:p>
        </w:tc>
      </w:tr>
      <w:tr w:rsidR="00A00669" w:rsidRPr="009F1B7D" w14:paraId="1B9BB739" w14:textId="77777777" w:rsidTr="005A64C7">
        <w:tc>
          <w:tcPr>
            <w:tcW w:w="1168" w:type="dxa"/>
          </w:tcPr>
          <w:p w14:paraId="4BC95531" w14:textId="354650B1" w:rsidR="00A00669" w:rsidRDefault="00A00669" w:rsidP="00920140">
            <w:r>
              <w:t>rev15</w:t>
            </w:r>
          </w:p>
        </w:tc>
        <w:tc>
          <w:tcPr>
            <w:tcW w:w="1191" w:type="dxa"/>
          </w:tcPr>
          <w:p w14:paraId="05D60635" w14:textId="3720A1F8" w:rsidR="00A00669" w:rsidRDefault="00A00669" w:rsidP="00920140">
            <w:r>
              <w:t>3/26/12</w:t>
            </w:r>
          </w:p>
        </w:tc>
        <w:tc>
          <w:tcPr>
            <w:tcW w:w="1439" w:type="dxa"/>
          </w:tcPr>
          <w:p w14:paraId="7EB8C4B7" w14:textId="51116E94" w:rsidR="00A00669" w:rsidRDefault="00A00669" w:rsidP="00920140">
            <w:r>
              <w:t>Chuan</w:t>
            </w:r>
          </w:p>
        </w:tc>
        <w:tc>
          <w:tcPr>
            <w:tcW w:w="5778" w:type="dxa"/>
          </w:tcPr>
          <w:p w14:paraId="115F99CB" w14:textId="5D42A10C" w:rsidR="00A00669" w:rsidRDefault="00A00669" w:rsidP="00A00669">
            <w:r>
              <w:t xml:space="preserve">Update the Normative constraint changes I added in 7.3.4, </w:t>
            </w:r>
            <w:r>
              <w:lastRenderedPageBreak/>
              <w:t>7.4.4, 7.12.4</w:t>
            </w:r>
          </w:p>
        </w:tc>
      </w:tr>
      <w:tr w:rsidR="00A00669" w:rsidRPr="009F1B7D" w14:paraId="23A052B5" w14:textId="77777777" w:rsidTr="005A64C7">
        <w:tc>
          <w:tcPr>
            <w:tcW w:w="1168" w:type="dxa"/>
          </w:tcPr>
          <w:p w14:paraId="1F9A335B" w14:textId="43F3DFCD" w:rsidR="00A00669" w:rsidRDefault="00A00669" w:rsidP="00920140">
            <w:r>
              <w:lastRenderedPageBreak/>
              <w:t>rev16</w:t>
            </w:r>
          </w:p>
        </w:tc>
        <w:tc>
          <w:tcPr>
            <w:tcW w:w="1191" w:type="dxa"/>
          </w:tcPr>
          <w:p w14:paraId="79B0E1CD" w14:textId="7567CAB3" w:rsidR="00A00669" w:rsidRDefault="00A00669" w:rsidP="00920140">
            <w:r>
              <w:t>3/26/12</w:t>
            </w:r>
          </w:p>
        </w:tc>
        <w:tc>
          <w:tcPr>
            <w:tcW w:w="1439" w:type="dxa"/>
          </w:tcPr>
          <w:p w14:paraId="11D37B13" w14:textId="29D83874" w:rsidR="00A00669" w:rsidRDefault="00A00669" w:rsidP="00920140">
            <w:r>
              <w:t>Carl</w:t>
            </w:r>
          </w:p>
        </w:tc>
        <w:tc>
          <w:tcPr>
            <w:tcW w:w="5778" w:type="dxa"/>
          </w:tcPr>
          <w:p w14:paraId="79253648" w14:textId="66FA84B1" w:rsidR="00A00669" w:rsidRDefault="00A00669" w:rsidP="00A00669">
            <w:r>
              <w:t xml:space="preserve">Formatted new material. </w:t>
            </w:r>
          </w:p>
        </w:tc>
      </w:tr>
    </w:tbl>
    <w:p w14:paraId="0508CC7B" w14:textId="77777777" w:rsidR="00F71F36" w:rsidRPr="00DB42FD" w:rsidRDefault="00F71F36" w:rsidP="007D61A9">
      <w:pPr>
        <w:pStyle w:val="Appx"/>
      </w:pPr>
      <w:bookmarkStart w:id="20391" w:name="_Toc315954035"/>
      <w:bookmarkStart w:id="20392" w:name="_Toc316542545"/>
      <w:bookmarkStart w:id="20393" w:name="_Toc320556761"/>
      <w:r w:rsidRPr="00DB42FD">
        <w:t>Considerations for Next or Future Releases</w:t>
      </w:r>
      <w:bookmarkEnd w:id="20391"/>
      <w:bookmarkEnd w:id="20392"/>
      <w:bookmarkEnd w:id="20393"/>
    </w:p>
    <w:tbl>
      <w:tblPr>
        <w:tblStyle w:val="TableGrid"/>
        <w:tblW w:w="0" w:type="auto"/>
        <w:tblLook w:val="04A0" w:firstRow="1" w:lastRow="0" w:firstColumn="1" w:lastColumn="0" w:noHBand="0" w:noVBand="1"/>
      </w:tblPr>
      <w:tblGrid>
        <w:gridCol w:w="1188"/>
        <w:gridCol w:w="6660"/>
        <w:gridCol w:w="1728"/>
      </w:tblGrid>
      <w:tr w:rsidR="00F71F36" w:rsidRPr="009F1B7D" w14:paraId="77B7BB35" w14:textId="77777777" w:rsidTr="00920140">
        <w:tc>
          <w:tcPr>
            <w:tcW w:w="1188" w:type="dxa"/>
          </w:tcPr>
          <w:p w14:paraId="3D993E76" w14:textId="77777777" w:rsidR="00F71F36" w:rsidRPr="00DB42FD" w:rsidRDefault="00F71F36" w:rsidP="00920140">
            <w:pPr>
              <w:spacing w:after="200" w:line="276" w:lineRule="auto"/>
              <w:rPr>
                <w:b/>
              </w:rPr>
            </w:pPr>
            <w:r w:rsidRPr="00DB42FD">
              <w:rPr>
                <w:b/>
              </w:rPr>
              <w:t>ID</w:t>
            </w:r>
          </w:p>
        </w:tc>
        <w:tc>
          <w:tcPr>
            <w:tcW w:w="6660" w:type="dxa"/>
          </w:tcPr>
          <w:p w14:paraId="3AFDFC0D" w14:textId="77777777" w:rsidR="00F71F36" w:rsidRPr="00DB42FD" w:rsidRDefault="00F71F36" w:rsidP="00920140">
            <w:pPr>
              <w:spacing w:after="200" w:line="276" w:lineRule="auto"/>
              <w:rPr>
                <w:b/>
              </w:rPr>
            </w:pPr>
            <w:r w:rsidRPr="00DB42FD">
              <w:rPr>
                <w:b/>
              </w:rPr>
              <w:t>Description</w:t>
            </w:r>
          </w:p>
        </w:tc>
        <w:tc>
          <w:tcPr>
            <w:tcW w:w="1728" w:type="dxa"/>
          </w:tcPr>
          <w:p w14:paraId="3CBB47A1" w14:textId="77777777" w:rsidR="00F71F36" w:rsidRPr="00DB42FD" w:rsidRDefault="00F71F36" w:rsidP="00920140">
            <w:pPr>
              <w:spacing w:after="200" w:line="276" w:lineRule="auto"/>
              <w:rPr>
                <w:b/>
              </w:rPr>
            </w:pPr>
            <w:r w:rsidRPr="00DB42FD">
              <w:rPr>
                <w:b/>
              </w:rPr>
              <w:t>Priority</w:t>
            </w:r>
          </w:p>
        </w:tc>
      </w:tr>
      <w:tr w:rsidR="00F71F36" w:rsidRPr="009F1B7D" w14:paraId="71B60B59" w14:textId="77777777" w:rsidTr="00920140">
        <w:tc>
          <w:tcPr>
            <w:tcW w:w="1188" w:type="dxa"/>
          </w:tcPr>
          <w:p w14:paraId="5E95EAA5" w14:textId="77777777" w:rsidR="00F71F36" w:rsidRPr="00DB42FD" w:rsidRDefault="00F71F36" w:rsidP="00920140">
            <w:r w:rsidRPr="00DB42FD">
              <w:t>F-0001</w:t>
            </w:r>
          </w:p>
        </w:tc>
        <w:tc>
          <w:tcPr>
            <w:tcW w:w="6660" w:type="dxa"/>
          </w:tcPr>
          <w:p w14:paraId="3857A8AA" w14:textId="77777777" w:rsidR="00F71F36" w:rsidRPr="00DB42FD" w:rsidRDefault="00F71F36" w:rsidP="00920140">
            <w:r w:rsidRPr="00DB42FD">
              <w:t>Multiple OpenFlow controllers associated with a single OpenFlow capable switch.</w:t>
            </w:r>
          </w:p>
        </w:tc>
        <w:tc>
          <w:tcPr>
            <w:tcW w:w="1728" w:type="dxa"/>
          </w:tcPr>
          <w:p w14:paraId="15EE4ABE" w14:textId="77777777" w:rsidR="00F71F36" w:rsidRPr="00DB42FD" w:rsidRDefault="00F71F36" w:rsidP="00920140">
            <w:r w:rsidRPr="00DB42FD">
              <w:t>P0</w:t>
            </w:r>
          </w:p>
        </w:tc>
      </w:tr>
      <w:tr w:rsidR="00F71F36" w:rsidRPr="009F1B7D" w14:paraId="2F6B2F92" w14:textId="77777777" w:rsidTr="00920140">
        <w:tc>
          <w:tcPr>
            <w:tcW w:w="1188" w:type="dxa"/>
          </w:tcPr>
          <w:p w14:paraId="6FDE5B9A" w14:textId="77777777" w:rsidR="00F71F36" w:rsidRPr="00DB42FD" w:rsidRDefault="00F71F36" w:rsidP="00920140">
            <w:r w:rsidRPr="00DB42FD">
              <w:t>F-0002</w:t>
            </w:r>
          </w:p>
        </w:tc>
        <w:tc>
          <w:tcPr>
            <w:tcW w:w="6660" w:type="dxa"/>
          </w:tcPr>
          <w:p w14:paraId="406D0FF7" w14:textId="77777777" w:rsidR="00F71F36" w:rsidRPr="00DB42FD" w:rsidRDefault="00F71F36" w:rsidP="00920140">
            <w:r w:rsidRPr="00DB42FD">
              <w:t>Adding additional configuration of queue related attributes beyond what is described in OF 1.1 Section A.2.2</w:t>
            </w:r>
          </w:p>
        </w:tc>
        <w:tc>
          <w:tcPr>
            <w:tcW w:w="1728" w:type="dxa"/>
          </w:tcPr>
          <w:p w14:paraId="330A5BA9" w14:textId="77777777" w:rsidR="00F71F36" w:rsidRPr="00DB42FD" w:rsidRDefault="00F71F36" w:rsidP="00920140"/>
        </w:tc>
      </w:tr>
      <w:tr w:rsidR="00F71F36" w:rsidRPr="009F1B7D" w14:paraId="616E7252" w14:textId="77777777" w:rsidTr="00920140">
        <w:tc>
          <w:tcPr>
            <w:tcW w:w="1188" w:type="dxa"/>
          </w:tcPr>
          <w:p w14:paraId="3E0CD153" w14:textId="77777777" w:rsidR="00F71F36" w:rsidRPr="00DB42FD" w:rsidRDefault="00F71F36" w:rsidP="00920140">
            <w:r w:rsidRPr="00DB42FD">
              <w:t>F-0003</w:t>
            </w:r>
          </w:p>
        </w:tc>
        <w:tc>
          <w:tcPr>
            <w:tcW w:w="6660" w:type="dxa"/>
          </w:tcPr>
          <w:p w14:paraId="0CC73C77" w14:textId="77777777" w:rsidR="00F71F36" w:rsidRPr="00DB42FD" w:rsidRDefault="00F71F36" w:rsidP="00920140">
            <w:r w:rsidRPr="00DB42FD">
              <w:t>OpenFlow Controller configuration and monitoring</w:t>
            </w:r>
          </w:p>
        </w:tc>
        <w:tc>
          <w:tcPr>
            <w:tcW w:w="1728" w:type="dxa"/>
          </w:tcPr>
          <w:p w14:paraId="52675681" w14:textId="77777777" w:rsidR="00F71F36" w:rsidRPr="00DB42FD" w:rsidRDefault="00F71F36" w:rsidP="00920140"/>
        </w:tc>
      </w:tr>
      <w:tr w:rsidR="00F71F36" w:rsidRPr="009F1B7D" w14:paraId="5AD69253" w14:textId="77777777" w:rsidTr="00920140">
        <w:tc>
          <w:tcPr>
            <w:tcW w:w="1188" w:type="dxa"/>
          </w:tcPr>
          <w:p w14:paraId="65249D5C" w14:textId="77777777" w:rsidR="00F71F36" w:rsidRPr="00DB42FD" w:rsidRDefault="00F71F36" w:rsidP="00920140">
            <w:r w:rsidRPr="00DB42FD">
              <w:t>F-0004</w:t>
            </w:r>
          </w:p>
        </w:tc>
        <w:tc>
          <w:tcPr>
            <w:tcW w:w="6660" w:type="dxa"/>
          </w:tcPr>
          <w:p w14:paraId="48B5D000" w14:textId="77777777" w:rsidR="00F71F36" w:rsidRPr="00DB42FD" w:rsidRDefault="00F71F36" w:rsidP="00920140">
            <w:r w:rsidRPr="00DB42FD">
              <w:t>bootstrap/auto-discovery/auto-associate of OpenFlow Capable Switches and the OpenFlow Manager</w:t>
            </w:r>
          </w:p>
        </w:tc>
        <w:tc>
          <w:tcPr>
            <w:tcW w:w="1728" w:type="dxa"/>
          </w:tcPr>
          <w:p w14:paraId="01F97A54" w14:textId="77777777" w:rsidR="00F71F36" w:rsidRPr="00DB42FD" w:rsidRDefault="00F71F36" w:rsidP="00920140"/>
        </w:tc>
      </w:tr>
    </w:tbl>
    <w:p w14:paraId="13A3AFDF" w14:textId="77777777" w:rsidR="00C31DBC" w:rsidRPr="00F07D3E" w:rsidRDefault="00C31DBC" w:rsidP="00C961B3">
      <w:pPr>
        <w:rPr>
          <w:rFonts w:cstheme="minorHAnsi"/>
        </w:rPr>
      </w:pPr>
      <w:bookmarkStart w:id="20394" w:name="_Toc313864825"/>
      <w:bookmarkEnd w:id="20394"/>
    </w:p>
    <w:sectPr w:rsidR="00C31DBC" w:rsidRPr="00F07D3E" w:rsidSect="00FA28FD">
      <w:headerReference w:type="default" r:id="rId44"/>
      <w:footerReference w:type="default" r:id="rId4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90EF3A" w14:textId="77777777" w:rsidR="00DC2CE4" w:rsidRDefault="00DC2CE4" w:rsidP="004C5BF8">
      <w:pPr>
        <w:spacing w:after="0"/>
      </w:pPr>
      <w:r>
        <w:separator/>
      </w:r>
    </w:p>
  </w:endnote>
  <w:endnote w:type="continuationSeparator" w:id="0">
    <w:p w14:paraId="0146A590" w14:textId="77777777" w:rsidR="00DC2CE4" w:rsidRDefault="00DC2CE4" w:rsidP="004C5BF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M R 17">
    <w:altName w:val="CM R"/>
    <w:panose1 w:val="00000000000000000000"/>
    <w:charset w:val="00"/>
    <w:family w:val="swiss"/>
    <w:notTrueType/>
    <w:pitch w:val="default"/>
    <w:sig w:usb0="00000003" w:usb1="00000000" w:usb2="00000000" w:usb3="00000000" w:csb0="00000001" w:csb1="00000000"/>
  </w:font>
  <w:font w:name="CMR12">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9949943"/>
      <w:docPartObj>
        <w:docPartGallery w:val="Page Numbers (Bottom of Page)"/>
        <w:docPartUnique/>
      </w:docPartObj>
    </w:sdtPr>
    <w:sdtEndPr>
      <w:rPr>
        <w:noProof/>
      </w:rPr>
    </w:sdtEndPr>
    <w:sdtContent>
      <w:p w14:paraId="55822D13" w14:textId="77777777" w:rsidR="00DC2CE4" w:rsidRDefault="00DC2CE4">
        <w:pPr>
          <w:pStyle w:val="Footer"/>
          <w:jc w:val="center"/>
        </w:pPr>
        <w:r>
          <w:fldChar w:fldCharType="begin"/>
        </w:r>
        <w:r>
          <w:instrText xml:space="preserve"> PAGE   \* MERGEFORMAT </w:instrText>
        </w:r>
        <w:r>
          <w:fldChar w:fldCharType="separate"/>
        </w:r>
        <w:r w:rsidR="002001CC">
          <w:rPr>
            <w:noProof/>
          </w:rPr>
          <w:t>32</w:t>
        </w:r>
        <w:r>
          <w:rPr>
            <w:noProof/>
          </w:rPr>
          <w:fldChar w:fldCharType="end"/>
        </w:r>
      </w:p>
    </w:sdtContent>
  </w:sdt>
  <w:p w14:paraId="7E0816E7" w14:textId="77777777" w:rsidR="00DC2CE4" w:rsidRDefault="00DC2C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51D55B" w14:textId="77777777" w:rsidR="00DC2CE4" w:rsidRDefault="00DC2CE4" w:rsidP="004C5BF8">
      <w:pPr>
        <w:spacing w:after="0"/>
      </w:pPr>
      <w:r>
        <w:separator/>
      </w:r>
    </w:p>
  </w:footnote>
  <w:footnote w:type="continuationSeparator" w:id="0">
    <w:p w14:paraId="60D787D3" w14:textId="77777777" w:rsidR="00DC2CE4" w:rsidRDefault="00DC2CE4" w:rsidP="004C5BF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DC2CE4" w14:paraId="12184BEF" w14:textId="77777777" w:rsidTr="00FA28FD">
      <w:sdt>
        <w:sdtPr>
          <w:alias w:val="Company"/>
          <w:tag w:val=""/>
          <w:id w:val="-1255674632"/>
          <w:dataBinding w:prefixMappings="xmlns:ns0='http://schemas.openxmlformats.org/officeDocument/2006/extended-properties' " w:xpath="/ns0:Properties[1]/ns0:Company[1]" w:storeItemID="{6668398D-A668-4E3E-A5EB-62B293D839F1}"/>
          <w:text/>
        </w:sdtPr>
        <w:sdtContent>
          <w:tc>
            <w:tcPr>
              <w:tcW w:w="4788" w:type="dxa"/>
            </w:tcPr>
            <w:p w14:paraId="0192A31D" w14:textId="77777777" w:rsidR="00DC2CE4" w:rsidRDefault="00DC2CE4" w:rsidP="00FA28FD">
              <w:pPr>
                <w:pStyle w:val="Header"/>
              </w:pPr>
              <w:r>
                <w:t>Open Networking Foundation</w:t>
              </w:r>
            </w:p>
          </w:tc>
        </w:sdtContent>
      </w:sdt>
      <w:sdt>
        <w:sdtPr>
          <w:alias w:val="Title"/>
          <w:tag w:val=""/>
          <w:id w:val="469092932"/>
          <w:dataBinding w:prefixMappings="xmlns:ns0='http://purl.org/dc/elements/1.1/' xmlns:ns1='http://schemas.openxmlformats.org/package/2006/metadata/core-properties' " w:xpath="/ns1:coreProperties[1]/ns0:title[1]" w:storeItemID="{6C3C8BC8-F283-45AE-878A-BAB7291924A1}"/>
          <w:text/>
        </w:sdtPr>
        <w:sdtContent>
          <w:tc>
            <w:tcPr>
              <w:tcW w:w="4788" w:type="dxa"/>
            </w:tcPr>
            <w:p w14:paraId="718839A4" w14:textId="51203F96" w:rsidR="00DC2CE4" w:rsidRDefault="00DC2CE4" w:rsidP="00FA28FD">
              <w:pPr>
                <w:pStyle w:val="Header"/>
                <w:jc w:val="right"/>
              </w:pPr>
              <w:del w:id="20395" w:author="Thomas Dietz" w:date="2012-08-08T14:23:00Z">
                <w:r w:rsidDel="004238F6">
                  <w:delText>OF-CONFIG 1.1</w:delText>
                </w:r>
              </w:del>
              <w:ins w:id="20396" w:author="Deepak Bansal (AZURE)" w:date="2012-07-09T16:27:00Z">
                <w:del w:id="20397" w:author="Thomas Dietz" w:date="2012-08-08T14:23:00Z">
                  <w:r w:rsidDel="004238F6">
                    <w:delText>OF-CONFIG 1.1.1</w:delText>
                  </w:r>
                </w:del>
              </w:ins>
              <w:ins w:id="20398" w:author="Thomas Dietz" w:date="2012-08-10T13:21:00Z">
                <w:r>
                  <w:rPr>
                    <w:lang w:val="de-DE"/>
                  </w:rPr>
                  <w:t>OF-CONFIG 1.1.1</w:t>
                </w:r>
              </w:ins>
            </w:p>
          </w:tc>
        </w:sdtContent>
      </w:sdt>
    </w:tr>
  </w:tbl>
  <w:p w14:paraId="4925B883" w14:textId="77777777" w:rsidR="00DC2CE4" w:rsidRDefault="00DC2CE4" w:rsidP="004C5BF8">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E029F4"/>
    <w:lvl w:ilvl="0">
      <w:start w:val="1"/>
      <w:numFmt w:val="bullet"/>
      <w:pStyle w:val="ListBullet3"/>
      <w:lvlText w:val=""/>
      <w:lvlJc w:val="left"/>
      <w:pPr>
        <w:tabs>
          <w:tab w:val="num" w:pos="1080"/>
        </w:tabs>
        <w:ind w:left="1080" w:hanging="360"/>
      </w:pPr>
      <w:rPr>
        <w:rFonts w:ascii="Symbol" w:hAnsi="Symbol" w:hint="default"/>
      </w:rPr>
    </w:lvl>
  </w:abstractNum>
  <w:abstractNum w:abstractNumId="1">
    <w:nsid w:val="FFFFFF83"/>
    <w:multiLevelType w:val="singleLevel"/>
    <w:tmpl w:val="A8DC81D0"/>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FFFFFF89"/>
    <w:multiLevelType w:val="singleLevel"/>
    <w:tmpl w:val="25A6AFBE"/>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03C1EC1"/>
    <w:multiLevelType w:val="hybridMultilevel"/>
    <w:tmpl w:val="0D64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18F6F46"/>
    <w:multiLevelType w:val="hybridMultilevel"/>
    <w:tmpl w:val="52085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B53317"/>
    <w:multiLevelType w:val="hybridMultilevel"/>
    <w:tmpl w:val="2A020D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0E2A5F"/>
    <w:multiLevelType w:val="hybridMultilevel"/>
    <w:tmpl w:val="4CB8A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2948E3"/>
    <w:multiLevelType w:val="multilevel"/>
    <w:tmpl w:val="A4189560"/>
    <w:numStyleLink w:val="Appendixes"/>
  </w:abstractNum>
  <w:abstractNum w:abstractNumId="8">
    <w:nsid w:val="14024E6A"/>
    <w:multiLevelType w:val="hybridMultilevel"/>
    <w:tmpl w:val="EC2CE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531558"/>
    <w:multiLevelType w:val="multilevel"/>
    <w:tmpl w:val="A4189560"/>
    <w:styleLink w:val="Appendixes"/>
    <w:lvl w:ilvl="0">
      <w:start w:val="1"/>
      <w:numFmt w:val="upperLetter"/>
      <w:pStyle w:val="Appx"/>
      <w:lvlText w:val="Appendix %1"/>
      <w:lvlJc w:val="left"/>
      <w:pPr>
        <w:ind w:left="360" w:hanging="360"/>
      </w:pPr>
      <w:rPr>
        <w:rFonts w:hint="default"/>
      </w:rPr>
    </w:lvl>
    <w:lvl w:ilvl="1">
      <w:start w:val="1"/>
      <w:numFmt w:val="decimal"/>
      <w:pStyle w:val="Appx2"/>
      <w:lvlText w:val="%1.%2"/>
      <w:lvlJc w:val="left"/>
      <w:pPr>
        <w:ind w:left="360" w:hanging="360"/>
      </w:pPr>
      <w:rPr>
        <w:rFonts w:hint="default"/>
      </w:rPr>
    </w:lvl>
    <w:lvl w:ilvl="2">
      <w:start w:val="1"/>
      <w:numFmt w:val="decimal"/>
      <w:pStyle w:val="Appx3"/>
      <w:lvlText w:val="%1.%2.%3"/>
      <w:lvlJc w:val="left"/>
      <w:pPr>
        <w:ind w:left="360" w:hanging="360"/>
      </w:pPr>
      <w:rPr>
        <w:rFonts w:hint="default"/>
      </w:rPr>
    </w:lvl>
    <w:lvl w:ilvl="3">
      <w:start w:val="1"/>
      <w:numFmt w:val="decimal"/>
      <w:pStyle w:val="Appx4"/>
      <w:lvlText w:val="%1.%2.%3.%4"/>
      <w:lvlJc w:val="left"/>
      <w:pPr>
        <w:ind w:left="0" w:firstLine="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0">
    <w:nsid w:val="1DAB6FE1"/>
    <w:multiLevelType w:val="hybridMultilevel"/>
    <w:tmpl w:val="CB504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357C07"/>
    <w:multiLevelType w:val="hybridMultilevel"/>
    <w:tmpl w:val="C4AA3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9937EE"/>
    <w:multiLevelType w:val="hybridMultilevel"/>
    <w:tmpl w:val="CD306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D903BC"/>
    <w:multiLevelType w:val="hybridMultilevel"/>
    <w:tmpl w:val="EAB0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7603D7"/>
    <w:multiLevelType w:val="hybridMultilevel"/>
    <w:tmpl w:val="F3B88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D35CCF"/>
    <w:multiLevelType w:val="multilevel"/>
    <w:tmpl w:val="B81445D8"/>
    <w:numStyleLink w:val="Headings"/>
  </w:abstractNum>
  <w:abstractNum w:abstractNumId="16">
    <w:nsid w:val="40E72DDF"/>
    <w:multiLevelType w:val="multilevel"/>
    <w:tmpl w:val="B81445D8"/>
    <w:numStyleLink w:val="Headings"/>
  </w:abstractNum>
  <w:abstractNum w:abstractNumId="17">
    <w:nsid w:val="44C73B09"/>
    <w:multiLevelType w:val="multilevel"/>
    <w:tmpl w:val="52249742"/>
    <w:lvl w:ilvl="0">
      <w:start w:val="1"/>
      <w:numFmt w:val="decimal"/>
      <w:lvlText w:val="%1"/>
      <w:lvlJc w:val="left"/>
      <w:pPr>
        <w:ind w:left="1152" w:hanging="432"/>
      </w:pPr>
      <w:rPr>
        <w:rFonts w:hint="default"/>
      </w:rPr>
    </w:lvl>
    <w:lvl w:ilvl="1">
      <w:start w:val="1"/>
      <w:numFmt w:val="decimal"/>
      <w:lvlText w:val="%1.%2"/>
      <w:lvlJc w:val="left"/>
      <w:pPr>
        <w:ind w:left="-234" w:hanging="576"/>
      </w:pPr>
      <w:rPr>
        <w:rFonts w:hint="default"/>
      </w:rPr>
    </w:lvl>
    <w:lvl w:ilvl="2">
      <w:start w:val="1"/>
      <w:numFmt w:val="decimal"/>
      <w:lvlText w:val="%1.%2.%3"/>
      <w:lvlJc w:val="left"/>
      <w:pPr>
        <w:ind w:left="-90" w:hanging="720"/>
      </w:pPr>
      <w:rPr>
        <w:rFonts w:hint="default"/>
      </w:rPr>
    </w:lvl>
    <w:lvl w:ilvl="3">
      <w:start w:val="1"/>
      <w:numFmt w:val="decimal"/>
      <w:lvlText w:val="%1.%2.%3.%4"/>
      <w:lvlJc w:val="left"/>
      <w:pPr>
        <w:ind w:left="54" w:hanging="864"/>
      </w:pPr>
      <w:rPr>
        <w:rFonts w:hint="default"/>
      </w:rPr>
    </w:lvl>
    <w:lvl w:ilvl="4">
      <w:start w:val="1"/>
      <w:numFmt w:val="decimal"/>
      <w:lvlText w:val="%1.%2.%3.%4.%5"/>
      <w:lvlJc w:val="left"/>
      <w:pPr>
        <w:ind w:left="198" w:hanging="1008"/>
      </w:pPr>
      <w:rPr>
        <w:rFonts w:hint="default"/>
      </w:rPr>
    </w:lvl>
    <w:lvl w:ilvl="5">
      <w:start w:val="1"/>
      <w:numFmt w:val="decimal"/>
      <w:lvlText w:val="%1.%2.%3.%4.%5.%6"/>
      <w:lvlJc w:val="left"/>
      <w:pPr>
        <w:ind w:left="342" w:hanging="1152"/>
      </w:pPr>
      <w:rPr>
        <w:rFonts w:hint="default"/>
      </w:rPr>
    </w:lvl>
    <w:lvl w:ilvl="6">
      <w:start w:val="1"/>
      <w:numFmt w:val="decimal"/>
      <w:lvlText w:val="%1.%2.%3.%4.%5.%6.%7"/>
      <w:lvlJc w:val="left"/>
      <w:pPr>
        <w:ind w:left="486" w:hanging="1296"/>
      </w:pPr>
      <w:rPr>
        <w:rFonts w:hint="default"/>
      </w:rPr>
    </w:lvl>
    <w:lvl w:ilvl="7">
      <w:start w:val="1"/>
      <w:numFmt w:val="decimal"/>
      <w:lvlText w:val="%1.%2.%3.%4.%5.%6.%7.%8"/>
      <w:lvlJc w:val="left"/>
      <w:pPr>
        <w:ind w:left="630" w:hanging="1440"/>
      </w:pPr>
      <w:rPr>
        <w:rFonts w:hint="default"/>
      </w:rPr>
    </w:lvl>
    <w:lvl w:ilvl="8">
      <w:start w:val="1"/>
      <w:numFmt w:val="decimal"/>
      <w:lvlText w:val="%1.%2.%3.%4.%5.%6.%7.%8.%9"/>
      <w:lvlJc w:val="left"/>
      <w:pPr>
        <w:ind w:left="774" w:hanging="1584"/>
      </w:pPr>
      <w:rPr>
        <w:rFonts w:hint="default"/>
      </w:rPr>
    </w:lvl>
  </w:abstractNum>
  <w:abstractNum w:abstractNumId="18">
    <w:nsid w:val="4DCC49F6"/>
    <w:multiLevelType w:val="hybridMultilevel"/>
    <w:tmpl w:val="A67EC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74358B"/>
    <w:multiLevelType w:val="multilevel"/>
    <w:tmpl w:val="EA16FE62"/>
    <w:styleLink w:val="Appendices"/>
    <w:lvl w:ilvl="0">
      <w:start w:val="1"/>
      <w:numFmt w:val="upperLetter"/>
      <w:lvlText w:val="Appendix %1"/>
      <w:lvlJc w:val="left"/>
      <w:pPr>
        <w:ind w:left="360" w:hanging="360"/>
      </w:pPr>
      <w:rPr>
        <w:rFonts w:asciiTheme="majorHAnsi" w:hAnsiTheme="majorHAnsi"/>
        <w:b w:val="0"/>
        <w:i w:val="0"/>
        <w:sz w:val="36"/>
      </w:rPr>
    </w:lvl>
    <w:lvl w:ilvl="1">
      <w:start w:val="1"/>
      <w:numFmt w:val="lowerLetter"/>
      <w:lvlText w:val="%2)"/>
      <w:lvlJc w:val="left"/>
      <w:pPr>
        <w:ind w:left="360" w:hanging="360"/>
      </w:pPr>
      <w:rPr>
        <w:rFonts w:hint="default"/>
      </w:rPr>
    </w:lvl>
    <w:lvl w:ilvl="2">
      <w:start w:val="1"/>
      <w:numFmt w:val="lowerRoman"/>
      <w:lvlText w:val="%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0">
    <w:nsid w:val="60737302"/>
    <w:multiLevelType w:val="hybridMultilevel"/>
    <w:tmpl w:val="D21C3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490FD1"/>
    <w:multiLevelType w:val="multilevel"/>
    <w:tmpl w:val="B81445D8"/>
    <w:styleLink w:val="Headings"/>
    <w:lvl w:ilvl="0">
      <w:start w:val="1"/>
      <w:numFmt w:val="decimal"/>
      <w:pStyle w:val="Heading1"/>
      <w:lvlText w:val="%1"/>
      <w:lvlJc w:val="left"/>
      <w:pPr>
        <w:ind w:left="360" w:hanging="360"/>
      </w:pPr>
      <w:rPr>
        <w:rFonts w:asciiTheme="majorHAnsi" w:hAnsiTheme="majorHAnsi"/>
        <w:b w:val="0"/>
        <w:i w:val="0"/>
        <w:sz w:val="28"/>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lvlText w:val="%1.%2.%3.%4"/>
      <w:lvlJc w:val="left"/>
      <w:pPr>
        <w:ind w:left="72" w:hanging="72"/>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2">
    <w:nsid w:val="65466FAA"/>
    <w:multiLevelType w:val="hybridMultilevel"/>
    <w:tmpl w:val="31B09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68662EC"/>
    <w:multiLevelType w:val="hybridMultilevel"/>
    <w:tmpl w:val="898C4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7194063"/>
    <w:multiLevelType w:val="hybridMultilevel"/>
    <w:tmpl w:val="CBFE8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F0C332D"/>
    <w:multiLevelType w:val="multilevel"/>
    <w:tmpl w:val="A4189560"/>
    <w:numStyleLink w:val="Appendixes"/>
  </w:abstractNum>
  <w:num w:numId="1">
    <w:abstractNumId w:val="4"/>
  </w:num>
  <w:num w:numId="2">
    <w:abstractNumId w:val="3"/>
  </w:num>
  <w:num w:numId="3">
    <w:abstractNumId w:val="8"/>
  </w:num>
  <w:num w:numId="4">
    <w:abstractNumId w:val="14"/>
  </w:num>
  <w:num w:numId="5">
    <w:abstractNumId w:val="22"/>
  </w:num>
  <w:num w:numId="6">
    <w:abstractNumId w:val="23"/>
  </w:num>
  <w:num w:numId="7">
    <w:abstractNumId w:val="11"/>
  </w:num>
  <w:num w:numId="8">
    <w:abstractNumId w:val="20"/>
  </w:num>
  <w:num w:numId="9">
    <w:abstractNumId w:val="12"/>
  </w:num>
  <w:num w:numId="10">
    <w:abstractNumId w:val="18"/>
  </w:num>
  <w:num w:numId="11">
    <w:abstractNumId w:val="24"/>
  </w:num>
  <w:num w:numId="12">
    <w:abstractNumId w:val="17"/>
  </w:num>
  <w:num w:numId="13">
    <w:abstractNumId w:val="19"/>
  </w:num>
  <w:num w:numId="14">
    <w:abstractNumId w:val="10"/>
  </w:num>
  <w:num w:numId="15">
    <w:abstractNumId w:val="2"/>
  </w:num>
  <w:num w:numId="16">
    <w:abstractNumId w:val="1"/>
  </w:num>
  <w:num w:numId="17">
    <w:abstractNumId w:val="0"/>
  </w:num>
  <w:num w:numId="18">
    <w:abstractNumId w:val="6"/>
  </w:num>
  <w:num w:numId="19">
    <w:abstractNumId w:val="9"/>
  </w:num>
  <w:num w:numId="2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num>
  <w:num w:numId="22">
    <w:abstractNumId w:val="21"/>
  </w:num>
  <w:num w:numId="23">
    <w:abstractNumId w:val="25"/>
    <w:lvlOverride w:ilvl="0">
      <w:lvl w:ilvl="0">
        <w:start w:val="1"/>
        <w:numFmt w:val="upperLetter"/>
        <w:pStyle w:val="Appx"/>
        <w:lvlText w:val="Appendix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4">
    <w:abstractNumId w:val="5"/>
  </w:num>
  <w:num w:numId="25">
    <w:abstractNumId w:val="13"/>
  </w:num>
  <w:num w:numId="26">
    <w:abstractNumId w:val="16"/>
  </w:num>
  <w:num w:numId="27">
    <w:abstractNumId w:val="7"/>
  </w:num>
  <w:num w:numId="28">
    <w:abstractNumId w:val="2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hideSpellingErrors/>
  <w:hideGrammaticalErrors/>
  <w:proofState w:grammar="clean"/>
  <w:attachedTemplate r:id="rId1"/>
  <w:linkStyl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1FA"/>
    <w:rsid w:val="00004328"/>
    <w:rsid w:val="000071E7"/>
    <w:rsid w:val="00010CA1"/>
    <w:rsid w:val="00011096"/>
    <w:rsid w:val="00013348"/>
    <w:rsid w:val="00013F69"/>
    <w:rsid w:val="00014DA1"/>
    <w:rsid w:val="00016028"/>
    <w:rsid w:val="0002179B"/>
    <w:rsid w:val="0002263D"/>
    <w:rsid w:val="00025A73"/>
    <w:rsid w:val="000368C3"/>
    <w:rsid w:val="000478FA"/>
    <w:rsid w:val="00050273"/>
    <w:rsid w:val="00051242"/>
    <w:rsid w:val="00052E98"/>
    <w:rsid w:val="000548DA"/>
    <w:rsid w:val="00056F2B"/>
    <w:rsid w:val="00065E25"/>
    <w:rsid w:val="00073FA0"/>
    <w:rsid w:val="0008005B"/>
    <w:rsid w:val="00081FD1"/>
    <w:rsid w:val="000852B2"/>
    <w:rsid w:val="000941A7"/>
    <w:rsid w:val="000A0D7F"/>
    <w:rsid w:val="000A1044"/>
    <w:rsid w:val="000A1AB9"/>
    <w:rsid w:val="000A2ACA"/>
    <w:rsid w:val="000A2C19"/>
    <w:rsid w:val="000A3884"/>
    <w:rsid w:val="000B2FB6"/>
    <w:rsid w:val="000B374D"/>
    <w:rsid w:val="000C19B4"/>
    <w:rsid w:val="000C63D9"/>
    <w:rsid w:val="000C7092"/>
    <w:rsid w:val="000D08C8"/>
    <w:rsid w:val="000E1340"/>
    <w:rsid w:val="000E7F98"/>
    <w:rsid w:val="000F015E"/>
    <w:rsid w:val="000F2CCC"/>
    <w:rsid w:val="001019EB"/>
    <w:rsid w:val="00105783"/>
    <w:rsid w:val="001064BA"/>
    <w:rsid w:val="00113246"/>
    <w:rsid w:val="00117935"/>
    <w:rsid w:val="00131B1F"/>
    <w:rsid w:val="00140302"/>
    <w:rsid w:val="001442D2"/>
    <w:rsid w:val="00147399"/>
    <w:rsid w:val="00152A0A"/>
    <w:rsid w:val="001541FA"/>
    <w:rsid w:val="00156465"/>
    <w:rsid w:val="00173F8A"/>
    <w:rsid w:val="0017507E"/>
    <w:rsid w:val="00182140"/>
    <w:rsid w:val="0019250C"/>
    <w:rsid w:val="0019348A"/>
    <w:rsid w:val="00193BF1"/>
    <w:rsid w:val="001A43E7"/>
    <w:rsid w:val="001A4B1B"/>
    <w:rsid w:val="001A73E6"/>
    <w:rsid w:val="001C3837"/>
    <w:rsid w:val="001D1E31"/>
    <w:rsid w:val="001D24FC"/>
    <w:rsid w:val="001D326B"/>
    <w:rsid w:val="001F2365"/>
    <w:rsid w:val="001F476B"/>
    <w:rsid w:val="002001CC"/>
    <w:rsid w:val="00202B9D"/>
    <w:rsid w:val="00202FFD"/>
    <w:rsid w:val="002201B4"/>
    <w:rsid w:val="00220684"/>
    <w:rsid w:val="002210A0"/>
    <w:rsid w:val="00222FE1"/>
    <w:rsid w:val="00223854"/>
    <w:rsid w:val="0023288C"/>
    <w:rsid w:val="00236027"/>
    <w:rsid w:val="00236990"/>
    <w:rsid w:val="00236C92"/>
    <w:rsid w:val="002375BD"/>
    <w:rsid w:val="00252166"/>
    <w:rsid w:val="002571C4"/>
    <w:rsid w:val="00267B7C"/>
    <w:rsid w:val="00275180"/>
    <w:rsid w:val="0027566C"/>
    <w:rsid w:val="00275BB7"/>
    <w:rsid w:val="002765C4"/>
    <w:rsid w:val="00277849"/>
    <w:rsid w:val="00282295"/>
    <w:rsid w:val="00294BFA"/>
    <w:rsid w:val="002A04D2"/>
    <w:rsid w:val="002A241D"/>
    <w:rsid w:val="002A4D1A"/>
    <w:rsid w:val="002A5300"/>
    <w:rsid w:val="002B1BBD"/>
    <w:rsid w:val="002C0E22"/>
    <w:rsid w:val="002C1BD4"/>
    <w:rsid w:val="002C5087"/>
    <w:rsid w:val="002D2773"/>
    <w:rsid w:val="002E347E"/>
    <w:rsid w:val="002E40D3"/>
    <w:rsid w:val="002E5037"/>
    <w:rsid w:val="002E655C"/>
    <w:rsid w:val="002E7483"/>
    <w:rsid w:val="002F25F4"/>
    <w:rsid w:val="002F46B6"/>
    <w:rsid w:val="00301053"/>
    <w:rsid w:val="0030395F"/>
    <w:rsid w:val="00311E03"/>
    <w:rsid w:val="00317326"/>
    <w:rsid w:val="003234D5"/>
    <w:rsid w:val="00324D6F"/>
    <w:rsid w:val="00325239"/>
    <w:rsid w:val="00337278"/>
    <w:rsid w:val="0035256A"/>
    <w:rsid w:val="0036268B"/>
    <w:rsid w:val="00364B45"/>
    <w:rsid w:val="00371954"/>
    <w:rsid w:val="0037252E"/>
    <w:rsid w:val="00384805"/>
    <w:rsid w:val="0038754D"/>
    <w:rsid w:val="00390078"/>
    <w:rsid w:val="00393A27"/>
    <w:rsid w:val="003A0B13"/>
    <w:rsid w:val="003A1761"/>
    <w:rsid w:val="003B1A69"/>
    <w:rsid w:val="003C0026"/>
    <w:rsid w:val="003C08C6"/>
    <w:rsid w:val="003C232C"/>
    <w:rsid w:val="003C6498"/>
    <w:rsid w:val="003C6552"/>
    <w:rsid w:val="003D4BD0"/>
    <w:rsid w:val="003E0B1C"/>
    <w:rsid w:val="003E2AD0"/>
    <w:rsid w:val="003E5939"/>
    <w:rsid w:val="003F031E"/>
    <w:rsid w:val="003F39C5"/>
    <w:rsid w:val="00401619"/>
    <w:rsid w:val="004029BA"/>
    <w:rsid w:val="00413B69"/>
    <w:rsid w:val="004165BB"/>
    <w:rsid w:val="00421113"/>
    <w:rsid w:val="0042258C"/>
    <w:rsid w:val="004238F6"/>
    <w:rsid w:val="00427344"/>
    <w:rsid w:val="00427B37"/>
    <w:rsid w:val="00430AD4"/>
    <w:rsid w:val="0043250F"/>
    <w:rsid w:val="00435B91"/>
    <w:rsid w:val="00443358"/>
    <w:rsid w:val="00443BB2"/>
    <w:rsid w:val="004532B7"/>
    <w:rsid w:val="004667C7"/>
    <w:rsid w:val="00473443"/>
    <w:rsid w:val="004824EE"/>
    <w:rsid w:val="00482670"/>
    <w:rsid w:val="00486F13"/>
    <w:rsid w:val="00487636"/>
    <w:rsid w:val="00495D09"/>
    <w:rsid w:val="004B3218"/>
    <w:rsid w:val="004B36FC"/>
    <w:rsid w:val="004C12A4"/>
    <w:rsid w:val="004C5536"/>
    <w:rsid w:val="004C5BF8"/>
    <w:rsid w:val="004D0DB6"/>
    <w:rsid w:val="004D1AB0"/>
    <w:rsid w:val="004D22AF"/>
    <w:rsid w:val="004F63B8"/>
    <w:rsid w:val="00500462"/>
    <w:rsid w:val="00502971"/>
    <w:rsid w:val="00507872"/>
    <w:rsid w:val="00515F8F"/>
    <w:rsid w:val="00516A17"/>
    <w:rsid w:val="00517B8D"/>
    <w:rsid w:val="00522618"/>
    <w:rsid w:val="005349F5"/>
    <w:rsid w:val="00535714"/>
    <w:rsid w:val="0055133E"/>
    <w:rsid w:val="00554195"/>
    <w:rsid w:val="005563F4"/>
    <w:rsid w:val="005648DD"/>
    <w:rsid w:val="00570B23"/>
    <w:rsid w:val="00576FDE"/>
    <w:rsid w:val="005800BB"/>
    <w:rsid w:val="00585700"/>
    <w:rsid w:val="0058647B"/>
    <w:rsid w:val="0059134D"/>
    <w:rsid w:val="00595905"/>
    <w:rsid w:val="00596588"/>
    <w:rsid w:val="005A0689"/>
    <w:rsid w:val="005A093D"/>
    <w:rsid w:val="005A64C7"/>
    <w:rsid w:val="005B0BF6"/>
    <w:rsid w:val="005C38FA"/>
    <w:rsid w:val="005C4708"/>
    <w:rsid w:val="005D7512"/>
    <w:rsid w:val="005E2DCB"/>
    <w:rsid w:val="005F59C5"/>
    <w:rsid w:val="005F79C8"/>
    <w:rsid w:val="00604F82"/>
    <w:rsid w:val="00613003"/>
    <w:rsid w:val="00614584"/>
    <w:rsid w:val="00632598"/>
    <w:rsid w:val="006366B0"/>
    <w:rsid w:val="00647A3A"/>
    <w:rsid w:val="00651FC6"/>
    <w:rsid w:val="0065588C"/>
    <w:rsid w:val="006643B7"/>
    <w:rsid w:val="0066460C"/>
    <w:rsid w:val="00664DAC"/>
    <w:rsid w:val="0068344E"/>
    <w:rsid w:val="00693705"/>
    <w:rsid w:val="00695A32"/>
    <w:rsid w:val="00697A8C"/>
    <w:rsid w:val="006A0797"/>
    <w:rsid w:val="006A5484"/>
    <w:rsid w:val="006B018A"/>
    <w:rsid w:val="006B6B83"/>
    <w:rsid w:val="006C33A5"/>
    <w:rsid w:val="006D25FF"/>
    <w:rsid w:val="006E0636"/>
    <w:rsid w:val="006E6259"/>
    <w:rsid w:val="006E70C0"/>
    <w:rsid w:val="006E7866"/>
    <w:rsid w:val="006F4495"/>
    <w:rsid w:val="007032C6"/>
    <w:rsid w:val="00705101"/>
    <w:rsid w:val="0071211E"/>
    <w:rsid w:val="00712E70"/>
    <w:rsid w:val="00720B42"/>
    <w:rsid w:val="0072365F"/>
    <w:rsid w:val="00730F07"/>
    <w:rsid w:val="00733DFC"/>
    <w:rsid w:val="007344A3"/>
    <w:rsid w:val="00752E88"/>
    <w:rsid w:val="00755993"/>
    <w:rsid w:val="007632C6"/>
    <w:rsid w:val="007725BA"/>
    <w:rsid w:val="007746E3"/>
    <w:rsid w:val="00781A6A"/>
    <w:rsid w:val="0078617E"/>
    <w:rsid w:val="00786C46"/>
    <w:rsid w:val="007B1613"/>
    <w:rsid w:val="007B305B"/>
    <w:rsid w:val="007B77F0"/>
    <w:rsid w:val="007B796F"/>
    <w:rsid w:val="007C0127"/>
    <w:rsid w:val="007C0427"/>
    <w:rsid w:val="007C612D"/>
    <w:rsid w:val="007C63E2"/>
    <w:rsid w:val="007D4396"/>
    <w:rsid w:val="007D61A9"/>
    <w:rsid w:val="007E0A08"/>
    <w:rsid w:val="007E551E"/>
    <w:rsid w:val="007E5BB2"/>
    <w:rsid w:val="007E6BF6"/>
    <w:rsid w:val="007F456E"/>
    <w:rsid w:val="00801617"/>
    <w:rsid w:val="008023E5"/>
    <w:rsid w:val="00811ADE"/>
    <w:rsid w:val="0081710E"/>
    <w:rsid w:val="0082315F"/>
    <w:rsid w:val="00825EF4"/>
    <w:rsid w:val="0082695D"/>
    <w:rsid w:val="00830431"/>
    <w:rsid w:val="00834D0A"/>
    <w:rsid w:val="00837CAF"/>
    <w:rsid w:val="00837DAF"/>
    <w:rsid w:val="008431E2"/>
    <w:rsid w:val="00852996"/>
    <w:rsid w:val="00865842"/>
    <w:rsid w:val="00871775"/>
    <w:rsid w:val="00872C01"/>
    <w:rsid w:val="00876AEC"/>
    <w:rsid w:val="00880595"/>
    <w:rsid w:val="00884102"/>
    <w:rsid w:val="00891460"/>
    <w:rsid w:val="008A1799"/>
    <w:rsid w:val="008A1F0C"/>
    <w:rsid w:val="008B10D5"/>
    <w:rsid w:val="008B5594"/>
    <w:rsid w:val="008B56E6"/>
    <w:rsid w:val="008B674D"/>
    <w:rsid w:val="008B7BCC"/>
    <w:rsid w:val="008C3B6E"/>
    <w:rsid w:val="008D0276"/>
    <w:rsid w:val="008D0DE2"/>
    <w:rsid w:val="008D1905"/>
    <w:rsid w:val="008E0244"/>
    <w:rsid w:val="008E4BC1"/>
    <w:rsid w:val="008E5942"/>
    <w:rsid w:val="008F1B20"/>
    <w:rsid w:val="008F1CD2"/>
    <w:rsid w:val="008F2AF0"/>
    <w:rsid w:val="008F4835"/>
    <w:rsid w:val="008F5A72"/>
    <w:rsid w:val="00901B72"/>
    <w:rsid w:val="00902573"/>
    <w:rsid w:val="009079AB"/>
    <w:rsid w:val="00913896"/>
    <w:rsid w:val="00913F01"/>
    <w:rsid w:val="00920140"/>
    <w:rsid w:val="009227FA"/>
    <w:rsid w:val="00925B2D"/>
    <w:rsid w:val="00936ABB"/>
    <w:rsid w:val="009423A9"/>
    <w:rsid w:val="0094763A"/>
    <w:rsid w:val="00956990"/>
    <w:rsid w:val="0095775D"/>
    <w:rsid w:val="0096102B"/>
    <w:rsid w:val="009658B1"/>
    <w:rsid w:val="009679E8"/>
    <w:rsid w:val="00971A60"/>
    <w:rsid w:val="009745D8"/>
    <w:rsid w:val="009767AE"/>
    <w:rsid w:val="00985A11"/>
    <w:rsid w:val="0098711D"/>
    <w:rsid w:val="0099136A"/>
    <w:rsid w:val="00992990"/>
    <w:rsid w:val="009A74E6"/>
    <w:rsid w:val="009B47B6"/>
    <w:rsid w:val="009B6310"/>
    <w:rsid w:val="009C0F7D"/>
    <w:rsid w:val="009C250D"/>
    <w:rsid w:val="009C7A8A"/>
    <w:rsid w:val="009D00AF"/>
    <w:rsid w:val="009D0278"/>
    <w:rsid w:val="009D5242"/>
    <w:rsid w:val="009E6267"/>
    <w:rsid w:val="009E6C6C"/>
    <w:rsid w:val="009F3611"/>
    <w:rsid w:val="009F487C"/>
    <w:rsid w:val="00A00669"/>
    <w:rsid w:val="00A05260"/>
    <w:rsid w:val="00A21E86"/>
    <w:rsid w:val="00A3202A"/>
    <w:rsid w:val="00A3377B"/>
    <w:rsid w:val="00A3448C"/>
    <w:rsid w:val="00A47610"/>
    <w:rsid w:val="00A52D8D"/>
    <w:rsid w:val="00A5340E"/>
    <w:rsid w:val="00A5421C"/>
    <w:rsid w:val="00A5498C"/>
    <w:rsid w:val="00A601F7"/>
    <w:rsid w:val="00A61F66"/>
    <w:rsid w:val="00A628B3"/>
    <w:rsid w:val="00A67B40"/>
    <w:rsid w:val="00A7161E"/>
    <w:rsid w:val="00A72730"/>
    <w:rsid w:val="00A7749A"/>
    <w:rsid w:val="00A77F5F"/>
    <w:rsid w:val="00A86A7F"/>
    <w:rsid w:val="00A921AB"/>
    <w:rsid w:val="00A9398B"/>
    <w:rsid w:val="00A972D9"/>
    <w:rsid w:val="00AA1225"/>
    <w:rsid w:val="00AA224D"/>
    <w:rsid w:val="00AB0114"/>
    <w:rsid w:val="00AB61EF"/>
    <w:rsid w:val="00AC03DC"/>
    <w:rsid w:val="00AC06DB"/>
    <w:rsid w:val="00AD1817"/>
    <w:rsid w:val="00AD2548"/>
    <w:rsid w:val="00AD3737"/>
    <w:rsid w:val="00AD7729"/>
    <w:rsid w:val="00AE02DF"/>
    <w:rsid w:val="00AE7CE3"/>
    <w:rsid w:val="00AF1D6D"/>
    <w:rsid w:val="00AF34D9"/>
    <w:rsid w:val="00B05FEC"/>
    <w:rsid w:val="00B0651B"/>
    <w:rsid w:val="00B10530"/>
    <w:rsid w:val="00B11D9A"/>
    <w:rsid w:val="00B139CC"/>
    <w:rsid w:val="00B16420"/>
    <w:rsid w:val="00B26D1C"/>
    <w:rsid w:val="00B40C61"/>
    <w:rsid w:val="00B4160C"/>
    <w:rsid w:val="00B53283"/>
    <w:rsid w:val="00B57175"/>
    <w:rsid w:val="00B62C2E"/>
    <w:rsid w:val="00B65DFA"/>
    <w:rsid w:val="00B7089E"/>
    <w:rsid w:val="00B70D7E"/>
    <w:rsid w:val="00B719B3"/>
    <w:rsid w:val="00B71F5D"/>
    <w:rsid w:val="00B725E5"/>
    <w:rsid w:val="00B76D83"/>
    <w:rsid w:val="00B80901"/>
    <w:rsid w:val="00B96BFC"/>
    <w:rsid w:val="00BB2B70"/>
    <w:rsid w:val="00BB307B"/>
    <w:rsid w:val="00BB61C6"/>
    <w:rsid w:val="00BC0B19"/>
    <w:rsid w:val="00BC3490"/>
    <w:rsid w:val="00BC3590"/>
    <w:rsid w:val="00BC7A57"/>
    <w:rsid w:val="00BD707C"/>
    <w:rsid w:val="00BF3C78"/>
    <w:rsid w:val="00BF50C0"/>
    <w:rsid w:val="00C012A0"/>
    <w:rsid w:val="00C02FD7"/>
    <w:rsid w:val="00C0393E"/>
    <w:rsid w:val="00C07DAD"/>
    <w:rsid w:val="00C1050D"/>
    <w:rsid w:val="00C17419"/>
    <w:rsid w:val="00C204B4"/>
    <w:rsid w:val="00C25ABA"/>
    <w:rsid w:val="00C31DBC"/>
    <w:rsid w:val="00C32DEC"/>
    <w:rsid w:val="00C3649A"/>
    <w:rsid w:val="00C40C22"/>
    <w:rsid w:val="00C4220E"/>
    <w:rsid w:val="00C4487B"/>
    <w:rsid w:val="00C56A86"/>
    <w:rsid w:val="00C62FFA"/>
    <w:rsid w:val="00C7438B"/>
    <w:rsid w:val="00C805D1"/>
    <w:rsid w:val="00C82429"/>
    <w:rsid w:val="00C834EB"/>
    <w:rsid w:val="00C87004"/>
    <w:rsid w:val="00C8747E"/>
    <w:rsid w:val="00C91C8C"/>
    <w:rsid w:val="00C93121"/>
    <w:rsid w:val="00C93C59"/>
    <w:rsid w:val="00C961B3"/>
    <w:rsid w:val="00C969A8"/>
    <w:rsid w:val="00C976AC"/>
    <w:rsid w:val="00CA1B5C"/>
    <w:rsid w:val="00CA2CAF"/>
    <w:rsid w:val="00CA5EFD"/>
    <w:rsid w:val="00CB08EB"/>
    <w:rsid w:val="00CB1873"/>
    <w:rsid w:val="00CB195B"/>
    <w:rsid w:val="00CB2136"/>
    <w:rsid w:val="00CC7451"/>
    <w:rsid w:val="00CD1244"/>
    <w:rsid w:val="00CD1D1D"/>
    <w:rsid w:val="00CD5DAC"/>
    <w:rsid w:val="00CD798D"/>
    <w:rsid w:val="00CD7B15"/>
    <w:rsid w:val="00CE2DFB"/>
    <w:rsid w:val="00CE3D6A"/>
    <w:rsid w:val="00CE3F01"/>
    <w:rsid w:val="00D05265"/>
    <w:rsid w:val="00D1102C"/>
    <w:rsid w:val="00D14D27"/>
    <w:rsid w:val="00D21D83"/>
    <w:rsid w:val="00D26BE7"/>
    <w:rsid w:val="00D30DB3"/>
    <w:rsid w:val="00D32B1A"/>
    <w:rsid w:val="00D35927"/>
    <w:rsid w:val="00D46E77"/>
    <w:rsid w:val="00D52153"/>
    <w:rsid w:val="00D52177"/>
    <w:rsid w:val="00D52D4D"/>
    <w:rsid w:val="00D54400"/>
    <w:rsid w:val="00D610FD"/>
    <w:rsid w:val="00D646D5"/>
    <w:rsid w:val="00D65422"/>
    <w:rsid w:val="00D708FE"/>
    <w:rsid w:val="00D71C1E"/>
    <w:rsid w:val="00D74709"/>
    <w:rsid w:val="00D76744"/>
    <w:rsid w:val="00D77328"/>
    <w:rsid w:val="00D8113B"/>
    <w:rsid w:val="00D84428"/>
    <w:rsid w:val="00D934B3"/>
    <w:rsid w:val="00D96E11"/>
    <w:rsid w:val="00DA1914"/>
    <w:rsid w:val="00DA7677"/>
    <w:rsid w:val="00DB0AA8"/>
    <w:rsid w:val="00DB5417"/>
    <w:rsid w:val="00DC2CE4"/>
    <w:rsid w:val="00DC3719"/>
    <w:rsid w:val="00DC6090"/>
    <w:rsid w:val="00DC7465"/>
    <w:rsid w:val="00DC7E82"/>
    <w:rsid w:val="00DE3AAB"/>
    <w:rsid w:val="00DE6735"/>
    <w:rsid w:val="00DF0158"/>
    <w:rsid w:val="00DF0F70"/>
    <w:rsid w:val="00DF1C52"/>
    <w:rsid w:val="00DF476A"/>
    <w:rsid w:val="00DF562A"/>
    <w:rsid w:val="00DF6DB2"/>
    <w:rsid w:val="00E001A7"/>
    <w:rsid w:val="00E00803"/>
    <w:rsid w:val="00E06E48"/>
    <w:rsid w:val="00E11EA7"/>
    <w:rsid w:val="00E14BB1"/>
    <w:rsid w:val="00E159CE"/>
    <w:rsid w:val="00E25161"/>
    <w:rsid w:val="00E26F0F"/>
    <w:rsid w:val="00E32549"/>
    <w:rsid w:val="00E366DF"/>
    <w:rsid w:val="00E53A91"/>
    <w:rsid w:val="00E54CB7"/>
    <w:rsid w:val="00E64B71"/>
    <w:rsid w:val="00E751F5"/>
    <w:rsid w:val="00E76726"/>
    <w:rsid w:val="00E82D5D"/>
    <w:rsid w:val="00E8414C"/>
    <w:rsid w:val="00EA5C38"/>
    <w:rsid w:val="00EB2D77"/>
    <w:rsid w:val="00EC63D7"/>
    <w:rsid w:val="00ED0AEA"/>
    <w:rsid w:val="00ED48AF"/>
    <w:rsid w:val="00ED65E9"/>
    <w:rsid w:val="00ED72E2"/>
    <w:rsid w:val="00EF1D28"/>
    <w:rsid w:val="00EF2B27"/>
    <w:rsid w:val="00EF3488"/>
    <w:rsid w:val="00EF745E"/>
    <w:rsid w:val="00F045C5"/>
    <w:rsid w:val="00F07D3E"/>
    <w:rsid w:val="00F15CEE"/>
    <w:rsid w:val="00F16C2E"/>
    <w:rsid w:val="00F22CC7"/>
    <w:rsid w:val="00F23DEE"/>
    <w:rsid w:val="00F2421F"/>
    <w:rsid w:val="00F27C8A"/>
    <w:rsid w:val="00F36EE9"/>
    <w:rsid w:val="00F42F50"/>
    <w:rsid w:val="00F47EAD"/>
    <w:rsid w:val="00F542D1"/>
    <w:rsid w:val="00F542E2"/>
    <w:rsid w:val="00F576C0"/>
    <w:rsid w:val="00F63DE0"/>
    <w:rsid w:val="00F711C8"/>
    <w:rsid w:val="00F71F36"/>
    <w:rsid w:val="00F768E4"/>
    <w:rsid w:val="00F84467"/>
    <w:rsid w:val="00F845EC"/>
    <w:rsid w:val="00F86237"/>
    <w:rsid w:val="00F931EC"/>
    <w:rsid w:val="00F972B7"/>
    <w:rsid w:val="00FA28FD"/>
    <w:rsid w:val="00FA445C"/>
    <w:rsid w:val="00FB2D28"/>
    <w:rsid w:val="00FB5818"/>
    <w:rsid w:val="00FB6A50"/>
    <w:rsid w:val="00FD1AE8"/>
    <w:rsid w:val="00FD79F1"/>
    <w:rsid w:val="00FE748E"/>
    <w:rsid w:val="00FE7DC9"/>
    <w:rsid w:val="00FF0D35"/>
    <w:rsid w:val="00FF445F"/>
    <w:rsid w:val="00FF734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56A86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0AEA"/>
    <w:pPr>
      <w:spacing w:before="120" w:line="240" w:lineRule="auto"/>
    </w:pPr>
  </w:style>
  <w:style w:type="paragraph" w:styleId="Heading1">
    <w:name w:val="heading 1"/>
    <w:next w:val="Normal"/>
    <w:link w:val="Heading1Char"/>
    <w:autoRedefine/>
    <w:uiPriority w:val="9"/>
    <w:qFormat/>
    <w:rsid w:val="00B40C61"/>
    <w:pPr>
      <w:keepNext/>
      <w:keepLines/>
      <w:numPr>
        <w:numId w:val="26"/>
      </w:numPr>
      <w:spacing w:before="480" w:after="0"/>
      <w:outlineLvl w:val="0"/>
    </w:pPr>
    <w:rPr>
      <w:rFonts w:asciiTheme="majorHAnsi" w:eastAsiaTheme="majorEastAsia" w:hAnsiTheme="majorHAnsi" w:cstheme="majorBidi"/>
      <w:b/>
      <w:bCs/>
      <w:sz w:val="36"/>
      <w:szCs w:val="28"/>
    </w:rPr>
  </w:style>
  <w:style w:type="paragraph" w:styleId="Heading2">
    <w:name w:val="heading 2"/>
    <w:basedOn w:val="Heading1"/>
    <w:next w:val="Normal"/>
    <w:link w:val="Heading2Char"/>
    <w:autoRedefine/>
    <w:uiPriority w:val="9"/>
    <w:unhideWhenUsed/>
    <w:qFormat/>
    <w:rsid w:val="00B40C61"/>
    <w:pPr>
      <w:numPr>
        <w:ilvl w:val="1"/>
      </w:numPr>
      <w:spacing w:before="200"/>
      <w:outlineLvl w:val="1"/>
    </w:pPr>
    <w:rPr>
      <w:bCs w:val="0"/>
      <w:sz w:val="32"/>
      <w:szCs w:val="26"/>
    </w:rPr>
  </w:style>
  <w:style w:type="paragraph" w:styleId="Heading3">
    <w:name w:val="heading 3"/>
    <w:basedOn w:val="Heading2"/>
    <w:next w:val="Normal"/>
    <w:link w:val="Heading3Char"/>
    <w:autoRedefine/>
    <w:uiPriority w:val="9"/>
    <w:unhideWhenUsed/>
    <w:qFormat/>
    <w:rsid w:val="00B40C61"/>
    <w:pPr>
      <w:numPr>
        <w:ilvl w:val="2"/>
      </w:numPr>
      <w:spacing w:line="271" w:lineRule="auto"/>
      <w:outlineLvl w:val="2"/>
    </w:pPr>
    <w:rPr>
      <w:bCs/>
      <w:sz w:val="28"/>
    </w:rPr>
  </w:style>
  <w:style w:type="paragraph" w:styleId="Heading4">
    <w:name w:val="heading 4"/>
    <w:basedOn w:val="Heading3"/>
    <w:next w:val="Normal"/>
    <w:link w:val="Heading4Char"/>
    <w:autoRedefine/>
    <w:uiPriority w:val="9"/>
    <w:unhideWhenUsed/>
    <w:qFormat/>
    <w:rsid w:val="00B40C61"/>
    <w:pPr>
      <w:numPr>
        <w:ilvl w:val="0"/>
        <w:numId w:val="0"/>
      </w:numPr>
      <w:ind w:left="72" w:hanging="72"/>
      <w:outlineLvl w:val="3"/>
    </w:pPr>
    <w:rPr>
      <w:b w:val="0"/>
      <w:bCs w:val="0"/>
      <w:iCs/>
    </w:rPr>
  </w:style>
  <w:style w:type="paragraph" w:styleId="Heading5">
    <w:name w:val="heading 5"/>
    <w:basedOn w:val="Normal"/>
    <w:next w:val="Normal"/>
    <w:link w:val="Heading5Char"/>
    <w:uiPriority w:val="9"/>
    <w:semiHidden/>
    <w:unhideWhenUsed/>
    <w:qFormat/>
    <w:rsid w:val="00B40C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C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C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C6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C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40C61"/>
    <w:pPr>
      <w:spacing w:before="720"/>
    </w:pPr>
    <w:rPr>
      <w:rFonts w:asciiTheme="majorHAnsi" w:eastAsiaTheme="majorEastAsia" w:hAnsiTheme="majorHAnsi" w:cstheme="majorBidi"/>
      <w:b/>
      <w:spacing w:val="5"/>
      <w:sz w:val="52"/>
      <w:szCs w:val="52"/>
    </w:rPr>
  </w:style>
  <w:style w:type="character" w:customStyle="1" w:styleId="TitleChar">
    <w:name w:val="Title Char"/>
    <w:basedOn w:val="DefaultParagraphFont"/>
    <w:link w:val="Title"/>
    <w:uiPriority w:val="10"/>
    <w:rsid w:val="00B40C61"/>
    <w:rPr>
      <w:rFonts w:asciiTheme="majorHAnsi" w:eastAsiaTheme="majorEastAsia" w:hAnsiTheme="majorHAnsi" w:cstheme="majorBidi"/>
      <w:b/>
      <w:spacing w:val="5"/>
      <w:sz w:val="52"/>
      <w:szCs w:val="52"/>
    </w:rPr>
  </w:style>
  <w:style w:type="paragraph" w:styleId="Subtitle">
    <w:name w:val="Subtitle"/>
    <w:basedOn w:val="Normal"/>
    <w:next w:val="Normal"/>
    <w:link w:val="SubtitleChar"/>
    <w:autoRedefine/>
    <w:uiPriority w:val="11"/>
    <w:qFormat/>
    <w:rsid w:val="00B40C61"/>
    <w:pPr>
      <w:spacing w:after="600"/>
      <w:ind w:left="1440"/>
      <w:contextualSpacing/>
    </w:pPr>
    <w:rPr>
      <w:rFonts w:asciiTheme="majorHAnsi" w:eastAsiaTheme="majorEastAsia" w:hAnsiTheme="majorHAnsi" w:cstheme="majorBidi"/>
      <w:i/>
      <w:iCs/>
      <w:spacing w:val="13"/>
      <w:sz w:val="44"/>
      <w:szCs w:val="24"/>
    </w:rPr>
  </w:style>
  <w:style w:type="character" w:customStyle="1" w:styleId="SubtitleChar">
    <w:name w:val="Subtitle Char"/>
    <w:basedOn w:val="DefaultParagraphFont"/>
    <w:link w:val="Subtitle"/>
    <w:uiPriority w:val="11"/>
    <w:rsid w:val="00B40C61"/>
    <w:rPr>
      <w:rFonts w:asciiTheme="majorHAnsi" w:eastAsiaTheme="majorEastAsia" w:hAnsiTheme="majorHAnsi" w:cstheme="majorBidi"/>
      <w:i/>
      <w:iCs/>
      <w:spacing w:val="13"/>
      <w:sz w:val="44"/>
      <w:szCs w:val="24"/>
    </w:rPr>
  </w:style>
  <w:style w:type="paragraph" w:customStyle="1" w:styleId="Appendix">
    <w:name w:val="Appendix"/>
    <w:basedOn w:val="Heading1"/>
    <w:next w:val="Normal"/>
    <w:link w:val="AppendixChar"/>
    <w:rsid w:val="00B40C61"/>
    <w:pPr>
      <w:numPr>
        <w:numId w:val="0"/>
      </w:numPr>
      <w:ind w:left="360" w:hanging="360"/>
    </w:pPr>
    <w:rPr>
      <w:rFonts w:ascii="Cambria" w:eastAsia="MS Gothic" w:hAnsi="Cambria" w:cs="Times New Roman"/>
    </w:rPr>
  </w:style>
  <w:style w:type="character" w:customStyle="1" w:styleId="AppendixChar">
    <w:name w:val="Appendix Char"/>
    <w:link w:val="Appendix"/>
    <w:rsid w:val="00B40C61"/>
    <w:rPr>
      <w:rFonts w:ascii="Cambria" w:eastAsia="MS Gothic" w:hAnsi="Cambria" w:cs="Times New Roman"/>
      <w:b/>
      <w:bCs/>
      <w:sz w:val="36"/>
      <w:szCs w:val="28"/>
    </w:rPr>
  </w:style>
  <w:style w:type="character" w:customStyle="1" w:styleId="Heading1Char">
    <w:name w:val="Heading 1 Char"/>
    <w:basedOn w:val="DefaultParagraphFont"/>
    <w:link w:val="Heading1"/>
    <w:uiPriority w:val="9"/>
    <w:rsid w:val="00B40C61"/>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B40C61"/>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B40C61"/>
    <w:rPr>
      <w:rFonts w:asciiTheme="majorHAnsi" w:eastAsiaTheme="majorEastAsia" w:hAnsiTheme="majorHAnsi" w:cstheme="majorBidi"/>
      <w:b/>
      <w:bCs/>
      <w:sz w:val="28"/>
      <w:szCs w:val="26"/>
    </w:rPr>
  </w:style>
  <w:style w:type="paragraph" w:styleId="Header">
    <w:name w:val="header"/>
    <w:basedOn w:val="Normal"/>
    <w:link w:val="HeaderChar"/>
    <w:uiPriority w:val="99"/>
    <w:unhideWhenUsed/>
    <w:rsid w:val="00B40C61"/>
    <w:pPr>
      <w:tabs>
        <w:tab w:val="center" w:pos="4680"/>
        <w:tab w:val="right" w:pos="9360"/>
      </w:tabs>
      <w:spacing w:after="0"/>
    </w:pPr>
  </w:style>
  <w:style w:type="character" w:customStyle="1" w:styleId="HeaderChar">
    <w:name w:val="Header Char"/>
    <w:basedOn w:val="DefaultParagraphFont"/>
    <w:link w:val="Header"/>
    <w:uiPriority w:val="99"/>
    <w:rsid w:val="00B40C61"/>
  </w:style>
  <w:style w:type="paragraph" w:styleId="Footer">
    <w:name w:val="footer"/>
    <w:basedOn w:val="Normal"/>
    <w:link w:val="FooterChar"/>
    <w:uiPriority w:val="99"/>
    <w:unhideWhenUsed/>
    <w:rsid w:val="00B40C61"/>
    <w:pPr>
      <w:tabs>
        <w:tab w:val="center" w:pos="4680"/>
        <w:tab w:val="right" w:pos="9360"/>
      </w:tabs>
      <w:spacing w:after="0"/>
    </w:pPr>
  </w:style>
  <w:style w:type="character" w:customStyle="1" w:styleId="FooterChar">
    <w:name w:val="Footer Char"/>
    <w:basedOn w:val="DefaultParagraphFont"/>
    <w:link w:val="Footer"/>
    <w:uiPriority w:val="99"/>
    <w:rsid w:val="00B40C61"/>
  </w:style>
  <w:style w:type="paragraph" w:styleId="BalloonText">
    <w:name w:val="Balloon Text"/>
    <w:basedOn w:val="Normal"/>
    <w:link w:val="BalloonTextChar"/>
    <w:uiPriority w:val="99"/>
    <w:semiHidden/>
    <w:unhideWhenUsed/>
    <w:rsid w:val="00B40C6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61"/>
    <w:rPr>
      <w:rFonts w:ascii="Tahoma" w:hAnsi="Tahoma" w:cs="Tahoma"/>
      <w:sz w:val="16"/>
      <w:szCs w:val="16"/>
    </w:rPr>
  </w:style>
  <w:style w:type="paragraph" w:styleId="NoSpacing">
    <w:name w:val="No Spacing"/>
    <w:link w:val="NoSpacingChar"/>
    <w:uiPriority w:val="1"/>
    <w:qFormat/>
    <w:rsid w:val="00B40C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40C61"/>
    <w:rPr>
      <w:rFonts w:eastAsiaTheme="minorEastAsia"/>
      <w:lang w:eastAsia="ja-JP"/>
    </w:rPr>
  </w:style>
  <w:style w:type="character" w:styleId="PlaceholderText">
    <w:name w:val="Placeholder Text"/>
    <w:basedOn w:val="DefaultParagraphFont"/>
    <w:uiPriority w:val="99"/>
    <w:semiHidden/>
    <w:rsid w:val="00B40C61"/>
    <w:rPr>
      <w:color w:val="808080"/>
    </w:rPr>
  </w:style>
  <w:style w:type="table" w:styleId="TableGrid">
    <w:name w:val="Table Grid"/>
    <w:basedOn w:val="TableNormal"/>
    <w:uiPriority w:val="59"/>
    <w:rsid w:val="00B40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C61"/>
    <w:rPr>
      <w:color w:val="0000FF" w:themeColor="hyperlink"/>
      <w:u w:val="single"/>
    </w:rPr>
  </w:style>
  <w:style w:type="character" w:styleId="Emphasis">
    <w:name w:val="Emphasis"/>
    <w:basedOn w:val="DefaultParagraphFont"/>
    <w:uiPriority w:val="20"/>
    <w:qFormat/>
    <w:rsid w:val="00B40C61"/>
    <w:rPr>
      <w:i/>
      <w:iCs/>
    </w:rPr>
  </w:style>
  <w:style w:type="paragraph" w:customStyle="1" w:styleId="XML1">
    <w:name w:val="XML1"/>
    <w:basedOn w:val="BodyText"/>
    <w:link w:val="XML1Char"/>
    <w:autoRedefine/>
    <w:qFormat/>
    <w:rsid w:val="00B40C61"/>
    <w:pPr>
      <w:spacing w:before="0" w:after="0"/>
      <w:ind w:left="216" w:hanging="216"/>
    </w:pPr>
    <w:rPr>
      <w:rFonts w:ascii="Courier New" w:eastAsia="Times New Roman" w:hAnsi="Courier New" w:cs="Courier New"/>
      <w:sz w:val="20"/>
      <w:szCs w:val="20"/>
    </w:rPr>
  </w:style>
  <w:style w:type="character" w:customStyle="1" w:styleId="XML1Char">
    <w:name w:val="XML1 Char"/>
    <w:basedOn w:val="DefaultParagraphFont"/>
    <w:link w:val="XML1"/>
    <w:rsid w:val="00B40C61"/>
    <w:rPr>
      <w:rFonts w:ascii="Courier New" w:eastAsia="Times New Roman" w:hAnsi="Courier New" w:cs="Courier New"/>
      <w:sz w:val="20"/>
      <w:szCs w:val="20"/>
    </w:rPr>
  </w:style>
  <w:style w:type="paragraph" w:styleId="BodyText">
    <w:name w:val="Body Text"/>
    <w:basedOn w:val="Normal"/>
    <w:link w:val="BodyTextChar"/>
    <w:uiPriority w:val="99"/>
    <w:unhideWhenUsed/>
    <w:rsid w:val="00B40C61"/>
    <w:pPr>
      <w:spacing w:after="120"/>
    </w:pPr>
  </w:style>
  <w:style w:type="character" w:customStyle="1" w:styleId="BodyTextChar">
    <w:name w:val="Body Text Char"/>
    <w:basedOn w:val="DefaultParagraphFont"/>
    <w:link w:val="BodyText"/>
    <w:uiPriority w:val="99"/>
    <w:rsid w:val="00B40C61"/>
  </w:style>
  <w:style w:type="paragraph" w:customStyle="1" w:styleId="XML2">
    <w:name w:val="XML2"/>
    <w:basedOn w:val="XML1"/>
    <w:link w:val="XML2Char"/>
    <w:qFormat/>
    <w:rsid w:val="00B40C61"/>
    <w:pPr>
      <w:ind w:left="504"/>
    </w:pPr>
  </w:style>
  <w:style w:type="character" w:customStyle="1" w:styleId="XML2Char">
    <w:name w:val="XML2 Char"/>
    <w:basedOn w:val="DefaultParagraphFont"/>
    <w:link w:val="XML2"/>
    <w:rsid w:val="00B40C61"/>
    <w:rPr>
      <w:rFonts w:ascii="Courier New" w:eastAsia="Times New Roman" w:hAnsi="Courier New" w:cs="Courier New"/>
      <w:sz w:val="20"/>
      <w:szCs w:val="20"/>
    </w:rPr>
  </w:style>
  <w:style w:type="paragraph" w:customStyle="1" w:styleId="XML3">
    <w:name w:val="XML3"/>
    <w:basedOn w:val="XML1"/>
    <w:link w:val="XML3Char"/>
    <w:autoRedefine/>
    <w:qFormat/>
    <w:rsid w:val="008B56E6"/>
    <w:pPr>
      <w:ind w:left="720" w:right="288"/>
    </w:pPr>
  </w:style>
  <w:style w:type="character" w:customStyle="1" w:styleId="XML3Char">
    <w:name w:val="XML3 Char"/>
    <w:basedOn w:val="XML1Char"/>
    <w:link w:val="XML3"/>
    <w:rsid w:val="008B56E6"/>
    <w:rPr>
      <w:rFonts w:ascii="Courier New" w:eastAsia="Times New Roman" w:hAnsi="Courier New" w:cs="Courier New"/>
      <w:sz w:val="20"/>
      <w:szCs w:val="20"/>
    </w:rPr>
  </w:style>
  <w:style w:type="paragraph" w:customStyle="1" w:styleId="XML4">
    <w:name w:val="XML4"/>
    <w:basedOn w:val="XML1"/>
    <w:link w:val="XML4Char"/>
    <w:autoRedefine/>
    <w:qFormat/>
    <w:rsid w:val="00B40C61"/>
    <w:pPr>
      <w:ind w:left="936" w:right="360"/>
    </w:pPr>
  </w:style>
  <w:style w:type="character" w:customStyle="1" w:styleId="XML4Char">
    <w:name w:val="XML4 Char"/>
    <w:basedOn w:val="XML1Char"/>
    <w:link w:val="XML4"/>
    <w:rsid w:val="00B40C61"/>
    <w:rPr>
      <w:rFonts w:ascii="Courier New" w:eastAsia="Times New Roman" w:hAnsi="Courier New" w:cs="Courier New"/>
      <w:sz w:val="20"/>
      <w:szCs w:val="20"/>
    </w:rPr>
  </w:style>
  <w:style w:type="paragraph" w:customStyle="1" w:styleId="XML5">
    <w:name w:val="XML5"/>
    <w:basedOn w:val="XML1"/>
    <w:link w:val="XML5Char"/>
    <w:autoRedefine/>
    <w:qFormat/>
    <w:rsid w:val="00B40C61"/>
    <w:pPr>
      <w:ind w:left="1152"/>
    </w:pPr>
  </w:style>
  <w:style w:type="character" w:customStyle="1" w:styleId="XML5Char">
    <w:name w:val="XML5 Char"/>
    <w:basedOn w:val="DefaultParagraphFont"/>
    <w:link w:val="XML5"/>
    <w:rsid w:val="00B40C61"/>
    <w:rPr>
      <w:rFonts w:ascii="Courier New" w:eastAsia="Times New Roman" w:hAnsi="Courier New" w:cs="Courier New"/>
      <w:sz w:val="20"/>
      <w:szCs w:val="20"/>
    </w:rPr>
  </w:style>
  <w:style w:type="paragraph" w:customStyle="1" w:styleId="XML6">
    <w:name w:val="XML6"/>
    <w:basedOn w:val="XML1"/>
    <w:link w:val="XML6Char"/>
    <w:autoRedefine/>
    <w:qFormat/>
    <w:rsid w:val="00B40C61"/>
    <w:pPr>
      <w:ind w:left="1368"/>
    </w:pPr>
  </w:style>
  <w:style w:type="character" w:customStyle="1" w:styleId="XML6Char">
    <w:name w:val="XML6 Char"/>
    <w:basedOn w:val="XML1Char"/>
    <w:link w:val="XML6"/>
    <w:rsid w:val="00B40C61"/>
    <w:rPr>
      <w:rFonts w:ascii="Courier New" w:eastAsia="Times New Roman" w:hAnsi="Courier New" w:cs="Courier New"/>
      <w:sz w:val="20"/>
      <w:szCs w:val="20"/>
    </w:rPr>
  </w:style>
  <w:style w:type="paragraph" w:customStyle="1" w:styleId="XML7">
    <w:name w:val="XML7"/>
    <w:basedOn w:val="XML1"/>
    <w:link w:val="XML7Char"/>
    <w:autoRedefine/>
    <w:qFormat/>
    <w:rsid w:val="00B40C61"/>
    <w:pPr>
      <w:ind w:left="1656"/>
    </w:pPr>
  </w:style>
  <w:style w:type="character" w:customStyle="1" w:styleId="XML7Char">
    <w:name w:val="XML7 Char"/>
    <w:basedOn w:val="XML6Char"/>
    <w:link w:val="XML7"/>
    <w:rsid w:val="00B40C61"/>
    <w:rPr>
      <w:rFonts w:ascii="Courier New" w:eastAsia="Times New Roman" w:hAnsi="Courier New" w:cs="Courier New"/>
      <w:sz w:val="20"/>
      <w:szCs w:val="20"/>
    </w:rPr>
  </w:style>
  <w:style w:type="table" w:customStyle="1" w:styleId="XMLtable">
    <w:name w:val="XML table"/>
    <w:basedOn w:val="TableNormal"/>
    <w:uiPriority w:val="99"/>
    <w:rsid w:val="00ED0AEA"/>
    <w:pPr>
      <w:spacing w:after="0" w:line="240" w:lineRule="auto"/>
    </w:pPr>
    <w:tblPr>
      <w:tblInd w:w="0" w:type="dxa"/>
      <w:tblBorders>
        <w:top w:val="single" w:sz="4" w:space="0" w:color="auto"/>
        <w:left w:val="single" w:sz="4" w:space="0" w:color="auto"/>
        <w:bottom w:val="single" w:sz="4" w:space="0" w:color="auto"/>
        <w:right w:val="single" w:sz="4" w:space="0" w:color="auto"/>
      </w:tblBorders>
      <w:tblCellMar>
        <w:top w:w="0" w:type="dxa"/>
        <w:left w:w="57" w:type="dxa"/>
        <w:bottom w:w="0" w:type="dxa"/>
        <w:right w:w="57" w:type="dxa"/>
      </w:tblCellMar>
    </w:tblPr>
    <w:tcPr>
      <w:shd w:val="clear" w:color="auto" w:fill="D7F6C2"/>
    </w:tcPr>
  </w:style>
  <w:style w:type="paragraph" w:styleId="TOCHeading">
    <w:name w:val="TOC Heading"/>
    <w:basedOn w:val="Heading1"/>
    <w:next w:val="Normal"/>
    <w:uiPriority w:val="39"/>
    <w:unhideWhenUsed/>
    <w:qFormat/>
    <w:rsid w:val="00B40C61"/>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qFormat/>
    <w:rsid w:val="00B40C61"/>
    <w:pPr>
      <w:spacing w:after="100"/>
    </w:pPr>
  </w:style>
  <w:style w:type="paragraph" w:styleId="TOC2">
    <w:name w:val="toc 2"/>
    <w:basedOn w:val="Normal"/>
    <w:next w:val="Normal"/>
    <w:autoRedefine/>
    <w:uiPriority w:val="39"/>
    <w:unhideWhenUsed/>
    <w:qFormat/>
    <w:rsid w:val="00B40C61"/>
    <w:pPr>
      <w:spacing w:after="100"/>
      <w:ind w:left="220"/>
    </w:pPr>
  </w:style>
  <w:style w:type="paragraph" w:styleId="TOC3">
    <w:name w:val="toc 3"/>
    <w:basedOn w:val="Normal"/>
    <w:next w:val="Normal"/>
    <w:autoRedefine/>
    <w:uiPriority w:val="39"/>
    <w:unhideWhenUsed/>
    <w:qFormat/>
    <w:rsid w:val="00B40C61"/>
    <w:pPr>
      <w:spacing w:after="100"/>
      <w:ind w:left="440"/>
    </w:pPr>
  </w:style>
  <w:style w:type="character" w:customStyle="1" w:styleId="Heading4Char">
    <w:name w:val="Heading 4 Char"/>
    <w:basedOn w:val="DefaultParagraphFont"/>
    <w:link w:val="Heading4"/>
    <w:uiPriority w:val="9"/>
    <w:rsid w:val="00B40C61"/>
    <w:rPr>
      <w:rFonts w:asciiTheme="majorHAnsi" w:eastAsiaTheme="majorEastAsia" w:hAnsiTheme="majorHAnsi" w:cstheme="majorBidi"/>
      <w:iCs/>
      <w:sz w:val="28"/>
      <w:szCs w:val="26"/>
    </w:rPr>
  </w:style>
  <w:style w:type="numbering" w:customStyle="1" w:styleId="Headings0">
    <w:name w:val="Headings"/>
    <w:uiPriority w:val="99"/>
    <w:rsid w:val="003A0B13"/>
  </w:style>
  <w:style w:type="character" w:customStyle="1" w:styleId="Heading5Char">
    <w:name w:val="Heading 5 Char"/>
    <w:basedOn w:val="DefaultParagraphFont"/>
    <w:link w:val="Heading5"/>
    <w:uiPriority w:val="9"/>
    <w:semiHidden/>
    <w:rsid w:val="00B40C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C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40C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C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C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C61"/>
    <w:rPr>
      <w:rFonts w:ascii="Arial" w:eastAsiaTheme="minorEastAsia" w:hAnsi="Arial"/>
      <w:b/>
      <w:bCs/>
      <w:color w:val="4F81BD" w:themeColor="accent1"/>
      <w:sz w:val="18"/>
      <w:szCs w:val="18"/>
      <w:lang w:bidi="en-US"/>
    </w:rPr>
  </w:style>
  <w:style w:type="character" w:styleId="SubtleEmphasis">
    <w:name w:val="Subtle Emphasis"/>
    <w:basedOn w:val="DefaultParagraphFont"/>
    <w:uiPriority w:val="19"/>
    <w:qFormat/>
    <w:rsid w:val="00B40C61"/>
    <w:rPr>
      <w:rFonts w:cs="Times New Roman"/>
      <w:i/>
    </w:rPr>
  </w:style>
  <w:style w:type="paragraph" w:customStyle="1" w:styleId="XML9">
    <w:name w:val="XML9"/>
    <w:basedOn w:val="XML1"/>
    <w:link w:val="XML9Char"/>
    <w:qFormat/>
    <w:rsid w:val="00B40C61"/>
    <w:pPr>
      <w:ind w:left="2160"/>
    </w:pPr>
    <w:rPr>
      <w:rFonts w:eastAsiaTheme="minorEastAsia"/>
    </w:rPr>
  </w:style>
  <w:style w:type="character" w:customStyle="1" w:styleId="XML9Char">
    <w:name w:val="XML9 Char"/>
    <w:link w:val="XML9"/>
    <w:rsid w:val="00B40C61"/>
    <w:rPr>
      <w:rFonts w:ascii="Courier New" w:eastAsiaTheme="minorEastAsia" w:hAnsi="Courier New" w:cs="Courier New"/>
      <w:sz w:val="20"/>
      <w:szCs w:val="20"/>
    </w:rPr>
  </w:style>
  <w:style w:type="numbering" w:customStyle="1" w:styleId="Headings">
    <w:name w:val="Headings"/>
    <w:uiPriority w:val="99"/>
    <w:rsid w:val="00B40C61"/>
    <w:pPr>
      <w:numPr>
        <w:numId w:val="22"/>
      </w:numPr>
    </w:pPr>
  </w:style>
  <w:style w:type="paragraph" w:customStyle="1" w:styleId="XML8">
    <w:name w:val="XML8"/>
    <w:basedOn w:val="XML1"/>
    <w:link w:val="XML8Char"/>
    <w:autoRedefine/>
    <w:qFormat/>
    <w:rsid w:val="00B40C61"/>
    <w:pPr>
      <w:ind w:left="1872"/>
    </w:pPr>
    <w:rPr>
      <w:rFonts w:eastAsiaTheme="minorEastAsia"/>
    </w:rPr>
  </w:style>
  <w:style w:type="character" w:customStyle="1" w:styleId="XML8Char">
    <w:name w:val="XML8 Char"/>
    <w:link w:val="XML8"/>
    <w:rsid w:val="00B40C61"/>
    <w:rPr>
      <w:rFonts w:ascii="Courier New" w:eastAsiaTheme="minorEastAsia" w:hAnsi="Courier New" w:cs="Courier New"/>
      <w:sz w:val="20"/>
      <w:szCs w:val="20"/>
    </w:rPr>
  </w:style>
  <w:style w:type="numbering" w:customStyle="1" w:styleId="Appendices">
    <w:name w:val="Appendices"/>
    <w:uiPriority w:val="99"/>
    <w:rsid w:val="00B40C61"/>
    <w:pPr>
      <w:numPr>
        <w:numId w:val="13"/>
      </w:numPr>
    </w:pPr>
  </w:style>
  <w:style w:type="character" w:styleId="Strong">
    <w:name w:val="Strong"/>
    <w:basedOn w:val="DefaultParagraphFont"/>
    <w:uiPriority w:val="22"/>
    <w:qFormat/>
    <w:rsid w:val="00B40C61"/>
    <w:rPr>
      <w:rFonts w:cs="Times New Roman"/>
      <w:b/>
    </w:rPr>
  </w:style>
  <w:style w:type="paragraph" w:styleId="ListParagraph">
    <w:name w:val="List Paragraph"/>
    <w:basedOn w:val="Normal"/>
    <w:uiPriority w:val="34"/>
    <w:qFormat/>
    <w:rsid w:val="00B40C61"/>
    <w:pPr>
      <w:ind w:left="720"/>
      <w:contextualSpacing/>
    </w:pPr>
    <w:rPr>
      <w:rFonts w:ascii="Arial" w:eastAsiaTheme="minorEastAsia" w:hAnsi="Arial"/>
      <w:lang w:bidi="en-US"/>
    </w:rPr>
  </w:style>
  <w:style w:type="paragraph" w:styleId="Quote">
    <w:name w:val="Quote"/>
    <w:basedOn w:val="Normal"/>
    <w:next w:val="Normal"/>
    <w:link w:val="QuoteChar"/>
    <w:uiPriority w:val="29"/>
    <w:qFormat/>
    <w:rsid w:val="00B40C61"/>
    <w:pPr>
      <w:spacing w:before="200" w:after="0" w:line="276" w:lineRule="auto"/>
      <w:ind w:left="360" w:right="360"/>
    </w:pPr>
    <w:rPr>
      <w:rFonts w:ascii="Calibri" w:eastAsiaTheme="minorEastAsia" w:hAnsi="Calibri" w:cs="Times New Roman"/>
      <w:i/>
      <w:iCs/>
    </w:rPr>
  </w:style>
  <w:style w:type="character" w:customStyle="1" w:styleId="QuoteChar">
    <w:name w:val="Quote Char"/>
    <w:basedOn w:val="DefaultParagraphFont"/>
    <w:link w:val="Quote"/>
    <w:uiPriority w:val="29"/>
    <w:rsid w:val="00B40C61"/>
    <w:rPr>
      <w:rFonts w:ascii="Calibri" w:eastAsiaTheme="minorEastAsia" w:hAnsi="Calibri" w:cs="Times New Roman"/>
      <w:i/>
      <w:iCs/>
    </w:rPr>
  </w:style>
  <w:style w:type="paragraph" w:styleId="IntenseQuote">
    <w:name w:val="Intense Quote"/>
    <w:basedOn w:val="Normal"/>
    <w:next w:val="Normal"/>
    <w:link w:val="IntenseQuoteChar"/>
    <w:uiPriority w:val="30"/>
    <w:qFormat/>
    <w:rsid w:val="00B40C61"/>
    <w:pPr>
      <w:pBdr>
        <w:bottom w:val="single" w:sz="4" w:space="1" w:color="auto"/>
      </w:pBdr>
      <w:spacing w:before="200" w:after="280" w:line="276" w:lineRule="auto"/>
      <w:ind w:left="1008" w:right="1152"/>
      <w:jc w:val="both"/>
    </w:pPr>
    <w:rPr>
      <w:rFonts w:ascii="Calibri" w:eastAsiaTheme="minorEastAsia" w:hAnsi="Calibri" w:cs="Times New Roman"/>
      <w:b/>
      <w:bCs/>
      <w:i/>
      <w:iCs/>
    </w:rPr>
  </w:style>
  <w:style w:type="character" w:customStyle="1" w:styleId="IntenseQuoteChar">
    <w:name w:val="Intense Quote Char"/>
    <w:basedOn w:val="DefaultParagraphFont"/>
    <w:link w:val="IntenseQuote"/>
    <w:uiPriority w:val="30"/>
    <w:rsid w:val="00B40C61"/>
    <w:rPr>
      <w:rFonts w:ascii="Calibri" w:eastAsiaTheme="minorEastAsia" w:hAnsi="Calibri" w:cs="Times New Roman"/>
      <w:b/>
      <w:bCs/>
      <w:i/>
      <w:iCs/>
    </w:rPr>
  </w:style>
  <w:style w:type="character" w:styleId="IntenseEmphasis">
    <w:name w:val="Intense Emphasis"/>
    <w:basedOn w:val="DefaultParagraphFont"/>
    <w:uiPriority w:val="21"/>
    <w:qFormat/>
    <w:rsid w:val="00B40C61"/>
    <w:rPr>
      <w:rFonts w:cs="Times New Roman"/>
      <w:b/>
    </w:rPr>
  </w:style>
  <w:style w:type="character" w:styleId="SubtleReference">
    <w:name w:val="Subtle Reference"/>
    <w:basedOn w:val="DefaultParagraphFont"/>
    <w:uiPriority w:val="31"/>
    <w:qFormat/>
    <w:rsid w:val="00B40C61"/>
    <w:rPr>
      <w:rFonts w:cs="Times New Roman"/>
      <w:smallCaps/>
    </w:rPr>
  </w:style>
  <w:style w:type="character" w:styleId="IntenseReference">
    <w:name w:val="Intense Reference"/>
    <w:basedOn w:val="DefaultParagraphFont"/>
    <w:uiPriority w:val="32"/>
    <w:qFormat/>
    <w:rsid w:val="00B40C61"/>
    <w:rPr>
      <w:rFonts w:cs="Times New Roman"/>
      <w:smallCaps/>
      <w:spacing w:val="5"/>
      <w:u w:val="single"/>
    </w:rPr>
  </w:style>
  <w:style w:type="character" w:styleId="BookTitle">
    <w:name w:val="Book Title"/>
    <w:basedOn w:val="DefaultParagraphFont"/>
    <w:uiPriority w:val="33"/>
    <w:qFormat/>
    <w:rsid w:val="00B40C61"/>
    <w:rPr>
      <w:rFonts w:cs="Times New Roman"/>
      <w:i/>
      <w:smallCaps/>
      <w:spacing w:val="5"/>
    </w:rPr>
  </w:style>
  <w:style w:type="character" w:styleId="FollowedHyperlink">
    <w:name w:val="FollowedHyperlink"/>
    <w:basedOn w:val="DefaultParagraphFont"/>
    <w:uiPriority w:val="99"/>
    <w:semiHidden/>
    <w:unhideWhenUsed/>
    <w:rsid w:val="00B40C61"/>
    <w:rPr>
      <w:rFonts w:cs="Times New Roman"/>
      <w:color w:val="800080"/>
      <w:u w:val="single"/>
    </w:rPr>
  </w:style>
  <w:style w:type="character" w:styleId="CommentReference">
    <w:name w:val="annotation reference"/>
    <w:basedOn w:val="DefaultParagraphFont"/>
    <w:uiPriority w:val="99"/>
    <w:semiHidden/>
    <w:unhideWhenUsed/>
    <w:rsid w:val="00B40C61"/>
    <w:rPr>
      <w:rFonts w:cs="Times New Roman"/>
      <w:sz w:val="16"/>
    </w:rPr>
  </w:style>
  <w:style w:type="paragraph" w:styleId="CommentText">
    <w:name w:val="annotation text"/>
    <w:basedOn w:val="Normal"/>
    <w:link w:val="CommentTextChar"/>
    <w:uiPriority w:val="99"/>
    <w:semiHidden/>
    <w:unhideWhenUsed/>
    <w:rsid w:val="00B40C61"/>
    <w:pPr>
      <w:spacing w:before="0"/>
    </w:pPr>
    <w:rPr>
      <w:rFonts w:ascii="Arial" w:eastAsiaTheme="minorEastAsia" w:hAnsi="Arial" w:cs="Times New Roman"/>
      <w:sz w:val="20"/>
      <w:szCs w:val="20"/>
    </w:rPr>
  </w:style>
  <w:style w:type="character" w:customStyle="1" w:styleId="CommentTextChar">
    <w:name w:val="Comment Text Char"/>
    <w:basedOn w:val="DefaultParagraphFont"/>
    <w:link w:val="CommentText"/>
    <w:uiPriority w:val="99"/>
    <w:semiHidden/>
    <w:rsid w:val="00B40C61"/>
    <w:rPr>
      <w:rFonts w:ascii="Arial" w:eastAsiaTheme="minorEastAsia" w:hAnsi="Arial" w:cs="Times New Roman"/>
      <w:sz w:val="20"/>
      <w:szCs w:val="20"/>
    </w:rPr>
  </w:style>
  <w:style w:type="paragraph" w:styleId="CommentSubject">
    <w:name w:val="annotation subject"/>
    <w:basedOn w:val="CommentText"/>
    <w:next w:val="CommentText"/>
    <w:link w:val="CommentSubjectChar"/>
    <w:uiPriority w:val="99"/>
    <w:semiHidden/>
    <w:unhideWhenUsed/>
    <w:rsid w:val="00B40C61"/>
    <w:rPr>
      <w:b/>
      <w:bCs/>
    </w:rPr>
  </w:style>
  <w:style w:type="character" w:customStyle="1" w:styleId="CommentSubjectChar">
    <w:name w:val="Comment Subject Char"/>
    <w:basedOn w:val="CommentTextChar"/>
    <w:link w:val="CommentSubject"/>
    <w:uiPriority w:val="99"/>
    <w:semiHidden/>
    <w:rsid w:val="00B40C61"/>
    <w:rPr>
      <w:rFonts w:ascii="Arial" w:eastAsiaTheme="minorEastAsia" w:hAnsi="Arial" w:cs="Times New Roman"/>
      <w:b/>
      <w:bCs/>
      <w:sz w:val="20"/>
      <w:szCs w:val="20"/>
    </w:rPr>
  </w:style>
  <w:style w:type="paragraph" w:styleId="Revision">
    <w:name w:val="Revision"/>
    <w:hidden/>
    <w:uiPriority w:val="99"/>
    <w:semiHidden/>
    <w:rsid w:val="00B40C61"/>
    <w:pPr>
      <w:spacing w:after="0" w:line="240" w:lineRule="auto"/>
    </w:pPr>
    <w:rPr>
      <w:rFonts w:ascii="Cambria" w:eastAsiaTheme="minorEastAsia" w:hAnsi="Cambria" w:cs="Times New Roman"/>
    </w:rPr>
  </w:style>
  <w:style w:type="paragraph" w:styleId="DocumentMap">
    <w:name w:val="Document Map"/>
    <w:basedOn w:val="Normal"/>
    <w:link w:val="DocumentMapChar"/>
    <w:uiPriority w:val="99"/>
    <w:semiHidden/>
    <w:unhideWhenUsed/>
    <w:rsid w:val="00B40C61"/>
    <w:pPr>
      <w:spacing w:before="0" w:after="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B40C61"/>
    <w:rPr>
      <w:rFonts w:ascii="Tahoma" w:eastAsiaTheme="minorEastAsia" w:hAnsi="Tahoma" w:cs="Tahoma"/>
      <w:sz w:val="16"/>
      <w:szCs w:val="16"/>
    </w:rPr>
  </w:style>
  <w:style w:type="paragraph" w:customStyle="1" w:styleId="XMLExample1">
    <w:name w:val="XML Example1"/>
    <w:basedOn w:val="Normal"/>
    <w:link w:val="XMLExample1Char"/>
    <w:rsid w:val="00B40C61"/>
    <w:pPr>
      <w:pBdr>
        <w:top w:val="single" w:sz="4" w:space="1" w:color="auto"/>
        <w:left w:val="single" w:sz="4" w:space="4" w:color="auto"/>
        <w:bottom w:val="single" w:sz="4" w:space="1" w:color="auto"/>
        <w:right w:val="single" w:sz="4" w:space="4" w:color="auto"/>
      </w:pBdr>
      <w:shd w:val="clear" w:color="auto" w:fill="CCFFCC"/>
      <w:spacing w:before="0" w:after="0"/>
      <w:ind w:left="360" w:right="360"/>
    </w:pPr>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B4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40C61"/>
    <w:rPr>
      <w:rFonts w:ascii="Courier New" w:eastAsiaTheme="minorEastAsia" w:hAnsi="Courier New" w:cs="Courier New"/>
      <w:sz w:val="20"/>
      <w:szCs w:val="20"/>
    </w:rPr>
  </w:style>
  <w:style w:type="character" w:customStyle="1" w:styleId="BodyTextChar1">
    <w:name w:val="Body Text Char1"/>
    <w:basedOn w:val="DefaultParagraphFont"/>
    <w:uiPriority w:val="99"/>
    <w:rsid w:val="00F71F36"/>
    <w:rPr>
      <w:rFonts w:ascii="Arial" w:eastAsia="Times New Roman" w:hAnsi="Arial" w:cs="Times New Roman"/>
      <w:sz w:val="20"/>
      <w:szCs w:val="20"/>
      <w:lang w:bidi="ar-SA"/>
    </w:rPr>
  </w:style>
  <w:style w:type="paragraph" w:styleId="Bibliography">
    <w:name w:val="Bibliography"/>
    <w:basedOn w:val="Normal"/>
    <w:next w:val="Normal"/>
    <w:uiPriority w:val="37"/>
    <w:unhideWhenUsed/>
    <w:rsid w:val="00B40C61"/>
    <w:pPr>
      <w:spacing w:before="0" w:line="276" w:lineRule="auto"/>
    </w:pPr>
    <w:rPr>
      <w:rFonts w:ascii="Arial" w:eastAsiaTheme="minorEastAsia" w:hAnsi="Arial" w:cs="Times New Roman"/>
    </w:rPr>
  </w:style>
  <w:style w:type="paragraph" w:customStyle="1" w:styleId="XMLExample2">
    <w:name w:val="XML Example2"/>
    <w:basedOn w:val="XMLExample1"/>
    <w:link w:val="XMLExample2Char"/>
    <w:rsid w:val="00B40C61"/>
  </w:style>
  <w:style w:type="character" w:customStyle="1" w:styleId="XMLExample1Char">
    <w:name w:val="XML Example1 Char"/>
    <w:link w:val="XMLExample1"/>
    <w:rsid w:val="00B40C61"/>
    <w:rPr>
      <w:rFonts w:ascii="Courier New" w:eastAsiaTheme="minorEastAsia" w:hAnsi="Courier New" w:cs="Courier New"/>
      <w:sz w:val="20"/>
      <w:szCs w:val="20"/>
      <w:shd w:val="clear" w:color="auto" w:fill="CCFFCC"/>
    </w:rPr>
  </w:style>
  <w:style w:type="character" w:customStyle="1" w:styleId="XMLExample2Char">
    <w:name w:val="XML Example2 Char"/>
    <w:link w:val="XMLExample2"/>
    <w:rsid w:val="00B40C61"/>
    <w:rPr>
      <w:rFonts w:ascii="Courier New" w:eastAsiaTheme="minorEastAsia" w:hAnsi="Courier New" w:cs="Courier New"/>
      <w:sz w:val="20"/>
      <w:szCs w:val="20"/>
      <w:shd w:val="clear" w:color="auto" w:fill="CCFFCC"/>
    </w:rPr>
  </w:style>
  <w:style w:type="paragraph" w:customStyle="1" w:styleId="XMLIndent2">
    <w:name w:val="XMLIndent2"/>
    <w:basedOn w:val="XML3"/>
    <w:link w:val="XMLIndent2Char"/>
    <w:qFormat/>
    <w:rsid w:val="00B40C61"/>
    <w:pPr>
      <w:ind w:left="2088" w:hanging="1584"/>
    </w:pPr>
    <w:rPr>
      <w:rFonts w:eastAsiaTheme="minorEastAsia"/>
    </w:rPr>
  </w:style>
  <w:style w:type="paragraph" w:customStyle="1" w:styleId="XMLIndent1">
    <w:name w:val="XMLIndent1"/>
    <w:basedOn w:val="XML1"/>
    <w:link w:val="XMLIndent1Char"/>
    <w:autoRedefine/>
    <w:qFormat/>
    <w:rsid w:val="00B40C61"/>
    <w:pPr>
      <w:ind w:left="1584" w:hanging="1584"/>
    </w:pPr>
    <w:rPr>
      <w:rFonts w:eastAsiaTheme="minorEastAsia"/>
    </w:rPr>
  </w:style>
  <w:style w:type="character" w:customStyle="1" w:styleId="XMLIndent2Char">
    <w:name w:val="XMLIndent2 Char"/>
    <w:link w:val="XMLIndent2"/>
    <w:rsid w:val="00B40C61"/>
    <w:rPr>
      <w:rFonts w:ascii="Courier New" w:eastAsiaTheme="minorEastAsia" w:hAnsi="Courier New" w:cs="Courier New"/>
      <w:sz w:val="20"/>
      <w:szCs w:val="20"/>
    </w:rPr>
  </w:style>
  <w:style w:type="character" w:customStyle="1" w:styleId="XMLIndent1Char">
    <w:name w:val="XMLIndent1 Char"/>
    <w:link w:val="XMLIndent1"/>
    <w:rsid w:val="00B40C61"/>
    <w:rPr>
      <w:rFonts w:ascii="Courier New" w:eastAsiaTheme="minorEastAsia" w:hAnsi="Courier New" w:cs="Courier New"/>
      <w:sz w:val="20"/>
      <w:szCs w:val="20"/>
    </w:rPr>
  </w:style>
  <w:style w:type="paragraph" w:customStyle="1" w:styleId="XMLIndent3">
    <w:name w:val="XMLIndent3"/>
    <w:basedOn w:val="XMLIndent2"/>
    <w:link w:val="XMLIndent3Char"/>
    <w:qFormat/>
    <w:rsid w:val="00B40C61"/>
    <w:pPr>
      <w:ind w:left="2592"/>
    </w:pPr>
  </w:style>
  <w:style w:type="paragraph" w:customStyle="1" w:styleId="XMLIndent4">
    <w:name w:val="XMLIndent4"/>
    <w:basedOn w:val="XMLIndent3"/>
    <w:link w:val="XMLIndent4Char"/>
    <w:qFormat/>
    <w:rsid w:val="00B40C61"/>
    <w:pPr>
      <w:ind w:left="3024"/>
    </w:pPr>
  </w:style>
  <w:style w:type="character" w:customStyle="1" w:styleId="XMLIndent3Char">
    <w:name w:val="XMLIndent3 Char"/>
    <w:link w:val="XMLIndent3"/>
    <w:rsid w:val="00B40C61"/>
    <w:rPr>
      <w:rFonts w:ascii="Courier New" w:eastAsiaTheme="minorEastAsia" w:hAnsi="Courier New" w:cs="Courier New"/>
      <w:sz w:val="20"/>
      <w:szCs w:val="20"/>
    </w:rPr>
  </w:style>
  <w:style w:type="character" w:customStyle="1" w:styleId="XMLIndent4Char">
    <w:name w:val="XMLIndent4 Char"/>
    <w:link w:val="XMLIndent4"/>
    <w:rsid w:val="00B40C61"/>
    <w:rPr>
      <w:rFonts w:ascii="Courier New" w:eastAsiaTheme="minorEastAsia" w:hAnsi="Courier New" w:cs="Courier New"/>
      <w:sz w:val="20"/>
      <w:szCs w:val="20"/>
    </w:rPr>
  </w:style>
  <w:style w:type="paragraph" w:customStyle="1" w:styleId="XML20">
    <w:name w:val="XML 2"/>
    <w:basedOn w:val="XML3"/>
    <w:link w:val="XML2Char0"/>
    <w:rsid w:val="00B40C61"/>
    <w:pPr>
      <w:ind w:left="288"/>
    </w:pPr>
    <w:rPr>
      <w:rFonts w:eastAsiaTheme="minorEastAsia"/>
    </w:rPr>
  </w:style>
  <w:style w:type="character" w:customStyle="1" w:styleId="XML2Char0">
    <w:name w:val="XML 2 Char"/>
    <w:link w:val="XML20"/>
    <w:rsid w:val="00B40C61"/>
    <w:rPr>
      <w:rFonts w:ascii="Courier New" w:eastAsiaTheme="minorEastAsia" w:hAnsi="Courier New" w:cs="Courier New"/>
      <w:sz w:val="20"/>
      <w:szCs w:val="20"/>
    </w:rPr>
  </w:style>
  <w:style w:type="paragraph" w:customStyle="1" w:styleId="Heading2-BoldIndigoAllcaps">
    <w:name w:val="Heading 2 - Bold Indigo All caps"/>
    <w:basedOn w:val="Heading2"/>
    <w:next w:val="Normal"/>
    <w:autoRedefine/>
    <w:rsid w:val="00B40C61"/>
    <w:pPr>
      <w:numPr>
        <w:ilvl w:val="0"/>
        <w:numId w:val="0"/>
      </w:numPr>
      <w:spacing w:before="240" w:after="60" w:line="240" w:lineRule="auto"/>
    </w:pPr>
    <w:rPr>
      <w:rFonts w:ascii="Cambria" w:eastAsiaTheme="minorEastAsia" w:hAnsi="Cambria" w:cs="Times New Roman"/>
      <w:b w:val="0"/>
      <w:iCs/>
      <w:caps/>
      <w:color w:val="002060"/>
      <w:sz w:val="28"/>
      <w:szCs w:val="28"/>
    </w:rPr>
  </w:style>
  <w:style w:type="paragraph" w:customStyle="1" w:styleId="Heading3-BoldDarkBlue">
    <w:name w:val="Heading 3- Bold Dark Blue"/>
    <w:basedOn w:val="Heading3"/>
    <w:autoRedefine/>
    <w:rsid w:val="00B40C61"/>
    <w:pPr>
      <w:numPr>
        <w:ilvl w:val="0"/>
        <w:numId w:val="0"/>
      </w:numPr>
      <w:spacing w:before="240" w:after="60" w:line="240" w:lineRule="auto"/>
    </w:pPr>
    <w:rPr>
      <w:rFonts w:ascii="Cambria" w:eastAsiaTheme="minorEastAsia" w:hAnsi="Cambria" w:cs="Arial"/>
      <w:b w:val="0"/>
      <w:color w:val="000080"/>
      <w:sz w:val="24"/>
      <w:lang w:eastAsia="ko-KR"/>
    </w:rPr>
  </w:style>
  <w:style w:type="paragraph" w:styleId="ListBullet">
    <w:name w:val="List Bullet"/>
    <w:basedOn w:val="Normal"/>
    <w:uiPriority w:val="99"/>
    <w:rsid w:val="00B40C61"/>
    <w:pPr>
      <w:keepLines/>
      <w:numPr>
        <w:numId w:val="15"/>
      </w:numPr>
      <w:spacing w:before="0" w:after="120"/>
      <w:contextualSpacing/>
    </w:pPr>
    <w:rPr>
      <w:rFonts w:ascii="Times New Roman" w:eastAsiaTheme="minorEastAsia" w:hAnsi="Times New Roman" w:cs="Times New Roman"/>
      <w:sz w:val="24"/>
      <w:szCs w:val="24"/>
    </w:rPr>
  </w:style>
  <w:style w:type="character" w:customStyle="1" w:styleId="comment1">
    <w:name w:val="comment1"/>
    <w:rsid w:val="00B40C61"/>
    <w:rPr>
      <w:rFonts w:ascii="Verdana" w:hAnsi="Verdana"/>
      <w:sz w:val="18"/>
    </w:rPr>
  </w:style>
  <w:style w:type="paragraph" w:styleId="ListBullet2">
    <w:name w:val="List Bullet 2"/>
    <w:basedOn w:val="Normal"/>
    <w:uiPriority w:val="99"/>
    <w:rsid w:val="00B40C61"/>
    <w:pPr>
      <w:keepNext/>
      <w:keepLines/>
      <w:numPr>
        <w:numId w:val="16"/>
      </w:numPr>
      <w:tabs>
        <w:tab w:val="clear" w:pos="720"/>
      </w:tabs>
      <w:spacing w:before="0" w:after="0"/>
      <w:contextualSpacing/>
    </w:pPr>
    <w:rPr>
      <w:rFonts w:ascii="Times New Roman" w:eastAsiaTheme="minorEastAsia" w:hAnsi="Times New Roman" w:cs="Times New Roman"/>
      <w:sz w:val="24"/>
      <w:szCs w:val="24"/>
    </w:rPr>
  </w:style>
  <w:style w:type="paragraph" w:styleId="ListBullet3">
    <w:name w:val="List Bullet 3"/>
    <w:basedOn w:val="Normal"/>
    <w:uiPriority w:val="99"/>
    <w:rsid w:val="00B40C61"/>
    <w:pPr>
      <w:keepLines/>
      <w:numPr>
        <w:numId w:val="17"/>
      </w:numPr>
      <w:tabs>
        <w:tab w:val="clear" w:pos="1080"/>
      </w:tabs>
      <w:spacing w:before="0" w:after="120"/>
      <w:contextualSpacing/>
    </w:pPr>
    <w:rPr>
      <w:rFonts w:ascii="Times New Roman" w:eastAsiaTheme="minorEastAsia" w:hAnsi="Times New Roman" w:cs="Times New Roman"/>
      <w:sz w:val="24"/>
      <w:szCs w:val="24"/>
    </w:rPr>
  </w:style>
  <w:style w:type="paragraph" w:customStyle="1" w:styleId="StyleVerdana9ptLeft025After10ptLinespacingMu1">
    <w:name w:val="Style Verdana 9 pt Left:  0.25&quot; After:  10 pt Line spacing:  Mu...1"/>
    <w:basedOn w:val="Normal"/>
    <w:autoRedefine/>
    <w:rsid w:val="00B40C61"/>
    <w:pPr>
      <w:spacing w:before="0" w:after="60"/>
    </w:pPr>
    <w:rPr>
      <w:rFonts w:ascii="Verdana" w:eastAsiaTheme="minorEastAsia" w:hAnsi="Verdana" w:cs="Times New Roman"/>
      <w:sz w:val="18"/>
      <w:szCs w:val="20"/>
    </w:rPr>
  </w:style>
  <w:style w:type="paragraph" w:styleId="TOC4">
    <w:name w:val="toc 4"/>
    <w:basedOn w:val="Normal"/>
    <w:next w:val="Normal"/>
    <w:autoRedefine/>
    <w:uiPriority w:val="39"/>
    <w:unhideWhenUsed/>
    <w:rsid w:val="00B40C61"/>
    <w:pPr>
      <w:spacing w:before="0" w:after="100" w:line="276" w:lineRule="auto"/>
      <w:ind w:left="660"/>
    </w:pPr>
    <w:rPr>
      <w:rFonts w:ascii="Calibri" w:eastAsiaTheme="minorEastAsia" w:hAnsi="Calibri" w:cs="Times New Roman"/>
    </w:rPr>
  </w:style>
  <w:style w:type="paragraph" w:styleId="TOC5">
    <w:name w:val="toc 5"/>
    <w:basedOn w:val="Normal"/>
    <w:next w:val="Normal"/>
    <w:autoRedefine/>
    <w:uiPriority w:val="39"/>
    <w:unhideWhenUsed/>
    <w:rsid w:val="00B40C61"/>
    <w:pPr>
      <w:spacing w:before="0" w:after="100" w:line="276" w:lineRule="auto"/>
      <w:ind w:left="880"/>
    </w:pPr>
    <w:rPr>
      <w:rFonts w:ascii="Calibri" w:eastAsiaTheme="minorEastAsia" w:hAnsi="Calibri" w:cs="Times New Roman"/>
    </w:rPr>
  </w:style>
  <w:style w:type="paragraph" w:styleId="TOC6">
    <w:name w:val="toc 6"/>
    <w:basedOn w:val="Normal"/>
    <w:next w:val="Normal"/>
    <w:autoRedefine/>
    <w:uiPriority w:val="39"/>
    <w:unhideWhenUsed/>
    <w:rsid w:val="00B40C61"/>
    <w:pPr>
      <w:spacing w:before="0" w:after="100" w:line="276" w:lineRule="auto"/>
      <w:ind w:left="1100"/>
    </w:pPr>
    <w:rPr>
      <w:rFonts w:ascii="Calibri" w:eastAsiaTheme="minorEastAsia" w:hAnsi="Calibri" w:cs="Times New Roman"/>
    </w:rPr>
  </w:style>
  <w:style w:type="paragraph" w:styleId="TOC7">
    <w:name w:val="toc 7"/>
    <w:basedOn w:val="Normal"/>
    <w:next w:val="Normal"/>
    <w:autoRedefine/>
    <w:uiPriority w:val="39"/>
    <w:unhideWhenUsed/>
    <w:rsid w:val="00B40C61"/>
    <w:pPr>
      <w:spacing w:before="0" w:after="100" w:line="276" w:lineRule="auto"/>
      <w:ind w:left="1320"/>
    </w:pPr>
    <w:rPr>
      <w:rFonts w:ascii="Calibri" w:eastAsiaTheme="minorEastAsia" w:hAnsi="Calibri" w:cs="Times New Roman"/>
    </w:rPr>
  </w:style>
  <w:style w:type="paragraph" w:styleId="TOC8">
    <w:name w:val="toc 8"/>
    <w:basedOn w:val="Normal"/>
    <w:next w:val="Normal"/>
    <w:autoRedefine/>
    <w:uiPriority w:val="39"/>
    <w:unhideWhenUsed/>
    <w:rsid w:val="00B40C61"/>
    <w:pPr>
      <w:spacing w:before="0" w:after="100" w:line="276" w:lineRule="auto"/>
      <w:ind w:left="1540"/>
    </w:pPr>
    <w:rPr>
      <w:rFonts w:ascii="Calibri" w:eastAsiaTheme="minorEastAsia" w:hAnsi="Calibri" w:cs="Times New Roman"/>
    </w:rPr>
  </w:style>
  <w:style w:type="paragraph" w:styleId="TOC9">
    <w:name w:val="toc 9"/>
    <w:basedOn w:val="Normal"/>
    <w:next w:val="Normal"/>
    <w:autoRedefine/>
    <w:uiPriority w:val="39"/>
    <w:unhideWhenUsed/>
    <w:rsid w:val="00B40C61"/>
    <w:pPr>
      <w:spacing w:before="0" w:after="100" w:line="276" w:lineRule="auto"/>
      <w:ind w:left="1760"/>
    </w:pPr>
    <w:rPr>
      <w:rFonts w:ascii="Calibri" w:eastAsiaTheme="minorEastAsia" w:hAnsi="Calibri" w:cs="Times New Roman"/>
    </w:rPr>
  </w:style>
  <w:style w:type="paragraph" w:customStyle="1" w:styleId="Appx2">
    <w:name w:val="Appx2"/>
    <w:basedOn w:val="Appx"/>
    <w:next w:val="Normal"/>
    <w:link w:val="Appx2Char"/>
    <w:autoRedefine/>
    <w:qFormat/>
    <w:rsid w:val="00B40C61"/>
    <w:pPr>
      <w:numPr>
        <w:ilvl w:val="1"/>
        <w:numId w:val="27"/>
      </w:numPr>
    </w:pPr>
    <w:rPr>
      <w:sz w:val="32"/>
    </w:rPr>
  </w:style>
  <w:style w:type="character" w:customStyle="1" w:styleId="Appx2Char">
    <w:name w:val="Appx2 Char"/>
    <w:basedOn w:val="AppxChar"/>
    <w:link w:val="Appx2"/>
    <w:rsid w:val="00B40C61"/>
    <w:rPr>
      <w:rFonts w:asciiTheme="majorHAnsi" w:eastAsiaTheme="majorEastAsia" w:hAnsiTheme="majorHAnsi" w:cstheme="majorBidi"/>
      <w:b/>
      <w:bCs/>
      <w:sz w:val="32"/>
      <w:szCs w:val="32"/>
    </w:rPr>
  </w:style>
  <w:style w:type="paragraph" w:customStyle="1" w:styleId="Appx">
    <w:name w:val="Appx"/>
    <w:next w:val="Normal"/>
    <w:link w:val="AppxChar"/>
    <w:autoRedefine/>
    <w:qFormat/>
    <w:rsid w:val="00B40C61"/>
    <w:pPr>
      <w:numPr>
        <w:numId w:val="28"/>
      </w:numPr>
      <w:spacing w:before="480"/>
      <w:contextualSpacing/>
      <w:outlineLvl w:val="1"/>
    </w:pPr>
    <w:rPr>
      <w:rFonts w:asciiTheme="majorHAnsi" w:eastAsiaTheme="majorEastAsia" w:hAnsiTheme="majorHAnsi" w:cstheme="majorBidi"/>
      <w:b/>
      <w:bCs/>
      <w:sz w:val="36"/>
      <w:szCs w:val="32"/>
    </w:rPr>
  </w:style>
  <w:style w:type="character" w:customStyle="1" w:styleId="AppxChar">
    <w:name w:val="Appx Char"/>
    <w:basedOn w:val="Heading1Char"/>
    <w:link w:val="Appx"/>
    <w:rsid w:val="00B40C61"/>
    <w:rPr>
      <w:rFonts w:asciiTheme="majorHAnsi" w:eastAsiaTheme="majorEastAsia" w:hAnsiTheme="majorHAnsi" w:cstheme="majorBidi"/>
      <w:b/>
      <w:bCs/>
      <w:sz w:val="36"/>
      <w:szCs w:val="32"/>
    </w:rPr>
  </w:style>
  <w:style w:type="numbering" w:customStyle="1" w:styleId="Appendixes">
    <w:name w:val="Appendixes"/>
    <w:uiPriority w:val="99"/>
    <w:rsid w:val="00B40C61"/>
    <w:pPr>
      <w:numPr>
        <w:numId w:val="19"/>
      </w:numPr>
    </w:pPr>
  </w:style>
  <w:style w:type="paragraph" w:customStyle="1" w:styleId="code">
    <w:name w:val="code"/>
    <w:basedOn w:val="Normal"/>
    <w:link w:val="codeChar"/>
    <w:autoRedefine/>
    <w:qFormat/>
    <w:rsid w:val="003E2AD0"/>
    <w:pPr>
      <w:spacing w:before="0" w:line="276" w:lineRule="auto"/>
    </w:pPr>
    <w:rPr>
      <w:rFonts w:ascii="Courier New" w:hAnsi="Courier New"/>
      <w:sz w:val="20"/>
      <w:szCs w:val="20"/>
    </w:rPr>
  </w:style>
  <w:style w:type="character" w:customStyle="1" w:styleId="codeChar">
    <w:name w:val="code Char"/>
    <w:basedOn w:val="DefaultParagraphFont"/>
    <w:link w:val="code"/>
    <w:rsid w:val="003E2AD0"/>
    <w:rPr>
      <w:rFonts w:ascii="Courier New" w:hAnsi="Courier New"/>
      <w:sz w:val="20"/>
      <w:szCs w:val="20"/>
    </w:rPr>
  </w:style>
  <w:style w:type="paragraph" w:customStyle="1" w:styleId="CM73">
    <w:name w:val="CM73"/>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Default">
    <w:name w:val="Default"/>
    <w:rsid w:val="00B40C61"/>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7">
    <w:name w:val="CM7"/>
    <w:basedOn w:val="Default"/>
    <w:next w:val="Default"/>
    <w:uiPriority w:val="99"/>
    <w:rsid w:val="00B40C61"/>
    <w:pPr>
      <w:spacing w:line="240" w:lineRule="atLeast"/>
    </w:pPr>
    <w:rPr>
      <w:rFonts w:cs="Times New Roman"/>
      <w:color w:val="auto"/>
    </w:rPr>
  </w:style>
  <w:style w:type="paragraph" w:customStyle="1" w:styleId="Appx3">
    <w:name w:val="Appx3"/>
    <w:basedOn w:val="Appx2"/>
    <w:next w:val="Normal"/>
    <w:link w:val="Appx3Char"/>
    <w:qFormat/>
    <w:rsid w:val="00B40C61"/>
    <w:pPr>
      <w:numPr>
        <w:ilvl w:val="2"/>
      </w:numPr>
    </w:pPr>
    <w:rPr>
      <w:sz w:val="28"/>
    </w:rPr>
  </w:style>
  <w:style w:type="paragraph" w:customStyle="1" w:styleId="Appx4">
    <w:name w:val="Appx4"/>
    <w:basedOn w:val="Appx3"/>
    <w:next w:val="Normal"/>
    <w:link w:val="Appx4Char"/>
    <w:autoRedefine/>
    <w:qFormat/>
    <w:rsid w:val="00B40C61"/>
    <w:pPr>
      <w:numPr>
        <w:ilvl w:val="3"/>
      </w:numPr>
    </w:pPr>
  </w:style>
  <w:style w:type="character" w:customStyle="1" w:styleId="Appx3Char">
    <w:name w:val="Appx3 Char"/>
    <w:basedOn w:val="Appx2Char"/>
    <w:link w:val="Appx3"/>
    <w:rsid w:val="00B40C61"/>
    <w:rPr>
      <w:rFonts w:asciiTheme="majorHAnsi" w:eastAsiaTheme="majorEastAsia" w:hAnsiTheme="majorHAnsi" w:cstheme="majorBidi"/>
      <w:b/>
      <w:bCs/>
      <w:sz w:val="28"/>
      <w:szCs w:val="32"/>
    </w:rPr>
  </w:style>
  <w:style w:type="paragraph" w:customStyle="1" w:styleId="CM71">
    <w:name w:val="CM71"/>
    <w:basedOn w:val="Default"/>
    <w:next w:val="Default"/>
    <w:uiPriority w:val="99"/>
    <w:rsid w:val="00B40C61"/>
    <w:rPr>
      <w:rFonts w:cs="Times New Roman"/>
      <w:color w:val="auto"/>
    </w:rPr>
  </w:style>
  <w:style w:type="character" w:customStyle="1" w:styleId="Appx4Char">
    <w:name w:val="Appx4 Char"/>
    <w:basedOn w:val="Appx3Char"/>
    <w:link w:val="Appx4"/>
    <w:rsid w:val="00B40C61"/>
    <w:rPr>
      <w:rFonts w:asciiTheme="majorHAnsi" w:eastAsiaTheme="majorEastAsia" w:hAnsiTheme="majorHAnsi" w:cstheme="majorBidi"/>
      <w:b/>
      <w:bCs/>
      <w:sz w:val="28"/>
      <w:szCs w:val="32"/>
    </w:rPr>
  </w:style>
  <w:style w:type="paragraph" w:customStyle="1" w:styleId="CM19">
    <w:name w:val="CM19"/>
    <w:basedOn w:val="Default"/>
    <w:next w:val="Default"/>
    <w:uiPriority w:val="99"/>
    <w:rsid w:val="00B40C61"/>
    <w:pPr>
      <w:spacing w:line="236" w:lineRule="atLeast"/>
    </w:pPr>
    <w:rPr>
      <w:rFonts w:cs="Times New Roman"/>
      <w:color w:val="auto"/>
    </w:rPr>
  </w:style>
  <w:style w:type="paragraph" w:customStyle="1" w:styleId="CM24">
    <w:name w:val="CM24"/>
    <w:basedOn w:val="Default"/>
    <w:next w:val="Default"/>
    <w:uiPriority w:val="99"/>
    <w:rsid w:val="00B40C61"/>
    <w:pPr>
      <w:spacing w:line="191" w:lineRule="atLeast"/>
    </w:pPr>
    <w:rPr>
      <w:rFonts w:cs="Times New Roman"/>
      <w:color w:val="auto"/>
    </w:rPr>
  </w:style>
  <w:style w:type="paragraph" w:customStyle="1" w:styleId="CM25">
    <w:name w:val="CM25"/>
    <w:basedOn w:val="Default"/>
    <w:next w:val="Default"/>
    <w:uiPriority w:val="99"/>
    <w:rsid w:val="00B40C61"/>
    <w:pPr>
      <w:spacing w:line="188" w:lineRule="atLeast"/>
    </w:pPr>
    <w:rPr>
      <w:rFonts w:cs="Times New Roman"/>
      <w:color w:val="auto"/>
    </w:rPr>
  </w:style>
  <w:style w:type="paragraph" w:customStyle="1" w:styleId="CM26">
    <w:name w:val="CM26"/>
    <w:basedOn w:val="Default"/>
    <w:next w:val="Default"/>
    <w:uiPriority w:val="99"/>
    <w:rsid w:val="00B40C61"/>
    <w:pPr>
      <w:spacing w:line="191" w:lineRule="atLeast"/>
    </w:pPr>
    <w:rPr>
      <w:rFonts w:cs="Times New Roman"/>
      <w:color w:val="auto"/>
    </w:rPr>
  </w:style>
  <w:style w:type="paragraph" w:customStyle="1" w:styleId="CM30">
    <w:name w:val="CM30"/>
    <w:basedOn w:val="Default"/>
    <w:next w:val="Default"/>
    <w:uiPriority w:val="99"/>
    <w:rsid w:val="00B40C61"/>
    <w:pPr>
      <w:spacing w:line="191" w:lineRule="atLeast"/>
    </w:pPr>
    <w:rPr>
      <w:rFonts w:cs="Times New Roman"/>
      <w:color w:val="auto"/>
    </w:rPr>
  </w:style>
  <w:style w:type="paragraph" w:customStyle="1" w:styleId="CM31">
    <w:name w:val="CM31"/>
    <w:basedOn w:val="Default"/>
    <w:next w:val="Default"/>
    <w:uiPriority w:val="99"/>
    <w:rsid w:val="00B40C61"/>
    <w:pPr>
      <w:spacing w:line="191" w:lineRule="atLeast"/>
    </w:pPr>
    <w:rPr>
      <w:rFonts w:cs="Times New Roman"/>
      <w:color w:val="auto"/>
    </w:rPr>
  </w:style>
  <w:style w:type="paragraph" w:customStyle="1" w:styleId="CM84">
    <w:name w:val="CM84"/>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CM2">
    <w:name w:val="CM2"/>
    <w:basedOn w:val="Default"/>
    <w:next w:val="Default"/>
    <w:uiPriority w:val="99"/>
    <w:rsid w:val="00B40C61"/>
    <w:rPr>
      <w:rFonts w:cs="Times New Roman"/>
      <w:color w:val="auto"/>
    </w:rPr>
  </w:style>
  <w:style w:type="paragraph" w:customStyle="1" w:styleId="CM76">
    <w:name w:val="CM76"/>
    <w:basedOn w:val="Default"/>
    <w:next w:val="Default"/>
    <w:uiPriority w:val="99"/>
    <w:rsid w:val="00B40C61"/>
    <w:rPr>
      <w:rFonts w:cs="Times New Roman"/>
      <w:color w:val="auto"/>
    </w:rPr>
  </w:style>
  <w:style w:type="paragraph" w:customStyle="1" w:styleId="CM12">
    <w:name w:val="CM12"/>
    <w:basedOn w:val="Default"/>
    <w:next w:val="Default"/>
    <w:uiPriority w:val="99"/>
    <w:rsid w:val="00B40C61"/>
    <w:rPr>
      <w:rFonts w:cs="Times New Roman"/>
      <w:color w:val="auto"/>
    </w:rPr>
  </w:style>
  <w:style w:type="paragraph" w:customStyle="1" w:styleId="CM32">
    <w:name w:val="CM32"/>
    <w:basedOn w:val="Default"/>
    <w:next w:val="Default"/>
    <w:uiPriority w:val="99"/>
    <w:rsid w:val="00B40C61"/>
    <w:pPr>
      <w:spacing w:line="191" w:lineRule="atLeast"/>
    </w:pPr>
    <w:rPr>
      <w:rFonts w:cs="Times New Roman"/>
      <w:color w:val="auto"/>
    </w:rPr>
  </w:style>
  <w:style w:type="paragraph" w:customStyle="1" w:styleId="CM33">
    <w:name w:val="CM33"/>
    <w:basedOn w:val="Default"/>
    <w:next w:val="Default"/>
    <w:uiPriority w:val="99"/>
    <w:rsid w:val="00B40C61"/>
    <w:pPr>
      <w:spacing w:line="188" w:lineRule="atLeast"/>
    </w:pPr>
    <w:rPr>
      <w:rFonts w:cs="Times New Roman"/>
      <w:color w:val="auto"/>
    </w:rPr>
  </w:style>
  <w:style w:type="paragraph" w:customStyle="1" w:styleId="CM75">
    <w:name w:val="CM75"/>
    <w:basedOn w:val="Default"/>
    <w:next w:val="Default"/>
    <w:uiPriority w:val="99"/>
    <w:rsid w:val="00B40C61"/>
    <w:rPr>
      <w:rFonts w:cs="Times New Roman"/>
      <w:color w:val="auto"/>
    </w:rPr>
  </w:style>
  <w:style w:type="paragraph" w:customStyle="1" w:styleId="CM10">
    <w:name w:val="CM10"/>
    <w:basedOn w:val="Default"/>
    <w:next w:val="Default"/>
    <w:uiPriority w:val="99"/>
    <w:rsid w:val="00B40C61"/>
    <w:pPr>
      <w:spacing w:line="240" w:lineRule="atLeast"/>
    </w:pPr>
    <w:rPr>
      <w:rFonts w:cs="Times New Roman"/>
      <w:color w:val="auto"/>
    </w:rPr>
  </w:style>
  <w:style w:type="paragraph" w:customStyle="1" w:styleId="CM35">
    <w:name w:val="CM35"/>
    <w:basedOn w:val="Default"/>
    <w:next w:val="Default"/>
    <w:uiPriority w:val="99"/>
    <w:rsid w:val="00B40C61"/>
    <w:rPr>
      <w:rFonts w:cs="Times New Roman"/>
      <w:color w:val="auto"/>
    </w:rPr>
  </w:style>
  <w:style w:type="paragraph" w:customStyle="1" w:styleId="CM22">
    <w:name w:val="CM22"/>
    <w:basedOn w:val="Default"/>
    <w:next w:val="Default"/>
    <w:uiPriority w:val="99"/>
    <w:rsid w:val="00B40C61"/>
    <w:pPr>
      <w:spacing w:line="191" w:lineRule="atLeast"/>
    </w:pPr>
    <w:rPr>
      <w:rFonts w:cs="Times New Roman"/>
      <w:color w:val="auto"/>
    </w:rPr>
  </w:style>
  <w:style w:type="paragraph" w:customStyle="1" w:styleId="CM38">
    <w:name w:val="CM38"/>
    <w:basedOn w:val="Default"/>
    <w:next w:val="Default"/>
    <w:uiPriority w:val="99"/>
    <w:rsid w:val="00B40C61"/>
    <w:pPr>
      <w:spacing w:line="191" w:lineRule="atLeast"/>
    </w:pPr>
    <w:rPr>
      <w:rFonts w:cs="Times New Roman"/>
      <w:color w:val="auto"/>
    </w:rPr>
  </w:style>
  <w:style w:type="paragraph" w:customStyle="1" w:styleId="CM40">
    <w:name w:val="CM40"/>
    <w:basedOn w:val="Default"/>
    <w:next w:val="Default"/>
    <w:uiPriority w:val="99"/>
    <w:rsid w:val="00B40C61"/>
    <w:pPr>
      <w:spacing w:line="191" w:lineRule="atLeast"/>
    </w:pPr>
    <w:rPr>
      <w:rFonts w:cs="Times New Roman"/>
      <w:color w:val="auto"/>
    </w:rPr>
  </w:style>
  <w:style w:type="paragraph" w:customStyle="1" w:styleId="CM29">
    <w:name w:val="CM29"/>
    <w:basedOn w:val="Default"/>
    <w:next w:val="Default"/>
    <w:uiPriority w:val="99"/>
    <w:rsid w:val="00B40C61"/>
    <w:pPr>
      <w:spacing w:line="191" w:lineRule="atLeast"/>
    </w:pPr>
    <w:rPr>
      <w:rFonts w:cs="Times New Roman"/>
      <w:color w:val="auto"/>
    </w:rPr>
  </w:style>
  <w:style w:type="paragraph" w:customStyle="1" w:styleId="CM44">
    <w:name w:val="CM44"/>
    <w:basedOn w:val="Default"/>
    <w:next w:val="Default"/>
    <w:uiPriority w:val="99"/>
    <w:rsid w:val="00B40C61"/>
    <w:pPr>
      <w:spacing w:line="188" w:lineRule="atLeast"/>
    </w:pPr>
    <w:rPr>
      <w:rFonts w:cs="Times New Roman"/>
      <w:color w:val="auto"/>
    </w:rPr>
  </w:style>
  <w:style w:type="paragraph" w:customStyle="1" w:styleId="CM45">
    <w:name w:val="CM45"/>
    <w:basedOn w:val="Default"/>
    <w:next w:val="Default"/>
    <w:uiPriority w:val="99"/>
    <w:rsid w:val="00B40C61"/>
    <w:pPr>
      <w:spacing w:line="191" w:lineRule="atLeast"/>
    </w:pPr>
    <w:rPr>
      <w:rFonts w:cs="Times New Roman"/>
      <w:color w:val="auto"/>
    </w:rPr>
  </w:style>
  <w:style w:type="paragraph" w:customStyle="1" w:styleId="CM46">
    <w:name w:val="CM46"/>
    <w:basedOn w:val="Default"/>
    <w:next w:val="Default"/>
    <w:uiPriority w:val="99"/>
    <w:rsid w:val="00B40C61"/>
    <w:pPr>
      <w:spacing w:line="191" w:lineRule="atLeast"/>
    </w:pPr>
    <w:rPr>
      <w:rFonts w:cs="Times New Roman"/>
      <w:color w:val="auto"/>
    </w:rPr>
  </w:style>
  <w:style w:type="paragraph" w:customStyle="1" w:styleId="CM47">
    <w:name w:val="CM47"/>
    <w:basedOn w:val="Default"/>
    <w:next w:val="Default"/>
    <w:uiPriority w:val="99"/>
    <w:rsid w:val="00B40C61"/>
    <w:pPr>
      <w:spacing w:line="191" w:lineRule="atLeast"/>
    </w:pPr>
    <w:rPr>
      <w:rFonts w:cs="Times New Roman"/>
      <w:color w:val="auto"/>
    </w:rPr>
  </w:style>
  <w:style w:type="paragraph" w:customStyle="1" w:styleId="CM18">
    <w:name w:val="CM18"/>
    <w:basedOn w:val="Default"/>
    <w:next w:val="Default"/>
    <w:uiPriority w:val="99"/>
    <w:rsid w:val="00B40C61"/>
    <w:pPr>
      <w:spacing w:line="238" w:lineRule="atLeast"/>
    </w:pPr>
    <w:rPr>
      <w:rFonts w:cs="Times New Roman"/>
      <w:color w:val="auto"/>
    </w:rPr>
  </w:style>
  <w:style w:type="paragraph" w:customStyle="1" w:styleId="CM1">
    <w:name w:val="CM1"/>
    <w:basedOn w:val="Default"/>
    <w:next w:val="Default"/>
    <w:uiPriority w:val="99"/>
    <w:rsid w:val="00B40C61"/>
    <w:rPr>
      <w:rFonts w:cs="Times New Roman"/>
      <w:color w:val="auto"/>
    </w:rPr>
  </w:style>
  <w:style w:type="paragraph" w:customStyle="1" w:styleId="CM72">
    <w:name w:val="CM72"/>
    <w:basedOn w:val="Default"/>
    <w:next w:val="Default"/>
    <w:uiPriority w:val="99"/>
    <w:rsid w:val="00B40C61"/>
    <w:rPr>
      <w:rFonts w:cs="Times New Roman"/>
      <w:color w:val="auto"/>
    </w:rPr>
  </w:style>
  <w:style w:type="paragraph" w:customStyle="1" w:styleId="CM3">
    <w:name w:val="CM3"/>
    <w:basedOn w:val="Default"/>
    <w:next w:val="Default"/>
    <w:uiPriority w:val="99"/>
    <w:rsid w:val="00B40C61"/>
    <w:rPr>
      <w:rFonts w:cs="Times New Roman"/>
      <w:color w:val="auto"/>
    </w:rPr>
  </w:style>
  <w:style w:type="paragraph" w:customStyle="1" w:styleId="CM4">
    <w:name w:val="CM4"/>
    <w:basedOn w:val="Default"/>
    <w:next w:val="Default"/>
    <w:uiPriority w:val="99"/>
    <w:rsid w:val="00B40C61"/>
    <w:rPr>
      <w:rFonts w:cs="Times New Roman"/>
      <w:color w:val="auto"/>
    </w:rPr>
  </w:style>
  <w:style w:type="paragraph" w:customStyle="1" w:styleId="CM5">
    <w:name w:val="CM5"/>
    <w:basedOn w:val="Default"/>
    <w:next w:val="Default"/>
    <w:uiPriority w:val="99"/>
    <w:rsid w:val="00B40C61"/>
    <w:pPr>
      <w:spacing w:line="240" w:lineRule="atLeast"/>
    </w:pPr>
    <w:rPr>
      <w:rFonts w:cs="Times New Roman"/>
      <w:color w:val="auto"/>
    </w:rPr>
  </w:style>
  <w:style w:type="paragraph" w:customStyle="1" w:styleId="CM6">
    <w:name w:val="CM6"/>
    <w:basedOn w:val="Default"/>
    <w:next w:val="Default"/>
    <w:uiPriority w:val="99"/>
    <w:rsid w:val="00B40C61"/>
    <w:rPr>
      <w:rFonts w:cs="Times New Roman"/>
      <w:color w:val="auto"/>
    </w:rPr>
  </w:style>
  <w:style w:type="paragraph" w:customStyle="1" w:styleId="CM77">
    <w:name w:val="CM77"/>
    <w:basedOn w:val="Default"/>
    <w:next w:val="Default"/>
    <w:uiPriority w:val="99"/>
    <w:rsid w:val="00B40C61"/>
    <w:rPr>
      <w:rFonts w:cs="Times New Roman"/>
      <w:color w:val="auto"/>
    </w:rPr>
  </w:style>
  <w:style w:type="paragraph" w:customStyle="1" w:styleId="CM8">
    <w:name w:val="CM8"/>
    <w:basedOn w:val="Default"/>
    <w:next w:val="Default"/>
    <w:uiPriority w:val="99"/>
    <w:rsid w:val="00B40C61"/>
    <w:pPr>
      <w:spacing w:line="240" w:lineRule="atLeast"/>
    </w:pPr>
    <w:rPr>
      <w:rFonts w:cs="Times New Roman"/>
      <w:color w:val="auto"/>
    </w:rPr>
  </w:style>
  <w:style w:type="paragraph" w:customStyle="1" w:styleId="CM78">
    <w:name w:val="CM78"/>
    <w:basedOn w:val="Default"/>
    <w:next w:val="Default"/>
    <w:uiPriority w:val="99"/>
    <w:rsid w:val="00B40C61"/>
    <w:rPr>
      <w:rFonts w:cs="Times New Roman"/>
      <w:color w:val="auto"/>
    </w:rPr>
  </w:style>
  <w:style w:type="paragraph" w:customStyle="1" w:styleId="CM74">
    <w:name w:val="CM74"/>
    <w:basedOn w:val="Default"/>
    <w:next w:val="Default"/>
    <w:uiPriority w:val="99"/>
    <w:rsid w:val="00B40C61"/>
    <w:rPr>
      <w:rFonts w:cs="Times New Roman"/>
      <w:color w:val="auto"/>
    </w:rPr>
  </w:style>
  <w:style w:type="paragraph" w:customStyle="1" w:styleId="CM16">
    <w:name w:val="CM16"/>
    <w:basedOn w:val="Default"/>
    <w:next w:val="Default"/>
    <w:uiPriority w:val="99"/>
    <w:rsid w:val="00B40C61"/>
    <w:pPr>
      <w:spacing w:line="240" w:lineRule="atLeast"/>
    </w:pPr>
    <w:rPr>
      <w:rFonts w:cs="Times New Roman"/>
      <w:color w:val="auto"/>
    </w:rPr>
  </w:style>
  <w:style w:type="paragraph" w:customStyle="1" w:styleId="CM83">
    <w:name w:val="CM83"/>
    <w:basedOn w:val="Default"/>
    <w:next w:val="Default"/>
    <w:uiPriority w:val="99"/>
    <w:rsid w:val="00B40C61"/>
    <w:rPr>
      <w:rFonts w:cs="Times New Roman"/>
      <w:color w:val="auto"/>
    </w:rPr>
  </w:style>
  <w:style w:type="paragraph" w:customStyle="1" w:styleId="CM17">
    <w:name w:val="CM17"/>
    <w:basedOn w:val="Default"/>
    <w:next w:val="Default"/>
    <w:uiPriority w:val="99"/>
    <w:rsid w:val="00B40C61"/>
    <w:pPr>
      <w:spacing w:line="240" w:lineRule="atLeast"/>
    </w:pPr>
    <w:rPr>
      <w:rFonts w:cs="Times New Roman"/>
      <w:color w:val="auto"/>
    </w:rPr>
  </w:style>
  <w:style w:type="paragraph" w:customStyle="1" w:styleId="CM20">
    <w:name w:val="CM20"/>
    <w:basedOn w:val="Default"/>
    <w:next w:val="Default"/>
    <w:uiPriority w:val="99"/>
    <w:rsid w:val="00B40C61"/>
    <w:pPr>
      <w:spacing w:line="240" w:lineRule="atLeast"/>
    </w:pPr>
    <w:rPr>
      <w:rFonts w:cs="Times New Roman"/>
      <w:color w:val="auto"/>
    </w:rPr>
  </w:style>
  <w:style w:type="paragraph" w:customStyle="1" w:styleId="CM21">
    <w:name w:val="CM21"/>
    <w:basedOn w:val="Default"/>
    <w:next w:val="Default"/>
    <w:uiPriority w:val="99"/>
    <w:rsid w:val="00B40C61"/>
    <w:rPr>
      <w:rFonts w:cs="Times New Roman"/>
      <w:color w:val="auto"/>
    </w:rPr>
  </w:style>
  <w:style w:type="paragraph" w:customStyle="1" w:styleId="CM23">
    <w:name w:val="CM23"/>
    <w:basedOn w:val="Default"/>
    <w:next w:val="Default"/>
    <w:uiPriority w:val="99"/>
    <w:rsid w:val="00B40C61"/>
    <w:pPr>
      <w:spacing w:line="191" w:lineRule="atLeast"/>
    </w:pPr>
    <w:rPr>
      <w:rFonts w:cs="Times New Roman"/>
      <w:color w:val="auto"/>
    </w:rPr>
  </w:style>
  <w:style w:type="paragraph" w:customStyle="1" w:styleId="CM27">
    <w:name w:val="CM27"/>
    <w:basedOn w:val="Default"/>
    <w:next w:val="Default"/>
    <w:uiPriority w:val="99"/>
    <w:rsid w:val="00B40C61"/>
    <w:pPr>
      <w:spacing w:line="191" w:lineRule="atLeast"/>
    </w:pPr>
    <w:rPr>
      <w:rFonts w:cs="Times New Roman"/>
      <w:color w:val="auto"/>
    </w:rPr>
  </w:style>
  <w:style w:type="paragraph" w:customStyle="1" w:styleId="CM28">
    <w:name w:val="CM28"/>
    <w:basedOn w:val="Default"/>
    <w:next w:val="Default"/>
    <w:uiPriority w:val="99"/>
    <w:rsid w:val="00B40C61"/>
    <w:pPr>
      <w:spacing w:line="191" w:lineRule="atLeast"/>
    </w:pPr>
    <w:rPr>
      <w:rFonts w:cs="Times New Roman"/>
      <w:color w:val="auto"/>
    </w:rPr>
  </w:style>
  <w:style w:type="paragraph" w:customStyle="1" w:styleId="CM36">
    <w:name w:val="CM36"/>
    <w:basedOn w:val="Default"/>
    <w:next w:val="Default"/>
    <w:uiPriority w:val="99"/>
    <w:rsid w:val="00B40C61"/>
    <w:rPr>
      <w:rFonts w:cs="Times New Roman"/>
      <w:color w:val="auto"/>
    </w:rPr>
  </w:style>
  <w:style w:type="paragraph" w:customStyle="1" w:styleId="CM37">
    <w:name w:val="CM37"/>
    <w:basedOn w:val="Default"/>
    <w:next w:val="Default"/>
    <w:uiPriority w:val="99"/>
    <w:rsid w:val="00B40C61"/>
    <w:pPr>
      <w:spacing w:line="191" w:lineRule="atLeast"/>
    </w:pPr>
    <w:rPr>
      <w:rFonts w:cs="Times New Roman"/>
      <w:color w:val="auto"/>
    </w:rPr>
  </w:style>
  <w:style w:type="paragraph" w:customStyle="1" w:styleId="CM39">
    <w:name w:val="CM39"/>
    <w:basedOn w:val="Default"/>
    <w:next w:val="Default"/>
    <w:uiPriority w:val="99"/>
    <w:rsid w:val="00B40C61"/>
    <w:pPr>
      <w:spacing w:line="191" w:lineRule="atLeast"/>
    </w:pPr>
    <w:rPr>
      <w:rFonts w:cs="Times New Roman"/>
      <w:color w:val="auto"/>
    </w:rPr>
  </w:style>
  <w:style w:type="paragraph" w:customStyle="1" w:styleId="CM41">
    <w:name w:val="CM41"/>
    <w:basedOn w:val="Default"/>
    <w:next w:val="Default"/>
    <w:uiPriority w:val="99"/>
    <w:rsid w:val="00B40C61"/>
    <w:pPr>
      <w:spacing w:line="191" w:lineRule="atLeast"/>
    </w:pPr>
    <w:rPr>
      <w:rFonts w:cs="Times New Roman"/>
      <w:color w:val="auto"/>
    </w:rPr>
  </w:style>
  <w:style w:type="paragraph" w:customStyle="1" w:styleId="CM43">
    <w:name w:val="CM43"/>
    <w:basedOn w:val="Default"/>
    <w:next w:val="Default"/>
    <w:uiPriority w:val="99"/>
    <w:rsid w:val="00B40C61"/>
    <w:pPr>
      <w:spacing w:line="191" w:lineRule="atLeast"/>
    </w:pPr>
    <w:rPr>
      <w:rFonts w:cs="Times New Roman"/>
      <w:color w:val="auto"/>
    </w:rPr>
  </w:style>
  <w:style w:type="paragraph" w:customStyle="1" w:styleId="CM48">
    <w:name w:val="CM48"/>
    <w:basedOn w:val="Default"/>
    <w:next w:val="Default"/>
    <w:uiPriority w:val="99"/>
    <w:rsid w:val="00B40C61"/>
    <w:pPr>
      <w:spacing w:line="191" w:lineRule="atLeast"/>
    </w:pPr>
    <w:rPr>
      <w:rFonts w:cs="Times New Roman"/>
      <w:color w:val="auto"/>
    </w:rPr>
  </w:style>
  <w:style w:type="paragraph" w:customStyle="1" w:styleId="CM49">
    <w:name w:val="CM49"/>
    <w:basedOn w:val="Default"/>
    <w:next w:val="Default"/>
    <w:uiPriority w:val="99"/>
    <w:rsid w:val="00B40C61"/>
    <w:pPr>
      <w:spacing w:line="191" w:lineRule="atLeast"/>
    </w:pPr>
    <w:rPr>
      <w:rFonts w:cs="Times New Roman"/>
      <w:color w:val="auto"/>
    </w:rPr>
  </w:style>
  <w:style w:type="paragraph" w:customStyle="1" w:styleId="CM50">
    <w:name w:val="CM50"/>
    <w:basedOn w:val="Default"/>
    <w:next w:val="Default"/>
    <w:uiPriority w:val="99"/>
    <w:rsid w:val="00B40C61"/>
    <w:pPr>
      <w:spacing w:line="191" w:lineRule="atLeast"/>
    </w:pPr>
    <w:rPr>
      <w:rFonts w:cs="Times New Roman"/>
      <w:color w:val="auto"/>
    </w:rPr>
  </w:style>
  <w:style w:type="paragraph" w:customStyle="1" w:styleId="CM51">
    <w:name w:val="CM51"/>
    <w:basedOn w:val="Default"/>
    <w:next w:val="Default"/>
    <w:uiPriority w:val="99"/>
    <w:rsid w:val="00B40C61"/>
    <w:pPr>
      <w:spacing w:line="191" w:lineRule="atLeast"/>
    </w:pPr>
    <w:rPr>
      <w:rFonts w:cs="Times New Roman"/>
      <w:color w:val="auto"/>
    </w:rPr>
  </w:style>
  <w:style w:type="paragraph" w:customStyle="1" w:styleId="CM52">
    <w:name w:val="CM52"/>
    <w:basedOn w:val="Default"/>
    <w:next w:val="Default"/>
    <w:uiPriority w:val="99"/>
    <w:rsid w:val="00B40C61"/>
    <w:pPr>
      <w:spacing w:line="191" w:lineRule="atLeast"/>
    </w:pPr>
    <w:rPr>
      <w:rFonts w:cs="Times New Roman"/>
      <w:color w:val="auto"/>
    </w:rPr>
  </w:style>
  <w:style w:type="paragraph" w:customStyle="1" w:styleId="CM55">
    <w:name w:val="CM55"/>
    <w:basedOn w:val="Default"/>
    <w:next w:val="Default"/>
    <w:uiPriority w:val="99"/>
    <w:rsid w:val="00B40C61"/>
    <w:pPr>
      <w:spacing w:line="191" w:lineRule="atLeast"/>
    </w:pPr>
    <w:rPr>
      <w:rFonts w:cs="Times New Roman"/>
      <w:color w:val="auto"/>
    </w:rPr>
  </w:style>
  <w:style w:type="paragraph" w:customStyle="1" w:styleId="CM56">
    <w:name w:val="CM56"/>
    <w:basedOn w:val="Default"/>
    <w:next w:val="Default"/>
    <w:uiPriority w:val="99"/>
    <w:rsid w:val="00B40C61"/>
    <w:pPr>
      <w:spacing w:line="191" w:lineRule="atLeast"/>
    </w:pPr>
    <w:rPr>
      <w:rFonts w:cs="Times New Roman"/>
      <w:color w:val="auto"/>
    </w:rPr>
  </w:style>
  <w:style w:type="paragraph" w:customStyle="1" w:styleId="CM57">
    <w:name w:val="CM57"/>
    <w:basedOn w:val="Default"/>
    <w:next w:val="Default"/>
    <w:uiPriority w:val="99"/>
    <w:rsid w:val="00B40C61"/>
    <w:pPr>
      <w:spacing w:line="191" w:lineRule="atLeast"/>
    </w:pPr>
    <w:rPr>
      <w:rFonts w:cs="Times New Roman"/>
      <w:color w:val="auto"/>
    </w:rPr>
  </w:style>
  <w:style w:type="paragraph" w:customStyle="1" w:styleId="CM60">
    <w:name w:val="CM60"/>
    <w:basedOn w:val="Default"/>
    <w:next w:val="Default"/>
    <w:uiPriority w:val="99"/>
    <w:rsid w:val="00B40C61"/>
    <w:rPr>
      <w:rFonts w:cs="Times New Roman"/>
      <w:color w:val="auto"/>
    </w:rPr>
  </w:style>
  <w:style w:type="paragraph" w:customStyle="1" w:styleId="CM61">
    <w:name w:val="CM61"/>
    <w:basedOn w:val="Default"/>
    <w:next w:val="Default"/>
    <w:uiPriority w:val="99"/>
    <w:rsid w:val="00B40C61"/>
    <w:pPr>
      <w:spacing w:line="191" w:lineRule="atLeast"/>
    </w:pPr>
    <w:rPr>
      <w:rFonts w:cs="Times New Roman"/>
      <w:color w:val="auto"/>
    </w:rPr>
  </w:style>
  <w:style w:type="paragraph" w:customStyle="1" w:styleId="CM62">
    <w:name w:val="CM62"/>
    <w:basedOn w:val="Default"/>
    <w:next w:val="Default"/>
    <w:uiPriority w:val="99"/>
    <w:rsid w:val="00B40C61"/>
    <w:pPr>
      <w:spacing w:line="191" w:lineRule="atLeast"/>
    </w:pPr>
    <w:rPr>
      <w:rFonts w:cs="Times New Roman"/>
      <w:color w:val="auto"/>
    </w:rPr>
  </w:style>
  <w:style w:type="paragraph" w:customStyle="1" w:styleId="CM63">
    <w:name w:val="CM63"/>
    <w:basedOn w:val="Default"/>
    <w:next w:val="Default"/>
    <w:uiPriority w:val="99"/>
    <w:rsid w:val="00B40C61"/>
    <w:pPr>
      <w:spacing w:line="191" w:lineRule="atLeast"/>
    </w:pPr>
    <w:rPr>
      <w:rFonts w:cs="Times New Roman"/>
      <w:color w:val="auto"/>
    </w:rPr>
  </w:style>
  <w:style w:type="paragraph" w:customStyle="1" w:styleId="CM64">
    <w:name w:val="CM64"/>
    <w:basedOn w:val="Default"/>
    <w:next w:val="Default"/>
    <w:uiPriority w:val="99"/>
    <w:rsid w:val="00B40C61"/>
    <w:pPr>
      <w:spacing w:line="191" w:lineRule="atLeast"/>
    </w:pPr>
    <w:rPr>
      <w:rFonts w:cs="Times New Roman"/>
      <w:color w:val="auto"/>
    </w:rPr>
  </w:style>
  <w:style w:type="paragraph" w:customStyle="1" w:styleId="CM65">
    <w:name w:val="CM65"/>
    <w:basedOn w:val="Default"/>
    <w:next w:val="Default"/>
    <w:uiPriority w:val="99"/>
    <w:rsid w:val="00B40C61"/>
    <w:rPr>
      <w:rFonts w:cs="Times New Roman"/>
      <w:color w:val="auto"/>
    </w:rPr>
  </w:style>
  <w:style w:type="paragraph" w:customStyle="1" w:styleId="CM68">
    <w:name w:val="CM68"/>
    <w:basedOn w:val="Default"/>
    <w:next w:val="Default"/>
    <w:uiPriority w:val="99"/>
    <w:rsid w:val="00B40C61"/>
    <w:rPr>
      <w:rFonts w:cs="Times New Roman"/>
      <w:color w:val="auto"/>
    </w:rPr>
  </w:style>
  <w:style w:type="paragraph" w:customStyle="1" w:styleId="CM69">
    <w:name w:val="CM69"/>
    <w:basedOn w:val="Default"/>
    <w:next w:val="Default"/>
    <w:uiPriority w:val="99"/>
    <w:rsid w:val="00B40C61"/>
    <w:pPr>
      <w:spacing w:line="191" w:lineRule="atLeast"/>
    </w:pPr>
    <w:rPr>
      <w:rFonts w:cs="Times New Roman"/>
      <w:color w:val="auto"/>
    </w:rPr>
  </w:style>
  <w:style w:type="paragraph" w:styleId="PlainText">
    <w:name w:val="Plain Text"/>
    <w:basedOn w:val="Normal"/>
    <w:link w:val="PlainTextChar"/>
    <w:uiPriority w:val="99"/>
    <w:unhideWhenUsed/>
    <w:rsid w:val="00BC3490"/>
    <w:pPr>
      <w:spacing w:before="0" w:after="0"/>
    </w:pPr>
    <w:rPr>
      <w:rFonts w:ascii="Calibri" w:hAnsi="Calibri"/>
      <w:szCs w:val="21"/>
    </w:rPr>
  </w:style>
  <w:style w:type="character" w:customStyle="1" w:styleId="PlainTextChar">
    <w:name w:val="Plain Text Char"/>
    <w:basedOn w:val="DefaultParagraphFont"/>
    <w:link w:val="PlainText"/>
    <w:uiPriority w:val="99"/>
    <w:rsid w:val="00BC3490"/>
    <w:rPr>
      <w:rFonts w:ascii="Calibri" w:hAnsi="Calibri"/>
      <w:szCs w:val="21"/>
    </w:rPr>
  </w:style>
  <w:style w:type="paragraph" w:customStyle="1" w:styleId="xml10">
    <w:name w:val="xml1"/>
    <w:basedOn w:val="Normal"/>
    <w:rsid w:val="00443358"/>
    <w:pPr>
      <w:spacing w:before="100" w:beforeAutospacing="1" w:after="100" w:afterAutospacing="1"/>
    </w:pPr>
    <w:rPr>
      <w:rFonts w:ascii="Times New Roman" w:eastAsia="Times New Roman" w:hAnsi="Times New Roman" w:cs="Times New Roman"/>
      <w:sz w:val="24"/>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0AEA"/>
    <w:pPr>
      <w:spacing w:before="120" w:line="240" w:lineRule="auto"/>
    </w:pPr>
  </w:style>
  <w:style w:type="paragraph" w:styleId="Heading1">
    <w:name w:val="heading 1"/>
    <w:next w:val="Normal"/>
    <w:link w:val="Heading1Char"/>
    <w:autoRedefine/>
    <w:uiPriority w:val="9"/>
    <w:qFormat/>
    <w:rsid w:val="00B40C61"/>
    <w:pPr>
      <w:keepNext/>
      <w:keepLines/>
      <w:numPr>
        <w:numId w:val="26"/>
      </w:numPr>
      <w:spacing w:before="480" w:after="0"/>
      <w:outlineLvl w:val="0"/>
    </w:pPr>
    <w:rPr>
      <w:rFonts w:asciiTheme="majorHAnsi" w:eastAsiaTheme="majorEastAsia" w:hAnsiTheme="majorHAnsi" w:cstheme="majorBidi"/>
      <w:b/>
      <w:bCs/>
      <w:sz w:val="36"/>
      <w:szCs w:val="28"/>
    </w:rPr>
  </w:style>
  <w:style w:type="paragraph" w:styleId="Heading2">
    <w:name w:val="heading 2"/>
    <w:basedOn w:val="Heading1"/>
    <w:next w:val="Normal"/>
    <w:link w:val="Heading2Char"/>
    <w:autoRedefine/>
    <w:uiPriority w:val="9"/>
    <w:unhideWhenUsed/>
    <w:qFormat/>
    <w:rsid w:val="00B40C61"/>
    <w:pPr>
      <w:numPr>
        <w:ilvl w:val="1"/>
      </w:numPr>
      <w:spacing w:before="200"/>
      <w:outlineLvl w:val="1"/>
    </w:pPr>
    <w:rPr>
      <w:bCs w:val="0"/>
      <w:sz w:val="32"/>
      <w:szCs w:val="26"/>
    </w:rPr>
  </w:style>
  <w:style w:type="paragraph" w:styleId="Heading3">
    <w:name w:val="heading 3"/>
    <w:basedOn w:val="Heading2"/>
    <w:next w:val="Normal"/>
    <w:link w:val="Heading3Char"/>
    <w:autoRedefine/>
    <w:uiPriority w:val="9"/>
    <w:unhideWhenUsed/>
    <w:qFormat/>
    <w:rsid w:val="00B40C61"/>
    <w:pPr>
      <w:numPr>
        <w:ilvl w:val="2"/>
      </w:numPr>
      <w:spacing w:line="271" w:lineRule="auto"/>
      <w:outlineLvl w:val="2"/>
    </w:pPr>
    <w:rPr>
      <w:bCs/>
      <w:sz w:val="28"/>
    </w:rPr>
  </w:style>
  <w:style w:type="paragraph" w:styleId="Heading4">
    <w:name w:val="heading 4"/>
    <w:basedOn w:val="Heading3"/>
    <w:next w:val="Normal"/>
    <w:link w:val="Heading4Char"/>
    <w:autoRedefine/>
    <w:uiPriority w:val="9"/>
    <w:unhideWhenUsed/>
    <w:qFormat/>
    <w:rsid w:val="00B40C61"/>
    <w:pPr>
      <w:numPr>
        <w:ilvl w:val="0"/>
        <w:numId w:val="0"/>
      </w:numPr>
      <w:ind w:left="72" w:hanging="72"/>
      <w:outlineLvl w:val="3"/>
    </w:pPr>
    <w:rPr>
      <w:b w:val="0"/>
      <w:bCs w:val="0"/>
      <w:iCs/>
    </w:rPr>
  </w:style>
  <w:style w:type="paragraph" w:styleId="Heading5">
    <w:name w:val="heading 5"/>
    <w:basedOn w:val="Normal"/>
    <w:next w:val="Normal"/>
    <w:link w:val="Heading5Char"/>
    <w:uiPriority w:val="9"/>
    <w:semiHidden/>
    <w:unhideWhenUsed/>
    <w:qFormat/>
    <w:rsid w:val="00B40C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C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C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C6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C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40C61"/>
    <w:pPr>
      <w:spacing w:before="720"/>
    </w:pPr>
    <w:rPr>
      <w:rFonts w:asciiTheme="majorHAnsi" w:eastAsiaTheme="majorEastAsia" w:hAnsiTheme="majorHAnsi" w:cstheme="majorBidi"/>
      <w:b/>
      <w:spacing w:val="5"/>
      <w:sz w:val="52"/>
      <w:szCs w:val="52"/>
    </w:rPr>
  </w:style>
  <w:style w:type="character" w:customStyle="1" w:styleId="TitleChar">
    <w:name w:val="Title Char"/>
    <w:basedOn w:val="DefaultParagraphFont"/>
    <w:link w:val="Title"/>
    <w:uiPriority w:val="10"/>
    <w:rsid w:val="00B40C61"/>
    <w:rPr>
      <w:rFonts w:asciiTheme="majorHAnsi" w:eastAsiaTheme="majorEastAsia" w:hAnsiTheme="majorHAnsi" w:cstheme="majorBidi"/>
      <w:b/>
      <w:spacing w:val="5"/>
      <w:sz w:val="52"/>
      <w:szCs w:val="52"/>
    </w:rPr>
  </w:style>
  <w:style w:type="paragraph" w:styleId="Subtitle">
    <w:name w:val="Subtitle"/>
    <w:basedOn w:val="Normal"/>
    <w:next w:val="Normal"/>
    <w:link w:val="SubtitleChar"/>
    <w:autoRedefine/>
    <w:uiPriority w:val="11"/>
    <w:qFormat/>
    <w:rsid w:val="00B40C61"/>
    <w:pPr>
      <w:spacing w:after="600"/>
      <w:ind w:left="1440"/>
      <w:contextualSpacing/>
    </w:pPr>
    <w:rPr>
      <w:rFonts w:asciiTheme="majorHAnsi" w:eastAsiaTheme="majorEastAsia" w:hAnsiTheme="majorHAnsi" w:cstheme="majorBidi"/>
      <w:i/>
      <w:iCs/>
      <w:spacing w:val="13"/>
      <w:sz w:val="44"/>
      <w:szCs w:val="24"/>
    </w:rPr>
  </w:style>
  <w:style w:type="character" w:customStyle="1" w:styleId="SubtitleChar">
    <w:name w:val="Subtitle Char"/>
    <w:basedOn w:val="DefaultParagraphFont"/>
    <w:link w:val="Subtitle"/>
    <w:uiPriority w:val="11"/>
    <w:rsid w:val="00B40C61"/>
    <w:rPr>
      <w:rFonts w:asciiTheme="majorHAnsi" w:eastAsiaTheme="majorEastAsia" w:hAnsiTheme="majorHAnsi" w:cstheme="majorBidi"/>
      <w:i/>
      <w:iCs/>
      <w:spacing w:val="13"/>
      <w:sz w:val="44"/>
      <w:szCs w:val="24"/>
    </w:rPr>
  </w:style>
  <w:style w:type="paragraph" w:customStyle="1" w:styleId="Appendix">
    <w:name w:val="Appendix"/>
    <w:basedOn w:val="Heading1"/>
    <w:next w:val="Normal"/>
    <w:link w:val="AppendixChar"/>
    <w:rsid w:val="00B40C61"/>
    <w:pPr>
      <w:numPr>
        <w:numId w:val="0"/>
      </w:numPr>
      <w:ind w:left="360" w:hanging="360"/>
    </w:pPr>
    <w:rPr>
      <w:rFonts w:ascii="Cambria" w:eastAsia="MS Gothic" w:hAnsi="Cambria" w:cs="Times New Roman"/>
    </w:rPr>
  </w:style>
  <w:style w:type="character" w:customStyle="1" w:styleId="AppendixChar">
    <w:name w:val="Appendix Char"/>
    <w:link w:val="Appendix"/>
    <w:rsid w:val="00B40C61"/>
    <w:rPr>
      <w:rFonts w:ascii="Cambria" w:eastAsia="MS Gothic" w:hAnsi="Cambria" w:cs="Times New Roman"/>
      <w:b/>
      <w:bCs/>
      <w:sz w:val="36"/>
      <w:szCs w:val="28"/>
    </w:rPr>
  </w:style>
  <w:style w:type="character" w:customStyle="1" w:styleId="Heading1Char">
    <w:name w:val="Heading 1 Char"/>
    <w:basedOn w:val="DefaultParagraphFont"/>
    <w:link w:val="Heading1"/>
    <w:uiPriority w:val="9"/>
    <w:rsid w:val="00B40C61"/>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B40C61"/>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B40C61"/>
    <w:rPr>
      <w:rFonts w:asciiTheme="majorHAnsi" w:eastAsiaTheme="majorEastAsia" w:hAnsiTheme="majorHAnsi" w:cstheme="majorBidi"/>
      <w:b/>
      <w:bCs/>
      <w:sz w:val="28"/>
      <w:szCs w:val="26"/>
    </w:rPr>
  </w:style>
  <w:style w:type="paragraph" w:styleId="Header">
    <w:name w:val="header"/>
    <w:basedOn w:val="Normal"/>
    <w:link w:val="HeaderChar"/>
    <w:uiPriority w:val="99"/>
    <w:unhideWhenUsed/>
    <w:rsid w:val="00B40C61"/>
    <w:pPr>
      <w:tabs>
        <w:tab w:val="center" w:pos="4680"/>
        <w:tab w:val="right" w:pos="9360"/>
      </w:tabs>
      <w:spacing w:after="0"/>
    </w:pPr>
  </w:style>
  <w:style w:type="character" w:customStyle="1" w:styleId="HeaderChar">
    <w:name w:val="Header Char"/>
    <w:basedOn w:val="DefaultParagraphFont"/>
    <w:link w:val="Header"/>
    <w:uiPriority w:val="99"/>
    <w:rsid w:val="00B40C61"/>
  </w:style>
  <w:style w:type="paragraph" w:styleId="Footer">
    <w:name w:val="footer"/>
    <w:basedOn w:val="Normal"/>
    <w:link w:val="FooterChar"/>
    <w:uiPriority w:val="99"/>
    <w:unhideWhenUsed/>
    <w:rsid w:val="00B40C61"/>
    <w:pPr>
      <w:tabs>
        <w:tab w:val="center" w:pos="4680"/>
        <w:tab w:val="right" w:pos="9360"/>
      </w:tabs>
      <w:spacing w:after="0"/>
    </w:pPr>
  </w:style>
  <w:style w:type="character" w:customStyle="1" w:styleId="FooterChar">
    <w:name w:val="Footer Char"/>
    <w:basedOn w:val="DefaultParagraphFont"/>
    <w:link w:val="Footer"/>
    <w:uiPriority w:val="99"/>
    <w:rsid w:val="00B40C61"/>
  </w:style>
  <w:style w:type="paragraph" w:styleId="BalloonText">
    <w:name w:val="Balloon Text"/>
    <w:basedOn w:val="Normal"/>
    <w:link w:val="BalloonTextChar"/>
    <w:uiPriority w:val="99"/>
    <w:semiHidden/>
    <w:unhideWhenUsed/>
    <w:rsid w:val="00B40C6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61"/>
    <w:rPr>
      <w:rFonts w:ascii="Tahoma" w:hAnsi="Tahoma" w:cs="Tahoma"/>
      <w:sz w:val="16"/>
      <w:szCs w:val="16"/>
    </w:rPr>
  </w:style>
  <w:style w:type="paragraph" w:styleId="NoSpacing">
    <w:name w:val="No Spacing"/>
    <w:link w:val="NoSpacingChar"/>
    <w:uiPriority w:val="1"/>
    <w:qFormat/>
    <w:rsid w:val="00B40C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40C61"/>
    <w:rPr>
      <w:rFonts w:eastAsiaTheme="minorEastAsia"/>
      <w:lang w:eastAsia="ja-JP"/>
    </w:rPr>
  </w:style>
  <w:style w:type="character" w:styleId="PlaceholderText">
    <w:name w:val="Placeholder Text"/>
    <w:basedOn w:val="DefaultParagraphFont"/>
    <w:uiPriority w:val="99"/>
    <w:semiHidden/>
    <w:rsid w:val="00B40C61"/>
    <w:rPr>
      <w:color w:val="808080"/>
    </w:rPr>
  </w:style>
  <w:style w:type="table" w:styleId="TableGrid">
    <w:name w:val="Table Grid"/>
    <w:basedOn w:val="TableNormal"/>
    <w:uiPriority w:val="59"/>
    <w:rsid w:val="00B40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C61"/>
    <w:rPr>
      <w:color w:val="0000FF" w:themeColor="hyperlink"/>
      <w:u w:val="single"/>
    </w:rPr>
  </w:style>
  <w:style w:type="character" w:styleId="Emphasis">
    <w:name w:val="Emphasis"/>
    <w:basedOn w:val="DefaultParagraphFont"/>
    <w:uiPriority w:val="20"/>
    <w:qFormat/>
    <w:rsid w:val="00B40C61"/>
    <w:rPr>
      <w:i/>
      <w:iCs/>
    </w:rPr>
  </w:style>
  <w:style w:type="paragraph" w:customStyle="1" w:styleId="XML1">
    <w:name w:val="XML1"/>
    <w:basedOn w:val="BodyText"/>
    <w:link w:val="XML1Char"/>
    <w:autoRedefine/>
    <w:qFormat/>
    <w:rsid w:val="00B40C61"/>
    <w:pPr>
      <w:spacing w:before="0" w:after="0"/>
      <w:ind w:left="216" w:hanging="216"/>
    </w:pPr>
    <w:rPr>
      <w:rFonts w:ascii="Courier New" w:eastAsia="Times New Roman" w:hAnsi="Courier New" w:cs="Courier New"/>
      <w:sz w:val="20"/>
      <w:szCs w:val="20"/>
    </w:rPr>
  </w:style>
  <w:style w:type="character" w:customStyle="1" w:styleId="XML1Char">
    <w:name w:val="XML1 Char"/>
    <w:basedOn w:val="DefaultParagraphFont"/>
    <w:link w:val="XML1"/>
    <w:rsid w:val="00B40C61"/>
    <w:rPr>
      <w:rFonts w:ascii="Courier New" w:eastAsia="Times New Roman" w:hAnsi="Courier New" w:cs="Courier New"/>
      <w:sz w:val="20"/>
      <w:szCs w:val="20"/>
    </w:rPr>
  </w:style>
  <w:style w:type="paragraph" w:styleId="BodyText">
    <w:name w:val="Body Text"/>
    <w:basedOn w:val="Normal"/>
    <w:link w:val="BodyTextChar"/>
    <w:uiPriority w:val="99"/>
    <w:unhideWhenUsed/>
    <w:rsid w:val="00B40C61"/>
    <w:pPr>
      <w:spacing w:after="120"/>
    </w:pPr>
  </w:style>
  <w:style w:type="character" w:customStyle="1" w:styleId="BodyTextChar">
    <w:name w:val="Body Text Char"/>
    <w:basedOn w:val="DefaultParagraphFont"/>
    <w:link w:val="BodyText"/>
    <w:uiPriority w:val="99"/>
    <w:rsid w:val="00B40C61"/>
  </w:style>
  <w:style w:type="paragraph" w:customStyle="1" w:styleId="XML2">
    <w:name w:val="XML2"/>
    <w:basedOn w:val="XML1"/>
    <w:link w:val="XML2Char"/>
    <w:qFormat/>
    <w:rsid w:val="00B40C61"/>
    <w:pPr>
      <w:ind w:left="504"/>
    </w:pPr>
  </w:style>
  <w:style w:type="character" w:customStyle="1" w:styleId="XML2Char">
    <w:name w:val="XML2 Char"/>
    <w:basedOn w:val="DefaultParagraphFont"/>
    <w:link w:val="XML2"/>
    <w:rsid w:val="00B40C61"/>
    <w:rPr>
      <w:rFonts w:ascii="Courier New" w:eastAsia="Times New Roman" w:hAnsi="Courier New" w:cs="Courier New"/>
      <w:sz w:val="20"/>
      <w:szCs w:val="20"/>
    </w:rPr>
  </w:style>
  <w:style w:type="paragraph" w:customStyle="1" w:styleId="XML3">
    <w:name w:val="XML3"/>
    <w:basedOn w:val="XML1"/>
    <w:link w:val="XML3Char"/>
    <w:autoRedefine/>
    <w:qFormat/>
    <w:rsid w:val="008B56E6"/>
    <w:pPr>
      <w:ind w:left="720" w:right="288"/>
    </w:pPr>
  </w:style>
  <w:style w:type="character" w:customStyle="1" w:styleId="XML3Char">
    <w:name w:val="XML3 Char"/>
    <w:basedOn w:val="XML1Char"/>
    <w:link w:val="XML3"/>
    <w:rsid w:val="008B56E6"/>
    <w:rPr>
      <w:rFonts w:ascii="Courier New" w:eastAsia="Times New Roman" w:hAnsi="Courier New" w:cs="Courier New"/>
      <w:sz w:val="20"/>
      <w:szCs w:val="20"/>
    </w:rPr>
  </w:style>
  <w:style w:type="paragraph" w:customStyle="1" w:styleId="XML4">
    <w:name w:val="XML4"/>
    <w:basedOn w:val="XML1"/>
    <w:link w:val="XML4Char"/>
    <w:autoRedefine/>
    <w:qFormat/>
    <w:rsid w:val="00B40C61"/>
    <w:pPr>
      <w:ind w:left="936" w:right="360"/>
    </w:pPr>
  </w:style>
  <w:style w:type="character" w:customStyle="1" w:styleId="XML4Char">
    <w:name w:val="XML4 Char"/>
    <w:basedOn w:val="XML1Char"/>
    <w:link w:val="XML4"/>
    <w:rsid w:val="00B40C61"/>
    <w:rPr>
      <w:rFonts w:ascii="Courier New" w:eastAsia="Times New Roman" w:hAnsi="Courier New" w:cs="Courier New"/>
      <w:sz w:val="20"/>
      <w:szCs w:val="20"/>
    </w:rPr>
  </w:style>
  <w:style w:type="paragraph" w:customStyle="1" w:styleId="XML5">
    <w:name w:val="XML5"/>
    <w:basedOn w:val="XML1"/>
    <w:link w:val="XML5Char"/>
    <w:autoRedefine/>
    <w:qFormat/>
    <w:rsid w:val="00B40C61"/>
    <w:pPr>
      <w:ind w:left="1152"/>
    </w:pPr>
  </w:style>
  <w:style w:type="character" w:customStyle="1" w:styleId="XML5Char">
    <w:name w:val="XML5 Char"/>
    <w:basedOn w:val="DefaultParagraphFont"/>
    <w:link w:val="XML5"/>
    <w:rsid w:val="00B40C61"/>
    <w:rPr>
      <w:rFonts w:ascii="Courier New" w:eastAsia="Times New Roman" w:hAnsi="Courier New" w:cs="Courier New"/>
      <w:sz w:val="20"/>
      <w:szCs w:val="20"/>
    </w:rPr>
  </w:style>
  <w:style w:type="paragraph" w:customStyle="1" w:styleId="XML6">
    <w:name w:val="XML6"/>
    <w:basedOn w:val="XML1"/>
    <w:link w:val="XML6Char"/>
    <w:autoRedefine/>
    <w:qFormat/>
    <w:rsid w:val="00B40C61"/>
    <w:pPr>
      <w:ind w:left="1368"/>
    </w:pPr>
  </w:style>
  <w:style w:type="character" w:customStyle="1" w:styleId="XML6Char">
    <w:name w:val="XML6 Char"/>
    <w:basedOn w:val="XML1Char"/>
    <w:link w:val="XML6"/>
    <w:rsid w:val="00B40C61"/>
    <w:rPr>
      <w:rFonts w:ascii="Courier New" w:eastAsia="Times New Roman" w:hAnsi="Courier New" w:cs="Courier New"/>
      <w:sz w:val="20"/>
      <w:szCs w:val="20"/>
    </w:rPr>
  </w:style>
  <w:style w:type="paragraph" w:customStyle="1" w:styleId="XML7">
    <w:name w:val="XML7"/>
    <w:basedOn w:val="XML1"/>
    <w:link w:val="XML7Char"/>
    <w:autoRedefine/>
    <w:qFormat/>
    <w:rsid w:val="00B40C61"/>
    <w:pPr>
      <w:ind w:left="1656"/>
    </w:pPr>
  </w:style>
  <w:style w:type="character" w:customStyle="1" w:styleId="XML7Char">
    <w:name w:val="XML7 Char"/>
    <w:basedOn w:val="XML6Char"/>
    <w:link w:val="XML7"/>
    <w:rsid w:val="00B40C61"/>
    <w:rPr>
      <w:rFonts w:ascii="Courier New" w:eastAsia="Times New Roman" w:hAnsi="Courier New" w:cs="Courier New"/>
      <w:sz w:val="20"/>
      <w:szCs w:val="20"/>
    </w:rPr>
  </w:style>
  <w:style w:type="table" w:customStyle="1" w:styleId="XMLtable">
    <w:name w:val="XML table"/>
    <w:basedOn w:val="TableNormal"/>
    <w:uiPriority w:val="99"/>
    <w:rsid w:val="00ED0AEA"/>
    <w:pPr>
      <w:spacing w:after="0" w:line="240" w:lineRule="auto"/>
    </w:pPr>
    <w:tblPr>
      <w:tblInd w:w="0" w:type="dxa"/>
      <w:tblBorders>
        <w:top w:val="single" w:sz="4" w:space="0" w:color="auto"/>
        <w:left w:val="single" w:sz="4" w:space="0" w:color="auto"/>
        <w:bottom w:val="single" w:sz="4" w:space="0" w:color="auto"/>
        <w:right w:val="single" w:sz="4" w:space="0" w:color="auto"/>
      </w:tblBorders>
      <w:tblCellMar>
        <w:top w:w="0" w:type="dxa"/>
        <w:left w:w="57" w:type="dxa"/>
        <w:bottom w:w="0" w:type="dxa"/>
        <w:right w:w="57" w:type="dxa"/>
      </w:tblCellMar>
    </w:tblPr>
    <w:tcPr>
      <w:shd w:val="clear" w:color="auto" w:fill="D7F6C2"/>
    </w:tcPr>
  </w:style>
  <w:style w:type="paragraph" w:styleId="TOCHeading">
    <w:name w:val="TOC Heading"/>
    <w:basedOn w:val="Heading1"/>
    <w:next w:val="Normal"/>
    <w:uiPriority w:val="39"/>
    <w:unhideWhenUsed/>
    <w:qFormat/>
    <w:rsid w:val="00B40C61"/>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qFormat/>
    <w:rsid w:val="00B40C61"/>
    <w:pPr>
      <w:spacing w:after="100"/>
    </w:pPr>
  </w:style>
  <w:style w:type="paragraph" w:styleId="TOC2">
    <w:name w:val="toc 2"/>
    <w:basedOn w:val="Normal"/>
    <w:next w:val="Normal"/>
    <w:autoRedefine/>
    <w:uiPriority w:val="39"/>
    <w:unhideWhenUsed/>
    <w:qFormat/>
    <w:rsid w:val="00B40C61"/>
    <w:pPr>
      <w:spacing w:after="100"/>
      <w:ind w:left="220"/>
    </w:pPr>
  </w:style>
  <w:style w:type="paragraph" w:styleId="TOC3">
    <w:name w:val="toc 3"/>
    <w:basedOn w:val="Normal"/>
    <w:next w:val="Normal"/>
    <w:autoRedefine/>
    <w:uiPriority w:val="39"/>
    <w:unhideWhenUsed/>
    <w:qFormat/>
    <w:rsid w:val="00B40C61"/>
    <w:pPr>
      <w:spacing w:after="100"/>
      <w:ind w:left="440"/>
    </w:pPr>
  </w:style>
  <w:style w:type="character" w:customStyle="1" w:styleId="Heading4Char">
    <w:name w:val="Heading 4 Char"/>
    <w:basedOn w:val="DefaultParagraphFont"/>
    <w:link w:val="Heading4"/>
    <w:uiPriority w:val="9"/>
    <w:rsid w:val="00B40C61"/>
    <w:rPr>
      <w:rFonts w:asciiTheme="majorHAnsi" w:eastAsiaTheme="majorEastAsia" w:hAnsiTheme="majorHAnsi" w:cstheme="majorBidi"/>
      <w:iCs/>
      <w:sz w:val="28"/>
      <w:szCs w:val="26"/>
    </w:rPr>
  </w:style>
  <w:style w:type="numbering" w:customStyle="1" w:styleId="Headings0">
    <w:name w:val="Headings"/>
    <w:uiPriority w:val="99"/>
    <w:rsid w:val="003A0B13"/>
  </w:style>
  <w:style w:type="character" w:customStyle="1" w:styleId="Heading5Char">
    <w:name w:val="Heading 5 Char"/>
    <w:basedOn w:val="DefaultParagraphFont"/>
    <w:link w:val="Heading5"/>
    <w:uiPriority w:val="9"/>
    <w:semiHidden/>
    <w:rsid w:val="00B40C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C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40C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C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C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C61"/>
    <w:rPr>
      <w:rFonts w:ascii="Arial" w:eastAsiaTheme="minorEastAsia" w:hAnsi="Arial"/>
      <w:b/>
      <w:bCs/>
      <w:color w:val="4F81BD" w:themeColor="accent1"/>
      <w:sz w:val="18"/>
      <w:szCs w:val="18"/>
      <w:lang w:bidi="en-US"/>
    </w:rPr>
  </w:style>
  <w:style w:type="character" w:styleId="SubtleEmphasis">
    <w:name w:val="Subtle Emphasis"/>
    <w:basedOn w:val="DefaultParagraphFont"/>
    <w:uiPriority w:val="19"/>
    <w:qFormat/>
    <w:rsid w:val="00B40C61"/>
    <w:rPr>
      <w:rFonts w:cs="Times New Roman"/>
      <w:i/>
    </w:rPr>
  </w:style>
  <w:style w:type="paragraph" w:customStyle="1" w:styleId="XML9">
    <w:name w:val="XML9"/>
    <w:basedOn w:val="XML1"/>
    <w:link w:val="XML9Char"/>
    <w:qFormat/>
    <w:rsid w:val="00B40C61"/>
    <w:pPr>
      <w:ind w:left="2160"/>
    </w:pPr>
    <w:rPr>
      <w:rFonts w:eastAsiaTheme="minorEastAsia"/>
    </w:rPr>
  </w:style>
  <w:style w:type="character" w:customStyle="1" w:styleId="XML9Char">
    <w:name w:val="XML9 Char"/>
    <w:link w:val="XML9"/>
    <w:rsid w:val="00B40C61"/>
    <w:rPr>
      <w:rFonts w:ascii="Courier New" w:eastAsiaTheme="minorEastAsia" w:hAnsi="Courier New" w:cs="Courier New"/>
      <w:sz w:val="20"/>
      <w:szCs w:val="20"/>
    </w:rPr>
  </w:style>
  <w:style w:type="numbering" w:customStyle="1" w:styleId="Headings">
    <w:name w:val="Headings"/>
    <w:uiPriority w:val="99"/>
    <w:rsid w:val="00B40C61"/>
    <w:pPr>
      <w:numPr>
        <w:numId w:val="22"/>
      </w:numPr>
    </w:pPr>
  </w:style>
  <w:style w:type="paragraph" w:customStyle="1" w:styleId="XML8">
    <w:name w:val="XML8"/>
    <w:basedOn w:val="XML1"/>
    <w:link w:val="XML8Char"/>
    <w:autoRedefine/>
    <w:qFormat/>
    <w:rsid w:val="00B40C61"/>
    <w:pPr>
      <w:ind w:left="1872"/>
    </w:pPr>
    <w:rPr>
      <w:rFonts w:eastAsiaTheme="minorEastAsia"/>
    </w:rPr>
  </w:style>
  <w:style w:type="character" w:customStyle="1" w:styleId="XML8Char">
    <w:name w:val="XML8 Char"/>
    <w:link w:val="XML8"/>
    <w:rsid w:val="00B40C61"/>
    <w:rPr>
      <w:rFonts w:ascii="Courier New" w:eastAsiaTheme="minorEastAsia" w:hAnsi="Courier New" w:cs="Courier New"/>
      <w:sz w:val="20"/>
      <w:szCs w:val="20"/>
    </w:rPr>
  </w:style>
  <w:style w:type="numbering" w:customStyle="1" w:styleId="Appendices">
    <w:name w:val="Appendices"/>
    <w:uiPriority w:val="99"/>
    <w:rsid w:val="00B40C61"/>
    <w:pPr>
      <w:numPr>
        <w:numId w:val="13"/>
      </w:numPr>
    </w:pPr>
  </w:style>
  <w:style w:type="character" w:styleId="Strong">
    <w:name w:val="Strong"/>
    <w:basedOn w:val="DefaultParagraphFont"/>
    <w:uiPriority w:val="22"/>
    <w:qFormat/>
    <w:rsid w:val="00B40C61"/>
    <w:rPr>
      <w:rFonts w:cs="Times New Roman"/>
      <w:b/>
    </w:rPr>
  </w:style>
  <w:style w:type="paragraph" w:styleId="ListParagraph">
    <w:name w:val="List Paragraph"/>
    <w:basedOn w:val="Normal"/>
    <w:uiPriority w:val="34"/>
    <w:qFormat/>
    <w:rsid w:val="00B40C61"/>
    <w:pPr>
      <w:ind w:left="720"/>
      <w:contextualSpacing/>
    </w:pPr>
    <w:rPr>
      <w:rFonts w:ascii="Arial" w:eastAsiaTheme="minorEastAsia" w:hAnsi="Arial"/>
      <w:lang w:bidi="en-US"/>
    </w:rPr>
  </w:style>
  <w:style w:type="paragraph" w:styleId="Quote">
    <w:name w:val="Quote"/>
    <w:basedOn w:val="Normal"/>
    <w:next w:val="Normal"/>
    <w:link w:val="QuoteChar"/>
    <w:uiPriority w:val="29"/>
    <w:qFormat/>
    <w:rsid w:val="00B40C61"/>
    <w:pPr>
      <w:spacing w:before="200" w:after="0" w:line="276" w:lineRule="auto"/>
      <w:ind w:left="360" w:right="360"/>
    </w:pPr>
    <w:rPr>
      <w:rFonts w:ascii="Calibri" w:eastAsiaTheme="minorEastAsia" w:hAnsi="Calibri" w:cs="Times New Roman"/>
      <w:i/>
      <w:iCs/>
    </w:rPr>
  </w:style>
  <w:style w:type="character" w:customStyle="1" w:styleId="QuoteChar">
    <w:name w:val="Quote Char"/>
    <w:basedOn w:val="DefaultParagraphFont"/>
    <w:link w:val="Quote"/>
    <w:uiPriority w:val="29"/>
    <w:rsid w:val="00B40C61"/>
    <w:rPr>
      <w:rFonts w:ascii="Calibri" w:eastAsiaTheme="minorEastAsia" w:hAnsi="Calibri" w:cs="Times New Roman"/>
      <w:i/>
      <w:iCs/>
    </w:rPr>
  </w:style>
  <w:style w:type="paragraph" w:styleId="IntenseQuote">
    <w:name w:val="Intense Quote"/>
    <w:basedOn w:val="Normal"/>
    <w:next w:val="Normal"/>
    <w:link w:val="IntenseQuoteChar"/>
    <w:uiPriority w:val="30"/>
    <w:qFormat/>
    <w:rsid w:val="00B40C61"/>
    <w:pPr>
      <w:pBdr>
        <w:bottom w:val="single" w:sz="4" w:space="1" w:color="auto"/>
      </w:pBdr>
      <w:spacing w:before="200" w:after="280" w:line="276" w:lineRule="auto"/>
      <w:ind w:left="1008" w:right="1152"/>
      <w:jc w:val="both"/>
    </w:pPr>
    <w:rPr>
      <w:rFonts w:ascii="Calibri" w:eastAsiaTheme="minorEastAsia" w:hAnsi="Calibri" w:cs="Times New Roman"/>
      <w:b/>
      <w:bCs/>
      <w:i/>
      <w:iCs/>
    </w:rPr>
  </w:style>
  <w:style w:type="character" w:customStyle="1" w:styleId="IntenseQuoteChar">
    <w:name w:val="Intense Quote Char"/>
    <w:basedOn w:val="DefaultParagraphFont"/>
    <w:link w:val="IntenseQuote"/>
    <w:uiPriority w:val="30"/>
    <w:rsid w:val="00B40C61"/>
    <w:rPr>
      <w:rFonts w:ascii="Calibri" w:eastAsiaTheme="minorEastAsia" w:hAnsi="Calibri" w:cs="Times New Roman"/>
      <w:b/>
      <w:bCs/>
      <w:i/>
      <w:iCs/>
    </w:rPr>
  </w:style>
  <w:style w:type="character" w:styleId="IntenseEmphasis">
    <w:name w:val="Intense Emphasis"/>
    <w:basedOn w:val="DefaultParagraphFont"/>
    <w:uiPriority w:val="21"/>
    <w:qFormat/>
    <w:rsid w:val="00B40C61"/>
    <w:rPr>
      <w:rFonts w:cs="Times New Roman"/>
      <w:b/>
    </w:rPr>
  </w:style>
  <w:style w:type="character" w:styleId="SubtleReference">
    <w:name w:val="Subtle Reference"/>
    <w:basedOn w:val="DefaultParagraphFont"/>
    <w:uiPriority w:val="31"/>
    <w:qFormat/>
    <w:rsid w:val="00B40C61"/>
    <w:rPr>
      <w:rFonts w:cs="Times New Roman"/>
      <w:smallCaps/>
    </w:rPr>
  </w:style>
  <w:style w:type="character" w:styleId="IntenseReference">
    <w:name w:val="Intense Reference"/>
    <w:basedOn w:val="DefaultParagraphFont"/>
    <w:uiPriority w:val="32"/>
    <w:qFormat/>
    <w:rsid w:val="00B40C61"/>
    <w:rPr>
      <w:rFonts w:cs="Times New Roman"/>
      <w:smallCaps/>
      <w:spacing w:val="5"/>
      <w:u w:val="single"/>
    </w:rPr>
  </w:style>
  <w:style w:type="character" w:styleId="BookTitle">
    <w:name w:val="Book Title"/>
    <w:basedOn w:val="DefaultParagraphFont"/>
    <w:uiPriority w:val="33"/>
    <w:qFormat/>
    <w:rsid w:val="00B40C61"/>
    <w:rPr>
      <w:rFonts w:cs="Times New Roman"/>
      <w:i/>
      <w:smallCaps/>
      <w:spacing w:val="5"/>
    </w:rPr>
  </w:style>
  <w:style w:type="character" w:styleId="FollowedHyperlink">
    <w:name w:val="FollowedHyperlink"/>
    <w:basedOn w:val="DefaultParagraphFont"/>
    <w:uiPriority w:val="99"/>
    <w:semiHidden/>
    <w:unhideWhenUsed/>
    <w:rsid w:val="00B40C61"/>
    <w:rPr>
      <w:rFonts w:cs="Times New Roman"/>
      <w:color w:val="800080"/>
      <w:u w:val="single"/>
    </w:rPr>
  </w:style>
  <w:style w:type="character" w:styleId="CommentReference">
    <w:name w:val="annotation reference"/>
    <w:basedOn w:val="DefaultParagraphFont"/>
    <w:uiPriority w:val="99"/>
    <w:semiHidden/>
    <w:unhideWhenUsed/>
    <w:rsid w:val="00B40C61"/>
    <w:rPr>
      <w:rFonts w:cs="Times New Roman"/>
      <w:sz w:val="16"/>
    </w:rPr>
  </w:style>
  <w:style w:type="paragraph" w:styleId="CommentText">
    <w:name w:val="annotation text"/>
    <w:basedOn w:val="Normal"/>
    <w:link w:val="CommentTextChar"/>
    <w:uiPriority w:val="99"/>
    <w:semiHidden/>
    <w:unhideWhenUsed/>
    <w:rsid w:val="00B40C61"/>
    <w:pPr>
      <w:spacing w:before="0"/>
    </w:pPr>
    <w:rPr>
      <w:rFonts w:ascii="Arial" w:eastAsiaTheme="minorEastAsia" w:hAnsi="Arial" w:cs="Times New Roman"/>
      <w:sz w:val="20"/>
      <w:szCs w:val="20"/>
    </w:rPr>
  </w:style>
  <w:style w:type="character" w:customStyle="1" w:styleId="CommentTextChar">
    <w:name w:val="Comment Text Char"/>
    <w:basedOn w:val="DefaultParagraphFont"/>
    <w:link w:val="CommentText"/>
    <w:uiPriority w:val="99"/>
    <w:semiHidden/>
    <w:rsid w:val="00B40C61"/>
    <w:rPr>
      <w:rFonts w:ascii="Arial" w:eastAsiaTheme="minorEastAsia" w:hAnsi="Arial" w:cs="Times New Roman"/>
      <w:sz w:val="20"/>
      <w:szCs w:val="20"/>
    </w:rPr>
  </w:style>
  <w:style w:type="paragraph" w:styleId="CommentSubject">
    <w:name w:val="annotation subject"/>
    <w:basedOn w:val="CommentText"/>
    <w:next w:val="CommentText"/>
    <w:link w:val="CommentSubjectChar"/>
    <w:uiPriority w:val="99"/>
    <w:semiHidden/>
    <w:unhideWhenUsed/>
    <w:rsid w:val="00B40C61"/>
    <w:rPr>
      <w:b/>
      <w:bCs/>
    </w:rPr>
  </w:style>
  <w:style w:type="character" w:customStyle="1" w:styleId="CommentSubjectChar">
    <w:name w:val="Comment Subject Char"/>
    <w:basedOn w:val="CommentTextChar"/>
    <w:link w:val="CommentSubject"/>
    <w:uiPriority w:val="99"/>
    <w:semiHidden/>
    <w:rsid w:val="00B40C61"/>
    <w:rPr>
      <w:rFonts w:ascii="Arial" w:eastAsiaTheme="minorEastAsia" w:hAnsi="Arial" w:cs="Times New Roman"/>
      <w:b/>
      <w:bCs/>
      <w:sz w:val="20"/>
      <w:szCs w:val="20"/>
    </w:rPr>
  </w:style>
  <w:style w:type="paragraph" w:styleId="Revision">
    <w:name w:val="Revision"/>
    <w:hidden/>
    <w:uiPriority w:val="99"/>
    <w:semiHidden/>
    <w:rsid w:val="00B40C61"/>
    <w:pPr>
      <w:spacing w:after="0" w:line="240" w:lineRule="auto"/>
    </w:pPr>
    <w:rPr>
      <w:rFonts w:ascii="Cambria" w:eastAsiaTheme="minorEastAsia" w:hAnsi="Cambria" w:cs="Times New Roman"/>
    </w:rPr>
  </w:style>
  <w:style w:type="paragraph" w:styleId="DocumentMap">
    <w:name w:val="Document Map"/>
    <w:basedOn w:val="Normal"/>
    <w:link w:val="DocumentMapChar"/>
    <w:uiPriority w:val="99"/>
    <w:semiHidden/>
    <w:unhideWhenUsed/>
    <w:rsid w:val="00B40C61"/>
    <w:pPr>
      <w:spacing w:before="0" w:after="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B40C61"/>
    <w:rPr>
      <w:rFonts w:ascii="Tahoma" w:eastAsiaTheme="minorEastAsia" w:hAnsi="Tahoma" w:cs="Tahoma"/>
      <w:sz w:val="16"/>
      <w:szCs w:val="16"/>
    </w:rPr>
  </w:style>
  <w:style w:type="paragraph" w:customStyle="1" w:styleId="XMLExample1">
    <w:name w:val="XML Example1"/>
    <w:basedOn w:val="Normal"/>
    <w:link w:val="XMLExample1Char"/>
    <w:rsid w:val="00B40C61"/>
    <w:pPr>
      <w:pBdr>
        <w:top w:val="single" w:sz="4" w:space="1" w:color="auto"/>
        <w:left w:val="single" w:sz="4" w:space="4" w:color="auto"/>
        <w:bottom w:val="single" w:sz="4" w:space="1" w:color="auto"/>
        <w:right w:val="single" w:sz="4" w:space="4" w:color="auto"/>
      </w:pBdr>
      <w:shd w:val="clear" w:color="auto" w:fill="CCFFCC"/>
      <w:spacing w:before="0" w:after="0"/>
      <w:ind w:left="360" w:right="360"/>
    </w:pPr>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B4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40C61"/>
    <w:rPr>
      <w:rFonts w:ascii="Courier New" w:eastAsiaTheme="minorEastAsia" w:hAnsi="Courier New" w:cs="Courier New"/>
      <w:sz w:val="20"/>
      <w:szCs w:val="20"/>
    </w:rPr>
  </w:style>
  <w:style w:type="character" w:customStyle="1" w:styleId="BodyTextChar1">
    <w:name w:val="Body Text Char1"/>
    <w:basedOn w:val="DefaultParagraphFont"/>
    <w:uiPriority w:val="99"/>
    <w:rsid w:val="00F71F36"/>
    <w:rPr>
      <w:rFonts w:ascii="Arial" w:eastAsia="Times New Roman" w:hAnsi="Arial" w:cs="Times New Roman"/>
      <w:sz w:val="20"/>
      <w:szCs w:val="20"/>
      <w:lang w:bidi="ar-SA"/>
    </w:rPr>
  </w:style>
  <w:style w:type="paragraph" w:styleId="Bibliography">
    <w:name w:val="Bibliography"/>
    <w:basedOn w:val="Normal"/>
    <w:next w:val="Normal"/>
    <w:uiPriority w:val="37"/>
    <w:unhideWhenUsed/>
    <w:rsid w:val="00B40C61"/>
    <w:pPr>
      <w:spacing w:before="0" w:line="276" w:lineRule="auto"/>
    </w:pPr>
    <w:rPr>
      <w:rFonts w:ascii="Arial" w:eastAsiaTheme="minorEastAsia" w:hAnsi="Arial" w:cs="Times New Roman"/>
    </w:rPr>
  </w:style>
  <w:style w:type="paragraph" w:customStyle="1" w:styleId="XMLExample2">
    <w:name w:val="XML Example2"/>
    <w:basedOn w:val="XMLExample1"/>
    <w:link w:val="XMLExample2Char"/>
    <w:rsid w:val="00B40C61"/>
  </w:style>
  <w:style w:type="character" w:customStyle="1" w:styleId="XMLExample1Char">
    <w:name w:val="XML Example1 Char"/>
    <w:link w:val="XMLExample1"/>
    <w:rsid w:val="00B40C61"/>
    <w:rPr>
      <w:rFonts w:ascii="Courier New" w:eastAsiaTheme="minorEastAsia" w:hAnsi="Courier New" w:cs="Courier New"/>
      <w:sz w:val="20"/>
      <w:szCs w:val="20"/>
      <w:shd w:val="clear" w:color="auto" w:fill="CCFFCC"/>
    </w:rPr>
  </w:style>
  <w:style w:type="character" w:customStyle="1" w:styleId="XMLExample2Char">
    <w:name w:val="XML Example2 Char"/>
    <w:link w:val="XMLExample2"/>
    <w:rsid w:val="00B40C61"/>
    <w:rPr>
      <w:rFonts w:ascii="Courier New" w:eastAsiaTheme="minorEastAsia" w:hAnsi="Courier New" w:cs="Courier New"/>
      <w:sz w:val="20"/>
      <w:szCs w:val="20"/>
      <w:shd w:val="clear" w:color="auto" w:fill="CCFFCC"/>
    </w:rPr>
  </w:style>
  <w:style w:type="paragraph" w:customStyle="1" w:styleId="XMLIndent2">
    <w:name w:val="XMLIndent2"/>
    <w:basedOn w:val="XML3"/>
    <w:link w:val="XMLIndent2Char"/>
    <w:qFormat/>
    <w:rsid w:val="00B40C61"/>
    <w:pPr>
      <w:ind w:left="2088" w:hanging="1584"/>
    </w:pPr>
    <w:rPr>
      <w:rFonts w:eastAsiaTheme="minorEastAsia"/>
    </w:rPr>
  </w:style>
  <w:style w:type="paragraph" w:customStyle="1" w:styleId="XMLIndent1">
    <w:name w:val="XMLIndent1"/>
    <w:basedOn w:val="XML1"/>
    <w:link w:val="XMLIndent1Char"/>
    <w:autoRedefine/>
    <w:qFormat/>
    <w:rsid w:val="00B40C61"/>
    <w:pPr>
      <w:ind w:left="1584" w:hanging="1584"/>
    </w:pPr>
    <w:rPr>
      <w:rFonts w:eastAsiaTheme="minorEastAsia"/>
    </w:rPr>
  </w:style>
  <w:style w:type="character" w:customStyle="1" w:styleId="XMLIndent2Char">
    <w:name w:val="XMLIndent2 Char"/>
    <w:link w:val="XMLIndent2"/>
    <w:rsid w:val="00B40C61"/>
    <w:rPr>
      <w:rFonts w:ascii="Courier New" w:eastAsiaTheme="minorEastAsia" w:hAnsi="Courier New" w:cs="Courier New"/>
      <w:sz w:val="20"/>
      <w:szCs w:val="20"/>
    </w:rPr>
  </w:style>
  <w:style w:type="character" w:customStyle="1" w:styleId="XMLIndent1Char">
    <w:name w:val="XMLIndent1 Char"/>
    <w:link w:val="XMLIndent1"/>
    <w:rsid w:val="00B40C61"/>
    <w:rPr>
      <w:rFonts w:ascii="Courier New" w:eastAsiaTheme="minorEastAsia" w:hAnsi="Courier New" w:cs="Courier New"/>
      <w:sz w:val="20"/>
      <w:szCs w:val="20"/>
    </w:rPr>
  </w:style>
  <w:style w:type="paragraph" w:customStyle="1" w:styleId="XMLIndent3">
    <w:name w:val="XMLIndent3"/>
    <w:basedOn w:val="XMLIndent2"/>
    <w:link w:val="XMLIndent3Char"/>
    <w:qFormat/>
    <w:rsid w:val="00B40C61"/>
    <w:pPr>
      <w:ind w:left="2592"/>
    </w:pPr>
  </w:style>
  <w:style w:type="paragraph" w:customStyle="1" w:styleId="XMLIndent4">
    <w:name w:val="XMLIndent4"/>
    <w:basedOn w:val="XMLIndent3"/>
    <w:link w:val="XMLIndent4Char"/>
    <w:qFormat/>
    <w:rsid w:val="00B40C61"/>
    <w:pPr>
      <w:ind w:left="3024"/>
    </w:pPr>
  </w:style>
  <w:style w:type="character" w:customStyle="1" w:styleId="XMLIndent3Char">
    <w:name w:val="XMLIndent3 Char"/>
    <w:link w:val="XMLIndent3"/>
    <w:rsid w:val="00B40C61"/>
    <w:rPr>
      <w:rFonts w:ascii="Courier New" w:eastAsiaTheme="minorEastAsia" w:hAnsi="Courier New" w:cs="Courier New"/>
      <w:sz w:val="20"/>
      <w:szCs w:val="20"/>
    </w:rPr>
  </w:style>
  <w:style w:type="character" w:customStyle="1" w:styleId="XMLIndent4Char">
    <w:name w:val="XMLIndent4 Char"/>
    <w:link w:val="XMLIndent4"/>
    <w:rsid w:val="00B40C61"/>
    <w:rPr>
      <w:rFonts w:ascii="Courier New" w:eastAsiaTheme="minorEastAsia" w:hAnsi="Courier New" w:cs="Courier New"/>
      <w:sz w:val="20"/>
      <w:szCs w:val="20"/>
    </w:rPr>
  </w:style>
  <w:style w:type="paragraph" w:customStyle="1" w:styleId="XML20">
    <w:name w:val="XML 2"/>
    <w:basedOn w:val="XML3"/>
    <w:link w:val="XML2Char0"/>
    <w:rsid w:val="00B40C61"/>
    <w:pPr>
      <w:ind w:left="288"/>
    </w:pPr>
    <w:rPr>
      <w:rFonts w:eastAsiaTheme="minorEastAsia"/>
    </w:rPr>
  </w:style>
  <w:style w:type="character" w:customStyle="1" w:styleId="XML2Char0">
    <w:name w:val="XML 2 Char"/>
    <w:link w:val="XML20"/>
    <w:rsid w:val="00B40C61"/>
    <w:rPr>
      <w:rFonts w:ascii="Courier New" w:eastAsiaTheme="minorEastAsia" w:hAnsi="Courier New" w:cs="Courier New"/>
      <w:sz w:val="20"/>
      <w:szCs w:val="20"/>
    </w:rPr>
  </w:style>
  <w:style w:type="paragraph" w:customStyle="1" w:styleId="Heading2-BoldIndigoAllcaps">
    <w:name w:val="Heading 2 - Bold Indigo All caps"/>
    <w:basedOn w:val="Heading2"/>
    <w:next w:val="Normal"/>
    <w:autoRedefine/>
    <w:rsid w:val="00B40C61"/>
    <w:pPr>
      <w:numPr>
        <w:ilvl w:val="0"/>
        <w:numId w:val="0"/>
      </w:numPr>
      <w:spacing w:before="240" w:after="60" w:line="240" w:lineRule="auto"/>
    </w:pPr>
    <w:rPr>
      <w:rFonts w:ascii="Cambria" w:eastAsiaTheme="minorEastAsia" w:hAnsi="Cambria" w:cs="Times New Roman"/>
      <w:b w:val="0"/>
      <w:iCs/>
      <w:caps/>
      <w:color w:val="002060"/>
      <w:sz w:val="28"/>
      <w:szCs w:val="28"/>
    </w:rPr>
  </w:style>
  <w:style w:type="paragraph" w:customStyle="1" w:styleId="Heading3-BoldDarkBlue">
    <w:name w:val="Heading 3- Bold Dark Blue"/>
    <w:basedOn w:val="Heading3"/>
    <w:autoRedefine/>
    <w:rsid w:val="00B40C61"/>
    <w:pPr>
      <w:numPr>
        <w:ilvl w:val="0"/>
        <w:numId w:val="0"/>
      </w:numPr>
      <w:spacing w:before="240" w:after="60" w:line="240" w:lineRule="auto"/>
    </w:pPr>
    <w:rPr>
      <w:rFonts w:ascii="Cambria" w:eastAsiaTheme="minorEastAsia" w:hAnsi="Cambria" w:cs="Arial"/>
      <w:b w:val="0"/>
      <w:color w:val="000080"/>
      <w:sz w:val="24"/>
      <w:lang w:eastAsia="ko-KR"/>
    </w:rPr>
  </w:style>
  <w:style w:type="paragraph" w:styleId="ListBullet">
    <w:name w:val="List Bullet"/>
    <w:basedOn w:val="Normal"/>
    <w:uiPriority w:val="99"/>
    <w:rsid w:val="00B40C61"/>
    <w:pPr>
      <w:keepLines/>
      <w:numPr>
        <w:numId w:val="15"/>
      </w:numPr>
      <w:spacing w:before="0" w:after="120"/>
      <w:contextualSpacing/>
    </w:pPr>
    <w:rPr>
      <w:rFonts w:ascii="Times New Roman" w:eastAsiaTheme="minorEastAsia" w:hAnsi="Times New Roman" w:cs="Times New Roman"/>
      <w:sz w:val="24"/>
      <w:szCs w:val="24"/>
    </w:rPr>
  </w:style>
  <w:style w:type="character" w:customStyle="1" w:styleId="comment1">
    <w:name w:val="comment1"/>
    <w:rsid w:val="00B40C61"/>
    <w:rPr>
      <w:rFonts w:ascii="Verdana" w:hAnsi="Verdana"/>
      <w:sz w:val="18"/>
    </w:rPr>
  </w:style>
  <w:style w:type="paragraph" w:styleId="ListBullet2">
    <w:name w:val="List Bullet 2"/>
    <w:basedOn w:val="Normal"/>
    <w:uiPriority w:val="99"/>
    <w:rsid w:val="00B40C61"/>
    <w:pPr>
      <w:keepNext/>
      <w:keepLines/>
      <w:numPr>
        <w:numId w:val="16"/>
      </w:numPr>
      <w:tabs>
        <w:tab w:val="clear" w:pos="720"/>
      </w:tabs>
      <w:spacing w:before="0" w:after="0"/>
      <w:contextualSpacing/>
    </w:pPr>
    <w:rPr>
      <w:rFonts w:ascii="Times New Roman" w:eastAsiaTheme="minorEastAsia" w:hAnsi="Times New Roman" w:cs="Times New Roman"/>
      <w:sz w:val="24"/>
      <w:szCs w:val="24"/>
    </w:rPr>
  </w:style>
  <w:style w:type="paragraph" w:styleId="ListBullet3">
    <w:name w:val="List Bullet 3"/>
    <w:basedOn w:val="Normal"/>
    <w:uiPriority w:val="99"/>
    <w:rsid w:val="00B40C61"/>
    <w:pPr>
      <w:keepLines/>
      <w:numPr>
        <w:numId w:val="17"/>
      </w:numPr>
      <w:tabs>
        <w:tab w:val="clear" w:pos="1080"/>
      </w:tabs>
      <w:spacing w:before="0" w:after="120"/>
      <w:contextualSpacing/>
    </w:pPr>
    <w:rPr>
      <w:rFonts w:ascii="Times New Roman" w:eastAsiaTheme="minorEastAsia" w:hAnsi="Times New Roman" w:cs="Times New Roman"/>
      <w:sz w:val="24"/>
      <w:szCs w:val="24"/>
    </w:rPr>
  </w:style>
  <w:style w:type="paragraph" w:customStyle="1" w:styleId="StyleVerdana9ptLeft025After10ptLinespacingMu1">
    <w:name w:val="Style Verdana 9 pt Left:  0.25&quot; After:  10 pt Line spacing:  Mu...1"/>
    <w:basedOn w:val="Normal"/>
    <w:autoRedefine/>
    <w:rsid w:val="00B40C61"/>
    <w:pPr>
      <w:spacing w:before="0" w:after="60"/>
    </w:pPr>
    <w:rPr>
      <w:rFonts w:ascii="Verdana" w:eastAsiaTheme="minorEastAsia" w:hAnsi="Verdana" w:cs="Times New Roman"/>
      <w:sz w:val="18"/>
      <w:szCs w:val="20"/>
    </w:rPr>
  </w:style>
  <w:style w:type="paragraph" w:styleId="TOC4">
    <w:name w:val="toc 4"/>
    <w:basedOn w:val="Normal"/>
    <w:next w:val="Normal"/>
    <w:autoRedefine/>
    <w:uiPriority w:val="39"/>
    <w:unhideWhenUsed/>
    <w:rsid w:val="00B40C61"/>
    <w:pPr>
      <w:spacing w:before="0" w:after="100" w:line="276" w:lineRule="auto"/>
      <w:ind w:left="660"/>
    </w:pPr>
    <w:rPr>
      <w:rFonts w:ascii="Calibri" w:eastAsiaTheme="minorEastAsia" w:hAnsi="Calibri" w:cs="Times New Roman"/>
    </w:rPr>
  </w:style>
  <w:style w:type="paragraph" w:styleId="TOC5">
    <w:name w:val="toc 5"/>
    <w:basedOn w:val="Normal"/>
    <w:next w:val="Normal"/>
    <w:autoRedefine/>
    <w:uiPriority w:val="39"/>
    <w:unhideWhenUsed/>
    <w:rsid w:val="00B40C61"/>
    <w:pPr>
      <w:spacing w:before="0" w:after="100" w:line="276" w:lineRule="auto"/>
      <w:ind w:left="880"/>
    </w:pPr>
    <w:rPr>
      <w:rFonts w:ascii="Calibri" w:eastAsiaTheme="minorEastAsia" w:hAnsi="Calibri" w:cs="Times New Roman"/>
    </w:rPr>
  </w:style>
  <w:style w:type="paragraph" w:styleId="TOC6">
    <w:name w:val="toc 6"/>
    <w:basedOn w:val="Normal"/>
    <w:next w:val="Normal"/>
    <w:autoRedefine/>
    <w:uiPriority w:val="39"/>
    <w:unhideWhenUsed/>
    <w:rsid w:val="00B40C61"/>
    <w:pPr>
      <w:spacing w:before="0" w:after="100" w:line="276" w:lineRule="auto"/>
      <w:ind w:left="1100"/>
    </w:pPr>
    <w:rPr>
      <w:rFonts w:ascii="Calibri" w:eastAsiaTheme="minorEastAsia" w:hAnsi="Calibri" w:cs="Times New Roman"/>
    </w:rPr>
  </w:style>
  <w:style w:type="paragraph" w:styleId="TOC7">
    <w:name w:val="toc 7"/>
    <w:basedOn w:val="Normal"/>
    <w:next w:val="Normal"/>
    <w:autoRedefine/>
    <w:uiPriority w:val="39"/>
    <w:unhideWhenUsed/>
    <w:rsid w:val="00B40C61"/>
    <w:pPr>
      <w:spacing w:before="0" w:after="100" w:line="276" w:lineRule="auto"/>
      <w:ind w:left="1320"/>
    </w:pPr>
    <w:rPr>
      <w:rFonts w:ascii="Calibri" w:eastAsiaTheme="minorEastAsia" w:hAnsi="Calibri" w:cs="Times New Roman"/>
    </w:rPr>
  </w:style>
  <w:style w:type="paragraph" w:styleId="TOC8">
    <w:name w:val="toc 8"/>
    <w:basedOn w:val="Normal"/>
    <w:next w:val="Normal"/>
    <w:autoRedefine/>
    <w:uiPriority w:val="39"/>
    <w:unhideWhenUsed/>
    <w:rsid w:val="00B40C61"/>
    <w:pPr>
      <w:spacing w:before="0" w:after="100" w:line="276" w:lineRule="auto"/>
      <w:ind w:left="1540"/>
    </w:pPr>
    <w:rPr>
      <w:rFonts w:ascii="Calibri" w:eastAsiaTheme="minorEastAsia" w:hAnsi="Calibri" w:cs="Times New Roman"/>
    </w:rPr>
  </w:style>
  <w:style w:type="paragraph" w:styleId="TOC9">
    <w:name w:val="toc 9"/>
    <w:basedOn w:val="Normal"/>
    <w:next w:val="Normal"/>
    <w:autoRedefine/>
    <w:uiPriority w:val="39"/>
    <w:unhideWhenUsed/>
    <w:rsid w:val="00B40C61"/>
    <w:pPr>
      <w:spacing w:before="0" w:after="100" w:line="276" w:lineRule="auto"/>
      <w:ind w:left="1760"/>
    </w:pPr>
    <w:rPr>
      <w:rFonts w:ascii="Calibri" w:eastAsiaTheme="minorEastAsia" w:hAnsi="Calibri" w:cs="Times New Roman"/>
    </w:rPr>
  </w:style>
  <w:style w:type="paragraph" w:customStyle="1" w:styleId="Appx2">
    <w:name w:val="Appx2"/>
    <w:basedOn w:val="Appx"/>
    <w:next w:val="Normal"/>
    <w:link w:val="Appx2Char"/>
    <w:autoRedefine/>
    <w:qFormat/>
    <w:rsid w:val="00B40C61"/>
    <w:pPr>
      <w:numPr>
        <w:ilvl w:val="1"/>
        <w:numId w:val="27"/>
      </w:numPr>
    </w:pPr>
    <w:rPr>
      <w:sz w:val="32"/>
    </w:rPr>
  </w:style>
  <w:style w:type="character" w:customStyle="1" w:styleId="Appx2Char">
    <w:name w:val="Appx2 Char"/>
    <w:basedOn w:val="AppxChar"/>
    <w:link w:val="Appx2"/>
    <w:rsid w:val="00B40C61"/>
    <w:rPr>
      <w:rFonts w:asciiTheme="majorHAnsi" w:eastAsiaTheme="majorEastAsia" w:hAnsiTheme="majorHAnsi" w:cstheme="majorBidi"/>
      <w:b/>
      <w:bCs/>
      <w:sz w:val="32"/>
      <w:szCs w:val="32"/>
    </w:rPr>
  </w:style>
  <w:style w:type="paragraph" w:customStyle="1" w:styleId="Appx">
    <w:name w:val="Appx"/>
    <w:next w:val="Normal"/>
    <w:link w:val="AppxChar"/>
    <w:autoRedefine/>
    <w:qFormat/>
    <w:rsid w:val="00B40C61"/>
    <w:pPr>
      <w:numPr>
        <w:numId w:val="28"/>
      </w:numPr>
      <w:spacing w:before="480"/>
      <w:contextualSpacing/>
      <w:outlineLvl w:val="1"/>
    </w:pPr>
    <w:rPr>
      <w:rFonts w:asciiTheme="majorHAnsi" w:eastAsiaTheme="majorEastAsia" w:hAnsiTheme="majorHAnsi" w:cstheme="majorBidi"/>
      <w:b/>
      <w:bCs/>
      <w:sz w:val="36"/>
      <w:szCs w:val="32"/>
    </w:rPr>
  </w:style>
  <w:style w:type="character" w:customStyle="1" w:styleId="AppxChar">
    <w:name w:val="Appx Char"/>
    <w:basedOn w:val="Heading1Char"/>
    <w:link w:val="Appx"/>
    <w:rsid w:val="00B40C61"/>
    <w:rPr>
      <w:rFonts w:asciiTheme="majorHAnsi" w:eastAsiaTheme="majorEastAsia" w:hAnsiTheme="majorHAnsi" w:cstheme="majorBidi"/>
      <w:b/>
      <w:bCs/>
      <w:sz w:val="36"/>
      <w:szCs w:val="32"/>
    </w:rPr>
  </w:style>
  <w:style w:type="numbering" w:customStyle="1" w:styleId="Appendixes">
    <w:name w:val="Appendixes"/>
    <w:uiPriority w:val="99"/>
    <w:rsid w:val="00B40C61"/>
    <w:pPr>
      <w:numPr>
        <w:numId w:val="19"/>
      </w:numPr>
    </w:pPr>
  </w:style>
  <w:style w:type="paragraph" w:customStyle="1" w:styleId="code">
    <w:name w:val="code"/>
    <w:basedOn w:val="Normal"/>
    <w:link w:val="codeChar"/>
    <w:autoRedefine/>
    <w:qFormat/>
    <w:rsid w:val="003E2AD0"/>
    <w:pPr>
      <w:spacing w:before="0" w:line="276" w:lineRule="auto"/>
    </w:pPr>
    <w:rPr>
      <w:rFonts w:ascii="Courier New" w:hAnsi="Courier New"/>
      <w:sz w:val="20"/>
      <w:szCs w:val="20"/>
    </w:rPr>
  </w:style>
  <w:style w:type="character" w:customStyle="1" w:styleId="codeChar">
    <w:name w:val="code Char"/>
    <w:basedOn w:val="DefaultParagraphFont"/>
    <w:link w:val="code"/>
    <w:rsid w:val="003E2AD0"/>
    <w:rPr>
      <w:rFonts w:ascii="Courier New" w:hAnsi="Courier New"/>
      <w:sz w:val="20"/>
      <w:szCs w:val="20"/>
    </w:rPr>
  </w:style>
  <w:style w:type="paragraph" w:customStyle="1" w:styleId="CM73">
    <w:name w:val="CM73"/>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Default">
    <w:name w:val="Default"/>
    <w:rsid w:val="00B40C61"/>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7">
    <w:name w:val="CM7"/>
    <w:basedOn w:val="Default"/>
    <w:next w:val="Default"/>
    <w:uiPriority w:val="99"/>
    <w:rsid w:val="00B40C61"/>
    <w:pPr>
      <w:spacing w:line="240" w:lineRule="atLeast"/>
    </w:pPr>
    <w:rPr>
      <w:rFonts w:cs="Times New Roman"/>
      <w:color w:val="auto"/>
    </w:rPr>
  </w:style>
  <w:style w:type="paragraph" w:customStyle="1" w:styleId="Appx3">
    <w:name w:val="Appx3"/>
    <w:basedOn w:val="Appx2"/>
    <w:next w:val="Normal"/>
    <w:link w:val="Appx3Char"/>
    <w:qFormat/>
    <w:rsid w:val="00B40C61"/>
    <w:pPr>
      <w:numPr>
        <w:ilvl w:val="2"/>
      </w:numPr>
    </w:pPr>
    <w:rPr>
      <w:sz w:val="28"/>
    </w:rPr>
  </w:style>
  <w:style w:type="paragraph" w:customStyle="1" w:styleId="Appx4">
    <w:name w:val="Appx4"/>
    <w:basedOn w:val="Appx3"/>
    <w:next w:val="Normal"/>
    <w:link w:val="Appx4Char"/>
    <w:autoRedefine/>
    <w:qFormat/>
    <w:rsid w:val="00B40C61"/>
    <w:pPr>
      <w:numPr>
        <w:ilvl w:val="3"/>
      </w:numPr>
    </w:pPr>
  </w:style>
  <w:style w:type="character" w:customStyle="1" w:styleId="Appx3Char">
    <w:name w:val="Appx3 Char"/>
    <w:basedOn w:val="Appx2Char"/>
    <w:link w:val="Appx3"/>
    <w:rsid w:val="00B40C61"/>
    <w:rPr>
      <w:rFonts w:asciiTheme="majorHAnsi" w:eastAsiaTheme="majorEastAsia" w:hAnsiTheme="majorHAnsi" w:cstheme="majorBidi"/>
      <w:b/>
      <w:bCs/>
      <w:sz w:val="28"/>
      <w:szCs w:val="32"/>
    </w:rPr>
  </w:style>
  <w:style w:type="paragraph" w:customStyle="1" w:styleId="CM71">
    <w:name w:val="CM71"/>
    <w:basedOn w:val="Default"/>
    <w:next w:val="Default"/>
    <w:uiPriority w:val="99"/>
    <w:rsid w:val="00B40C61"/>
    <w:rPr>
      <w:rFonts w:cs="Times New Roman"/>
      <w:color w:val="auto"/>
    </w:rPr>
  </w:style>
  <w:style w:type="character" w:customStyle="1" w:styleId="Appx4Char">
    <w:name w:val="Appx4 Char"/>
    <w:basedOn w:val="Appx3Char"/>
    <w:link w:val="Appx4"/>
    <w:rsid w:val="00B40C61"/>
    <w:rPr>
      <w:rFonts w:asciiTheme="majorHAnsi" w:eastAsiaTheme="majorEastAsia" w:hAnsiTheme="majorHAnsi" w:cstheme="majorBidi"/>
      <w:b/>
      <w:bCs/>
      <w:sz w:val="28"/>
      <w:szCs w:val="32"/>
    </w:rPr>
  </w:style>
  <w:style w:type="paragraph" w:customStyle="1" w:styleId="CM19">
    <w:name w:val="CM19"/>
    <w:basedOn w:val="Default"/>
    <w:next w:val="Default"/>
    <w:uiPriority w:val="99"/>
    <w:rsid w:val="00B40C61"/>
    <w:pPr>
      <w:spacing w:line="236" w:lineRule="atLeast"/>
    </w:pPr>
    <w:rPr>
      <w:rFonts w:cs="Times New Roman"/>
      <w:color w:val="auto"/>
    </w:rPr>
  </w:style>
  <w:style w:type="paragraph" w:customStyle="1" w:styleId="CM24">
    <w:name w:val="CM24"/>
    <w:basedOn w:val="Default"/>
    <w:next w:val="Default"/>
    <w:uiPriority w:val="99"/>
    <w:rsid w:val="00B40C61"/>
    <w:pPr>
      <w:spacing w:line="191" w:lineRule="atLeast"/>
    </w:pPr>
    <w:rPr>
      <w:rFonts w:cs="Times New Roman"/>
      <w:color w:val="auto"/>
    </w:rPr>
  </w:style>
  <w:style w:type="paragraph" w:customStyle="1" w:styleId="CM25">
    <w:name w:val="CM25"/>
    <w:basedOn w:val="Default"/>
    <w:next w:val="Default"/>
    <w:uiPriority w:val="99"/>
    <w:rsid w:val="00B40C61"/>
    <w:pPr>
      <w:spacing w:line="188" w:lineRule="atLeast"/>
    </w:pPr>
    <w:rPr>
      <w:rFonts w:cs="Times New Roman"/>
      <w:color w:val="auto"/>
    </w:rPr>
  </w:style>
  <w:style w:type="paragraph" w:customStyle="1" w:styleId="CM26">
    <w:name w:val="CM26"/>
    <w:basedOn w:val="Default"/>
    <w:next w:val="Default"/>
    <w:uiPriority w:val="99"/>
    <w:rsid w:val="00B40C61"/>
    <w:pPr>
      <w:spacing w:line="191" w:lineRule="atLeast"/>
    </w:pPr>
    <w:rPr>
      <w:rFonts w:cs="Times New Roman"/>
      <w:color w:val="auto"/>
    </w:rPr>
  </w:style>
  <w:style w:type="paragraph" w:customStyle="1" w:styleId="CM30">
    <w:name w:val="CM30"/>
    <w:basedOn w:val="Default"/>
    <w:next w:val="Default"/>
    <w:uiPriority w:val="99"/>
    <w:rsid w:val="00B40C61"/>
    <w:pPr>
      <w:spacing w:line="191" w:lineRule="atLeast"/>
    </w:pPr>
    <w:rPr>
      <w:rFonts w:cs="Times New Roman"/>
      <w:color w:val="auto"/>
    </w:rPr>
  </w:style>
  <w:style w:type="paragraph" w:customStyle="1" w:styleId="CM31">
    <w:name w:val="CM31"/>
    <w:basedOn w:val="Default"/>
    <w:next w:val="Default"/>
    <w:uiPriority w:val="99"/>
    <w:rsid w:val="00B40C61"/>
    <w:pPr>
      <w:spacing w:line="191" w:lineRule="atLeast"/>
    </w:pPr>
    <w:rPr>
      <w:rFonts w:cs="Times New Roman"/>
      <w:color w:val="auto"/>
    </w:rPr>
  </w:style>
  <w:style w:type="paragraph" w:customStyle="1" w:styleId="CM84">
    <w:name w:val="CM84"/>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CM2">
    <w:name w:val="CM2"/>
    <w:basedOn w:val="Default"/>
    <w:next w:val="Default"/>
    <w:uiPriority w:val="99"/>
    <w:rsid w:val="00B40C61"/>
    <w:rPr>
      <w:rFonts w:cs="Times New Roman"/>
      <w:color w:val="auto"/>
    </w:rPr>
  </w:style>
  <w:style w:type="paragraph" w:customStyle="1" w:styleId="CM76">
    <w:name w:val="CM76"/>
    <w:basedOn w:val="Default"/>
    <w:next w:val="Default"/>
    <w:uiPriority w:val="99"/>
    <w:rsid w:val="00B40C61"/>
    <w:rPr>
      <w:rFonts w:cs="Times New Roman"/>
      <w:color w:val="auto"/>
    </w:rPr>
  </w:style>
  <w:style w:type="paragraph" w:customStyle="1" w:styleId="CM12">
    <w:name w:val="CM12"/>
    <w:basedOn w:val="Default"/>
    <w:next w:val="Default"/>
    <w:uiPriority w:val="99"/>
    <w:rsid w:val="00B40C61"/>
    <w:rPr>
      <w:rFonts w:cs="Times New Roman"/>
      <w:color w:val="auto"/>
    </w:rPr>
  </w:style>
  <w:style w:type="paragraph" w:customStyle="1" w:styleId="CM32">
    <w:name w:val="CM32"/>
    <w:basedOn w:val="Default"/>
    <w:next w:val="Default"/>
    <w:uiPriority w:val="99"/>
    <w:rsid w:val="00B40C61"/>
    <w:pPr>
      <w:spacing w:line="191" w:lineRule="atLeast"/>
    </w:pPr>
    <w:rPr>
      <w:rFonts w:cs="Times New Roman"/>
      <w:color w:val="auto"/>
    </w:rPr>
  </w:style>
  <w:style w:type="paragraph" w:customStyle="1" w:styleId="CM33">
    <w:name w:val="CM33"/>
    <w:basedOn w:val="Default"/>
    <w:next w:val="Default"/>
    <w:uiPriority w:val="99"/>
    <w:rsid w:val="00B40C61"/>
    <w:pPr>
      <w:spacing w:line="188" w:lineRule="atLeast"/>
    </w:pPr>
    <w:rPr>
      <w:rFonts w:cs="Times New Roman"/>
      <w:color w:val="auto"/>
    </w:rPr>
  </w:style>
  <w:style w:type="paragraph" w:customStyle="1" w:styleId="CM75">
    <w:name w:val="CM75"/>
    <w:basedOn w:val="Default"/>
    <w:next w:val="Default"/>
    <w:uiPriority w:val="99"/>
    <w:rsid w:val="00B40C61"/>
    <w:rPr>
      <w:rFonts w:cs="Times New Roman"/>
      <w:color w:val="auto"/>
    </w:rPr>
  </w:style>
  <w:style w:type="paragraph" w:customStyle="1" w:styleId="CM10">
    <w:name w:val="CM10"/>
    <w:basedOn w:val="Default"/>
    <w:next w:val="Default"/>
    <w:uiPriority w:val="99"/>
    <w:rsid w:val="00B40C61"/>
    <w:pPr>
      <w:spacing w:line="240" w:lineRule="atLeast"/>
    </w:pPr>
    <w:rPr>
      <w:rFonts w:cs="Times New Roman"/>
      <w:color w:val="auto"/>
    </w:rPr>
  </w:style>
  <w:style w:type="paragraph" w:customStyle="1" w:styleId="CM35">
    <w:name w:val="CM35"/>
    <w:basedOn w:val="Default"/>
    <w:next w:val="Default"/>
    <w:uiPriority w:val="99"/>
    <w:rsid w:val="00B40C61"/>
    <w:rPr>
      <w:rFonts w:cs="Times New Roman"/>
      <w:color w:val="auto"/>
    </w:rPr>
  </w:style>
  <w:style w:type="paragraph" w:customStyle="1" w:styleId="CM22">
    <w:name w:val="CM22"/>
    <w:basedOn w:val="Default"/>
    <w:next w:val="Default"/>
    <w:uiPriority w:val="99"/>
    <w:rsid w:val="00B40C61"/>
    <w:pPr>
      <w:spacing w:line="191" w:lineRule="atLeast"/>
    </w:pPr>
    <w:rPr>
      <w:rFonts w:cs="Times New Roman"/>
      <w:color w:val="auto"/>
    </w:rPr>
  </w:style>
  <w:style w:type="paragraph" w:customStyle="1" w:styleId="CM38">
    <w:name w:val="CM38"/>
    <w:basedOn w:val="Default"/>
    <w:next w:val="Default"/>
    <w:uiPriority w:val="99"/>
    <w:rsid w:val="00B40C61"/>
    <w:pPr>
      <w:spacing w:line="191" w:lineRule="atLeast"/>
    </w:pPr>
    <w:rPr>
      <w:rFonts w:cs="Times New Roman"/>
      <w:color w:val="auto"/>
    </w:rPr>
  </w:style>
  <w:style w:type="paragraph" w:customStyle="1" w:styleId="CM40">
    <w:name w:val="CM40"/>
    <w:basedOn w:val="Default"/>
    <w:next w:val="Default"/>
    <w:uiPriority w:val="99"/>
    <w:rsid w:val="00B40C61"/>
    <w:pPr>
      <w:spacing w:line="191" w:lineRule="atLeast"/>
    </w:pPr>
    <w:rPr>
      <w:rFonts w:cs="Times New Roman"/>
      <w:color w:val="auto"/>
    </w:rPr>
  </w:style>
  <w:style w:type="paragraph" w:customStyle="1" w:styleId="CM29">
    <w:name w:val="CM29"/>
    <w:basedOn w:val="Default"/>
    <w:next w:val="Default"/>
    <w:uiPriority w:val="99"/>
    <w:rsid w:val="00B40C61"/>
    <w:pPr>
      <w:spacing w:line="191" w:lineRule="atLeast"/>
    </w:pPr>
    <w:rPr>
      <w:rFonts w:cs="Times New Roman"/>
      <w:color w:val="auto"/>
    </w:rPr>
  </w:style>
  <w:style w:type="paragraph" w:customStyle="1" w:styleId="CM44">
    <w:name w:val="CM44"/>
    <w:basedOn w:val="Default"/>
    <w:next w:val="Default"/>
    <w:uiPriority w:val="99"/>
    <w:rsid w:val="00B40C61"/>
    <w:pPr>
      <w:spacing w:line="188" w:lineRule="atLeast"/>
    </w:pPr>
    <w:rPr>
      <w:rFonts w:cs="Times New Roman"/>
      <w:color w:val="auto"/>
    </w:rPr>
  </w:style>
  <w:style w:type="paragraph" w:customStyle="1" w:styleId="CM45">
    <w:name w:val="CM45"/>
    <w:basedOn w:val="Default"/>
    <w:next w:val="Default"/>
    <w:uiPriority w:val="99"/>
    <w:rsid w:val="00B40C61"/>
    <w:pPr>
      <w:spacing w:line="191" w:lineRule="atLeast"/>
    </w:pPr>
    <w:rPr>
      <w:rFonts w:cs="Times New Roman"/>
      <w:color w:val="auto"/>
    </w:rPr>
  </w:style>
  <w:style w:type="paragraph" w:customStyle="1" w:styleId="CM46">
    <w:name w:val="CM46"/>
    <w:basedOn w:val="Default"/>
    <w:next w:val="Default"/>
    <w:uiPriority w:val="99"/>
    <w:rsid w:val="00B40C61"/>
    <w:pPr>
      <w:spacing w:line="191" w:lineRule="atLeast"/>
    </w:pPr>
    <w:rPr>
      <w:rFonts w:cs="Times New Roman"/>
      <w:color w:val="auto"/>
    </w:rPr>
  </w:style>
  <w:style w:type="paragraph" w:customStyle="1" w:styleId="CM47">
    <w:name w:val="CM47"/>
    <w:basedOn w:val="Default"/>
    <w:next w:val="Default"/>
    <w:uiPriority w:val="99"/>
    <w:rsid w:val="00B40C61"/>
    <w:pPr>
      <w:spacing w:line="191" w:lineRule="atLeast"/>
    </w:pPr>
    <w:rPr>
      <w:rFonts w:cs="Times New Roman"/>
      <w:color w:val="auto"/>
    </w:rPr>
  </w:style>
  <w:style w:type="paragraph" w:customStyle="1" w:styleId="CM18">
    <w:name w:val="CM18"/>
    <w:basedOn w:val="Default"/>
    <w:next w:val="Default"/>
    <w:uiPriority w:val="99"/>
    <w:rsid w:val="00B40C61"/>
    <w:pPr>
      <w:spacing w:line="238" w:lineRule="atLeast"/>
    </w:pPr>
    <w:rPr>
      <w:rFonts w:cs="Times New Roman"/>
      <w:color w:val="auto"/>
    </w:rPr>
  </w:style>
  <w:style w:type="paragraph" w:customStyle="1" w:styleId="CM1">
    <w:name w:val="CM1"/>
    <w:basedOn w:val="Default"/>
    <w:next w:val="Default"/>
    <w:uiPriority w:val="99"/>
    <w:rsid w:val="00B40C61"/>
    <w:rPr>
      <w:rFonts w:cs="Times New Roman"/>
      <w:color w:val="auto"/>
    </w:rPr>
  </w:style>
  <w:style w:type="paragraph" w:customStyle="1" w:styleId="CM72">
    <w:name w:val="CM72"/>
    <w:basedOn w:val="Default"/>
    <w:next w:val="Default"/>
    <w:uiPriority w:val="99"/>
    <w:rsid w:val="00B40C61"/>
    <w:rPr>
      <w:rFonts w:cs="Times New Roman"/>
      <w:color w:val="auto"/>
    </w:rPr>
  </w:style>
  <w:style w:type="paragraph" w:customStyle="1" w:styleId="CM3">
    <w:name w:val="CM3"/>
    <w:basedOn w:val="Default"/>
    <w:next w:val="Default"/>
    <w:uiPriority w:val="99"/>
    <w:rsid w:val="00B40C61"/>
    <w:rPr>
      <w:rFonts w:cs="Times New Roman"/>
      <w:color w:val="auto"/>
    </w:rPr>
  </w:style>
  <w:style w:type="paragraph" w:customStyle="1" w:styleId="CM4">
    <w:name w:val="CM4"/>
    <w:basedOn w:val="Default"/>
    <w:next w:val="Default"/>
    <w:uiPriority w:val="99"/>
    <w:rsid w:val="00B40C61"/>
    <w:rPr>
      <w:rFonts w:cs="Times New Roman"/>
      <w:color w:val="auto"/>
    </w:rPr>
  </w:style>
  <w:style w:type="paragraph" w:customStyle="1" w:styleId="CM5">
    <w:name w:val="CM5"/>
    <w:basedOn w:val="Default"/>
    <w:next w:val="Default"/>
    <w:uiPriority w:val="99"/>
    <w:rsid w:val="00B40C61"/>
    <w:pPr>
      <w:spacing w:line="240" w:lineRule="atLeast"/>
    </w:pPr>
    <w:rPr>
      <w:rFonts w:cs="Times New Roman"/>
      <w:color w:val="auto"/>
    </w:rPr>
  </w:style>
  <w:style w:type="paragraph" w:customStyle="1" w:styleId="CM6">
    <w:name w:val="CM6"/>
    <w:basedOn w:val="Default"/>
    <w:next w:val="Default"/>
    <w:uiPriority w:val="99"/>
    <w:rsid w:val="00B40C61"/>
    <w:rPr>
      <w:rFonts w:cs="Times New Roman"/>
      <w:color w:val="auto"/>
    </w:rPr>
  </w:style>
  <w:style w:type="paragraph" w:customStyle="1" w:styleId="CM77">
    <w:name w:val="CM77"/>
    <w:basedOn w:val="Default"/>
    <w:next w:val="Default"/>
    <w:uiPriority w:val="99"/>
    <w:rsid w:val="00B40C61"/>
    <w:rPr>
      <w:rFonts w:cs="Times New Roman"/>
      <w:color w:val="auto"/>
    </w:rPr>
  </w:style>
  <w:style w:type="paragraph" w:customStyle="1" w:styleId="CM8">
    <w:name w:val="CM8"/>
    <w:basedOn w:val="Default"/>
    <w:next w:val="Default"/>
    <w:uiPriority w:val="99"/>
    <w:rsid w:val="00B40C61"/>
    <w:pPr>
      <w:spacing w:line="240" w:lineRule="atLeast"/>
    </w:pPr>
    <w:rPr>
      <w:rFonts w:cs="Times New Roman"/>
      <w:color w:val="auto"/>
    </w:rPr>
  </w:style>
  <w:style w:type="paragraph" w:customStyle="1" w:styleId="CM78">
    <w:name w:val="CM78"/>
    <w:basedOn w:val="Default"/>
    <w:next w:val="Default"/>
    <w:uiPriority w:val="99"/>
    <w:rsid w:val="00B40C61"/>
    <w:rPr>
      <w:rFonts w:cs="Times New Roman"/>
      <w:color w:val="auto"/>
    </w:rPr>
  </w:style>
  <w:style w:type="paragraph" w:customStyle="1" w:styleId="CM74">
    <w:name w:val="CM74"/>
    <w:basedOn w:val="Default"/>
    <w:next w:val="Default"/>
    <w:uiPriority w:val="99"/>
    <w:rsid w:val="00B40C61"/>
    <w:rPr>
      <w:rFonts w:cs="Times New Roman"/>
      <w:color w:val="auto"/>
    </w:rPr>
  </w:style>
  <w:style w:type="paragraph" w:customStyle="1" w:styleId="CM16">
    <w:name w:val="CM16"/>
    <w:basedOn w:val="Default"/>
    <w:next w:val="Default"/>
    <w:uiPriority w:val="99"/>
    <w:rsid w:val="00B40C61"/>
    <w:pPr>
      <w:spacing w:line="240" w:lineRule="atLeast"/>
    </w:pPr>
    <w:rPr>
      <w:rFonts w:cs="Times New Roman"/>
      <w:color w:val="auto"/>
    </w:rPr>
  </w:style>
  <w:style w:type="paragraph" w:customStyle="1" w:styleId="CM83">
    <w:name w:val="CM83"/>
    <w:basedOn w:val="Default"/>
    <w:next w:val="Default"/>
    <w:uiPriority w:val="99"/>
    <w:rsid w:val="00B40C61"/>
    <w:rPr>
      <w:rFonts w:cs="Times New Roman"/>
      <w:color w:val="auto"/>
    </w:rPr>
  </w:style>
  <w:style w:type="paragraph" w:customStyle="1" w:styleId="CM17">
    <w:name w:val="CM17"/>
    <w:basedOn w:val="Default"/>
    <w:next w:val="Default"/>
    <w:uiPriority w:val="99"/>
    <w:rsid w:val="00B40C61"/>
    <w:pPr>
      <w:spacing w:line="240" w:lineRule="atLeast"/>
    </w:pPr>
    <w:rPr>
      <w:rFonts w:cs="Times New Roman"/>
      <w:color w:val="auto"/>
    </w:rPr>
  </w:style>
  <w:style w:type="paragraph" w:customStyle="1" w:styleId="CM20">
    <w:name w:val="CM20"/>
    <w:basedOn w:val="Default"/>
    <w:next w:val="Default"/>
    <w:uiPriority w:val="99"/>
    <w:rsid w:val="00B40C61"/>
    <w:pPr>
      <w:spacing w:line="240" w:lineRule="atLeast"/>
    </w:pPr>
    <w:rPr>
      <w:rFonts w:cs="Times New Roman"/>
      <w:color w:val="auto"/>
    </w:rPr>
  </w:style>
  <w:style w:type="paragraph" w:customStyle="1" w:styleId="CM21">
    <w:name w:val="CM21"/>
    <w:basedOn w:val="Default"/>
    <w:next w:val="Default"/>
    <w:uiPriority w:val="99"/>
    <w:rsid w:val="00B40C61"/>
    <w:rPr>
      <w:rFonts w:cs="Times New Roman"/>
      <w:color w:val="auto"/>
    </w:rPr>
  </w:style>
  <w:style w:type="paragraph" w:customStyle="1" w:styleId="CM23">
    <w:name w:val="CM23"/>
    <w:basedOn w:val="Default"/>
    <w:next w:val="Default"/>
    <w:uiPriority w:val="99"/>
    <w:rsid w:val="00B40C61"/>
    <w:pPr>
      <w:spacing w:line="191" w:lineRule="atLeast"/>
    </w:pPr>
    <w:rPr>
      <w:rFonts w:cs="Times New Roman"/>
      <w:color w:val="auto"/>
    </w:rPr>
  </w:style>
  <w:style w:type="paragraph" w:customStyle="1" w:styleId="CM27">
    <w:name w:val="CM27"/>
    <w:basedOn w:val="Default"/>
    <w:next w:val="Default"/>
    <w:uiPriority w:val="99"/>
    <w:rsid w:val="00B40C61"/>
    <w:pPr>
      <w:spacing w:line="191" w:lineRule="atLeast"/>
    </w:pPr>
    <w:rPr>
      <w:rFonts w:cs="Times New Roman"/>
      <w:color w:val="auto"/>
    </w:rPr>
  </w:style>
  <w:style w:type="paragraph" w:customStyle="1" w:styleId="CM28">
    <w:name w:val="CM28"/>
    <w:basedOn w:val="Default"/>
    <w:next w:val="Default"/>
    <w:uiPriority w:val="99"/>
    <w:rsid w:val="00B40C61"/>
    <w:pPr>
      <w:spacing w:line="191" w:lineRule="atLeast"/>
    </w:pPr>
    <w:rPr>
      <w:rFonts w:cs="Times New Roman"/>
      <w:color w:val="auto"/>
    </w:rPr>
  </w:style>
  <w:style w:type="paragraph" w:customStyle="1" w:styleId="CM36">
    <w:name w:val="CM36"/>
    <w:basedOn w:val="Default"/>
    <w:next w:val="Default"/>
    <w:uiPriority w:val="99"/>
    <w:rsid w:val="00B40C61"/>
    <w:rPr>
      <w:rFonts w:cs="Times New Roman"/>
      <w:color w:val="auto"/>
    </w:rPr>
  </w:style>
  <w:style w:type="paragraph" w:customStyle="1" w:styleId="CM37">
    <w:name w:val="CM37"/>
    <w:basedOn w:val="Default"/>
    <w:next w:val="Default"/>
    <w:uiPriority w:val="99"/>
    <w:rsid w:val="00B40C61"/>
    <w:pPr>
      <w:spacing w:line="191" w:lineRule="atLeast"/>
    </w:pPr>
    <w:rPr>
      <w:rFonts w:cs="Times New Roman"/>
      <w:color w:val="auto"/>
    </w:rPr>
  </w:style>
  <w:style w:type="paragraph" w:customStyle="1" w:styleId="CM39">
    <w:name w:val="CM39"/>
    <w:basedOn w:val="Default"/>
    <w:next w:val="Default"/>
    <w:uiPriority w:val="99"/>
    <w:rsid w:val="00B40C61"/>
    <w:pPr>
      <w:spacing w:line="191" w:lineRule="atLeast"/>
    </w:pPr>
    <w:rPr>
      <w:rFonts w:cs="Times New Roman"/>
      <w:color w:val="auto"/>
    </w:rPr>
  </w:style>
  <w:style w:type="paragraph" w:customStyle="1" w:styleId="CM41">
    <w:name w:val="CM41"/>
    <w:basedOn w:val="Default"/>
    <w:next w:val="Default"/>
    <w:uiPriority w:val="99"/>
    <w:rsid w:val="00B40C61"/>
    <w:pPr>
      <w:spacing w:line="191" w:lineRule="atLeast"/>
    </w:pPr>
    <w:rPr>
      <w:rFonts w:cs="Times New Roman"/>
      <w:color w:val="auto"/>
    </w:rPr>
  </w:style>
  <w:style w:type="paragraph" w:customStyle="1" w:styleId="CM43">
    <w:name w:val="CM43"/>
    <w:basedOn w:val="Default"/>
    <w:next w:val="Default"/>
    <w:uiPriority w:val="99"/>
    <w:rsid w:val="00B40C61"/>
    <w:pPr>
      <w:spacing w:line="191" w:lineRule="atLeast"/>
    </w:pPr>
    <w:rPr>
      <w:rFonts w:cs="Times New Roman"/>
      <w:color w:val="auto"/>
    </w:rPr>
  </w:style>
  <w:style w:type="paragraph" w:customStyle="1" w:styleId="CM48">
    <w:name w:val="CM48"/>
    <w:basedOn w:val="Default"/>
    <w:next w:val="Default"/>
    <w:uiPriority w:val="99"/>
    <w:rsid w:val="00B40C61"/>
    <w:pPr>
      <w:spacing w:line="191" w:lineRule="atLeast"/>
    </w:pPr>
    <w:rPr>
      <w:rFonts w:cs="Times New Roman"/>
      <w:color w:val="auto"/>
    </w:rPr>
  </w:style>
  <w:style w:type="paragraph" w:customStyle="1" w:styleId="CM49">
    <w:name w:val="CM49"/>
    <w:basedOn w:val="Default"/>
    <w:next w:val="Default"/>
    <w:uiPriority w:val="99"/>
    <w:rsid w:val="00B40C61"/>
    <w:pPr>
      <w:spacing w:line="191" w:lineRule="atLeast"/>
    </w:pPr>
    <w:rPr>
      <w:rFonts w:cs="Times New Roman"/>
      <w:color w:val="auto"/>
    </w:rPr>
  </w:style>
  <w:style w:type="paragraph" w:customStyle="1" w:styleId="CM50">
    <w:name w:val="CM50"/>
    <w:basedOn w:val="Default"/>
    <w:next w:val="Default"/>
    <w:uiPriority w:val="99"/>
    <w:rsid w:val="00B40C61"/>
    <w:pPr>
      <w:spacing w:line="191" w:lineRule="atLeast"/>
    </w:pPr>
    <w:rPr>
      <w:rFonts w:cs="Times New Roman"/>
      <w:color w:val="auto"/>
    </w:rPr>
  </w:style>
  <w:style w:type="paragraph" w:customStyle="1" w:styleId="CM51">
    <w:name w:val="CM51"/>
    <w:basedOn w:val="Default"/>
    <w:next w:val="Default"/>
    <w:uiPriority w:val="99"/>
    <w:rsid w:val="00B40C61"/>
    <w:pPr>
      <w:spacing w:line="191" w:lineRule="atLeast"/>
    </w:pPr>
    <w:rPr>
      <w:rFonts w:cs="Times New Roman"/>
      <w:color w:val="auto"/>
    </w:rPr>
  </w:style>
  <w:style w:type="paragraph" w:customStyle="1" w:styleId="CM52">
    <w:name w:val="CM52"/>
    <w:basedOn w:val="Default"/>
    <w:next w:val="Default"/>
    <w:uiPriority w:val="99"/>
    <w:rsid w:val="00B40C61"/>
    <w:pPr>
      <w:spacing w:line="191" w:lineRule="atLeast"/>
    </w:pPr>
    <w:rPr>
      <w:rFonts w:cs="Times New Roman"/>
      <w:color w:val="auto"/>
    </w:rPr>
  </w:style>
  <w:style w:type="paragraph" w:customStyle="1" w:styleId="CM55">
    <w:name w:val="CM55"/>
    <w:basedOn w:val="Default"/>
    <w:next w:val="Default"/>
    <w:uiPriority w:val="99"/>
    <w:rsid w:val="00B40C61"/>
    <w:pPr>
      <w:spacing w:line="191" w:lineRule="atLeast"/>
    </w:pPr>
    <w:rPr>
      <w:rFonts w:cs="Times New Roman"/>
      <w:color w:val="auto"/>
    </w:rPr>
  </w:style>
  <w:style w:type="paragraph" w:customStyle="1" w:styleId="CM56">
    <w:name w:val="CM56"/>
    <w:basedOn w:val="Default"/>
    <w:next w:val="Default"/>
    <w:uiPriority w:val="99"/>
    <w:rsid w:val="00B40C61"/>
    <w:pPr>
      <w:spacing w:line="191" w:lineRule="atLeast"/>
    </w:pPr>
    <w:rPr>
      <w:rFonts w:cs="Times New Roman"/>
      <w:color w:val="auto"/>
    </w:rPr>
  </w:style>
  <w:style w:type="paragraph" w:customStyle="1" w:styleId="CM57">
    <w:name w:val="CM57"/>
    <w:basedOn w:val="Default"/>
    <w:next w:val="Default"/>
    <w:uiPriority w:val="99"/>
    <w:rsid w:val="00B40C61"/>
    <w:pPr>
      <w:spacing w:line="191" w:lineRule="atLeast"/>
    </w:pPr>
    <w:rPr>
      <w:rFonts w:cs="Times New Roman"/>
      <w:color w:val="auto"/>
    </w:rPr>
  </w:style>
  <w:style w:type="paragraph" w:customStyle="1" w:styleId="CM60">
    <w:name w:val="CM60"/>
    <w:basedOn w:val="Default"/>
    <w:next w:val="Default"/>
    <w:uiPriority w:val="99"/>
    <w:rsid w:val="00B40C61"/>
    <w:rPr>
      <w:rFonts w:cs="Times New Roman"/>
      <w:color w:val="auto"/>
    </w:rPr>
  </w:style>
  <w:style w:type="paragraph" w:customStyle="1" w:styleId="CM61">
    <w:name w:val="CM61"/>
    <w:basedOn w:val="Default"/>
    <w:next w:val="Default"/>
    <w:uiPriority w:val="99"/>
    <w:rsid w:val="00B40C61"/>
    <w:pPr>
      <w:spacing w:line="191" w:lineRule="atLeast"/>
    </w:pPr>
    <w:rPr>
      <w:rFonts w:cs="Times New Roman"/>
      <w:color w:val="auto"/>
    </w:rPr>
  </w:style>
  <w:style w:type="paragraph" w:customStyle="1" w:styleId="CM62">
    <w:name w:val="CM62"/>
    <w:basedOn w:val="Default"/>
    <w:next w:val="Default"/>
    <w:uiPriority w:val="99"/>
    <w:rsid w:val="00B40C61"/>
    <w:pPr>
      <w:spacing w:line="191" w:lineRule="atLeast"/>
    </w:pPr>
    <w:rPr>
      <w:rFonts w:cs="Times New Roman"/>
      <w:color w:val="auto"/>
    </w:rPr>
  </w:style>
  <w:style w:type="paragraph" w:customStyle="1" w:styleId="CM63">
    <w:name w:val="CM63"/>
    <w:basedOn w:val="Default"/>
    <w:next w:val="Default"/>
    <w:uiPriority w:val="99"/>
    <w:rsid w:val="00B40C61"/>
    <w:pPr>
      <w:spacing w:line="191" w:lineRule="atLeast"/>
    </w:pPr>
    <w:rPr>
      <w:rFonts w:cs="Times New Roman"/>
      <w:color w:val="auto"/>
    </w:rPr>
  </w:style>
  <w:style w:type="paragraph" w:customStyle="1" w:styleId="CM64">
    <w:name w:val="CM64"/>
    <w:basedOn w:val="Default"/>
    <w:next w:val="Default"/>
    <w:uiPriority w:val="99"/>
    <w:rsid w:val="00B40C61"/>
    <w:pPr>
      <w:spacing w:line="191" w:lineRule="atLeast"/>
    </w:pPr>
    <w:rPr>
      <w:rFonts w:cs="Times New Roman"/>
      <w:color w:val="auto"/>
    </w:rPr>
  </w:style>
  <w:style w:type="paragraph" w:customStyle="1" w:styleId="CM65">
    <w:name w:val="CM65"/>
    <w:basedOn w:val="Default"/>
    <w:next w:val="Default"/>
    <w:uiPriority w:val="99"/>
    <w:rsid w:val="00B40C61"/>
    <w:rPr>
      <w:rFonts w:cs="Times New Roman"/>
      <w:color w:val="auto"/>
    </w:rPr>
  </w:style>
  <w:style w:type="paragraph" w:customStyle="1" w:styleId="CM68">
    <w:name w:val="CM68"/>
    <w:basedOn w:val="Default"/>
    <w:next w:val="Default"/>
    <w:uiPriority w:val="99"/>
    <w:rsid w:val="00B40C61"/>
    <w:rPr>
      <w:rFonts w:cs="Times New Roman"/>
      <w:color w:val="auto"/>
    </w:rPr>
  </w:style>
  <w:style w:type="paragraph" w:customStyle="1" w:styleId="CM69">
    <w:name w:val="CM69"/>
    <w:basedOn w:val="Default"/>
    <w:next w:val="Default"/>
    <w:uiPriority w:val="99"/>
    <w:rsid w:val="00B40C61"/>
    <w:pPr>
      <w:spacing w:line="191" w:lineRule="atLeast"/>
    </w:pPr>
    <w:rPr>
      <w:rFonts w:cs="Times New Roman"/>
      <w:color w:val="auto"/>
    </w:rPr>
  </w:style>
  <w:style w:type="paragraph" w:styleId="PlainText">
    <w:name w:val="Plain Text"/>
    <w:basedOn w:val="Normal"/>
    <w:link w:val="PlainTextChar"/>
    <w:uiPriority w:val="99"/>
    <w:unhideWhenUsed/>
    <w:rsid w:val="00BC3490"/>
    <w:pPr>
      <w:spacing w:before="0" w:after="0"/>
    </w:pPr>
    <w:rPr>
      <w:rFonts w:ascii="Calibri" w:hAnsi="Calibri"/>
      <w:szCs w:val="21"/>
    </w:rPr>
  </w:style>
  <w:style w:type="character" w:customStyle="1" w:styleId="PlainTextChar">
    <w:name w:val="Plain Text Char"/>
    <w:basedOn w:val="DefaultParagraphFont"/>
    <w:link w:val="PlainText"/>
    <w:uiPriority w:val="99"/>
    <w:rsid w:val="00BC3490"/>
    <w:rPr>
      <w:rFonts w:ascii="Calibri" w:hAnsi="Calibri"/>
      <w:szCs w:val="21"/>
    </w:rPr>
  </w:style>
  <w:style w:type="paragraph" w:customStyle="1" w:styleId="xml10">
    <w:name w:val="xml1"/>
    <w:basedOn w:val="Normal"/>
    <w:rsid w:val="00443358"/>
    <w:pPr>
      <w:spacing w:before="100" w:beforeAutospacing="1" w:after="100" w:afterAutospacing="1"/>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08699">
      <w:bodyDiv w:val="1"/>
      <w:marLeft w:val="0"/>
      <w:marRight w:val="0"/>
      <w:marTop w:val="0"/>
      <w:marBottom w:val="0"/>
      <w:divBdr>
        <w:top w:val="none" w:sz="0" w:space="0" w:color="auto"/>
        <w:left w:val="none" w:sz="0" w:space="0" w:color="auto"/>
        <w:bottom w:val="none" w:sz="0" w:space="0" w:color="auto"/>
        <w:right w:val="none" w:sz="0" w:space="0" w:color="auto"/>
      </w:divBdr>
    </w:div>
    <w:div w:id="302665015">
      <w:bodyDiv w:val="1"/>
      <w:marLeft w:val="0"/>
      <w:marRight w:val="0"/>
      <w:marTop w:val="0"/>
      <w:marBottom w:val="0"/>
      <w:divBdr>
        <w:top w:val="none" w:sz="0" w:space="0" w:color="auto"/>
        <w:left w:val="none" w:sz="0" w:space="0" w:color="auto"/>
        <w:bottom w:val="none" w:sz="0" w:space="0" w:color="auto"/>
        <w:right w:val="none" w:sz="0" w:space="0" w:color="auto"/>
      </w:divBdr>
    </w:div>
    <w:div w:id="336268606">
      <w:bodyDiv w:val="1"/>
      <w:marLeft w:val="0"/>
      <w:marRight w:val="0"/>
      <w:marTop w:val="0"/>
      <w:marBottom w:val="0"/>
      <w:divBdr>
        <w:top w:val="none" w:sz="0" w:space="0" w:color="auto"/>
        <w:left w:val="none" w:sz="0" w:space="0" w:color="auto"/>
        <w:bottom w:val="none" w:sz="0" w:space="0" w:color="auto"/>
        <w:right w:val="none" w:sz="0" w:space="0" w:color="auto"/>
      </w:divBdr>
    </w:div>
    <w:div w:id="812648128">
      <w:bodyDiv w:val="1"/>
      <w:marLeft w:val="0"/>
      <w:marRight w:val="0"/>
      <w:marTop w:val="0"/>
      <w:marBottom w:val="0"/>
      <w:divBdr>
        <w:top w:val="none" w:sz="0" w:space="0" w:color="auto"/>
        <w:left w:val="none" w:sz="0" w:space="0" w:color="auto"/>
        <w:bottom w:val="none" w:sz="0" w:space="0" w:color="auto"/>
        <w:right w:val="none" w:sz="0" w:space="0" w:color="auto"/>
      </w:divBdr>
    </w:div>
    <w:div w:id="842549360">
      <w:bodyDiv w:val="1"/>
      <w:marLeft w:val="0"/>
      <w:marRight w:val="0"/>
      <w:marTop w:val="0"/>
      <w:marBottom w:val="0"/>
      <w:divBdr>
        <w:top w:val="none" w:sz="0" w:space="0" w:color="auto"/>
        <w:left w:val="none" w:sz="0" w:space="0" w:color="auto"/>
        <w:bottom w:val="none" w:sz="0" w:space="0" w:color="auto"/>
        <w:right w:val="none" w:sz="0" w:space="0" w:color="auto"/>
      </w:divBdr>
    </w:div>
    <w:div w:id="887642469">
      <w:bodyDiv w:val="1"/>
      <w:marLeft w:val="0"/>
      <w:marRight w:val="0"/>
      <w:marTop w:val="0"/>
      <w:marBottom w:val="0"/>
      <w:divBdr>
        <w:top w:val="none" w:sz="0" w:space="0" w:color="auto"/>
        <w:left w:val="none" w:sz="0" w:space="0" w:color="auto"/>
        <w:bottom w:val="none" w:sz="0" w:space="0" w:color="auto"/>
        <w:right w:val="none" w:sz="0" w:space="0" w:color="auto"/>
      </w:divBdr>
    </w:div>
    <w:div w:id="1597522350">
      <w:bodyDiv w:val="1"/>
      <w:marLeft w:val="0"/>
      <w:marRight w:val="0"/>
      <w:marTop w:val="0"/>
      <w:marBottom w:val="0"/>
      <w:divBdr>
        <w:top w:val="none" w:sz="0" w:space="0" w:color="auto"/>
        <w:left w:val="none" w:sz="0" w:space="0" w:color="auto"/>
        <w:bottom w:val="none" w:sz="0" w:space="0" w:color="auto"/>
        <w:right w:val="none" w:sz="0" w:space="0" w:color="auto"/>
      </w:divBdr>
    </w:div>
    <w:div w:id="1681930499">
      <w:bodyDiv w:val="1"/>
      <w:marLeft w:val="0"/>
      <w:marRight w:val="0"/>
      <w:marTop w:val="0"/>
      <w:marBottom w:val="0"/>
      <w:divBdr>
        <w:top w:val="none" w:sz="0" w:space="0" w:color="auto"/>
        <w:left w:val="none" w:sz="0" w:space="0" w:color="auto"/>
        <w:bottom w:val="none" w:sz="0" w:space="0" w:color="auto"/>
        <w:right w:val="none" w:sz="0" w:space="0" w:color="auto"/>
      </w:divBdr>
    </w:div>
    <w:div w:id="1759985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4.bin"/><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14.emf"/><Relationship Id="rId42" Type="http://schemas.openxmlformats.org/officeDocument/2006/relationships/oleObject" Target="embeddings/oleObject15.bin"/><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6.emf"/><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9.bin"/><Relationship Id="rId41"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3.bin"/><Relationship Id="rId40" Type="http://schemas.openxmlformats.org/officeDocument/2006/relationships/hyperlink" Target="http://www.w3.org/TR/2001/PR-xmldsig-core-20010820/"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1.emf"/><Relationship Id="rId36" Type="http://schemas.openxmlformats.org/officeDocument/2006/relationships/image" Target="media/image15.emf"/><Relationship Id="rId10" Type="http://schemas.openxmlformats.org/officeDocument/2006/relationships/hyperlink" Target="http://www.opennetworking.org" TargetMode="External"/><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tiff"/><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8.bin"/><Relationship Id="rId30" Type="http://schemas.openxmlformats.org/officeDocument/2006/relationships/image" Target="media/image12.emf"/><Relationship Id="rId35" Type="http://schemas.openxmlformats.org/officeDocument/2006/relationships/oleObject" Target="embeddings/oleObject12.bin"/><Relationship Id="rId43" Type="http://schemas.openxmlformats.org/officeDocument/2006/relationships/image" Target="media/image18.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AppData\Roaming\Microsoft\Templates\ONF_documen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Props1.xml><?xml version="1.0" encoding="utf-8"?>
<ds:datastoreItem xmlns:ds="http://schemas.openxmlformats.org/officeDocument/2006/customXml" ds:itemID="{3F8C4198-9382-4714-B4C8-65E9E68D6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ONF_document_template.dotx</Template>
  <TotalTime>281</TotalTime>
  <Pages>212</Pages>
  <Words>57416</Words>
  <Characters>327272</Characters>
  <Application>Microsoft Office Word</Application>
  <DocSecurity>0</DocSecurity>
  <Lines>2727</Lines>
  <Paragraphs>767</Paragraphs>
  <ScaleCrop>false</ScaleCrop>
  <HeadingPairs>
    <vt:vector size="2" baseType="variant">
      <vt:variant>
        <vt:lpstr>Title</vt:lpstr>
      </vt:variant>
      <vt:variant>
        <vt:i4>1</vt:i4>
      </vt:variant>
    </vt:vector>
  </HeadingPairs>
  <TitlesOfParts>
    <vt:vector size="1" baseType="lpstr">
      <vt:lpstr>OF-CONFIG 1.1.1</vt:lpstr>
    </vt:vector>
  </TitlesOfParts>
  <Company>Open Networking Foundation</Company>
  <LinksUpToDate>false</LinksUpToDate>
  <CharactersWithSpaces>383921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OF-CONFIG 1.1.1</dc:title>
  <dc:subject>OpenFlow Management and Configuration Protocol</dc:subject>
  <dc:creator>Carl</dc:creator>
  <cp:lastModifiedBy>Thomas Dietz</cp:lastModifiedBy>
  <cp:revision>12</cp:revision>
  <dcterms:created xsi:type="dcterms:W3CDTF">2012-04-14T02:02:00Z</dcterms:created>
  <dcterms:modified xsi:type="dcterms:W3CDTF">2012-08-10T13:01:00Z</dcterms:modified>
</cp:coreProperties>
</file>